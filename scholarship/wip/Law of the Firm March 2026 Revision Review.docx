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488B" w14:textId="77777777" w:rsidR="0033544D" w:rsidRPr="00742779" w:rsidRDefault="00534166" w:rsidP="000E54B1">
      <w:pPr>
        <w:pStyle w:val="Title"/>
      </w:pPr>
      <w:r w:rsidRPr="00742779">
        <w:br/>
      </w:r>
      <w:r w:rsidRPr="00742779">
        <w:br/>
      </w:r>
      <w:r w:rsidR="0033544D" w:rsidRPr="00742779">
        <w:t>Business Associations:</w:t>
      </w:r>
      <w:r w:rsidR="000E54B1" w:rsidRPr="00742779">
        <w:br/>
      </w:r>
      <w:r w:rsidR="0033544D" w:rsidRPr="00742779">
        <w:t>Law of the Firm</w:t>
      </w:r>
    </w:p>
    <w:p w14:paraId="4BF4BA63" w14:textId="77777777" w:rsidR="0033544D" w:rsidRPr="00742779" w:rsidRDefault="0033544D" w:rsidP="000E54B1">
      <w:pPr>
        <w:jc w:val="center"/>
      </w:pPr>
      <w:r w:rsidRPr="00742779">
        <w:rPr>
          <w:rStyle w:val="Emphasis"/>
          <w:b/>
          <w:bCs/>
        </w:rPr>
        <w:t>Seth C. Oranburg</w:t>
      </w:r>
    </w:p>
    <w:p w14:paraId="069F4328" w14:textId="77777777" w:rsidR="00534166" w:rsidRPr="00742779" w:rsidRDefault="00534166" w:rsidP="000E54B1">
      <w:pPr>
        <w:jc w:val="center"/>
        <w:rPr>
          <w:rStyle w:val="Emphasis"/>
        </w:rPr>
      </w:pPr>
    </w:p>
    <w:p w14:paraId="26E00B2F" w14:textId="77777777" w:rsidR="0033544D" w:rsidRPr="00742779" w:rsidRDefault="0033544D" w:rsidP="000E54B1">
      <w:pPr>
        <w:jc w:val="center"/>
        <w:rPr>
          <w:rStyle w:val="Emphasis"/>
        </w:rPr>
      </w:pPr>
      <w:r w:rsidRPr="00742779">
        <w:rPr>
          <w:rStyle w:val="Emphasis"/>
        </w:rPr>
        <w:t>Professor of Law,</w:t>
      </w:r>
      <w:r w:rsidR="00E00F2B" w:rsidRPr="00742779">
        <w:rPr>
          <w:rStyle w:val="Emphasis"/>
        </w:rPr>
        <w:br/>
      </w:r>
      <w:r w:rsidRPr="00742779">
        <w:rPr>
          <w:rStyle w:val="Emphasis"/>
        </w:rPr>
        <w:t>University of New Hampshire Franklin Pierce School of Law</w:t>
      </w:r>
    </w:p>
    <w:p w14:paraId="7C19BFA5" w14:textId="77777777" w:rsidR="00E00F2B" w:rsidRPr="00742779" w:rsidRDefault="00E00F2B" w:rsidP="000E54B1">
      <w:pPr>
        <w:jc w:val="center"/>
      </w:pPr>
    </w:p>
    <w:p w14:paraId="02DA1847" w14:textId="77777777" w:rsidR="0033544D" w:rsidRPr="00742779" w:rsidRDefault="0033544D" w:rsidP="000E54B1">
      <w:pPr>
        <w:jc w:val="center"/>
        <w:rPr>
          <w:rStyle w:val="Emphasis"/>
        </w:rPr>
      </w:pPr>
      <w:r w:rsidRPr="00742779">
        <w:rPr>
          <w:rStyle w:val="Emphasis"/>
        </w:rPr>
        <w:t>Director, Program on Organizations, Business, and Markets</w:t>
      </w:r>
      <w:r w:rsidR="00E00F2B" w:rsidRPr="00742779">
        <w:rPr>
          <w:rStyle w:val="Emphasis"/>
        </w:rPr>
        <w:t>,</w:t>
      </w:r>
      <w:r w:rsidR="00E00F2B" w:rsidRPr="00742779">
        <w:rPr>
          <w:rStyle w:val="Emphasis"/>
        </w:rPr>
        <w:br/>
      </w:r>
      <w:r w:rsidRPr="00742779">
        <w:rPr>
          <w:rStyle w:val="Emphasis"/>
        </w:rPr>
        <w:t>NYU</w:t>
      </w:r>
      <w:r w:rsidR="00E00F2B" w:rsidRPr="00742779">
        <w:rPr>
          <w:rStyle w:val="Emphasis"/>
        </w:rPr>
        <w:t xml:space="preserve"> Law</w:t>
      </w:r>
      <w:r w:rsidRPr="00742779">
        <w:rPr>
          <w:rStyle w:val="Emphasis"/>
        </w:rPr>
        <w:t xml:space="preserve"> Classical Liberal Institute</w:t>
      </w:r>
    </w:p>
    <w:p w14:paraId="03E20E86" w14:textId="77777777" w:rsidR="00FE65EB" w:rsidRPr="00742779" w:rsidRDefault="00FE65EB" w:rsidP="00FE65EB">
      <w:pPr>
        <w:ind w:firstLine="0"/>
        <w:rPr>
          <w:rStyle w:val="Emphasis"/>
        </w:rPr>
      </w:pPr>
    </w:p>
    <w:p w14:paraId="1253DD09" w14:textId="77777777" w:rsidR="00FE65EB" w:rsidRPr="00742779" w:rsidRDefault="00FE65EB" w:rsidP="00FE65EB">
      <w:pPr>
        <w:ind w:firstLine="0"/>
        <w:rPr>
          <w:rStyle w:val="Emphasis"/>
          <w:i w:val="0"/>
          <w:iCs w:val="0"/>
        </w:rPr>
      </w:pPr>
    </w:p>
    <w:p w14:paraId="36536F24" w14:textId="77777777" w:rsidR="00534166" w:rsidRPr="00742779" w:rsidRDefault="00534166" w:rsidP="00FE65EB">
      <w:pPr>
        <w:ind w:firstLine="0"/>
        <w:rPr>
          <w:rStyle w:val="Emphasis"/>
          <w:i w:val="0"/>
          <w:iCs w:val="0"/>
        </w:rPr>
      </w:pPr>
    </w:p>
    <w:p w14:paraId="39DB983B" w14:textId="77777777" w:rsidR="00534166" w:rsidRPr="00742779" w:rsidRDefault="00534166" w:rsidP="00FE65EB">
      <w:pPr>
        <w:ind w:firstLine="0"/>
        <w:rPr>
          <w:rStyle w:val="Emphasis"/>
          <w:i w:val="0"/>
          <w:iCs w:val="0"/>
        </w:rPr>
      </w:pPr>
    </w:p>
    <w:p w14:paraId="386BE321" w14:textId="77777777" w:rsidR="00FE65EB" w:rsidRPr="00742779" w:rsidRDefault="00FE65EB" w:rsidP="00FE65EB">
      <w:pPr>
        <w:ind w:firstLine="0"/>
        <w:rPr>
          <w:rStyle w:val="Emphasis"/>
          <w:i w:val="0"/>
          <w:iCs w:val="0"/>
        </w:rPr>
      </w:pPr>
    </w:p>
    <w:p w14:paraId="1DF53EB5" w14:textId="77777777" w:rsidR="00FE65EB" w:rsidRPr="00742779" w:rsidRDefault="00FE65EB" w:rsidP="00FE65EB">
      <w:pPr>
        <w:ind w:firstLine="0"/>
        <w:rPr>
          <w:rStyle w:val="Emphasis"/>
          <w:i w:val="0"/>
          <w:iCs w:val="0"/>
        </w:rPr>
      </w:pPr>
      <w:r w:rsidRPr="00742779">
        <w:rPr>
          <w:rStyle w:val="Emphasis"/>
          <w:i w:val="0"/>
          <w:iCs w:val="0"/>
        </w:rPr>
        <w:t>© 2026 Seth C. Oranburg</w:t>
      </w:r>
    </w:p>
    <w:p w14:paraId="647377CC" w14:textId="77777777" w:rsidR="000263BE" w:rsidRPr="00742779" w:rsidRDefault="000263BE">
      <w:r w:rsidRPr="00742779">
        <w:br w:type="page"/>
      </w:r>
    </w:p>
    <w:p w14:paraId="3CC7C957" w14:textId="77777777" w:rsidR="000E54B1" w:rsidRPr="00742779" w:rsidRDefault="00742779" w:rsidP="006977ED">
      <w:pPr>
        <w:spacing w:line="480" w:lineRule="auto"/>
        <w:jc w:val="center"/>
        <w:rPr>
          <w:b/>
          <w:bCs/>
        </w:rPr>
      </w:pPr>
      <w:del w:id="0" w:author="Seth Oranburg" w:date="2026-03-07T09:50:00Z" w16du:dateUtc="2026-03-07T14:50:00Z">
        <w:r w:rsidRPr="00742779">
          <w:rPr>
            <w:rFonts w:ascii="ZWAdobeF" w:hAnsi="ZWAdobeF" w:cs="ZWAdobeF"/>
            <w:bCs/>
            <w:sz w:val="2"/>
            <w:szCs w:val="2"/>
          </w:rPr>
          <w:lastRenderedPageBreak/>
          <w:delText>61B</w:delText>
        </w:r>
        <w:r w:rsidR="000263BE" w:rsidRPr="00742779">
          <w:rPr>
            <w:b/>
            <w:bCs/>
          </w:rPr>
          <w:delText>Table</w:delText>
        </w:r>
      </w:del>
      <w:ins w:id="1" w:author="Seth Oranburg" w:date="2026-03-07T09:50:00Z" w16du:dateUtc="2026-03-07T14:50:00Z">
        <w:r w:rsidR="000263BE" w:rsidRPr="00742779">
          <w:rPr>
            <w:b/>
            <w:bCs/>
          </w:rPr>
          <w:t>Table</w:t>
        </w:r>
      </w:ins>
      <w:r w:rsidR="000263BE" w:rsidRPr="00742779">
        <w:rPr>
          <w:b/>
          <w:bCs/>
        </w:rPr>
        <w:t xml:space="preserve"> of Contents</w:t>
      </w:r>
    </w:p>
    <w:p w14:paraId="5783EE96" w14:textId="77777777" w:rsidR="0025165A" w:rsidRPr="00742779" w:rsidRDefault="000E54B1" w:rsidP="006977ED">
      <w:pPr>
        <w:pStyle w:val="TOC1"/>
        <w:tabs>
          <w:tab w:val="right" w:leader="dot" w:pos="7478"/>
        </w:tabs>
        <w:spacing w:line="480" w:lineRule="auto"/>
        <w:rPr>
          <w:rFonts w:asciiTheme="minorHAnsi" w:hAnsiTheme="minorHAnsi" w:cstheme="minorBidi"/>
          <w:noProof/>
          <w:kern w:val="2"/>
          <w:sz w:val="24"/>
          <w14:ligatures w14:val="standardContextual"/>
        </w:rPr>
      </w:pPr>
      <w:r w:rsidRPr="00742779">
        <w:fldChar w:fldCharType="begin"/>
      </w:r>
      <w:r w:rsidRPr="00742779">
        <w:instrText xml:space="preserve"> TOC \h \z \t "Heading 1,1" </w:instrText>
      </w:r>
      <w:r w:rsidRPr="00742779">
        <w:fldChar w:fldCharType="separate"/>
      </w:r>
      <w:hyperlink w:anchor="_Toc220771152" w:history="1">
        <w:r w:rsidR="0025165A" w:rsidRPr="00742779">
          <w:rPr>
            <w:rStyle w:val="Hyperlink"/>
            <w:rFonts w:eastAsia="Times New Roman"/>
            <w:noProof/>
            <w:u w:val="none"/>
          </w:rPr>
          <w:t>Preface</w:t>
        </w:r>
        <w:r w:rsidR="0025165A" w:rsidRPr="00742779">
          <w:rPr>
            <w:noProof/>
            <w:webHidden/>
          </w:rPr>
          <w:tab/>
        </w:r>
        <w:r w:rsidR="0025165A" w:rsidRPr="00742779">
          <w:rPr>
            <w:noProof/>
            <w:webHidden/>
          </w:rPr>
          <w:fldChar w:fldCharType="begin"/>
        </w:r>
        <w:r w:rsidR="0025165A" w:rsidRPr="00742779">
          <w:rPr>
            <w:noProof/>
            <w:webHidden/>
          </w:rPr>
          <w:instrText xml:space="preserve"> PAGEREF _Toc220771152 \h </w:instrText>
        </w:r>
        <w:r w:rsidR="0025165A" w:rsidRPr="00742779">
          <w:rPr>
            <w:noProof/>
            <w:webHidden/>
          </w:rPr>
        </w:r>
        <w:r w:rsidR="0025165A" w:rsidRPr="00742779">
          <w:rPr>
            <w:noProof/>
            <w:webHidden/>
          </w:rPr>
          <w:fldChar w:fldCharType="separate"/>
        </w:r>
        <w:r w:rsidR="00513912">
          <w:rPr>
            <w:noProof/>
            <w:webHidden/>
          </w:rPr>
          <w:t>3</w:t>
        </w:r>
        <w:r w:rsidR="0025165A" w:rsidRPr="00742779">
          <w:rPr>
            <w:noProof/>
            <w:webHidden/>
          </w:rPr>
          <w:fldChar w:fldCharType="end"/>
        </w:r>
      </w:hyperlink>
    </w:p>
    <w:p w14:paraId="7B64E47A"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3" w:history="1">
        <w:r w:rsidRPr="00742779">
          <w:rPr>
            <w:rStyle w:val="Hyperlink"/>
            <w:rFonts w:eastAsia="Times New Roman"/>
            <w:noProof/>
            <w:u w:val="none"/>
          </w:rPr>
          <w:t>Chapter 1: Why Does Business Law Exist?</w:t>
        </w:r>
        <w:r w:rsidRPr="00742779">
          <w:rPr>
            <w:noProof/>
            <w:webHidden/>
          </w:rPr>
          <w:tab/>
        </w:r>
        <w:r w:rsidRPr="00742779">
          <w:rPr>
            <w:noProof/>
            <w:webHidden/>
          </w:rPr>
          <w:fldChar w:fldCharType="begin"/>
        </w:r>
        <w:r w:rsidRPr="00742779">
          <w:rPr>
            <w:noProof/>
            <w:webHidden/>
          </w:rPr>
          <w:instrText xml:space="preserve"> PAGEREF _Toc220771153 \h </w:instrText>
        </w:r>
        <w:r w:rsidRPr="00742779">
          <w:rPr>
            <w:noProof/>
            <w:webHidden/>
          </w:rPr>
        </w:r>
        <w:r w:rsidRPr="00742779">
          <w:rPr>
            <w:noProof/>
            <w:webHidden/>
          </w:rPr>
          <w:fldChar w:fldCharType="separate"/>
        </w:r>
        <w:r w:rsidR="00513912">
          <w:rPr>
            <w:noProof/>
            <w:webHidden/>
          </w:rPr>
          <w:t>4</w:t>
        </w:r>
        <w:r w:rsidRPr="00742779">
          <w:rPr>
            <w:noProof/>
            <w:webHidden/>
          </w:rPr>
          <w:fldChar w:fldCharType="end"/>
        </w:r>
      </w:hyperlink>
    </w:p>
    <w:p w14:paraId="689E236A"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4" w:history="1">
        <w:r w:rsidRPr="00742779">
          <w:rPr>
            <w:rStyle w:val="Hyperlink"/>
            <w:rFonts w:eastAsia="Times New Roman"/>
            <w:noProof/>
            <w:u w:val="none"/>
          </w:rPr>
          <w:t>Chapter 2: Agency Law</w:t>
        </w:r>
        <w:r w:rsidRPr="00742779">
          <w:rPr>
            <w:noProof/>
            <w:webHidden/>
          </w:rPr>
          <w:tab/>
        </w:r>
        <w:r w:rsidRPr="00742779">
          <w:rPr>
            <w:noProof/>
            <w:webHidden/>
          </w:rPr>
          <w:fldChar w:fldCharType="begin"/>
        </w:r>
        <w:r w:rsidRPr="00742779">
          <w:rPr>
            <w:noProof/>
            <w:webHidden/>
          </w:rPr>
          <w:instrText xml:space="preserve"> PAGEREF _Toc220771154 \h </w:instrText>
        </w:r>
        <w:r w:rsidRPr="00742779">
          <w:rPr>
            <w:noProof/>
            <w:webHidden/>
          </w:rPr>
        </w:r>
        <w:r w:rsidRPr="00742779">
          <w:rPr>
            <w:noProof/>
            <w:webHidden/>
          </w:rPr>
          <w:fldChar w:fldCharType="separate"/>
        </w:r>
        <w:r w:rsidR="00513912">
          <w:rPr>
            <w:noProof/>
            <w:webHidden/>
          </w:rPr>
          <w:t>25</w:t>
        </w:r>
        <w:r w:rsidRPr="00742779">
          <w:rPr>
            <w:noProof/>
            <w:webHidden/>
          </w:rPr>
          <w:fldChar w:fldCharType="end"/>
        </w:r>
      </w:hyperlink>
    </w:p>
    <w:p w14:paraId="15C18688"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5" w:history="1">
        <w:r w:rsidRPr="00742779">
          <w:rPr>
            <w:rStyle w:val="Hyperlink"/>
            <w:rFonts w:eastAsia="Times New Roman"/>
            <w:noProof/>
            <w:u w:val="none"/>
          </w:rPr>
          <w:t>Chapter 3: Partnership</w:t>
        </w:r>
        <w:r w:rsidRPr="00742779">
          <w:rPr>
            <w:noProof/>
            <w:webHidden/>
          </w:rPr>
          <w:tab/>
        </w:r>
        <w:r w:rsidRPr="00742779">
          <w:rPr>
            <w:noProof/>
            <w:webHidden/>
          </w:rPr>
          <w:fldChar w:fldCharType="begin"/>
        </w:r>
        <w:r w:rsidRPr="00742779">
          <w:rPr>
            <w:noProof/>
            <w:webHidden/>
          </w:rPr>
          <w:instrText xml:space="preserve"> PAGEREF _Toc220771155 \h </w:instrText>
        </w:r>
        <w:r w:rsidRPr="00742779">
          <w:rPr>
            <w:noProof/>
            <w:webHidden/>
          </w:rPr>
        </w:r>
        <w:r w:rsidRPr="00742779">
          <w:rPr>
            <w:noProof/>
            <w:webHidden/>
          </w:rPr>
          <w:fldChar w:fldCharType="separate"/>
        </w:r>
        <w:r w:rsidR="00513912">
          <w:rPr>
            <w:noProof/>
            <w:webHidden/>
          </w:rPr>
          <w:t>59</w:t>
        </w:r>
        <w:r w:rsidRPr="00742779">
          <w:rPr>
            <w:noProof/>
            <w:webHidden/>
          </w:rPr>
          <w:fldChar w:fldCharType="end"/>
        </w:r>
      </w:hyperlink>
    </w:p>
    <w:p w14:paraId="3C52CDE6"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6" w:history="1">
        <w:r w:rsidRPr="00742779">
          <w:rPr>
            <w:rStyle w:val="Hyperlink"/>
            <w:rFonts w:eastAsia="Times New Roman"/>
            <w:noProof/>
            <w:u w:val="none"/>
          </w:rPr>
          <w:t>Chapter 4: Corporations: The Legal Technology That Built America</w:t>
        </w:r>
        <w:r w:rsidRPr="00742779">
          <w:rPr>
            <w:noProof/>
            <w:webHidden/>
          </w:rPr>
          <w:tab/>
        </w:r>
        <w:r w:rsidRPr="00742779">
          <w:rPr>
            <w:noProof/>
            <w:webHidden/>
          </w:rPr>
          <w:fldChar w:fldCharType="begin"/>
        </w:r>
        <w:r w:rsidRPr="00742779">
          <w:rPr>
            <w:noProof/>
            <w:webHidden/>
          </w:rPr>
          <w:instrText xml:space="preserve"> PAGEREF _Toc220771156 \h </w:instrText>
        </w:r>
        <w:r w:rsidRPr="00742779">
          <w:rPr>
            <w:noProof/>
            <w:webHidden/>
          </w:rPr>
        </w:r>
        <w:r w:rsidRPr="00742779">
          <w:rPr>
            <w:noProof/>
            <w:webHidden/>
          </w:rPr>
          <w:fldChar w:fldCharType="separate"/>
        </w:r>
        <w:r w:rsidR="00513912">
          <w:rPr>
            <w:noProof/>
            <w:webHidden/>
          </w:rPr>
          <w:t>97</w:t>
        </w:r>
        <w:r w:rsidRPr="00742779">
          <w:rPr>
            <w:noProof/>
            <w:webHidden/>
          </w:rPr>
          <w:fldChar w:fldCharType="end"/>
        </w:r>
      </w:hyperlink>
    </w:p>
    <w:p w14:paraId="4FB1B6C3"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7" w:history="1">
        <w:r w:rsidRPr="00742779">
          <w:rPr>
            <w:rStyle w:val="Hyperlink"/>
            <w:rFonts w:eastAsia="Times New Roman"/>
            <w:noProof/>
            <w:u w:val="none"/>
          </w:rPr>
          <w:t>Chapter 5: Limited Liability Companies</w:t>
        </w:r>
        <w:r w:rsidRPr="00742779">
          <w:rPr>
            <w:noProof/>
            <w:webHidden/>
          </w:rPr>
          <w:tab/>
        </w:r>
        <w:r w:rsidRPr="00742779">
          <w:rPr>
            <w:noProof/>
            <w:webHidden/>
          </w:rPr>
          <w:fldChar w:fldCharType="begin"/>
        </w:r>
        <w:r w:rsidRPr="00742779">
          <w:rPr>
            <w:noProof/>
            <w:webHidden/>
          </w:rPr>
          <w:instrText xml:space="preserve"> PAGEREF _Toc220771157 \h </w:instrText>
        </w:r>
        <w:r w:rsidRPr="00742779">
          <w:rPr>
            <w:noProof/>
            <w:webHidden/>
          </w:rPr>
        </w:r>
        <w:r w:rsidRPr="00742779">
          <w:rPr>
            <w:noProof/>
            <w:webHidden/>
          </w:rPr>
          <w:fldChar w:fldCharType="separate"/>
        </w:r>
        <w:r w:rsidR="00513912">
          <w:rPr>
            <w:noProof/>
            <w:webHidden/>
          </w:rPr>
          <w:t>126</w:t>
        </w:r>
        <w:r w:rsidRPr="00742779">
          <w:rPr>
            <w:noProof/>
            <w:webHidden/>
          </w:rPr>
          <w:fldChar w:fldCharType="end"/>
        </w:r>
      </w:hyperlink>
    </w:p>
    <w:p w14:paraId="6FBD383E"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8" w:history="1">
        <w:r w:rsidRPr="00742779">
          <w:rPr>
            <w:rStyle w:val="Hyperlink"/>
            <w:rFonts w:eastAsia="Times New Roman"/>
            <w:noProof/>
            <w:u w:val="none"/>
          </w:rPr>
          <w:t>Chapter 6: Nonprofit Corporations and Alternative Forms</w:t>
        </w:r>
        <w:r w:rsidRPr="00742779">
          <w:rPr>
            <w:noProof/>
            <w:webHidden/>
          </w:rPr>
          <w:tab/>
        </w:r>
        <w:r w:rsidRPr="00742779">
          <w:rPr>
            <w:noProof/>
            <w:webHidden/>
          </w:rPr>
          <w:fldChar w:fldCharType="begin"/>
        </w:r>
        <w:r w:rsidRPr="00742779">
          <w:rPr>
            <w:noProof/>
            <w:webHidden/>
          </w:rPr>
          <w:instrText xml:space="preserve"> PAGEREF _Toc220771158 \h </w:instrText>
        </w:r>
        <w:r w:rsidRPr="00742779">
          <w:rPr>
            <w:noProof/>
            <w:webHidden/>
          </w:rPr>
        </w:r>
        <w:r w:rsidRPr="00742779">
          <w:rPr>
            <w:noProof/>
            <w:webHidden/>
          </w:rPr>
          <w:fldChar w:fldCharType="separate"/>
        </w:r>
        <w:r w:rsidR="00513912">
          <w:rPr>
            <w:noProof/>
            <w:webHidden/>
          </w:rPr>
          <w:t>152</w:t>
        </w:r>
        <w:r w:rsidRPr="00742779">
          <w:rPr>
            <w:noProof/>
            <w:webHidden/>
          </w:rPr>
          <w:fldChar w:fldCharType="end"/>
        </w:r>
      </w:hyperlink>
    </w:p>
    <w:p w14:paraId="4923A7D2"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59" w:history="1">
        <w:r w:rsidRPr="00742779">
          <w:rPr>
            <w:rStyle w:val="Hyperlink"/>
            <w:rFonts w:eastAsia="Times New Roman"/>
            <w:noProof/>
            <w:u w:val="none"/>
          </w:rPr>
          <w:t>Chapter 7: Decentralized Autonomous Organizations</w:t>
        </w:r>
        <w:r w:rsidRPr="00742779">
          <w:rPr>
            <w:noProof/>
            <w:webHidden/>
          </w:rPr>
          <w:tab/>
        </w:r>
        <w:r w:rsidRPr="00742779">
          <w:rPr>
            <w:noProof/>
            <w:webHidden/>
          </w:rPr>
          <w:fldChar w:fldCharType="begin"/>
        </w:r>
        <w:r w:rsidRPr="00742779">
          <w:rPr>
            <w:noProof/>
            <w:webHidden/>
          </w:rPr>
          <w:instrText xml:space="preserve"> PAGEREF _Toc220771159 \h </w:instrText>
        </w:r>
        <w:r w:rsidRPr="00742779">
          <w:rPr>
            <w:noProof/>
            <w:webHidden/>
          </w:rPr>
        </w:r>
        <w:r w:rsidRPr="00742779">
          <w:rPr>
            <w:noProof/>
            <w:webHidden/>
          </w:rPr>
          <w:fldChar w:fldCharType="separate"/>
        </w:r>
        <w:r w:rsidR="00513912">
          <w:rPr>
            <w:noProof/>
            <w:webHidden/>
          </w:rPr>
          <w:t>188</w:t>
        </w:r>
        <w:r w:rsidRPr="00742779">
          <w:rPr>
            <w:noProof/>
            <w:webHidden/>
          </w:rPr>
          <w:fldChar w:fldCharType="end"/>
        </w:r>
      </w:hyperlink>
    </w:p>
    <w:p w14:paraId="77EA0285"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0" w:history="1">
        <w:r w:rsidRPr="00742779">
          <w:rPr>
            <w:rStyle w:val="Hyperlink"/>
            <w:rFonts w:eastAsia="Times New Roman"/>
            <w:noProof/>
            <w:u w:val="none"/>
          </w:rPr>
          <w:t>Chapter 8: Entity Selection</w:t>
        </w:r>
        <w:r w:rsidRPr="00742779">
          <w:rPr>
            <w:noProof/>
            <w:webHidden/>
          </w:rPr>
          <w:tab/>
        </w:r>
        <w:r w:rsidRPr="00742779">
          <w:rPr>
            <w:noProof/>
            <w:webHidden/>
          </w:rPr>
          <w:fldChar w:fldCharType="begin"/>
        </w:r>
        <w:r w:rsidRPr="00742779">
          <w:rPr>
            <w:noProof/>
            <w:webHidden/>
          </w:rPr>
          <w:instrText xml:space="preserve"> PAGEREF _Toc220771160 \h </w:instrText>
        </w:r>
        <w:r w:rsidRPr="00742779">
          <w:rPr>
            <w:noProof/>
            <w:webHidden/>
          </w:rPr>
        </w:r>
        <w:r w:rsidRPr="00742779">
          <w:rPr>
            <w:noProof/>
            <w:webHidden/>
          </w:rPr>
          <w:fldChar w:fldCharType="separate"/>
        </w:r>
        <w:r w:rsidR="00513912">
          <w:rPr>
            <w:noProof/>
            <w:webHidden/>
          </w:rPr>
          <w:t>209</w:t>
        </w:r>
        <w:r w:rsidRPr="00742779">
          <w:rPr>
            <w:noProof/>
            <w:webHidden/>
          </w:rPr>
          <w:fldChar w:fldCharType="end"/>
        </w:r>
      </w:hyperlink>
    </w:p>
    <w:p w14:paraId="676FA359"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1" w:history="1">
        <w:r w:rsidRPr="00742779">
          <w:rPr>
            <w:rStyle w:val="Hyperlink"/>
            <w:rFonts w:eastAsia="Times New Roman"/>
            <w:noProof/>
            <w:u w:val="none"/>
          </w:rPr>
          <w:t>Chapter 9: Fiduciary Duties</w:t>
        </w:r>
        <w:r w:rsidRPr="00742779">
          <w:rPr>
            <w:noProof/>
            <w:webHidden/>
          </w:rPr>
          <w:tab/>
        </w:r>
        <w:r w:rsidRPr="00742779">
          <w:rPr>
            <w:noProof/>
            <w:webHidden/>
          </w:rPr>
          <w:fldChar w:fldCharType="begin"/>
        </w:r>
        <w:r w:rsidRPr="00742779">
          <w:rPr>
            <w:noProof/>
            <w:webHidden/>
          </w:rPr>
          <w:instrText xml:space="preserve"> PAGEREF _Toc220771161 \h </w:instrText>
        </w:r>
        <w:r w:rsidRPr="00742779">
          <w:rPr>
            <w:noProof/>
            <w:webHidden/>
          </w:rPr>
        </w:r>
        <w:r w:rsidRPr="00742779">
          <w:rPr>
            <w:noProof/>
            <w:webHidden/>
          </w:rPr>
          <w:fldChar w:fldCharType="separate"/>
        </w:r>
        <w:r w:rsidR="00513912">
          <w:rPr>
            <w:noProof/>
            <w:webHidden/>
          </w:rPr>
          <w:t>235</w:t>
        </w:r>
        <w:r w:rsidRPr="00742779">
          <w:rPr>
            <w:noProof/>
            <w:webHidden/>
          </w:rPr>
          <w:fldChar w:fldCharType="end"/>
        </w:r>
      </w:hyperlink>
    </w:p>
    <w:p w14:paraId="40DA70E9"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2" w:history="1">
        <w:r w:rsidRPr="00742779">
          <w:rPr>
            <w:rStyle w:val="Hyperlink"/>
            <w:rFonts w:eastAsia="Times New Roman"/>
            <w:noProof/>
            <w:u w:val="none"/>
          </w:rPr>
          <w:t>Chapter 10: Staying Private</w:t>
        </w:r>
        <w:r w:rsidRPr="00742779">
          <w:rPr>
            <w:noProof/>
            <w:webHidden/>
          </w:rPr>
          <w:tab/>
        </w:r>
        <w:r w:rsidRPr="00742779">
          <w:rPr>
            <w:noProof/>
            <w:webHidden/>
          </w:rPr>
          <w:fldChar w:fldCharType="begin"/>
        </w:r>
        <w:r w:rsidRPr="00742779">
          <w:rPr>
            <w:noProof/>
            <w:webHidden/>
          </w:rPr>
          <w:instrText xml:space="preserve"> PAGEREF _Toc220771162 \h </w:instrText>
        </w:r>
        <w:r w:rsidRPr="00742779">
          <w:rPr>
            <w:noProof/>
            <w:webHidden/>
          </w:rPr>
        </w:r>
        <w:r w:rsidRPr="00742779">
          <w:rPr>
            <w:noProof/>
            <w:webHidden/>
          </w:rPr>
          <w:fldChar w:fldCharType="separate"/>
        </w:r>
        <w:r w:rsidR="00513912">
          <w:rPr>
            <w:noProof/>
            <w:webHidden/>
          </w:rPr>
          <w:t>277</w:t>
        </w:r>
        <w:r w:rsidRPr="00742779">
          <w:rPr>
            <w:noProof/>
            <w:webHidden/>
          </w:rPr>
          <w:fldChar w:fldCharType="end"/>
        </w:r>
      </w:hyperlink>
    </w:p>
    <w:p w14:paraId="172A83D9"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3" w:history="1">
        <w:r w:rsidRPr="00742779">
          <w:rPr>
            <w:rStyle w:val="Hyperlink"/>
            <w:rFonts w:eastAsia="Times New Roman"/>
            <w:noProof/>
            <w:u w:val="none"/>
          </w:rPr>
          <w:t>Chapter 11: Going Public</w:t>
        </w:r>
        <w:r w:rsidRPr="00742779">
          <w:rPr>
            <w:noProof/>
            <w:webHidden/>
          </w:rPr>
          <w:tab/>
        </w:r>
        <w:r w:rsidRPr="00742779">
          <w:rPr>
            <w:noProof/>
            <w:webHidden/>
          </w:rPr>
          <w:fldChar w:fldCharType="begin"/>
        </w:r>
        <w:r w:rsidRPr="00742779">
          <w:rPr>
            <w:noProof/>
            <w:webHidden/>
          </w:rPr>
          <w:instrText xml:space="preserve"> PAGEREF _Toc220771163 \h </w:instrText>
        </w:r>
        <w:r w:rsidRPr="00742779">
          <w:rPr>
            <w:noProof/>
            <w:webHidden/>
          </w:rPr>
        </w:r>
        <w:r w:rsidRPr="00742779">
          <w:rPr>
            <w:noProof/>
            <w:webHidden/>
          </w:rPr>
          <w:fldChar w:fldCharType="separate"/>
        </w:r>
        <w:r w:rsidR="00513912">
          <w:rPr>
            <w:noProof/>
            <w:webHidden/>
          </w:rPr>
          <w:t>304</w:t>
        </w:r>
        <w:r w:rsidRPr="00742779">
          <w:rPr>
            <w:noProof/>
            <w:webHidden/>
          </w:rPr>
          <w:fldChar w:fldCharType="end"/>
        </w:r>
      </w:hyperlink>
    </w:p>
    <w:p w14:paraId="5510D035"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4" w:history="1">
        <w:r w:rsidRPr="00742779">
          <w:rPr>
            <w:rStyle w:val="Hyperlink"/>
            <w:rFonts w:eastAsia="Times New Roman"/>
            <w:noProof/>
            <w:u w:val="none"/>
          </w:rPr>
          <w:t>Chapter 12: The Shareholder Franchise</w:t>
        </w:r>
        <w:r w:rsidRPr="00742779">
          <w:rPr>
            <w:noProof/>
            <w:webHidden/>
          </w:rPr>
          <w:tab/>
        </w:r>
        <w:r w:rsidRPr="00742779">
          <w:rPr>
            <w:noProof/>
            <w:webHidden/>
          </w:rPr>
          <w:fldChar w:fldCharType="begin"/>
        </w:r>
        <w:r w:rsidRPr="00742779">
          <w:rPr>
            <w:noProof/>
            <w:webHidden/>
          </w:rPr>
          <w:instrText xml:space="preserve"> PAGEREF _Toc220771164 \h </w:instrText>
        </w:r>
        <w:r w:rsidRPr="00742779">
          <w:rPr>
            <w:noProof/>
            <w:webHidden/>
          </w:rPr>
        </w:r>
        <w:r w:rsidRPr="00742779">
          <w:rPr>
            <w:noProof/>
            <w:webHidden/>
          </w:rPr>
          <w:fldChar w:fldCharType="separate"/>
        </w:r>
        <w:r w:rsidR="00513912">
          <w:rPr>
            <w:noProof/>
            <w:webHidden/>
          </w:rPr>
          <w:t>336</w:t>
        </w:r>
        <w:r w:rsidRPr="00742779">
          <w:rPr>
            <w:noProof/>
            <w:webHidden/>
          </w:rPr>
          <w:fldChar w:fldCharType="end"/>
        </w:r>
      </w:hyperlink>
    </w:p>
    <w:p w14:paraId="011059D3"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5" w:history="1">
        <w:r w:rsidRPr="00742779">
          <w:rPr>
            <w:rStyle w:val="Hyperlink"/>
            <w:rFonts w:eastAsia="Times New Roman"/>
            <w:noProof/>
            <w:u w:val="none"/>
          </w:rPr>
          <w:t>Chapter 13: Mergers &amp; Acquisitions</w:t>
        </w:r>
        <w:r w:rsidRPr="00742779">
          <w:rPr>
            <w:noProof/>
            <w:webHidden/>
          </w:rPr>
          <w:tab/>
        </w:r>
        <w:r w:rsidRPr="00742779">
          <w:rPr>
            <w:noProof/>
            <w:webHidden/>
          </w:rPr>
          <w:fldChar w:fldCharType="begin"/>
        </w:r>
        <w:r w:rsidRPr="00742779">
          <w:rPr>
            <w:noProof/>
            <w:webHidden/>
          </w:rPr>
          <w:instrText xml:space="preserve"> PAGEREF _Toc220771165 \h </w:instrText>
        </w:r>
        <w:r w:rsidRPr="00742779">
          <w:rPr>
            <w:noProof/>
            <w:webHidden/>
          </w:rPr>
        </w:r>
        <w:r w:rsidRPr="00742779">
          <w:rPr>
            <w:noProof/>
            <w:webHidden/>
          </w:rPr>
          <w:fldChar w:fldCharType="separate"/>
        </w:r>
        <w:r w:rsidR="00513912">
          <w:rPr>
            <w:noProof/>
            <w:webHidden/>
          </w:rPr>
          <w:t>367</w:t>
        </w:r>
        <w:r w:rsidRPr="00742779">
          <w:rPr>
            <w:noProof/>
            <w:webHidden/>
          </w:rPr>
          <w:fldChar w:fldCharType="end"/>
        </w:r>
      </w:hyperlink>
    </w:p>
    <w:p w14:paraId="6B529B96"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6" w:history="1">
        <w:r w:rsidRPr="00742779">
          <w:rPr>
            <w:rStyle w:val="Hyperlink"/>
            <w:rFonts w:eastAsia="Times New Roman"/>
            <w:noProof/>
            <w:u w:val="none"/>
          </w:rPr>
          <w:t>Chapter 14: Piercing the Veil</w:t>
        </w:r>
        <w:r w:rsidRPr="00742779">
          <w:rPr>
            <w:noProof/>
            <w:webHidden/>
          </w:rPr>
          <w:tab/>
        </w:r>
        <w:r w:rsidRPr="00742779">
          <w:rPr>
            <w:noProof/>
            <w:webHidden/>
          </w:rPr>
          <w:fldChar w:fldCharType="begin"/>
        </w:r>
        <w:r w:rsidRPr="00742779">
          <w:rPr>
            <w:noProof/>
            <w:webHidden/>
          </w:rPr>
          <w:instrText xml:space="preserve"> PAGEREF _Toc220771166 \h </w:instrText>
        </w:r>
        <w:r w:rsidRPr="00742779">
          <w:rPr>
            <w:noProof/>
            <w:webHidden/>
          </w:rPr>
        </w:r>
        <w:r w:rsidRPr="00742779">
          <w:rPr>
            <w:noProof/>
            <w:webHidden/>
          </w:rPr>
          <w:fldChar w:fldCharType="separate"/>
        </w:r>
        <w:r w:rsidR="00513912">
          <w:rPr>
            <w:noProof/>
            <w:webHidden/>
          </w:rPr>
          <w:t>416</w:t>
        </w:r>
        <w:r w:rsidRPr="00742779">
          <w:rPr>
            <w:noProof/>
            <w:webHidden/>
          </w:rPr>
          <w:fldChar w:fldCharType="end"/>
        </w:r>
      </w:hyperlink>
    </w:p>
    <w:p w14:paraId="5B27C293"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7" w:history="1">
        <w:r w:rsidRPr="00742779">
          <w:rPr>
            <w:rStyle w:val="Hyperlink"/>
            <w:rFonts w:eastAsia="Times New Roman"/>
            <w:noProof/>
            <w:u w:val="none"/>
          </w:rPr>
          <w:t>Chapter 15: Capital Structure and Creditors’ Rights</w:t>
        </w:r>
        <w:r w:rsidRPr="00742779">
          <w:rPr>
            <w:noProof/>
            <w:webHidden/>
          </w:rPr>
          <w:tab/>
        </w:r>
        <w:r w:rsidRPr="00742779">
          <w:rPr>
            <w:noProof/>
            <w:webHidden/>
          </w:rPr>
          <w:fldChar w:fldCharType="begin"/>
        </w:r>
        <w:r w:rsidRPr="00742779">
          <w:rPr>
            <w:noProof/>
            <w:webHidden/>
          </w:rPr>
          <w:instrText xml:space="preserve"> PAGEREF _Toc220771167 \h </w:instrText>
        </w:r>
        <w:r w:rsidRPr="00742779">
          <w:rPr>
            <w:noProof/>
            <w:webHidden/>
          </w:rPr>
        </w:r>
        <w:r w:rsidRPr="00742779">
          <w:rPr>
            <w:noProof/>
            <w:webHidden/>
          </w:rPr>
          <w:fldChar w:fldCharType="separate"/>
        </w:r>
        <w:r w:rsidR="00513912">
          <w:rPr>
            <w:noProof/>
            <w:webHidden/>
          </w:rPr>
          <w:t>449</w:t>
        </w:r>
        <w:r w:rsidRPr="00742779">
          <w:rPr>
            <w:noProof/>
            <w:webHidden/>
          </w:rPr>
          <w:fldChar w:fldCharType="end"/>
        </w:r>
      </w:hyperlink>
    </w:p>
    <w:p w14:paraId="1F607B2A"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8" w:history="1">
        <w:r w:rsidRPr="00742779">
          <w:rPr>
            <w:rStyle w:val="Hyperlink"/>
            <w:rFonts w:eastAsia="Times New Roman"/>
            <w:noProof/>
            <w:u w:val="none"/>
          </w:rPr>
          <w:t>Chapter 16: Why Business Law Exists</w:t>
        </w:r>
        <w:r w:rsidRPr="00742779">
          <w:rPr>
            <w:noProof/>
            <w:webHidden/>
          </w:rPr>
          <w:tab/>
        </w:r>
        <w:r w:rsidRPr="00742779">
          <w:rPr>
            <w:noProof/>
            <w:webHidden/>
          </w:rPr>
          <w:fldChar w:fldCharType="begin"/>
        </w:r>
        <w:r w:rsidRPr="00742779">
          <w:rPr>
            <w:noProof/>
            <w:webHidden/>
          </w:rPr>
          <w:instrText xml:space="preserve"> PAGEREF _Toc220771168 \h </w:instrText>
        </w:r>
        <w:r w:rsidRPr="00742779">
          <w:rPr>
            <w:noProof/>
            <w:webHidden/>
          </w:rPr>
        </w:r>
        <w:r w:rsidRPr="00742779">
          <w:rPr>
            <w:noProof/>
            <w:webHidden/>
          </w:rPr>
          <w:fldChar w:fldCharType="separate"/>
        </w:r>
        <w:r w:rsidR="00513912">
          <w:rPr>
            <w:noProof/>
            <w:webHidden/>
          </w:rPr>
          <w:t>515</w:t>
        </w:r>
        <w:r w:rsidRPr="00742779">
          <w:rPr>
            <w:noProof/>
            <w:webHidden/>
          </w:rPr>
          <w:fldChar w:fldCharType="end"/>
        </w:r>
      </w:hyperlink>
    </w:p>
    <w:p w14:paraId="5361B41A" w14:textId="77777777" w:rsidR="0025165A" w:rsidRPr="00742779" w:rsidRDefault="0025165A" w:rsidP="006977ED">
      <w:pPr>
        <w:pStyle w:val="TOC1"/>
        <w:tabs>
          <w:tab w:val="right" w:leader="dot" w:pos="7478"/>
        </w:tabs>
        <w:spacing w:line="480" w:lineRule="auto"/>
        <w:rPr>
          <w:rFonts w:asciiTheme="minorHAnsi" w:hAnsiTheme="minorHAnsi" w:cstheme="minorBidi"/>
          <w:noProof/>
          <w:kern w:val="2"/>
          <w:sz w:val="24"/>
          <w14:ligatures w14:val="standardContextual"/>
        </w:rPr>
      </w:pPr>
      <w:hyperlink w:anchor="_Toc220771169" w:history="1">
        <w:r w:rsidRPr="00742779">
          <w:rPr>
            <w:rStyle w:val="Hyperlink"/>
            <w:rFonts w:eastAsia="Times New Roman"/>
            <w:noProof/>
            <w:u w:val="none"/>
          </w:rPr>
          <w:t>References</w:t>
        </w:r>
        <w:r w:rsidRPr="00742779">
          <w:rPr>
            <w:noProof/>
            <w:webHidden/>
          </w:rPr>
          <w:tab/>
        </w:r>
        <w:r w:rsidRPr="00742779">
          <w:rPr>
            <w:noProof/>
            <w:webHidden/>
          </w:rPr>
          <w:fldChar w:fldCharType="begin"/>
        </w:r>
        <w:r w:rsidRPr="00742779">
          <w:rPr>
            <w:noProof/>
            <w:webHidden/>
          </w:rPr>
          <w:instrText xml:space="preserve"> PAGEREF _Toc220771169 \h </w:instrText>
        </w:r>
        <w:r w:rsidRPr="00742779">
          <w:rPr>
            <w:noProof/>
            <w:webHidden/>
          </w:rPr>
        </w:r>
        <w:r w:rsidRPr="00742779">
          <w:rPr>
            <w:noProof/>
            <w:webHidden/>
          </w:rPr>
          <w:fldChar w:fldCharType="separate"/>
        </w:r>
        <w:r w:rsidR="00513912">
          <w:rPr>
            <w:noProof/>
            <w:webHidden/>
          </w:rPr>
          <w:t>534</w:t>
        </w:r>
        <w:r w:rsidRPr="00742779">
          <w:rPr>
            <w:noProof/>
            <w:webHidden/>
          </w:rPr>
          <w:fldChar w:fldCharType="end"/>
        </w:r>
      </w:hyperlink>
    </w:p>
    <w:p w14:paraId="66472BF9" w14:textId="77777777" w:rsidR="000E54B1" w:rsidRPr="00742779" w:rsidRDefault="000E54B1" w:rsidP="006977ED">
      <w:pPr>
        <w:spacing w:line="480" w:lineRule="auto"/>
      </w:pPr>
      <w:r w:rsidRPr="00742779">
        <w:fldChar w:fldCharType="end"/>
      </w:r>
      <w:del w:id="2" w:author="Seth Oranburg" w:date="2026-03-07T09:50:00Z" w16du:dateUtc="2026-03-07T14:50:00Z">
        <w:r w:rsidR="00742779" w:rsidRPr="00742779">
          <w:rPr>
            <w:rFonts w:ascii="ZWAdobeF" w:hAnsi="ZWAdobeF" w:cs="ZWAdobeF"/>
            <w:sz w:val="2"/>
            <w:szCs w:val="2"/>
          </w:rPr>
          <w:delText>3689B</w:delText>
        </w:r>
      </w:del>
    </w:p>
    <w:p w14:paraId="536EEA30" w14:textId="77777777" w:rsidR="0033544D" w:rsidRPr="00742779" w:rsidRDefault="0033544D" w:rsidP="000E54B1">
      <w:pPr>
        <w:pStyle w:val="Heading1"/>
        <w:rPr>
          <w:rFonts w:eastAsia="Times New Roman"/>
        </w:rPr>
      </w:pPr>
      <w:bookmarkStart w:id="3" w:name="_Toc220771152"/>
      <w:r w:rsidRPr="00742779">
        <w:rPr>
          <w:rFonts w:eastAsia="Times New Roman"/>
        </w:rPr>
        <w:lastRenderedPageBreak/>
        <w:t>Preface</w:t>
      </w:r>
      <w:bookmarkEnd w:id="3"/>
    </w:p>
    <w:p w14:paraId="611B2181" w14:textId="77777777" w:rsidR="0033544D" w:rsidRPr="00742779" w:rsidRDefault="00742779" w:rsidP="00C871D2">
      <w:del w:id="4" w:author="Seth Oranburg" w:date="2026-03-07T09:50:00Z" w16du:dateUtc="2026-03-07T14:50:00Z">
        <w:r w:rsidRPr="00742779">
          <w:rPr>
            <w:rFonts w:ascii="ZWAdobeF" w:hAnsi="ZWAdobeF" w:cs="ZWAdobeF"/>
            <w:sz w:val="2"/>
            <w:szCs w:val="2"/>
          </w:rPr>
          <w:delText>62B</w:delText>
        </w:r>
        <w:r w:rsidR="0033544D" w:rsidRPr="00742779">
          <w:delText>Most</w:delText>
        </w:r>
      </w:del>
      <w:ins w:id="5" w:author="Seth Oranburg" w:date="2026-03-07T09:50:00Z" w16du:dateUtc="2026-03-07T14:50:00Z">
        <w:r w:rsidR="0033544D" w:rsidRPr="00742779">
          <w:t>Most</w:t>
        </w:r>
      </w:ins>
      <w:r w:rsidR="0033544D" w:rsidRPr="00742779">
        <w:t xml:space="preserve"> business law casebooks focus on what goes wrong. They teach through the lens of litigation: disputes over fiduciary duties, pierced veils, and failed mergers. While cases provide authoritative rules, litigation represents only a tiny fraction of business practice. The vast majority of ventures that grow, raise capital, and navigate governance challenges without ever seeing a courtroom tell no stories in the traditional casebook.</w:t>
      </w:r>
    </w:p>
    <w:p w14:paraId="68E14B8B" w14:textId="77777777" w:rsidR="0033544D" w:rsidRPr="00742779" w:rsidRDefault="00742779" w:rsidP="000E54B1">
      <w:del w:id="6" w:author="Seth Oranburg" w:date="2026-03-07T09:50:00Z" w16du:dateUtc="2026-03-07T14:50:00Z">
        <w:r w:rsidRPr="00742779">
          <w:rPr>
            <w:rFonts w:ascii="ZWAdobeF" w:hAnsi="ZWAdobeF" w:cs="ZWAdobeF"/>
            <w:sz w:val="2"/>
            <w:szCs w:val="2"/>
          </w:rPr>
          <w:delText>113B</w:delText>
        </w:r>
        <w:r w:rsidR="0033544D" w:rsidRPr="00742779">
          <w:delText>This</w:delText>
        </w:r>
      </w:del>
      <w:ins w:id="7" w:author="Seth Oranburg" w:date="2026-03-07T09:50:00Z" w16du:dateUtc="2026-03-07T14:50:00Z">
        <w:r w:rsidR="0033544D" w:rsidRPr="00742779">
          <w:t>This</w:t>
        </w:r>
      </w:ins>
      <w:r w:rsidR="0033544D" w:rsidRPr="00742779">
        <w:t xml:space="preserve"> book fills that gap. It follows a functioning firm across its lifecycle events: formation, financing, governance, and strategic decisions that require legal judgment but rarely produce published opinions. The structure mirrors how transactional lawyers actually work: anticipating the Four Problems of the Firm (Attribution, Governance, Risk, and Partitioning), drafting around them, and structuring deals so disputes never arise.</w:t>
      </w:r>
    </w:p>
    <w:p w14:paraId="261C131A" w14:textId="77777777" w:rsidR="0033544D" w:rsidRPr="00742779" w:rsidRDefault="00742779" w:rsidP="000E54B1">
      <w:del w:id="8" w:author="Seth Oranburg" w:date="2026-03-07T09:50:00Z" w16du:dateUtc="2026-03-07T14:50:00Z">
        <w:r w:rsidRPr="00742779">
          <w:rPr>
            <w:rFonts w:ascii="ZWAdobeF" w:hAnsi="ZWAdobeF" w:cs="ZWAdobeF"/>
            <w:sz w:val="2"/>
            <w:szCs w:val="2"/>
          </w:rPr>
          <w:delText>114B</w:delText>
        </w:r>
        <w:r w:rsidR="0033544D" w:rsidRPr="00742779">
          <w:delText>The</w:delText>
        </w:r>
      </w:del>
      <w:ins w:id="9" w:author="Seth Oranburg" w:date="2026-03-07T09:50:00Z" w16du:dateUtc="2026-03-07T14:50:00Z">
        <w:r w:rsidR="0033544D" w:rsidRPr="00742779">
          <w:t>The</w:t>
        </w:r>
      </w:ins>
      <w:r w:rsidR="0033544D" w:rsidRPr="00742779">
        <w:t xml:space="preserve"> cases are here. But they are integrated into a continuous narrative that shows what competent counsel does before things go wrong. </w:t>
      </w:r>
      <w:del w:id="10" w:author="Seth Oranburg" w:date="2026-03-07T09:50:00Z" w16du:dateUtc="2026-03-07T14:50:00Z">
        <w:r w:rsidR="0033544D" w:rsidRPr="00742779">
          <w:delText>We follow</w:delText>
        </w:r>
      </w:del>
      <w:ins w:id="11" w:author="Seth Oranburg" w:date="2026-03-07T09:50:00Z" w16du:dateUtc="2026-03-07T14:50:00Z">
        <w:r w:rsidR="0033544D" w:rsidRPr="00742779">
          <w:t>This book follows</w:t>
        </w:r>
      </w:ins>
      <w:r w:rsidR="0033544D" w:rsidRPr="00742779">
        <w:t xml:space="preserve"> Zeeva as she builds a business from a handshake partnership to a publicly traded corporation. Along the way, every legal choice reflects the accumulated wisdom of practitioners who have seen what happens when these choices are made poorly.</w:t>
      </w:r>
    </w:p>
    <w:p w14:paraId="1E158CBC" w14:textId="77777777" w:rsidR="0033544D" w:rsidRPr="00742779" w:rsidRDefault="00742779" w:rsidP="000E54B1">
      <w:del w:id="12" w:author="Seth Oranburg" w:date="2026-03-07T09:50:00Z" w16du:dateUtc="2026-03-07T14:50:00Z">
        <w:r w:rsidRPr="00742779">
          <w:rPr>
            <w:rFonts w:ascii="ZWAdobeF" w:hAnsi="ZWAdobeF" w:cs="ZWAdobeF"/>
            <w:sz w:val="2"/>
            <w:szCs w:val="2"/>
          </w:rPr>
          <w:delText>115B</w:delText>
        </w:r>
        <w:r w:rsidR="0033544D" w:rsidRPr="00742779">
          <w:delText>This</w:delText>
        </w:r>
      </w:del>
      <w:ins w:id="13" w:author="Seth Oranburg" w:date="2026-03-07T09:50:00Z" w16du:dateUtc="2026-03-07T14:50:00Z">
        <w:r w:rsidR="0033544D" w:rsidRPr="00742779">
          <w:t>This</w:t>
        </w:r>
      </w:ins>
      <w:r w:rsidR="0033544D" w:rsidRPr="00742779">
        <w:t xml:space="preserve"> approach assumes you want to practice business law, not just study it. The problems require drafting, negotiation, and strategic judgment. The goal is not merely to understand what courts do after deals fail, but to understand how lawyers use the law as a technology to ensure they succeed.</w:t>
      </w:r>
    </w:p>
    <w:p w14:paraId="3BC4DC4B" w14:textId="77777777" w:rsidR="00753506" w:rsidRDefault="0059744E">
      <w:pPr>
        <w:rPr>
          <w:ins w:id="14" w:author="Seth Oranburg" w:date="2026-03-07T09:50:00Z" w16du:dateUtc="2026-03-07T14:50:00Z"/>
        </w:rPr>
      </w:pPr>
      <w:ins w:id="15" w:author="Seth Oranburg" w:date="2026-03-07T09:50:00Z" w16du:dateUtc="2026-03-07T14:50:00Z">
        <w:r>
          <w:t>A note on citations: this book uses a numbered bibliography system rather than traditional legal footnotes. References appear as bracketed numbers in the text and correspond to numbered entries in the References section at the end of the book. This format keeps the analytical prose uncluttered. A reader who wants to follow up on any cited source can turn directly to the reference list by number. Law faculty who prefer Bluebook footnote format should note that the citation choices here are deliberate: this i</w:t>
        </w:r>
        <w:r>
          <w:t>s a student treatise, not a law review article, and the numbered-bibliography convention will be more familiar to students who have worked in the social sciences or economics.</w:t>
        </w:r>
      </w:ins>
    </w:p>
    <w:p w14:paraId="0A43F47A" w14:textId="77777777" w:rsidR="0033544D" w:rsidRPr="00742779" w:rsidRDefault="0033544D" w:rsidP="000E54B1">
      <w:pPr>
        <w:pStyle w:val="Heading1"/>
        <w:rPr>
          <w:rFonts w:eastAsia="Times New Roman"/>
        </w:rPr>
      </w:pPr>
      <w:bookmarkStart w:id="16" w:name="_Toc220771153"/>
      <w:r w:rsidRPr="00742779">
        <w:rPr>
          <w:rFonts w:eastAsia="Times New Roman"/>
        </w:rPr>
        <w:lastRenderedPageBreak/>
        <w:t>Chapter 1: Why Does Business Law Exist?</w:t>
      </w:r>
      <w:bookmarkEnd w:id="16"/>
    </w:p>
    <w:p w14:paraId="6C06ADE1" w14:textId="77777777" w:rsidR="00753506" w:rsidRDefault="00742779">
      <w:pPr>
        <w:pStyle w:val="Heading4"/>
        <w:rPr>
          <w:ins w:id="17" w:author="Seth Oranburg" w:date="2026-03-07T09:50:00Z" w16du:dateUtc="2026-03-07T14:50:00Z"/>
        </w:rPr>
      </w:pPr>
      <w:del w:id="18" w:author="Seth Oranburg" w:date="2026-03-07T09:50:00Z" w16du:dateUtc="2026-03-07T14:50:00Z">
        <w:r w:rsidRPr="00742779">
          <w:rPr>
            <w:rFonts w:ascii="ZWAdobeF" w:hAnsi="ZWAdobeF" w:cs="ZWAdobeF"/>
            <w:sz w:val="2"/>
            <w:szCs w:val="2"/>
          </w:rPr>
          <w:delText>116B</w:delText>
        </w:r>
        <w:r w:rsidR="0033544D" w:rsidRPr="00742779">
          <w:delText>This</w:delText>
        </w:r>
      </w:del>
      <w:ins w:id="19" w:author="Seth Oranburg" w:date="2026-03-07T09:50:00Z" w16du:dateUtc="2026-03-07T14:50:00Z">
        <w:r w:rsidR="0059744E">
          <w:t>Learning Objectives</w:t>
        </w:r>
      </w:ins>
    </w:p>
    <w:p w14:paraId="57498E78" w14:textId="77777777" w:rsidR="00753506" w:rsidRDefault="0059744E">
      <w:pPr>
        <w:rPr>
          <w:ins w:id="20" w:author="Seth Oranburg" w:date="2026-03-07T09:50:00Z" w16du:dateUtc="2026-03-07T14:50:00Z"/>
        </w:rPr>
      </w:pPr>
      <w:ins w:id="21" w:author="Seth Oranburg" w:date="2026-03-07T09:50:00Z" w16du:dateUtc="2026-03-07T14:50:00Z">
        <w:r>
          <w:t>1. Analyze the Four Problems framework and explain how it organizes each subsequent doctrinal chapter.</w:t>
        </w:r>
      </w:ins>
    </w:p>
    <w:p w14:paraId="3BEB637E" w14:textId="77777777" w:rsidR="00753506" w:rsidRDefault="0059744E">
      <w:pPr>
        <w:rPr>
          <w:ins w:id="22" w:author="Seth Oranburg" w:date="2026-03-07T09:50:00Z" w16du:dateUtc="2026-03-07T14:50:00Z"/>
        </w:rPr>
      </w:pPr>
      <w:ins w:id="23" w:author="Seth Oranburg" w:date="2026-03-07T09:50:00Z" w16du:dateUtc="2026-03-07T14:50:00Z">
        <w:r>
          <w:t>2. Compare the contractual and statutory solutions to the coordination problems businesses face.</w:t>
        </w:r>
      </w:ins>
    </w:p>
    <w:p w14:paraId="5054A0B4" w14:textId="77777777" w:rsidR="00753506" w:rsidRDefault="0059744E">
      <w:pPr>
        <w:rPr>
          <w:ins w:id="24" w:author="Seth Oranburg" w:date="2026-03-07T09:50:00Z" w16du:dateUtc="2026-03-07T14:50:00Z"/>
        </w:rPr>
      </w:pPr>
      <w:ins w:id="25" w:author="Seth Oranburg" w:date="2026-03-07T09:50:00Z" w16du:dateUtc="2026-03-07T14:50:00Z">
        <w:r>
          <w:t>3. Evaluate why common law alone cannot fully address the attribution, governance, risk, and partitioning problems.</w:t>
        </w:r>
      </w:ins>
    </w:p>
    <w:p w14:paraId="59A6019D" w14:textId="77777777" w:rsidR="00753506" w:rsidRDefault="0059744E">
      <w:pPr>
        <w:rPr>
          <w:ins w:id="26" w:author="Seth Oranburg" w:date="2026-03-07T09:50:00Z" w16du:dateUtc="2026-03-07T14:50:00Z"/>
        </w:rPr>
      </w:pPr>
      <w:ins w:id="27" w:author="Seth Oranburg" w:date="2026-03-07T09:50:00Z" w16du:dateUtc="2026-03-07T14:50:00Z">
        <w:r>
          <w:t>4. Distinguish between the roles of courts and legislators in developing business law doctrine.</w:t>
        </w:r>
      </w:ins>
    </w:p>
    <w:p w14:paraId="5098D746" w14:textId="77777777" w:rsidR="0033544D" w:rsidRPr="00742779" w:rsidRDefault="0033544D" w:rsidP="000E54B1">
      <w:ins w:id="28" w:author="Seth Oranburg" w:date="2026-03-07T09:50:00Z" w16du:dateUtc="2026-03-07T14:50:00Z">
        <w:r w:rsidRPr="00742779">
          <w:t>This</w:t>
        </w:r>
      </w:ins>
      <w:r w:rsidRPr="00742779">
        <w:t xml:space="preserve"> book makes business law approachable by explaining not just what the law is, but why it exists. The field can seem like an arbitrary collection of rules about partnerships, corporations, fiduciary duties, and liability. But underneath that surface complexity lies a coherent structure built around recurring problems that arise whenever people cooperate in enterprise. Understanding those problems—and why purely contractual solutions fail to solve them—makes the entire field comprehensible. It also makes the law memorable, because you will see the same tensions and tradeoffs appearing in different contexts throughout the book.</w:t>
      </w:r>
    </w:p>
    <w:p w14:paraId="12878035" w14:textId="77777777" w:rsidR="0033544D" w:rsidRPr="00742779" w:rsidRDefault="00742779" w:rsidP="000E54B1">
      <w:del w:id="29" w:author="Seth Oranburg" w:date="2026-03-07T09:50:00Z" w16du:dateUtc="2026-03-07T14:50:00Z">
        <w:r w:rsidRPr="00742779">
          <w:rPr>
            <w:rFonts w:ascii="ZWAdobeF" w:hAnsi="ZWAdobeF" w:cs="ZWAdobeF"/>
            <w:sz w:val="2"/>
            <w:szCs w:val="2"/>
          </w:rPr>
          <w:delText>117B</w:delText>
        </w:r>
        <w:r w:rsidR="0033544D" w:rsidRPr="00742779">
          <w:delText>Business</w:delText>
        </w:r>
      </w:del>
      <w:ins w:id="30" w:author="Seth Oranburg" w:date="2026-03-07T09:50:00Z" w16du:dateUtc="2026-03-07T14:50:00Z">
        <w:r w:rsidR="0033544D" w:rsidRPr="00742779">
          <w:t>Business</w:t>
        </w:r>
      </w:ins>
      <w:r w:rsidR="0033544D" w:rsidRPr="00742779">
        <w:t xml:space="preserve"> law addresses four fundamental problems: </w:t>
      </w:r>
      <w:r w:rsidR="0033544D" w:rsidRPr="00742779">
        <w:rPr>
          <w:rStyle w:val="Strong"/>
        </w:rPr>
        <w:t>attribution</w:t>
      </w:r>
      <w:r w:rsidR="0033544D" w:rsidRPr="00742779">
        <w:t xml:space="preserve"> (whose act counts as the organization</w:t>
      </w:r>
      <w:r w:rsidR="009F60D1" w:rsidRPr="00742779">
        <w:t>’</w:t>
      </w:r>
      <w:r w:rsidR="0033544D" w:rsidRPr="00742779">
        <w:t xml:space="preserve">s act?), </w:t>
      </w:r>
      <w:r w:rsidR="0033544D" w:rsidRPr="00742779">
        <w:rPr>
          <w:rStyle w:val="Strong"/>
        </w:rPr>
        <w:t>governance</w:t>
      </w:r>
      <w:r w:rsidR="0033544D" w:rsidRPr="00742779">
        <w:t xml:space="preserve"> (what rights and duties come with co-ownership when agreements are incomplete?), </w:t>
      </w:r>
      <w:r w:rsidR="0033544D" w:rsidRPr="00742779">
        <w:rPr>
          <w:rStyle w:val="Strong"/>
        </w:rPr>
        <w:t>risk allocation</w:t>
      </w:r>
      <w:r w:rsidR="0033544D" w:rsidRPr="00742779">
        <w:t xml:space="preserve"> (who bears losses when work is done through agents?), and </w:t>
      </w:r>
      <w:r w:rsidR="0033544D" w:rsidRPr="00742779">
        <w:rPr>
          <w:rStyle w:val="Strong"/>
        </w:rPr>
        <w:t>asset partitioning</w:t>
      </w:r>
      <w:r w:rsidR="0033544D" w:rsidRPr="00742779">
        <w:t xml:space="preserve"> (where do boundaries lie between personal and organizational wealth?). Every doctrine you encounter responds to one or more of these problems. Every case involves courts balancing efficiency against fairness, enabling cooperation against constraining opportunism, protecting third parties against respecting private agreements.</w:t>
      </w:r>
    </w:p>
    <w:p w14:paraId="734E3AAE" w14:textId="77777777" w:rsidR="0033544D" w:rsidRPr="00742779" w:rsidRDefault="00742779" w:rsidP="000E54B1">
      <w:del w:id="31" w:author="Seth Oranburg" w:date="2026-03-07T09:50:00Z" w16du:dateUtc="2026-03-07T14:50:00Z">
        <w:r w:rsidRPr="00742779">
          <w:rPr>
            <w:rFonts w:ascii="ZWAdobeF" w:hAnsi="ZWAdobeF" w:cs="ZWAdobeF"/>
            <w:sz w:val="2"/>
            <w:szCs w:val="2"/>
          </w:rPr>
          <w:delText>118B</w:delText>
        </w:r>
        <w:r w:rsidR="0033544D" w:rsidRPr="00742779">
          <w:delText>The</w:delText>
        </w:r>
      </w:del>
      <w:ins w:id="32" w:author="Seth Oranburg" w:date="2026-03-07T09:50:00Z" w16du:dateUtc="2026-03-07T14:50:00Z">
        <w:r w:rsidR="0033544D" w:rsidRPr="00742779">
          <w:t>The</w:t>
        </w:r>
      </w:ins>
      <w:r w:rsidR="0033544D" w:rsidRPr="00742779">
        <w:t xml:space="preserve"> best way to see these problems is through a case that illustrates why contract alone cannot solve them. That case involves a twenty-year business relationship, a valuable opportunity, and a betrayal that exposed the limits of private agreement.</w:t>
      </w:r>
    </w:p>
    <w:p w14:paraId="1B2E25B7" w14:textId="77777777" w:rsidR="0033544D" w:rsidRPr="00742779" w:rsidRDefault="0033544D" w:rsidP="000E54B1">
      <w:pPr>
        <w:pStyle w:val="Heading2"/>
        <w:rPr>
          <w:rFonts w:eastAsia="Times New Roman"/>
        </w:rPr>
      </w:pPr>
      <w:r w:rsidRPr="00742779">
        <w:rPr>
          <w:rFonts w:eastAsia="Times New Roman"/>
        </w:rPr>
        <w:lastRenderedPageBreak/>
        <w:t>A Betrayal That Built the Law</w:t>
      </w:r>
    </w:p>
    <w:p w14:paraId="5469A4BD" w14:textId="77777777" w:rsidR="0033544D" w:rsidRPr="00742779" w:rsidRDefault="00742779" w:rsidP="000E54B1">
      <w:del w:id="33" w:author="Seth Oranburg" w:date="2026-03-07T09:50:00Z" w16du:dateUtc="2026-03-07T14:50:00Z">
        <w:r w:rsidRPr="00742779">
          <w:rPr>
            <w:rFonts w:ascii="ZWAdobeF" w:hAnsi="ZWAdobeF" w:cs="ZWAdobeF"/>
            <w:sz w:val="2"/>
            <w:szCs w:val="2"/>
          </w:rPr>
          <w:delText>119B</w:delText>
        </w:r>
        <w:r w:rsidR="0033544D" w:rsidRPr="00742779">
          <w:delText>In</w:delText>
        </w:r>
      </w:del>
      <w:ins w:id="34" w:author="Seth Oranburg" w:date="2026-03-07T09:50:00Z" w16du:dateUtc="2026-03-07T14:50:00Z">
        <w:r w:rsidR="0033544D" w:rsidRPr="00742779">
          <w:t>In</w:t>
        </w:r>
      </w:ins>
      <w:r w:rsidR="0033544D" w:rsidRPr="00742779">
        <w:t xml:space="preserve"> 1902, Walter Salmon and Morton Meinhard shook hands on a deal. Salmon had secured a twenty-year lease on the Hotel Bristol, a prime property at the corner of Fifth Avenue and 42nd Street in Manhattan. Salmon planned to convert the building into shops and offices, but he needed capital. Meinhard, a woolen merchant with cash to invest, agreed to provide half the funds. In return, Meinhard would receive 40 percent of the profits for the first five years and 50 percent thereafter. Salmon would manage everything. The partners would share losses equally, if any came.</w:t>
      </w:r>
    </w:p>
    <w:p w14:paraId="73E1B688" w14:textId="77777777" w:rsidR="0033544D" w:rsidRPr="00742779" w:rsidRDefault="00742779" w:rsidP="000E54B1">
      <w:del w:id="35" w:author="Seth Oranburg" w:date="2026-03-07T09:50:00Z" w16du:dateUtc="2026-03-07T14:50:00Z">
        <w:r w:rsidRPr="00742779">
          <w:rPr>
            <w:rFonts w:ascii="ZWAdobeF" w:hAnsi="ZWAdobeF" w:cs="ZWAdobeF"/>
            <w:sz w:val="2"/>
            <w:szCs w:val="2"/>
          </w:rPr>
          <w:delText>120B</w:delText>
        </w:r>
        <w:r w:rsidR="0033544D" w:rsidRPr="00742779">
          <w:delText>For</w:delText>
        </w:r>
      </w:del>
      <w:ins w:id="36" w:author="Seth Oranburg" w:date="2026-03-07T09:50:00Z" w16du:dateUtc="2026-03-07T14:50:00Z">
        <w:r w:rsidR="0033544D" w:rsidRPr="00742779">
          <w:t>For</w:t>
        </w:r>
      </w:ins>
      <w:r w:rsidR="0033544D" w:rsidRPr="00742779">
        <w:t xml:space="preserve"> two decades, the arrangement worked. Salmon ran the property. Meinhard collected his share. The partners had no written partnership agreement beyond the original terms. They had no detailed governance structure. They simply trusted that each would do his part.</w:t>
      </w:r>
    </w:p>
    <w:p w14:paraId="35247160" w14:textId="77777777" w:rsidR="0033544D" w:rsidRPr="00742779" w:rsidRDefault="00742779" w:rsidP="000E54B1">
      <w:del w:id="37" w:author="Seth Oranburg" w:date="2026-03-07T09:50:00Z" w16du:dateUtc="2026-03-07T14:50:00Z">
        <w:r w:rsidRPr="00742779">
          <w:rPr>
            <w:rFonts w:ascii="ZWAdobeF" w:hAnsi="ZWAdobeF" w:cs="ZWAdobeF"/>
            <w:sz w:val="2"/>
            <w:szCs w:val="2"/>
          </w:rPr>
          <w:delText>121B</w:delText>
        </w:r>
        <w:r w:rsidR="0033544D" w:rsidRPr="00742779">
          <w:delText>The</w:delText>
        </w:r>
      </w:del>
      <w:ins w:id="38" w:author="Seth Oranburg" w:date="2026-03-07T09:50:00Z" w16du:dateUtc="2026-03-07T14:50:00Z">
        <w:r w:rsidR="0033544D" w:rsidRPr="00742779">
          <w:t>The</w:t>
        </w:r>
      </w:ins>
      <w:r w:rsidR="0033544D" w:rsidRPr="00742779">
        <w:t xml:space="preserve"> lease neared its end in 1922. The property</w:t>
      </w:r>
      <w:r w:rsidR="009F60D1" w:rsidRPr="00742779">
        <w:t>’</w:t>
      </w:r>
      <w:r w:rsidR="0033544D" w:rsidRPr="00742779">
        <w:t>s owner, Elbridge Gerry, approached Salmon with a new opportunity: a massive redevelopment project covering not just the Bristol but several adjacent parcels. The new project dwarfed the original lease in value. It would span an entire city block. Gerry needed someone to take it on, and he approached the man in possession: Salmon.</w:t>
      </w:r>
    </w:p>
    <w:p w14:paraId="521E2DFD" w14:textId="77777777" w:rsidR="0033544D" w:rsidRPr="00742779" w:rsidRDefault="00742779" w:rsidP="000E54B1">
      <w:del w:id="39" w:author="Seth Oranburg" w:date="2026-03-07T09:50:00Z" w16du:dateUtc="2026-03-07T14:50:00Z">
        <w:r w:rsidRPr="00742779">
          <w:rPr>
            <w:rFonts w:ascii="ZWAdobeF" w:hAnsi="ZWAdobeF" w:cs="ZWAdobeF"/>
            <w:sz w:val="2"/>
            <w:szCs w:val="2"/>
          </w:rPr>
          <w:delText>122B</w:delText>
        </w:r>
        <w:r w:rsidR="0033544D" w:rsidRPr="00742779">
          <w:delText>Salmon</w:delText>
        </w:r>
      </w:del>
      <w:ins w:id="40" w:author="Seth Oranburg" w:date="2026-03-07T09:50:00Z" w16du:dateUtc="2026-03-07T14:50:00Z">
        <w:r w:rsidR="0033544D" w:rsidRPr="00742779">
          <w:t>Salmon</w:t>
        </w:r>
      </w:ins>
      <w:r w:rsidR="0033544D" w:rsidRPr="00742779">
        <w:t xml:space="preserve"> negotiated a new lease in his own name through a corporation he controlled. He signed it. He took it for himself. He never told Meinhard.</w:t>
      </w:r>
    </w:p>
    <w:p w14:paraId="6AD73300" w14:textId="77777777" w:rsidR="0033544D" w:rsidRPr="00742779" w:rsidRDefault="00742779" w:rsidP="000E54B1">
      <w:del w:id="41" w:author="Seth Oranburg" w:date="2026-03-07T09:50:00Z" w16du:dateUtc="2026-03-07T14:50:00Z">
        <w:r w:rsidRPr="00742779">
          <w:rPr>
            <w:rFonts w:ascii="ZWAdobeF" w:hAnsi="ZWAdobeF" w:cs="ZWAdobeF"/>
            <w:sz w:val="2"/>
            <w:szCs w:val="2"/>
          </w:rPr>
          <w:delText>123B</w:delText>
        </w:r>
        <w:r w:rsidR="0033544D" w:rsidRPr="00742779">
          <w:delText>When</w:delText>
        </w:r>
      </w:del>
      <w:ins w:id="42" w:author="Seth Oranburg" w:date="2026-03-07T09:50:00Z" w16du:dateUtc="2026-03-07T14:50:00Z">
        <w:r w:rsidR="0033544D" w:rsidRPr="00742779">
          <w:t>When</w:t>
        </w:r>
      </w:ins>
      <w:r w:rsidR="0033544D" w:rsidRPr="00742779">
        <w:t xml:space="preserve"> Meinhard discovered what had happened, he sued. Salmon</w:t>
      </w:r>
      <w:r w:rsidR="009F60D1" w:rsidRPr="00742779">
        <w:t>’</w:t>
      </w:r>
      <w:r w:rsidR="0033544D" w:rsidRPr="00742779">
        <w:t>s defense was straightforward: the original venture had a fixed term that ended when the lease ended. The new opportunity arose as the venture was winding down. Salmon had no obligation to share it.</w:t>
      </w:r>
    </w:p>
    <w:p w14:paraId="5CCC7D03" w14:textId="77777777" w:rsidR="0033544D" w:rsidRPr="00742779" w:rsidRDefault="00742779" w:rsidP="000E54B1">
      <w:pPr>
        <w:pPrChange w:id="43" w:author="Seth Oranburg" w:date="2026-03-07T09:50:00Z" w16du:dateUtc="2026-03-07T14:50:00Z">
          <w:pPr>
            <w:pStyle w:val="NormalWeb"/>
          </w:pPr>
        </w:pPrChange>
      </w:pPr>
      <w:del w:id="44" w:author="Seth Oranburg" w:date="2026-03-07T09:50:00Z" w16du:dateUtc="2026-03-07T14:50:00Z">
        <w:r w:rsidRPr="00742779">
          <w:rPr>
            <w:rFonts w:ascii="ZWAdobeF" w:hAnsi="ZWAdobeF" w:cs="ZWAdobeF"/>
            <w:sz w:val="2"/>
            <w:szCs w:val="2"/>
          </w:rPr>
          <w:delText>124B</w:delText>
        </w:r>
        <w:r w:rsidR="0033544D" w:rsidRPr="00742779">
          <w:delText>The</w:delText>
        </w:r>
      </w:del>
      <w:ins w:id="45" w:author="Seth Oranburg" w:date="2026-03-07T09:50:00Z" w16du:dateUtc="2026-03-07T14:50:00Z">
        <w:r w:rsidR="0033544D" w:rsidRPr="00742779">
          <w:t>The</w:t>
        </w:r>
      </w:ins>
      <w:r w:rsidR="0033544D" w:rsidRPr="00742779">
        <w:t xml:space="preserve"> New York Court of Appeals disagreed. Chief Judge Benjamin Cardozo wrote for the majority, holding that Salmon had violated his duty to Meinhard.</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r w:rsidR="0033544D" w:rsidRPr="00742779">
        <w:t xml:space="preserve"> The new opportunity had come to Salmon precisely because he was managing the Bristol property. The landlord approached him, not some stranger, because Salmon was the man in possession. That position came from the joint venture, and with it came obligations Salmon could not simply shed by keeping quiet.</w:t>
      </w:r>
    </w:p>
    <w:p w14:paraId="2BE4B93A" w14:textId="77777777" w:rsidR="0033544D" w:rsidRPr="00742779" w:rsidRDefault="00742779" w:rsidP="000E54B1">
      <w:del w:id="46" w:author="Seth Oranburg" w:date="2026-03-07T09:50:00Z" w16du:dateUtc="2026-03-07T14:50:00Z">
        <w:r w:rsidRPr="00742779">
          <w:rPr>
            <w:rFonts w:ascii="ZWAdobeF" w:hAnsi="ZWAdobeF" w:cs="ZWAdobeF"/>
            <w:sz w:val="2"/>
            <w:szCs w:val="2"/>
          </w:rPr>
          <w:delText>125B</w:delText>
        </w:r>
        <w:r w:rsidR="0033544D" w:rsidRPr="00742779">
          <w:delText>Cardozo</w:delText>
        </w:r>
        <w:r w:rsidR="009F60D1" w:rsidRPr="00742779">
          <w:delText>’</w:delText>
        </w:r>
        <w:r w:rsidR="0033544D" w:rsidRPr="00742779">
          <w:delText>s</w:delText>
        </w:r>
      </w:del>
      <w:ins w:id="47" w:author="Seth Oranburg" w:date="2026-03-07T09:50:00Z" w16du:dateUtc="2026-03-07T14:50:00Z">
        <w:r w:rsidR="0033544D" w:rsidRPr="00742779">
          <w:t>Cardozo</w:t>
        </w:r>
        <w:r w:rsidR="009F60D1" w:rsidRPr="00742779">
          <w:t>’</w:t>
        </w:r>
        <w:r w:rsidR="0033544D" w:rsidRPr="00742779">
          <w:t>s</w:t>
        </w:r>
      </w:ins>
      <w:r w:rsidR="0033544D" w:rsidRPr="00742779">
        <w:t xml:space="preserve"> formulation has echoed through American business law ever since:</w:t>
      </w:r>
    </w:p>
    <w:p w14:paraId="00A2B772" w14:textId="77777777" w:rsidR="0033544D" w:rsidRPr="00742779" w:rsidRDefault="00742779" w:rsidP="000E54B1">
      <w:pPr>
        <w:spacing w:before="100" w:after="100"/>
        <w:ind w:left="720" w:right="720"/>
        <w:divId w:val="132528777"/>
        <w:pPrChange w:id="48" w:author="Seth Oranburg" w:date="2026-03-07T09:50:00Z" w16du:dateUtc="2026-03-07T14:50:00Z">
          <w:pPr>
            <w:pStyle w:val="NormalWeb"/>
            <w:spacing w:before="100" w:after="100"/>
            <w:ind w:left="720" w:right="720"/>
            <w:divId w:val="132528777"/>
          </w:pPr>
        </w:pPrChange>
      </w:pPr>
      <w:del w:id="49" w:author="Seth Oranburg" w:date="2026-03-07T09:50:00Z" w16du:dateUtc="2026-03-07T14:50:00Z">
        <w:r w:rsidRPr="00742779">
          <w:rPr>
            <w:rFonts w:ascii="ZWAdobeF" w:hAnsi="ZWAdobeF" w:cs="ZWAdobeF"/>
            <w:sz w:val="2"/>
            <w:szCs w:val="2"/>
          </w:rPr>
          <w:delText>126B</w:delText>
        </w:r>
        <w:r w:rsidR="0033544D" w:rsidRPr="00742779">
          <w:delText>Joint</w:delText>
        </w:r>
      </w:del>
      <w:ins w:id="50" w:author="Seth Oranburg" w:date="2026-03-07T09:50:00Z" w16du:dateUtc="2026-03-07T14:50:00Z">
        <w:r w:rsidR="0033544D" w:rsidRPr="00742779">
          <w:t>Joint</w:t>
        </w:r>
      </w:ins>
      <w:r w:rsidR="0033544D" w:rsidRPr="00742779">
        <w:t xml:space="preserve"> adventurers, like copartners, owe to one another, while the enterprise continues, </w:t>
      </w:r>
      <w:r w:rsidR="0033544D" w:rsidRPr="00742779">
        <w:lastRenderedPageBreak/>
        <w:t>the duty of the finest loyalty. Many forms of conduct permissible in a workaday world for those acting at arm</w:t>
      </w:r>
      <w:r w:rsidR="009F60D1" w:rsidRPr="00742779">
        <w:t>’</w:t>
      </w:r>
      <w:r w:rsidR="0033544D" w:rsidRPr="00742779">
        <w:t>s length, are forbidden to those bound by fiduciary ties. A trustee is held to something stricter than the morals of the market place. Not honesty alone, but the punctilio of an honor the most sensitive, is then the standard of behavior.</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p>
    <w:p w14:paraId="7D644DED" w14:textId="77777777" w:rsidR="0033544D" w:rsidRPr="00742779" w:rsidRDefault="00742779" w:rsidP="000E54B1">
      <w:del w:id="51" w:author="Seth Oranburg" w:date="2026-03-07T09:50:00Z" w16du:dateUtc="2026-03-07T14:50:00Z">
        <w:r w:rsidRPr="00742779">
          <w:rPr>
            <w:rFonts w:ascii="ZWAdobeF" w:hAnsi="ZWAdobeF" w:cs="ZWAdobeF"/>
            <w:sz w:val="2"/>
            <w:szCs w:val="2"/>
          </w:rPr>
          <w:delText>127B</w:delText>
        </w:r>
        <w:r w:rsidR="0033544D" w:rsidRPr="00742779">
          <w:delText>The</w:delText>
        </w:r>
      </w:del>
      <w:ins w:id="52" w:author="Seth Oranburg" w:date="2026-03-07T09:50:00Z" w16du:dateUtc="2026-03-07T14:50:00Z">
        <w:r w:rsidR="0033544D" w:rsidRPr="00742779">
          <w:t>The</w:t>
        </w:r>
      </w:ins>
      <w:r w:rsidR="0033544D" w:rsidRPr="00742779">
        <w:t xml:space="preserve"> remedy was a constructive trust. Salmon had to share the new lease with Meinhard. The court would not let him profit from his breach.</w:t>
      </w:r>
    </w:p>
    <w:p w14:paraId="0C0E822D" w14:textId="77777777" w:rsidR="0033544D" w:rsidRPr="00742779" w:rsidRDefault="00742779" w:rsidP="000E54B1">
      <w:del w:id="53" w:author="Seth Oranburg" w:date="2026-03-07T09:50:00Z" w16du:dateUtc="2026-03-07T14:50:00Z">
        <w:r w:rsidRPr="00742779">
          <w:rPr>
            <w:rFonts w:ascii="ZWAdobeF" w:hAnsi="ZWAdobeF" w:cs="ZWAdobeF"/>
            <w:sz w:val="2"/>
            <w:szCs w:val="2"/>
          </w:rPr>
          <w:delText>128B</w:delText>
        </w:r>
        <w:r w:rsidR="0033544D" w:rsidRPr="00742779">
          <w:delText>Notice</w:delText>
        </w:r>
      </w:del>
      <w:ins w:id="54" w:author="Seth Oranburg" w:date="2026-03-07T09:50:00Z" w16du:dateUtc="2026-03-07T14:50:00Z">
        <w:r w:rsidR="0033544D" w:rsidRPr="00742779">
          <w:t>Notice</w:t>
        </w:r>
      </w:ins>
      <w:r w:rsidR="0033544D" w:rsidRPr="00742779">
        <w:t xml:space="preserve"> what Cardozo does not do. He does not argue that Salmon</w:t>
      </w:r>
      <w:r w:rsidR="009F60D1" w:rsidRPr="00742779">
        <w:t>’</w:t>
      </w:r>
      <w:r w:rsidR="0033544D" w:rsidRPr="00742779">
        <w:t>s conduct was inefficient or that it raised transaction costs. Instead, he speaks of honor, loyalty, and trust. That choice matters. Business law is partly about making cooperation workable at scale by reducing the friction that prevents people from pooling resources and coordinating effort. But it is also about what people owe each other when power and information are unevenly distributed, and what outsiders can fairly demand from those who cooperate in enterprise. This tension between efficiency and fairness, between enabling enterprise and constraining opportunism, recurs in every doctrine we will study.</w:t>
      </w:r>
    </w:p>
    <w:p w14:paraId="23A4A7C8" w14:textId="77777777" w:rsidR="0033544D" w:rsidRPr="00742779" w:rsidRDefault="0033544D" w:rsidP="000E54B1">
      <w:pPr>
        <w:pStyle w:val="Heading3"/>
        <w:rPr>
          <w:rFonts w:eastAsia="Times New Roman"/>
        </w:rPr>
      </w:pPr>
      <w:r w:rsidRPr="00742779">
        <w:rPr>
          <w:rFonts w:eastAsia="Times New Roman"/>
        </w:rPr>
        <w:t>The Four Problems Contract Cannot Solve</w:t>
      </w:r>
    </w:p>
    <w:p w14:paraId="7EC5564E" w14:textId="77777777" w:rsidR="0033544D" w:rsidRPr="00742779" w:rsidRDefault="00742779" w:rsidP="000E54B1">
      <w:del w:id="55" w:author="Seth Oranburg" w:date="2026-03-07T09:50:00Z" w16du:dateUtc="2026-03-07T14:50:00Z">
        <w:r w:rsidRPr="00742779">
          <w:rPr>
            <w:rStyle w:val="Emphasis"/>
            <w:rFonts w:ascii="ZWAdobeF" w:hAnsi="ZWAdobeF" w:cs="ZWAdobeF"/>
            <w:i w:val="0"/>
            <w:sz w:val="2"/>
            <w:szCs w:val="2"/>
          </w:rPr>
          <w:delText>129B</w:delText>
        </w:r>
        <w:r w:rsidR="0033544D" w:rsidRPr="00742779">
          <w:rPr>
            <w:rStyle w:val="Emphasis"/>
          </w:rPr>
          <w:delText>Meinhard</w:delText>
        </w:r>
      </w:del>
      <w:ins w:id="56" w:author="Seth Oranburg" w:date="2026-03-07T09:50:00Z" w16du:dateUtc="2026-03-07T14:50:00Z">
        <w:r w:rsidR="0033544D" w:rsidRPr="00742779">
          <w:rPr>
            <w:rStyle w:val="Emphasis"/>
          </w:rPr>
          <w:t>Meinhard</w:t>
        </w:r>
      </w:ins>
      <w:r w:rsidR="0033544D" w:rsidRPr="00742779">
        <w:rPr>
          <w:rStyle w:val="Emphasis"/>
        </w:rPr>
        <w:t xml:space="preserve"> v. Salmon</w:t>
      </w:r>
      <w:r w:rsidR="0033544D" w:rsidRPr="00742779">
        <w:t xml:space="preserve"> is not a complicated fraud case. Salmon did not forge documents or steal money from an account. He simply took an opportunity for himself that the law said belonged, in part, to his co-venturer. His conduct would have been perfectly acceptable between strangers negotiating at arm</w:t>
      </w:r>
      <w:r w:rsidR="009F60D1" w:rsidRPr="00742779">
        <w:t>’</w:t>
      </w:r>
      <w:r w:rsidR="0033544D" w:rsidRPr="00742779">
        <w:t>s length. But Meinhard and Salmon were not strangers. They were participants in a common enterprise. That made all the difference.</w:t>
      </w:r>
    </w:p>
    <w:p w14:paraId="738CE671" w14:textId="77777777" w:rsidR="0033544D" w:rsidRPr="00742779" w:rsidRDefault="00742779" w:rsidP="000E54B1">
      <w:del w:id="57" w:author="Seth Oranburg" w:date="2026-03-07T09:50:00Z" w16du:dateUtc="2026-03-07T14:50:00Z">
        <w:r w:rsidRPr="00742779">
          <w:rPr>
            <w:rFonts w:ascii="ZWAdobeF" w:hAnsi="ZWAdobeF" w:cs="ZWAdobeF"/>
            <w:sz w:val="2"/>
            <w:szCs w:val="2"/>
          </w:rPr>
          <w:delText>130B</w:delText>
        </w:r>
        <w:r w:rsidR="0033544D" w:rsidRPr="00742779">
          <w:delText>Why</w:delText>
        </w:r>
      </w:del>
      <w:ins w:id="58" w:author="Seth Oranburg" w:date="2026-03-07T09:50:00Z" w16du:dateUtc="2026-03-07T14:50:00Z">
        <w:r w:rsidR="0033544D" w:rsidRPr="00742779">
          <w:t>Why</w:t>
        </w:r>
      </w:ins>
      <w:r w:rsidR="0033544D" w:rsidRPr="00742779">
        <w:t xml:space="preserve"> couldn</w:t>
      </w:r>
      <w:r w:rsidR="009F60D1" w:rsidRPr="00742779">
        <w:t>’</w:t>
      </w:r>
      <w:r w:rsidR="0033544D" w:rsidRPr="00742779">
        <w:t>t Meinhard have protected himself through contract? The case reveals four distinct problems that arise when cooperation moves beyond isolated transactions and into organized ventures:</w:t>
      </w:r>
    </w:p>
    <w:p w14:paraId="7F7183D8" w14:textId="77777777" w:rsidR="0033544D" w:rsidRPr="00742779" w:rsidRDefault="00742779" w:rsidP="000E54B1">
      <w:del w:id="59" w:author="Seth Oranburg" w:date="2026-03-07T09:50:00Z" w16du:dateUtc="2026-03-07T14:50:00Z">
        <w:r w:rsidRPr="00742779">
          <w:rPr>
            <w:rStyle w:val="Strong"/>
            <w:rFonts w:ascii="ZWAdobeF" w:hAnsi="ZWAdobeF" w:cs="ZWAdobeF"/>
            <w:b w:val="0"/>
            <w:sz w:val="2"/>
            <w:szCs w:val="2"/>
          </w:rPr>
          <w:delText>131B</w:delText>
        </w:r>
        <w:r w:rsidR="0033544D" w:rsidRPr="00742779">
          <w:rPr>
            <w:rStyle w:val="Strong"/>
          </w:rPr>
          <w:delText>Attribution</w:delText>
        </w:r>
      </w:del>
      <w:ins w:id="60" w:author="Seth Oranburg" w:date="2026-03-07T09:50:00Z" w16du:dateUtc="2026-03-07T14:50:00Z">
        <w:r w:rsidR="0033544D" w:rsidRPr="00742779">
          <w:rPr>
            <w:rStyle w:val="Strong"/>
          </w:rPr>
          <w:t>Attribution</w:t>
        </w:r>
      </w:ins>
      <w:r w:rsidR="0033544D" w:rsidRPr="00742779">
        <w:t>: When Salmon dealt with suppliers on behalf of the Bristol venture, could those suppliers hold Meinhard liable for obligations Meinhard never personally approved? Determining whose conduct binds an enterprise is essential when multiple people act under a common banner. The law must create clear rules that tell outsiders whom they can rely on and what commitments are enforceable.</w:t>
      </w:r>
    </w:p>
    <w:p w14:paraId="40DBECFB" w14:textId="77777777" w:rsidR="0033544D" w:rsidRPr="00742779" w:rsidRDefault="00742779" w:rsidP="000E54B1">
      <w:del w:id="61" w:author="Seth Oranburg" w:date="2026-03-07T09:50:00Z" w16du:dateUtc="2026-03-07T14:50:00Z">
        <w:r w:rsidRPr="00742779">
          <w:rPr>
            <w:rStyle w:val="Strong"/>
            <w:rFonts w:ascii="ZWAdobeF" w:hAnsi="ZWAdobeF" w:cs="ZWAdobeF"/>
            <w:b w:val="0"/>
            <w:sz w:val="2"/>
            <w:szCs w:val="2"/>
          </w:rPr>
          <w:delText>132B</w:delText>
        </w:r>
        <w:r w:rsidR="0033544D" w:rsidRPr="00742779">
          <w:rPr>
            <w:rStyle w:val="Strong"/>
          </w:rPr>
          <w:delText>Internal</w:delText>
        </w:r>
      </w:del>
      <w:ins w:id="62" w:author="Seth Oranburg" w:date="2026-03-07T09:50:00Z" w16du:dateUtc="2026-03-07T14:50:00Z">
        <w:r w:rsidR="0033544D" w:rsidRPr="00742779">
          <w:rPr>
            <w:rStyle w:val="Strong"/>
          </w:rPr>
          <w:t>Internal</w:t>
        </w:r>
      </w:ins>
      <w:r w:rsidR="0033544D" w:rsidRPr="00742779">
        <w:rPr>
          <w:rStyle w:val="Strong"/>
        </w:rPr>
        <w:t xml:space="preserve"> governance</w:t>
      </w:r>
      <w:r w:rsidR="0033544D" w:rsidRPr="00742779">
        <w:t xml:space="preserve">: Opportunities arose that the parties never anticipated. Who got to decide whether to pursue them? Meinhard and Salmon </w:t>
      </w:r>
      <w:r w:rsidR="0033544D" w:rsidRPr="00742779">
        <w:lastRenderedPageBreak/>
        <w:t>never wrote down rules for handling new opportunities or resolving disputes. When Salmon took the Bristol redevelopment for himself, no contract clause governed the situation. Business law must fill these gaps with default rules that allocate decision-making authority and constrain how that authority is exercised.</w:t>
      </w:r>
    </w:p>
    <w:p w14:paraId="501F283B" w14:textId="77777777" w:rsidR="0033544D" w:rsidRPr="00742779" w:rsidRDefault="00742779" w:rsidP="000E54B1">
      <w:del w:id="63" w:author="Seth Oranburg" w:date="2026-03-07T09:50:00Z" w16du:dateUtc="2026-03-07T14:50:00Z">
        <w:r w:rsidRPr="00742779">
          <w:rPr>
            <w:rStyle w:val="Strong"/>
            <w:rFonts w:ascii="ZWAdobeF" w:hAnsi="ZWAdobeF" w:cs="ZWAdobeF"/>
            <w:b w:val="0"/>
            <w:sz w:val="2"/>
            <w:szCs w:val="2"/>
          </w:rPr>
          <w:delText>133B</w:delText>
        </w:r>
        <w:r w:rsidR="0033544D" w:rsidRPr="00742779">
          <w:rPr>
            <w:rStyle w:val="Strong"/>
          </w:rPr>
          <w:delText>Risk</w:delText>
        </w:r>
      </w:del>
      <w:ins w:id="64" w:author="Seth Oranburg" w:date="2026-03-07T09:50:00Z" w16du:dateUtc="2026-03-07T14:50:00Z">
        <w:r w:rsidR="0033544D" w:rsidRPr="00742779">
          <w:rPr>
            <w:rStyle w:val="Strong"/>
          </w:rPr>
          <w:t>Risk</w:t>
        </w:r>
      </w:ins>
      <w:r w:rsidR="0033544D" w:rsidRPr="00742779">
        <w:rPr>
          <w:rStyle w:val="Strong"/>
        </w:rPr>
        <w:t xml:space="preserve"> allocation</w:t>
      </w:r>
      <w:r w:rsidR="0033544D" w:rsidRPr="00742779">
        <w:t>: Imagine an employee of the venture injured someone while working on the Bristol property. Would the injured party have recourse against Meinhard</w:t>
      </w:r>
      <w:r w:rsidR="009F60D1" w:rsidRPr="00742779">
        <w:t>’</w:t>
      </w:r>
      <w:r w:rsidR="0033544D" w:rsidRPr="00742779">
        <w:t>s personal assets, or only against the venture</w:t>
      </w:r>
      <w:r w:rsidR="009F60D1" w:rsidRPr="00742779">
        <w:t>’</w:t>
      </w:r>
      <w:r w:rsidR="0033544D" w:rsidRPr="00742779">
        <w:t>s property? Business law determines how far liability extends and when individuals can shield their personal wealth from claims arising from collective enterprise.</w:t>
      </w:r>
    </w:p>
    <w:p w14:paraId="56575179" w14:textId="77777777" w:rsidR="0033544D" w:rsidRPr="00742779" w:rsidRDefault="00742779" w:rsidP="000E54B1">
      <w:del w:id="65" w:author="Seth Oranburg" w:date="2026-03-07T09:50:00Z" w16du:dateUtc="2026-03-07T14:50:00Z">
        <w:r w:rsidRPr="00742779">
          <w:rPr>
            <w:rStyle w:val="Strong"/>
            <w:rFonts w:ascii="ZWAdobeF" w:hAnsi="ZWAdobeF" w:cs="ZWAdobeF"/>
            <w:b w:val="0"/>
            <w:sz w:val="2"/>
            <w:szCs w:val="2"/>
          </w:rPr>
          <w:delText>134B</w:delText>
        </w:r>
        <w:r w:rsidR="0033544D" w:rsidRPr="00742779">
          <w:rPr>
            <w:rStyle w:val="Strong"/>
          </w:rPr>
          <w:delText>Asset</w:delText>
        </w:r>
      </w:del>
      <w:ins w:id="66" w:author="Seth Oranburg" w:date="2026-03-07T09:50:00Z" w16du:dateUtc="2026-03-07T14:50:00Z">
        <w:r w:rsidR="0033544D" w:rsidRPr="00742779">
          <w:rPr>
            <w:rStyle w:val="Strong"/>
          </w:rPr>
          <w:t>Asset</w:t>
        </w:r>
      </w:ins>
      <w:r w:rsidR="0033544D" w:rsidRPr="00742779">
        <w:rPr>
          <w:rStyle w:val="Strong"/>
        </w:rPr>
        <w:t xml:space="preserve"> partitioning</w:t>
      </w:r>
      <w:r w:rsidR="0033544D" w:rsidRPr="00742779">
        <w:t xml:space="preserve">: A </w:t>
      </w:r>
      <w:r w:rsidR="0033544D" w:rsidRPr="00742779">
        <w:rPr>
          <w:rStyle w:val="Strong"/>
        </w:rPr>
        <w:t>creditor</w:t>
      </w:r>
      <w:r w:rsidR="0033544D" w:rsidRPr="00742779">
        <w:t xml:space="preserve"> is a person to whom money is owed. Imagine Meinhard owed money to creditors for reasons unrelated to the Bristol venture. Could those personal creditors reach into the venture</w:t>
      </w:r>
      <w:r w:rsidR="009F60D1" w:rsidRPr="00742779">
        <w:t>’</w:t>
      </w:r>
      <w:r w:rsidR="0033544D" w:rsidRPr="00742779">
        <w:t>s assets to satisfy unrelated debts? Asset partitioning rules determine what resources belong to the business as distinct from what belongs to the individuals who own it.</w:t>
      </w:r>
    </w:p>
    <w:p w14:paraId="6EDD7A54" w14:textId="77777777" w:rsidR="0033544D" w:rsidRPr="00742779" w:rsidRDefault="00742779" w:rsidP="000E54B1">
      <w:del w:id="67" w:author="Seth Oranburg" w:date="2026-03-07T09:50:00Z" w16du:dateUtc="2026-03-07T14:50:00Z">
        <w:r w:rsidRPr="00742779">
          <w:rPr>
            <w:rFonts w:ascii="ZWAdobeF" w:hAnsi="ZWAdobeF" w:cs="ZWAdobeF"/>
            <w:sz w:val="2"/>
            <w:szCs w:val="2"/>
          </w:rPr>
          <w:delText>135B</w:delText>
        </w:r>
        <w:r w:rsidR="0033544D" w:rsidRPr="00742779">
          <w:delText>These</w:delText>
        </w:r>
      </w:del>
      <w:ins w:id="68" w:author="Seth Oranburg" w:date="2026-03-07T09:50:00Z" w16du:dateUtc="2026-03-07T14:50:00Z">
        <w:r w:rsidR="0033544D" w:rsidRPr="00742779">
          <w:t>These</w:t>
        </w:r>
      </w:ins>
      <w:r w:rsidR="0033544D" w:rsidRPr="00742779">
        <w:t xml:space="preserve"> four problems will structure everything that follows. Business law exists because contract law alone cannot solve them at scale.</w:t>
      </w:r>
    </w:p>
    <w:p w14:paraId="41AACD85" w14:textId="77777777" w:rsidR="0033544D" w:rsidRPr="00742779" w:rsidRDefault="0033544D" w:rsidP="000E54B1">
      <w:pPr>
        <w:pStyle w:val="Heading2"/>
        <w:rPr>
          <w:rFonts w:eastAsia="Times New Roman"/>
        </w:rPr>
      </w:pPr>
      <w:r w:rsidRPr="00742779">
        <w:rPr>
          <w:rFonts w:eastAsia="Times New Roman"/>
        </w:rPr>
        <w:t>Where Contract Runs Out</w:t>
      </w:r>
    </w:p>
    <w:p w14:paraId="509B3B76" w14:textId="77777777" w:rsidR="0033544D" w:rsidRPr="00742779" w:rsidRDefault="00742779" w:rsidP="000E54B1">
      <w:del w:id="69" w:author="Seth Oranburg" w:date="2026-03-07T09:50:00Z" w16du:dateUtc="2026-03-07T14:50:00Z">
        <w:r w:rsidRPr="00742779">
          <w:rPr>
            <w:rFonts w:ascii="ZWAdobeF" w:hAnsi="ZWAdobeF" w:cs="ZWAdobeF"/>
            <w:sz w:val="2"/>
            <w:szCs w:val="2"/>
          </w:rPr>
          <w:delText>136B</w:delText>
        </w:r>
        <w:r w:rsidR="0033544D" w:rsidRPr="00742779">
          <w:delText>Consider</w:delText>
        </w:r>
      </w:del>
      <w:ins w:id="70" w:author="Seth Oranburg" w:date="2026-03-07T09:50:00Z" w16du:dateUtc="2026-03-07T14:50:00Z">
        <w:r w:rsidR="0033544D" w:rsidRPr="00742779">
          <w:t>Consider</w:t>
        </w:r>
      </w:ins>
      <w:r w:rsidR="0033544D" w:rsidRPr="00742779">
        <w:t xml:space="preserve"> a simpler scenario than Meinhard and Salmon, one that plays out in businesses every day. Zeeva has spent fifteen years learning her trade. She started as a junior carpenter, learned to read blueprints, earned her contractor</w:t>
      </w:r>
      <w:r w:rsidR="009F60D1" w:rsidRPr="00742779">
        <w:t>’</w:t>
      </w:r>
      <w:r w:rsidR="0033544D" w:rsidRPr="00742779">
        <w:t xml:space="preserve">s license, and built a reputation for quality work and reliable timelines. Now she is ready to start her own </w:t>
      </w:r>
      <w:r w:rsidR="0033544D" w:rsidRPr="00742779">
        <w:rPr>
          <w:rStyle w:val="Strong"/>
        </w:rPr>
        <w:t>firm</w:t>
      </w:r>
      <w:r w:rsidR="0033544D" w:rsidRPr="00742779">
        <w:t>—a business organization that hires workers, buys materials, contracts with customers, and generates profits.</w:t>
      </w:r>
    </w:p>
    <w:p w14:paraId="6E44F708" w14:textId="77777777" w:rsidR="0033544D" w:rsidRPr="00742779" w:rsidRDefault="00742779" w:rsidP="000E54B1">
      <w:del w:id="71" w:author="Seth Oranburg" w:date="2026-03-07T09:50:00Z" w16du:dateUtc="2026-03-07T14:50:00Z">
        <w:r w:rsidRPr="00742779">
          <w:rPr>
            <w:rFonts w:ascii="ZWAdobeF" w:hAnsi="ZWAdobeF" w:cs="ZWAdobeF"/>
            <w:sz w:val="2"/>
            <w:szCs w:val="2"/>
          </w:rPr>
          <w:delText>137B</w:delText>
        </w:r>
        <w:r w:rsidR="0033544D" w:rsidRPr="00742779">
          <w:delText>She</w:delText>
        </w:r>
      </w:del>
      <w:ins w:id="72" w:author="Seth Oranburg" w:date="2026-03-07T09:50:00Z" w16du:dateUtc="2026-03-07T14:50:00Z">
        <w:r w:rsidR="0033544D" w:rsidRPr="00742779">
          <w:t>She</w:t>
        </w:r>
      </w:ins>
      <w:r w:rsidR="0033544D" w:rsidRPr="00742779">
        <w:t xml:space="preserve"> finds a partner in Sammy, a project manager with complementary skills. Zeeva knows construction; Sammy knows clients. They agree to split profits equally, each investing $50,000 to build something together.</w:t>
      </w:r>
    </w:p>
    <w:p w14:paraId="66C5CD96" w14:textId="77777777" w:rsidR="0033544D" w:rsidRPr="00742779" w:rsidRDefault="00742779" w:rsidP="000E54B1">
      <w:del w:id="73" w:author="Seth Oranburg" w:date="2026-03-07T09:50:00Z" w16du:dateUtc="2026-03-07T14:50:00Z">
        <w:r w:rsidRPr="00742779">
          <w:rPr>
            <w:rFonts w:ascii="ZWAdobeF" w:hAnsi="ZWAdobeF" w:cs="ZWAdobeF"/>
            <w:sz w:val="2"/>
            <w:szCs w:val="2"/>
          </w:rPr>
          <w:delText>138B</w:delText>
        </w:r>
        <w:r w:rsidR="0033544D" w:rsidRPr="00742779">
          <w:delText>Before</w:delText>
        </w:r>
      </w:del>
      <w:ins w:id="74" w:author="Seth Oranburg" w:date="2026-03-07T09:50:00Z" w16du:dateUtc="2026-03-07T14:50:00Z">
        <w:r w:rsidR="0033544D" w:rsidRPr="00742779">
          <w:t>Before</w:t>
        </w:r>
      </w:ins>
      <w:r w:rsidR="0033544D" w:rsidRPr="00742779">
        <w:t xml:space="preserve"> launching, they try to anticipate problems. They draft a partnership agreement specifying that major decisions require both partners</w:t>
      </w:r>
      <w:r w:rsidR="009F60D1" w:rsidRPr="00742779">
        <w:t>’</w:t>
      </w:r>
      <w:r w:rsidR="0033544D" w:rsidRPr="00742779">
        <w:t xml:space="preserve"> consent. They allocate responsibilities: Zeeva handles operations and procurement; Sammy handles sales and client relations. The draft grows as they add clauses about outside opportunities, dispute resolution processes, and provisions about expansion decisions. After three weeks, the agreement runs fourteen pages. Zeeva adds one more clause: </w:t>
      </w:r>
      <w:r w:rsidR="009F60D1" w:rsidRPr="00742779">
        <w:t>“</w:t>
      </w:r>
      <w:r w:rsidR="0033544D" w:rsidRPr="00742779">
        <w:t xml:space="preserve">Sammy may negotiate with suppliers </w:t>
      </w:r>
      <w:r w:rsidR="0033544D" w:rsidRPr="00742779">
        <w:lastRenderedPageBreak/>
        <w:t>and subcontractors but may not execute binding contracts without Zeeva</w:t>
      </w:r>
      <w:r w:rsidR="009F60D1" w:rsidRPr="00742779">
        <w:t>’</w:t>
      </w:r>
      <w:r w:rsidR="0033544D" w:rsidRPr="00742779">
        <w:t>s prior written approval.</w:t>
      </w:r>
      <w:r w:rsidR="009F60D1" w:rsidRPr="00742779">
        <w:t>”</w:t>
      </w:r>
    </w:p>
    <w:p w14:paraId="4D6CF20C" w14:textId="77777777" w:rsidR="0033544D" w:rsidRPr="00742779" w:rsidRDefault="0033544D" w:rsidP="000E54B1">
      <w:pPr>
        <w:pStyle w:val="Heading3"/>
        <w:rPr>
          <w:rFonts w:eastAsia="Times New Roman"/>
        </w:rPr>
      </w:pPr>
      <w:r w:rsidRPr="00742779">
        <w:rPr>
          <w:rFonts w:eastAsia="Times New Roman"/>
        </w:rPr>
        <w:t>The Stranger Problem</w:t>
      </w:r>
    </w:p>
    <w:p w14:paraId="678E882E" w14:textId="77777777" w:rsidR="0033544D" w:rsidRPr="00742779" w:rsidRDefault="00742779" w:rsidP="000E54B1">
      <w:del w:id="75" w:author="Seth Oranburg" w:date="2026-03-07T09:50:00Z" w16du:dateUtc="2026-03-07T14:50:00Z">
        <w:r w:rsidRPr="00742779">
          <w:rPr>
            <w:rFonts w:ascii="ZWAdobeF" w:hAnsi="ZWAdobeF" w:cs="ZWAdobeF"/>
            <w:sz w:val="2"/>
            <w:szCs w:val="2"/>
          </w:rPr>
          <w:delText>139B</w:delText>
        </w:r>
        <w:r w:rsidR="0033544D" w:rsidRPr="00742779">
          <w:delText>Two</w:delText>
        </w:r>
      </w:del>
      <w:ins w:id="76" w:author="Seth Oranburg" w:date="2026-03-07T09:50:00Z" w16du:dateUtc="2026-03-07T14:50:00Z">
        <w:r w:rsidR="0033544D" w:rsidRPr="00742779">
          <w:t>Two</w:t>
        </w:r>
      </w:ins>
      <w:r w:rsidR="0033544D" w:rsidRPr="00742779">
        <w:t xml:space="preserve"> months later, Sammy meets with Pacific Lumber to negotiate a materials contract. He uses his company email with a signature block reading </w:t>
      </w:r>
      <w:r w:rsidR="009F60D1" w:rsidRPr="00742779">
        <w:t>“</w:t>
      </w:r>
      <w:r w:rsidR="0033544D" w:rsidRPr="00742779">
        <w:t>Sammy Chen, Director of Business Development.</w:t>
      </w:r>
      <w:r w:rsidR="009F60D1" w:rsidRPr="00742779">
        <w:t>”</w:t>
      </w:r>
      <w:r w:rsidR="0033544D" w:rsidRPr="00742779">
        <w:t xml:space="preserve"> The sales representative asks if they have a deal. Sammy says, </w:t>
      </w:r>
      <w:r w:rsidR="009F60D1" w:rsidRPr="00742779">
        <w:t>“</w:t>
      </w:r>
      <w:r w:rsidR="0033544D" w:rsidRPr="00742779">
        <w:t>Let</w:t>
      </w:r>
      <w:r w:rsidR="009F60D1" w:rsidRPr="00742779">
        <w:t>’</w:t>
      </w:r>
      <w:r w:rsidR="0033544D" w:rsidRPr="00742779">
        <w:t>s do it,</w:t>
      </w:r>
      <w:r w:rsidR="009F60D1" w:rsidRPr="00742779">
        <w:t>”</w:t>
      </w:r>
      <w:r w:rsidR="0033544D" w:rsidRPr="00742779">
        <w:t xml:space="preserve"> and signs. Pacific Lumber ships $40,000 in framing materials to the job site.</w:t>
      </w:r>
    </w:p>
    <w:p w14:paraId="620B3409" w14:textId="77777777" w:rsidR="0033544D" w:rsidRPr="00742779" w:rsidRDefault="00742779" w:rsidP="000E54B1">
      <w:del w:id="77" w:author="Seth Oranburg" w:date="2026-03-07T09:50:00Z" w16du:dateUtc="2026-03-07T14:50:00Z">
        <w:r w:rsidRPr="00742779">
          <w:rPr>
            <w:rFonts w:ascii="ZWAdobeF" w:hAnsi="ZWAdobeF" w:cs="ZWAdobeF"/>
            <w:sz w:val="2"/>
            <w:szCs w:val="2"/>
          </w:rPr>
          <w:delText>140B</w:delText>
        </w:r>
        <w:r w:rsidR="0033544D" w:rsidRPr="00742779">
          <w:delText>When</w:delText>
        </w:r>
      </w:del>
      <w:ins w:id="78" w:author="Seth Oranburg" w:date="2026-03-07T09:50:00Z" w16du:dateUtc="2026-03-07T14:50:00Z">
        <w:r w:rsidR="0033544D" w:rsidRPr="00742779">
          <w:t>When</w:t>
        </w:r>
      </w:ins>
      <w:r w:rsidR="0033544D" w:rsidRPr="00742779">
        <w:t xml:space="preserve"> Zeeva sees the invoice, she refuses to pay. The price runs 15 percent higher than her usual supplier. She points to their agreement: Sammy had no authority to sign.</w:t>
      </w:r>
    </w:p>
    <w:p w14:paraId="62D8299D" w14:textId="77777777" w:rsidR="0033544D" w:rsidRPr="00742779" w:rsidRDefault="00742779" w:rsidP="000E54B1">
      <w:del w:id="79" w:author="Seth Oranburg" w:date="2026-03-07T09:50:00Z" w16du:dateUtc="2026-03-07T14:50:00Z">
        <w:r w:rsidRPr="00742779">
          <w:rPr>
            <w:rFonts w:ascii="ZWAdobeF" w:hAnsi="ZWAdobeF" w:cs="ZWAdobeF"/>
            <w:sz w:val="2"/>
            <w:szCs w:val="2"/>
          </w:rPr>
          <w:delText>141B</w:delText>
        </w:r>
        <w:r w:rsidR="0033544D" w:rsidRPr="00742779">
          <w:delText>Pacific</w:delText>
        </w:r>
      </w:del>
      <w:ins w:id="80" w:author="Seth Oranburg" w:date="2026-03-07T09:50:00Z" w16du:dateUtc="2026-03-07T14:50:00Z">
        <w:r w:rsidR="0033544D" w:rsidRPr="00742779">
          <w:t>Pacific</w:t>
        </w:r>
      </w:ins>
      <w:r w:rsidR="0033544D" w:rsidRPr="00742779">
        <w:t xml:space="preserve"> Lumber does not care what Zeeva and Sammy wrote to each other. The sales representative relied on Sammy</w:t>
      </w:r>
      <w:r w:rsidR="009F60D1" w:rsidRPr="00742779">
        <w:t>’</w:t>
      </w:r>
      <w:r w:rsidR="0033544D" w:rsidRPr="00742779">
        <w:t>s title, his company email, his handshake, and the fact that the materials were already cut to specification for Zeeva</w:t>
      </w:r>
      <w:r w:rsidR="009F60D1" w:rsidRPr="00742779">
        <w:t>’</w:t>
      </w:r>
      <w:r w:rsidR="0033544D" w:rsidRPr="00742779">
        <w:t>s project. Pacific Lumber sues.</w:t>
      </w:r>
    </w:p>
    <w:p w14:paraId="19C15EE7" w14:textId="77777777" w:rsidR="0033544D" w:rsidRPr="00742779" w:rsidRDefault="00742779" w:rsidP="000E54B1">
      <w:del w:id="81" w:author="Seth Oranburg" w:date="2026-03-07T09:50:00Z" w16du:dateUtc="2026-03-07T14:50:00Z">
        <w:r w:rsidRPr="00742779">
          <w:rPr>
            <w:rFonts w:ascii="ZWAdobeF" w:hAnsi="ZWAdobeF" w:cs="ZWAdobeF"/>
            <w:sz w:val="2"/>
            <w:szCs w:val="2"/>
          </w:rPr>
          <w:delText>142B</w:delText>
        </w:r>
        <w:r w:rsidR="0033544D" w:rsidRPr="00742779">
          <w:delText>Zeeva</w:delText>
        </w:r>
        <w:r w:rsidR="009F60D1" w:rsidRPr="00742779">
          <w:delText>’</w:delText>
        </w:r>
        <w:r w:rsidR="0033544D" w:rsidRPr="00742779">
          <w:delText>s</w:delText>
        </w:r>
      </w:del>
      <w:ins w:id="82" w:author="Seth Oranburg" w:date="2026-03-07T09:50:00Z" w16du:dateUtc="2026-03-07T14:50:00Z">
        <w:r w:rsidR="0033544D" w:rsidRPr="00742779">
          <w:t>Zeeva</w:t>
        </w:r>
        <w:r w:rsidR="009F60D1" w:rsidRPr="00742779">
          <w:t>’</w:t>
        </w:r>
        <w:r w:rsidR="0033544D" w:rsidRPr="00742779">
          <w:t>s</w:t>
        </w:r>
      </w:ins>
      <w:r w:rsidR="0033544D" w:rsidRPr="00742779">
        <w:t xml:space="preserve"> lawyer delivers unwelcome news: she will likely be held liable for a contract she never authorized, because Sammy looked like he had authority and Pacific Lumber reasonably relied on those appearances.</w:t>
      </w:r>
    </w:p>
    <w:p w14:paraId="2A6288DB" w14:textId="77777777" w:rsidR="0033544D" w:rsidRPr="00742779" w:rsidRDefault="00742779" w:rsidP="000E54B1">
      <w:del w:id="83" w:author="Seth Oranburg" w:date="2026-03-07T09:50:00Z" w16du:dateUtc="2026-03-07T14:50:00Z">
        <w:r w:rsidRPr="00742779">
          <w:rPr>
            <w:rFonts w:ascii="ZWAdobeF" w:hAnsi="ZWAdobeF" w:cs="ZWAdobeF"/>
            <w:sz w:val="2"/>
            <w:szCs w:val="2"/>
          </w:rPr>
          <w:delText>143B</w:delText>
        </w:r>
        <w:r w:rsidR="0033544D" w:rsidRPr="00742779">
          <w:delText>Zeeva</w:delText>
        </w:r>
      </w:del>
      <w:ins w:id="84" w:author="Seth Oranburg" w:date="2026-03-07T09:50:00Z" w16du:dateUtc="2026-03-07T14:50:00Z">
        <w:r w:rsidR="0033544D" w:rsidRPr="00742779">
          <w:t>Zeeva</w:t>
        </w:r>
      </w:ins>
      <w:r w:rsidR="0033544D" w:rsidRPr="00742779">
        <w:t xml:space="preserve"> is furious. </w:t>
      </w:r>
      <w:r w:rsidR="009F60D1" w:rsidRPr="00742779">
        <w:t>“</w:t>
      </w:r>
      <w:r w:rsidR="0033544D" w:rsidRPr="00742779">
        <w:t>We had a rule. He broke it.</w:t>
      </w:r>
      <w:r w:rsidR="009F60D1" w:rsidRPr="00742779">
        <w:t>”</w:t>
      </w:r>
    </w:p>
    <w:p w14:paraId="2128F13C" w14:textId="77777777" w:rsidR="0033544D" w:rsidRPr="00742779" w:rsidRDefault="00742779" w:rsidP="000E54B1">
      <w:del w:id="85" w:author="Seth Oranburg" w:date="2026-03-07T09:50:00Z" w16du:dateUtc="2026-03-07T14:50:00Z">
        <w:r w:rsidRPr="00742779">
          <w:rPr>
            <w:rFonts w:ascii="ZWAdobeF" w:hAnsi="ZWAdobeF" w:cs="ZWAdobeF"/>
            <w:sz w:val="2"/>
            <w:szCs w:val="2"/>
          </w:rPr>
          <w:delText>144B</w:delText>
        </w:r>
        <w:r w:rsidR="0033544D" w:rsidRPr="00742779">
          <w:delText>Her</w:delText>
        </w:r>
      </w:del>
      <w:ins w:id="86" w:author="Seth Oranburg" w:date="2026-03-07T09:50:00Z" w16du:dateUtc="2026-03-07T14:50:00Z">
        <w:r w:rsidR="0033544D" w:rsidRPr="00742779">
          <w:t>Her</w:t>
        </w:r>
      </w:ins>
      <w:r w:rsidR="0033544D" w:rsidRPr="00742779">
        <w:t xml:space="preserve"> lawyer shrugs. </w:t>
      </w:r>
      <w:r w:rsidR="009F60D1" w:rsidRPr="00742779">
        <w:t>“</w:t>
      </w:r>
      <w:r w:rsidR="0033544D" w:rsidRPr="00742779">
        <w:t>You had a rule between yourselves. The lumber company wasn</w:t>
      </w:r>
      <w:r w:rsidR="009F60D1" w:rsidRPr="00742779">
        <w:t>’</w:t>
      </w:r>
      <w:r w:rsidR="0033544D" w:rsidRPr="00742779">
        <w:t>t a party to it.</w:t>
      </w:r>
      <w:r w:rsidR="009F60D1" w:rsidRPr="00742779">
        <w:t>”</w:t>
      </w:r>
    </w:p>
    <w:p w14:paraId="3ABB3CB3" w14:textId="77777777" w:rsidR="0033544D" w:rsidRPr="00742779" w:rsidRDefault="00742779" w:rsidP="000E54B1">
      <w:del w:id="87" w:author="Seth Oranburg" w:date="2026-03-07T09:50:00Z" w16du:dateUtc="2026-03-07T14:50:00Z">
        <w:r w:rsidRPr="00742779">
          <w:rPr>
            <w:rFonts w:ascii="ZWAdobeF" w:hAnsi="ZWAdobeF" w:cs="ZWAdobeF"/>
            <w:sz w:val="2"/>
            <w:szCs w:val="2"/>
          </w:rPr>
          <w:delText>145B</w:delText>
        </w:r>
        <w:r w:rsidR="0033544D" w:rsidRPr="00742779">
          <w:delText>This</w:delText>
        </w:r>
      </w:del>
      <w:ins w:id="88" w:author="Seth Oranburg" w:date="2026-03-07T09:50:00Z" w16du:dateUtc="2026-03-07T14:50:00Z">
        <w:r w:rsidR="0033544D" w:rsidRPr="00742779">
          <w:t>This</w:t>
        </w:r>
      </w:ins>
      <w:r w:rsidR="0033544D" w:rsidRPr="00742779">
        <w:t xml:space="preserve"> is the first wall contract hits when cooperation scales. Contracts bind the people who sign them, but business involves a web of relationships with outsiders: suppliers, customers, landlords, lenders, employees. Those outsiders did not sign the founders</w:t>
      </w:r>
      <w:r w:rsidR="009F60D1" w:rsidRPr="00742779">
        <w:t>’</w:t>
      </w:r>
      <w:r w:rsidR="0033544D" w:rsidRPr="00742779">
        <w:t xml:space="preserve"> contract. They cannot be bound by its terms, and no one can expect them to audit private governance documents before every transaction.</w:t>
      </w:r>
    </w:p>
    <w:p w14:paraId="3C1477D1" w14:textId="77777777" w:rsidR="0033544D" w:rsidRPr="00742779" w:rsidRDefault="00742779" w:rsidP="000E54B1">
      <w:pPr>
        <w:pPrChange w:id="89" w:author="Seth Oranburg" w:date="2026-03-07T09:50:00Z" w16du:dateUtc="2026-03-07T14:50:00Z">
          <w:pPr>
            <w:pStyle w:val="NormalWeb"/>
          </w:pPr>
        </w:pPrChange>
      </w:pPr>
      <w:del w:id="90" w:author="Seth Oranburg" w:date="2026-03-07T09:50:00Z" w16du:dateUtc="2026-03-07T14:50:00Z">
        <w:r w:rsidRPr="00742779">
          <w:rPr>
            <w:rFonts w:ascii="ZWAdobeF" w:hAnsi="ZWAdobeF" w:cs="ZWAdobeF"/>
            <w:sz w:val="2"/>
            <w:szCs w:val="2"/>
          </w:rPr>
          <w:delText>146B</w:delText>
        </w:r>
        <w:r w:rsidR="0033544D" w:rsidRPr="00742779">
          <w:delText>Business</w:delText>
        </w:r>
      </w:del>
      <w:ins w:id="91" w:author="Seth Oranburg" w:date="2026-03-07T09:50:00Z" w16du:dateUtc="2026-03-07T14:50:00Z">
        <w:r w:rsidR="0033544D" w:rsidRPr="00742779">
          <w:t>Business</w:t>
        </w:r>
      </w:ins>
      <w:r w:rsidR="0033544D" w:rsidRPr="00742779">
        <w:t xml:space="preserve"> law responds with rules of </w:t>
      </w:r>
      <w:r w:rsidR="0033544D" w:rsidRPr="00742779">
        <w:rPr>
          <w:rStyle w:val="Strong"/>
        </w:rPr>
        <w:t>attribution</w:t>
      </w:r>
      <w:r w:rsidR="0033544D" w:rsidRPr="00742779">
        <w:t xml:space="preserve">. A </w:t>
      </w:r>
      <w:r w:rsidR="0033544D" w:rsidRPr="00742779">
        <w:rPr>
          <w:rStyle w:val="Strong"/>
        </w:rPr>
        <w:t>principal</w:t>
      </w:r>
      <w:r w:rsidR="0033544D" w:rsidRPr="00742779">
        <w:t xml:space="preserve"> is the person or entity on whose behalf another acts. When a principal creates the appearance that an </w:t>
      </w:r>
      <w:r w:rsidR="0033544D" w:rsidRPr="00742779">
        <w:rPr>
          <w:rStyle w:val="Strong"/>
        </w:rPr>
        <w:t>agent</w:t>
      </w:r>
      <w:r w:rsidR="0033544D" w:rsidRPr="00742779">
        <w:t xml:space="preserve"> has authority, and a third party reasonably relies on that appearance, the principal may be bound even if the agent lacked actual authority.</w:t>
      </w:r>
      <w:r w:rsidR="0033544D">
        <w:fldChar w:fldCharType="begin"/>
      </w:r>
      <w:r w:rsidR="0033544D">
        <w:instrText>HYPERLINK \l "fn2-11647" \o "Jump to citation"</w:instrText>
      </w:r>
      <w:r w:rsidR="0033544D">
        <w:fldChar w:fldCharType="separate"/>
      </w:r>
      <w:r w:rsidR="0033544D" w:rsidRPr="00742779">
        <w:rPr>
          <w:rStyle w:val="Hyperlink"/>
          <w:color w:val="auto"/>
          <w:u w:val="none"/>
        </w:rPr>
        <w:t>[2</w:t>
      </w:r>
      <w:r w:rsidR="00F062F5" w:rsidRPr="00742779">
        <w:rPr>
          <w:rStyle w:val="Hyperlink"/>
          <w:color w:val="auto"/>
          <w:u w:val="none"/>
        </w:rPr>
        <w:t>]</w:t>
      </w:r>
      <w:r w:rsidR="0033544D">
        <w:fldChar w:fldCharType="end"/>
      </w:r>
      <w:r w:rsidR="0033544D" w:rsidRPr="00742779">
        <w:t xml:space="preserve"> The doctrine protects third parties who rely on publicly observable signals, shifts the burden to the party best positioned to prevent confusion, and keeps commerce moving without requiring everyone to become a detective before every transaction.</w:t>
      </w:r>
    </w:p>
    <w:p w14:paraId="78457021" w14:textId="77777777" w:rsidR="0033544D" w:rsidRPr="00742779" w:rsidRDefault="0033544D" w:rsidP="000E54B1">
      <w:pPr>
        <w:pStyle w:val="Heading3"/>
        <w:rPr>
          <w:rFonts w:eastAsia="Times New Roman"/>
        </w:rPr>
      </w:pPr>
      <w:r w:rsidRPr="00742779">
        <w:rPr>
          <w:rFonts w:eastAsia="Times New Roman"/>
        </w:rPr>
        <w:lastRenderedPageBreak/>
        <w:t>The Future Problem</w:t>
      </w:r>
    </w:p>
    <w:p w14:paraId="1AEB8EB6" w14:textId="77777777" w:rsidR="0033544D" w:rsidRPr="00742779" w:rsidRDefault="00742779" w:rsidP="000E54B1">
      <w:del w:id="92" w:author="Seth Oranburg" w:date="2026-03-07T09:50:00Z" w16du:dateUtc="2026-03-07T14:50:00Z">
        <w:r w:rsidRPr="00742779">
          <w:rPr>
            <w:rFonts w:ascii="ZWAdobeF" w:hAnsi="ZWAdobeF" w:cs="ZWAdobeF"/>
            <w:sz w:val="2"/>
            <w:szCs w:val="2"/>
          </w:rPr>
          <w:delText>147B</w:delText>
        </w:r>
        <w:r w:rsidR="0033544D" w:rsidRPr="00742779">
          <w:delText>Suppose</w:delText>
        </w:r>
      </w:del>
      <w:ins w:id="93" w:author="Seth Oranburg" w:date="2026-03-07T09:50:00Z" w16du:dateUtc="2026-03-07T14:50:00Z">
        <w:r w:rsidR="0033544D" w:rsidRPr="00742779">
          <w:t>Suppose</w:t>
        </w:r>
      </w:ins>
      <w:r w:rsidR="0033544D" w:rsidRPr="00742779">
        <w:t xml:space="preserve"> Zeeva and Sammy manage the authority problem by registering as a partnership, filing statements specifying who can bind the firm, and establishing clear protocols. Three years pass. The business grows. They hire project managers, lease an office, acquire trucks and equipment. Then Sammy starts talking to a commercial developer about a larger project that would require taking on debt and hiring people Zeeva does not know.</w:t>
      </w:r>
    </w:p>
    <w:p w14:paraId="59CEA52C" w14:textId="77777777" w:rsidR="0033544D" w:rsidRPr="00742779" w:rsidRDefault="00742779" w:rsidP="000E54B1">
      <w:del w:id="94" w:author="Seth Oranburg" w:date="2026-03-07T09:50:00Z" w16du:dateUtc="2026-03-07T14:50:00Z">
        <w:r w:rsidRPr="00742779">
          <w:rPr>
            <w:rFonts w:ascii="ZWAdobeF" w:hAnsi="ZWAdobeF" w:cs="ZWAdobeF"/>
            <w:sz w:val="2"/>
            <w:szCs w:val="2"/>
          </w:rPr>
          <w:delText>148B</w:delText>
        </w:r>
        <w:r w:rsidR="0033544D" w:rsidRPr="00742779">
          <w:delText>Zeeva</w:delText>
        </w:r>
      </w:del>
      <w:ins w:id="95" w:author="Seth Oranburg" w:date="2026-03-07T09:50:00Z" w16du:dateUtc="2026-03-07T14:50:00Z">
        <w:r w:rsidR="0033544D" w:rsidRPr="00742779">
          <w:t>Zeeva</w:t>
        </w:r>
      </w:ins>
      <w:r w:rsidR="0033544D" w:rsidRPr="00742779">
        <w:t xml:space="preserve"> wants to stay focused on high-end residential work, where margins are good and risks are manageable. Sammy wants to expand. Neither is obviously right. They are making judgment calls about an uncertain future.</w:t>
      </w:r>
    </w:p>
    <w:p w14:paraId="67A366A5" w14:textId="77777777" w:rsidR="0033544D" w:rsidRPr="00742779" w:rsidRDefault="00742779" w:rsidP="000E54B1">
      <w:del w:id="96" w:author="Seth Oranburg" w:date="2026-03-07T09:50:00Z" w16du:dateUtc="2026-03-07T14:50:00Z">
        <w:r w:rsidRPr="00742779">
          <w:rPr>
            <w:rFonts w:ascii="ZWAdobeF" w:hAnsi="ZWAdobeF" w:cs="ZWAdobeF"/>
            <w:sz w:val="2"/>
            <w:szCs w:val="2"/>
          </w:rPr>
          <w:delText>149B</w:delText>
        </w:r>
        <w:r w:rsidR="0033544D" w:rsidRPr="00742779">
          <w:delText>Here</w:delText>
        </w:r>
      </w:del>
      <w:ins w:id="97" w:author="Seth Oranburg" w:date="2026-03-07T09:50:00Z" w16du:dateUtc="2026-03-07T14:50:00Z">
        <w:r w:rsidR="0033544D" w:rsidRPr="00742779">
          <w:t>Here</w:t>
        </w:r>
      </w:ins>
      <w:r w:rsidR="0033544D" w:rsidRPr="00742779">
        <w:t xml:space="preserve"> is the problem: they are stuck. As partners, they share control. Neither can force the other. If Sammy commits to the commercial project without Zeeva</w:t>
      </w:r>
      <w:r w:rsidR="009F60D1" w:rsidRPr="00742779">
        <w:t>’</w:t>
      </w:r>
      <w:r w:rsidR="0033544D" w:rsidRPr="00742779">
        <w:t>s agreement, he violates their partnership duties. If Zeeva blocks any expansion, she may prevent value creation. But there is no neutral decision-maker to break the tie.</w:t>
      </w:r>
    </w:p>
    <w:p w14:paraId="02A5A3BC" w14:textId="77777777" w:rsidR="0033544D" w:rsidRPr="00742779" w:rsidRDefault="00742779" w:rsidP="000E54B1">
      <w:del w:id="98" w:author="Seth Oranburg" w:date="2026-03-07T09:50:00Z" w16du:dateUtc="2026-03-07T14:50:00Z">
        <w:r w:rsidRPr="00742779">
          <w:rPr>
            <w:rFonts w:ascii="ZWAdobeF" w:hAnsi="ZWAdobeF" w:cs="ZWAdobeF"/>
            <w:sz w:val="2"/>
            <w:szCs w:val="2"/>
          </w:rPr>
          <w:delText>150B</w:delText>
        </w:r>
        <w:r w:rsidR="0033544D" w:rsidRPr="00742779">
          <w:delText>This</w:delText>
        </w:r>
      </w:del>
      <w:ins w:id="99" w:author="Seth Oranburg" w:date="2026-03-07T09:50:00Z" w16du:dateUtc="2026-03-07T14:50:00Z">
        <w:r w:rsidR="0033544D" w:rsidRPr="00742779">
          <w:t>This</w:t>
        </w:r>
      </w:ins>
      <w:r w:rsidR="0033544D" w:rsidRPr="00742779">
        <w:t xml:space="preserve"> is the second wall. No contract drafted in Year One can resolve disputes about uncertain opportunities in Year Three. The future is genuinely uncertain. Economists distinguish between calculable risk—outcomes where you can list the possibilities and assign probabilities—and irreducible uncertainty, where you cannot even enumerate what might happen. You can write contracts that allocate known risks, but you cannot write contracts that resolve disputes about opportunities that do not yet exist.</w:t>
      </w:r>
    </w:p>
    <w:p w14:paraId="278703F8" w14:textId="77777777" w:rsidR="0033544D" w:rsidRPr="00742779" w:rsidRDefault="00742779" w:rsidP="000E54B1">
      <w:del w:id="100" w:author="Seth Oranburg" w:date="2026-03-07T09:50:00Z" w16du:dateUtc="2026-03-07T14:50:00Z">
        <w:r w:rsidRPr="00742779">
          <w:rPr>
            <w:rFonts w:ascii="ZWAdobeF" w:hAnsi="ZWAdobeF" w:cs="ZWAdobeF"/>
            <w:sz w:val="2"/>
            <w:szCs w:val="2"/>
          </w:rPr>
          <w:delText>151B</w:delText>
        </w:r>
        <w:r w:rsidR="0033544D" w:rsidRPr="00742779">
          <w:delText>The</w:delText>
        </w:r>
      </w:del>
      <w:ins w:id="101" w:author="Seth Oranburg" w:date="2026-03-07T09:50:00Z" w16du:dateUtc="2026-03-07T14:50:00Z">
        <w:r w:rsidR="0033544D" w:rsidRPr="00742779">
          <w:t>The</w:t>
        </w:r>
      </w:ins>
      <w:r w:rsidR="0033544D" w:rsidRPr="00742779">
        <w:t xml:space="preserve"> dynamic that trapped Meinhard was predictable in this sense. Salmon had information Meinhard did not have and made judgment calls that could not be specified in advance. Meinhard had to trust Salmon</w:t>
      </w:r>
      <w:r w:rsidR="009F60D1" w:rsidRPr="00742779">
        <w:t>’</w:t>
      </w:r>
      <w:r w:rsidR="0033544D" w:rsidRPr="00742779">
        <w:t>s knowledge about the property, the landlord, and the market. That delegation was necessary for the venture to work, but it was also dangerous. Salmon</w:t>
      </w:r>
      <w:r w:rsidR="009F60D1" w:rsidRPr="00742779">
        <w:t>’</w:t>
      </w:r>
      <w:r w:rsidR="0033544D" w:rsidRPr="00742779">
        <w:t>s discretion created the opening for him to take the new opportunity without sharing it.</w:t>
      </w:r>
    </w:p>
    <w:p w14:paraId="01AFFC12" w14:textId="77777777" w:rsidR="0033544D" w:rsidRPr="00742779" w:rsidRDefault="00742779" w:rsidP="000E54B1">
      <w:pPr>
        <w:pPrChange w:id="102" w:author="Seth Oranburg" w:date="2026-03-07T09:50:00Z" w16du:dateUtc="2026-03-07T14:50:00Z">
          <w:pPr>
            <w:pStyle w:val="NormalWeb"/>
          </w:pPr>
        </w:pPrChange>
      </w:pPr>
      <w:del w:id="103" w:author="Seth Oranburg" w:date="2026-03-07T09:50:00Z" w16du:dateUtc="2026-03-07T14:50:00Z">
        <w:r w:rsidRPr="00742779">
          <w:rPr>
            <w:rFonts w:ascii="ZWAdobeF" w:hAnsi="ZWAdobeF" w:cs="ZWAdobeF"/>
            <w:sz w:val="2"/>
            <w:szCs w:val="2"/>
          </w:rPr>
          <w:delText>152B</w:delText>
        </w:r>
        <w:r w:rsidR="0033544D" w:rsidRPr="00742779">
          <w:delText>Business</w:delText>
        </w:r>
      </w:del>
      <w:ins w:id="104" w:author="Seth Oranburg" w:date="2026-03-07T09:50:00Z" w16du:dateUtc="2026-03-07T14:50:00Z">
        <w:r w:rsidR="0033544D" w:rsidRPr="00742779">
          <w:t>Business</w:t>
        </w:r>
      </w:ins>
      <w:r w:rsidR="0033544D" w:rsidRPr="00742779">
        <w:t xml:space="preserve"> law responds with </w:t>
      </w:r>
      <w:r w:rsidR="0033544D" w:rsidRPr="00742779">
        <w:rPr>
          <w:rStyle w:val="Strong"/>
        </w:rPr>
        <w:t>default governance rules</w:t>
      </w:r>
      <w:r w:rsidR="0033544D" w:rsidRPr="00742779">
        <w:t xml:space="preserve"> and </w:t>
      </w:r>
      <w:r w:rsidR="0033544D" w:rsidRPr="00742779">
        <w:rPr>
          <w:rStyle w:val="Strong"/>
        </w:rPr>
        <w:t>fiduciary duties</w:t>
      </w:r>
      <w:r w:rsidR="0033544D" w:rsidRPr="00742779">
        <w:t>. Partnership law imposes a duty of loyalty that prohibits partners from taking partnership opportunities without consent.</w:t>
      </w:r>
      <w:r w:rsidR="0033544D">
        <w:fldChar w:fldCharType="begin"/>
      </w:r>
      <w:r w:rsidR="0033544D">
        <w:instrText>HYPERLINK \l "fn3-11647" \o "Jump to citation"</w:instrText>
      </w:r>
      <w:r w:rsidR="0033544D">
        <w:fldChar w:fldCharType="separate"/>
      </w:r>
      <w:r w:rsidR="0033544D" w:rsidRPr="00742779">
        <w:rPr>
          <w:rStyle w:val="Hyperlink"/>
          <w:color w:val="auto"/>
          <w:u w:val="none"/>
        </w:rPr>
        <w:t>[3</w:t>
      </w:r>
      <w:r w:rsidR="00FA601A" w:rsidRPr="00742779">
        <w:rPr>
          <w:rStyle w:val="Hyperlink"/>
          <w:color w:val="auto"/>
          <w:u w:val="none"/>
        </w:rPr>
        <w:t>]</w:t>
      </w:r>
      <w:r w:rsidR="0033544D" w:rsidRPr="00742779">
        <w:rPr>
          <w:rStyle w:val="citekey"/>
          <w:vanish/>
        </w:rPr>
        <w:t>(b)</w:t>
      </w:r>
      <w:r w:rsidR="0033544D">
        <w:fldChar w:fldCharType="end"/>
      </w:r>
      <w:r w:rsidR="0033544D" w:rsidRPr="00742779">
        <w:t xml:space="preserve"> Corporate law concentrates control in a board but subjects directors to fiduciary duties and shareholder oversight.</w:t>
      </w:r>
      <w:r w:rsidR="0033544D">
        <w:fldChar w:fldCharType="begin"/>
      </w:r>
      <w:r w:rsidR="0033544D">
        <w:instrText>HYPERLINK \l "fn4-11647" \o "Jump to citation"</w:instrText>
      </w:r>
      <w:r w:rsidR="0033544D">
        <w:fldChar w:fldCharType="separate"/>
      </w:r>
      <w:r w:rsidR="0033544D" w:rsidRPr="00742779">
        <w:rPr>
          <w:rStyle w:val="Hyperlink"/>
          <w:color w:val="auto"/>
          <w:u w:val="none"/>
        </w:rPr>
        <w:t>[4</w:t>
      </w:r>
      <w:r w:rsidR="00FA601A" w:rsidRPr="00742779">
        <w:rPr>
          <w:rStyle w:val="Hyperlink"/>
          <w:color w:val="auto"/>
          <w:u w:val="none"/>
        </w:rPr>
        <w:t>]</w:t>
      </w:r>
      <w:r w:rsidR="0033544D">
        <w:fldChar w:fldCharType="end"/>
      </w:r>
      <w:r w:rsidR="0033544D" w:rsidRPr="00742779">
        <w:t xml:space="preserve"> These rules constrain how decision-makers can use discretion, reduce the risk that it will be abused, and supply remedies when abuse occurs.</w:t>
      </w:r>
    </w:p>
    <w:p w14:paraId="5765E0C8" w14:textId="77777777" w:rsidR="0033544D" w:rsidRPr="00742779" w:rsidRDefault="0033544D" w:rsidP="000E54B1">
      <w:pPr>
        <w:pStyle w:val="Heading3"/>
        <w:rPr>
          <w:rFonts w:eastAsia="Times New Roman"/>
        </w:rPr>
      </w:pPr>
      <w:r w:rsidRPr="00742779">
        <w:rPr>
          <w:rFonts w:eastAsia="Times New Roman"/>
        </w:rPr>
        <w:lastRenderedPageBreak/>
        <w:t>The Proof Problem</w:t>
      </w:r>
    </w:p>
    <w:p w14:paraId="7A6D32DE" w14:textId="77777777" w:rsidR="0033544D" w:rsidRPr="00742779" w:rsidRDefault="00742779" w:rsidP="000E54B1">
      <w:del w:id="105" w:author="Seth Oranburg" w:date="2026-03-07T09:50:00Z" w16du:dateUtc="2026-03-07T14:50:00Z">
        <w:r w:rsidRPr="00742779">
          <w:rPr>
            <w:rFonts w:ascii="ZWAdobeF" w:hAnsi="ZWAdobeF" w:cs="ZWAdobeF"/>
            <w:sz w:val="2"/>
            <w:szCs w:val="2"/>
          </w:rPr>
          <w:delText>153B</w:delText>
        </w:r>
        <w:r w:rsidR="0033544D" w:rsidRPr="00742779">
          <w:delText>Suppose</w:delText>
        </w:r>
      </w:del>
      <w:ins w:id="106" w:author="Seth Oranburg" w:date="2026-03-07T09:50:00Z" w16du:dateUtc="2026-03-07T14:50:00Z">
        <w:r w:rsidR="0033544D" w:rsidRPr="00742779">
          <w:t>Suppose</w:t>
        </w:r>
      </w:ins>
      <w:r w:rsidR="0033544D" w:rsidRPr="00742779">
        <w:t xml:space="preserve"> Zeeva suspects Sammy is taking partnership opportunities for himself. She cannot prove it. Sammy controls the client relationships and knows which leads are promising. If he steers opportunities to a side business, Zeeva may never learn about it.</w:t>
      </w:r>
    </w:p>
    <w:p w14:paraId="4A457A2A" w14:textId="77777777" w:rsidR="0033544D" w:rsidRPr="00742779" w:rsidRDefault="00742779" w:rsidP="000E54B1">
      <w:del w:id="107" w:author="Seth Oranburg" w:date="2026-03-07T09:50:00Z" w16du:dateUtc="2026-03-07T14:50:00Z">
        <w:r w:rsidRPr="00742779">
          <w:rPr>
            <w:rFonts w:ascii="ZWAdobeF" w:hAnsi="ZWAdobeF" w:cs="ZWAdobeF"/>
            <w:sz w:val="2"/>
            <w:szCs w:val="2"/>
          </w:rPr>
          <w:delText>154B</w:delText>
        </w:r>
        <w:r w:rsidR="0033544D" w:rsidRPr="00742779">
          <w:delText>Even</w:delText>
        </w:r>
      </w:del>
      <w:ins w:id="108" w:author="Seth Oranburg" w:date="2026-03-07T09:50:00Z" w16du:dateUtc="2026-03-07T14:50:00Z">
        <w:r w:rsidR="0033544D" w:rsidRPr="00742779">
          <w:t>Even</w:t>
        </w:r>
      </w:ins>
      <w:r w:rsidR="0033544D" w:rsidRPr="00742779">
        <w:t xml:space="preserve"> if she suspects something, proving it is expensive. She would need forensic accountants to examine Sammy</w:t>
      </w:r>
      <w:r w:rsidR="009F60D1" w:rsidRPr="00742779">
        <w:t>’</w:t>
      </w:r>
      <w:r w:rsidR="0033544D" w:rsidRPr="00742779">
        <w:t>s records, lawyers to conduct discovery, and time to piece together communications Sammy controls. If she wins, she might recover damages—but can she collect? What if Sammy has transferred assets or his other creditors are ahead of her in line?</w:t>
      </w:r>
    </w:p>
    <w:p w14:paraId="666C7F56" w14:textId="77777777" w:rsidR="0033544D" w:rsidRPr="00742779" w:rsidRDefault="00742779" w:rsidP="000E54B1">
      <w:del w:id="109" w:author="Seth Oranburg" w:date="2026-03-07T09:50:00Z" w16du:dateUtc="2026-03-07T14:50:00Z">
        <w:r w:rsidRPr="00742779">
          <w:rPr>
            <w:rFonts w:ascii="ZWAdobeF" w:hAnsi="ZWAdobeF" w:cs="ZWAdobeF"/>
            <w:sz w:val="2"/>
            <w:szCs w:val="2"/>
          </w:rPr>
          <w:delText>155B</w:delText>
        </w:r>
        <w:r w:rsidR="0033544D" w:rsidRPr="00742779">
          <w:delText>This</w:delText>
        </w:r>
      </w:del>
      <w:ins w:id="110" w:author="Seth Oranburg" w:date="2026-03-07T09:50:00Z" w16du:dateUtc="2026-03-07T14:50:00Z">
        <w:r w:rsidR="0033544D" w:rsidRPr="00742779">
          <w:t>This</w:t>
        </w:r>
      </w:ins>
      <w:r w:rsidR="0033544D" w:rsidRPr="00742779">
        <w:t xml:space="preserve"> is the third wall. The costs of detecting wrongdoing, proving breach, and collecting judgments often exceed the value at stake. A duty that cannot be enforced is not worth much.</w:t>
      </w:r>
    </w:p>
    <w:p w14:paraId="6B5DFD87" w14:textId="77777777" w:rsidR="0033544D" w:rsidRPr="00742779" w:rsidRDefault="00742779" w:rsidP="000E54B1">
      <w:pPr>
        <w:pPrChange w:id="111" w:author="Seth Oranburg" w:date="2026-03-07T09:50:00Z" w16du:dateUtc="2026-03-07T14:50:00Z">
          <w:pPr>
            <w:pStyle w:val="NormalWeb"/>
          </w:pPr>
        </w:pPrChange>
      </w:pPr>
      <w:del w:id="112" w:author="Seth Oranburg" w:date="2026-03-07T09:50:00Z" w16du:dateUtc="2026-03-07T14:50:00Z">
        <w:r w:rsidRPr="00742779">
          <w:rPr>
            <w:rFonts w:ascii="ZWAdobeF" w:hAnsi="ZWAdobeF" w:cs="ZWAdobeF"/>
            <w:sz w:val="2"/>
            <w:szCs w:val="2"/>
          </w:rPr>
          <w:delText>156B</w:delText>
        </w:r>
        <w:r w:rsidR="0033544D" w:rsidRPr="00742779">
          <w:delText>Business</w:delText>
        </w:r>
      </w:del>
      <w:ins w:id="113" w:author="Seth Oranburg" w:date="2026-03-07T09:50:00Z" w16du:dateUtc="2026-03-07T14:50:00Z">
        <w:r w:rsidR="0033544D" w:rsidRPr="00742779">
          <w:t>Business</w:t>
        </w:r>
      </w:ins>
      <w:r w:rsidR="0033544D" w:rsidRPr="00742779">
        <w:t xml:space="preserve"> law responds with tools that reduce enforcement costs. Courts apply </w:t>
      </w:r>
      <w:r w:rsidR="0033544D" w:rsidRPr="00742779">
        <w:rPr>
          <w:rStyle w:val="Strong"/>
        </w:rPr>
        <w:t>burden-shifting</w:t>
      </w:r>
      <w:r w:rsidR="0033544D" w:rsidRPr="00742779">
        <w:t>: when a fiduciary—a person who holds power over another</w:t>
      </w:r>
      <w:r w:rsidR="009F60D1" w:rsidRPr="00742779">
        <w:t>’</w:t>
      </w:r>
      <w:r w:rsidR="0033544D" w:rsidRPr="00742779">
        <w:t>s interests and must act for their benefit—engages in self-dealing, the burden shifts to the fiduciary to prove the transaction was fair.</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Business organizations must maintain records that create evidence trails. Shareholders have statutory inspection rights that allow investigation before committing to expensive litigation.</w:t>
      </w:r>
      <w:r w:rsidR="0033544D">
        <w:fldChar w:fldCharType="begin"/>
      </w:r>
      <w:r w:rsidR="0033544D">
        <w:instrText>HYPERLINK \l "fn6-11647" \o "Jump to citation"</w:instrText>
      </w:r>
      <w:r w:rsidR="0033544D">
        <w:fldChar w:fldCharType="separate"/>
      </w:r>
      <w:r w:rsidR="0033544D" w:rsidRPr="00742779">
        <w:rPr>
          <w:rStyle w:val="Hyperlink"/>
          <w:color w:val="auto"/>
          <w:u w:val="none"/>
        </w:rPr>
        <w:t>[6</w:t>
      </w:r>
      <w:r w:rsidR="00FA601A" w:rsidRPr="00742779">
        <w:rPr>
          <w:rStyle w:val="Hyperlink"/>
          <w:color w:val="auto"/>
          <w:u w:val="none"/>
        </w:rPr>
        <w:t>]</w:t>
      </w:r>
      <w:r w:rsidR="0033544D">
        <w:fldChar w:fldCharType="end"/>
      </w:r>
      <w:r w:rsidR="0033544D" w:rsidRPr="00742779">
        <w:t xml:space="preserve"> Partners have parallel information rights under partnership law.</w:t>
      </w:r>
      <w:r w:rsidR="0033544D">
        <w:fldChar w:fldCharType="begin"/>
      </w:r>
      <w:r w:rsidR="0033544D">
        <w:instrText>HYPERLINK \l "fn7-11647" \o "Jump to citation"</w:instrText>
      </w:r>
      <w:r w:rsidR="0033544D">
        <w:fldChar w:fldCharType="separate"/>
      </w:r>
      <w:r w:rsidR="0033544D" w:rsidRPr="00742779">
        <w:rPr>
          <w:rStyle w:val="Hyperlink"/>
          <w:color w:val="auto"/>
          <w:u w:val="none"/>
        </w:rPr>
        <w:t>[7</w:t>
      </w:r>
      <w:r w:rsidR="00FA601A" w:rsidRPr="00742779">
        <w:rPr>
          <w:rStyle w:val="Hyperlink"/>
          <w:color w:val="auto"/>
          <w:u w:val="none"/>
        </w:rPr>
        <w:t>]</w:t>
      </w:r>
      <w:r w:rsidR="0033544D" w:rsidRPr="00742779">
        <w:rPr>
          <w:rStyle w:val="citekey"/>
          <w:vanish/>
        </w:rPr>
        <w:t>(a)</w:t>
      </w:r>
      <w:r w:rsidR="0033544D">
        <w:fldChar w:fldCharType="end"/>
      </w:r>
      <w:r w:rsidR="0033544D" w:rsidRPr="00742779">
        <w:t xml:space="preserve"> Remedies like </w:t>
      </w:r>
      <w:r w:rsidR="0033544D" w:rsidRPr="00742779">
        <w:rPr>
          <w:rStyle w:val="Strong"/>
        </w:rPr>
        <w:t>disgorgement</w:t>
      </w:r>
      <w:r w:rsidR="0033544D" w:rsidRPr="00742779">
        <w:t xml:space="preserve"> strip gains from wrongdoers even when plaintiffs cannot prove precise damages.</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p>
    <w:p w14:paraId="0FD4047B" w14:textId="77777777" w:rsidR="0033544D" w:rsidRPr="00742779" w:rsidRDefault="00742779" w:rsidP="000E54B1">
      <w:del w:id="114" w:author="Seth Oranburg" w:date="2026-03-07T09:50:00Z" w16du:dateUtc="2026-03-07T14:50:00Z">
        <w:r w:rsidRPr="00742779">
          <w:rPr>
            <w:rFonts w:ascii="ZWAdobeF" w:hAnsi="ZWAdobeF" w:cs="ZWAdobeF"/>
            <w:sz w:val="2"/>
            <w:szCs w:val="2"/>
          </w:rPr>
          <w:delText>157B</w:delText>
        </w:r>
        <w:r w:rsidR="0033544D" w:rsidRPr="00742779">
          <w:delText>These</w:delText>
        </w:r>
      </w:del>
      <w:ins w:id="115" w:author="Seth Oranburg" w:date="2026-03-07T09:50:00Z" w16du:dateUtc="2026-03-07T14:50:00Z">
        <w:r w:rsidR="0033544D" w:rsidRPr="00742779">
          <w:t>These</w:t>
        </w:r>
      </w:ins>
      <w:r w:rsidR="0033544D" w:rsidRPr="00742779">
        <w:t xml:space="preserve"> three walls mark the boundaries where purely contractual solutions become unreliable. The stranger problem shows that contracts bind only signatories, not the wider world with whom businesses must deal. The future problem shows that contracts cannot anticipate every contingency, leaving gaps that law must fill. The proof problem shows that rights without affordable enforcement are empty promises. Business law exists because contract law does not supply adequate tools to manage these problems at scale.</w:t>
      </w:r>
    </w:p>
    <w:p w14:paraId="53BC8D77" w14:textId="77777777" w:rsidR="0033544D" w:rsidRPr="00742779" w:rsidRDefault="0033544D" w:rsidP="000E54B1">
      <w:pPr>
        <w:pStyle w:val="Heading2"/>
        <w:rPr>
          <w:rFonts w:eastAsia="Times New Roman"/>
        </w:rPr>
      </w:pPr>
      <w:r w:rsidRPr="00742779">
        <w:rPr>
          <w:rFonts w:eastAsia="Times New Roman"/>
        </w:rPr>
        <w:t>Economic Foundations</w:t>
      </w:r>
    </w:p>
    <w:p w14:paraId="038C0392" w14:textId="77777777" w:rsidR="0033544D" w:rsidRPr="00742779" w:rsidRDefault="00742779" w:rsidP="000E54B1">
      <w:del w:id="116" w:author="Seth Oranburg" w:date="2026-03-07T09:50:00Z" w16du:dateUtc="2026-03-07T14:50:00Z">
        <w:r w:rsidRPr="00742779">
          <w:rPr>
            <w:rFonts w:ascii="ZWAdobeF" w:hAnsi="ZWAdobeF" w:cs="ZWAdobeF"/>
            <w:sz w:val="2"/>
            <w:szCs w:val="2"/>
          </w:rPr>
          <w:delText>158B</w:delText>
        </w:r>
        <w:r w:rsidR="0033544D" w:rsidRPr="00742779">
          <w:delText>Understanding</w:delText>
        </w:r>
      </w:del>
      <w:ins w:id="117" w:author="Seth Oranburg" w:date="2026-03-07T09:50:00Z" w16du:dateUtc="2026-03-07T14:50:00Z">
        <w:r w:rsidR="0033544D" w:rsidRPr="00742779">
          <w:t>Understanding</w:t>
        </w:r>
      </w:ins>
      <w:r w:rsidR="0033544D" w:rsidRPr="00742779">
        <w:t xml:space="preserve"> why business law</w:t>
      </w:r>
      <w:r w:rsidR="009F60D1" w:rsidRPr="00742779">
        <w:t>’</w:t>
      </w:r>
      <w:r w:rsidR="0033544D" w:rsidRPr="00742779">
        <w:t xml:space="preserve">s solutions look the way they do requires examining the economic analysis that frames the field. This section introduces conceptual tools that will reappear throughout the book, each explaining a different aspect of why business organizations exist and what problems they create. These concepts matter because they help explain the </w:t>
      </w:r>
      <w:r w:rsidR="0033544D" w:rsidRPr="00742779">
        <w:lastRenderedPageBreak/>
        <w:t>recurring tensions in business law: when to defer to private ordering and when to impose mandatory rules, when to protect discretion and when to constrain it, when to enable enterprise and when to protect those who bear its costs.</w:t>
      </w:r>
    </w:p>
    <w:p w14:paraId="2D71BCC0" w14:textId="77777777" w:rsidR="0033544D" w:rsidRPr="00742779" w:rsidRDefault="0033544D" w:rsidP="000E54B1">
      <w:pPr>
        <w:pStyle w:val="Heading3"/>
        <w:rPr>
          <w:rFonts w:eastAsia="Times New Roman"/>
        </w:rPr>
      </w:pPr>
      <w:r w:rsidRPr="00742779">
        <w:rPr>
          <w:rFonts w:eastAsia="Times New Roman"/>
        </w:rPr>
        <w:t>Why Firms Exist</w:t>
      </w:r>
    </w:p>
    <w:p w14:paraId="7F62DAE0" w14:textId="77777777" w:rsidR="0033544D" w:rsidRPr="00742779" w:rsidRDefault="00742779" w:rsidP="000E54B1">
      <w:pPr>
        <w:pPrChange w:id="118" w:author="Seth Oranburg" w:date="2026-03-07T09:50:00Z" w16du:dateUtc="2026-03-07T14:50:00Z">
          <w:pPr>
            <w:pStyle w:val="NormalWeb"/>
          </w:pPr>
        </w:pPrChange>
      </w:pPr>
      <w:del w:id="119" w:author="Seth Oranburg" w:date="2026-03-07T09:50:00Z" w16du:dateUtc="2026-03-07T14:50:00Z">
        <w:r w:rsidRPr="00742779">
          <w:rPr>
            <w:rFonts w:ascii="ZWAdobeF" w:hAnsi="ZWAdobeF" w:cs="ZWAdobeF"/>
            <w:sz w:val="2"/>
            <w:szCs w:val="2"/>
          </w:rPr>
          <w:delText>159B</w:delText>
        </w:r>
        <w:r w:rsidR="0033544D" w:rsidRPr="00742779">
          <w:delText>In</w:delText>
        </w:r>
      </w:del>
      <w:ins w:id="120" w:author="Seth Oranburg" w:date="2026-03-07T09:50:00Z" w16du:dateUtc="2026-03-07T14:50:00Z">
        <w:r w:rsidR="0033544D" w:rsidRPr="00742779">
          <w:t>In</w:t>
        </w:r>
      </w:ins>
      <w:r w:rsidR="0033544D" w:rsidRPr="00742779">
        <w:t xml:space="preserve"> 1937, Ronald Coase asked a question that would eventually win him a Nobel Prize: if markets are so efficient at coordinating activity, why do firms exist at all?</w:t>
      </w:r>
      <w:r w:rsidR="0033544D">
        <w:fldChar w:fldCharType="begin"/>
      </w:r>
      <w:r w:rsidR="0033544D">
        <w:instrText>HYPERLINK \l "fn8-11647" \o "Jump to citation"</w:instrText>
      </w:r>
      <w:r w:rsidR="0033544D">
        <w:fldChar w:fldCharType="separate"/>
      </w:r>
      <w:r w:rsidR="0033544D" w:rsidRPr="00742779">
        <w:rPr>
          <w:rStyle w:val="Hyperlink"/>
          <w:color w:val="auto"/>
          <w:u w:val="none"/>
        </w:rPr>
        <w:t>[8</w:t>
      </w:r>
      <w:r w:rsidR="00FA601A" w:rsidRPr="00742779">
        <w:rPr>
          <w:rStyle w:val="Hyperlink"/>
          <w:color w:val="auto"/>
          <w:u w:val="none"/>
        </w:rPr>
        <w:t>]</w:t>
      </w:r>
      <w:r w:rsidR="0033544D">
        <w:fldChar w:fldCharType="end"/>
      </w:r>
      <w:r w:rsidR="0033544D" w:rsidRPr="00742779">
        <w:t xml:space="preserve"> Why not have every worker contract individually for every task? Why create boundaries around organized groups when, in theory, everyone could just contract with everyone else through market exchanges?</w:t>
      </w:r>
    </w:p>
    <w:p w14:paraId="0E73CE5F" w14:textId="77777777" w:rsidR="0033544D" w:rsidRPr="00742779" w:rsidRDefault="00742779" w:rsidP="000E54B1">
      <w:del w:id="121" w:author="Seth Oranburg" w:date="2026-03-07T09:50:00Z" w16du:dateUtc="2026-03-07T14:50:00Z">
        <w:r w:rsidRPr="00742779">
          <w:rPr>
            <w:rFonts w:ascii="ZWAdobeF" w:hAnsi="ZWAdobeF" w:cs="ZWAdobeF"/>
            <w:sz w:val="2"/>
            <w:szCs w:val="2"/>
          </w:rPr>
          <w:delText>160B</w:delText>
        </w:r>
        <w:r w:rsidR="0033544D" w:rsidRPr="00742779">
          <w:delText>The</w:delText>
        </w:r>
      </w:del>
      <w:ins w:id="122" w:author="Seth Oranburg" w:date="2026-03-07T09:50:00Z" w16du:dateUtc="2026-03-07T14:50:00Z">
        <w:r w:rsidR="0033544D" w:rsidRPr="00742779">
          <w:t>The</w:t>
        </w:r>
      </w:ins>
      <w:r w:rsidR="0033544D" w:rsidRPr="00742779">
        <w:t xml:space="preserve"> answer lies in understanding what a market actually does and what it costs to use one. A </w:t>
      </w:r>
      <w:r w:rsidR="0033544D" w:rsidRPr="00742779">
        <w:rPr>
          <w:rStyle w:val="Strong"/>
        </w:rPr>
        <w:t>market</w:t>
      </w:r>
      <w:r w:rsidR="0033544D" w:rsidRPr="00742779">
        <w:t xml:space="preserve"> is any institution that allows buyers and sellers to find each other, negotiate terms, and execute exchanges. Markets coordinate economic activity by matching people who want different things. If you need lumber and the lumber yard needs cash, the market facilitates the trade at an agreed price. Markets work through voluntary exchange: both parties participate because both expect to benefit.</w:t>
      </w:r>
    </w:p>
    <w:p w14:paraId="0BC0C3E5" w14:textId="77777777" w:rsidR="0033544D" w:rsidRPr="00742779" w:rsidRDefault="00742779" w:rsidP="000E54B1">
      <w:del w:id="123" w:author="Seth Oranburg" w:date="2026-03-07T09:50:00Z" w16du:dateUtc="2026-03-07T14:50:00Z">
        <w:r w:rsidRPr="00742779">
          <w:rPr>
            <w:rFonts w:ascii="ZWAdobeF" w:hAnsi="ZWAdobeF" w:cs="ZWAdobeF"/>
            <w:sz w:val="2"/>
            <w:szCs w:val="2"/>
          </w:rPr>
          <w:delText>161B</w:delText>
        </w:r>
        <w:r w:rsidR="0033544D" w:rsidRPr="00742779">
          <w:delText>But</w:delText>
        </w:r>
      </w:del>
      <w:ins w:id="124" w:author="Seth Oranburg" w:date="2026-03-07T09:50:00Z" w16du:dateUtc="2026-03-07T14:50:00Z">
        <w:r w:rsidR="0033544D" w:rsidRPr="00742779">
          <w:t>But</w:t>
        </w:r>
      </w:ins>
      <w:r w:rsidR="0033544D" w:rsidRPr="00742779">
        <w:t xml:space="preserve"> markets are not free to use. </w:t>
      </w:r>
      <w:r w:rsidR="0033544D" w:rsidRPr="00742779">
        <w:rPr>
          <w:rStyle w:val="Strong"/>
        </w:rPr>
        <w:t>Transaction costs</w:t>
      </w:r>
      <w:r w:rsidR="0033544D" w:rsidRPr="00742779">
        <w:t>—the expenses of finding parties, negotiating terms, monitoring performance, and enforcing agreements—can make market exchanges expensive. Coase</w:t>
      </w:r>
      <w:r w:rsidR="009F60D1" w:rsidRPr="00742779">
        <w:t>’</w:t>
      </w:r>
      <w:r w:rsidR="0033544D" w:rsidRPr="00742779">
        <w:t xml:space="preserve">s insight was that when these costs are high, bringing activity inside a </w:t>
      </w:r>
      <w:r w:rsidR="0033544D" w:rsidRPr="00742779">
        <w:rPr>
          <w:rStyle w:val="Strong"/>
        </w:rPr>
        <w:t>firm</w:t>
      </w:r>
      <w:r w:rsidR="0033544D" w:rsidRPr="00742779">
        <w:t xml:space="preserve"> becomes more efficient. The firm supplies a governance structure that makes coordination cheaper than the market could provide.</w:t>
      </w:r>
    </w:p>
    <w:p w14:paraId="7D27D033" w14:textId="77777777" w:rsidR="0033544D" w:rsidRPr="00742779" w:rsidRDefault="00742779" w:rsidP="000E54B1">
      <w:del w:id="125" w:author="Seth Oranburg" w:date="2026-03-07T09:50:00Z" w16du:dateUtc="2026-03-07T14:50:00Z">
        <w:r w:rsidRPr="00742779">
          <w:rPr>
            <w:rFonts w:ascii="ZWAdobeF" w:hAnsi="ZWAdobeF" w:cs="ZWAdobeF"/>
            <w:sz w:val="2"/>
            <w:szCs w:val="2"/>
          </w:rPr>
          <w:delText>162B</w:delText>
        </w:r>
        <w:r w:rsidR="0033544D" w:rsidRPr="00742779">
          <w:delText>Consider</w:delText>
        </w:r>
      </w:del>
      <w:ins w:id="126" w:author="Seth Oranburg" w:date="2026-03-07T09:50:00Z" w16du:dateUtc="2026-03-07T14:50:00Z">
        <w:r w:rsidR="0033544D" w:rsidRPr="00742779">
          <w:t>Consider</w:t>
        </w:r>
      </w:ins>
      <w:r w:rsidR="0033544D" w:rsidRPr="00742779">
        <w:t xml:space="preserve"> Zeeva</w:t>
      </w:r>
      <w:r w:rsidR="009F60D1" w:rsidRPr="00742779">
        <w:t>’</w:t>
      </w:r>
      <w:r w:rsidR="0033544D" w:rsidRPr="00742779">
        <w:t>s construction business. She could contract with every carpenter, electrician, and plumber for every job, negotiate a separate deal with every lumber supplier for every project, write detailed specifications for every task, and monitor compliance hour by hour. But that would be expensive. She would spend more time managing contracts than building houses. By hiring employees and forming relationships with repeat suppliers, she reduces those costs through negotiating once, establishing expectations, and relying on ongoing relationships rather than one-off transactions.</w:t>
      </w:r>
    </w:p>
    <w:p w14:paraId="7B6B3494" w14:textId="77777777" w:rsidR="0033544D" w:rsidRPr="00742779" w:rsidRDefault="00742779" w:rsidP="000E54B1">
      <w:del w:id="127" w:author="Seth Oranburg" w:date="2026-03-07T09:50:00Z" w16du:dateUtc="2026-03-07T14:50:00Z">
        <w:r w:rsidRPr="00742779">
          <w:rPr>
            <w:rFonts w:ascii="ZWAdobeF" w:hAnsi="ZWAdobeF" w:cs="ZWAdobeF"/>
            <w:sz w:val="2"/>
            <w:szCs w:val="2"/>
          </w:rPr>
          <w:delText>163B</w:delText>
        </w:r>
        <w:r w:rsidR="0033544D" w:rsidRPr="00742779">
          <w:delText>But</w:delText>
        </w:r>
      </w:del>
      <w:ins w:id="128" w:author="Seth Oranburg" w:date="2026-03-07T09:50:00Z" w16du:dateUtc="2026-03-07T14:50:00Z">
        <w:r w:rsidR="0033544D" w:rsidRPr="00742779">
          <w:t>But</w:t>
        </w:r>
      </w:ins>
      <w:r w:rsidR="0033544D" w:rsidRPr="00742779">
        <w:t xml:space="preserve"> bringing activity inside the firm does not eliminate costs. It transforms them. Employees might shirk when the boss is not watching. Managers might pursue their own interests rather than the firm</w:t>
      </w:r>
      <w:r w:rsidR="009F60D1" w:rsidRPr="00742779">
        <w:t>’</w:t>
      </w:r>
      <w:r w:rsidR="0033544D" w:rsidRPr="00742779">
        <w:t>s goals. Monitoring workers and constraining managerial discretion costs money. Coase showed that firms exist where internal organization costs less than market transaction costs. The boundary of the firm falls where the marginal cost of organizing one more transaction internally equals the marginal cost of using the market.</w:t>
      </w:r>
    </w:p>
    <w:p w14:paraId="5ACCFBF0" w14:textId="77777777" w:rsidR="0033544D" w:rsidRPr="00742779" w:rsidRDefault="00742779" w:rsidP="000E54B1">
      <w:del w:id="129" w:author="Seth Oranburg" w:date="2026-03-07T09:50:00Z" w16du:dateUtc="2026-03-07T14:50:00Z">
        <w:r w:rsidRPr="00742779">
          <w:rPr>
            <w:rFonts w:ascii="ZWAdobeF" w:hAnsi="ZWAdobeF" w:cs="ZWAdobeF"/>
            <w:sz w:val="2"/>
            <w:szCs w:val="2"/>
          </w:rPr>
          <w:lastRenderedPageBreak/>
          <w:delText>164B</w:delText>
        </w:r>
        <w:r w:rsidR="0033544D" w:rsidRPr="00742779">
          <w:delText>This</w:delText>
        </w:r>
      </w:del>
      <w:ins w:id="130" w:author="Seth Oranburg" w:date="2026-03-07T09:50:00Z" w16du:dateUtc="2026-03-07T14:50:00Z">
        <w:r w:rsidR="0033544D" w:rsidRPr="00742779">
          <w:t>This</w:t>
        </w:r>
      </w:ins>
      <w:r w:rsidR="0033544D" w:rsidRPr="00742779">
        <w:t xml:space="preserve"> explains why firms vary in size and scope. Some activities are cheaper to coordinate through long-term employment relationships; others are cheaper to purchase through spot market contracts. Firms grow when adding activities internally reduces costs and shrink when markets become more efficient at coordinating those activities. This insight frames many questions in business law: when should the law supply mandatory terms, and when should it defer to parties who can contract around defaults? The answer often depends on whether transaction costs make bargaining feasible or prohibitively expensive.</w:t>
      </w:r>
    </w:p>
    <w:p w14:paraId="04EA0EDE" w14:textId="77777777" w:rsidR="0033544D" w:rsidRPr="00742779" w:rsidRDefault="0033544D" w:rsidP="000E54B1">
      <w:pPr>
        <w:pStyle w:val="Heading3"/>
        <w:rPr>
          <w:rFonts w:eastAsia="Times New Roman"/>
        </w:rPr>
      </w:pPr>
      <w:r w:rsidRPr="00742779">
        <w:rPr>
          <w:rFonts w:eastAsia="Times New Roman"/>
        </w:rPr>
        <w:t>Agency Costs and the Separation of Control</w:t>
      </w:r>
    </w:p>
    <w:p w14:paraId="2249049C" w14:textId="77777777" w:rsidR="0033544D" w:rsidRPr="00742779" w:rsidRDefault="00742779" w:rsidP="000E54B1">
      <w:pPr>
        <w:pPrChange w:id="131" w:author="Seth Oranburg" w:date="2026-03-07T09:50:00Z" w16du:dateUtc="2026-03-07T14:50:00Z">
          <w:pPr>
            <w:pStyle w:val="NormalWeb"/>
          </w:pPr>
        </w:pPrChange>
      </w:pPr>
      <w:del w:id="132" w:author="Seth Oranburg" w:date="2026-03-07T09:50:00Z" w16du:dateUtc="2026-03-07T14:50:00Z">
        <w:r w:rsidRPr="00742779">
          <w:rPr>
            <w:rFonts w:ascii="ZWAdobeF" w:hAnsi="ZWAdobeF" w:cs="ZWAdobeF"/>
            <w:sz w:val="2"/>
            <w:szCs w:val="2"/>
          </w:rPr>
          <w:delText>165B</w:delText>
        </w:r>
        <w:r w:rsidR="0033544D" w:rsidRPr="00742779">
          <w:delText>Writing</w:delText>
        </w:r>
      </w:del>
      <w:ins w:id="133" w:author="Seth Oranburg" w:date="2026-03-07T09:50:00Z" w16du:dateUtc="2026-03-07T14:50:00Z">
        <w:r w:rsidR="0033544D" w:rsidRPr="00742779">
          <w:t>Writing</w:t>
        </w:r>
      </w:ins>
      <w:r w:rsidR="0033544D" w:rsidRPr="00742779">
        <w:t xml:space="preserve"> in 1976, Michael Jensen and William Meckling extended Coase</w:t>
      </w:r>
      <w:r w:rsidR="009F60D1" w:rsidRPr="00742779">
        <w:t>’</w:t>
      </w:r>
      <w:r w:rsidR="0033544D" w:rsidRPr="00742779">
        <w:t>s insight by focusing on what happens inside the firm.</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They gave a name to the costs that arise when one person (the </w:t>
      </w:r>
      <w:r w:rsidR="0033544D" w:rsidRPr="00742779">
        <w:rPr>
          <w:rStyle w:val="Strong"/>
        </w:rPr>
        <w:t>agent</w:t>
      </w:r>
      <w:r w:rsidR="0033544D" w:rsidRPr="00742779">
        <w:t xml:space="preserve">) acts for another (the </w:t>
      </w:r>
      <w:r w:rsidR="0033544D" w:rsidRPr="00742779">
        <w:rPr>
          <w:rStyle w:val="Strong"/>
        </w:rPr>
        <w:t>principal</w:t>
      </w:r>
      <w:r w:rsidR="0033544D" w:rsidRPr="00742779">
        <w:t xml:space="preserve">) with different incentives: </w:t>
      </w:r>
      <w:r w:rsidR="0033544D" w:rsidRPr="00742779">
        <w:rPr>
          <w:rStyle w:val="Strong"/>
        </w:rPr>
        <w:t>agency costs</w:t>
      </w:r>
      <w:r w:rsidR="0033544D" w:rsidRPr="00742779">
        <w:t>. These costs are inevitable whenever control and ownership separate.</w:t>
      </w:r>
    </w:p>
    <w:p w14:paraId="6642A3B8" w14:textId="77777777" w:rsidR="0033544D" w:rsidRPr="00742779" w:rsidRDefault="00742779" w:rsidP="000E54B1">
      <w:del w:id="134" w:author="Seth Oranburg" w:date="2026-03-07T09:50:00Z" w16du:dateUtc="2026-03-07T14:50:00Z">
        <w:r w:rsidRPr="00742779">
          <w:rPr>
            <w:rFonts w:ascii="ZWAdobeF" w:hAnsi="ZWAdobeF" w:cs="ZWAdobeF"/>
            <w:sz w:val="2"/>
            <w:szCs w:val="2"/>
          </w:rPr>
          <w:delText>166B</w:delText>
        </w:r>
        <w:r w:rsidR="0033544D" w:rsidRPr="00742779">
          <w:delText>Jensen</w:delText>
        </w:r>
      </w:del>
      <w:ins w:id="135" w:author="Seth Oranburg" w:date="2026-03-07T09:50:00Z" w16du:dateUtc="2026-03-07T14:50:00Z">
        <w:r w:rsidR="0033544D" w:rsidRPr="00742779">
          <w:t>Jensen</w:t>
        </w:r>
      </w:ins>
      <w:r w:rsidR="0033544D" w:rsidRPr="00742779">
        <w:t xml:space="preserve"> and Meckling identified three components of agency costs. </w:t>
      </w:r>
      <w:r w:rsidR="0033544D" w:rsidRPr="00742779">
        <w:rPr>
          <w:rStyle w:val="Strong"/>
        </w:rPr>
        <w:t>Monitoring expenditures</w:t>
      </w:r>
      <w:r w:rsidR="0033544D" w:rsidRPr="00742779">
        <w:t xml:space="preserve"> are what principals spend to observe and verify agent behavior: audits, oversight committees, reporting requirements, inspections. These reduce the risk of agent misconduct but never eliminate it entirely. Perfect monitoring would require the principal to know everything the agent knows and do everything the agent does, which defeats the purpose of delegation.</w:t>
      </w:r>
    </w:p>
    <w:p w14:paraId="258FBBE3" w14:textId="77777777" w:rsidR="0033544D" w:rsidRPr="00742779" w:rsidRDefault="00742779" w:rsidP="000E54B1">
      <w:del w:id="136" w:author="Seth Oranburg" w:date="2026-03-07T09:50:00Z" w16du:dateUtc="2026-03-07T14:50:00Z">
        <w:r w:rsidRPr="00742779">
          <w:rPr>
            <w:rStyle w:val="Strong"/>
            <w:rFonts w:ascii="ZWAdobeF" w:hAnsi="ZWAdobeF" w:cs="ZWAdobeF"/>
            <w:b w:val="0"/>
            <w:sz w:val="2"/>
            <w:szCs w:val="2"/>
          </w:rPr>
          <w:delText>167B</w:delText>
        </w:r>
        <w:r w:rsidR="0033544D" w:rsidRPr="00742779">
          <w:rPr>
            <w:rStyle w:val="Strong"/>
          </w:rPr>
          <w:delText>Bonding</w:delText>
        </w:r>
      </w:del>
      <w:ins w:id="137" w:author="Seth Oranburg" w:date="2026-03-07T09:50:00Z" w16du:dateUtc="2026-03-07T14:50:00Z">
        <w:r w:rsidR="0033544D" w:rsidRPr="00742779">
          <w:rPr>
            <w:rStyle w:val="Strong"/>
          </w:rPr>
          <w:t>Bonding</w:t>
        </w:r>
      </w:ins>
      <w:r w:rsidR="0033544D" w:rsidRPr="00742779">
        <w:rPr>
          <w:rStyle w:val="Strong"/>
        </w:rPr>
        <w:t xml:space="preserve"> expenditures</w:t>
      </w:r>
      <w:r w:rsidR="0033544D" w:rsidRPr="00742779">
        <w:t xml:space="preserve"> are costs agents incur to credibly commit to serving the principal</w:t>
      </w:r>
      <w:r w:rsidR="009F60D1" w:rsidRPr="00742779">
        <w:t>’</w:t>
      </w:r>
      <w:r w:rsidR="0033544D" w:rsidRPr="00742779">
        <w:t>s interests. An agent might post a performance bond, accept compensation tied to outcomes the principal cares about, or agree to contractual provisions that penalize opportunistic behavior. These expenditures signal that the agent will not exploit information advantages, but they are costly and imperfect as constraints.</w:t>
      </w:r>
    </w:p>
    <w:p w14:paraId="1627B87A" w14:textId="77777777" w:rsidR="0033544D" w:rsidRPr="00742779" w:rsidRDefault="00742779" w:rsidP="000E54B1">
      <w:del w:id="138" w:author="Seth Oranburg" w:date="2026-03-07T09:50:00Z" w16du:dateUtc="2026-03-07T14:50:00Z">
        <w:r w:rsidRPr="00742779">
          <w:rPr>
            <w:rStyle w:val="Strong"/>
            <w:rFonts w:ascii="ZWAdobeF" w:hAnsi="ZWAdobeF" w:cs="ZWAdobeF"/>
            <w:b w:val="0"/>
            <w:sz w:val="2"/>
            <w:szCs w:val="2"/>
          </w:rPr>
          <w:delText>168B</w:delText>
        </w:r>
        <w:r w:rsidR="0033544D" w:rsidRPr="00742779">
          <w:rPr>
            <w:rStyle w:val="Strong"/>
          </w:rPr>
          <w:delText>Residual</w:delText>
        </w:r>
      </w:del>
      <w:ins w:id="139" w:author="Seth Oranburg" w:date="2026-03-07T09:50:00Z" w16du:dateUtc="2026-03-07T14:50:00Z">
        <w:r w:rsidR="0033544D" w:rsidRPr="00742779">
          <w:rPr>
            <w:rStyle w:val="Strong"/>
          </w:rPr>
          <w:t>Residual</w:t>
        </w:r>
      </w:ins>
      <w:r w:rsidR="0033544D" w:rsidRPr="00742779">
        <w:rPr>
          <w:rStyle w:val="Strong"/>
        </w:rPr>
        <w:t xml:space="preserve"> loss</w:t>
      </w:r>
      <w:r w:rsidR="0033544D" w:rsidRPr="00742779">
        <w:t xml:space="preserve"> is what remains after monitoring and bonding. Even with safeguards in place, the agent</w:t>
      </w:r>
      <w:r w:rsidR="009F60D1" w:rsidRPr="00742779">
        <w:t>’</w:t>
      </w:r>
      <w:r w:rsidR="0033544D" w:rsidRPr="00742779">
        <w:t>s decisions will not perfectly match what the principal would have chosen with the same information. The agent might work less hard, take fewer risks, or pursue objectives the principal does not value. This loss is structural; it arises from the delegation itself.</w:t>
      </w:r>
    </w:p>
    <w:p w14:paraId="0CDCDEF7" w14:textId="77777777" w:rsidR="0033544D" w:rsidRPr="00742779" w:rsidRDefault="00742779" w:rsidP="000E54B1">
      <w:pPr>
        <w:rPr>
          <w:rFonts w:eastAsia="Times New Roman"/>
        </w:rPr>
      </w:pPr>
      <w:del w:id="140" w:author="Seth Oranburg" w:date="2026-03-07T09:50:00Z" w16du:dateUtc="2026-03-07T14:50:00Z">
        <w:r w:rsidRPr="00742779">
          <w:rPr>
            <w:rFonts w:ascii="ZWAdobeF" w:eastAsia="Times New Roman" w:hAnsi="ZWAdobeF" w:cs="ZWAdobeF"/>
            <w:sz w:val="2"/>
            <w:szCs w:val="2"/>
          </w:rPr>
          <w:delText>63B</w:delText>
        </w:r>
      </w:del>
      <w:r w:rsidR="0033544D" w:rsidRPr="00742779">
        <w:rPr>
          <w:rFonts w:eastAsia="Times New Roman"/>
        </w:rPr>
        <w:t xml:space="preserve">![Diagram of Agency Costs: Principal -&gt; Agent -&gt; (Monitoring + Bonding + Residual Loss) -&gt; Total Agency Costs][Diagram of Agency Costs: Principal -&gt; Agent -&gt; (Monitoring + Bonding + Residual Loss) -&gt; Total Agency Costs] </w:t>
      </w:r>
    </w:p>
    <w:p w14:paraId="10625784" w14:textId="77777777" w:rsidR="0033544D" w:rsidRPr="00742779" w:rsidRDefault="00742779" w:rsidP="000E54B1">
      <w:del w:id="141" w:author="Seth Oranburg" w:date="2026-03-07T09:50:00Z" w16du:dateUtc="2026-03-07T14:50:00Z">
        <w:r w:rsidRPr="00742779">
          <w:rPr>
            <w:rFonts w:ascii="ZWAdobeF" w:hAnsi="ZWAdobeF" w:cs="ZWAdobeF"/>
            <w:sz w:val="2"/>
            <w:szCs w:val="2"/>
          </w:rPr>
          <w:lastRenderedPageBreak/>
          <w:delText>169B</w:delText>
        </w:r>
        <w:r w:rsidR="0033544D" w:rsidRPr="00742779">
          <w:delText>The</w:delText>
        </w:r>
      </w:del>
      <w:ins w:id="142" w:author="Seth Oranburg" w:date="2026-03-07T09:50:00Z" w16du:dateUtc="2026-03-07T14:50:00Z">
        <w:r w:rsidR="0033544D" w:rsidRPr="00742779">
          <w:t>The</w:t>
        </w:r>
      </w:ins>
      <w:r w:rsidR="0033544D" w:rsidRPr="00742779">
        <w:t xml:space="preserve"> Meinhard case illustrates these dynamics. Salmon controlled the Bristol property while Meinhard provided capital. Salmon had information Meinhard did not have: the landlord</w:t>
      </w:r>
      <w:r w:rsidR="009F60D1" w:rsidRPr="00742779">
        <w:t>’</w:t>
      </w:r>
      <w:r w:rsidR="0033544D" w:rsidRPr="00742779">
        <w:t>s plans, the property</w:t>
      </w:r>
      <w:r w:rsidR="009F60D1" w:rsidRPr="00742779">
        <w:t>’</w:t>
      </w:r>
      <w:r w:rsidR="0033544D" w:rsidRPr="00742779">
        <w:t>s condition, the market for redevelopment. That information gap was necessary for Salmon to manage effectively, but it also gave him the opportunity to take the new lease without sharing it. Meinhard could not monitor what Salmon knew without becoming a co-manager, which would have destroyed the benefits of specialization. The residual loss was the value Meinhard lost when Salmon took the opportunity.</w:t>
      </w:r>
    </w:p>
    <w:p w14:paraId="27C415C2" w14:textId="77777777" w:rsidR="0033544D" w:rsidRPr="00742779" w:rsidRDefault="00742779" w:rsidP="000E54B1">
      <w:del w:id="143" w:author="Seth Oranburg" w:date="2026-03-07T09:50:00Z" w16du:dateUtc="2026-03-07T14:50:00Z">
        <w:r w:rsidRPr="00742779">
          <w:rPr>
            <w:rFonts w:ascii="ZWAdobeF" w:hAnsi="ZWAdobeF" w:cs="ZWAdobeF"/>
            <w:sz w:val="2"/>
            <w:szCs w:val="2"/>
          </w:rPr>
          <w:delText>170B</w:delText>
        </w:r>
        <w:r w:rsidR="0033544D" w:rsidRPr="00742779">
          <w:delText>Fiduciary</w:delText>
        </w:r>
      </w:del>
      <w:ins w:id="144" w:author="Seth Oranburg" w:date="2026-03-07T09:50:00Z" w16du:dateUtc="2026-03-07T14:50:00Z">
        <w:r w:rsidR="0033544D" w:rsidRPr="00742779">
          <w:t>Fiduciary</w:t>
        </w:r>
      </w:ins>
      <w:r w:rsidR="0033544D" w:rsidRPr="00742779">
        <w:t xml:space="preserve"> duties respond to agency costs by constraining how agents can use their informational advantages. They make exploitation of that gap costly enough to deter without requiring perfect monitoring or eliminating the discretion that makes delegation valuable in the first place.</w:t>
      </w:r>
    </w:p>
    <w:p w14:paraId="28836CCC" w14:textId="77777777" w:rsidR="0033544D" w:rsidRPr="00742779" w:rsidRDefault="0033544D" w:rsidP="000E54B1">
      <w:pPr>
        <w:pStyle w:val="Heading3"/>
        <w:rPr>
          <w:rFonts w:eastAsia="Times New Roman"/>
        </w:rPr>
      </w:pPr>
      <w:r w:rsidRPr="00742779">
        <w:rPr>
          <w:rFonts w:eastAsia="Times New Roman"/>
        </w:rPr>
        <w:t>Dispersed Knowledge and the Necessity of Delegation</w:t>
      </w:r>
    </w:p>
    <w:p w14:paraId="54F1A639" w14:textId="77777777" w:rsidR="0033544D" w:rsidRPr="00742779" w:rsidRDefault="00742779" w:rsidP="000E54B1">
      <w:pPr>
        <w:pPrChange w:id="145" w:author="Seth Oranburg" w:date="2026-03-07T09:50:00Z" w16du:dateUtc="2026-03-07T14:50:00Z">
          <w:pPr>
            <w:pStyle w:val="NormalWeb"/>
          </w:pPr>
        </w:pPrChange>
      </w:pPr>
      <w:del w:id="146" w:author="Seth Oranburg" w:date="2026-03-07T09:50:00Z" w16du:dateUtc="2026-03-07T14:50:00Z">
        <w:r w:rsidRPr="00742779">
          <w:rPr>
            <w:rFonts w:ascii="ZWAdobeF" w:hAnsi="ZWAdobeF" w:cs="ZWAdobeF"/>
            <w:sz w:val="2"/>
            <w:szCs w:val="2"/>
          </w:rPr>
          <w:delText>171B</w:delText>
        </w:r>
        <w:r w:rsidR="0033544D" w:rsidRPr="00742779">
          <w:delText>Friedrich</w:delText>
        </w:r>
      </w:del>
      <w:ins w:id="147" w:author="Seth Oranburg" w:date="2026-03-07T09:50:00Z" w16du:dateUtc="2026-03-07T14:50:00Z">
        <w:r w:rsidR="0033544D" w:rsidRPr="00742779">
          <w:t>Friedrich</w:t>
        </w:r>
      </w:ins>
      <w:r w:rsidR="0033544D" w:rsidRPr="00742779">
        <w:t xml:space="preserve"> Hayek</w:t>
      </w:r>
      <w:r w:rsidR="009F60D1" w:rsidRPr="00742779">
        <w:t>’</w:t>
      </w:r>
      <w:r w:rsidR="0033544D" w:rsidRPr="00742779">
        <w:t>s 1945 essay added another dimension to our understanding of why firms must delegate authority and why that delegation creates vulnerability.</w:t>
      </w:r>
      <w:r w:rsidR="0033544D">
        <w:fldChar w:fldCharType="begin"/>
      </w:r>
      <w:r w:rsidR="0033544D">
        <w:instrText>HYPERLINK \l "fn10-11647" \o "Jump to citation"</w:instrText>
      </w:r>
      <w:r w:rsidR="0033544D">
        <w:fldChar w:fldCharType="separate"/>
      </w:r>
      <w:r w:rsidR="0033544D" w:rsidRPr="00742779">
        <w:rPr>
          <w:rStyle w:val="Hyperlink"/>
          <w:color w:val="auto"/>
          <w:u w:val="none"/>
        </w:rPr>
        <w:t>[10</w:t>
      </w:r>
      <w:r w:rsidR="00FA601A" w:rsidRPr="00742779">
        <w:rPr>
          <w:rStyle w:val="Hyperlink"/>
          <w:color w:val="auto"/>
          <w:u w:val="none"/>
        </w:rPr>
        <w:t>]</w:t>
      </w:r>
      <w:r w:rsidR="0033544D">
        <w:fldChar w:fldCharType="end"/>
      </w:r>
      <w:r w:rsidR="0033544D" w:rsidRPr="00742779">
        <w:t xml:space="preserve"> Knowledge, Hayek argued, is dispersed. No single person can know everything relevant to a complex decision. Information about resources, preferences, and opportunities is scattered across many individuals. The problem of economic organization is not just how to allocate given resources efficiently but how to coordinate the use of knowledge that is never given to anyone in its totality.</w:t>
      </w:r>
    </w:p>
    <w:p w14:paraId="5582C9EC" w14:textId="77777777" w:rsidR="0033544D" w:rsidRPr="00742779" w:rsidRDefault="00742779" w:rsidP="000E54B1">
      <w:del w:id="148" w:author="Seth Oranburg" w:date="2026-03-07T09:50:00Z" w16du:dateUtc="2026-03-07T14:50:00Z">
        <w:r w:rsidRPr="00742779">
          <w:rPr>
            <w:rFonts w:ascii="ZWAdobeF" w:hAnsi="ZWAdobeF" w:cs="ZWAdobeF"/>
            <w:sz w:val="2"/>
            <w:szCs w:val="2"/>
          </w:rPr>
          <w:delText>172B</w:delText>
        </w:r>
        <w:r w:rsidR="0033544D" w:rsidRPr="00742779">
          <w:delText>This</w:delText>
        </w:r>
      </w:del>
      <w:ins w:id="149" w:author="Seth Oranburg" w:date="2026-03-07T09:50:00Z" w16du:dateUtc="2026-03-07T14:50:00Z">
        <w:r w:rsidR="0033544D" w:rsidRPr="00742779">
          <w:t>This</w:t>
        </w:r>
      </w:ins>
      <w:r w:rsidR="0033544D" w:rsidRPr="00742779">
        <w:t xml:space="preserve"> insight applies directly to business organization. Zeeva knows which subcontractors are reliable. Sammy knows which clients pay on time. Salmon knew details about the Bristol property that Meinhard could not acquire without managing the property himself. Delegation is necessary because knowledge is dispersed. No single person can possess all the information needed to run an enterprise, and specialization allows individuals to develop expertise in particular domains. But delegation creates vulnerability because the person with specialized knowledge can use it opportunistically.</w:t>
      </w:r>
    </w:p>
    <w:p w14:paraId="15894E2F" w14:textId="77777777" w:rsidR="0033544D" w:rsidRPr="00742779" w:rsidRDefault="00742779" w:rsidP="000E54B1">
      <w:del w:id="150" w:author="Seth Oranburg" w:date="2026-03-07T09:50:00Z" w16du:dateUtc="2026-03-07T14:50:00Z">
        <w:r w:rsidRPr="00742779">
          <w:rPr>
            <w:rFonts w:ascii="ZWAdobeF" w:hAnsi="ZWAdobeF" w:cs="ZWAdobeF"/>
            <w:sz w:val="2"/>
            <w:szCs w:val="2"/>
          </w:rPr>
          <w:delText>173B</w:delText>
        </w:r>
        <w:r w:rsidR="0033544D" w:rsidRPr="00742779">
          <w:delText>Meinhard</w:delText>
        </w:r>
      </w:del>
      <w:ins w:id="151" w:author="Seth Oranburg" w:date="2026-03-07T09:50:00Z" w16du:dateUtc="2026-03-07T14:50:00Z">
        <w:r w:rsidR="0033544D" w:rsidRPr="00742779">
          <w:t>Meinhard</w:t>
        </w:r>
      </w:ins>
      <w:r w:rsidR="0033544D" w:rsidRPr="00742779">
        <w:t xml:space="preserve"> could not know what Salmon knew about the property, the landlord, or the new opportunity without spending years managing the property himself, which would have eliminated the reason for partnering with Salmon in the first place. Delegation was necessary for the venture to work but also dangerous because Salmon</w:t>
      </w:r>
      <w:r w:rsidR="009F60D1" w:rsidRPr="00742779">
        <w:t>’</w:t>
      </w:r>
      <w:r w:rsidR="0033544D" w:rsidRPr="00742779">
        <w:t>s position gave him exclusive access to information and opportunities.</w:t>
      </w:r>
    </w:p>
    <w:p w14:paraId="4F8926AF" w14:textId="77777777" w:rsidR="0033544D" w:rsidRPr="00742779" w:rsidRDefault="00742779" w:rsidP="000E54B1">
      <w:del w:id="152" w:author="Seth Oranburg" w:date="2026-03-07T09:50:00Z" w16du:dateUtc="2026-03-07T14:50:00Z">
        <w:r w:rsidRPr="00742779">
          <w:rPr>
            <w:rFonts w:ascii="ZWAdobeF" w:hAnsi="ZWAdobeF" w:cs="ZWAdobeF"/>
            <w:sz w:val="2"/>
            <w:szCs w:val="2"/>
          </w:rPr>
          <w:lastRenderedPageBreak/>
          <w:delText>174B</w:delText>
        </w:r>
        <w:r w:rsidR="0033544D" w:rsidRPr="00742779">
          <w:delText>Business</w:delText>
        </w:r>
      </w:del>
      <w:ins w:id="153" w:author="Seth Oranburg" w:date="2026-03-07T09:50:00Z" w16du:dateUtc="2026-03-07T14:50:00Z">
        <w:r w:rsidR="0033544D" w:rsidRPr="00742779">
          <w:t>Business</w:t>
        </w:r>
      </w:ins>
      <w:r w:rsidR="0033544D" w:rsidRPr="00742779">
        <w:t xml:space="preserve"> law cannot eliminate the knowledge gap without eliminating delegation itself. Instead, it constrains how informational advantages can be used. Fiduciary duties require agents to act loyally, disclose material information, and avoid conflicts of interest. These duties do not require the principal to know everything the agent knows; they require the agent to act as if the principal</w:t>
      </w:r>
      <w:r w:rsidR="009F60D1" w:rsidRPr="00742779">
        <w:t>’</w:t>
      </w:r>
      <w:r w:rsidR="0033544D" w:rsidRPr="00742779">
        <w:t>s interests were paramount. This framework will reappear throughout the book whenever we encounter doctrines that constrain discretion without eliminating it entirely.</w:t>
      </w:r>
    </w:p>
    <w:p w14:paraId="5B9DD799" w14:textId="77777777" w:rsidR="0033544D" w:rsidRPr="00742779" w:rsidRDefault="0033544D" w:rsidP="000E54B1">
      <w:pPr>
        <w:pStyle w:val="Heading3"/>
        <w:rPr>
          <w:rFonts w:eastAsia="Times New Roman"/>
        </w:rPr>
      </w:pPr>
      <w:r w:rsidRPr="00742779">
        <w:rPr>
          <w:rFonts w:eastAsia="Times New Roman"/>
        </w:rPr>
        <w:t>Entrepreneurship: Bearing Uncertainty and Discovering Opportunities</w:t>
      </w:r>
    </w:p>
    <w:p w14:paraId="5164E21F" w14:textId="77777777" w:rsidR="0033544D" w:rsidRPr="00742779" w:rsidRDefault="00742779" w:rsidP="000E54B1">
      <w:del w:id="154" w:author="Seth Oranburg" w:date="2026-03-07T09:50:00Z" w16du:dateUtc="2026-03-07T14:50:00Z">
        <w:r w:rsidRPr="00742779">
          <w:rPr>
            <w:rFonts w:ascii="ZWAdobeF" w:hAnsi="ZWAdobeF" w:cs="ZWAdobeF"/>
            <w:sz w:val="2"/>
            <w:szCs w:val="2"/>
          </w:rPr>
          <w:delText>175B</w:delText>
        </w:r>
        <w:r w:rsidR="0033544D" w:rsidRPr="00742779">
          <w:delText>Three</w:delText>
        </w:r>
      </w:del>
      <w:ins w:id="155" w:author="Seth Oranburg" w:date="2026-03-07T09:50:00Z" w16du:dateUtc="2026-03-07T14:50:00Z">
        <w:r w:rsidR="0033544D" w:rsidRPr="00742779">
          <w:t>Three</w:t>
        </w:r>
      </w:ins>
      <w:r w:rsidR="0033544D" w:rsidRPr="00742779">
        <w:t xml:space="preserve"> economists help explain why business law must accommodate entrepreneurial discretion while constraining its abuse. Their insights matter because they show what value discretion creates and why eliminating it entirely would stifle the productive activity business law seeks to enable.</w:t>
      </w:r>
    </w:p>
    <w:p w14:paraId="26439B6D" w14:textId="77777777" w:rsidR="0033544D" w:rsidRPr="00742779" w:rsidRDefault="00742779" w:rsidP="000E54B1">
      <w:pPr>
        <w:pPrChange w:id="156" w:author="Seth Oranburg" w:date="2026-03-07T09:50:00Z" w16du:dateUtc="2026-03-07T14:50:00Z">
          <w:pPr>
            <w:pStyle w:val="NormalWeb"/>
          </w:pPr>
        </w:pPrChange>
      </w:pPr>
      <w:del w:id="157" w:author="Seth Oranburg" w:date="2026-03-07T09:50:00Z" w16du:dateUtc="2026-03-07T14:50:00Z">
        <w:r w:rsidRPr="00742779">
          <w:rPr>
            <w:rFonts w:ascii="ZWAdobeF" w:hAnsi="ZWAdobeF" w:cs="ZWAdobeF"/>
            <w:sz w:val="2"/>
            <w:szCs w:val="2"/>
          </w:rPr>
          <w:delText>176B</w:delText>
        </w:r>
        <w:r w:rsidR="0033544D" w:rsidRPr="00742779">
          <w:delText>Frank</w:delText>
        </w:r>
      </w:del>
      <w:ins w:id="158" w:author="Seth Oranburg" w:date="2026-03-07T09:50:00Z" w16du:dateUtc="2026-03-07T14:50:00Z">
        <w:r w:rsidR="0033544D" w:rsidRPr="00742779">
          <w:t>Frank</w:t>
        </w:r>
      </w:ins>
      <w:r w:rsidR="0033544D" w:rsidRPr="00742779">
        <w:t xml:space="preserve"> Knight</w:t>
      </w:r>
      <w:r w:rsidR="009F60D1" w:rsidRPr="00742779">
        <w:t>’</w:t>
      </w:r>
      <w:r w:rsidR="0033544D" w:rsidRPr="00742779">
        <w:t xml:space="preserve">s 1921 work distinguished between </w:t>
      </w:r>
      <w:r w:rsidR="0033544D" w:rsidRPr="00742779">
        <w:rPr>
          <w:rStyle w:val="Strong"/>
        </w:rPr>
        <w:t>risk</w:t>
      </w:r>
      <w:r w:rsidR="0033544D" w:rsidRPr="00742779">
        <w:t xml:space="preserve"> (calculable, insurable) and </w:t>
      </w:r>
      <w:r w:rsidR="0033544D" w:rsidRPr="00742779">
        <w:rPr>
          <w:rStyle w:val="Strong"/>
        </w:rPr>
        <w:t>uncertainty</w:t>
      </w:r>
      <w:r w:rsidR="0033544D" w:rsidRPr="00742779">
        <w:t xml:space="preserve"> (irreducible, requiring judgment).</w:t>
      </w:r>
      <w:r w:rsidR="0033544D">
        <w:fldChar w:fldCharType="begin"/>
      </w:r>
      <w:r w:rsidR="0033544D">
        <w:instrText>HYPERLINK \l "fn11-11647" \o "Jump to citation"</w:instrText>
      </w:r>
      <w:r w:rsidR="0033544D">
        <w:fldChar w:fldCharType="separate"/>
      </w:r>
      <w:r w:rsidR="0033544D" w:rsidRPr="00742779">
        <w:rPr>
          <w:rStyle w:val="Hyperlink"/>
          <w:color w:val="auto"/>
          <w:u w:val="none"/>
        </w:rPr>
        <w:t>[11</w:t>
      </w:r>
      <w:r w:rsidR="00FA601A" w:rsidRPr="00742779">
        <w:rPr>
          <w:rStyle w:val="Hyperlink"/>
          <w:color w:val="auto"/>
          <w:u w:val="none"/>
        </w:rPr>
        <w:t>]</w:t>
      </w:r>
      <w:r w:rsidR="0033544D">
        <w:fldChar w:fldCharType="end"/>
      </w:r>
      <w:r w:rsidR="0033544D" w:rsidRPr="00742779">
        <w:t xml:space="preserve"> Risk involves situations where you can list possible outcomes and assign probabilities. Insurance companies price policies based on actuarial risk, calculating expected losses from known probability distributions. Uncertainty is different. You cannot enumerate the possibilities or assign probabilities. You can only make judgment calls based on incomplete information and irreducible ignorance about the future. Entrepreneurs bear uncertainty by making decisions when outcomes are unpredictable, committing resources before knowing whether the commitment will pay off, and earning profits or absorbing losses as a reward or penalty for those decisions under conditions that resist probabilistic analysis.</w:t>
      </w:r>
    </w:p>
    <w:p w14:paraId="0AAE681D" w14:textId="77777777" w:rsidR="0033544D" w:rsidRPr="00742779" w:rsidRDefault="00742779" w:rsidP="000E54B1">
      <w:del w:id="159" w:author="Seth Oranburg" w:date="2026-03-07T09:50:00Z" w16du:dateUtc="2026-03-07T14:50:00Z">
        <w:r w:rsidRPr="00742779">
          <w:rPr>
            <w:rFonts w:ascii="ZWAdobeF" w:hAnsi="ZWAdobeF" w:cs="ZWAdobeF"/>
            <w:sz w:val="2"/>
            <w:szCs w:val="2"/>
          </w:rPr>
          <w:delText>177B</w:delText>
        </w:r>
        <w:r w:rsidR="0033544D" w:rsidRPr="00742779">
          <w:delText>Salmon</w:delText>
        </w:r>
        <w:r w:rsidR="009F60D1" w:rsidRPr="00742779">
          <w:delText>’</w:delText>
        </w:r>
        <w:r w:rsidR="0033544D" w:rsidRPr="00742779">
          <w:delText>s</w:delText>
        </w:r>
      </w:del>
      <w:ins w:id="160" w:author="Seth Oranburg" w:date="2026-03-07T09:50:00Z" w16du:dateUtc="2026-03-07T14:50:00Z">
        <w:r w:rsidR="0033544D" w:rsidRPr="00742779">
          <w:t>Salmon</w:t>
        </w:r>
        <w:r w:rsidR="009F60D1" w:rsidRPr="00742779">
          <w:t>’</w:t>
        </w:r>
        <w:r w:rsidR="0033544D" w:rsidRPr="00742779">
          <w:t>s</w:t>
        </w:r>
      </w:ins>
      <w:r w:rsidR="0033544D" w:rsidRPr="00742779">
        <w:t xml:space="preserve"> discretion in managing the Bristol property illustrates this distinction. Some decisions involved calculable risk: what insurance to buy, what lease terms to offer tenants, how much to spend on maintenance. Other decisions involved genuine uncertainty: whether the neighborhood would continue to attract high-end retail, whether redevelopment opportunities might arise, what relationships to cultivate with property owners. Salmon</w:t>
      </w:r>
      <w:r w:rsidR="009F60D1" w:rsidRPr="00742779">
        <w:t>’</w:t>
      </w:r>
      <w:r w:rsidR="0033544D" w:rsidRPr="00742779">
        <w:t>s judgment calls could not be reduced to formulas or specified in advance. That discretion was necessary for the venture to work but also created the opportunity for him to exploit information Meinhard did not have.</w:t>
      </w:r>
    </w:p>
    <w:p w14:paraId="5FDCC6E6" w14:textId="77777777" w:rsidR="0033544D" w:rsidRPr="00742779" w:rsidRDefault="00742779" w:rsidP="000E54B1">
      <w:pPr>
        <w:pPrChange w:id="161" w:author="Seth Oranburg" w:date="2026-03-07T09:50:00Z" w16du:dateUtc="2026-03-07T14:50:00Z">
          <w:pPr>
            <w:pStyle w:val="NormalWeb"/>
          </w:pPr>
        </w:pPrChange>
      </w:pPr>
      <w:del w:id="162" w:author="Seth Oranburg" w:date="2026-03-07T09:50:00Z" w16du:dateUtc="2026-03-07T14:50:00Z">
        <w:r w:rsidRPr="00742779">
          <w:rPr>
            <w:rFonts w:ascii="ZWAdobeF" w:hAnsi="ZWAdobeF" w:cs="ZWAdobeF"/>
            <w:sz w:val="2"/>
            <w:szCs w:val="2"/>
          </w:rPr>
          <w:delText>178B</w:delText>
        </w:r>
        <w:r w:rsidR="0033544D" w:rsidRPr="00742779">
          <w:delText>Joseph</w:delText>
        </w:r>
      </w:del>
      <w:ins w:id="163" w:author="Seth Oranburg" w:date="2026-03-07T09:50:00Z" w16du:dateUtc="2026-03-07T14:50:00Z">
        <w:r w:rsidR="0033544D" w:rsidRPr="00742779">
          <w:t>Joseph</w:t>
        </w:r>
      </w:ins>
      <w:r w:rsidR="0033544D" w:rsidRPr="00742779">
        <w:t xml:space="preserve"> Schumpeter emphasized </w:t>
      </w:r>
      <w:r w:rsidR="0033544D" w:rsidRPr="00742779">
        <w:rPr>
          <w:rStyle w:val="Strong"/>
        </w:rPr>
        <w:t>creative destruction</w:t>
      </w:r>
      <w:r w:rsidR="0033544D" w:rsidRPr="00742779">
        <w:t>: the process by which new combinations of resources displace old ones.</w:t>
      </w:r>
      <w:r w:rsidR="0033544D">
        <w:fldChar w:fldCharType="begin"/>
      </w:r>
      <w:r w:rsidR="0033544D">
        <w:instrText>HYPERLINK \l "fn12-11647" \o "Jump to citation"</w:instrText>
      </w:r>
      <w:r w:rsidR="0033544D">
        <w:fldChar w:fldCharType="separate"/>
      </w:r>
      <w:r w:rsidR="0033544D" w:rsidRPr="00742779">
        <w:rPr>
          <w:rStyle w:val="Hyperlink"/>
          <w:color w:val="auto"/>
          <w:u w:val="none"/>
        </w:rPr>
        <w:t>[12</w:t>
      </w:r>
      <w:r w:rsidR="00FA601A" w:rsidRPr="00742779">
        <w:rPr>
          <w:rStyle w:val="Hyperlink"/>
          <w:color w:val="auto"/>
          <w:u w:val="none"/>
        </w:rPr>
        <w:t>]</w:t>
      </w:r>
      <w:r w:rsidR="0033544D">
        <w:fldChar w:fldCharType="end"/>
      </w:r>
      <w:r w:rsidR="0033544D" w:rsidRPr="00742779">
        <w:t xml:space="preserve"> Entrepreneurs do not simply allocate existing resources efficiently. They disrupt existing arrangements by introducing new products, new methods, new markets. This </w:t>
      </w:r>
      <w:r w:rsidR="0033544D" w:rsidRPr="00742779">
        <w:lastRenderedPageBreak/>
        <w:t>process drives economic growth but also creates winners and losers as established firms lose market share, workers lose jobs, and entire industries can be upended. Schumpeter</w:t>
      </w:r>
      <w:r w:rsidR="009F60D1" w:rsidRPr="00742779">
        <w:t>’</w:t>
      </w:r>
      <w:r w:rsidR="0033544D" w:rsidRPr="00742779">
        <w:t>s insight shows that entrepreneurship is dynamic, about discovering and disrupting rather than just optimizing existing arrangements. But that creative destruction requires discretion. Entrepreneurs must be free to experiment, to pursue opportunities that others do not see, to make bets that might fail. Constraining that discretion too tightly stifles innovation; failing to constrain it at all invites exploitation.</w:t>
      </w:r>
    </w:p>
    <w:p w14:paraId="33C73F65" w14:textId="77777777" w:rsidR="0033544D" w:rsidRPr="00742779" w:rsidRDefault="00742779" w:rsidP="000E54B1">
      <w:pPr>
        <w:pPrChange w:id="164" w:author="Seth Oranburg" w:date="2026-03-07T09:50:00Z" w16du:dateUtc="2026-03-07T14:50:00Z">
          <w:pPr>
            <w:pStyle w:val="NormalWeb"/>
          </w:pPr>
        </w:pPrChange>
      </w:pPr>
      <w:del w:id="165" w:author="Seth Oranburg" w:date="2026-03-07T09:50:00Z" w16du:dateUtc="2026-03-07T14:50:00Z">
        <w:r w:rsidRPr="00742779">
          <w:rPr>
            <w:rFonts w:ascii="ZWAdobeF" w:hAnsi="ZWAdobeF" w:cs="ZWAdobeF"/>
            <w:sz w:val="2"/>
            <w:szCs w:val="2"/>
          </w:rPr>
          <w:delText>179B</w:delText>
        </w:r>
        <w:r w:rsidR="0033544D" w:rsidRPr="00742779">
          <w:delText>Israel</w:delText>
        </w:r>
      </w:del>
      <w:ins w:id="166" w:author="Seth Oranburg" w:date="2026-03-07T09:50:00Z" w16du:dateUtc="2026-03-07T14:50:00Z">
        <w:r w:rsidR="0033544D" w:rsidRPr="00742779">
          <w:t>Israel</w:t>
        </w:r>
      </w:ins>
      <w:r w:rsidR="0033544D" w:rsidRPr="00742779">
        <w:t xml:space="preserve"> Kirzner focused on </w:t>
      </w:r>
      <w:r w:rsidR="0033544D" w:rsidRPr="00742779">
        <w:rPr>
          <w:rStyle w:val="Strong"/>
        </w:rPr>
        <w:t>alertness</w:t>
      </w:r>
      <w:r w:rsidR="0033544D" w:rsidRPr="00742779">
        <w:t>: the ability to notice opportunities others miss.</w:t>
      </w:r>
      <w:r w:rsidR="0033544D">
        <w:fldChar w:fldCharType="begin"/>
      </w:r>
      <w:r w:rsidR="0033544D">
        <w:instrText>HYPERLINK \l "fn13-11647" \o "Jump to citation"</w:instrText>
      </w:r>
      <w:r w:rsidR="0033544D">
        <w:fldChar w:fldCharType="separate"/>
      </w:r>
      <w:r w:rsidR="0033544D" w:rsidRPr="00742779">
        <w:rPr>
          <w:rStyle w:val="Hyperlink"/>
          <w:color w:val="auto"/>
          <w:u w:val="none"/>
        </w:rPr>
        <w:t>[13</w:t>
      </w:r>
      <w:r w:rsidR="00FA601A" w:rsidRPr="00742779">
        <w:rPr>
          <w:rStyle w:val="Hyperlink"/>
          <w:color w:val="auto"/>
          <w:u w:val="none"/>
        </w:rPr>
        <w:t>]</w:t>
      </w:r>
      <w:r w:rsidR="0033544D">
        <w:fldChar w:fldCharType="end"/>
      </w:r>
      <w:r w:rsidR="0033544D" w:rsidRPr="00742779">
        <w:t xml:space="preserve"> The entrepreneur is not just a calculator who optimizes given information but a discoverer who spots gaps in the market, inefficiencies in existing arrangements, and profit possibilities that others overlook. That alertness is valuable because it drives innovation and resource reallocation, but it also creates informational advantages that can be exploited.</w:t>
      </w:r>
    </w:p>
    <w:p w14:paraId="7DD7D75C" w14:textId="77777777" w:rsidR="0033544D" w:rsidRPr="00742779" w:rsidRDefault="00742779" w:rsidP="000E54B1">
      <w:del w:id="167" w:author="Seth Oranburg" w:date="2026-03-07T09:50:00Z" w16du:dateUtc="2026-03-07T14:50:00Z">
        <w:r w:rsidRPr="00742779">
          <w:rPr>
            <w:rFonts w:ascii="ZWAdobeF" w:hAnsi="ZWAdobeF" w:cs="ZWAdobeF"/>
            <w:sz w:val="2"/>
            <w:szCs w:val="2"/>
          </w:rPr>
          <w:delText>180B</w:delText>
        </w:r>
        <w:r w:rsidR="0033544D" w:rsidRPr="00742779">
          <w:delText>Salmon</w:delText>
        </w:r>
        <w:r w:rsidR="009F60D1" w:rsidRPr="00742779">
          <w:delText>’</w:delText>
        </w:r>
        <w:r w:rsidR="0033544D" w:rsidRPr="00742779">
          <w:delText>s</w:delText>
        </w:r>
      </w:del>
      <w:ins w:id="168" w:author="Seth Oranburg" w:date="2026-03-07T09:50:00Z" w16du:dateUtc="2026-03-07T14:50:00Z">
        <w:r w:rsidR="0033544D" w:rsidRPr="00742779">
          <w:t>Salmon</w:t>
        </w:r>
        <w:r w:rsidR="009F60D1" w:rsidRPr="00742779">
          <w:t>’</w:t>
        </w:r>
        <w:r w:rsidR="0033544D" w:rsidRPr="00742779">
          <w:t>s</w:t>
        </w:r>
      </w:ins>
      <w:r w:rsidR="0033544D" w:rsidRPr="00742779">
        <w:t xml:space="preserve"> situation illustrates all three insights. He bore uncertainty by managing the Bristol property for twenty years without knowing what opportunities might arise. He was alert to the redevelopment possibility when it emerged. His position gave him information about the landlord, the property, and the market that Meinhard never had. The question was whether he could keep the value of that information for himself or whether he had to share it.</w:t>
      </w:r>
    </w:p>
    <w:p w14:paraId="5C6DE42C" w14:textId="77777777" w:rsidR="0033544D" w:rsidRPr="00742779" w:rsidRDefault="00742779" w:rsidP="000E54B1">
      <w:del w:id="169" w:author="Seth Oranburg" w:date="2026-03-07T09:50:00Z" w16du:dateUtc="2026-03-07T14:50:00Z">
        <w:r w:rsidRPr="00742779">
          <w:rPr>
            <w:rFonts w:ascii="ZWAdobeF" w:hAnsi="ZWAdobeF" w:cs="ZWAdobeF"/>
            <w:sz w:val="2"/>
            <w:szCs w:val="2"/>
          </w:rPr>
          <w:delText>181B</w:delText>
        </w:r>
        <w:r w:rsidR="0033544D" w:rsidRPr="00742779">
          <w:delText>Together</w:delText>
        </w:r>
      </w:del>
      <w:ins w:id="170" w:author="Seth Oranburg" w:date="2026-03-07T09:50:00Z" w16du:dateUtc="2026-03-07T14:50:00Z">
        <w:r w:rsidR="0033544D" w:rsidRPr="00742779">
          <w:t>Together</w:t>
        </w:r>
      </w:ins>
      <w:r w:rsidR="0033544D" w:rsidRPr="00742779">
        <w:t>, these three economists show that entrepreneurial discretion creates value. Entrepreneurs bear uncertainty that others cannot or will not bear. They discover opportunities that others miss. They disrupt existing arrangements and reallocate resources in ways that generate growth. But that same discretion creates risk. The person with informational advantages and decision-making authority can use their position to benefit themselves at others</w:t>
      </w:r>
      <w:r w:rsidR="009F60D1" w:rsidRPr="00742779">
        <w:t>’</w:t>
      </w:r>
      <w:r w:rsidR="0033544D" w:rsidRPr="00742779">
        <w:t xml:space="preserve"> expense. Business law must enable productive discretion while constraining opportunistic exploitation, managing the tension between these goals through rules that balance freedom and constraint.</w:t>
      </w:r>
    </w:p>
    <w:p w14:paraId="7ED760A5" w14:textId="77777777" w:rsidR="0033544D" w:rsidRPr="00742779" w:rsidRDefault="0033544D" w:rsidP="000E54B1">
      <w:pPr>
        <w:pStyle w:val="Heading3"/>
        <w:rPr>
          <w:rFonts w:eastAsia="Times New Roman"/>
        </w:rPr>
      </w:pPr>
      <w:r w:rsidRPr="00742779">
        <w:rPr>
          <w:rFonts w:eastAsia="Times New Roman"/>
        </w:rPr>
        <w:t>Externalities: When Private Actions Create Public Costs</w:t>
      </w:r>
    </w:p>
    <w:p w14:paraId="27A39307" w14:textId="77777777" w:rsidR="0033544D" w:rsidRPr="00742779" w:rsidRDefault="00742779" w:rsidP="000E54B1">
      <w:del w:id="171" w:author="Seth Oranburg" w:date="2026-03-07T09:50:00Z" w16du:dateUtc="2026-03-07T14:50:00Z">
        <w:r w:rsidRPr="00742779">
          <w:rPr>
            <w:rFonts w:ascii="ZWAdobeF" w:hAnsi="ZWAdobeF" w:cs="ZWAdobeF"/>
            <w:sz w:val="2"/>
            <w:szCs w:val="2"/>
          </w:rPr>
          <w:delText>182B</w:delText>
        </w:r>
        <w:r w:rsidR="0033544D" w:rsidRPr="00742779">
          <w:delText>An</w:delText>
        </w:r>
      </w:del>
      <w:ins w:id="172" w:author="Seth Oranburg" w:date="2026-03-07T09:50:00Z" w16du:dateUtc="2026-03-07T14:50:00Z">
        <w:r w:rsidR="0033544D" w:rsidRPr="00742779">
          <w:t>An</w:t>
        </w:r>
      </w:ins>
      <w:r w:rsidR="0033544D" w:rsidRPr="00742779">
        <w:t xml:space="preserve"> </w:t>
      </w:r>
      <w:r w:rsidR="0033544D" w:rsidRPr="00742779">
        <w:rPr>
          <w:rStyle w:val="Strong"/>
        </w:rPr>
        <w:t>externality</w:t>
      </w:r>
      <w:r w:rsidR="0033544D" w:rsidRPr="00742779">
        <w:t xml:space="preserve"> arises when a transaction between private parties imposes costs on third parties who did not consent to bear them. The classic example is pollution. A factory produces goods and sells them to consumers. Both the factory and the consumers benefit from the transaction. But suppose the factory dumps waste into a river. People downstream bear costs—contaminated water, dead fish, health problems—that they never agreed to accept. The </w:t>
      </w:r>
      <w:r w:rsidR="0033544D" w:rsidRPr="00742779">
        <w:lastRenderedPageBreak/>
        <w:t>transaction between factory and consumers generates benefits for the parties but imposes costs on outsiders.</w:t>
      </w:r>
    </w:p>
    <w:p w14:paraId="494C3B66" w14:textId="77777777" w:rsidR="0033544D" w:rsidRPr="00742779" w:rsidRDefault="00742779" w:rsidP="000E54B1">
      <w:del w:id="173" w:author="Seth Oranburg" w:date="2026-03-07T09:50:00Z" w16du:dateUtc="2026-03-07T14:50:00Z">
        <w:r w:rsidRPr="00742779">
          <w:rPr>
            <w:rFonts w:ascii="ZWAdobeF" w:hAnsi="ZWAdobeF" w:cs="ZWAdobeF"/>
            <w:sz w:val="2"/>
            <w:szCs w:val="2"/>
          </w:rPr>
          <w:delText>183B</w:delText>
        </w:r>
        <w:r w:rsidR="0033544D" w:rsidRPr="00742779">
          <w:delText>Business</w:delText>
        </w:r>
      </w:del>
      <w:ins w:id="174" w:author="Seth Oranburg" w:date="2026-03-07T09:50:00Z" w16du:dateUtc="2026-03-07T14:50:00Z">
        <w:r w:rsidR="0033544D" w:rsidRPr="00742779">
          <w:t>Business</w:t>
        </w:r>
      </w:ins>
      <w:r w:rsidR="0033544D" w:rsidRPr="00742779">
        <w:t xml:space="preserve"> law confronts externalities because limited liability and entity structure can shift risks to parties who cannot protect themselves. When shareholders enjoy limited liability, their personal assets are protected from business debts beyond their initial investment. Shareholders can take gambles with borrowed money or risky operations. If the gamble pays off, shareholders keep the gains. If it fails, creditors and tort victims bear the losses. This creates what economists call a negative externality: the benefits of risk-taking are internalized by shareholders while the costs are externalized to others.</w:t>
      </w:r>
    </w:p>
    <w:p w14:paraId="0C8F9951" w14:textId="77777777" w:rsidR="0033544D" w:rsidRPr="00742779" w:rsidRDefault="00742779" w:rsidP="000E54B1">
      <w:del w:id="175" w:author="Seth Oranburg" w:date="2026-03-07T09:50:00Z" w16du:dateUtc="2026-03-07T14:50:00Z">
        <w:r w:rsidRPr="00742779">
          <w:rPr>
            <w:rFonts w:ascii="ZWAdobeF" w:hAnsi="ZWAdobeF" w:cs="ZWAdobeF"/>
            <w:sz w:val="2"/>
            <w:szCs w:val="2"/>
          </w:rPr>
          <w:delText>184B</w:delText>
        </w:r>
        <w:r w:rsidR="0033544D" w:rsidRPr="00742779">
          <w:delText>Consider</w:delText>
        </w:r>
      </w:del>
      <w:ins w:id="176" w:author="Seth Oranburg" w:date="2026-03-07T09:50:00Z" w16du:dateUtc="2026-03-07T14:50:00Z">
        <w:r w:rsidR="0033544D" w:rsidRPr="00742779">
          <w:t>Consider</w:t>
        </w:r>
      </w:ins>
      <w:r w:rsidR="0033544D" w:rsidRPr="00742779">
        <w:t xml:space="preserve"> a simple scenario. A trucking company operates with minimal insurance and no assets beyond its trucks. The shareholders have invested $100,000. The company borrows $500,000 to expand its fleet. If business goes well, shareholders could see their investment multiply. But suppose a driver causes a serious accident, injuring a pedestrian who faces $2 million in medical bills. The victim can recover from the company</w:t>
      </w:r>
      <w:r w:rsidR="009F60D1" w:rsidRPr="00742779">
        <w:t>’</w:t>
      </w:r>
      <w:r w:rsidR="0033544D" w:rsidRPr="00742779">
        <w:t>s assets and insurance, but suppose those are insufficient. Limited liability protects shareholders</w:t>
      </w:r>
      <w:r w:rsidR="009F60D1" w:rsidRPr="00742779">
        <w:t>’</w:t>
      </w:r>
      <w:r w:rsidR="0033544D" w:rsidRPr="00742779">
        <w:t xml:space="preserve"> personal wealth. The victim bears the shortfall. The shareholders enjoyed the upside of risky expansion while externalizing the downside to an involuntary creditor.</w:t>
      </w:r>
    </w:p>
    <w:p w14:paraId="7BF9630F" w14:textId="77777777" w:rsidR="0033544D" w:rsidRPr="00742779" w:rsidRDefault="00742779" w:rsidP="000E54B1">
      <w:del w:id="177" w:author="Seth Oranburg" w:date="2026-03-07T09:50:00Z" w16du:dateUtc="2026-03-07T14:50:00Z">
        <w:r w:rsidRPr="00742779">
          <w:rPr>
            <w:rFonts w:ascii="ZWAdobeF" w:hAnsi="ZWAdobeF" w:cs="ZWAdobeF"/>
            <w:sz w:val="2"/>
            <w:szCs w:val="2"/>
          </w:rPr>
          <w:delText>185B</w:delText>
        </w:r>
        <w:r w:rsidR="0033544D" w:rsidRPr="00742779">
          <w:delText>Creditors</w:delText>
        </w:r>
      </w:del>
      <w:ins w:id="178" w:author="Seth Oranburg" w:date="2026-03-07T09:50:00Z" w16du:dateUtc="2026-03-07T14:50:00Z">
        <w:r w:rsidR="0033544D" w:rsidRPr="00742779">
          <w:t>Creditors</w:t>
        </w:r>
      </w:ins>
      <w:r w:rsidR="0033544D" w:rsidRPr="00742779">
        <w:t xml:space="preserve"> come in two types. </w:t>
      </w:r>
      <w:r w:rsidR="0033544D" w:rsidRPr="00742779">
        <w:rPr>
          <w:rStyle w:val="Strong"/>
        </w:rPr>
        <w:t>Voluntary creditors</w:t>
      </w:r>
      <w:r w:rsidR="0033544D" w:rsidRPr="00742779">
        <w:t xml:space="preserve"> lend money or extend credit by choice. A bank that loans money to the trucking company can demand collateral, charge higher interest rates to reflect risk, or impose contractual restrictions (called covenants) that limit how the company operates. Voluntary creditors can protect themselves through contract terms. </w:t>
      </w:r>
      <w:r w:rsidR="0033544D" w:rsidRPr="00742779">
        <w:rPr>
          <w:rStyle w:val="Strong"/>
        </w:rPr>
        <w:t>Involuntary creditors</w:t>
      </w:r>
      <w:r w:rsidR="0033544D" w:rsidRPr="00742779">
        <w:t xml:space="preserve"> have no such opportunity. A pedestrian hit by a truck never agreed to extend credit to the trucking company. A neighboring property owner whose land is contaminated by a factory</w:t>
      </w:r>
      <w:r w:rsidR="009F60D1" w:rsidRPr="00742779">
        <w:t>’</w:t>
      </w:r>
      <w:r w:rsidR="0033544D" w:rsidRPr="00742779">
        <w:t>s waste never consented to bear that risk. These parties cannot protect themselves through bargaining in advance.</w:t>
      </w:r>
    </w:p>
    <w:p w14:paraId="295A1DDA" w14:textId="77777777" w:rsidR="0033544D" w:rsidRPr="00742779" w:rsidRDefault="00742779" w:rsidP="000E54B1">
      <w:pPr>
        <w:pPrChange w:id="179" w:author="Seth Oranburg" w:date="2026-03-07T09:50:00Z" w16du:dateUtc="2026-03-07T14:50:00Z">
          <w:pPr>
            <w:pStyle w:val="NormalWeb"/>
          </w:pPr>
        </w:pPrChange>
      </w:pPr>
      <w:del w:id="180" w:author="Seth Oranburg" w:date="2026-03-07T09:50:00Z" w16du:dateUtc="2026-03-07T14:50:00Z">
        <w:r w:rsidRPr="00742779">
          <w:rPr>
            <w:rFonts w:ascii="ZWAdobeF" w:hAnsi="ZWAdobeF" w:cs="ZWAdobeF"/>
            <w:sz w:val="2"/>
            <w:szCs w:val="2"/>
          </w:rPr>
          <w:delText>186B</w:delText>
        </w:r>
        <w:r w:rsidR="0033544D" w:rsidRPr="00742779">
          <w:delText>Business</w:delText>
        </w:r>
      </w:del>
      <w:ins w:id="181" w:author="Seth Oranburg" w:date="2026-03-07T09:50:00Z" w16du:dateUtc="2026-03-07T14:50:00Z">
        <w:r w:rsidR="0033544D" w:rsidRPr="00742779">
          <w:t>Business</w:t>
        </w:r>
      </w:ins>
      <w:r w:rsidR="0033544D" w:rsidRPr="00742779">
        <w:t xml:space="preserve"> law addresses externalities imperfectly. Some doctrines respond to situations where limited liability would produce intolerable outcomes. Veil-piercing allows courts to disregard entity separateness and hold shareholders personally liable in extreme cases of abuse.</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r w:rsidR="0033544D" w:rsidRPr="00742779">
        <w:t xml:space="preserve"> Other doctrines try to ensure that firms can cover expected liabilities through mandatory insurance requirements for certain industries or minimum capitalization standards in some jurisdictions. But many externalities remain unaddressed by business law itself and fall instead to tort law, environmental regulation, and public law </w:t>
      </w:r>
      <w:r w:rsidR="0033544D" w:rsidRPr="00742779">
        <w:lastRenderedPageBreak/>
        <w:t>more broadly. The tension between enabling enterprise through limited liability and protecting those who bear the costs of business failures is never fully resolved. This tension will reappear whenever we study doctrines that determine when entity boundaries can be pierced or when liability extends beyond the organization to reach its owners.</w:t>
      </w:r>
    </w:p>
    <w:p w14:paraId="01380127" w14:textId="77777777" w:rsidR="0033544D" w:rsidRPr="00742779" w:rsidRDefault="0033544D" w:rsidP="000E54B1">
      <w:pPr>
        <w:pStyle w:val="Heading3"/>
        <w:rPr>
          <w:rFonts w:eastAsia="Times New Roman"/>
        </w:rPr>
      </w:pPr>
      <w:r w:rsidRPr="00742779">
        <w:rPr>
          <w:rFonts w:eastAsia="Times New Roman"/>
        </w:rPr>
        <w:t>Public Choice: Law as Political Product</w:t>
      </w:r>
    </w:p>
    <w:p w14:paraId="5C90D72F" w14:textId="77777777" w:rsidR="0033544D" w:rsidRPr="00742779" w:rsidRDefault="00742779" w:rsidP="000E54B1">
      <w:del w:id="182" w:author="Seth Oranburg" w:date="2026-03-07T09:50:00Z" w16du:dateUtc="2026-03-07T14:50:00Z">
        <w:r w:rsidRPr="00742779">
          <w:rPr>
            <w:rFonts w:ascii="ZWAdobeF" w:hAnsi="ZWAdobeF" w:cs="ZWAdobeF"/>
            <w:sz w:val="2"/>
            <w:szCs w:val="2"/>
          </w:rPr>
          <w:delText>187B</w:delText>
        </w:r>
        <w:r w:rsidR="0033544D" w:rsidRPr="00742779">
          <w:delText>The</w:delText>
        </w:r>
      </w:del>
      <w:ins w:id="183" w:author="Seth Oranburg" w:date="2026-03-07T09:50:00Z" w16du:dateUtc="2026-03-07T14:50:00Z">
        <w:r w:rsidR="0033544D" w:rsidRPr="00742779">
          <w:t>The</w:t>
        </w:r>
      </w:ins>
      <w:r w:rsidR="0033544D" w:rsidRPr="00742779">
        <w:t xml:space="preserve"> economic theories above treat legal rules as responses to coordination problems, but legal rules are not handed down by philosopher-kings. They are produced by political processes with their own dynamics.</w:t>
      </w:r>
    </w:p>
    <w:p w14:paraId="3B9C11BF" w14:textId="77777777" w:rsidR="0033544D" w:rsidRPr="00742779" w:rsidRDefault="00742779" w:rsidP="000E54B1">
      <w:pPr>
        <w:pPrChange w:id="184" w:author="Seth Oranburg" w:date="2026-03-07T09:50:00Z" w16du:dateUtc="2026-03-07T14:50:00Z">
          <w:pPr>
            <w:pStyle w:val="NormalWeb"/>
          </w:pPr>
        </w:pPrChange>
      </w:pPr>
      <w:del w:id="185" w:author="Seth Oranburg" w:date="2026-03-07T09:50:00Z" w16du:dateUtc="2026-03-07T14:50:00Z">
        <w:r w:rsidRPr="00742779">
          <w:rPr>
            <w:rStyle w:val="Strong"/>
            <w:rFonts w:ascii="ZWAdobeF" w:hAnsi="ZWAdobeF" w:cs="ZWAdobeF"/>
            <w:b w:val="0"/>
            <w:sz w:val="2"/>
            <w:szCs w:val="2"/>
          </w:rPr>
          <w:delText>188B</w:delText>
        </w:r>
        <w:r w:rsidR="0033544D" w:rsidRPr="00742779">
          <w:rPr>
            <w:rStyle w:val="Strong"/>
          </w:rPr>
          <w:delText>Public</w:delText>
        </w:r>
      </w:del>
      <w:ins w:id="186" w:author="Seth Oranburg" w:date="2026-03-07T09:50:00Z" w16du:dateUtc="2026-03-07T14:50:00Z">
        <w:r w:rsidR="0033544D" w:rsidRPr="00742779">
          <w:rPr>
            <w:rStyle w:val="Strong"/>
          </w:rPr>
          <w:t>Public</w:t>
        </w:r>
      </w:ins>
      <w:r w:rsidR="0033544D" w:rsidRPr="00742779">
        <w:rPr>
          <w:rStyle w:val="Strong"/>
        </w:rPr>
        <w:t xml:space="preserve"> choice theory</w:t>
      </w:r>
      <w:r w:rsidR="0033544D" w:rsidRPr="00742779">
        <w:t xml:space="preserve"> applies economic analysis to political decision-making.</w:t>
      </w:r>
      <w:r w:rsidR="0033544D">
        <w:fldChar w:fldCharType="begin"/>
      </w:r>
      <w:r w:rsidR="0033544D">
        <w:instrText>HYPERLINK \l "fn15-11647" \o "Jump to citation"</w:instrText>
      </w:r>
      <w:r w:rsidR="0033544D">
        <w:fldChar w:fldCharType="separate"/>
      </w:r>
      <w:r w:rsidR="0033544D" w:rsidRPr="00742779">
        <w:rPr>
          <w:rStyle w:val="Hyperlink"/>
          <w:color w:val="auto"/>
          <w:u w:val="none"/>
        </w:rPr>
        <w:t>[15</w:t>
      </w:r>
      <w:r w:rsidR="005A621D" w:rsidRPr="00742779">
        <w:rPr>
          <w:rStyle w:val="Hyperlink"/>
          <w:color w:val="auto"/>
          <w:u w:val="none"/>
        </w:rPr>
        <w:t>]</w:t>
      </w:r>
      <w:r w:rsidR="0033544D">
        <w:fldChar w:fldCharType="end"/>
      </w:r>
      <w:r w:rsidR="0033544D" w:rsidRPr="00742779">
        <w:t xml:space="preserve"> A central insight is that legislation often reflects the interests of concentrated, well-organized groups rather than diffuse public interests.</w:t>
      </w:r>
      <w:r w:rsidR="0033544D">
        <w:fldChar w:fldCharType="begin"/>
      </w:r>
      <w:r w:rsidR="0033544D">
        <w:instrText>HYPERLINK \l "fn16-11647" \o "Jump to citation"</w:instrText>
      </w:r>
      <w:r w:rsidR="0033544D">
        <w:fldChar w:fldCharType="separate"/>
      </w:r>
      <w:r w:rsidR="0033544D" w:rsidRPr="00742779">
        <w:rPr>
          <w:rStyle w:val="Hyperlink"/>
          <w:color w:val="auto"/>
          <w:u w:val="none"/>
        </w:rPr>
        <w:t>[16</w:t>
      </w:r>
      <w:r w:rsidR="005A621D" w:rsidRPr="00742779">
        <w:rPr>
          <w:rStyle w:val="Hyperlink"/>
          <w:color w:val="auto"/>
          <w:u w:val="none"/>
        </w:rPr>
        <w:t>]</w:t>
      </w:r>
      <w:r w:rsidR="0033544D">
        <w:fldChar w:fldCharType="end"/>
      </w:r>
      <w:r w:rsidR="0033544D" w:rsidRPr="00742779">
        <w:t xml:space="preserve"> Some groups face low costs to organize and lobby while others face high costs. A small industry with ten major firms can coordinate to lobby for favorable regulation more easily than millions of consumers who each bear a small cost from that regulation. The industry has concentrated benefits from favorable rules and low organization costs. Consumers have diffuse costs and high organization costs. Legislators respond to the groups that can reward or punish them most effectively, which typically means the concentrated interests.</w:t>
      </w:r>
    </w:p>
    <w:p w14:paraId="6D61B25D" w14:textId="77777777" w:rsidR="0033544D" w:rsidRPr="00742779" w:rsidRDefault="00742779" w:rsidP="000E54B1">
      <w:pPr>
        <w:pPrChange w:id="187" w:author="Seth Oranburg" w:date="2026-03-07T09:50:00Z" w16du:dateUtc="2026-03-07T14:50:00Z">
          <w:pPr>
            <w:pStyle w:val="NormalWeb"/>
          </w:pPr>
        </w:pPrChange>
      </w:pPr>
      <w:del w:id="188" w:author="Seth Oranburg" w:date="2026-03-07T09:50:00Z" w16du:dateUtc="2026-03-07T14:50:00Z">
        <w:r w:rsidRPr="00742779">
          <w:rPr>
            <w:rFonts w:ascii="ZWAdobeF" w:hAnsi="ZWAdobeF" w:cs="ZWAdobeF"/>
            <w:sz w:val="2"/>
            <w:szCs w:val="2"/>
          </w:rPr>
          <w:delText>189B</w:delText>
        </w:r>
        <w:r w:rsidR="0033544D" w:rsidRPr="00742779">
          <w:delText>When</w:delText>
        </w:r>
      </w:del>
      <w:ins w:id="189" w:author="Seth Oranburg" w:date="2026-03-07T09:50:00Z" w16du:dateUtc="2026-03-07T14:50:00Z">
        <w:r w:rsidR="0033544D" w:rsidRPr="00742779">
          <w:t>When</w:t>
        </w:r>
      </w:ins>
      <w:r w:rsidR="0033544D" w:rsidRPr="00742779">
        <w:t xml:space="preserve"> states compete to attract incorporations, they may adopt rules that favor managers or controlling shareholders because those parties make the incorporation decision. Shareholders do not choose where a corporation incorporates; managers do. If Delaware wants to attract incorporations and the franchise tax revenue that comes with them, it might adopt rules that make managers</w:t>
      </w:r>
      <w:r w:rsidR="009F60D1" w:rsidRPr="00742779">
        <w:t>’</w:t>
      </w:r>
      <w:r w:rsidR="0033544D" w:rsidRPr="00742779">
        <w:t xml:space="preserve"> lives easier: more discretion, less liability, greater protection from shareholder suits. Critics call this a </w:t>
      </w:r>
      <w:r w:rsidR="009F60D1" w:rsidRPr="00742779">
        <w:t>“</w:t>
      </w:r>
      <w:r w:rsidR="0033544D" w:rsidRPr="00742779">
        <w:t>race to the bottom,</w:t>
      </w:r>
      <w:r w:rsidR="009F60D1" w:rsidRPr="00742779">
        <w:t>”</w:t>
      </w:r>
      <w:r w:rsidR="0033544D" w:rsidRPr="00742779">
        <w:t xml:space="preserve"> where states compete to offer the weakest shareholder protections.</w:t>
      </w:r>
      <w:r w:rsidR="0033544D">
        <w:fldChar w:fldCharType="begin"/>
      </w:r>
      <w:r w:rsidR="0033544D">
        <w:instrText>HYPERLINK \l "fn17-11647" \o "Jump to citation"</w:instrText>
      </w:r>
      <w:r w:rsidR="0033544D">
        <w:fldChar w:fldCharType="separate"/>
      </w:r>
      <w:r w:rsidR="0033544D" w:rsidRPr="00742779">
        <w:rPr>
          <w:rStyle w:val="Hyperlink"/>
          <w:color w:val="auto"/>
          <w:u w:val="none"/>
        </w:rPr>
        <w:t>[17</w:t>
      </w:r>
      <w:r w:rsidR="005A621D" w:rsidRPr="00742779">
        <w:rPr>
          <w:rStyle w:val="Hyperlink"/>
          <w:color w:val="auto"/>
          <w:u w:val="none"/>
        </w:rPr>
        <w:t>]</w:t>
      </w:r>
      <w:r w:rsidR="0033544D">
        <w:fldChar w:fldCharType="end"/>
      </w:r>
    </w:p>
    <w:p w14:paraId="58047BCA" w14:textId="77777777" w:rsidR="0033544D" w:rsidRPr="00742779" w:rsidRDefault="00742779" w:rsidP="000E54B1">
      <w:pPr>
        <w:pPrChange w:id="190" w:author="Seth Oranburg" w:date="2026-03-07T09:50:00Z" w16du:dateUtc="2026-03-07T14:50:00Z">
          <w:pPr>
            <w:pStyle w:val="NormalWeb"/>
          </w:pPr>
        </w:pPrChange>
      </w:pPr>
      <w:del w:id="191" w:author="Seth Oranburg" w:date="2026-03-07T09:50:00Z" w16du:dateUtc="2026-03-07T14:50:00Z">
        <w:r w:rsidRPr="00742779">
          <w:rPr>
            <w:rFonts w:ascii="ZWAdobeF" w:hAnsi="ZWAdobeF" w:cs="ZWAdobeF"/>
            <w:sz w:val="2"/>
            <w:szCs w:val="2"/>
          </w:rPr>
          <w:delText>190B</w:delText>
        </w:r>
        <w:r w:rsidR="0033544D" w:rsidRPr="00742779">
          <w:delText>Defenders</w:delText>
        </w:r>
      </w:del>
      <w:ins w:id="192" w:author="Seth Oranburg" w:date="2026-03-07T09:50:00Z" w16du:dateUtc="2026-03-07T14:50:00Z">
        <w:r w:rsidR="0033544D" w:rsidRPr="00742779">
          <w:t>Defenders</w:t>
        </w:r>
      </w:ins>
      <w:r w:rsidR="0033544D" w:rsidRPr="00742779">
        <w:t xml:space="preserve"> respond that charter competition is a </w:t>
      </w:r>
      <w:r w:rsidR="009F60D1" w:rsidRPr="00742779">
        <w:t>“</w:t>
      </w:r>
      <w:r w:rsidR="0033544D" w:rsidRPr="00742779">
        <w:t>race to the top.</w:t>
      </w:r>
      <w:r w:rsidR="009F60D1" w:rsidRPr="00742779">
        <w:t>”</w:t>
      </w:r>
      <w:r w:rsidR="0033544D">
        <w:fldChar w:fldCharType="begin"/>
      </w:r>
      <w:r w:rsidR="0033544D">
        <w:instrText>HYPERLINK \l "fn18-11647" \o "Jump to citation"</w:instrText>
      </w:r>
      <w:r w:rsidR="0033544D">
        <w:fldChar w:fldCharType="separate"/>
      </w:r>
      <w:r w:rsidR="0033544D" w:rsidRPr="00742779">
        <w:rPr>
          <w:rStyle w:val="Hyperlink"/>
          <w:color w:val="auto"/>
          <w:u w:val="none"/>
        </w:rPr>
        <w:t>[18</w:t>
      </w:r>
      <w:r w:rsidR="005A621D" w:rsidRPr="00742779">
        <w:rPr>
          <w:rStyle w:val="Hyperlink"/>
          <w:color w:val="auto"/>
          <w:u w:val="none"/>
        </w:rPr>
        <w:t>]</w:t>
      </w:r>
      <w:r w:rsidR="0033544D">
        <w:fldChar w:fldCharType="end"/>
      </w:r>
      <w:r w:rsidR="0033544D" w:rsidRPr="00742779">
        <w:t xml:space="preserve"> If Delaware adopts rules that are inefficiently pro-management, firms incorporated there will have higher agency costs, and investors will discount those shares accordingly.</w:t>
      </w:r>
      <w:r w:rsidR="0033544D">
        <w:fldChar w:fldCharType="begin"/>
      </w:r>
      <w:r w:rsidR="0033544D">
        <w:instrText>HYPERLINK \l "fn18-11647" \o "Jump to citation"</w:instrText>
      </w:r>
      <w:r w:rsidR="0033544D">
        <w:fldChar w:fldCharType="separate"/>
      </w:r>
      <w:r w:rsidR="0033544D" w:rsidRPr="00742779">
        <w:rPr>
          <w:rStyle w:val="Hyperlink"/>
          <w:color w:val="auto"/>
          <w:u w:val="none"/>
        </w:rPr>
        <w:t>[18</w:t>
      </w:r>
      <w:r w:rsidR="005A621D" w:rsidRPr="00742779">
        <w:rPr>
          <w:rStyle w:val="Hyperlink"/>
          <w:color w:val="auto"/>
          <w:u w:val="none"/>
        </w:rPr>
        <w:t>]</w:t>
      </w:r>
      <w:r w:rsidR="0033544D">
        <w:fldChar w:fldCharType="end"/>
      </w:r>
      <w:r w:rsidR="0033544D" w:rsidRPr="00742779">
        <w:t xml:space="preserve"> Romano argues that Delaware</w:t>
      </w:r>
      <w:r w:rsidR="009F60D1" w:rsidRPr="00742779">
        <w:t>’</w:t>
      </w:r>
      <w:r w:rsidR="0033544D" w:rsidRPr="00742779">
        <w:t>s dominance reflects a legal infrastructure: expert judiciary, responsive legislature, and network effects—that tends to produce relatively efficient, predictable corporate law.</w:t>
      </w:r>
      <w:r w:rsidR="0033544D">
        <w:fldChar w:fldCharType="begin"/>
      </w:r>
      <w:r w:rsidR="0033544D">
        <w:instrText>HYPERLINK \l "fn19-11647" \o "Jump to citation"</w:instrText>
      </w:r>
      <w:r w:rsidR="0033544D">
        <w:fldChar w:fldCharType="separate"/>
      </w:r>
      <w:r w:rsidR="0033544D" w:rsidRPr="00742779">
        <w:rPr>
          <w:rStyle w:val="Hyperlink"/>
          <w:color w:val="auto"/>
          <w:u w:val="none"/>
        </w:rPr>
        <w:t>[19</w:t>
      </w:r>
      <w:r w:rsidR="005A621D" w:rsidRPr="00742779">
        <w:rPr>
          <w:rStyle w:val="Hyperlink"/>
          <w:color w:val="auto"/>
          <w:u w:val="none"/>
        </w:rPr>
        <w:t>]</w:t>
      </w:r>
      <w:r w:rsidR="0033544D">
        <w:fldChar w:fldCharType="end"/>
      </w:r>
      <w:r w:rsidR="0033544D" w:rsidRPr="00742779">
        <w:t xml:space="preserve"> The debate over whether charter competition produces good or bad outcomes has persisted for decades.</w:t>
      </w:r>
    </w:p>
    <w:p w14:paraId="3F0DE4B3" w14:textId="77777777" w:rsidR="0033544D" w:rsidRPr="00742779" w:rsidRDefault="00742779" w:rsidP="000E54B1">
      <w:pPr>
        <w:pPrChange w:id="193" w:author="Seth Oranburg" w:date="2026-03-07T09:50:00Z" w16du:dateUtc="2026-03-07T14:50:00Z">
          <w:pPr>
            <w:pStyle w:val="NormalWeb"/>
          </w:pPr>
        </w:pPrChange>
      </w:pPr>
      <w:del w:id="194" w:author="Seth Oranburg" w:date="2026-03-07T09:50:00Z" w16du:dateUtc="2026-03-07T14:50:00Z">
        <w:r w:rsidRPr="00742779">
          <w:rPr>
            <w:rFonts w:ascii="ZWAdobeF" w:hAnsi="ZWAdobeF" w:cs="ZWAdobeF"/>
            <w:sz w:val="2"/>
            <w:szCs w:val="2"/>
          </w:rPr>
          <w:delText>191B</w:delText>
        </w:r>
        <w:r w:rsidR="0033544D" w:rsidRPr="00742779">
          <w:delText>Delaware</w:delText>
        </w:r>
        <w:r w:rsidR="009F60D1" w:rsidRPr="00742779">
          <w:delText>’</w:delText>
        </w:r>
        <w:r w:rsidR="0033544D" w:rsidRPr="00742779">
          <w:delText>s</w:delText>
        </w:r>
      </w:del>
      <w:ins w:id="195" w:author="Seth Oranburg" w:date="2026-03-07T09:50:00Z" w16du:dateUtc="2026-03-07T14:50:00Z">
        <w:r w:rsidR="0033544D" w:rsidRPr="00742779">
          <w:t>Delaware</w:t>
        </w:r>
        <w:r w:rsidR="009F60D1" w:rsidRPr="00742779">
          <w:t>’</w:t>
        </w:r>
        <w:r w:rsidR="0033544D" w:rsidRPr="00742779">
          <w:t>s</w:t>
        </w:r>
      </w:ins>
      <w:r w:rsidR="0033544D" w:rsidRPr="00742779">
        <w:t xml:space="preserve"> dominance in corporate law illustrates these dynamics. Delaware</w:t>
      </w:r>
      <w:r w:rsidR="009F60D1" w:rsidRPr="00742779">
        <w:t>’</w:t>
      </w:r>
      <w:r w:rsidR="0033544D" w:rsidRPr="00742779">
        <w:t xml:space="preserve">s Division of Corporations reports that more than 2,000,000 </w:t>
      </w:r>
      <w:r w:rsidR="0033544D" w:rsidRPr="00742779">
        <w:lastRenderedPageBreak/>
        <w:t>business entities, and more than 66% of the Fortune 500—have chosen Delaware as their legal home.</w:t>
      </w:r>
      <w:r w:rsidR="0033544D">
        <w:fldChar w:fldCharType="begin"/>
      </w:r>
      <w:r w:rsidR="0033544D">
        <w:instrText>HYPERLINK \l "fn20-11647" \o "Jump to citation"</w:instrText>
      </w:r>
      <w:r w:rsidR="0033544D">
        <w:fldChar w:fldCharType="separate"/>
      </w:r>
      <w:r w:rsidR="0033544D" w:rsidRPr="00742779">
        <w:rPr>
          <w:rStyle w:val="Hyperlink"/>
          <w:color w:val="auto"/>
          <w:u w:val="none"/>
        </w:rPr>
        <w:t>[20</w:t>
      </w:r>
      <w:r w:rsidR="000B4948" w:rsidRPr="00742779">
        <w:rPr>
          <w:rStyle w:val="Hyperlink"/>
          <w:color w:val="auto"/>
          <w:u w:val="none"/>
        </w:rPr>
        <w:t>]</w:t>
      </w:r>
      <w:r w:rsidR="0033544D">
        <w:fldChar w:fldCharType="end"/>
      </w:r>
      <w:r w:rsidR="0033544D" w:rsidRPr="00742779">
        <w:t xml:space="preserve"> Delaware earns substantial revenue from franchise taxes and fees. Whether this produces good law is contested. Supporters argue that Delaware has developed a sophisticated and predictable body of corporate law in the United States, with a specialized Court of Chancery that resolves business disputes quickly and consistently.</w:t>
      </w:r>
      <w:r w:rsidR="0033544D">
        <w:fldChar w:fldCharType="begin"/>
      </w:r>
      <w:r w:rsidR="0033544D">
        <w:instrText>HYPERLINK \l "fn19-11647" \o "Jump to citation"</w:instrText>
      </w:r>
      <w:r w:rsidR="0033544D">
        <w:fldChar w:fldCharType="separate"/>
      </w:r>
      <w:r w:rsidR="0033544D" w:rsidRPr="00742779">
        <w:rPr>
          <w:rStyle w:val="Hyperlink"/>
          <w:color w:val="auto"/>
          <w:u w:val="none"/>
        </w:rPr>
        <w:t>[19</w:t>
      </w:r>
      <w:r w:rsidR="005A621D" w:rsidRPr="00742779">
        <w:rPr>
          <w:rStyle w:val="Hyperlink"/>
          <w:color w:val="auto"/>
          <w:u w:val="none"/>
        </w:rPr>
        <w:t>]</w:t>
      </w:r>
      <w:r w:rsidR="0033544D">
        <w:fldChar w:fldCharType="end"/>
      </w:r>
      <w:r w:rsidR="0033544D" w:rsidRPr="00742779">
        <w:t xml:space="preserve"> Critics worry that Delaware</w:t>
      </w:r>
      <w:r w:rsidR="009F60D1" w:rsidRPr="00742779">
        <w:t>’</w:t>
      </w:r>
      <w:r w:rsidR="0033544D" w:rsidRPr="00742779">
        <w:t>s dependence on franchise revenue creates incentives to favor managers, who choose where to incorporate, over shareholders, who cannot.</w:t>
      </w:r>
      <w:r w:rsidR="0033544D">
        <w:fldChar w:fldCharType="begin"/>
      </w:r>
      <w:r w:rsidR="0033544D">
        <w:instrText>HYPERLINK \l "fn17-11647" \o "Jump to citation"</w:instrText>
      </w:r>
      <w:r w:rsidR="0033544D">
        <w:fldChar w:fldCharType="separate"/>
      </w:r>
      <w:r w:rsidR="0033544D" w:rsidRPr="00742779">
        <w:rPr>
          <w:rStyle w:val="Hyperlink"/>
          <w:color w:val="auto"/>
          <w:u w:val="none"/>
        </w:rPr>
        <w:t>[17</w:t>
      </w:r>
      <w:r w:rsidR="005A621D" w:rsidRPr="00742779">
        <w:rPr>
          <w:rStyle w:val="Hyperlink"/>
          <w:color w:val="auto"/>
          <w:u w:val="none"/>
        </w:rPr>
        <w:t>]</w:t>
      </w:r>
      <w:r w:rsidR="0033544D">
        <w:fldChar w:fldCharType="end"/>
      </w:r>
    </w:p>
    <w:p w14:paraId="130B8B96" w14:textId="77777777" w:rsidR="0033544D" w:rsidRPr="00742779" w:rsidRDefault="00742779" w:rsidP="000E54B1">
      <w:del w:id="196" w:author="Seth Oranburg" w:date="2026-03-07T09:50:00Z" w16du:dateUtc="2026-03-07T14:50:00Z">
        <w:r w:rsidRPr="00742779">
          <w:rPr>
            <w:rFonts w:ascii="ZWAdobeF" w:hAnsi="ZWAdobeF" w:cs="ZWAdobeF"/>
            <w:sz w:val="2"/>
            <w:szCs w:val="2"/>
          </w:rPr>
          <w:delText>192B</w:delText>
        </w:r>
        <w:r w:rsidR="0033544D" w:rsidRPr="00742779">
          <w:delText>Recognizing</w:delText>
        </w:r>
      </w:del>
      <w:ins w:id="197" w:author="Seth Oranburg" w:date="2026-03-07T09:50:00Z" w16du:dateUtc="2026-03-07T14:50:00Z">
        <w:r w:rsidR="0033544D" w:rsidRPr="00742779">
          <w:t>Recognizing</w:t>
        </w:r>
      </w:ins>
      <w:r w:rsidR="0033544D" w:rsidRPr="00742779">
        <w:t xml:space="preserve"> that law is made through political processes is essential context for studying the doctrines that follow. Rules exist not only because they solve problems efficiently or allocate risk fairly but sometimes because interest groups with power shaped them. This perspective will help you understand why some rules seem to favor particular constituencies and why reform efforts often fail despite compelling efficiency or fairness arguments.</w:t>
      </w:r>
    </w:p>
    <w:p w14:paraId="3CF6A3D4" w14:textId="77777777" w:rsidR="0033544D" w:rsidRPr="00742779" w:rsidRDefault="0033544D" w:rsidP="000E54B1">
      <w:pPr>
        <w:pStyle w:val="Heading3"/>
        <w:rPr>
          <w:rFonts w:eastAsia="Times New Roman"/>
        </w:rPr>
      </w:pPr>
      <w:r w:rsidRPr="00742779">
        <w:rPr>
          <w:rFonts w:eastAsia="Times New Roman"/>
        </w:rPr>
        <w:t>The Fairness Constraint: Why Efficiency Is Not Enough</w:t>
      </w:r>
    </w:p>
    <w:p w14:paraId="5CF7C78B" w14:textId="77777777" w:rsidR="0033544D" w:rsidRPr="00742779" w:rsidRDefault="00742779" w:rsidP="000E54B1">
      <w:del w:id="198" w:author="Seth Oranburg" w:date="2026-03-07T09:50:00Z" w16du:dateUtc="2026-03-07T14:50:00Z">
        <w:r w:rsidRPr="00742779">
          <w:rPr>
            <w:rFonts w:ascii="ZWAdobeF" w:hAnsi="ZWAdobeF" w:cs="ZWAdobeF"/>
            <w:sz w:val="2"/>
            <w:szCs w:val="2"/>
          </w:rPr>
          <w:delText>193B</w:delText>
        </w:r>
        <w:r w:rsidR="0033544D" w:rsidRPr="00742779">
          <w:delText>Efficiency</w:delText>
        </w:r>
      </w:del>
      <w:ins w:id="199" w:author="Seth Oranburg" w:date="2026-03-07T09:50:00Z" w16du:dateUtc="2026-03-07T14:50:00Z">
        <w:r w:rsidR="0033544D" w:rsidRPr="00742779">
          <w:t>Efficiency</w:t>
        </w:r>
      </w:ins>
      <w:r w:rsidR="0033544D" w:rsidRPr="00742779">
        <w:t xml:space="preserve"> is not the whole story. Business law also embodies fairness commitments that constrain what efficiency permits.</w:t>
      </w:r>
    </w:p>
    <w:p w14:paraId="28AEFCEF" w14:textId="77777777" w:rsidR="0033544D" w:rsidRPr="00742779" w:rsidRDefault="00742779" w:rsidP="000E54B1">
      <w:pPr>
        <w:pPrChange w:id="200" w:author="Seth Oranburg" w:date="2026-03-07T09:50:00Z" w16du:dateUtc="2026-03-07T14:50:00Z">
          <w:pPr>
            <w:pStyle w:val="NormalWeb"/>
          </w:pPr>
        </w:pPrChange>
      </w:pPr>
      <w:del w:id="201" w:author="Seth Oranburg" w:date="2026-03-07T09:50:00Z" w16du:dateUtc="2026-03-07T14:50:00Z">
        <w:r w:rsidRPr="00742779">
          <w:rPr>
            <w:rFonts w:ascii="ZWAdobeF" w:hAnsi="ZWAdobeF" w:cs="ZWAdobeF"/>
            <w:sz w:val="2"/>
            <w:szCs w:val="2"/>
          </w:rPr>
          <w:delText>194B</w:delText>
        </w:r>
        <w:r w:rsidR="0033544D" w:rsidRPr="00742779">
          <w:delText>When</w:delText>
        </w:r>
      </w:del>
      <w:ins w:id="202" w:author="Seth Oranburg" w:date="2026-03-07T09:50:00Z" w16du:dateUtc="2026-03-07T14:50:00Z">
        <w:r w:rsidR="0033544D" w:rsidRPr="00742779">
          <w:t>When</w:t>
        </w:r>
      </w:ins>
      <w:r w:rsidR="0033544D" w:rsidRPr="00742779">
        <w:t xml:space="preserve"> parties enter long-term business relationships, they make </w:t>
      </w:r>
      <w:r w:rsidR="0033544D" w:rsidRPr="00742779">
        <w:rPr>
          <w:rStyle w:val="Strong"/>
        </w:rPr>
        <w:t>relational investments</w:t>
      </w:r>
      <w:r w:rsidR="0033544D" w:rsidRPr="00742779">
        <w:t>: time, effort, reputation, and forgone opportunities that are valuable within the relationship but lose value if the relationship ends.</w:t>
      </w:r>
      <w:r w:rsidR="0033544D">
        <w:fldChar w:fldCharType="begin"/>
      </w:r>
      <w:r w:rsidR="0033544D">
        <w:instrText>HYPERLINK \l "fn21-11647" \o "Jump to citation"</w:instrText>
      </w:r>
      <w:r w:rsidR="0033544D">
        <w:fldChar w:fldCharType="separate"/>
      </w:r>
      <w:r w:rsidR="0033544D" w:rsidRPr="00742779">
        <w:rPr>
          <w:rStyle w:val="Hyperlink"/>
          <w:color w:val="auto"/>
          <w:u w:val="none"/>
        </w:rPr>
        <w:t>[21</w:t>
      </w:r>
      <w:r w:rsidR="00FA601A" w:rsidRPr="00742779">
        <w:rPr>
          <w:rStyle w:val="Hyperlink"/>
          <w:color w:val="auto"/>
          <w:u w:val="none"/>
        </w:rPr>
        <w:t>]</w:t>
      </w:r>
      <w:r w:rsidR="0033544D">
        <w:fldChar w:fldCharType="end"/>
      </w:r>
      <w:r w:rsidR="0033544D" w:rsidRPr="00742779">
        <w:t xml:space="preserve"> Meinhard</w:t>
      </w:r>
      <w:r w:rsidR="009F60D1" w:rsidRPr="00742779">
        <w:t>’</w:t>
      </w:r>
      <w:r w:rsidR="0033544D" w:rsidRPr="00742779">
        <w:t>s investment in the Bristol venture included not just his capital but twenty years during which he could have invested elsewhere, built relationships with other partners, or pursued alternative opportunities. Those twenty years cannot be recovered. If the law allowed Salmon to exploit these investments opportunistically by taking the new lease without sharing it, parties would be reluctant to make relational investments in the first place. The prospect of exploitation at the end would deter cooperation at the beginning.</w:t>
      </w:r>
    </w:p>
    <w:p w14:paraId="5C2A23B4" w14:textId="77777777" w:rsidR="0033544D" w:rsidRPr="00742779" w:rsidRDefault="00742779" w:rsidP="000E54B1">
      <w:del w:id="203" w:author="Seth Oranburg" w:date="2026-03-07T09:50:00Z" w16du:dateUtc="2026-03-07T14:50:00Z">
        <w:r w:rsidRPr="00742779">
          <w:rPr>
            <w:rFonts w:ascii="ZWAdobeF" w:hAnsi="ZWAdobeF" w:cs="ZWAdobeF"/>
            <w:sz w:val="2"/>
            <w:szCs w:val="2"/>
          </w:rPr>
          <w:delText>195B</w:delText>
        </w:r>
        <w:r w:rsidR="0033544D" w:rsidRPr="00742779">
          <w:delText>Business</w:delText>
        </w:r>
      </w:del>
      <w:ins w:id="204" w:author="Seth Oranburg" w:date="2026-03-07T09:50:00Z" w16du:dateUtc="2026-03-07T14:50:00Z">
        <w:r w:rsidR="0033544D" w:rsidRPr="00742779">
          <w:t>Business</w:t>
        </w:r>
      </w:ins>
      <w:r w:rsidR="0033544D" w:rsidRPr="00742779">
        <w:t xml:space="preserve"> law also protects parties who lack bargaining power or information. Minority shareholders cannot negotiate individually with controlling shareholders on equal terms. Employees often accept contracts with terms they do not fully understand or have no practical ability to negotiate. Tort victims never agreed to bear the risk of enterprise-caused harms; they were simply in the wrong place when a business operation went awry. Default rules that protect these parties reflect fairness commitments that override efficiency in some contexts.</w:t>
      </w:r>
    </w:p>
    <w:p w14:paraId="57A8AA26" w14:textId="77777777" w:rsidR="0033544D" w:rsidRPr="00742779" w:rsidRDefault="00742779" w:rsidP="000E54B1">
      <w:del w:id="205" w:author="Seth Oranburg" w:date="2026-03-07T09:50:00Z" w16du:dateUtc="2026-03-07T14:50:00Z">
        <w:r w:rsidRPr="00742779">
          <w:rPr>
            <w:rFonts w:ascii="ZWAdobeF" w:hAnsi="ZWAdobeF" w:cs="ZWAdobeF"/>
            <w:sz w:val="2"/>
            <w:szCs w:val="2"/>
          </w:rPr>
          <w:delText>196B</w:delText>
        </w:r>
        <w:r w:rsidR="0033544D" w:rsidRPr="00742779">
          <w:delText>When</w:delText>
        </w:r>
      </w:del>
      <w:ins w:id="206" w:author="Seth Oranburg" w:date="2026-03-07T09:50:00Z" w16du:dateUtc="2026-03-07T14:50:00Z">
        <w:r w:rsidR="0033544D" w:rsidRPr="00742779">
          <w:t>When</w:t>
        </w:r>
      </w:ins>
      <w:r w:rsidR="0033544D" w:rsidRPr="00742779">
        <w:t xml:space="preserve"> Cardozo speaks of </w:t>
      </w:r>
      <w:r w:rsidR="009F60D1" w:rsidRPr="00742779">
        <w:t>“</w:t>
      </w:r>
      <w:r w:rsidR="0033544D" w:rsidRPr="00742779">
        <w:t>the punctilio of an honor the most sensitive,</w:t>
      </w:r>
      <w:r w:rsidR="009F60D1" w:rsidRPr="00742779">
        <w:t>”</w:t>
      </w:r>
      <w:r w:rsidR="0033544D" w:rsidRPr="00742779">
        <w:t xml:space="preserve"> he articulates a moral standard: people in positions of trust owe more </w:t>
      </w:r>
      <w:r w:rsidR="0033544D" w:rsidRPr="00742779">
        <w:lastRenderedPageBreak/>
        <w:t>than the morals of the marketplace. Business law balances efficiency against other values including trust, loyalty, fairness, and the dignity that comes from being treated as more than a mere contracting party. Rules that look inefficient from a narrow cost-benefit perspective may serve these broader values. A fiduciary duty that forbids all self-dealing might prevent some value-creating transactions, but it also protects vulnerable parties from exploitation and signals that some relationships carry obligations beyond what contract alone would require.</w:t>
      </w:r>
    </w:p>
    <w:p w14:paraId="7C945402" w14:textId="77777777" w:rsidR="0033544D" w:rsidRPr="00742779" w:rsidRDefault="0033544D" w:rsidP="000E54B1">
      <w:pPr>
        <w:pStyle w:val="Heading2"/>
        <w:rPr>
          <w:rFonts w:eastAsia="Times New Roman"/>
        </w:rPr>
      </w:pPr>
      <w:r w:rsidRPr="00742779">
        <w:rPr>
          <w:rFonts w:eastAsia="Times New Roman"/>
        </w:rPr>
        <w:t>Whose Interests Does Business Law Protect?</w:t>
      </w:r>
    </w:p>
    <w:p w14:paraId="6167D99E" w14:textId="77777777" w:rsidR="0033544D" w:rsidRPr="00742779" w:rsidRDefault="00742779" w:rsidP="000E54B1">
      <w:del w:id="207" w:author="Seth Oranburg" w:date="2026-03-07T09:50:00Z" w16du:dateUtc="2026-03-07T14:50:00Z">
        <w:r w:rsidRPr="00742779">
          <w:rPr>
            <w:rFonts w:ascii="ZWAdobeF" w:hAnsi="ZWAdobeF" w:cs="ZWAdobeF"/>
            <w:sz w:val="2"/>
            <w:szCs w:val="2"/>
          </w:rPr>
          <w:delText>197B</w:delText>
        </w:r>
        <w:r w:rsidR="0033544D" w:rsidRPr="00742779">
          <w:delText>Business</w:delText>
        </w:r>
      </w:del>
      <w:ins w:id="208" w:author="Seth Oranburg" w:date="2026-03-07T09:50:00Z" w16du:dateUtc="2026-03-07T14:50:00Z">
        <w:r w:rsidR="0033544D" w:rsidRPr="00742779">
          <w:t>Business</w:t>
        </w:r>
      </w:ins>
      <w:r w:rsidR="0033544D" w:rsidRPr="00742779">
        <w:t xml:space="preserve"> law encodes judgments about whose losses are acceptable and which forms of cooperation the legal system will legitimate. Understanding whose interests drive particular doctrines helps explain why business law looks the way it does and why courts balance competing concerns differently in different contexts.</w:t>
      </w:r>
    </w:p>
    <w:p w14:paraId="68147D34" w14:textId="77777777" w:rsidR="0033544D" w:rsidRPr="00742779" w:rsidRDefault="0033544D" w:rsidP="000E54B1">
      <w:pPr>
        <w:pStyle w:val="Heading3"/>
        <w:rPr>
          <w:rFonts w:eastAsia="Times New Roman"/>
        </w:rPr>
      </w:pPr>
      <w:r w:rsidRPr="00742779">
        <w:rPr>
          <w:rFonts w:eastAsia="Times New Roman"/>
        </w:rPr>
        <w:t>Workers</w:t>
      </w:r>
    </w:p>
    <w:p w14:paraId="751428ED" w14:textId="77777777" w:rsidR="0033544D" w:rsidRPr="00742779" w:rsidRDefault="00742779" w:rsidP="000E54B1">
      <w:del w:id="209" w:author="Seth Oranburg" w:date="2026-03-07T09:50:00Z" w16du:dateUtc="2026-03-07T14:50:00Z">
        <w:r w:rsidRPr="00742779">
          <w:rPr>
            <w:rFonts w:ascii="ZWAdobeF" w:hAnsi="ZWAdobeF" w:cs="ZWAdobeF"/>
            <w:sz w:val="2"/>
            <w:szCs w:val="2"/>
          </w:rPr>
          <w:delText>198B</w:delText>
        </w:r>
        <w:r w:rsidR="0033544D" w:rsidRPr="00742779">
          <w:delText>Workers</w:delText>
        </w:r>
      </w:del>
      <w:ins w:id="210" w:author="Seth Oranburg" w:date="2026-03-07T09:50:00Z" w16du:dateUtc="2026-03-07T14:50:00Z">
        <w:r w:rsidR="0033544D" w:rsidRPr="00742779">
          <w:t>Workers</w:t>
        </w:r>
      </w:ins>
      <w:r w:rsidR="0033544D" w:rsidRPr="00742779">
        <w:t xml:space="preserve"> invest human capital in firms by developing skills that may be specific to a particular employer or industry, building relationships with colleagues and supervisors, and making life decisions—where to live, whether to buy a home, how to plan for retirement—based on expectations about continued employment. Their bargaining power is often limited, especially in industries with few employers or where specialized skills reduce mobility. They may accept terms they do not fully understand or have no practical ability to negotiate.</w:t>
      </w:r>
    </w:p>
    <w:p w14:paraId="217301AA" w14:textId="77777777" w:rsidR="0033544D" w:rsidRPr="00742779" w:rsidRDefault="00742779" w:rsidP="000E54B1">
      <w:del w:id="211" w:author="Seth Oranburg" w:date="2026-03-07T09:50:00Z" w16du:dateUtc="2026-03-07T14:50:00Z">
        <w:r w:rsidRPr="00742779">
          <w:rPr>
            <w:rFonts w:ascii="ZWAdobeF" w:hAnsi="ZWAdobeF" w:cs="ZWAdobeF"/>
            <w:sz w:val="2"/>
            <w:szCs w:val="2"/>
          </w:rPr>
          <w:delText>199B</w:delText>
        </w:r>
        <w:r w:rsidR="0033544D" w:rsidRPr="00742779">
          <w:delText>Business</w:delText>
        </w:r>
      </w:del>
      <w:ins w:id="212" w:author="Seth Oranburg" w:date="2026-03-07T09:50:00Z" w16du:dateUtc="2026-03-07T14:50:00Z">
        <w:r w:rsidR="0033544D" w:rsidRPr="00742779">
          <w:t>Business</w:t>
        </w:r>
      </w:ins>
      <w:r w:rsidR="0033544D" w:rsidRPr="00742779">
        <w:t xml:space="preserve"> law responds with doctrines that protect workers from some forms of exploitation. Employment is typically </w:t>
      </w:r>
      <w:r w:rsidR="009F60D1" w:rsidRPr="00742779">
        <w:t>“</w:t>
      </w:r>
      <w:r w:rsidR="0033544D" w:rsidRPr="00742779">
        <w:t>at will,</w:t>
      </w:r>
      <w:r w:rsidR="009F60D1" w:rsidRPr="00742779">
        <w:t>”</w:t>
      </w:r>
      <w:r w:rsidR="0033544D" w:rsidRPr="00742779">
        <w:t xml:space="preserve"> meaning either party can terminate the relationship at any time for any lawful reason or no reason at all. But wrongful termination doctrines limit the reasons employers can use: retaliation for whistleblowing, discrimination based on protected characteristics, or termination that violates public policy. Wage-and-hour laws set floors that cannot be waived by contract. When enterprises fail and file for bankruptcy, worker claims for unpaid wages often have priority over general unsecured creditors, reflecting a judgment that workers who contributed labor should have some protection when the firm cannot pay all its debts.</w:t>
      </w:r>
    </w:p>
    <w:p w14:paraId="54138A15" w14:textId="77777777" w:rsidR="0033544D" w:rsidRPr="00742779" w:rsidRDefault="0033544D" w:rsidP="000E54B1">
      <w:pPr>
        <w:pStyle w:val="Heading3"/>
        <w:rPr>
          <w:rFonts w:eastAsia="Times New Roman"/>
        </w:rPr>
      </w:pPr>
      <w:r w:rsidRPr="00742779">
        <w:rPr>
          <w:rFonts w:eastAsia="Times New Roman"/>
        </w:rPr>
        <w:lastRenderedPageBreak/>
        <w:t>Tort Victims</w:t>
      </w:r>
    </w:p>
    <w:p w14:paraId="0CA531BB" w14:textId="77777777" w:rsidR="0033544D" w:rsidRPr="00742779" w:rsidRDefault="00742779" w:rsidP="000E54B1">
      <w:del w:id="213" w:author="Seth Oranburg" w:date="2026-03-07T09:50:00Z" w16du:dateUtc="2026-03-07T14:50:00Z">
        <w:r w:rsidRPr="00742779">
          <w:rPr>
            <w:rFonts w:ascii="ZWAdobeF" w:hAnsi="ZWAdobeF" w:cs="ZWAdobeF"/>
            <w:sz w:val="2"/>
            <w:szCs w:val="2"/>
          </w:rPr>
          <w:delText>200B</w:delText>
        </w:r>
        <w:r w:rsidR="0033544D" w:rsidRPr="00742779">
          <w:delText>Tort</w:delText>
        </w:r>
      </w:del>
      <w:ins w:id="214" w:author="Seth Oranburg" w:date="2026-03-07T09:50:00Z" w16du:dateUtc="2026-03-07T14:50:00Z">
        <w:r w:rsidR="0033544D" w:rsidRPr="00742779">
          <w:t>Tort</w:t>
        </w:r>
      </w:ins>
      <w:r w:rsidR="0033544D" w:rsidRPr="00742779">
        <w:t xml:space="preserve"> victims never agreed to bear the risk of enterprise-caused harms. A pedestrian struck by a delivery truck, a consumer injured by a defective product, or a neighbor whose property is damaged by a factory</w:t>
      </w:r>
      <w:r w:rsidR="009F60D1" w:rsidRPr="00742779">
        <w:t>’</w:t>
      </w:r>
      <w:r w:rsidR="0033544D" w:rsidRPr="00742779">
        <w:t>s operations had no opportunity to negotiate compensation in advance and cannot diversify away from the risk of being injured by a particular firm</w:t>
      </w:r>
      <w:r w:rsidR="009F60D1" w:rsidRPr="00742779">
        <w:t>’</w:t>
      </w:r>
      <w:r w:rsidR="0033544D" w:rsidRPr="00742779">
        <w:t>s products or operations.</w:t>
      </w:r>
    </w:p>
    <w:p w14:paraId="38718E34" w14:textId="77777777" w:rsidR="0033544D" w:rsidRPr="00742779" w:rsidRDefault="00742779" w:rsidP="000E54B1">
      <w:pPr>
        <w:pPrChange w:id="215" w:author="Seth Oranburg" w:date="2026-03-07T09:50:00Z" w16du:dateUtc="2026-03-07T14:50:00Z">
          <w:pPr>
            <w:pStyle w:val="NormalWeb"/>
          </w:pPr>
        </w:pPrChange>
      </w:pPr>
      <w:del w:id="216" w:author="Seth Oranburg" w:date="2026-03-07T09:50:00Z" w16du:dateUtc="2026-03-07T14:50:00Z">
        <w:r w:rsidRPr="00742779">
          <w:rPr>
            <w:rFonts w:ascii="ZWAdobeF" w:hAnsi="ZWAdobeF" w:cs="ZWAdobeF"/>
            <w:sz w:val="2"/>
            <w:szCs w:val="2"/>
          </w:rPr>
          <w:delText>201B</w:delText>
        </w:r>
        <w:r w:rsidR="0033544D" w:rsidRPr="00742779">
          <w:delText>Business</w:delText>
        </w:r>
      </w:del>
      <w:ins w:id="217" w:author="Seth Oranburg" w:date="2026-03-07T09:50:00Z" w16du:dateUtc="2026-03-07T14:50:00Z">
        <w:r w:rsidR="0033544D" w:rsidRPr="00742779">
          <w:t>Business</w:t>
        </w:r>
      </w:ins>
      <w:r w:rsidR="0033544D" w:rsidRPr="00742779">
        <w:t xml:space="preserve"> law addresses this through </w:t>
      </w:r>
      <w:r w:rsidR="0033544D" w:rsidRPr="00742779">
        <w:rPr>
          <w:rStyle w:val="Strong"/>
        </w:rPr>
        <w:t>vicarious liability</w:t>
      </w:r>
      <w:r w:rsidR="0033544D" w:rsidRPr="00742779">
        <w:t xml:space="preserve"> doctrines. Under </w:t>
      </w:r>
      <w:r w:rsidR="0033544D" w:rsidRPr="00742779">
        <w:rPr>
          <w:rStyle w:val="Emphasis"/>
        </w:rPr>
        <w:t>respondeat superior</w:t>
      </w:r>
      <w:r w:rsidR="0033544D" w:rsidRPr="00742779">
        <w:t>, employers are liable for employee torts committed within the scope of employment.</w:t>
      </w:r>
      <w:r w:rsidR="0033544D">
        <w:fldChar w:fldCharType="begin"/>
      </w:r>
      <w:r w:rsidR="0033544D">
        <w:instrText>HYPERLINK \l "fn22-11647" \o "Jump to citation"</w:instrText>
      </w:r>
      <w:r w:rsidR="0033544D">
        <w:fldChar w:fldCharType="separate"/>
      </w:r>
      <w:r w:rsidR="0033544D" w:rsidRPr="00742779">
        <w:rPr>
          <w:rStyle w:val="Hyperlink"/>
          <w:color w:val="auto"/>
          <w:u w:val="none"/>
        </w:rPr>
        <w:t>[22</w:t>
      </w:r>
      <w:r w:rsidR="00F062F5" w:rsidRPr="00742779">
        <w:rPr>
          <w:rStyle w:val="Hyperlink"/>
          <w:color w:val="auto"/>
          <w:u w:val="none"/>
        </w:rPr>
        <w:t>]</w:t>
      </w:r>
      <w:r w:rsidR="0033544D">
        <w:fldChar w:fldCharType="end"/>
      </w:r>
      <w:r w:rsidR="0033544D" w:rsidRPr="00742779">
        <w:t xml:space="preserve"> If Zeeva</w:t>
      </w:r>
      <w:r w:rsidR="009F60D1" w:rsidRPr="00742779">
        <w:t>’</w:t>
      </w:r>
      <w:r w:rsidR="0033544D" w:rsidRPr="00742779">
        <w:t>s employee injures someone while driving a company truck to a job site, Zeeva is liable even though she did nothing wrong herself. This doctrine gives tort victims access to a solvent defendant, since employees are often judgment-proof and lack assets sufficient to compensate serious injuries. It also creates incentives for employers to hire carefully, train adequately, and supervise properly. If employers were never liable for employee torts, they would underinvest in safety.</w:t>
      </w:r>
    </w:p>
    <w:p w14:paraId="77692E5D" w14:textId="77777777" w:rsidR="0033544D" w:rsidRPr="00742779" w:rsidRDefault="00742779" w:rsidP="000E54B1">
      <w:pPr>
        <w:pPrChange w:id="218" w:author="Seth Oranburg" w:date="2026-03-07T09:50:00Z" w16du:dateUtc="2026-03-07T14:50:00Z">
          <w:pPr>
            <w:pStyle w:val="NormalWeb"/>
          </w:pPr>
        </w:pPrChange>
      </w:pPr>
      <w:del w:id="219" w:author="Seth Oranburg" w:date="2026-03-07T09:50:00Z" w16du:dateUtc="2026-03-07T14:50:00Z">
        <w:r w:rsidRPr="00742779">
          <w:rPr>
            <w:rFonts w:ascii="ZWAdobeF" w:hAnsi="ZWAdobeF" w:cs="ZWAdobeF"/>
            <w:sz w:val="2"/>
            <w:szCs w:val="2"/>
          </w:rPr>
          <w:delText>202B</w:delText>
        </w:r>
        <w:r w:rsidR="0033544D" w:rsidRPr="00742779">
          <w:delText>Limited</w:delText>
        </w:r>
      </w:del>
      <w:ins w:id="220" w:author="Seth Oranburg" w:date="2026-03-07T09:50:00Z" w16du:dateUtc="2026-03-07T14:50:00Z">
        <w:r w:rsidR="0033544D" w:rsidRPr="00742779">
          <w:t>Limited</w:t>
        </w:r>
      </w:ins>
      <w:r w:rsidR="0033544D" w:rsidRPr="00742779">
        <w:t xml:space="preserve"> liability protects shareholders from unlimited exposure, but </w:t>
      </w:r>
      <w:r w:rsidR="0033544D" w:rsidRPr="00742779">
        <w:rPr>
          <w:rStyle w:val="Strong"/>
        </w:rPr>
        <w:t>veil-piercing</w:t>
      </w:r>
      <w:r w:rsidR="0033544D" w:rsidRPr="00742779">
        <w:t xml:space="preserve"> doctrine allows courts to reach shareholder assets when the corporate form is abused. Courts pierce the veil when shareholders use the corporation as a mere instrumentality to perpetrate fraud, when corporate formalities are ignored to the point that the corporation is the owner</w:t>
      </w:r>
      <w:r w:rsidR="009F60D1" w:rsidRPr="00742779">
        <w:t>’</w:t>
      </w:r>
      <w:r w:rsidR="0033544D" w:rsidRPr="00742779">
        <w:t>s alter ego, or when the corporation is inadequately capitalized for the risks it undertakes.</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r w:rsidR="0033544D" w:rsidRPr="00742779">
        <w:t xml:space="preserve"> These doctrines reflect a judgment that enterprises should internalize the costs of the harms they create and that limited liability should not become a shield for fraud or recklessness.</w:t>
      </w:r>
    </w:p>
    <w:p w14:paraId="19249EF2" w14:textId="77777777" w:rsidR="0033544D" w:rsidRPr="00742779" w:rsidRDefault="0033544D" w:rsidP="000E54B1">
      <w:pPr>
        <w:pStyle w:val="Heading3"/>
        <w:rPr>
          <w:rFonts w:eastAsia="Times New Roman"/>
        </w:rPr>
      </w:pPr>
      <w:r w:rsidRPr="00742779">
        <w:rPr>
          <w:rFonts w:eastAsia="Times New Roman"/>
        </w:rPr>
        <w:t>Minority Shareholders</w:t>
      </w:r>
    </w:p>
    <w:p w14:paraId="2CF278D1" w14:textId="77777777" w:rsidR="0033544D" w:rsidRPr="00742779" w:rsidRDefault="00742779" w:rsidP="000E54B1">
      <w:del w:id="221" w:author="Seth Oranburg" w:date="2026-03-07T09:50:00Z" w16du:dateUtc="2026-03-07T14:50:00Z">
        <w:r w:rsidRPr="00742779">
          <w:rPr>
            <w:rFonts w:ascii="ZWAdobeF" w:hAnsi="ZWAdobeF" w:cs="ZWAdobeF"/>
            <w:sz w:val="2"/>
            <w:szCs w:val="2"/>
          </w:rPr>
          <w:delText>203B</w:delText>
        </w:r>
        <w:r w:rsidR="0033544D" w:rsidRPr="00742779">
          <w:delText>Minority</w:delText>
        </w:r>
      </w:del>
      <w:ins w:id="222" w:author="Seth Oranburg" w:date="2026-03-07T09:50:00Z" w16du:dateUtc="2026-03-07T14:50:00Z">
        <w:r w:rsidR="0033544D" w:rsidRPr="00742779">
          <w:t>Minority</w:t>
        </w:r>
      </w:ins>
      <w:r w:rsidR="0033544D" w:rsidRPr="00742779">
        <w:t xml:space="preserve"> shareholders provide capital but cannot control how it is used. They are vulnerable to controlling shareholders who may divert value through self-dealing transactions, excessive compensation, or related-party contracts at unfavorable terms. A controlling shareholder who owns 51 percent of a corporation can elect the entire board, approve any transaction, and effectively run the company for personal benefit. Minority shareholders who own the other 49 percent have little recourse if they disagree.</w:t>
      </w:r>
    </w:p>
    <w:p w14:paraId="6D11A7AA" w14:textId="77777777" w:rsidR="0033544D" w:rsidRPr="00742779" w:rsidRDefault="00742779" w:rsidP="000E54B1">
      <w:pPr>
        <w:pPrChange w:id="223" w:author="Seth Oranburg" w:date="2026-03-07T09:50:00Z" w16du:dateUtc="2026-03-07T14:50:00Z">
          <w:pPr>
            <w:pStyle w:val="NormalWeb"/>
          </w:pPr>
        </w:pPrChange>
      </w:pPr>
      <w:del w:id="224" w:author="Seth Oranburg" w:date="2026-03-07T09:50:00Z" w16du:dateUtc="2026-03-07T14:50:00Z">
        <w:r w:rsidRPr="00742779">
          <w:rPr>
            <w:rFonts w:ascii="ZWAdobeF" w:hAnsi="ZWAdobeF" w:cs="ZWAdobeF"/>
            <w:sz w:val="2"/>
            <w:szCs w:val="2"/>
          </w:rPr>
          <w:delText>204B</w:delText>
        </w:r>
        <w:r w:rsidR="0033544D" w:rsidRPr="00742779">
          <w:delText>Fiduciary</w:delText>
        </w:r>
      </w:del>
      <w:ins w:id="225" w:author="Seth Oranburg" w:date="2026-03-07T09:50:00Z" w16du:dateUtc="2026-03-07T14:50:00Z">
        <w:r w:rsidR="0033544D" w:rsidRPr="00742779">
          <w:t>Fiduciary</w:t>
        </w:r>
      </w:ins>
      <w:r w:rsidR="0033544D" w:rsidRPr="00742779">
        <w:t xml:space="preserve"> duties constrain this exploitation. When controlling shareholders stand on both sides of a transaction, courts apply </w:t>
      </w:r>
      <w:r w:rsidR="0033544D" w:rsidRPr="00742779">
        <w:rPr>
          <w:rStyle w:val="Strong"/>
        </w:rPr>
        <w:t>entire fairness</w:t>
      </w:r>
      <w:r w:rsidR="0033544D" w:rsidRPr="00742779">
        <w:t xml:space="preserve"> review.</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The defendant must prove both that the process was fair (the transaction was negotiated and approved by disinterested decision-makers with adequate information) and that the price was fair (the terms are comparable to </w:t>
      </w:r>
      <w:r w:rsidR="0033544D" w:rsidRPr="00742779">
        <w:lastRenderedPageBreak/>
        <w:t>what would have been obtained in an arm</w:t>
      </w:r>
      <w:r w:rsidR="009F60D1" w:rsidRPr="00742779">
        <w:t>’</w:t>
      </w:r>
      <w:r w:rsidR="0033544D" w:rsidRPr="00742779">
        <w:t>s-length transaction). This demanding standard shifts the burden to the controller and makes self-dealing costly.</w:t>
      </w:r>
    </w:p>
    <w:p w14:paraId="595A185F" w14:textId="77777777" w:rsidR="0033544D" w:rsidRPr="00742779" w:rsidRDefault="00742779" w:rsidP="000E54B1">
      <w:pPr>
        <w:pPrChange w:id="226" w:author="Seth Oranburg" w:date="2026-03-07T09:50:00Z" w16du:dateUtc="2026-03-07T14:50:00Z">
          <w:pPr>
            <w:pStyle w:val="NormalWeb"/>
          </w:pPr>
        </w:pPrChange>
      </w:pPr>
      <w:del w:id="227" w:author="Seth Oranburg" w:date="2026-03-07T09:50:00Z" w16du:dateUtc="2026-03-07T14:50:00Z">
        <w:r w:rsidRPr="00742779">
          <w:rPr>
            <w:rFonts w:ascii="ZWAdobeF" w:hAnsi="ZWAdobeF" w:cs="ZWAdobeF"/>
            <w:sz w:val="2"/>
            <w:szCs w:val="2"/>
          </w:rPr>
          <w:delText>205B</w:delText>
        </w:r>
        <w:r w:rsidR="0033544D" w:rsidRPr="00742779">
          <w:delText>Shareholders</w:delText>
        </w:r>
      </w:del>
      <w:ins w:id="228" w:author="Seth Oranburg" w:date="2026-03-07T09:50:00Z" w16du:dateUtc="2026-03-07T14:50:00Z">
        <w:r w:rsidR="0033544D" w:rsidRPr="00742779">
          <w:t>Shareholders</w:t>
        </w:r>
      </w:ins>
      <w:r w:rsidR="0033544D" w:rsidRPr="00742779">
        <w:t xml:space="preserve"> also have inspection rights allowing them to examine corporate books and records to investigate potential wrongdoing,</w:t>
      </w:r>
      <w:r w:rsidR="0033544D">
        <w:fldChar w:fldCharType="begin"/>
      </w:r>
      <w:r w:rsidR="0033544D">
        <w:instrText>HYPERLINK \l "fn6-11647" \o "Jump to citation"</w:instrText>
      </w:r>
      <w:r w:rsidR="0033544D">
        <w:fldChar w:fldCharType="separate"/>
      </w:r>
      <w:r w:rsidR="0033544D" w:rsidRPr="00742779">
        <w:rPr>
          <w:rStyle w:val="Hyperlink"/>
          <w:color w:val="auto"/>
          <w:u w:val="none"/>
        </w:rPr>
        <w:t>[6</w:t>
      </w:r>
      <w:r w:rsidR="00FA601A" w:rsidRPr="00742779">
        <w:rPr>
          <w:rStyle w:val="Hyperlink"/>
          <w:color w:val="auto"/>
          <w:u w:val="none"/>
        </w:rPr>
        <w:t>]</w:t>
      </w:r>
      <w:r w:rsidR="0033544D">
        <w:fldChar w:fldCharType="end"/>
      </w:r>
      <w:r w:rsidR="0033544D" w:rsidRPr="00742779">
        <w:t xml:space="preserve"> voting rights to elect directors and approve major transactions, and the power to sue derivatively on behalf of the corporation when fiduciaries breach their duties. These mechanisms do not prevent all exploitation but raise the cost of diverting value and provide remedies when it occurs.</w:t>
      </w:r>
    </w:p>
    <w:p w14:paraId="7065D8D7" w14:textId="77777777" w:rsidR="0033544D" w:rsidRPr="00742779" w:rsidRDefault="0033544D" w:rsidP="000E54B1">
      <w:pPr>
        <w:pStyle w:val="Heading3"/>
        <w:rPr>
          <w:rFonts w:eastAsia="Times New Roman"/>
        </w:rPr>
      </w:pPr>
      <w:r w:rsidRPr="00742779">
        <w:rPr>
          <w:rFonts w:eastAsia="Times New Roman"/>
        </w:rPr>
        <w:t>Creditors</w:t>
      </w:r>
    </w:p>
    <w:p w14:paraId="0E3C9244" w14:textId="77777777" w:rsidR="0033544D" w:rsidRPr="00742779" w:rsidRDefault="00742779" w:rsidP="000E54B1">
      <w:del w:id="229" w:author="Seth Oranburg" w:date="2026-03-07T09:50:00Z" w16du:dateUtc="2026-03-07T14:50:00Z">
        <w:r w:rsidRPr="00742779">
          <w:rPr>
            <w:rFonts w:ascii="ZWAdobeF" w:hAnsi="ZWAdobeF" w:cs="ZWAdobeF"/>
            <w:sz w:val="2"/>
            <w:szCs w:val="2"/>
          </w:rPr>
          <w:delText>206B</w:delText>
        </w:r>
        <w:r w:rsidR="0033544D" w:rsidRPr="00742779">
          <w:delText>Creditors</w:delText>
        </w:r>
      </w:del>
      <w:ins w:id="230" w:author="Seth Oranburg" w:date="2026-03-07T09:50:00Z" w16du:dateUtc="2026-03-07T14:50:00Z">
        <w:r w:rsidR="0033544D" w:rsidRPr="00742779">
          <w:t>Creditors</w:t>
        </w:r>
      </w:ins>
      <w:r w:rsidR="0033544D" w:rsidRPr="00742779">
        <w:t xml:space="preserve"> extend credit based on expectations about what assets will be available to satisfy claims if the debtor cannot pay. Limited liability shifts risk to creditors who may not be able to protect themselves.</w:t>
      </w:r>
    </w:p>
    <w:p w14:paraId="44C3EC3B" w14:textId="77777777" w:rsidR="0033544D" w:rsidRPr="00742779" w:rsidRDefault="00742779" w:rsidP="000E54B1">
      <w:del w:id="231" w:author="Seth Oranburg" w:date="2026-03-07T09:50:00Z" w16du:dateUtc="2026-03-07T14:50:00Z">
        <w:r w:rsidRPr="00742779">
          <w:rPr>
            <w:rFonts w:ascii="ZWAdobeF" w:hAnsi="ZWAdobeF" w:cs="ZWAdobeF"/>
            <w:sz w:val="2"/>
            <w:szCs w:val="2"/>
          </w:rPr>
          <w:delText>207B</w:delText>
        </w:r>
        <w:r w:rsidR="0033544D" w:rsidRPr="00742779">
          <w:delText>Voluntary</w:delText>
        </w:r>
      </w:del>
      <w:ins w:id="232" w:author="Seth Oranburg" w:date="2026-03-07T09:50:00Z" w16du:dateUtc="2026-03-07T14:50:00Z">
        <w:r w:rsidR="0033544D" w:rsidRPr="00742779">
          <w:t>Voluntary</w:t>
        </w:r>
      </w:ins>
      <w:r w:rsidR="0033544D" w:rsidRPr="00742779">
        <w:t xml:space="preserve"> creditors—banks, bondholders, trade creditors who extend payment terms—can demand security interests, protective covenants, or higher interest rates to compensate for risk. A bank lending to a trucking company can require the company to maintain minimum insurance, prohibit dividend payments that would drain assets, or demand personal guarantees from the owners.</w:t>
      </w:r>
    </w:p>
    <w:p w14:paraId="2B4A6FBF" w14:textId="77777777" w:rsidR="0033544D" w:rsidRPr="00742779" w:rsidRDefault="00742779" w:rsidP="000E54B1">
      <w:del w:id="233" w:author="Seth Oranburg" w:date="2026-03-07T09:50:00Z" w16du:dateUtc="2026-03-07T14:50:00Z">
        <w:r w:rsidRPr="00742779">
          <w:rPr>
            <w:rFonts w:ascii="ZWAdobeF" w:hAnsi="ZWAdobeF" w:cs="ZWAdobeF"/>
            <w:sz w:val="2"/>
            <w:szCs w:val="2"/>
          </w:rPr>
          <w:delText>208B</w:delText>
        </w:r>
        <w:r w:rsidR="0033544D" w:rsidRPr="00742779">
          <w:delText>Involuntary</w:delText>
        </w:r>
      </w:del>
      <w:ins w:id="234" w:author="Seth Oranburg" w:date="2026-03-07T09:50:00Z" w16du:dateUtc="2026-03-07T14:50:00Z">
        <w:r w:rsidR="0033544D" w:rsidRPr="00742779">
          <w:t>Involuntary</w:t>
        </w:r>
      </w:ins>
      <w:r w:rsidR="0033544D" w:rsidRPr="00742779">
        <w:t xml:space="preserve"> creditors cannot. A pedestrian hit by a truck never agreed to extend credit and had no opportunity to demand protections. A worker injured on the job never bargained in advance. A neighboring landowner whose property is contaminated never negotiated terms. Business law responds with rules about </w:t>
      </w:r>
      <w:r w:rsidR="0033544D" w:rsidRPr="00742779">
        <w:rPr>
          <w:rStyle w:val="Strong"/>
        </w:rPr>
        <w:t>fraudulent transfers</w:t>
      </w:r>
      <w:r w:rsidR="0033544D" w:rsidRPr="00742779">
        <w:t xml:space="preserve"> that prohibit asset stripping to avoid creditors, </w:t>
      </w:r>
      <w:r w:rsidR="0033544D" w:rsidRPr="00742779">
        <w:rPr>
          <w:rStyle w:val="Strong"/>
        </w:rPr>
        <w:t>capital maintenance</w:t>
      </w:r>
      <w:r w:rsidR="0033544D" w:rsidRPr="00742779">
        <w:t xml:space="preserve"> requirements in some jurisdictions ensuring the corporation retains sufficient assets to meet likely obligations, and veil-piercing doctrine that reaches shareholders when the corporation is inadequately capitalized for the risks it undertakes.</w:t>
      </w:r>
    </w:p>
    <w:p w14:paraId="61ADC3D5" w14:textId="77777777" w:rsidR="0033544D" w:rsidRPr="00742779" w:rsidRDefault="00742779" w:rsidP="000E54B1">
      <w:del w:id="235" w:author="Seth Oranburg" w:date="2026-03-07T09:50:00Z" w16du:dateUtc="2026-03-07T14:50:00Z">
        <w:r w:rsidRPr="00742779">
          <w:rPr>
            <w:rFonts w:ascii="ZWAdobeF" w:hAnsi="ZWAdobeF" w:cs="ZWAdobeF"/>
            <w:sz w:val="2"/>
            <w:szCs w:val="2"/>
          </w:rPr>
          <w:delText>209B</w:delText>
        </w:r>
        <w:r w:rsidR="0033544D" w:rsidRPr="00742779">
          <w:delText>The</w:delText>
        </w:r>
      </w:del>
      <w:ins w:id="236" w:author="Seth Oranburg" w:date="2026-03-07T09:50:00Z" w16du:dateUtc="2026-03-07T14:50:00Z">
        <w:r w:rsidR="0033544D" w:rsidRPr="00742779">
          <w:t>The</w:t>
        </w:r>
      </w:ins>
      <w:r w:rsidR="0033544D" w:rsidRPr="00742779">
        <w:t xml:space="preserve"> tension here is real. Overly protective creditor rules make it harder to raise capital and take entrepreneurial risks. Insufficient protections leave involuntary creditors bearing losses they never agreed to shoulder. Business law navigates this tension imperfectly through doctrines that apply case by case.</w:t>
      </w:r>
    </w:p>
    <w:p w14:paraId="623EAD3A" w14:textId="77777777" w:rsidR="0033544D" w:rsidRPr="00742779" w:rsidRDefault="0033544D" w:rsidP="000E54B1">
      <w:pPr>
        <w:pStyle w:val="Heading3"/>
        <w:rPr>
          <w:rFonts w:eastAsia="Times New Roman"/>
        </w:rPr>
      </w:pPr>
      <w:r w:rsidRPr="00742779">
        <w:rPr>
          <w:rFonts w:eastAsia="Times New Roman"/>
        </w:rPr>
        <w:t>Communities</w:t>
      </w:r>
    </w:p>
    <w:p w14:paraId="198864A9" w14:textId="77777777" w:rsidR="0033544D" w:rsidRPr="00742779" w:rsidRDefault="00742779" w:rsidP="000E54B1">
      <w:del w:id="237" w:author="Seth Oranburg" w:date="2026-03-07T09:50:00Z" w16du:dateUtc="2026-03-07T14:50:00Z">
        <w:r w:rsidRPr="00742779">
          <w:rPr>
            <w:rFonts w:ascii="ZWAdobeF" w:hAnsi="ZWAdobeF" w:cs="ZWAdobeF"/>
            <w:sz w:val="2"/>
            <w:szCs w:val="2"/>
          </w:rPr>
          <w:delText>210B</w:delText>
        </w:r>
        <w:r w:rsidR="0033544D" w:rsidRPr="00742779">
          <w:delText>Communities</w:delText>
        </w:r>
      </w:del>
      <w:ins w:id="238" w:author="Seth Oranburg" w:date="2026-03-07T09:50:00Z" w16du:dateUtc="2026-03-07T14:50:00Z">
        <w:r w:rsidR="0033544D" w:rsidRPr="00742779">
          <w:t>Communities</w:t>
        </w:r>
      </w:ins>
      <w:r w:rsidR="0033544D" w:rsidRPr="00742779">
        <w:t xml:space="preserve"> bear externalities that business law does not fully internalize: environmental harms, plant closures, tax avoidance through </w:t>
      </w:r>
      <w:r w:rsidR="0033544D" w:rsidRPr="00742779">
        <w:lastRenderedPageBreak/>
        <w:t>aggressive structuring, and political influence all affect people who have no contractual relationship with the firm.</w:t>
      </w:r>
    </w:p>
    <w:p w14:paraId="208A7206" w14:textId="77777777" w:rsidR="0033544D" w:rsidRPr="00742779" w:rsidRDefault="00742779" w:rsidP="000E54B1">
      <w:pPr>
        <w:pPrChange w:id="239" w:author="Seth Oranburg" w:date="2026-03-07T09:50:00Z" w16du:dateUtc="2026-03-07T14:50:00Z">
          <w:pPr>
            <w:pStyle w:val="NormalWeb"/>
          </w:pPr>
        </w:pPrChange>
      </w:pPr>
      <w:del w:id="240" w:author="Seth Oranburg" w:date="2026-03-07T09:50:00Z" w16du:dateUtc="2026-03-07T14:50:00Z">
        <w:r w:rsidRPr="00742779">
          <w:rPr>
            <w:rFonts w:ascii="ZWAdobeF" w:hAnsi="ZWAdobeF" w:cs="ZWAdobeF"/>
            <w:sz w:val="2"/>
            <w:szCs w:val="2"/>
          </w:rPr>
          <w:delText>211B</w:delText>
        </w:r>
        <w:r w:rsidR="0033544D" w:rsidRPr="00742779">
          <w:delText>Business</w:delText>
        </w:r>
      </w:del>
      <w:ins w:id="241" w:author="Seth Oranburg" w:date="2026-03-07T09:50:00Z" w16du:dateUtc="2026-03-07T14:50:00Z">
        <w:r w:rsidR="0033544D" w:rsidRPr="00742779">
          <w:t>Business</w:t>
        </w:r>
      </w:ins>
      <w:r w:rsidR="0033544D" w:rsidRPr="00742779">
        <w:t xml:space="preserve"> law</w:t>
      </w:r>
      <w:r w:rsidR="009F60D1" w:rsidRPr="00742779">
        <w:t>’</w:t>
      </w:r>
      <w:r w:rsidR="0033544D" w:rsidRPr="00742779">
        <w:t xml:space="preserve">s response to these concerns is limited and contested. Environmental and labor regulations impose some constraints but fall outside business law proper and into the domain of public regulation. </w:t>
      </w:r>
      <w:r w:rsidR="0033544D" w:rsidRPr="00742779">
        <w:rPr>
          <w:rStyle w:val="Strong"/>
        </w:rPr>
        <w:t>Benefit corporations</w:t>
      </w:r>
      <w:r w:rsidR="0033544D" w:rsidRPr="00742779">
        <w:t xml:space="preserve"> are a relatively recent statutory innovation allowing firms to pursue social or environmental missions alongside profit,</w:t>
      </w:r>
      <w:r w:rsidR="0033544D">
        <w:fldChar w:fldCharType="begin"/>
      </w:r>
      <w:r w:rsidR="0033544D">
        <w:instrText>HYPERLINK \l "fn23-11647" \o "Jump to citation"</w:instrText>
      </w:r>
      <w:r w:rsidR="0033544D">
        <w:fldChar w:fldCharType="separate"/>
      </w:r>
      <w:r w:rsidR="0033544D" w:rsidRPr="00742779">
        <w:rPr>
          <w:rStyle w:val="Hyperlink"/>
          <w:color w:val="auto"/>
          <w:u w:val="none"/>
        </w:rPr>
        <w:t>[23</w:t>
      </w:r>
      <w:r w:rsidR="00FA601A" w:rsidRPr="00742779">
        <w:rPr>
          <w:rStyle w:val="Hyperlink"/>
          <w:color w:val="auto"/>
          <w:u w:val="none"/>
        </w:rPr>
        <w:t>]</w:t>
      </w:r>
      <w:r w:rsidR="0033544D">
        <w:fldChar w:fldCharType="end"/>
      </w:r>
      <w:r w:rsidR="0033544D" w:rsidRPr="00742779">
        <w:t xml:space="preserve"> but they remain a small fraction of business entities. The boundary between business law and public regulation remains contested, and the tension between shareholder primacy (the view that corporations exist to maximize shareholder value) and broader stakeholder obligations (the view that corporations should consider the interests of workers, communities, and the environment) persists without resolution.</w:t>
      </w:r>
    </w:p>
    <w:p w14:paraId="7A4526B8" w14:textId="77777777" w:rsidR="0033544D" w:rsidRPr="00742779" w:rsidRDefault="0033544D" w:rsidP="000E54B1">
      <w:pPr>
        <w:pStyle w:val="Heading2"/>
        <w:rPr>
          <w:rFonts w:eastAsia="Times New Roman"/>
        </w:rPr>
      </w:pPr>
      <w:r w:rsidRPr="00742779">
        <w:rPr>
          <w:rFonts w:eastAsia="Times New Roman"/>
        </w:rPr>
        <w:t>The Architecture of the Book</w:t>
      </w:r>
    </w:p>
    <w:p w14:paraId="49EB592E" w14:textId="77777777" w:rsidR="0033544D" w:rsidRPr="00742779" w:rsidRDefault="00742779" w:rsidP="000E54B1">
      <w:del w:id="242" w:author="Seth Oranburg" w:date="2026-03-07T09:50:00Z" w16du:dateUtc="2026-03-07T14:50:00Z">
        <w:r w:rsidRPr="00742779">
          <w:rPr>
            <w:rFonts w:ascii="ZWAdobeF" w:hAnsi="ZWAdobeF" w:cs="ZWAdobeF"/>
            <w:sz w:val="2"/>
            <w:szCs w:val="2"/>
          </w:rPr>
          <w:delText>212B</w:delText>
        </w:r>
        <w:r w:rsidR="0033544D" w:rsidRPr="00742779">
          <w:delText>This</w:delText>
        </w:r>
      </w:del>
      <w:ins w:id="243" w:author="Seth Oranburg" w:date="2026-03-07T09:50:00Z" w16du:dateUtc="2026-03-07T14:50:00Z">
        <w:r w:rsidR="0033544D" w:rsidRPr="00742779">
          <w:t>This</w:t>
        </w:r>
      </w:ins>
      <w:r w:rsidR="0033544D" w:rsidRPr="00742779">
        <w:t xml:space="preserve"> book is organized around four recurring problems that contract law does not solve well enough for sustained collective enterprise: </w:t>
      </w:r>
      <w:r w:rsidR="0033544D" w:rsidRPr="00742779">
        <w:rPr>
          <w:rStyle w:val="Strong"/>
        </w:rPr>
        <w:t>attribution</w:t>
      </w:r>
      <w:r w:rsidR="0033544D" w:rsidRPr="00742779">
        <w:t xml:space="preserve"> (who can bind the venture and who is responsible), </w:t>
      </w:r>
      <w:r w:rsidR="0033544D" w:rsidRPr="00742779">
        <w:rPr>
          <w:rStyle w:val="Strong"/>
        </w:rPr>
        <w:t>internal governance</w:t>
      </w:r>
      <w:r w:rsidR="0033544D" w:rsidRPr="00742779">
        <w:t xml:space="preserve"> (who has power and how it is constrained), </w:t>
      </w:r>
      <w:r w:rsidR="0033544D" w:rsidRPr="00742779">
        <w:rPr>
          <w:rStyle w:val="Strong"/>
        </w:rPr>
        <w:t>risk allocation</w:t>
      </w:r>
      <w:r w:rsidR="0033544D" w:rsidRPr="00742779">
        <w:t xml:space="preserve"> (who bears losses when things go wrong), and </w:t>
      </w:r>
      <w:r w:rsidR="0033544D" w:rsidRPr="00742779">
        <w:rPr>
          <w:rStyle w:val="Strong"/>
        </w:rPr>
        <w:t>asset partitioning</w:t>
      </w:r>
      <w:r w:rsidR="0033544D" w:rsidRPr="00742779">
        <w:t xml:space="preserve"> (what assets belong to the entity and which creditors can reach them). Each chapter returns to these problems in a new setting. Once you learn to spot them, business law becomes a system rather than a grab bag of rules.</w:t>
      </w:r>
    </w:p>
    <w:p w14:paraId="64C9089C" w14:textId="77777777" w:rsidR="0033544D" w:rsidRPr="00742779" w:rsidRDefault="00742779" w:rsidP="000E54B1">
      <w:del w:id="244" w:author="Seth Oranburg" w:date="2026-03-07T09:50:00Z" w16du:dateUtc="2026-03-07T14:50:00Z">
        <w:r w:rsidRPr="00742779">
          <w:rPr>
            <w:rFonts w:ascii="ZWAdobeF" w:hAnsi="ZWAdobeF" w:cs="ZWAdobeF"/>
            <w:sz w:val="2"/>
            <w:szCs w:val="2"/>
          </w:rPr>
          <w:delText>213B</w:delText>
        </w:r>
        <w:r w:rsidR="0033544D" w:rsidRPr="00742779">
          <w:delText>The</w:delText>
        </w:r>
      </w:del>
      <w:ins w:id="245" w:author="Seth Oranburg" w:date="2026-03-07T09:50:00Z" w16du:dateUtc="2026-03-07T14:50:00Z">
        <w:r w:rsidR="0033544D" w:rsidRPr="00742779">
          <w:t>The</w:t>
        </w:r>
      </w:ins>
      <w:r w:rsidR="0033544D" w:rsidRPr="00742779">
        <w:t xml:space="preserve"> book proceeds in </w:t>
      </w:r>
      <w:r w:rsidR="0033544D" w:rsidRPr="00742779">
        <w:rPr>
          <w:rStyle w:val="Strong"/>
        </w:rPr>
        <w:t>four parts</w:t>
      </w:r>
      <w:r w:rsidR="0033544D" w:rsidRPr="00742779">
        <w:t xml:space="preserve">, followed by a capstone. </w:t>
      </w:r>
      <w:r w:rsidR="0033544D" w:rsidRPr="00742779">
        <w:rPr>
          <w:rStyle w:val="Strong"/>
        </w:rPr>
        <w:t>Part I</w:t>
      </w:r>
      <w:r w:rsidR="0033544D" w:rsidRPr="00742779">
        <w:t xml:space="preserve"> supplies the conceptual foundations. </w:t>
      </w:r>
      <w:r w:rsidR="0033544D" w:rsidRPr="00742779">
        <w:rPr>
          <w:rStyle w:val="Strong"/>
        </w:rPr>
        <w:t>Part II</w:t>
      </w:r>
      <w:r w:rsidR="0033544D" w:rsidRPr="00742779">
        <w:t xml:space="preserve"> introduces the major organizational forms and culminates in a comparative, practice-facing chapter on entity selection. </w:t>
      </w:r>
      <w:r w:rsidR="0033544D" w:rsidRPr="00742779">
        <w:rPr>
          <w:rStyle w:val="Strong"/>
        </w:rPr>
        <w:t>Part III</w:t>
      </w:r>
      <w:r w:rsidR="0033544D" w:rsidRPr="00742779">
        <w:t xml:space="preserve"> turns to governance: fiduciary duties, litigation as an enforcement system, and the special rules that apply in major transactions. </w:t>
      </w:r>
      <w:r w:rsidR="0033544D" w:rsidRPr="00742779">
        <w:rPr>
          <w:rStyle w:val="Strong"/>
        </w:rPr>
        <w:t>Part IV</w:t>
      </w:r>
      <w:r w:rsidR="0033544D" w:rsidRPr="00742779">
        <w:t xml:space="preserve"> addresses the limits of limited liability and the pressures of financial distress, where outsiders and creditors become unavoidable. </w:t>
      </w:r>
      <w:r w:rsidR="0033544D" w:rsidRPr="00742779">
        <w:rPr>
          <w:rStyle w:val="Strong"/>
        </w:rPr>
        <w:t>Chapter 15</w:t>
      </w:r>
      <w:r w:rsidR="0033544D" w:rsidRPr="00742779">
        <w:t xml:space="preserve"> then brings the full framework together.</w:t>
      </w:r>
    </w:p>
    <w:p w14:paraId="0F5C2CC8" w14:textId="77777777" w:rsidR="0033544D" w:rsidRPr="00742779" w:rsidRDefault="0033544D" w:rsidP="000E54B1">
      <w:pPr>
        <w:pStyle w:val="Heading3"/>
        <w:rPr>
          <w:rFonts w:eastAsia="Times New Roman"/>
        </w:rPr>
      </w:pPr>
      <w:r w:rsidRPr="00742779">
        <w:rPr>
          <w:rFonts w:eastAsia="Times New Roman"/>
        </w:rPr>
        <w:t>Part I: Firm Foundations</w:t>
      </w:r>
    </w:p>
    <w:p w14:paraId="5E2E9B8B" w14:textId="77777777" w:rsidR="0033544D" w:rsidRPr="00742779" w:rsidRDefault="00742779" w:rsidP="000E54B1">
      <w:del w:id="246" w:author="Seth Oranburg" w:date="2026-03-07T09:50:00Z" w16du:dateUtc="2026-03-07T14:50:00Z">
        <w:r w:rsidRPr="00742779">
          <w:rPr>
            <w:rFonts w:ascii="ZWAdobeF" w:hAnsi="ZWAdobeF" w:cs="ZWAdobeF"/>
            <w:sz w:val="2"/>
            <w:szCs w:val="2"/>
          </w:rPr>
          <w:delText>214B</w:delText>
        </w:r>
        <w:r w:rsidR="0033544D" w:rsidRPr="00742779">
          <w:delText>Part</w:delText>
        </w:r>
      </w:del>
      <w:ins w:id="247" w:author="Seth Oranburg" w:date="2026-03-07T09:50:00Z" w16du:dateUtc="2026-03-07T14:50:00Z">
        <w:r w:rsidR="0033544D" w:rsidRPr="00742779">
          <w:t>Part</w:t>
        </w:r>
      </w:ins>
      <w:r w:rsidR="0033544D" w:rsidRPr="00742779">
        <w:t xml:space="preserve"> I establishes the baseline concepts you will need throughout the book. It explains why business law exists as a distinct field and builds the </w:t>
      </w:r>
      <w:r w:rsidR="0033544D" w:rsidRPr="00742779">
        <w:lastRenderedPageBreak/>
        <w:t>vocabulary for thinking clearly about authority, responsibility, and collective action.</w:t>
      </w:r>
    </w:p>
    <w:p w14:paraId="3D1207C0" w14:textId="77777777" w:rsidR="0033544D" w:rsidRPr="00742779" w:rsidRDefault="00742779" w:rsidP="000E54B1">
      <w:del w:id="248" w:author="Seth Oranburg" w:date="2026-03-07T09:50:00Z" w16du:dateUtc="2026-03-07T14:50:00Z">
        <w:r w:rsidRPr="00742779">
          <w:rPr>
            <w:rStyle w:val="Strong"/>
            <w:rFonts w:ascii="ZWAdobeF" w:hAnsi="ZWAdobeF" w:cs="ZWAdobeF"/>
            <w:b w:val="0"/>
            <w:sz w:val="2"/>
            <w:szCs w:val="2"/>
          </w:rPr>
          <w:delText>215B</w:delText>
        </w:r>
        <w:r w:rsidR="0033544D" w:rsidRPr="00742779">
          <w:rPr>
            <w:rStyle w:val="Strong"/>
          </w:rPr>
          <w:delText>Chapter</w:delText>
        </w:r>
      </w:del>
      <w:ins w:id="249" w:author="Seth Oranburg" w:date="2026-03-07T09:50:00Z" w16du:dateUtc="2026-03-07T14:50:00Z">
        <w:r w:rsidR="0033544D" w:rsidRPr="00742779">
          <w:rPr>
            <w:rStyle w:val="Strong"/>
          </w:rPr>
          <w:t>Chapter</w:t>
        </w:r>
      </w:ins>
      <w:r w:rsidR="0033544D" w:rsidRPr="00742779">
        <w:rPr>
          <w:rStyle w:val="Strong"/>
        </w:rPr>
        <w:t xml:space="preserve"> 1: Why Does Business Law Exist?</w:t>
      </w:r>
      <w:r w:rsidR="0033544D" w:rsidRPr="00742779">
        <w:t xml:space="preserve"> frames the master puzzle: if contract and property are so powerful, why do we need entity law at all? The chapter develops the four-problem framework—attribution, internal governance, risk allocation, and asset partitioning—that the rest of the book uses as a diagnostic tool.</w:t>
      </w:r>
    </w:p>
    <w:p w14:paraId="77C02BEF" w14:textId="77777777" w:rsidR="0033544D" w:rsidRPr="00742779" w:rsidRDefault="00742779" w:rsidP="000E54B1">
      <w:del w:id="250" w:author="Seth Oranburg" w:date="2026-03-07T09:50:00Z" w16du:dateUtc="2026-03-07T14:50:00Z">
        <w:r w:rsidRPr="00742779">
          <w:rPr>
            <w:rStyle w:val="Strong"/>
            <w:rFonts w:ascii="ZWAdobeF" w:hAnsi="ZWAdobeF" w:cs="ZWAdobeF"/>
            <w:b w:val="0"/>
            <w:sz w:val="2"/>
            <w:szCs w:val="2"/>
          </w:rPr>
          <w:delText>216B</w:delText>
        </w:r>
        <w:r w:rsidR="0033544D" w:rsidRPr="00742779">
          <w:rPr>
            <w:rStyle w:val="Strong"/>
          </w:rPr>
          <w:delText>Chapter</w:delText>
        </w:r>
      </w:del>
      <w:ins w:id="251" w:author="Seth Oranburg" w:date="2026-03-07T09:50:00Z" w16du:dateUtc="2026-03-07T14:50:00Z">
        <w:r w:rsidR="0033544D" w:rsidRPr="00742779">
          <w:rPr>
            <w:rStyle w:val="Strong"/>
          </w:rPr>
          <w:t>Chapter</w:t>
        </w:r>
      </w:ins>
      <w:r w:rsidR="0033544D" w:rsidRPr="00742779">
        <w:rPr>
          <w:rStyle w:val="Strong"/>
        </w:rPr>
        <w:t xml:space="preserve"> 2: Agency</w:t>
      </w:r>
      <w:r w:rsidR="0033544D" w:rsidRPr="00742779">
        <w:t xml:space="preserve"> examines the foundational relationship that makes coordinated action possible. You will study how actual authority arises from manifestations between principal and agent, how apparent authority protects third parties who rely on observable signals, and how courts determine scope of employment for vicarious liability purposes. Agency supplies the baseline logic of attribution across every form you study later.</w:t>
      </w:r>
    </w:p>
    <w:p w14:paraId="22627234" w14:textId="77777777" w:rsidR="0033544D" w:rsidRPr="00742779" w:rsidRDefault="0033544D" w:rsidP="000E54B1">
      <w:pPr>
        <w:pStyle w:val="Heading3"/>
        <w:rPr>
          <w:rFonts w:eastAsia="Times New Roman"/>
        </w:rPr>
      </w:pPr>
      <w:r w:rsidRPr="00742779">
        <w:rPr>
          <w:rFonts w:eastAsia="Times New Roman"/>
        </w:rPr>
        <w:t>Part II: Organizational Forms</w:t>
      </w:r>
    </w:p>
    <w:p w14:paraId="35C3EA77" w14:textId="77777777" w:rsidR="0033544D" w:rsidRPr="00742779" w:rsidRDefault="00742779" w:rsidP="000E54B1">
      <w:del w:id="252" w:author="Seth Oranburg" w:date="2026-03-07T09:50:00Z" w16du:dateUtc="2026-03-07T14:50:00Z">
        <w:r w:rsidRPr="00742779">
          <w:rPr>
            <w:rFonts w:ascii="ZWAdobeF" w:hAnsi="ZWAdobeF" w:cs="ZWAdobeF"/>
            <w:sz w:val="2"/>
            <w:szCs w:val="2"/>
          </w:rPr>
          <w:delText>217B</w:delText>
        </w:r>
        <w:r w:rsidR="0033544D" w:rsidRPr="00742779">
          <w:delText>Part</w:delText>
        </w:r>
      </w:del>
      <w:ins w:id="253" w:author="Seth Oranburg" w:date="2026-03-07T09:50:00Z" w16du:dateUtc="2026-03-07T14:50:00Z">
        <w:r w:rsidR="0033544D" w:rsidRPr="00742779">
          <w:t>Part</w:t>
        </w:r>
      </w:ins>
      <w:r w:rsidR="0033544D" w:rsidRPr="00742779">
        <w:t xml:space="preserve"> II introduces the major organizational forms and shows how each form answers the four problems in its own way. The chapters are not merely descriptive. They are comparative: each form is a package of tradeoffs about control, liability, creditor protection, and the enforceability of governance commitments. Part II ends with a synthesis chapter that helps you make selection decisions in practice.</w:t>
      </w:r>
    </w:p>
    <w:p w14:paraId="3806AC33" w14:textId="77777777" w:rsidR="0033544D" w:rsidRPr="00742779" w:rsidRDefault="00742779" w:rsidP="000E54B1">
      <w:del w:id="254" w:author="Seth Oranburg" w:date="2026-03-07T09:50:00Z" w16du:dateUtc="2026-03-07T14:50:00Z">
        <w:r w:rsidRPr="00742779">
          <w:rPr>
            <w:rStyle w:val="Strong"/>
            <w:rFonts w:ascii="ZWAdobeF" w:hAnsi="ZWAdobeF" w:cs="ZWAdobeF"/>
            <w:b w:val="0"/>
            <w:sz w:val="2"/>
            <w:szCs w:val="2"/>
          </w:rPr>
          <w:delText>218B</w:delText>
        </w:r>
        <w:r w:rsidR="0033544D" w:rsidRPr="00742779">
          <w:rPr>
            <w:rStyle w:val="Strong"/>
          </w:rPr>
          <w:delText>Chapter</w:delText>
        </w:r>
      </w:del>
      <w:ins w:id="255" w:author="Seth Oranburg" w:date="2026-03-07T09:50:00Z" w16du:dateUtc="2026-03-07T14:50:00Z">
        <w:r w:rsidR="0033544D" w:rsidRPr="00742779">
          <w:rPr>
            <w:rStyle w:val="Strong"/>
          </w:rPr>
          <w:t>Chapter</w:t>
        </w:r>
      </w:ins>
      <w:r w:rsidR="0033544D" w:rsidRPr="00742779">
        <w:rPr>
          <w:rStyle w:val="Strong"/>
        </w:rPr>
        <w:t xml:space="preserve"> 3: Partnerships</w:t>
      </w:r>
      <w:r w:rsidR="0033544D" w:rsidRPr="00742779">
        <w:t xml:space="preserve"> examines the default form for co-owned businesses. You will see how partnerships can form by default, how mutual agency allows any partner to bind the firm, how partnership property is treated as entity property rather than co-owned assets, and why fiduciary duties play such a central role when control and liability are shared.</w:t>
      </w:r>
    </w:p>
    <w:p w14:paraId="7308F99D" w14:textId="77777777" w:rsidR="0033544D" w:rsidRPr="00742779" w:rsidRDefault="00742779" w:rsidP="000E54B1">
      <w:del w:id="256" w:author="Seth Oranburg" w:date="2026-03-07T09:50:00Z" w16du:dateUtc="2026-03-07T14:50:00Z">
        <w:r w:rsidRPr="00742779">
          <w:rPr>
            <w:rStyle w:val="Strong"/>
            <w:rFonts w:ascii="ZWAdobeF" w:hAnsi="ZWAdobeF" w:cs="ZWAdobeF"/>
            <w:b w:val="0"/>
            <w:sz w:val="2"/>
            <w:szCs w:val="2"/>
          </w:rPr>
          <w:delText>219B</w:delText>
        </w:r>
        <w:r w:rsidR="0033544D" w:rsidRPr="00742779">
          <w:rPr>
            <w:rStyle w:val="Strong"/>
          </w:rPr>
          <w:delText>Chapter</w:delText>
        </w:r>
      </w:del>
      <w:ins w:id="257" w:author="Seth Oranburg" w:date="2026-03-07T09:50:00Z" w16du:dateUtc="2026-03-07T14:50:00Z">
        <w:r w:rsidR="0033544D" w:rsidRPr="00742779">
          <w:rPr>
            <w:rStyle w:val="Strong"/>
          </w:rPr>
          <w:t>Chapter</w:t>
        </w:r>
      </w:ins>
      <w:r w:rsidR="0033544D" w:rsidRPr="00742779">
        <w:rPr>
          <w:rStyle w:val="Strong"/>
        </w:rPr>
        <w:t xml:space="preserve"> 4: Corporations</w:t>
      </w:r>
      <w:r w:rsidR="0033544D" w:rsidRPr="00742779">
        <w:t xml:space="preserve"> introduces the form designed for capital pooling, continuity, and limited liability. You will study formation through state filing, the separation of ownership from control, and the core architecture of shareholders, directors, and officers. This chapter supplies the baseline structure that later governance chapters assume.</w:t>
      </w:r>
    </w:p>
    <w:p w14:paraId="3A5CFB1D" w14:textId="77777777" w:rsidR="0033544D" w:rsidRPr="00742779" w:rsidRDefault="00742779" w:rsidP="000E54B1">
      <w:del w:id="258" w:author="Seth Oranburg" w:date="2026-03-07T09:50:00Z" w16du:dateUtc="2026-03-07T14:50:00Z">
        <w:r w:rsidRPr="00742779">
          <w:rPr>
            <w:rStyle w:val="Strong"/>
            <w:rFonts w:ascii="ZWAdobeF" w:hAnsi="ZWAdobeF" w:cs="ZWAdobeF"/>
            <w:b w:val="0"/>
            <w:sz w:val="2"/>
            <w:szCs w:val="2"/>
          </w:rPr>
          <w:delText>220B</w:delText>
        </w:r>
        <w:r w:rsidR="0033544D" w:rsidRPr="00742779">
          <w:rPr>
            <w:rStyle w:val="Strong"/>
          </w:rPr>
          <w:delText>Chapter</w:delText>
        </w:r>
      </w:del>
      <w:ins w:id="259" w:author="Seth Oranburg" w:date="2026-03-07T09:50:00Z" w16du:dateUtc="2026-03-07T14:50:00Z">
        <w:r w:rsidR="0033544D" w:rsidRPr="00742779">
          <w:rPr>
            <w:rStyle w:val="Strong"/>
          </w:rPr>
          <w:t>Chapter</w:t>
        </w:r>
      </w:ins>
      <w:r w:rsidR="0033544D" w:rsidRPr="00742779">
        <w:rPr>
          <w:rStyle w:val="Strong"/>
        </w:rPr>
        <w:t xml:space="preserve"> 5: Limited Liability Companies</w:t>
      </w:r>
      <w:r w:rsidR="0033544D" w:rsidRPr="00742779">
        <w:t xml:space="preserve"> examines the most flexible form in modern business practice. LLCs combine limited liability with broad contractual freedom through the operating agreement. You will examine the relationship between mandatory rules and defaults, the scope of private ordering, and the governance choices that matter most for closely held ventures.</w:t>
      </w:r>
    </w:p>
    <w:p w14:paraId="1C1A63C6" w14:textId="77777777" w:rsidR="0033544D" w:rsidRPr="00742779" w:rsidRDefault="00742779" w:rsidP="000E54B1">
      <w:del w:id="260" w:author="Seth Oranburg" w:date="2026-03-07T09:50:00Z" w16du:dateUtc="2026-03-07T14:50:00Z">
        <w:r w:rsidRPr="00742779">
          <w:rPr>
            <w:rStyle w:val="Strong"/>
            <w:rFonts w:ascii="ZWAdobeF" w:hAnsi="ZWAdobeF" w:cs="ZWAdobeF"/>
            <w:b w:val="0"/>
            <w:sz w:val="2"/>
            <w:szCs w:val="2"/>
          </w:rPr>
          <w:lastRenderedPageBreak/>
          <w:delText>221B</w:delText>
        </w:r>
        <w:r w:rsidR="0033544D" w:rsidRPr="00742779">
          <w:rPr>
            <w:rStyle w:val="Strong"/>
          </w:rPr>
          <w:delText>Chapter</w:delText>
        </w:r>
      </w:del>
      <w:ins w:id="261" w:author="Seth Oranburg" w:date="2026-03-07T09:50:00Z" w16du:dateUtc="2026-03-07T14:50:00Z">
        <w:r w:rsidR="0033544D" w:rsidRPr="00742779">
          <w:rPr>
            <w:rStyle w:val="Strong"/>
          </w:rPr>
          <w:t>Chapter</w:t>
        </w:r>
      </w:ins>
      <w:r w:rsidR="0033544D" w:rsidRPr="00742779">
        <w:rPr>
          <w:rStyle w:val="Strong"/>
        </w:rPr>
        <w:t xml:space="preserve"> 6: Nonprofit Corporations</w:t>
      </w:r>
      <w:r w:rsidR="0033544D" w:rsidRPr="00742779">
        <w:t xml:space="preserve"> examines organizations that operate without owners. Because nonprofits cannot distribute profits to those who control them, their accountability problems—and their governance tools—look different from for-profit firms. You will study the nondistribution constraint, fiduciary principles as applied to charitable assets, and the oversight mechanisms that substitute for shareholder discipline.</w:t>
      </w:r>
    </w:p>
    <w:p w14:paraId="3B726D69" w14:textId="77777777" w:rsidR="0033544D" w:rsidRPr="00742779" w:rsidRDefault="00742779" w:rsidP="000E54B1">
      <w:del w:id="262" w:author="Seth Oranburg" w:date="2026-03-07T09:50:00Z" w16du:dateUtc="2026-03-07T14:50:00Z">
        <w:r w:rsidRPr="00742779">
          <w:rPr>
            <w:rStyle w:val="Strong"/>
            <w:rFonts w:ascii="ZWAdobeF" w:hAnsi="ZWAdobeF" w:cs="ZWAdobeF"/>
            <w:b w:val="0"/>
            <w:sz w:val="2"/>
            <w:szCs w:val="2"/>
          </w:rPr>
          <w:delText>222B</w:delText>
        </w:r>
        <w:r w:rsidR="0033544D" w:rsidRPr="00742779">
          <w:rPr>
            <w:rStyle w:val="Strong"/>
          </w:rPr>
          <w:delText>Chapter</w:delText>
        </w:r>
      </w:del>
      <w:ins w:id="263" w:author="Seth Oranburg" w:date="2026-03-07T09:50:00Z" w16du:dateUtc="2026-03-07T14:50:00Z">
        <w:r w:rsidR="0033544D" w:rsidRPr="00742779">
          <w:rPr>
            <w:rStyle w:val="Strong"/>
          </w:rPr>
          <w:t>Chapter</w:t>
        </w:r>
      </w:ins>
      <w:r w:rsidR="0033544D" w:rsidRPr="00742779">
        <w:rPr>
          <w:rStyle w:val="Strong"/>
        </w:rPr>
        <w:t xml:space="preserve"> 7: Decentralized Autonomous Organizations (ÐAOs)</w:t>
      </w:r>
      <w:r w:rsidR="0033544D" w:rsidRPr="00742779">
        <w:t xml:space="preserve"> examines a new coordination technology and the legal questions it creates. You will study how on-chain governance complicates attribution and responsibility, why </w:t>
      </w:r>
      <w:r w:rsidR="009F60D1" w:rsidRPr="00742779">
        <w:t>“</w:t>
      </w:r>
      <w:r w:rsidR="0033544D" w:rsidRPr="00742779">
        <w:t>decentralization</w:t>
      </w:r>
      <w:r w:rsidR="009F60D1" w:rsidRPr="00742779">
        <w:t>”</w:t>
      </w:r>
      <w:r w:rsidR="0033544D" w:rsidRPr="00742779">
        <w:t xml:space="preserve"> does not eliminate legal exposure, and how legal wrappers (and the absence of wrappers) affect jurisdiction, enforcement, and risk allocation.</w:t>
      </w:r>
    </w:p>
    <w:p w14:paraId="2FDC1DC0" w14:textId="77777777" w:rsidR="0033544D" w:rsidRPr="00742779" w:rsidRDefault="00742779" w:rsidP="000E54B1">
      <w:del w:id="264" w:author="Seth Oranburg" w:date="2026-03-07T09:50:00Z" w16du:dateUtc="2026-03-07T14:50:00Z">
        <w:r w:rsidRPr="00742779">
          <w:rPr>
            <w:rStyle w:val="Strong"/>
            <w:rFonts w:ascii="ZWAdobeF" w:hAnsi="ZWAdobeF" w:cs="ZWAdobeF"/>
            <w:b w:val="0"/>
            <w:sz w:val="2"/>
            <w:szCs w:val="2"/>
          </w:rPr>
          <w:delText>223B</w:delText>
        </w:r>
        <w:r w:rsidR="0033544D" w:rsidRPr="00742779">
          <w:rPr>
            <w:rStyle w:val="Strong"/>
          </w:rPr>
          <w:delText>Chapter</w:delText>
        </w:r>
      </w:del>
      <w:ins w:id="265" w:author="Seth Oranburg" w:date="2026-03-07T09:50:00Z" w16du:dateUtc="2026-03-07T14:50:00Z">
        <w:r w:rsidR="0033544D" w:rsidRPr="00742779">
          <w:rPr>
            <w:rStyle w:val="Strong"/>
          </w:rPr>
          <w:t>Chapter</w:t>
        </w:r>
      </w:ins>
      <w:r w:rsidR="0033544D" w:rsidRPr="00742779">
        <w:rPr>
          <w:rStyle w:val="Strong"/>
        </w:rPr>
        <w:t xml:space="preserve"> 8: Selecting an Organizational Form</w:t>
      </w:r>
      <w:r w:rsidR="0033544D" w:rsidRPr="00742779">
        <w:t xml:space="preserve"> concludes Part II by turning description into advice. You will apply the four-problem framework (and related practical factors like tax posture and regulatory constraints) to client goals, relationships, financing plans, and risk tolerance. The chapter functions as a review of the forms in Chapters 3–7 and a structured method for choosing among them.</w:t>
      </w:r>
    </w:p>
    <w:p w14:paraId="2A6E28F7" w14:textId="77777777" w:rsidR="0033544D" w:rsidRPr="00742779" w:rsidRDefault="0033544D" w:rsidP="000E54B1">
      <w:pPr>
        <w:pStyle w:val="Heading3"/>
        <w:rPr>
          <w:rFonts w:eastAsia="Times New Roman"/>
        </w:rPr>
      </w:pPr>
      <w:r w:rsidRPr="00742779">
        <w:rPr>
          <w:rFonts w:eastAsia="Times New Roman"/>
        </w:rPr>
        <w:t>Part III: Governance</w:t>
      </w:r>
    </w:p>
    <w:p w14:paraId="5F2659E1" w14:textId="77777777" w:rsidR="0033544D" w:rsidRPr="00742779" w:rsidRDefault="00742779" w:rsidP="000E54B1">
      <w:del w:id="266" w:author="Seth Oranburg" w:date="2026-03-07T09:50:00Z" w16du:dateUtc="2026-03-07T14:50:00Z">
        <w:r w:rsidRPr="00742779">
          <w:rPr>
            <w:rFonts w:ascii="ZWAdobeF" w:hAnsi="ZWAdobeF" w:cs="ZWAdobeF"/>
            <w:sz w:val="2"/>
            <w:szCs w:val="2"/>
          </w:rPr>
          <w:delText>224B</w:delText>
        </w:r>
        <w:r w:rsidR="0033544D" w:rsidRPr="00742779">
          <w:delText>Part</w:delText>
        </w:r>
      </w:del>
      <w:ins w:id="267" w:author="Seth Oranburg" w:date="2026-03-07T09:50:00Z" w16du:dateUtc="2026-03-07T14:50:00Z">
        <w:r w:rsidR="0033544D" w:rsidRPr="00742779">
          <w:t>Part</w:t>
        </w:r>
      </w:ins>
      <w:r w:rsidR="0033544D" w:rsidRPr="00742779">
        <w:t xml:space="preserve"> III assumes an entity exists and asks what happens inside it. The central question is how law regulates the exercise of power: what fiduciaries must do, how courts evaluate their decisions, and how disputes are actually litigated. Governance is not only about substantive duties; it is also about enforcement architecture and the special pressures that arise when control is contested, sold, or consolidated.</w:t>
      </w:r>
    </w:p>
    <w:p w14:paraId="5D52F7E2" w14:textId="77777777" w:rsidR="0033544D" w:rsidRPr="00742779" w:rsidRDefault="00742779" w:rsidP="000E54B1">
      <w:del w:id="268" w:author="Seth Oranburg" w:date="2026-03-07T09:50:00Z" w16du:dateUtc="2026-03-07T14:50:00Z">
        <w:r w:rsidRPr="00742779">
          <w:rPr>
            <w:rStyle w:val="Strong"/>
            <w:rFonts w:ascii="ZWAdobeF" w:hAnsi="ZWAdobeF" w:cs="ZWAdobeF"/>
            <w:b w:val="0"/>
            <w:sz w:val="2"/>
            <w:szCs w:val="2"/>
          </w:rPr>
          <w:delText>225B</w:delText>
        </w:r>
        <w:r w:rsidR="0033544D" w:rsidRPr="00742779">
          <w:rPr>
            <w:rStyle w:val="Strong"/>
          </w:rPr>
          <w:delText>Chapter</w:delText>
        </w:r>
      </w:del>
      <w:ins w:id="269" w:author="Seth Oranburg" w:date="2026-03-07T09:50:00Z" w16du:dateUtc="2026-03-07T14:50:00Z">
        <w:r w:rsidR="0033544D" w:rsidRPr="00742779">
          <w:rPr>
            <w:rStyle w:val="Strong"/>
          </w:rPr>
          <w:t>Chapter</w:t>
        </w:r>
      </w:ins>
      <w:r w:rsidR="0033544D" w:rsidRPr="00742779">
        <w:rPr>
          <w:rStyle w:val="Strong"/>
        </w:rPr>
        <w:t xml:space="preserve"> 9: Fiduciary Duties</w:t>
      </w:r>
      <w:r w:rsidR="0033544D" w:rsidRPr="00742779">
        <w:t xml:space="preserve"> examines the core substantive constraints on decision-makers. You will study the duty of loyalty (including conflicts and self-dealing), the duty of care and the business judgment rule, and related concepts such as good faith and oversight. The aim is to understand what fiduciary law is trying to accomplish and where its standards become more demanding.</w:t>
      </w:r>
    </w:p>
    <w:p w14:paraId="52FC8F90" w14:textId="77777777" w:rsidR="0033544D" w:rsidRPr="00742779" w:rsidRDefault="00742779" w:rsidP="000E54B1">
      <w:del w:id="270" w:author="Seth Oranburg" w:date="2026-03-07T09:50:00Z" w16du:dateUtc="2026-03-07T14:50:00Z">
        <w:r w:rsidRPr="00742779">
          <w:rPr>
            <w:rStyle w:val="Strong"/>
            <w:rFonts w:ascii="ZWAdobeF" w:hAnsi="ZWAdobeF" w:cs="ZWAdobeF"/>
            <w:b w:val="0"/>
            <w:sz w:val="2"/>
            <w:szCs w:val="2"/>
          </w:rPr>
          <w:delText>226B</w:delText>
        </w:r>
        <w:r w:rsidR="0033544D" w:rsidRPr="00742779">
          <w:rPr>
            <w:rStyle w:val="Strong"/>
          </w:rPr>
          <w:delText>Chapter</w:delText>
        </w:r>
      </w:del>
      <w:ins w:id="271" w:author="Seth Oranburg" w:date="2026-03-07T09:50:00Z" w16du:dateUtc="2026-03-07T14:50:00Z">
        <w:r w:rsidR="0033544D" w:rsidRPr="00742779">
          <w:rPr>
            <w:rStyle w:val="Strong"/>
          </w:rPr>
          <w:t>Chapter</w:t>
        </w:r>
      </w:ins>
      <w:r w:rsidR="0033544D" w:rsidRPr="00742779">
        <w:rPr>
          <w:rStyle w:val="Strong"/>
        </w:rPr>
        <w:t xml:space="preserve"> 10: Shareholder Litigation</w:t>
      </w:r>
      <w:r w:rsidR="0033544D" w:rsidRPr="00742779">
        <w:t xml:space="preserve"> examines how fiduciary duties are enforced in practice. You will study the difference between direct and derivative claims, the demand requirement and demand futility, the role of special litigation committees, pleading and dismissal dynamics, and the settlement incentives that shape outcomes. The chapter shows how governance disputes are filtered and resolved, not just how duties are stated.</w:t>
      </w:r>
    </w:p>
    <w:p w14:paraId="3E1C67D2" w14:textId="77777777" w:rsidR="0033544D" w:rsidRPr="00742779" w:rsidRDefault="00742779" w:rsidP="000E54B1">
      <w:del w:id="272" w:author="Seth Oranburg" w:date="2026-03-07T09:50:00Z" w16du:dateUtc="2026-03-07T14:50:00Z">
        <w:r w:rsidRPr="00742779">
          <w:rPr>
            <w:rStyle w:val="Strong"/>
            <w:rFonts w:ascii="ZWAdobeF" w:hAnsi="ZWAdobeF" w:cs="ZWAdobeF"/>
            <w:b w:val="0"/>
            <w:sz w:val="2"/>
            <w:szCs w:val="2"/>
          </w:rPr>
          <w:lastRenderedPageBreak/>
          <w:delText>227B</w:delText>
        </w:r>
        <w:r w:rsidR="0033544D" w:rsidRPr="00742779">
          <w:rPr>
            <w:rStyle w:val="Strong"/>
          </w:rPr>
          <w:delText>Chapter</w:delText>
        </w:r>
      </w:del>
      <w:ins w:id="273" w:author="Seth Oranburg" w:date="2026-03-07T09:50:00Z" w16du:dateUtc="2026-03-07T14:50:00Z">
        <w:r w:rsidR="0033544D" w:rsidRPr="00742779">
          <w:rPr>
            <w:rStyle w:val="Strong"/>
          </w:rPr>
          <w:t>Chapter</w:t>
        </w:r>
      </w:ins>
      <w:r w:rsidR="0033544D" w:rsidRPr="00742779">
        <w:rPr>
          <w:rStyle w:val="Strong"/>
        </w:rPr>
        <w:t xml:space="preserve"> 11: Special Governance Rules for Mergers and Acquisitions</w:t>
      </w:r>
      <w:r w:rsidR="0033544D" w:rsidRPr="00742779">
        <w:t xml:space="preserve"> examines the governance regime when control is at stake. You will study the standards and process expectations that apply to defensive measures, sales of control, conflicted transactions, and deal litigation. The focus is on how the law calibrates deference, scrutiny, and procedural safeguards when transactions can change who holds power and who receives value.</w:t>
      </w:r>
    </w:p>
    <w:p w14:paraId="62C7BB54" w14:textId="77777777" w:rsidR="0033544D" w:rsidRPr="00742779" w:rsidRDefault="0033544D" w:rsidP="000E54B1">
      <w:pPr>
        <w:pStyle w:val="Heading3"/>
        <w:rPr>
          <w:rFonts w:eastAsia="Times New Roman"/>
        </w:rPr>
      </w:pPr>
      <w:r w:rsidRPr="00742779">
        <w:rPr>
          <w:rFonts w:eastAsia="Times New Roman"/>
        </w:rPr>
        <w:t>Part IV: Firm Boundaries</w:t>
      </w:r>
    </w:p>
    <w:p w14:paraId="236A6FC4" w14:textId="77777777" w:rsidR="0033544D" w:rsidRPr="00742779" w:rsidRDefault="00742779" w:rsidP="000E54B1">
      <w:del w:id="274" w:author="Seth Oranburg" w:date="2026-03-07T09:50:00Z" w16du:dateUtc="2026-03-07T14:50:00Z">
        <w:r w:rsidRPr="00742779">
          <w:rPr>
            <w:rFonts w:ascii="ZWAdobeF" w:hAnsi="ZWAdobeF" w:cs="ZWAdobeF"/>
            <w:sz w:val="2"/>
            <w:szCs w:val="2"/>
          </w:rPr>
          <w:delText>228B</w:delText>
        </w:r>
        <w:r w:rsidR="0033544D" w:rsidRPr="00742779">
          <w:delText>Part</w:delText>
        </w:r>
      </w:del>
      <w:ins w:id="275" w:author="Seth Oranburg" w:date="2026-03-07T09:50:00Z" w16du:dateUtc="2026-03-07T14:50:00Z">
        <w:r w:rsidR="0033544D" w:rsidRPr="00742779">
          <w:t>Part</w:t>
        </w:r>
      </w:ins>
      <w:r w:rsidR="0033544D" w:rsidRPr="00742779">
        <w:t xml:space="preserve"> IV turns outward. Limited liability and entity separateness are powerful legal technologies, but they also create opportunities to shift losses onto outsiders. Financial distress then puts additional pressure on the system by making it impossible to pay everyone. These chapters examine when the boundary holds, when it fails, and what happens when creditor priorities and financial condition reshape the legal posture of the firm.</w:t>
      </w:r>
    </w:p>
    <w:p w14:paraId="454E7B68" w14:textId="77777777" w:rsidR="0033544D" w:rsidRPr="00742779" w:rsidRDefault="00742779" w:rsidP="000E54B1">
      <w:del w:id="276" w:author="Seth Oranburg" w:date="2026-03-07T09:50:00Z" w16du:dateUtc="2026-03-07T14:50:00Z">
        <w:r w:rsidRPr="00742779">
          <w:rPr>
            <w:rStyle w:val="Strong"/>
            <w:rFonts w:ascii="ZWAdobeF" w:hAnsi="ZWAdobeF" w:cs="ZWAdobeF"/>
            <w:b w:val="0"/>
            <w:sz w:val="2"/>
            <w:szCs w:val="2"/>
          </w:rPr>
          <w:delText>229B</w:delText>
        </w:r>
        <w:r w:rsidR="0033544D" w:rsidRPr="00742779">
          <w:rPr>
            <w:rStyle w:val="Strong"/>
          </w:rPr>
          <w:delText>Chapter</w:delText>
        </w:r>
      </w:del>
      <w:ins w:id="277" w:author="Seth Oranburg" w:date="2026-03-07T09:50:00Z" w16du:dateUtc="2026-03-07T14:50:00Z">
        <w:r w:rsidR="0033544D" w:rsidRPr="00742779">
          <w:rPr>
            <w:rStyle w:val="Strong"/>
          </w:rPr>
          <w:t>Chapter</w:t>
        </w:r>
      </w:ins>
      <w:r w:rsidR="0033544D" w:rsidRPr="00742779">
        <w:rPr>
          <w:rStyle w:val="Strong"/>
        </w:rPr>
        <w:t xml:space="preserve"> 12: Piercing the Veil</w:t>
      </w:r>
      <w:r w:rsidR="0033544D" w:rsidRPr="00742779">
        <w:t xml:space="preserve"> examines when courts disregard owner shielding and impose personal liability despite the entity form. You will study the main doctrinal families (alter ego, fraud or injustice, undercapitalization, and related factors), the differing treatment of contract and tort creditors, and how veil piercing interacts with alternative doctrines such as fraudulent transfer and successor liability.</w:t>
      </w:r>
    </w:p>
    <w:p w14:paraId="6EE13060" w14:textId="77777777" w:rsidR="0033544D" w:rsidRPr="00742779" w:rsidRDefault="00742779" w:rsidP="000E54B1">
      <w:del w:id="278" w:author="Seth Oranburg" w:date="2026-03-07T09:50:00Z" w16du:dateUtc="2026-03-07T14:50:00Z">
        <w:r w:rsidRPr="00742779">
          <w:rPr>
            <w:rStyle w:val="Strong"/>
            <w:rFonts w:ascii="ZWAdobeF" w:hAnsi="ZWAdobeF" w:cs="ZWAdobeF"/>
            <w:b w:val="0"/>
            <w:sz w:val="2"/>
            <w:szCs w:val="2"/>
          </w:rPr>
          <w:delText>230B</w:delText>
        </w:r>
        <w:r w:rsidR="0033544D" w:rsidRPr="00742779">
          <w:rPr>
            <w:rStyle w:val="Strong"/>
          </w:rPr>
          <w:delText>Chapter</w:delText>
        </w:r>
      </w:del>
      <w:ins w:id="279" w:author="Seth Oranburg" w:date="2026-03-07T09:50:00Z" w16du:dateUtc="2026-03-07T14:50:00Z">
        <w:r w:rsidR="0033544D" w:rsidRPr="00742779">
          <w:rPr>
            <w:rStyle w:val="Strong"/>
          </w:rPr>
          <w:t>Chapter</w:t>
        </w:r>
      </w:ins>
      <w:r w:rsidR="0033544D" w:rsidRPr="00742779">
        <w:rPr>
          <w:rStyle w:val="Strong"/>
        </w:rPr>
        <w:t xml:space="preserve"> 13: Creditor Protections and Insolvency</w:t>
      </w:r>
      <w:r w:rsidR="0033544D" w:rsidRPr="00742779">
        <w:t xml:space="preserve"> examines how the legal system responds when the firm cannot pay all claimants. You will study priority, secured credit, collective action problems, bankruptcy</w:t>
      </w:r>
      <w:r w:rsidR="009F60D1" w:rsidRPr="00742779">
        <w:t>’</w:t>
      </w:r>
      <w:r w:rsidR="0033544D" w:rsidRPr="00742779">
        <w:t>s institutional solutions, and the limits of out-of-court ordering. The chapter explains why creditor protection cannot be reduced to private contract once distress arrives.</w:t>
      </w:r>
    </w:p>
    <w:p w14:paraId="5009CCC8" w14:textId="77777777" w:rsidR="0033544D" w:rsidRPr="00742779" w:rsidRDefault="00742779" w:rsidP="000E54B1">
      <w:del w:id="280" w:author="Seth Oranburg" w:date="2026-03-07T09:50:00Z" w16du:dateUtc="2026-03-07T14:50:00Z">
        <w:r w:rsidRPr="00742779">
          <w:rPr>
            <w:rStyle w:val="Strong"/>
            <w:rFonts w:ascii="ZWAdobeF" w:hAnsi="ZWAdobeF" w:cs="ZWAdobeF"/>
            <w:b w:val="0"/>
            <w:sz w:val="2"/>
            <w:szCs w:val="2"/>
          </w:rPr>
          <w:delText>231B</w:delText>
        </w:r>
        <w:r w:rsidR="0033544D" w:rsidRPr="00742779">
          <w:rPr>
            <w:rStyle w:val="Strong"/>
          </w:rPr>
          <w:delText>Chapter</w:delText>
        </w:r>
      </w:del>
      <w:ins w:id="281" w:author="Seth Oranburg" w:date="2026-03-07T09:50:00Z" w16du:dateUtc="2026-03-07T14:50:00Z">
        <w:r w:rsidR="0033544D" w:rsidRPr="00742779">
          <w:rPr>
            <w:rStyle w:val="Strong"/>
          </w:rPr>
          <w:t>Chapter</w:t>
        </w:r>
      </w:ins>
      <w:r w:rsidR="0033544D" w:rsidRPr="00742779">
        <w:rPr>
          <w:rStyle w:val="Strong"/>
        </w:rPr>
        <w:t xml:space="preserve"> 14: Corporate Numeracy</w:t>
      </w:r>
      <w:r w:rsidR="0033544D" w:rsidRPr="00742779">
        <w:t xml:space="preserve"> builds the financial competence needed to practice in the shadow of distress. You will learn the core solvency concepts that drive legal consequences, how to read basic financial signals, and why the </w:t>
      </w:r>
      <w:r w:rsidR="009F60D1" w:rsidRPr="00742779">
        <w:t>“</w:t>
      </w:r>
      <w:r w:rsidR="0033544D" w:rsidRPr="00742779">
        <w:t>zone of insolvency</w:t>
      </w:r>
      <w:r w:rsidR="009F60D1" w:rsidRPr="00742779">
        <w:t>”</w:t>
      </w:r>
      <w:r w:rsidR="0033544D" w:rsidRPr="00742779">
        <w:t xml:space="preserve"> debates are really about governance and risk-bearing. The goal is practical: recognizing when numbers change duties, standing, and litigation exposure.</w:t>
      </w:r>
    </w:p>
    <w:p w14:paraId="230202E1" w14:textId="77777777" w:rsidR="0033544D" w:rsidRPr="00742779" w:rsidRDefault="0033544D" w:rsidP="000E54B1">
      <w:pPr>
        <w:pStyle w:val="Heading3"/>
        <w:rPr>
          <w:rFonts w:eastAsia="Times New Roman"/>
        </w:rPr>
      </w:pPr>
      <w:r w:rsidRPr="00742779">
        <w:rPr>
          <w:rFonts w:eastAsia="Times New Roman"/>
        </w:rPr>
        <w:t>Chapter 15: Bringing It All Together</w:t>
      </w:r>
    </w:p>
    <w:p w14:paraId="1F352CA2" w14:textId="77777777" w:rsidR="0033544D" w:rsidRPr="00742779" w:rsidRDefault="00742779" w:rsidP="000E54B1">
      <w:del w:id="282" w:author="Seth Oranburg" w:date="2026-03-07T09:50:00Z" w16du:dateUtc="2026-03-07T14:50:00Z">
        <w:r w:rsidRPr="00742779">
          <w:rPr>
            <w:rFonts w:ascii="ZWAdobeF" w:hAnsi="ZWAdobeF" w:cs="ZWAdobeF"/>
            <w:sz w:val="2"/>
            <w:szCs w:val="2"/>
          </w:rPr>
          <w:delText>232B</w:delText>
        </w:r>
        <w:r w:rsidR="0033544D" w:rsidRPr="00742779">
          <w:delText>The</w:delText>
        </w:r>
      </w:del>
      <w:ins w:id="283" w:author="Seth Oranburg" w:date="2026-03-07T09:50:00Z" w16du:dateUtc="2026-03-07T14:50:00Z">
        <w:r w:rsidR="0033544D" w:rsidRPr="00742779">
          <w:t>The</w:t>
        </w:r>
      </w:ins>
      <w:r w:rsidR="0033544D" w:rsidRPr="00742779">
        <w:t xml:space="preserve"> capstone chapter integrates the full framework across a firm</w:t>
      </w:r>
      <w:r w:rsidR="009F60D1" w:rsidRPr="00742779">
        <w:t>’</w:t>
      </w:r>
      <w:r w:rsidR="0033544D" w:rsidRPr="00742779">
        <w:t xml:space="preserve">s lifecycle. You will use the four problems to diagnose complex, realistic scenarios where entity choice, governance, boundary doctrines, and distress rules interact. The point is synthesis: not merely knowing doctrines in isolation, but </w:t>
      </w:r>
      <w:r w:rsidR="0033544D" w:rsidRPr="00742779">
        <w:lastRenderedPageBreak/>
        <w:t>seeing how they work together as a system for enabling cooperation while managing power and protecting third parties.</w:t>
      </w:r>
    </w:p>
    <w:p w14:paraId="55FE13D9" w14:textId="77777777" w:rsidR="0033544D" w:rsidRPr="00742779" w:rsidRDefault="0033544D" w:rsidP="000E54B1">
      <w:pPr>
        <w:pStyle w:val="Heading2"/>
        <w:rPr>
          <w:rFonts w:eastAsia="Times New Roman"/>
        </w:rPr>
      </w:pPr>
      <w:r w:rsidRPr="00742779">
        <w:rPr>
          <w:rFonts w:eastAsia="Times New Roman"/>
        </w:rPr>
        <w:t>What This Book Offers</w:t>
      </w:r>
    </w:p>
    <w:p w14:paraId="0F4C533D" w14:textId="77777777" w:rsidR="0033544D" w:rsidRPr="00742779" w:rsidRDefault="00742779" w:rsidP="000E54B1">
      <w:del w:id="284" w:author="Seth Oranburg" w:date="2026-03-07T09:50:00Z" w16du:dateUtc="2026-03-07T14:50:00Z">
        <w:r w:rsidRPr="00742779">
          <w:rPr>
            <w:rFonts w:ascii="ZWAdobeF" w:hAnsi="ZWAdobeF" w:cs="ZWAdobeF"/>
            <w:sz w:val="2"/>
            <w:szCs w:val="2"/>
          </w:rPr>
          <w:delText>233B</w:delText>
        </w:r>
        <w:r w:rsidR="0033544D" w:rsidRPr="00742779">
          <w:delText>This</w:delText>
        </w:r>
      </w:del>
      <w:ins w:id="285" w:author="Seth Oranburg" w:date="2026-03-07T09:50:00Z" w16du:dateUtc="2026-03-07T14:50:00Z">
        <w:r w:rsidR="0033544D" w:rsidRPr="00742779">
          <w:t>This</w:t>
        </w:r>
      </w:ins>
      <w:r w:rsidR="0033544D" w:rsidRPr="00742779">
        <w:t xml:space="preserve"> book offers a way to think like a business lawyer: to identify which of the four problems a dispute presents, determine which entity form and governance tools best address it, and anticipate how the issue will evolve if conflict or distress emerges.</w:t>
      </w:r>
    </w:p>
    <w:p w14:paraId="7E21F1BF" w14:textId="77777777" w:rsidR="0033544D" w:rsidRPr="00742779" w:rsidRDefault="00742779" w:rsidP="000E54B1">
      <w:del w:id="286" w:author="Seth Oranburg" w:date="2026-03-07T09:50:00Z" w16du:dateUtc="2026-03-07T14:50:00Z">
        <w:r w:rsidRPr="00742779">
          <w:rPr>
            <w:rFonts w:ascii="ZWAdobeF" w:hAnsi="ZWAdobeF" w:cs="ZWAdobeF"/>
            <w:sz w:val="2"/>
            <w:szCs w:val="2"/>
          </w:rPr>
          <w:delText>234B</w:delText>
        </w:r>
        <w:r w:rsidR="0033544D" w:rsidRPr="00742779">
          <w:delText>By</w:delText>
        </w:r>
      </w:del>
      <w:ins w:id="287" w:author="Seth Oranburg" w:date="2026-03-07T09:50:00Z" w16du:dateUtc="2026-03-07T14:50:00Z">
        <w:r w:rsidR="0033544D" w:rsidRPr="00742779">
          <w:t>By</w:t>
        </w:r>
      </w:ins>
      <w:r w:rsidR="0033544D" w:rsidRPr="00742779">
        <w:t xml:space="preserve"> the end, you should be able to translate real-world relationships into legal authority and liability rules, advise on entity selection by articulating concrete tradeoffs among forms, analyze fiduciary conduct and the standards courts apply in governance disputes, navigate the procedural machinery that determines whether claims can be brought and how they settle, and recognize when limited liability and financial condition shift risk onto outsiders or creditors and therefore trigger different legal constraints.</w:t>
      </w:r>
    </w:p>
    <w:p w14:paraId="77441B21" w14:textId="77777777" w:rsidR="0033544D" w:rsidRPr="00742779" w:rsidRDefault="00742779" w:rsidP="000E54B1">
      <w:del w:id="288" w:author="Seth Oranburg" w:date="2026-03-07T09:50:00Z" w16du:dateUtc="2026-03-07T14:50:00Z">
        <w:r w:rsidRPr="00742779">
          <w:rPr>
            <w:rFonts w:ascii="ZWAdobeF" w:hAnsi="ZWAdobeF" w:cs="ZWAdobeF"/>
            <w:sz w:val="2"/>
            <w:szCs w:val="2"/>
          </w:rPr>
          <w:delText>235B</w:delText>
        </w:r>
        <w:r w:rsidR="0033544D" w:rsidRPr="00742779">
          <w:delText>Doctrinal</w:delText>
        </w:r>
      </w:del>
      <w:ins w:id="289" w:author="Seth Oranburg" w:date="2026-03-07T09:50:00Z" w16du:dateUtc="2026-03-07T14:50:00Z">
        <w:r w:rsidR="0033544D" w:rsidRPr="00742779">
          <w:t>Doctrinal</w:t>
        </w:r>
      </w:ins>
      <w:r w:rsidR="0033544D" w:rsidRPr="00742779">
        <w:t xml:space="preserve"> details will change over time. Statutes will be amended. Cases will refine standards. New organizational technologies will emerge. But the underlying problems—attribution, internal governance, risk allocation, and asset partitioning—are structural. If you can see those problems clearly, you can adapt to new rules, new forms, and new fact patterns without starting over each time.</w:t>
      </w:r>
    </w:p>
    <w:p w14:paraId="0AD1ACAA" w14:textId="77777777" w:rsidR="0033544D" w:rsidRPr="00742779" w:rsidRDefault="0033544D" w:rsidP="000E54B1">
      <w:pPr>
        <w:pStyle w:val="Heading1"/>
        <w:rPr>
          <w:rFonts w:eastAsia="Times New Roman"/>
        </w:rPr>
      </w:pPr>
      <w:bookmarkStart w:id="290" w:name="_Toc220771154"/>
      <w:r w:rsidRPr="00742779">
        <w:rPr>
          <w:rFonts w:eastAsia="Times New Roman"/>
        </w:rPr>
        <w:lastRenderedPageBreak/>
        <w:t>Chapter 2: Agency Law</w:t>
      </w:r>
      <w:bookmarkEnd w:id="290"/>
    </w:p>
    <w:p w14:paraId="28D9A9FC" w14:textId="77777777" w:rsidR="00753506" w:rsidRDefault="00742779">
      <w:pPr>
        <w:pStyle w:val="Heading4"/>
        <w:rPr>
          <w:ins w:id="291" w:author="Seth Oranburg" w:date="2026-03-07T09:50:00Z" w16du:dateUtc="2026-03-07T14:50:00Z"/>
        </w:rPr>
      </w:pPr>
      <w:del w:id="292" w:author="Seth Oranburg" w:date="2026-03-07T09:50:00Z" w16du:dateUtc="2026-03-07T14:50:00Z">
        <w:r w:rsidRPr="00742779">
          <w:rPr>
            <w:rFonts w:ascii="ZWAdobeF" w:hAnsi="ZWAdobeF" w:cs="ZWAdobeF"/>
            <w:sz w:val="2"/>
            <w:szCs w:val="2"/>
          </w:rPr>
          <w:delText>236B</w:delText>
        </w:r>
        <w:r w:rsidR="0033544D" w:rsidRPr="00742779">
          <w:delText>Chapter</w:delText>
        </w:r>
      </w:del>
      <w:ins w:id="293" w:author="Seth Oranburg" w:date="2026-03-07T09:50:00Z" w16du:dateUtc="2026-03-07T14:50:00Z">
        <w:r w:rsidR="0059744E">
          <w:t>Learning Objectives</w:t>
        </w:r>
      </w:ins>
    </w:p>
    <w:p w14:paraId="415AF32D" w14:textId="77777777" w:rsidR="00753506" w:rsidRDefault="0059744E">
      <w:pPr>
        <w:rPr>
          <w:ins w:id="294" w:author="Seth Oranburg" w:date="2026-03-07T09:50:00Z" w16du:dateUtc="2026-03-07T14:50:00Z"/>
        </w:rPr>
      </w:pPr>
      <w:ins w:id="295" w:author="Seth Oranburg" w:date="2026-03-07T09:50:00Z" w16du:dateUtc="2026-03-07T14:50:00Z">
        <w:r>
          <w:t>1. Analyze how agency relationships create attribution and governance problems for principals.</w:t>
        </w:r>
      </w:ins>
    </w:p>
    <w:p w14:paraId="592FDBE3" w14:textId="77777777" w:rsidR="00753506" w:rsidRDefault="0059744E">
      <w:pPr>
        <w:rPr>
          <w:ins w:id="296" w:author="Seth Oranburg" w:date="2026-03-07T09:50:00Z" w16du:dateUtc="2026-03-07T14:50:00Z"/>
        </w:rPr>
      </w:pPr>
      <w:ins w:id="297" w:author="Seth Oranburg" w:date="2026-03-07T09:50:00Z" w16du:dateUtc="2026-03-07T14:50:00Z">
        <w:r>
          <w:t>2. Distinguish actual, apparent, and inherent authority as theories of principal liability in contract.</w:t>
        </w:r>
      </w:ins>
    </w:p>
    <w:p w14:paraId="1C138BCD" w14:textId="77777777" w:rsidR="00753506" w:rsidRDefault="0059744E">
      <w:pPr>
        <w:rPr>
          <w:ins w:id="298" w:author="Seth Oranburg" w:date="2026-03-07T09:50:00Z" w16du:dateUtc="2026-03-07T14:50:00Z"/>
        </w:rPr>
      </w:pPr>
      <w:ins w:id="299" w:author="Seth Oranburg" w:date="2026-03-07T09:50:00Z" w16du:dateUtc="2026-03-07T14:50:00Z">
        <w:r>
          <w:t>3. Evaluate the scope of the agent's duty of loyalty and its limits after termination.</w:t>
        </w:r>
      </w:ins>
    </w:p>
    <w:p w14:paraId="34E70660" w14:textId="77777777" w:rsidR="00753506" w:rsidRDefault="0059744E">
      <w:pPr>
        <w:rPr>
          <w:ins w:id="300" w:author="Seth Oranburg" w:date="2026-03-07T09:50:00Z" w16du:dateUtc="2026-03-07T14:50:00Z"/>
        </w:rPr>
      </w:pPr>
      <w:ins w:id="301" w:author="Seth Oranburg" w:date="2026-03-07T09:50:00Z" w16du:dateUtc="2026-03-07T14:50:00Z">
        <w:r>
          <w:t>4. Apply respondeat superior doctrine to determine employer liability for employee torts.</w:t>
        </w:r>
      </w:ins>
    </w:p>
    <w:p w14:paraId="1DEC4E9E" w14:textId="77777777" w:rsidR="00753506" w:rsidRDefault="0059744E">
      <w:pPr>
        <w:rPr>
          <w:ins w:id="302" w:author="Seth Oranburg" w:date="2026-03-07T09:50:00Z" w16du:dateUtc="2026-03-07T14:50:00Z"/>
        </w:rPr>
      </w:pPr>
      <w:ins w:id="303" w:author="Seth Oranburg" w:date="2026-03-07T09:50:00Z" w16du:dateUtc="2026-03-07T14:50:00Z">
        <w:r>
          <w:t>5. Compare the common law termination rules for agency authority with statutory modifications.</w:t>
        </w:r>
      </w:ins>
    </w:p>
    <w:p w14:paraId="0D90D0A7" w14:textId="77777777" w:rsidR="0033544D" w:rsidRPr="00742779" w:rsidRDefault="0033544D" w:rsidP="000E54B1">
      <w:ins w:id="304" w:author="Seth Oranburg" w:date="2026-03-07T09:50:00Z" w16du:dateUtc="2026-03-07T14:50:00Z">
        <w:r w:rsidRPr="00742779">
          <w:t>Chapter</w:t>
        </w:r>
      </w:ins>
      <w:r w:rsidRPr="00742779">
        <w:t xml:space="preserve"> 1 identified four fundamental problems that business law must solve: attribution, governance, risk allocation, and asset partitioning. Agency law addresses the first of these problems most directly. When one person acts on behalf of another, whose act is it? When does the agent</w:t>
      </w:r>
      <w:r w:rsidR="009F60D1" w:rsidRPr="00742779">
        <w:t>’</w:t>
      </w:r>
      <w:r w:rsidRPr="00742779">
        <w:t>s conduct bind the principal? When does the agent</w:t>
      </w:r>
      <w:r w:rsidR="009F60D1" w:rsidRPr="00742779">
        <w:t>’</w:t>
      </w:r>
      <w:r w:rsidRPr="00742779">
        <w:t>s wrongdoing create liability for the principal? These are attribution questions, and they arise in every business organization because every organization must delegate authority to human beings who act for it.</w:t>
      </w:r>
    </w:p>
    <w:p w14:paraId="07A15490" w14:textId="77777777" w:rsidR="0033544D" w:rsidRPr="00742779" w:rsidRDefault="00742779" w:rsidP="000E54B1">
      <w:del w:id="305" w:author="Seth Oranburg" w:date="2026-03-07T09:50:00Z" w16du:dateUtc="2026-03-07T14:50:00Z">
        <w:r w:rsidRPr="00742779">
          <w:rPr>
            <w:rFonts w:ascii="ZWAdobeF" w:hAnsi="ZWAdobeF" w:cs="ZWAdobeF"/>
            <w:sz w:val="2"/>
            <w:szCs w:val="2"/>
          </w:rPr>
          <w:delText>237B</w:delText>
        </w:r>
        <w:r w:rsidR="0033544D" w:rsidRPr="00742779">
          <w:delText>This</w:delText>
        </w:r>
      </w:del>
      <w:ins w:id="306" w:author="Seth Oranburg" w:date="2026-03-07T09:50:00Z" w16du:dateUtc="2026-03-07T14:50:00Z">
        <w:r w:rsidR="0033544D" w:rsidRPr="00742779">
          <w:t>This</w:t>
        </w:r>
      </w:ins>
      <w:r w:rsidR="0033544D" w:rsidRPr="00742779">
        <w:t xml:space="preserve"> chapter examines agency as the foundational layer of business law. The concepts introduced here will reappear in every subsequent chapter because every organizational form relies on delegation, and delegation creates the same recurring problems: information asymmetries between principals and third parties, monitoring difficulties between principals and agents, and the need to allocate risk when agents exceed their authority or cause harm. Understanding how agency law manages these problems makes the rest of business law comprehensible.</w:t>
      </w:r>
    </w:p>
    <w:p w14:paraId="5335CD23" w14:textId="77777777" w:rsidR="0033544D" w:rsidRPr="00742779" w:rsidRDefault="00742779" w:rsidP="000E54B1">
      <w:del w:id="307" w:author="Seth Oranburg" w:date="2026-03-07T09:50:00Z" w16du:dateUtc="2026-03-07T14:50:00Z">
        <w:r w:rsidRPr="00742779">
          <w:rPr>
            <w:rFonts w:ascii="ZWAdobeF" w:hAnsi="ZWAdobeF" w:cs="ZWAdobeF"/>
            <w:sz w:val="2"/>
            <w:szCs w:val="2"/>
          </w:rPr>
          <w:delText>238B</w:delText>
        </w:r>
        <w:r w:rsidR="0033544D" w:rsidRPr="00742779">
          <w:delText>Agency</w:delText>
        </w:r>
      </w:del>
      <w:ins w:id="308" w:author="Seth Oranburg" w:date="2026-03-07T09:50:00Z" w16du:dateUtc="2026-03-07T14:50:00Z">
        <w:r w:rsidR="0033544D" w:rsidRPr="00742779">
          <w:t>Agency</w:t>
        </w:r>
      </w:ins>
      <w:r w:rsidR="0033544D" w:rsidRPr="00742779">
        <w:t xml:space="preserve"> law also reveals both the power and the limits of common law. Agency principles evolved through judicial decisions over centuries. Courts developed rules about authority, liability, and fiduciary duties by deciding individual disputes and building precedent case by case. This common law system adapts to new circumstances as judges apply established principles to novel situations. Yet common law has inherent limitations that become visible as business organizations grow more complex. Courts can only resolve disputes </w:t>
      </w:r>
      <w:r w:rsidR="0033544D" w:rsidRPr="00742779">
        <w:lastRenderedPageBreak/>
        <w:t>that parties bring before them. Judicial decisions apply retroactively to conduct that already occurred. Common law cannot create the kind of standardized, predictable framework that allows strangers to transact efficiently at scale.</w:t>
      </w:r>
    </w:p>
    <w:p w14:paraId="520B93BA" w14:textId="77777777" w:rsidR="0033544D" w:rsidRPr="00742779" w:rsidRDefault="00742779" w:rsidP="000E54B1">
      <w:del w:id="309" w:author="Seth Oranburg" w:date="2026-03-07T09:50:00Z" w16du:dateUtc="2026-03-07T14:50:00Z">
        <w:r w:rsidRPr="00742779">
          <w:rPr>
            <w:rFonts w:ascii="ZWAdobeF" w:hAnsi="ZWAdobeF" w:cs="ZWAdobeF"/>
            <w:sz w:val="2"/>
            <w:szCs w:val="2"/>
          </w:rPr>
          <w:delText>239B</w:delText>
        </w:r>
        <w:r w:rsidR="0033544D" w:rsidRPr="00742779">
          <w:delText>The</w:delText>
        </w:r>
      </w:del>
      <w:ins w:id="310" w:author="Seth Oranburg" w:date="2026-03-07T09:50:00Z" w16du:dateUtc="2026-03-07T14:50:00Z">
        <w:r w:rsidR="0033544D" w:rsidRPr="00742779">
          <w:t>The</w:t>
        </w:r>
      </w:ins>
      <w:r w:rsidR="0033544D" w:rsidRPr="00742779">
        <w:t xml:space="preserve"> statutory business forms examined in later chapters—partnerships, corporations, LLCs, nonprofits, and decentralized autonomous organizations—represent responses to problems that common law agency alone cannot solve. Understanding agency first makes clear why we need those statutory forms and what problems they address. Agency law shows us what courts can do through case-by-case adjudication. The entity chapters will show us what legislatures must do through comprehensive statutes that establish default rules, create opt-in frameworks, and enable parties to signal their legal relationships to third parties without negotiating every detail from scratch.</w:t>
      </w:r>
    </w:p>
    <w:p w14:paraId="212F2282" w14:textId="77777777" w:rsidR="0033544D" w:rsidRPr="00742779" w:rsidRDefault="0033544D" w:rsidP="000E54B1">
      <w:pPr>
        <w:pStyle w:val="Heading2"/>
        <w:rPr>
          <w:rFonts w:eastAsia="Times New Roman"/>
        </w:rPr>
      </w:pPr>
      <w:r w:rsidRPr="00742779">
        <w:rPr>
          <w:rFonts w:eastAsia="Times New Roman"/>
        </w:rPr>
        <w:t>Why Delegation Is Unavoidable</w:t>
      </w:r>
    </w:p>
    <w:p w14:paraId="284BAA32" w14:textId="77777777" w:rsidR="0033544D" w:rsidRPr="00742779" w:rsidRDefault="00742779" w:rsidP="000E54B1">
      <w:del w:id="311" w:author="Seth Oranburg" w:date="2026-03-07T09:50:00Z" w16du:dateUtc="2026-03-07T14:50:00Z">
        <w:r w:rsidRPr="00742779">
          <w:rPr>
            <w:rFonts w:ascii="ZWAdobeF" w:hAnsi="ZWAdobeF" w:cs="ZWAdobeF"/>
            <w:sz w:val="2"/>
            <w:szCs w:val="2"/>
          </w:rPr>
          <w:delText>240B</w:delText>
        </w:r>
        <w:r w:rsidR="0033544D" w:rsidRPr="00742779">
          <w:delText>In</w:delText>
        </w:r>
      </w:del>
      <w:ins w:id="312" w:author="Seth Oranburg" w:date="2026-03-07T09:50:00Z" w16du:dateUtc="2026-03-07T14:50:00Z">
        <w:r w:rsidR="0033544D" w:rsidRPr="00742779">
          <w:t>In</w:t>
        </w:r>
      </w:ins>
      <w:r w:rsidR="0033544D" w:rsidRPr="00742779">
        <w:t xml:space="preserve"> December 1986, the Elders of the Mill Street Church of Christ in Winchester, Kentucky, decided to have the church building painted. They hired Bill Hogan, a church member who had done similar work for them before. The job was substantial. The Elders anticipated that Bill might need help, so they made a plan among themselves: if Bill needed an assistant, another church member named Gary Petty would be hired.</w:t>
      </w:r>
    </w:p>
    <w:p w14:paraId="79CD1940" w14:textId="77777777" w:rsidR="0033544D" w:rsidRPr="00742779" w:rsidRDefault="00742779" w:rsidP="000E54B1">
      <w:del w:id="313" w:author="Seth Oranburg" w:date="2026-03-07T09:50:00Z" w16du:dateUtc="2026-03-07T14:50:00Z">
        <w:r w:rsidRPr="00742779">
          <w:rPr>
            <w:rFonts w:ascii="ZWAdobeF" w:hAnsi="ZWAdobeF" w:cs="ZWAdobeF"/>
            <w:sz w:val="2"/>
            <w:szCs w:val="2"/>
          </w:rPr>
          <w:delText>241B</w:delText>
        </w:r>
        <w:r w:rsidR="0033544D" w:rsidRPr="00742779">
          <w:delText>But</w:delText>
        </w:r>
      </w:del>
      <w:ins w:id="314" w:author="Seth Oranburg" w:date="2026-03-07T09:50:00Z" w16du:dateUtc="2026-03-07T14:50:00Z">
        <w:r w:rsidR="0033544D" w:rsidRPr="00742779">
          <w:t>But</w:t>
        </w:r>
      </w:ins>
      <w:r w:rsidR="0033544D" w:rsidRPr="00742779">
        <w:t xml:space="preserve"> no one told Bill about this plan.</w:t>
      </w:r>
    </w:p>
    <w:p w14:paraId="4C4EAB54" w14:textId="77777777" w:rsidR="0033544D" w:rsidRPr="00742779" w:rsidRDefault="00742779" w:rsidP="000E54B1">
      <w:del w:id="315" w:author="Seth Oranburg" w:date="2026-03-07T09:50:00Z" w16du:dateUtc="2026-03-07T14:50:00Z">
        <w:r w:rsidRPr="00742779">
          <w:rPr>
            <w:rFonts w:ascii="ZWAdobeF" w:hAnsi="ZWAdobeF" w:cs="ZWAdobeF"/>
            <w:sz w:val="2"/>
            <w:szCs w:val="2"/>
          </w:rPr>
          <w:delText>242B</w:delText>
        </w:r>
        <w:r w:rsidR="0033544D" w:rsidRPr="00742779">
          <w:delText>Dr</w:delText>
        </w:r>
      </w:del>
      <w:ins w:id="316" w:author="Seth Oranburg" w:date="2026-03-07T09:50:00Z" w16du:dateUtc="2026-03-07T14:50:00Z">
        <w:r w:rsidR="0033544D" w:rsidRPr="00742779">
          <w:t>Dr</w:t>
        </w:r>
      </w:ins>
      <w:r w:rsidR="0033544D" w:rsidRPr="00742779">
        <w:t>. David Waggoner, one of the Elders, contacted Bill and offered him the job. Bill accepted. Dr. Waggoner said nothing about hiring a helper, nothing about Gary Petty, nothing about any restrictions on how Bill should staff the project. Bill began work, painting the church interior by himself.</w:t>
      </w:r>
    </w:p>
    <w:p w14:paraId="010F91C2" w14:textId="77777777" w:rsidR="0033544D" w:rsidRPr="00742779" w:rsidRDefault="00742779" w:rsidP="000E54B1">
      <w:del w:id="317" w:author="Seth Oranburg" w:date="2026-03-07T09:50:00Z" w16du:dateUtc="2026-03-07T14:50:00Z">
        <w:r w:rsidRPr="00742779">
          <w:rPr>
            <w:rFonts w:ascii="ZWAdobeF" w:hAnsi="ZWAdobeF" w:cs="ZWAdobeF"/>
            <w:sz w:val="2"/>
            <w:szCs w:val="2"/>
          </w:rPr>
          <w:delText>243B</w:delText>
        </w:r>
        <w:r w:rsidR="0033544D" w:rsidRPr="00742779">
          <w:delText>The</w:delText>
        </w:r>
      </w:del>
      <w:ins w:id="318" w:author="Seth Oranburg" w:date="2026-03-07T09:50:00Z" w16du:dateUtc="2026-03-07T14:50:00Z">
        <w:r w:rsidR="0033544D" w:rsidRPr="00742779">
          <w:t>The</w:t>
        </w:r>
      </w:ins>
      <w:r w:rsidR="0033544D" w:rsidRPr="00742779">
        <w:t xml:space="preserve"> work went smoothly until Bill reached the baptistry, a very high and difficult portion of the church. Bill could not safely complete this part alone. He went to Dr. Waggoner</w:t>
      </w:r>
      <w:r w:rsidR="009F60D1" w:rsidRPr="00742779">
        <w:t>’</w:t>
      </w:r>
      <w:r w:rsidR="0033544D" w:rsidRPr="00742779">
        <w:t>s office to discuss the situation. According to later testimony, they talked about the possibility of hiring Gary Petty. But Dr. Waggoner only mentioned that Petty was difficult to reach. None of the other Elders spoke with Bill about the matter.</w:t>
      </w:r>
    </w:p>
    <w:p w14:paraId="4D576397" w14:textId="77777777" w:rsidR="0033544D" w:rsidRPr="00742779" w:rsidRDefault="00742779" w:rsidP="000E54B1">
      <w:del w:id="319" w:author="Seth Oranburg" w:date="2026-03-07T09:50:00Z" w16du:dateUtc="2026-03-07T14:50:00Z">
        <w:r w:rsidRPr="00742779">
          <w:rPr>
            <w:rFonts w:ascii="ZWAdobeF" w:hAnsi="ZWAdobeF" w:cs="ZWAdobeF"/>
            <w:sz w:val="2"/>
            <w:szCs w:val="2"/>
          </w:rPr>
          <w:delText>244B</w:delText>
        </w:r>
        <w:r w:rsidR="0033544D" w:rsidRPr="00742779">
          <w:delText>So</w:delText>
        </w:r>
      </w:del>
      <w:ins w:id="320" w:author="Seth Oranburg" w:date="2026-03-07T09:50:00Z" w16du:dateUtc="2026-03-07T14:50:00Z">
        <w:r w:rsidR="0033544D" w:rsidRPr="00742779">
          <w:t>So</w:t>
        </w:r>
      </w:ins>
      <w:r w:rsidR="0033544D" w:rsidRPr="00742779">
        <w:t xml:space="preserve"> Bill did what he had done before. On previous jobs for the church, Bill had hired his brother Sam as a helper. The church had paid Sam</w:t>
      </w:r>
      <w:r w:rsidR="009F60D1" w:rsidRPr="00742779">
        <w:t>’</w:t>
      </w:r>
      <w:r w:rsidR="0033544D" w:rsidRPr="00742779">
        <w:t>s wages on those earlier projects without objection. No one had ever told Bill to stop doing this or to get permission first.</w:t>
      </w:r>
    </w:p>
    <w:p w14:paraId="2C9486D4" w14:textId="77777777" w:rsidR="0033544D" w:rsidRPr="00742779" w:rsidRDefault="00742779" w:rsidP="000E54B1">
      <w:pPr>
        <w:pPrChange w:id="321" w:author="Seth Oranburg" w:date="2026-03-07T09:50:00Z" w16du:dateUtc="2026-03-07T14:50:00Z">
          <w:pPr>
            <w:pStyle w:val="NormalWeb"/>
          </w:pPr>
        </w:pPrChange>
      </w:pPr>
      <w:del w:id="322" w:author="Seth Oranburg" w:date="2026-03-07T09:50:00Z" w16du:dateUtc="2026-03-07T14:50:00Z">
        <w:r w:rsidRPr="00742779">
          <w:rPr>
            <w:rFonts w:ascii="ZWAdobeF" w:hAnsi="ZWAdobeF" w:cs="ZWAdobeF"/>
            <w:sz w:val="2"/>
            <w:szCs w:val="2"/>
          </w:rPr>
          <w:lastRenderedPageBreak/>
          <w:delText>245B</w:delText>
        </w:r>
        <w:r w:rsidR="0033544D" w:rsidRPr="00742779">
          <w:delText>On</w:delText>
        </w:r>
      </w:del>
      <w:ins w:id="323" w:author="Seth Oranburg" w:date="2026-03-07T09:50:00Z" w16du:dateUtc="2026-03-07T14:50:00Z">
        <w:r w:rsidR="0033544D" w:rsidRPr="00742779">
          <w:t>On</w:t>
        </w:r>
      </w:ins>
      <w:r w:rsidR="0033544D" w:rsidRPr="00742779">
        <w:t xml:space="preserve"> December 14, 1986, Bill approached Sam about helping him complete the job. Sam accepted. The next morning, Sam began work. Thirty minutes later, a ladder leg broke. Sam fell and broke his arm. Sam</w:t>
      </w:r>
      <w:r w:rsidR="009F60D1" w:rsidRPr="00742779">
        <w:t>’</w:t>
      </w:r>
      <w:r w:rsidR="0033544D" w:rsidRPr="00742779">
        <w:t>s medical bills totaled $23,225. Someone had to pay. The question was: who?</w:t>
      </w:r>
      <w:r w:rsidR="0033544D">
        <w:fldChar w:fldCharType="begin"/>
      </w:r>
      <w:r w:rsidR="0033544D">
        <w:instrText>HYPERLINK \l "fn24-11647" \o "Jump to citation"</w:instrText>
      </w:r>
      <w:r w:rsidR="0033544D">
        <w:fldChar w:fldCharType="separate"/>
      </w:r>
      <w:r w:rsidR="0033544D" w:rsidRPr="00742779">
        <w:rPr>
          <w:rStyle w:val="Hyperlink"/>
          <w:color w:val="auto"/>
          <w:u w:val="none"/>
        </w:rPr>
        <w:t>[24</w:t>
      </w:r>
      <w:r w:rsidR="00EE2871" w:rsidRPr="00742779">
        <w:rPr>
          <w:rStyle w:val="Hyperlink"/>
          <w:color w:val="auto"/>
          <w:u w:val="none"/>
        </w:rPr>
        <w:t>]</w:t>
      </w:r>
      <w:r w:rsidR="0033544D">
        <w:fldChar w:fldCharType="end"/>
      </w:r>
    </w:p>
    <w:p w14:paraId="59053254" w14:textId="77777777" w:rsidR="0033544D" w:rsidRPr="00742779" w:rsidRDefault="0033544D" w:rsidP="000E54B1">
      <w:pPr>
        <w:pStyle w:val="Heading3"/>
        <w:rPr>
          <w:rFonts w:eastAsia="Times New Roman"/>
        </w:rPr>
      </w:pPr>
      <w:r w:rsidRPr="00742779">
        <w:rPr>
          <w:rFonts w:eastAsia="Times New Roman"/>
        </w:rPr>
        <w:t>The Central Challenge</w:t>
      </w:r>
    </w:p>
    <w:p w14:paraId="3768AD03" w14:textId="77777777" w:rsidR="0033544D" w:rsidRPr="00742779" w:rsidRDefault="00742779" w:rsidP="000E54B1">
      <w:del w:id="324" w:author="Seth Oranburg" w:date="2026-03-07T09:50:00Z" w16du:dateUtc="2026-03-07T14:50:00Z">
        <w:r w:rsidRPr="00742779">
          <w:rPr>
            <w:rFonts w:ascii="ZWAdobeF" w:hAnsi="ZWAdobeF" w:cs="ZWAdobeF"/>
            <w:sz w:val="2"/>
            <w:szCs w:val="2"/>
          </w:rPr>
          <w:delText>246B</w:delText>
        </w:r>
        <w:r w:rsidR="0033544D" w:rsidRPr="00742779">
          <w:delText>The</w:delText>
        </w:r>
      </w:del>
      <w:ins w:id="325" w:author="Seth Oranburg" w:date="2026-03-07T09:50:00Z" w16du:dateUtc="2026-03-07T14:50:00Z">
        <w:r w:rsidR="0033544D" w:rsidRPr="00742779">
          <w:t>The</w:t>
        </w:r>
      </w:ins>
      <w:r w:rsidR="0033544D" w:rsidRPr="00742779">
        <w:t xml:space="preserve"> Mill Street case exposes the central challenge that agency law must solve. Bill Hogan was not acting for himself when he hired Sam. He was acting, or believed he was acting, for the church. The church had never explicitly authorized him to hire anyone. Yet the church</w:t>
      </w:r>
      <w:r w:rsidR="009F60D1" w:rsidRPr="00742779">
        <w:t>’</w:t>
      </w:r>
      <w:r w:rsidR="0033544D" w:rsidRPr="00742779">
        <w:t>s past conduct, its silence about restrictions, and its pattern of paying Sam</w:t>
      </w:r>
      <w:r w:rsidR="009F60D1" w:rsidRPr="00742779">
        <w:t>’</w:t>
      </w:r>
      <w:r w:rsidR="0033544D" w:rsidRPr="00742779">
        <w:t>s wages on previous jobs had created a reasonable belief in Bill</w:t>
      </w:r>
      <w:r w:rsidR="009F60D1" w:rsidRPr="00742779">
        <w:t>’</w:t>
      </w:r>
      <w:r w:rsidR="0033544D" w:rsidRPr="00742779">
        <w:t>s mind that he could hire a helper when he needed one.</w:t>
      </w:r>
    </w:p>
    <w:p w14:paraId="45C22687" w14:textId="77777777" w:rsidR="0033544D" w:rsidRPr="00742779" w:rsidRDefault="00742779" w:rsidP="000E54B1">
      <w:del w:id="326" w:author="Seth Oranburg" w:date="2026-03-07T09:50:00Z" w16du:dateUtc="2026-03-07T14:50:00Z">
        <w:r w:rsidRPr="00742779">
          <w:rPr>
            <w:rFonts w:ascii="ZWAdobeF" w:hAnsi="ZWAdobeF" w:cs="ZWAdobeF"/>
            <w:sz w:val="2"/>
            <w:szCs w:val="2"/>
          </w:rPr>
          <w:delText>247B</w:delText>
        </w:r>
        <w:r w:rsidR="0033544D" w:rsidRPr="00742779">
          <w:delText>Third</w:delText>
        </w:r>
      </w:del>
      <w:ins w:id="327" w:author="Seth Oranburg" w:date="2026-03-07T09:50:00Z" w16du:dateUtc="2026-03-07T14:50:00Z">
        <w:r w:rsidR="0033544D" w:rsidRPr="00742779">
          <w:t>Third</w:t>
        </w:r>
      </w:ins>
      <w:r w:rsidR="0033544D" w:rsidRPr="00742779">
        <w:t xml:space="preserve"> parties who deal with agents face an information problem. Sam Hogan, offered work by his brother, had no practical way to investigate whether Bill had </w:t>
      </w:r>
      <w:r w:rsidR="009F60D1" w:rsidRPr="00742779">
        <w:t>“</w:t>
      </w:r>
      <w:r w:rsidR="0033544D" w:rsidRPr="00742779">
        <w:t>actual</w:t>
      </w:r>
      <w:r w:rsidR="009F60D1" w:rsidRPr="00742779">
        <w:t>”</w:t>
      </w:r>
      <w:r w:rsidR="0033544D" w:rsidRPr="00742779">
        <w:t xml:space="preserve"> authority from the Elders. The word </w:t>
      </w:r>
      <w:r w:rsidR="009F60D1" w:rsidRPr="00742779">
        <w:t>“</w:t>
      </w:r>
      <w:r w:rsidR="0033544D" w:rsidRPr="00742779">
        <w:t>actual</w:t>
      </w:r>
      <w:r w:rsidR="009F60D1" w:rsidRPr="00742779">
        <w:t>”</w:t>
      </w:r>
      <w:r w:rsidR="0033544D" w:rsidRPr="00742779">
        <w:t xml:space="preserve"> here means real authority that the principal genuinely granted to the agent, as opposed to authority that merely appears to exist. Sam had worked for the church before under the same arrangement. Everything looked exactly as it had on previous jobs. Requiring Sam to demand documentation from the Elders, to verify internal constraints, to audit whether this project was handled differently than past projects would have been costly and futile.</w:t>
      </w:r>
    </w:p>
    <w:p w14:paraId="444CEC19" w14:textId="77777777" w:rsidR="0033544D" w:rsidRPr="00742779" w:rsidRDefault="00742779" w:rsidP="000E54B1">
      <w:del w:id="328" w:author="Seth Oranburg" w:date="2026-03-07T09:50:00Z" w16du:dateUtc="2026-03-07T14:50:00Z">
        <w:r w:rsidRPr="00742779">
          <w:rPr>
            <w:rFonts w:ascii="ZWAdobeF" w:hAnsi="ZWAdobeF" w:cs="ZWAdobeF"/>
            <w:sz w:val="2"/>
            <w:szCs w:val="2"/>
          </w:rPr>
          <w:delText>248B</w:delText>
        </w:r>
        <w:r w:rsidR="0033544D" w:rsidRPr="00742779">
          <w:delText>The</w:delText>
        </w:r>
      </w:del>
      <w:ins w:id="329" w:author="Seth Oranburg" w:date="2026-03-07T09:50:00Z" w16du:dateUtc="2026-03-07T14:50:00Z">
        <w:r w:rsidR="0033544D" w:rsidRPr="00742779">
          <w:t>The</w:t>
        </w:r>
      </w:ins>
      <w:r w:rsidR="0033544D" w:rsidRPr="00742779">
        <w:t xml:space="preserve"> church, by contrast, could have prevented the entire problem for the cost of one sentence. Dr. Waggoner could have said: </w:t>
      </w:r>
      <w:r w:rsidR="009F60D1" w:rsidRPr="00742779">
        <w:t>“</w:t>
      </w:r>
      <w:r w:rsidR="0033544D" w:rsidRPr="00742779">
        <w:t>If you need help, please hire Gary Petty, or check with us first.</w:t>
      </w:r>
      <w:r w:rsidR="009F60D1" w:rsidRPr="00742779">
        <w:t>”</w:t>
      </w:r>
      <w:r w:rsidR="0033544D" w:rsidRPr="00742779">
        <w:t xml:space="preserve"> Ten seconds of speech would have avoided a $23,225 loss.</w:t>
      </w:r>
    </w:p>
    <w:p w14:paraId="560A59DE" w14:textId="77777777" w:rsidR="0033544D" w:rsidRPr="00742779" w:rsidRDefault="00742779" w:rsidP="000E54B1">
      <w:del w:id="330" w:author="Seth Oranburg" w:date="2026-03-07T09:50:00Z" w16du:dateUtc="2026-03-07T14:50:00Z">
        <w:r w:rsidRPr="00742779">
          <w:rPr>
            <w:rFonts w:ascii="ZWAdobeF" w:hAnsi="ZWAdobeF" w:cs="ZWAdobeF"/>
            <w:sz w:val="2"/>
            <w:szCs w:val="2"/>
          </w:rPr>
          <w:delText>249B</w:delText>
        </w:r>
        <w:r w:rsidR="0033544D" w:rsidRPr="00742779">
          <w:delText>Agency</w:delText>
        </w:r>
      </w:del>
      <w:ins w:id="331" w:author="Seth Oranburg" w:date="2026-03-07T09:50:00Z" w16du:dateUtc="2026-03-07T14:50:00Z">
        <w:r w:rsidR="0033544D" w:rsidRPr="00742779">
          <w:t>Agency</w:t>
        </w:r>
      </w:ins>
      <w:r w:rsidR="0033544D" w:rsidRPr="00742779">
        <w:t xml:space="preserve"> law exists because delegation is unavoidable, and delegation creates information asymmetries that private negotiation cannot efficiently resolve. An </w:t>
      </w:r>
      <w:r w:rsidR="0033544D" w:rsidRPr="00742779">
        <w:rPr>
          <w:rStyle w:val="Strong"/>
        </w:rPr>
        <w:t>information asymmetry</w:t>
      </w:r>
      <w:r w:rsidR="0033544D" w:rsidRPr="00742779">
        <w:t xml:space="preserve"> occurs when one party to a potential transaction knows something relevant that the other party does not know. Every business above a certain scale must delegate. Zeeva</w:t>
      </w:r>
      <w:r w:rsidR="009F60D1" w:rsidRPr="00742779">
        <w:t>’</w:t>
      </w:r>
      <w:r w:rsidR="0033544D" w:rsidRPr="00742779">
        <w:t>s construction firm cannot build houses if Zeeva personally approves every materials order, supervises every subcontractor, and negotiates every client change request. A church cannot maintain its building if the Elders must personally supervise every painter</w:t>
      </w:r>
      <w:r w:rsidR="009F60D1" w:rsidRPr="00742779">
        <w:t>’</w:t>
      </w:r>
      <w:r w:rsidR="0033544D" w:rsidRPr="00742779">
        <w:t>s hiring decision. Delegation allows organizations to operate beyond the cognitive and physical limits of any single person.</w:t>
      </w:r>
    </w:p>
    <w:p w14:paraId="66266ADE" w14:textId="77777777" w:rsidR="0033544D" w:rsidRPr="00742779" w:rsidRDefault="00742779" w:rsidP="000E54B1">
      <w:del w:id="332" w:author="Seth Oranburg" w:date="2026-03-07T09:50:00Z" w16du:dateUtc="2026-03-07T14:50:00Z">
        <w:r w:rsidRPr="00742779">
          <w:rPr>
            <w:rFonts w:ascii="ZWAdobeF" w:hAnsi="ZWAdobeF" w:cs="ZWAdobeF"/>
            <w:sz w:val="2"/>
            <w:szCs w:val="2"/>
          </w:rPr>
          <w:lastRenderedPageBreak/>
          <w:delText>250B</w:delText>
        </w:r>
        <w:r w:rsidR="0033544D" w:rsidRPr="00742779">
          <w:delText>But</w:delText>
        </w:r>
      </w:del>
      <w:ins w:id="333" w:author="Seth Oranburg" w:date="2026-03-07T09:50:00Z" w16du:dateUtc="2026-03-07T14:50:00Z">
        <w:r w:rsidR="0033544D" w:rsidRPr="00742779">
          <w:t>But</w:t>
        </w:r>
      </w:ins>
      <w:r w:rsidR="0033544D" w:rsidRPr="00742779">
        <w:t xml:space="preserve"> delegation creates legal problems that contract law alone cannot solve. Three problems recur across all delegation relationships, connecting directly to the themes established in Chapter 1.</w:t>
      </w:r>
    </w:p>
    <w:p w14:paraId="6ADEC2F4" w14:textId="77777777" w:rsidR="0033544D" w:rsidRPr="00742779" w:rsidRDefault="0033544D" w:rsidP="000E54B1">
      <w:pPr>
        <w:pStyle w:val="Heading3"/>
        <w:rPr>
          <w:rFonts w:eastAsia="Times New Roman"/>
        </w:rPr>
      </w:pPr>
      <w:r w:rsidRPr="00742779">
        <w:rPr>
          <w:rFonts w:eastAsia="Times New Roman"/>
        </w:rPr>
        <w:t>The Attribution Problem</w:t>
      </w:r>
    </w:p>
    <w:p w14:paraId="7EE9F197" w14:textId="77777777" w:rsidR="0033544D" w:rsidRPr="00742779" w:rsidRDefault="00742779" w:rsidP="000E54B1">
      <w:del w:id="334" w:author="Seth Oranburg" w:date="2026-03-07T09:50:00Z" w16du:dateUtc="2026-03-07T14:50:00Z">
        <w:r w:rsidRPr="00742779">
          <w:rPr>
            <w:rFonts w:ascii="ZWAdobeF" w:hAnsi="ZWAdobeF" w:cs="ZWAdobeF"/>
            <w:sz w:val="2"/>
            <w:szCs w:val="2"/>
          </w:rPr>
          <w:delText>251B</w:delText>
        </w:r>
        <w:r w:rsidR="0033544D" w:rsidRPr="00742779">
          <w:delText>When</w:delText>
        </w:r>
      </w:del>
      <w:ins w:id="335" w:author="Seth Oranburg" w:date="2026-03-07T09:50:00Z" w16du:dateUtc="2026-03-07T14:50:00Z">
        <w:r w:rsidR="0033544D" w:rsidRPr="00742779">
          <w:t>When</w:t>
        </w:r>
      </w:ins>
      <w:r w:rsidR="0033544D" w:rsidRPr="00742779">
        <w:t xml:space="preserve"> does an agent</w:t>
      </w:r>
      <w:r w:rsidR="009F60D1" w:rsidRPr="00742779">
        <w:t>’</w:t>
      </w:r>
      <w:r w:rsidR="0033544D" w:rsidRPr="00742779">
        <w:t>s act bind the principal? Bill Hogan hired Sam. Did that act bind the church, making Sam the church</w:t>
      </w:r>
      <w:r w:rsidR="009F60D1" w:rsidRPr="00742779">
        <w:t>’</w:t>
      </w:r>
      <w:r w:rsidR="0033544D" w:rsidRPr="00742779">
        <w:t>s employee for workers</w:t>
      </w:r>
      <w:r w:rsidR="009F60D1" w:rsidRPr="00742779">
        <w:t>’</w:t>
      </w:r>
      <w:r w:rsidR="0033544D" w:rsidRPr="00742779">
        <w:t xml:space="preserve"> compensation purposes? Or was Bill acting outside his authority, leaving Sam with only a personal claim against Bill? This is the attribution problem from Chapter 1 made concrete: whose act counts as the organization</w:t>
      </w:r>
      <w:r w:rsidR="009F60D1" w:rsidRPr="00742779">
        <w:t>’</w:t>
      </w:r>
      <w:r w:rsidR="0033544D" w:rsidRPr="00742779">
        <w:t>s act?</w:t>
      </w:r>
    </w:p>
    <w:p w14:paraId="6FE61DB9" w14:textId="77777777" w:rsidR="0033544D" w:rsidRPr="00742779" w:rsidRDefault="00742779" w:rsidP="000E54B1">
      <w:del w:id="336" w:author="Seth Oranburg" w:date="2026-03-07T09:50:00Z" w16du:dateUtc="2026-03-07T14:50:00Z">
        <w:r w:rsidRPr="00742779">
          <w:rPr>
            <w:rFonts w:ascii="ZWAdobeF" w:hAnsi="ZWAdobeF" w:cs="ZWAdobeF"/>
            <w:sz w:val="2"/>
            <w:szCs w:val="2"/>
          </w:rPr>
          <w:delText>252B</w:delText>
        </w:r>
        <w:r w:rsidR="0033544D" w:rsidRPr="00742779">
          <w:delText>Third</w:delText>
        </w:r>
      </w:del>
      <w:ins w:id="337" w:author="Seth Oranburg" w:date="2026-03-07T09:50:00Z" w16du:dateUtc="2026-03-07T14:50:00Z">
        <w:r w:rsidR="0033544D" w:rsidRPr="00742779">
          <w:t>Third</w:t>
        </w:r>
      </w:ins>
      <w:r w:rsidR="0033544D" w:rsidRPr="00742779">
        <w:t xml:space="preserve"> parties need clear answers. When Pacific Lumber negotiates with someone who claims to represent a construction company, Pacific Lumber needs to know whether that person</w:t>
      </w:r>
      <w:r w:rsidR="009F60D1" w:rsidRPr="00742779">
        <w:t>’</w:t>
      </w:r>
      <w:r w:rsidR="0033544D" w:rsidRPr="00742779">
        <w:t>s signature creates an enforceable contract with the company or merely a personal obligation of the individual who signed. Without clear attribution rules, commerce would grind to a halt as every potential transaction partner demanded exhaustive proof of authority.</w:t>
      </w:r>
    </w:p>
    <w:p w14:paraId="6A0F2363" w14:textId="77777777" w:rsidR="0033544D" w:rsidRPr="00742779" w:rsidRDefault="0033544D" w:rsidP="000E54B1">
      <w:pPr>
        <w:pStyle w:val="Heading3"/>
        <w:rPr>
          <w:rFonts w:eastAsia="Times New Roman"/>
        </w:rPr>
      </w:pPr>
      <w:r w:rsidRPr="00742779">
        <w:rPr>
          <w:rFonts w:eastAsia="Times New Roman"/>
        </w:rPr>
        <w:t>The Information Problem</w:t>
      </w:r>
    </w:p>
    <w:p w14:paraId="61CD7D6E" w14:textId="77777777" w:rsidR="0033544D" w:rsidRPr="00742779" w:rsidRDefault="00742779" w:rsidP="000E54B1">
      <w:del w:id="338" w:author="Seth Oranburg" w:date="2026-03-07T09:50:00Z" w16du:dateUtc="2026-03-07T14:50:00Z">
        <w:r w:rsidRPr="00742779">
          <w:rPr>
            <w:rFonts w:ascii="ZWAdobeF" w:hAnsi="ZWAdobeF" w:cs="ZWAdobeF"/>
            <w:sz w:val="2"/>
            <w:szCs w:val="2"/>
          </w:rPr>
          <w:delText>253B</w:delText>
        </w:r>
        <w:r w:rsidR="0033544D" w:rsidRPr="00742779">
          <w:delText>Third</w:delText>
        </w:r>
      </w:del>
      <w:ins w:id="339" w:author="Seth Oranburg" w:date="2026-03-07T09:50:00Z" w16du:dateUtc="2026-03-07T14:50:00Z">
        <w:r w:rsidR="0033544D" w:rsidRPr="00742779">
          <w:t>Third</w:t>
        </w:r>
      </w:ins>
      <w:r w:rsidR="0033544D" w:rsidRPr="00742779">
        <w:t xml:space="preserve"> parties who deal with agents cannot easily verify the scope of the agent</w:t>
      </w:r>
      <w:r w:rsidR="009F60D1" w:rsidRPr="00742779">
        <w:t>’</w:t>
      </w:r>
      <w:r w:rsidR="0033544D" w:rsidRPr="00742779">
        <w:t>s authority. Sam could not audit the Elders</w:t>
      </w:r>
      <w:r w:rsidR="009F60D1" w:rsidRPr="00742779">
        <w:t>’</w:t>
      </w:r>
      <w:r w:rsidR="0033544D" w:rsidRPr="00742779">
        <w:t xml:space="preserve"> internal discussions. Pacific Lumber, negotiating a materials contract with a construction company</w:t>
      </w:r>
      <w:r w:rsidR="009F60D1" w:rsidRPr="00742779">
        <w:t>’</w:t>
      </w:r>
      <w:r w:rsidR="0033544D" w:rsidRPr="00742779">
        <w:t>s purchasing manager, cannot attend the company</w:t>
      </w:r>
      <w:r w:rsidR="009F60D1" w:rsidRPr="00742779">
        <w:t>’</w:t>
      </w:r>
      <w:r w:rsidR="0033544D" w:rsidRPr="00742779">
        <w:t>s morning meetings to learn what limits the principal placed on the agent</w:t>
      </w:r>
      <w:r w:rsidR="009F60D1" w:rsidRPr="00742779">
        <w:t>’</w:t>
      </w:r>
      <w:r w:rsidR="0033544D" w:rsidRPr="00742779">
        <w:t>s negotiating authority. This is the stranger problem from Chapter 1: third parties dealing with the organization need clear signals about whom they can rely on, but they have no access to private agreements between the principal and agent.</w:t>
      </w:r>
    </w:p>
    <w:p w14:paraId="2351D774" w14:textId="77777777" w:rsidR="0033544D" w:rsidRPr="00742779" w:rsidRDefault="00742779" w:rsidP="000E54B1">
      <w:del w:id="340" w:author="Seth Oranburg" w:date="2026-03-07T09:50:00Z" w16du:dateUtc="2026-03-07T14:50:00Z">
        <w:r w:rsidRPr="00742779">
          <w:rPr>
            <w:rFonts w:ascii="ZWAdobeF" w:hAnsi="ZWAdobeF" w:cs="ZWAdobeF"/>
            <w:sz w:val="2"/>
            <w:szCs w:val="2"/>
          </w:rPr>
          <w:delText>254B</w:delText>
        </w:r>
        <w:r w:rsidR="0033544D" w:rsidRPr="00742779">
          <w:delText>The</w:delText>
        </w:r>
      </w:del>
      <w:ins w:id="341" w:author="Seth Oranburg" w:date="2026-03-07T09:50:00Z" w16du:dateUtc="2026-03-07T14:50:00Z">
        <w:r w:rsidR="0033544D" w:rsidRPr="00742779">
          <w:t>The</w:t>
        </w:r>
      </w:ins>
      <w:r w:rsidR="0033544D" w:rsidRPr="00742779">
        <w:t xml:space="preserve"> costs of investigating authority would be prohibitive if every third party had to verify every agent</w:t>
      </w:r>
      <w:r w:rsidR="009F60D1" w:rsidRPr="00742779">
        <w:t>’</w:t>
      </w:r>
      <w:r w:rsidR="0033544D" w:rsidRPr="00742779">
        <w:t>s actual power to bind the principal. A lumber yard that sells materials to hundreds of contractors each month cannot afford to demand corporate resolutions, partnership agreements, or employment contracts before every sale. Some legal rule must allocate the risk that an agent might exceed actual authority.</w:t>
      </w:r>
    </w:p>
    <w:p w14:paraId="15C34599" w14:textId="77777777" w:rsidR="0033544D" w:rsidRPr="00742779" w:rsidRDefault="0033544D" w:rsidP="000E54B1">
      <w:pPr>
        <w:pStyle w:val="Heading3"/>
        <w:rPr>
          <w:rFonts w:eastAsia="Times New Roman"/>
        </w:rPr>
      </w:pPr>
      <w:r w:rsidRPr="00742779">
        <w:rPr>
          <w:rFonts w:eastAsia="Times New Roman"/>
        </w:rPr>
        <w:t>The Monitoring Problem</w:t>
      </w:r>
    </w:p>
    <w:p w14:paraId="7F51CADB" w14:textId="77777777" w:rsidR="0033544D" w:rsidRPr="00742779" w:rsidRDefault="00742779" w:rsidP="000E54B1">
      <w:del w:id="342" w:author="Seth Oranburg" w:date="2026-03-07T09:50:00Z" w16du:dateUtc="2026-03-07T14:50:00Z">
        <w:r w:rsidRPr="00742779">
          <w:rPr>
            <w:rFonts w:ascii="ZWAdobeF" w:hAnsi="ZWAdobeF" w:cs="ZWAdobeF"/>
            <w:sz w:val="2"/>
            <w:szCs w:val="2"/>
          </w:rPr>
          <w:delText>255B</w:delText>
        </w:r>
        <w:r w:rsidR="0033544D" w:rsidRPr="00742779">
          <w:delText>Principals</w:delText>
        </w:r>
      </w:del>
      <w:ins w:id="343" w:author="Seth Oranburg" w:date="2026-03-07T09:50:00Z" w16du:dateUtc="2026-03-07T14:50:00Z">
        <w:r w:rsidR="0033544D" w:rsidRPr="00742779">
          <w:t>Principals</w:t>
        </w:r>
      </w:ins>
      <w:r w:rsidR="0033544D" w:rsidRPr="00742779">
        <w:t xml:space="preserve"> cannot watch agents constantly, and even if they could, constant surveillance defeats the efficiency gains that justified delegation in the first place. The church could not station an Elder on every job site to approve every hiring decision Bill made. Zeeva cannot personally observe </w:t>
      </w:r>
      <w:r w:rsidR="0033544D" w:rsidRPr="00742779">
        <w:lastRenderedPageBreak/>
        <w:t xml:space="preserve">every conversation her employees have with subcontractors and suppliers. This connects to the agency cost framework introduced in Chapter 1: </w:t>
      </w:r>
      <w:r w:rsidR="0033544D" w:rsidRPr="00742779">
        <w:rPr>
          <w:rStyle w:val="Strong"/>
        </w:rPr>
        <w:t>monitoring</w:t>
      </w:r>
      <w:r w:rsidR="0033544D" w:rsidRPr="00742779">
        <w:t xml:space="preserve"> means observing and verifying what agents do to ensure they act in the principal</w:t>
      </w:r>
      <w:r w:rsidR="009F60D1" w:rsidRPr="00742779">
        <w:t>’</w:t>
      </w:r>
      <w:r w:rsidR="0033544D" w:rsidRPr="00742779">
        <w:t xml:space="preserve">s interests. Monitoring is expensive. Even extensive monitoring leaves </w:t>
      </w:r>
      <w:r w:rsidR="0033544D" w:rsidRPr="00742779">
        <w:rPr>
          <w:rStyle w:val="Strong"/>
        </w:rPr>
        <w:t>residual loss</w:t>
      </w:r>
      <w:r w:rsidR="0033544D" w:rsidRPr="00742779">
        <w:t xml:space="preserve"> from imperfect alignment between principal and agent interests.</w:t>
      </w:r>
    </w:p>
    <w:p w14:paraId="7FE03050" w14:textId="77777777" w:rsidR="0033544D" w:rsidRPr="00742779" w:rsidRDefault="00742779" w:rsidP="000E54B1">
      <w:del w:id="344" w:author="Seth Oranburg" w:date="2026-03-07T09:50:00Z" w16du:dateUtc="2026-03-07T14:50:00Z">
        <w:r w:rsidRPr="00742779">
          <w:rPr>
            <w:rFonts w:ascii="ZWAdobeF" w:hAnsi="ZWAdobeF" w:cs="ZWAdobeF"/>
            <w:sz w:val="2"/>
            <w:szCs w:val="2"/>
          </w:rPr>
          <w:delText>256B</w:delText>
        </w:r>
        <w:r w:rsidR="0033544D" w:rsidRPr="00742779">
          <w:delText>If</w:delText>
        </w:r>
      </w:del>
      <w:ins w:id="345" w:author="Seth Oranburg" w:date="2026-03-07T09:50:00Z" w16du:dateUtc="2026-03-07T14:50:00Z">
        <w:r w:rsidR="0033544D" w:rsidRPr="00742779">
          <w:t>If</w:t>
        </w:r>
      </w:ins>
      <w:r w:rsidR="0033544D" w:rsidRPr="00742779">
        <w:t xml:space="preserve"> principals had to monitor perfectly to avoid liability, the costs would often exceed the benefits of delegation. The legal system must supply rules that allow principals to delegate without requiring impossibly expensive oversight.</w:t>
      </w:r>
    </w:p>
    <w:p w14:paraId="56AA5789" w14:textId="77777777" w:rsidR="0033544D" w:rsidRPr="00742779" w:rsidRDefault="0033544D" w:rsidP="000E54B1">
      <w:pPr>
        <w:pStyle w:val="Heading3"/>
        <w:rPr>
          <w:rFonts w:eastAsia="Times New Roman"/>
        </w:rPr>
      </w:pPr>
      <w:r w:rsidRPr="00742779">
        <w:rPr>
          <w:rFonts w:eastAsia="Times New Roman"/>
        </w:rPr>
        <w:t>From Contract to Delegation Infrastructure</w:t>
      </w:r>
    </w:p>
    <w:p w14:paraId="5FED00F4" w14:textId="77777777" w:rsidR="0033544D" w:rsidRPr="00742779" w:rsidRDefault="00742779" w:rsidP="000E54B1">
      <w:del w:id="346" w:author="Seth Oranburg" w:date="2026-03-07T09:50:00Z" w16du:dateUtc="2026-03-07T14:50:00Z">
        <w:r w:rsidRPr="00742779">
          <w:rPr>
            <w:rFonts w:ascii="ZWAdobeF" w:hAnsi="ZWAdobeF" w:cs="ZWAdobeF"/>
            <w:sz w:val="2"/>
            <w:szCs w:val="2"/>
          </w:rPr>
          <w:delText>257B</w:delText>
        </w:r>
        <w:r w:rsidR="0033544D" w:rsidRPr="00742779">
          <w:delText>Chapter</w:delText>
        </w:r>
      </w:del>
      <w:ins w:id="347" w:author="Seth Oranburg" w:date="2026-03-07T09:50:00Z" w16du:dateUtc="2026-03-07T14:50:00Z">
        <w:r w:rsidR="0033544D" w:rsidRPr="00742779">
          <w:t>Chapter</w:t>
        </w:r>
      </w:ins>
      <w:r w:rsidR="0033544D" w:rsidRPr="00742779">
        <w:t xml:space="preserve"> 1 established that business law exists because certain coordination problems cannot be solved by ordinary contract principles. Agency law illustrates one dimension of that claim: the law of delegation.</w:t>
      </w:r>
    </w:p>
    <w:p w14:paraId="224A76D8" w14:textId="77777777" w:rsidR="0033544D" w:rsidRPr="00742779" w:rsidRDefault="00742779" w:rsidP="000E54B1">
      <w:del w:id="348" w:author="Seth Oranburg" w:date="2026-03-07T09:50:00Z" w16du:dateUtc="2026-03-07T14:50:00Z">
        <w:r w:rsidRPr="00742779">
          <w:rPr>
            <w:rFonts w:ascii="ZWAdobeF" w:hAnsi="ZWAdobeF" w:cs="ZWAdobeF"/>
            <w:sz w:val="2"/>
            <w:szCs w:val="2"/>
          </w:rPr>
          <w:delText>258B</w:delText>
        </w:r>
        <w:r w:rsidR="0033544D" w:rsidRPr="00742779">
          <w:delText>Delegation</w:delText>
        </w:r>
      </w:del>
      <w:ins w:id="349" w:author="Seth Oranburg" w:date="2026-03-07T09:50:00Z" w16du:dateUtc="2026-03-07T14:50:00Z">
        <w:r w:rsidR="0033544D" w:rsidRPr="00742779">
          <w:t>Delegation</w:t>
        </w:r>
      </w:ins>
      <w:r w:rsidR="0033544D" w:rsidRPr="00742779">
        <w:t xml:space="preserve"> involves one person legally acting for another. The person who delegates is the </w:t>
      </w:r>
      <w:r w:rsidR="0033544D" w:rsidRPr="00742779">
        <w:rPr>
          <w:rStyle w:val="Strong"/>
        </w:rPr>
        <w:t>principal</w:t>
      </w:r>
      <w:r w:rsidR="0033544D" w:rsidRPr="00742779">
        <w:t xml:space="preserve">. The person who acts is the </w:t>
      </w:r>
      <w:r w:rsidR="0033544D" w:rsidRPr="00742779">
        <w:rPr>
          <w:rStyle w:val="Strong"/>
        </w:rPr>
        <w:t>agent</w:t>
      </w:r>
      <w:r w:rsidR="0033544D" w:rsidRPr="00742779">
        <w:t>. When the agent transacts with third parties, those transactions may bind the principal as if the principal had acted personally. When the agent causes harm, that harm may create liability for the principal even if the principal never authorized the harmful act.</w:t>
      </w:r>
    </w:p>
    <w:p w14:paraId="1DBE0D05" w14:textId="77777777" w:rsidR="0033544D" w:rsidRPr="00742779" w:rsidRDefault="00742779" w:rsidP="000E54B1">
      <w:del w:id="350" w:author="Seth Oranburg" w:date="2026-03-07T09:50:00Z" w16du:dateUtc="2026-03-07T14:50:00Z">
        <w:r w:rsidRPr="00742779">
          <w:rPr>
            <w:rFonts w:ascii="ZWAdobeF" w:hAnsi="ZWAdobeF" w:cs="ZWAdobeF"/>
            <w:sz w:val="2"/>
            <w:szCs w:val="2"/>
          </w:rPr>
          <w:delText>259B</w:delText>
        </w:r>
        <w:r w:rsidR="0033544D" w:rsidRPr="00742779">
          <w:delText>Agency</w:delText>
        </w:r>
      </w:del>
      <w:ins w:id="351" w:author="Seth Oranburg" w:date="2026-03-07T09:50:00Z" w16du:dateUtc="2026-03-07T14:50:00Z">
        <w:r w:rsidR="0033544D" w:rsidRPr="00742779">
          <w:t>Agency</w:t>
        </w:r>
      </w:ins>
      <w:r w:rsidR="0033544D" w:rsidRPr="00742779">
        <w:t xml:space="preserve"> law provides the infrastructure for this legal transformation. It specifies when agency relationships exist, what authority agents have, what duties agents and principals owe each other, and how responsibility is allocated when things go wrong. These rules apply across all organizational forms. Partnerships, corporations, and LLCs all rely on agency principles because in each structure, human beings must act for the entity. Before there are directors or partners or managers, there are people acting on behalf of other people.</w:t>
      </w:r>
    </w:p>
    <w:p w14:paraId="1F063669" w14:textId="77777777" w:rsidR="0033544D" w:rsidRPr="00742779" w:rsidRDefault="00742779" w:rsidP="000E54B1">
      <w:del w:id="352" w:author="Seth Oranburg" w:date="2026-03-07T09:50:00Z" w16du:dateUtc="2026-03-07T14:50:00Z">
        <w:r w:rsidRPr="00742779">
          <w:rPr>
            <w:rFonts w:ascii="ZWAdobeF" w:hAnsi="ZWAdobeF" w:cs="ZWAdobeF"/>
            <w:sz w:val="2"/>
            <w:szCs w:val="2"/>
          </w:rPr>
          <w:delText>260B</w:delText>
        </w:r>
        <w:r w:rsidR="0033544D" w:rsidRPr="00742779">
          <w:delText>Later</w:delText>
        </w:r>
      </w:del>
      <w:ins w:id="353" w:author="Seth Oranburg" w:date="2026-03-07T09:50:00Z" w16du:dateUtc="2026-03-07T14:50:00Z">
        <w:r w:rsidR="0033544D" w:rsidRPr="00742779">
          <w:t>Later</w:t>
        </w:r>
      </w:ins>
      <w:r w:rsidR="0033544D" w:rsidRPr="00742779">
        <w:t xml:space="preserve"> chapters will show how partnership law layers co-ownership on top of agency, how corporate law centralizes authority in a board that acts through agent-officers, and how the LLC offers contractual flexibility in designing agency arrangements. But all of these structures presuppose agency doctrine. Understanding delegation requires understanding agency first.</w:t>
      </w:r>
    </w:p>
    <w:p w14:paraId="4C621975" w14:textId="77777777" w:rsidR="0033544D" w:rsidRPr="00742779" w:rsidRDefault="0033544D" w:rsidP="000E54B1">
      <w:pPr>
        <w:pStyle w:val="Heading2"/>
        <w:rPr>
          <w:rFonts w:eastAsia="Times New Roman"/>
        </w:rPr>
      </w:pPr>
      <w:r w:rsidRPr="00742779">
        <w:rPr>
          <w:rFonts w:eastAsia="Times New Roman"/>
        </w:rPr>
        <w:t>What Is an Agency Relationship?</w:t>
      </w:r>
    </w:p>
    <w:p w14:paraId="6A7789FF" w14:textId="77777777" w:rsidR="0033544D" w:rsidRPr="00742779" w:rsidRDefault="00742779" w:rsidP="000E54B1">
      <w:del w:id="354" w:author="Seth Oranburg" w:date="2026-03-07T09:50:00Z" w16du:dateUtc="2026-03-07T14:50:00Z">
        <w:r w:rsidRPr="00742779">
          <w:rPr>
            <w:rFonts w:ascii="ZWAdobeF" w:hAnsi="ZWAdobeF" w:cs="ZWAdobeF"/>
            <w:sz w:val="2"/>
            <w:szCs w:val="2"/>
          </w:rPr>
          <w:delText>261B</w:delText>
        </w:r>
        <w:r w:rsidR="0033544D" w:rsidRPr="00742779">
          <w:delText>Not</w:delText>
        </w:r>
      </w:del>
      <w:ins w:id="355" w:author="Seth Oranburg" w:date="2026-03-07T09:50:00Z" w16du:dateUtc="2026-03-07T14:50:00Z">
        <w:r w:rsidR="0033544D" w:rsidRPr="00742779">
          <w:t>Not</w:t>
        </w:r>
      </w:ins>
      <w:r w:rsidR="0033544D" w:rsidRPr="00742779">
        <w:t xml:space="preserve"> every relationship is an agency. A homeowner who hires an independent contractor to repair a roof may or may not be in an agency relationship </w:t>
      </w:r>
      <w:r w:rsidR="0033544D" w:rsidRPr="00742779">
        <w:lastRenderedPageBreak/>
        <w:t>with the contractor, depending on how much control the homeowner exercises. A customer who gives instructions to a retail clerk is not that clerk</w:t>
      </w:r>
      <w:r w:rsidR="009F60D1" w:rsidRPr="00742779">
        <w:t>’</w:t>
      </w:r>
      <w:r w:rsidR="0033544D" w:rsidRPr="00742779">
        <w:t>s principal because the clerk acts for the store, not the customer. Agency law imposes its framework of authority, duties, and liability only when certain conditions are met.</w:t>
      </w:r>
    </w:p>
    <w:p w14:paraId="06F5FC71" w14:textId="77777777" w:rsidR="0033544D" w:rsidRPr="00742779" w:rsidRDefault="00742779" w:rsidP="000E54B1">
      <w:del w:id="356" w:author="Seth Oranburg" w:date="2026-03-07T09:50:00Z" w16du:dateUtc="2026-03-07T14:50:00Z">
        <w:r w:rsidRPr="00742779">
          <w:rPr>
            <w:rFonts w:ascii="ZWAdobeF" w:hAnsi="ZWAdobeF" w:cs="ZWAdobeF"/>
            <w:sz w:val="2"/>
            <w:szCs w:val="2"/>
          </w:rPr>
          <w:delText>262B</w:delText>
        </w:r>
        <w:r w:rsidR="0033544D" w:rsidRPr="00742779">
          <w:delText>The</w:delText>
        </w:r>
      </w:del>
      <w:ins w:id="357" w:author="Seth Oranburg" w:date="2026-03-07T09:50:00Z" w16du:dateUtc="2026-03-07T14:50:00Z">
        <w:r w:rsidR="0033544D" w:rsidRPr="00742779">
          <w:t>The</w:t>
        </w:r>
      </w:ins>
      <w:r w:rsidR="0033544D" w:rsidRPr="00742779">
        <w:t xml:space="preserve"> Restatement (Third) of Agency provides the modern legal test. A </w:t>
      </w:r>
      <w:r w:rsidR="0033544D" w:rsidRPr="00742779">
        <w:rPr>
          <w:rStyle w:val="Strong"/>
        </w:rPr>
        <w:t>Restatement</w:t>
      </w:r>
      <w:r w:rsidR="0033544D" w:rsidRPr="00742779">
        <w:t xml:space="preserve"> is a scholarly work published by the American Law Institute that synthesizes common law principles from cases decided across many jurisdictions. Restatements do not have the force of law the way statutes do, but courts frequently cite and follow them as persuasive authority that represents the consensus view of how the common law should be understood:</w:t>
      </w:r>
    </w:p>
    <w:p w14:paraId="25E237BF" w14:textId="77777777" w:rsidR="0033544D" w:rsidRPr="00742779" w:rsidRDefault="00742779" w:rsidP="000E54B1">
      <w:pPr>
        <w:spacing w:before="100" w:after="100"/>
        <w:ind w:left="720" w:right="720"/>
        <w:divId w:val="862128515"/>
        <w:pPrChange w:id="358" w:author="Seth Oranburg" w:date="2026-03-07T09:50:00Z" w16du:dateUtc="2026-03-07T14:50:00Z">
          <w:pPr>
            <w:pStyle w:val="NormalWeb"/>
            <w:spacing w:before="100" w:after="100"/>
            <w:ind w:left="720" w:right="720"/>
            <w:divId w:val="862128515"/>
          </w:pPr>
        </w:pPrChange>
      </w:pPr>
      <w:del w:id="359" w:author="Seth Oranburg" w:date="2026-03-07T09:50:00Z" w16du:dateUtc="2026-03-07T14:50:00Z">
        <w:r w:rsidRPr="00742779">
          <w:rPr>
            <w:rFonts w:ascii="ZWAdobeF" w:hAnsi="ZWAdobeF" w:cs="ZWAdobeF"/>
            <w:sz w:val="2"/>
            <w:szCs w:val="2"/>
          </w:rPr>
          <w:delText>263B</w:delText>
        </w:r>
        <w:r w:rsidR="0033544D" w:rsidRPr="00742779">
          <w:delText>Agency</w:delText>
        </w:r>
      </w:del>
      <w:ins w:id="360" w:author="Seth Oranburg" w:date="2026-03-07T09:50:00Z" w16du:dateUtc="2026-03-07T14:50:00Z">
        <w:r w:rsidR="0033544D" w:rsidRPr="00742779">
          <w:t>Agency</w:t>
        </w:r>
      </w:ins>
      <w:r w:rsidR="0033544D" w:rsidRPr="00742779">
        <w:t xml:space="preserve"> is the fiduciary relationship that arises when one person (a </w:t>
      </w:r>
      <w:r w:rsidR="009F60D1" w:rsidRPr="00742779">
        <w:t>“</w:t>
      </w:r>
      <w:r w:rsidR="0033544D" w:rsidRPr="00742779">
        <w:t>principal</w:t>
      </w:r>
      <w:r w:rsidR="009F60D1" w:rsidRPr="00742779">
        <w:t>”</w:t>
      </w:r>
      <w:r w:rsidR="0033544D" w:rsidRPr="00742779">
        <w:t xml:space="preserve">) manifests assent to another person (an </w:t>
      </w:r>
      <w:r w:rsidR="009F60D1" w:rsidRPr="00742779">
        <w:t>“</w:t>
      </w:r>
      <w:r w:rsidR="0033544D" w:rsidRPr="00742779">
        <w:t>agent</w:t>
      </w:r>
      <w:r w:rsidR="009F60D1" w:rsidRPr="00742779">
        <w:t>”</w:t>
      </w:r>
      <w:r w:rsidR="0033544D" w:rsidRPr="00742779">
        <w:t>) that the agent shall act on the principal</w:t>
      </w:r>
      <w:r w:rsidR="009F60D1" w:rsidRPr="00742779">
        <w:t>’</w:t>
      </w:r>
      <w:r w:rsidR="0033544D" w:rsidRPr="00742779">
        <w:t>s behalf and subject to the principal</w:t>
      </w:r>
      <w:r w:rsidR="009F60D1" w:rsidRPr="00742779">
        <w:t>’</w:t>
      </w:r>
      <w:r w:rsidR="0033544D" w:rsidRPr="00742779">
        <w:t>s control, and the agent manifests assent or otherwise consents so to act.</w:t>
      </w:r>
      <w:r w:rsidR="0033544D">
        <w:fldChar w:fldCharType="begin"/>
      </w:r>
      <w:r w:rsidR="0033544D">
        <w:instrText>HYPERLINK \l "fn25-11647" \o "Jump to citation"</w:instrText>
      </w:r>
      <w:r w:rsidR="0033544D">
        <w:fldChar w:fldCharType="separate"/>
      </w:r>
      <w:r w:rsidR="0033544D" w:rsidRPr="00742779">
        <w:rPr>
          <w:rStyle w:val="Hyperlink"/>
          <w:color w:val="auto"/>
          <w:u w:val="none"/>
        </w:rPr>
        <w:t>[25</w:t>
      </w:r>
      <w:r w:rsidR="00F506C8" w:rsidRPr="00742779">
        <w:rPr>
          <w:rStyle w:val="Hyperlink"/>
          <w:color w:val="auto"/>
          <w:u w:val="none"/>
        </w:rPr>
        <w:t>]</w:t>
      </w:r>
      <w:r w:rsidR="0033544D">
        <w:fldChar w:fldCharType="end"/>
      </w:r>
    </w:p>
    <w:p w14:paraId="728152CE" w14:textId="77777777" w:rsidR="0033544D" w:rsidRPr="00742779" w:rsidRDefault="00742779" w:rsidP="000E54B1">
      <w:del w:id="361" w:author="Seth Oranburg" w:date="2026-03-07T09:50:00Z" w16du:dateUtc="2026-03-07T14:50:00Z">
        <w:r w:rsidRPr="00742779">
          <w:rPr>
            <w:rFonts w:ascii="ZWAdobeF" w:hAnsi="ZWAdobeF" w:cs="ZWAdobeF"/>
            <w:sz w:val="2"/>
            <w:szCs w:val="2"/>
          </w:rPr>
          <w:delText>264B</w:delText>
        </w:r>
        <w:r w:rsidR="0033544D" w:rsidRPr="00742779">
          <w:delText>This</w:delText>
        </w:r>
      </w:del>
      <w:ins w:id="362" w:author="Seth Oranburg" w:date="2026-03-07T09:50:00Z" w16du:dateUtc="2026-03-07T14:50:00Z">
        <w:r w:rsidR="0033544D" w:rsidRPr="00742779">
          <w:t>This</w:t>
        </w:r>
      </w:ins>
      <w:r w:rsidR="0033544D" w:rsidRPr="00742779">
        <w:t xml:space="preserve"> definition contains three essential elements that determine when agency law applies. Notice that the definition is drawn from judicial decisions across many cases. No legislature enacted this definition. Courts developed it through the process of deciding individual disputes and extracting common principles.</w:t>
      </w:r>
    </w:p>
    <w:p w14:paraId="6652A06B" w14:textId="77777777" w:rsidR="0033544D" w:rsidRPr="00742779" w:rsidRDefault="0033544D" w:rsidP="000E54B1">
      <w:pPr>
        <w:pStyle w:val="Heading3"/>
        <w:rPr>
          <w:rFonts w:eastAsia="Times New Roman"/>
        </w:rPr>
      </w:pPr>
      <w:r w:rsidRPr="00742779">
        <w:rPr>
          <w:rFonts w:eastAsia="Times New Roman"/>
        </w:rPr>
        <w:t>Acting on Behalf of the Principal</w:t>
      </w:r>
    </w:p>
    <w:p w14:paraId="0AE1252E" w14:textId="77777777" w:rsidR="0033544D" w:rsidRPr="00742779" w:rsidRDefault="00742779" w:rsidP="000E54B1">
      <w:del w:id="363" w:author="Seth Oranburg" w:date="2026-03-07T09:50:00Z" w16du:dateUtc="2026-03-07T14:50:00Z">
        <w:r w:rsidRPr="00742779">
          <w:rPr>
            <w:rFonts w:ascii="ZWAdobeF" w:hAnsi="ZWAdobeF" w:cs="ZWAdobeF"/>
            <w:sz w:val="2"/>
            <w:szCs w:val="2"/>
          </w:rPr>
          <w:delText>265B</w:delText>
        </w:r>
        <w:r w:rsidR="0033544D" w:rsidRPr="00742779">
          <w:delText>The</w:delText>
        </w:r>
      </w:del>
      <w:ins w:id="364" w:author="Seth Oranburg" w:date="2026-03-07T09:50:00Z" w16du:dateUtc="2026-03-07T14:50:00Z">
        <w:r w:rsidR="0033544D" w:rsidRPr="00742779">
          <w:t>The</w:t>
        </w:r>
      </w:ins>
      <w:r w:rsidR="0033544D" w:rsidRPr="00742779">
        <w:t xml:space="preserve"> agent must act to serve the principal</w:t>
      </w:r>
      <w:r w:rsidR="009F60D1" w:rsidRPr="00742779">
        <w:t>’</w:t>
      </w:r>
      <w:r w:rsidR="0033544D" w:rsidRPr="00742779">
        <w:t>s interests, not merely for the agent</w:t>
      </w:r>
      <w:r w:rsidR="009F60D1" w:rsidRPr="00742779">
        <w:t>’</w:t>
      </w:r>
      <w:r w:rsidR="0033544D" w:rsidRPr="00742779">
        <w:t xml:space="preserve">s own benefit or for parallel purposes. </w:t>
      </w:r>
      <w:r w:rsidR="0033544D" w:rsidRPr="00742779">
        <w:rPr>
          <w:rStyle w:val="Strong"/>
        </w:rPr>
        <w:t>Acting on behalf of</w:t>
      </w:r>
      <w:r w:rsidR="0033544D" w:rsidRPr="00742779">
        <w:t xml:space="preserve"> means the agent</w:t>
      </w:r>
      <w:r w:rsidR="009F60D1" w:rsidRPr="00742779">
        <w:t>’</w:t>
      </w:r>
      <w:r w:rsidR="0033544D" w:rsidRPr="00742779">
        <w:t>s purpose is to advance the principal</w:t>
      </w:r>
      <w:r w:rsidR="009F60D1" w:rsidRPr="00742779">
        <w:t>’</w:t>
      </w:r>
      <w:r w:rsidR="0033544D" w:rsidRPr="00742779">
        <w:t>s objectives, not the agent</w:t>
      </w:r>
      <w:r w:rsidR="009F60D1" w:rsidRPr="00742779">
        <w:t>’</w:t>
      </w:r>
      <w:r w:rsidR="0033544D" w:rsidRPr="00742779">
        <w:t>s personal goals. This distinguishes agents from buyers, sellers, or collaborators who pursue their own goals.</w:t>
      </w:r>
    </w:p>
    <w:p w14:paraId="7A5C164C" w14:textId="77777777" w:rsidR="0033544D" w:rsidRPr="00742779" w:rsidRDefault="00742779" w:rsidP="000E54B1">
      <w:del w:id="365" w:author="Seth Oranburg" w:date="2026-03-07T09:50:00Z" w16du:dateUtc="2026-03-07T14:50:00Z">
        <w:r w:rsidRPr="00742779">
          <w:rPr>
            <w:rFonts w:ascii="ZWAdobeF" w:hAnsi="ZWAdobeF" w:cs="ZWAdobeF"/>
            <w:sz w:val="2"/>
            <w:szCs w:val="2"/>
          </w:rPr>
          <w:delText>266B</w:delText>
        </w:r>
        <w:r w:rsidR="0033544D" w:rsidRPr="00742779">
          <w:delText>When</w:delText>
        </w:r>
      </w:del>
      <w:ins w:id="366" w:author="Seth Oranburg" w:date="2026-03-07T09:50:00Z" w16du:dateUtc="2026-03-07T14:50:00Z">
        <w:r w:rsidR="0033544D" w:rsidRPr="00742779">
          <w:t>When</w:t>
        </w:r>
      </w:ins>
      <w:r w:rsidR="0033544D" w:rsidRPr="00742779">
        <w:t xml:space="preserve"> Bill Hogan painted the church, he was acting to serve the church</w:t>
      </w:r>
      <w:r w:rsidR="009F60D1" w:rsidRPr="00742779">
        <w:t>’</w:t>
      </w:r>
      <w:r w:rsidR="0033544D" w:rsidRPr="00742779">
        <w:t>s interests in having a painted building. When Sam accepted Bill</w:t>
      </w:r>
      <w:r w:rsidR="009F60D1" w:rsidRPr="00742779">
        <w:t>’</w:t>
      </w:r>
      <w:r w:rsidR="0033544D" w:rsidRPr="00742779">
        <w:t>s offer to help, Sam was not acting on behalf of the church directly, but Bill was acting on the church</w:t>
      </w:r>
      <w:r w:rsidR="009F60D1" w:rsidRPr="00742779">
        <w:t>’</w:t>
      </w:r>
      <w:r w:rsidR="0033544D" w:rsidRPr="00742779">
        <w:t>s behalf when he hired Sam. Sam</w:t>
      </w:r>
      <w:r w:rsidR="009F60D1" w:rsidRPr="00742779">
        <w:t>’</w:t>
      </w:r>
      <w:r w:rsidR="0033544D" w:rsidRPr="00742779">
        <w:t>s wages would be paid by the church because Bill, acting as the church</w:t>
      </w:r>
      <w:r w:rsidR="009F60D1" w:rsidRPr="00742779">
        <w:t>’</w:t>
      </w:r>
      <w:r w:rsidR="0033544D" w:rsidRPr="00742779">
        <w:t>s agent, hired him to do the church</w:t>
      </w:r>
      <w:r w:rsidR="009F60D1" w:rsidRPr="00742779">
        <w:t>’</w:t>
      </w:r>
      <w:r w:rsidR="0033544D" w:rsidRPr="00742779">
        <w:t>s work.</w:t>
      </w:r>
    </w:p>
    <w:p w14:paraId="39D0517A" w14:textId="77777777" w:rsidR="0033544D" w:rsidRPr="00742779" w:rsidRDefault="0033544D" w:rsidP="000E54B1">
      <w:pPr>
        <w:pStyle w:val="Heading3"/>
        <w:rPr>
          <w:rFonts w:eastAsia="Times New Roman"/>
        </w:rPr>
      </w:pPr>
      <w:r w:rsidRPr="00742779">
        <w:rPr>
          <w:rFonts w:eastAsia="Times New Roman"/>
        </w:rPr>
        <w:lastRenderedPageBreak/>
        <w:t>Subject to the Principal</w:t>
      </w:r>
      <w:r w:rsidR="009F60D1" w:rsidRPr="00742779">
        <w:rPr>
          <w:rFonts w:eastAsia="Times New Roman"/>
        </w:rPr>
        <w:t>’</w:t>
      </w:r>
      <w:r w:rsidRPr="00742779">
        <w:rPr>
          <w:rFonts w:eastAsia="Times New Roman"/>
        </w:rPr>
        <w:t>s Control</w:t>
      </w:r>
    </w:p>
    <w:p w14:paraId="07D29682" w14:textId="77777777" w:rsidR="0033544D" w:rsidRPr="00742779" w:rsidRDefault="00742779" w:rsidP="000E54B1">
      <w:del w:id="367" w:author="Seth Oranburg" w:date="2026-03-07T09:50:00Z" w16du:dateUtc="2026-03-07T14:50:00Z">
        <w:r w:rsidRPr="00742779">
          <w:rPr>
            <w:rFonts w:ascii="ZWAdobeF" w:hAnsi="ZWAdobeF" w:cs="ZWAdobeF"/>
            <w:sz w:val="2"/>
            <w:szCs w:val="2"/>
          </w:rPr>
          <w:delText>267B</w:delText>
        </w:r>
        <w:r w:rsidR="0033544D" w:rsidRPr="00742779">
          <w:delText>The</w:delText>
        </w:r>
      </w:del>
      <w:ins w:id="368" w:author="Seth Oranburg" w:date="2026-03-07T09:50:00Z" w16du:dateUtc="2026-03-07T14:50:00Z">
        <w:r w:rsidR="0033544D" w:rsidRPr="00742779">
          <w:t>The</w:t>
        </w:r>
      </w:ins>
      <w:r w:rsidR="0033544D" w:rsidRPr="00742779">
        <w:t xml:space="preserve"> principal must have the right to direct the agent</w:t>
      </w:r>
      <w:r w:rsidR="009F60D1" w:rsidRPr="00742779">
        <w:t>’</w:t>
      </w:r>
      <w:r w:rsidR="0033544D" w:rsidRPr="00742779">
        <w:t xml:space="preserve">s conduct. </w:t>
      </w:r>
      <w:r w:rsidR="0033544D" w:rsidRPr="00742779">
        <w:rPr>
          <w:rStyle w:val="Strong"/>
        </w:rPr>
        <w:t>Control</w:t>
      </w:r>
      <w:r w:rsidR="0033544D" w:rsidRPr="00742779">
        <w:t xml:space="preserve"> means the principal has the power to give binding instructions about what the agent should do and how to do it. Control does not require micromanagement. The principal need not supervise every action. But the principal must have the right to give instructions and the agent must be obligated to follow them.</w:t>
      </w:r>
    </w:p>
    <w:p w14:paraId="34E49CE5" w14:textId="77777777" w:rsidR="0033544D" w:rsidRPr="00742779" w:rsidRDefault="00742779" w:rsidP="000E54B1">
      <w:del w:id="369" w:author="Seth Oranburg" w:date="2026-03-07T09:50:00Z" w16du:dateUtc="2026-03-07T14:50:00Z">
        <w:r w:rsidRPr="00742779">
          <w:rPr>
            <w:rFonts w:ascii="ZWAdobeF" w:hAnsi="ZWAdobeF" w:cs="ZWAdobeF"/>
            <w:sz w:val="2"/>
            <w:szCs w:val="2"/>
          </w:rPr>
          <w:delText>268B</w:delText>
        </w:r>
        <w:r w:rsidR="0033544D" w:rsidRPr="00742779">
          <w:delText>The</w:delText>
        </w:r>
      </w:del>
      <w:ins w:id="370" w:author="Seth Oranburg" w:date="2026-03-07T09:50:00Z" w16du:dateUtc="2026-03-07T14:50:00Z">
        <w:r w:rsidR="0033544D" w:rsidRPr="00742779">
          <w:t>The</w:t>
        </w:r>
      </w:ins>
      <w:r w:rsidR="0033544D" w:rsidRPr="00742779">
        <w:t xml:space="preserve"> church could have told Bill how to paint, what colors to use, when to work, and whom to hire. That right to control, whether exercised or not, distinguishes agents from independent contractors who control their own methods. An independent contractor agrees to produce a result but retains discretion over how to achieve it. An agent agrees to follow the principal</w:t>
      </w:r>
      <w:r w:rsidR="009F60D1" w:rsidRPr="00742779">
        <w:t>’</w:t>
      </w:r>
      <w:r w:rsidR="0033544D" w:rsidRPr="00742779">
        <w:t>s directions about both the result and the process.</w:t>
      </w:r>
    </w:p>
    <w:p w14:paraId="4163C25A" w14:textId="77777777" w:rsidR="0033544D" w:rsidRPr="00742779" w:rsidRDefault="0033544D" w:rsidP="000E54B1">
      <w:pPr>
        <w:pStyle w:val="Heading3"/>
        <w:rPr>
          <w:rFonts w:eastAsia="Times New Roman"/>
        </w:rPr>
      </w:pPr>
      <w:r w:rsidRPr="00742779">
        <w:rPr>
          <w:rFonts w:eastAsia="Times New Roman"/>
        </w:rPr>
        <w:t>Mutual Consent</w:t>
      </w:r>
    </w:p>
    <w:p w14:paraId="2B23C346" w14:textId="77777777" w:rsidR="0033544D" w:rsidRPr="00742779" w:rsidRDefault="00742779" w:rsidP="000E54B1">
      <w:del w:id="371" w:author="Seth Oranburg" w:date="2026-03-07T09:50:00Z" w16du:dateUtc="2026-03-07T14:50:00Z">
        <w:r w:rsidRPr="00742779">
          <w:rPr>
            <w:rFonts w:ascii="ZWAdobeF" w:hAnsi="ZWAdobeF" w:cs="ZWAdobeF"/>
            <w:sz w:val="2"/>
            <w:szCs w:val="2"/>
          </w:rPr>
          <w:delText>269B</w:delText>
        </w:r>
        <w:r w:rsidR="0033544D" w:rsidRPr="00742779">
          <w:delText>Both</w:delText>
        </w:r>
      </w:del>
      <w:ins w:id="372" w:author="Seth Oranburg" w:date="2026-03-07T09:50:00Z" w16du:dateUtc="2026-03-07T14:50:00Z">
        <w:r w:rsidR="0033544D" w:rsidRPr="00742779">
          <w:t>Both</w:t>
        </w:r>
      </w:ins>
      <w:r w:rsidR="0033544D" w:rsidRPr="00742779">
        <w:t xml:space="preserve"> parties must manifest assent to the relationship. </w:t>
      </w:r>
      <w:r w:rsidR="0033544D" w:rsidRPr="00742779">
        <w:rPr>
          <w:rStyle w:val="Strong"/>
        </w:rPr>
        <w:t>Consent</w:t>
      </w:r>
      <w:r w:rsidR="0033544D" w:rsidRPr="00742779">
        <w:t xml:space="preserve"> means agreement or permission, and it can be shown through words, conduct, or circumstances. Consent need not take any particular form. There is no requirement of a written contract, a formal title, or an express statement that an </w:t>
      </w:r>
      <w:r w:rsidR="009F60D1" w:rsidRPr="00742779">
        <w:t>“</w:t>
      </w:r>
      <w:r w:rsidR="0033544D" w:rsidRPr="00742779">
        <w:t>agency</w:t>
      </w:r>
      <w:r w:rsidR="009F60D1" w:rsidRPr="00742779">
        <w:t>”</w:t>
      </w:r>
      <w:r w:rsidR="0033544D" w:rsidRPr="00742779">
        <w:t xml:space="preserve"> exists. Consent can arise from conduct, implication, or the circumstances of the relationship.</w:t>
      </w:r>
    </w:p>
    <w:p w14:paraId="16072056" w14:textId="77777777" w:rsidR="0033544D" w:rsidRPr="00742779" w:rsidRDefault="00742779" w:rsidP="000E54B1">
      <w:del w:id="373" w:author="Seth Oranburg" w:date="2026-03-07T09:50:00Z" w16du:dateUtc="2026-03-07T14:50:00Z">
        <w:r w:rsidRPr="00742779">
          <w:rPr>
            <w:rFonts w:ascii="ZWAdobeF" w:hAnsi="ZWAdobeF" w:cs="ZWAdobeF"/>
            <w:sz w:val="2"/>
            <w:szCs w:val="2"/>
          </w:rPr>
          <w:delText>270B</w:delText>
        </w:r>
        <w:r w:rsidR="0033544D" w:rsidRPr="00742779">
          <w:delText>The</w:delText>
        </w:r>
      </w:del>
      <w:ins w:id="374" w:author="Seth Oranburg" w:date="2026-03-07T09:50:00Z" w16du:dateUtc="2026-03-07T14:50:00Z">
        <w:r w:rsidR="0033544D" w:rsidRPr="00742779">
          <w:t>The</w:t>
        </w:r>
      </w:ins>
      <w:r w:rsidR="0033544D" w:rsidRPr="00742779">
        <w:t xml:space="preserve"> church and Bill mutually consented to their relationship through their verbal offer and acceptance, even though neither used the word </w:t>
      </w:r>
      <w:r w:rsidR="009F60D1" w:rsidRPr="00742779">
        <w:t>“</w:t>
      </w:r>
      <w:r w:rsidR="0033544D" w:rsidRPr="00742779">
        <w:t>agent.</w:t>
      </w:r>
      <w:r w:rsidR="009F60D1" w:rsidRPr="00742779">
        <w:t>”</w:t>
      </w:r>
      <w:r w:rsidR="0033544D" w:rsidRPr="00742779">
        <w:t xml:space="preserve"> Bill agreed to paint the church. The church agreed to compensate him. Both understood that Bill would act on the church</w:t>
      </w:r>
      <w:r w:rsidR="009F60D1" w:rsidRPr="00742779">
        <w:t>’</w:t>
      </w:r>
      <w:r w:rsidR="0033544D" w:rsidRPr="00742779">
        <w:t>s behalf and subject to the church</w:t>
      </w:r>
      <w:r w:rsidR="009F60D1" w:rsidRPr="00742779">
        <w:t>’</w:t>
      </w:r>
      <w:r w:rsidR="0033544D" w:rsidRPr="00742779">
        <w:t>s control over matters like what to paint and what colors to use.</w:t>
      </w:r>
    </w:p>
    <w:p w14:paraId="2A7036CB" w14:textId="77777777" w:rsidR="0033544D" w:rsidRPr="00742779" w:rsidRDefault="00742779" w:rsidP="000E54B1">
      <w:del w:id="375" w:author="Seth Oranburg" w:date="2026-03-07T09:50:00Z" w16du:dateUtc="2026-03-07T14:50:00Z">
        <w:r w:rsidRPr="00742779">
          <w:rPr>
            <w:rFonts w:ascii="ZWAdobeF" w:hAnsi="ZWAdobeF" w:cs="ZWAdobeF"/>
            <w:sz w:val="2"/>
            <w:szCs w:val="2"/>
          </w:rPr>
          <w:delText>271B</w:delText>
        </w:r>
        <w:r w:rsidR="0033544D" w:rsidRPr="00742779">
          <w:delText>If</w:delText>
        </w:r>
      </w:del>
      <w:ins w:id="376" w:author="Seth Oranburg" w:date="2026-03-07T09:50:00Z" w16du:dateUtc="2026-03-07T14:50:00Z">
        <w:r w:rsidR="0033544D" w:rsidRPr="00742779">
          <w:t>If</w:t>
        </w:r>
      </w:ins>
      <w:r w:rsidR="0033544D" w:rsidRPr="00742779">
        <w:t xml:space="preserve"> any element is missing, agency law does not apply. A person may perform services for another without acting as their legal representative. An employee may have operational independence that negates the control element. Two collaborators may work toward a common goal without either acting </w:t>
      </w:r>
      <w:r w:rsidR="009F60D1" w:rsidRPr="00742779">
        <w:t>“</w:t>
      </w:r>
      <w:r w:rsidR="0033544D" w:rsidRPr="00742779">
        <w:t>on behalf of</w:t>
      </w:r>
      <w:r w:rsidR="009F60D1" w:rsidRPr="00742779">
        <w:t>”</w:t>
      </w:r>
      <w:r w:rsidR="0033544D" w:rsidRPr="00742779">
        <w:t xml:space="preserve"> the other.</w:t>
      </w:r>
    </w:p>
    <w:p w14:paraId="2DF2E263" w14:textId="77777777" w:rsidR="0033544D" w:rsidRPr="00742779" w:rsidRDefault="0033544D" w:rsidP="000E54B1">
      <w:pPr>
        <w:pStyle w:val="Heading3"/>
        <w:rPr>
          <w:rFonts w:eastAsia="Times New Roman"/>
        </w:rPr>
      </w:pPr>
      <w:r w:rsidRPr="00742779">
        <w:rPr>
          <w:rFonts w:eastAsia="Times New Roman"/>
        </w:rPr>
        <w:t>How Agency Arises</w:t>
      </w:r>
    </w:p>
    <w:p w14:paraId="59E3C53B" w14:textId="77777777" w:rsidR="0033544D" w:rsidRPr="00742779" w:rsidRDefault="00742779" w:rsidP="000E54B1">
      <w:del w:id="377" w:author="Seth Oranburg" w:date="2026-03-07T09:50:00Z" w16du:dateUtc="2026-03-07T14:50:00Z">
        <w:r w:rsidRPr="00742779">
          <w:rPr>
            <w:rFonts w:ascii="ZWAdobeF" w:hAnsi="ZWAdobeF" w:cs="ZWAdobeF"/>
            <w:sz w:val="2"/>
            <w:szCs w:val="2"/>
          </w:rPr>
          <w:delText>272B</w:delText>
        </w:r>
        <w:r w:rsidR="0033544D" w:rsidRPr="00742779">
          <w:delText>Agency</w:delText>
        </w:r>
      </w:del>
      <w:ins w:id="378" w:author="Seth Oranburg" w:date="2026-03-07T09:50:00Z" w16du:dateUtc="2026-03-07T14:50:00Z">
        <w:r w:rsidR="0033544D" w:rsidRPr="00742779">
          <w:t>Agency</w:t>
        </w:r>
      </w:ins>
      <w:r w:rsidR="0033544D" w:rsidRPr="00742779">
        <w:t xml:space="preserve"> can be created deliberately through express agreement, but it can also arise informally through conduct that satisfies the legal test. The Mill Street Church hired Bill Hogan with a verbal offer and acceptance. No one signed an agency agreement. No one used the word </w:t>
      </w:r>
      <w:r w:rsidR="009F60D1" w:rsidRPr="00742779">
        <w:t>“</w:t>
      </w:r>
      <w:r w:rsidR="0033544D" w:rsidRPr="00742779">
        <w:t>agent.</w:t>
      </w:r>
      <w:r w:rsidR="009F60D1" w:rsidRPr="00742779">
        <w:t>”</w:t>
      </w:r>
      <w:r w:rsidR="0033544D" w:rsidRPr="00742779">
        <w:t xml:space="preserve"> Yet Bill became the church</w:t>
      </w:r>
      <w:r w:rsidR="009F60D1" w:rsidRPr="00742779">
        <w:t>’</w:t>
      </w:r>
      <w:r w:rsidR="0033544D" w:rsidRPr="00742779">
        <w:t xml:space="preserve">s agent for purposes of the painting project because all three </w:t>
      </w:r>
      <w:r w:rsidR="0033544D" w:rsidRPr="00742779">
        <w:lastRenderedPageBreak/>
        <w:t>elements were present: Bill was acting on the church</w:t>
      </w:r>
      <w:r w:rsidR="009F60D1" w:rsidRPr="00742779">
        <w:t>’</w:t>
      </w:r>
      <w:r w:rsidR="0033544D" w:rsidRPr="00742779">
        <w:t>s behalf, the church had the right to direct Bill</w:t>
      </w:r>
      <w:r w:rsidR="009F60D1" w:rsidRPr="00742779">
        <w:t>’</w:t>
      </w:r>
      <w:r w:rsidR="0033544D" w:rsidRPr="00742779">
        <w:t>s work, and both parties consented to the arrangement.</w:t>
      </w:r>
    </w:p>
    <w:p w14:paraId="12125D66" w14:textId="77777777" w:rsidR="0033544D" w:rsidRPr="00742779" w:rsidRDefault="00742779" w:rsidP="000E54B1">
      <w:del w:id="379" w:author="Seth Oranburg" w:date="2026-03-07T09:50:00Z" w16du:dateUtc="2026-03-07T14:50:00Z">
        <w:r w:rsidRPr="00742779">
          <w:rPr>
            <w:rFonts w:ascii="ZWAdobeF" w:hAnsi="ZWAdobeF" w:cs="ZWAdobeF"/>
            <w:sz w:val="2"/>
            <w:szCs w:val="2"/>
          </w:rPr>
          <w:delText>273B</w:delText>
        </w:r>
        <w:r w:rsidR="0033544D" w:rsidRPr="00742779">
          <w:delText>Courts</w:delText>
        </w:r>
      </w:del>
      <w:ins w:id="380" w:author="Seth Oranburg" w:date="2026-03-07T09:50:00Z" w16du:dateUtc="2026-03-07T14:50:00Z">
        <w:r w:rsidR="0033544D" w:rsidRPr="00742779">
          <w:t>Courts</w:t>
        </w:r>
      </w:ins>
      <w:r w:rsidR="0033544D" w:rsidRPr="00742779">
        <w:t xml:space="preserve"> examine the substance of relationships, not their labels. Calling someone a </w:t>
      </w:r>
      <w:r w:rsidR="009F60D1" w:rsidRPr="00742779">
        <w:t>“</w:t>
      </w:r>
      <w:r w:rsidR="0033544D" w:rsidRPr="00742779">
        <w:t>consultant</w:t>
      </w:r>
      <w:r w:rsidR="009F60D1" w:rsidRPr="00742779">
        <w:t>”</w:t>
      </w:r>
      <w:r w:rsidR="0033544D" w:rsidRPr="00742779">
        <w:t xml:space="preserve"> or </w:t>
      </w:r>
      <w:r w:rsidR="009F60D1" w:rsidRPr="00742779">
        <w:t>“</w:t>
      </w:r>
      <w:r w:rsidR="0033544D" w:rsidRPr="00742779">
        <w:t>advisor</w:t>
      </w:r>
      <w:r w:rsidR="009F60D1" w:rsidRPr="00742779">
        <w:t>”</w:t>
      </w:r>
      <w:r w:rsidR="0033544D" w:rsidRPr="00742779">
        <w:t xml:space="preserve"> will not prevent a finding of agency if the legal test is satisfied. Calling someone an </w:t>
      </w:r>
      <w:r w:rsidR="009F60D1" w:rsidRPr="00742779">
        <w:t>“</w:t>
      </w:r>
      <w:r w:rsidR="0033544D" w:rsidRPr="00742779">
        <w:t>agent</w:t>
      </w:r>
      <w:r w:rsidR="009F60D1" w:rsidRPr="00742779">
        <w:t>”</w:t>
      </w:r>
      <w:r w:rsidR="0033544D" w:rsidRPr="00742779">
        <w:t xml:space="preserve"> will not create an agency relationship if the elements are absent. The labels parties choose are evidence of their intent, but they do not control the legal outcome.</w:t>
      </w:r>
    </w:p>
    <w:p w14:paraId="6595DA49" w14:textId="77777777" w:rsidR="0033544D" w:rsidRPr="00742779" w:rsidRDefault="00742779" w:rsidP="000E54B1">
      <w:del w:id="381" w:author="Seth Oranburg" w:date="2026-03-07T09:50:00Z" w16du:dateUtc="2026-03-07T14:50:00Z">
        <w:r w:rsidRPr="00742779">
          <w:rPr>
            <w:rFonts w:ascii="ZWAdobeF" w:hAnsi="ZWAdobeF" w:cs="ZWAdobeF"/>
            <w:sz w:val="2"/>
            <w:szCs w:val="2"/>
          </w:rPr>
          <w:delText>274B</w:delText>
        </w:r>
        <w:r w:rsidR="0033544D" w:rsidRPr="00742779">
          <w:delText>This</w:delText>
        </w:r>
      </w:del>
      <w:ins w:id="382" w:author="Seth Oranburg" w:date="2026-03-07T09:50:00Z" w16du:dateUtc="2026-03-07T14:50:00Z">
        <w:r w:rsidR="0033544D" w:rsidRPr="00742779">
          <w:t>This</w:t>
        </w:r>
      </w:ins>
      <w:r w:rsidR="0033544D" w:rsidRPr="00742779">
        <w:t xml:space="preserve"> principle reflects a core feature of common law reasoning. Courts look past formalities to the economic and practical realities of relationships. When a dispute arises, judges ask what the parties actually did, not merely what they called themselves. This flexibility allows common law to adapt to changing business practices. But it also creates uncertainty. Parties who structure a relationship carefully may discover after the fact that courts characterize it differently than they intended.</w:t>
      </w:r>
    </w:p>
    <w:p w14:paraId="40E40041" w14:textId="77777777" w:rsidR="0033544D" w:rsidRPr="00742779" w:rsidRDefault="00742779" w:rsidP="000E54B1">
      <w:del w:id="383" w:author="Seth Oranburg" w:date="2026-03-07T09:50:00Z" w16du:dateUtc="2026-03-07T14:50:00Z">
        <w:r w:rsidRPr="00742779">
          <w:rPr>
            <w:rFonts w:ascii="ZWAdobeF" w:hAnsi="ZWAdobeF" w:cs="ZWAdobeF"/>
            <w:sz w:val="2"/>
            <w:szCs w:val="2"/>
          </w:rPr>
          <w:delText>275B</w:delText>
        </w:r>
        <w:r w:rsidR="0033544D" w:rsidRPr="00742779">
          <w:delText>This</w:delText>
        </w:r>
      </w:del>
      <w:ins w:id="384" w:author="Seth Oranburg" w:date="2026-03-07T09:50:00Z" w16du:dateUtc="2026-03-07T14:50:00Z">
        <w:r w:rsidR="0033544D" w:rsidRPr="00742779">
          <w:t>This</w:t>
        </w:r>
      </w:ins>
      <w:r w:rsidR="0033544D" w:rsidRPr="00742779">
        <w:t xml:space="preserve"> tension reveals one limit of common law: it operates retroactively. The Mill Street Church learned that Bill was its agent only when Sam sued for workers</w:t>
      </w:r>
      <w:r w:rsidR="009F60D1" w:rsidRPr="00742779">
        <w:t>’</w:t>
      </w:r>
      <w:r w:rsidR="0033544D" w:rsidRPr="00742779">
        <w:t xml:space="preserve"> compensation benefits. The church could not know in advance, with certainty, what legal consequences would flow from allowing Bill to hire helpers on past jobs. Common law provides guidance through precedent, but precedent can only accumulate through litigation. Parties planning their affairs must predict how courts will apply general principles to their particular circumstances.</w:t>
      </w:r>
    </w:p>
    <w:p w14:paraId="05EAA05F" w14:textId="77777777" w:rsidR="0033544D" w:rsidRPr="00742779" w:rsidRDefault="0033544D" w:rsidP="000E54B1">
      <w:pPr>
        <w:pStyle w:val="Heading3"/>
        <w:rPr>
          <w:rFonts w:eastAsia="Times New Roman"/>
        </w:rPr>
      </w:pPr>
      <w:r w:rsidRPr="00742779">
        <w:rPr>
          <w:rFonts w:eastAsia="Times New Roman"/>
        </w:rPr>
        <w:t>Practical Implications</w:t>
      </w:r>
    </w:p>
    <w:p w14:paraId="15171F6D" w14:textId="77777777" w:rsidR="0033544D" w:rsidRPr="00742779" w:rsidRDefault="00742779" w:rsidP="000E54B1">
      <w:del w:id="385" w:author="Seth Oranburg" w:date="2026-03-07T09:50:00Z" w16du:dateUtc="2026-03-07T14:50:00Z">
        <w:r w:rsidRPr="00742779">
          <w:rPr>
            <w:rFonts w:ascii="ZWAdobeF" w:hAnsi="ZWAdobeF" w:cs="ZWAdobeF"/>
            <w:sz w:val="2"/>
            <w:szCs w:val="2"/>
          </w:rPr>
          <w:delText>276B</w:delText>
        </w:r>
        <w:r w:rsidR="0033544D" w:rsidRPr="00742779">
          <w:delText>Businesses</w:delText>
        </w:r>
      </w:del>
      <w:ins w:id="386" w:author="Seth Oranburg" w:date="2026-03-07T09:50:00Z" w16du:dateUtc="2026-03-07T14:50:00Z">
        <w:r w:rsidR="0033544D" w:rsidRPr="00742779">
          <w:t>Businesses</w:t>
        </w:r>
      </w:ins>
      <w:r w:rsidR="0033544D" w:rsidRPr="00742779">
        <w:t xml:space="preserve"> often find themselves in agency relationships they did not intend. A volunteer who helps at an event may become the organization</w:t>
      </w:r>
      <w:r w:rsidR="009F60D1" w:rsidRPr="00742779">
        <w:t>’</w:t>
      </w:r>
      <w:r w:rsidR="0033544D" w:rsidRPr="00742779">
        <w:t>s agent if given authority to transact on the organization</w:t>
      </w:r>
      <w:r w:rsidR="009F60D1" w:rsidRPr="00742779">
        <w:t>’</w:t>
      </w:r>
      <w:r w:rsidR="0033544D" w:rsidRPr="00742779">
        <w:t>s behalf. An informal assistant who runs errands may become an agent if acting under the direction and for the benefit of another person.</w:t>
      </w:r>
    </w:p>
    <w:p w14:paraId="331D53F1" w14:textId="77777777" w:rsidR="0033544D" w:rsidRPr="00742779" w:rsidRDefault="00742779" w:rsidP="000E54B1">
      <w:del w:id="387" w:author="Seth Oranburg" w:date="2026-03-07T09:50:00Z" w16du:dateUtc="2026-03-07T14:50:00Z">
        <w:r w:rsidRPr="00742779">
          <w:rPr>
            <w:rFonts w:ascii="ZWAdobeF" w:hAnsi="ZWAdobeF" w:cs="ZWAdobeF"/>
            <w:sz w:val="2"/>
            <w:szCs w:val="2"/>
          </w:rPr>
          <w:delText>277B</w:delText>
        </w:r>
        <w:r w:rsidR="0033544D" w:rsidRPr="00742779">
          <w:delText>Because</w:delText>
        </w:r>
      </w:del>
      <w:ins w:id="388" w:author="Seth Oranburg" w:date="2026-03-07T09:50:00Z" w16du:dateUtc="2026-03-07T14:50:00Z">
        <w:r w:rsidR="0033544D" w:rsidRPr="00742779">
          <w:t>Because</w:t>
        </w:r>
      </w:ins>
      <w:r w:rsidR="0033544D" w:rsidRPr="00742779">
        <w:t xml:space="preserve"> agency triggers significant legal consequences—including the ability to bind the principal in contract and expose the principal to tort liability—parties must attend to the substance of their arrangements. Simply calling someone an independent contractor does not prevent a court from finding an employment relationship if the principal exercises sufficient control. Simply avoiding the word </w:t>
      </w:r>
      <w:r w:rsidR="009F60D1" w:rsidRPr="00742779">
        <w:t>“</w:t>
      </w:r>
      <w:r w:rsidR="0033544D" w:rsidRPr="00742779">
        <w:t>agent</w:t>
      </w:r>
      <w:r w:rsidR="009F60D1" w:rsidRPr="00742779">
        <w:t>”</w:t>
      </w:r>
      <w:r w:rsidR="0033544D" w:rsidRPr="00742779">
        <w:t xml:space="preserve"> does not prevent agency liability if the elements are satisfied.</w:t>
      </w:r>
    </w:p>
    <w:p w14:paraId="072A1900" w14:textId="77777777" w:rsidR="0033544D" w:rsidRPr="00742779" w:rsidRDefault="00742779" w:rsidP="000E54B1">
      <w:del w:id="389" w:author="Seth Oranburg" w:date="2026-03-07T09:50:00Z" w16du:dateUtc="2026-03-07T14:50:00Z">
        <w:r w:rsidRPr="00742779">
          <w:rPr>
            <w:rFonts w:ascii="ZWAdobeF" w:hAnsi="ZWAdobeF" w:cs="ZWAdobeF"/>
            <w:sz w:val="2"/>
            <w:szCs w:val="2"/>
          </w:rPr>
          <w:delText>278B</w:delText>
        </w:r>
        <w:r w:rsidR="0033544D" w:rsidRPr="00742779">
          <w:delText>This</w:delText>
        </w:r>
      </w:del>
      <w:ins w:id="390" w:author="Seth Oranburg" w:date="2026-03-07T09:50:00Z" w16du:dateUtc="2026-03-07T14:50:00Z">
        <w:r w:rsidR="0033544D" w:rsidRPr="00742779">
          <w:t>This</w:t>
        </w:r>
      </w:ins>
      <w:r w:rsidR="0033544D" w:rsidRPr="00742779">
        <w:t xml:space="preserve"> creates planning challenges. Principals who want to avoid unintended agency relationships must structure their dealings carefully. They must </w:t>
      </w:r>
      <w:r w:rsidR="0033544D" w:rsidRPr="00742779">
        <w:lastRenderedPageBreak/>
        <w:t>limit the authority they grant. They must communicate restrictions clearly. They must avoid creating appearances of authority that might mislead third parties. But even careful planning cannot eliminate all risk because common law agency analysis focuses on substance over form.</w:t>
      </w:r>
    </w:p>
    <w:p w14:paraId="750DBD4F" w14:textId="77777777" w:rsidR="0033544D" w:rsidRPr="00742779" w:rsidRDefault="0033544D" w:rsidP="000E54B1">
      <w:pPr>
        <w:pStyle w:val="Heading3"/>
        <w:rPr>
          <w:rFonts w:eastAsia="Times New Roman"/>
        </w:rPr>
      </w:pPr>
      <w:r w:rsidRPr="00742779">
        <w:rPr>
          <w:rFonts w:eastAsia="Times New Roman"/>
        </w:rPr>
        <w:t>Who Can Be an Agent?</w:t>
      </w:r>
    </w:p>
    <w:p w14:paraId="2B247543" w14:textId="77777777" w:rsidR="0033544D" w:rsidRPr="00742779" w:rsidRDefault="00742779" w:rsidP="000E54B1">
      <w:del w:id="391" w:author="Seth Oranburg" w:date="2026-03-07T09:50:00Z" w16du:dateUtc="2026-03-07T14:50:00Z">
        <w:r w:rsidRPr="00742779">
          <w:rPr>
            <w:rFonts w:ascii="ZWAdobeF" w:hAnsi="ZWAdobeF" w:cs="ZWAdobeF"/>
            <w:sz w:val="2"/>
            <w:szCs w:val="2"/>
          </w:rPr>
          <w:delText>279B</w:delText>
        </w:r>
        <w:r w:rsidR="0033544D" w:rsidRPr="00742779">
          <w:delText>Agency</w:delText>
        </w:r>
      </w:del>
      <w:ins w:id="392" w:author="Seth Oranburg" w:date="2026-03-07T09:50:00Z" w16du:dateUtc="2026-03-07T14:50:00Z">
        <w:r w:rsidR="0033544D" w:rsidRPr="00742779">
          <w:t>Agency</w:t>
        </w:r>
      </w:ins>
      <w:r w:rsidR="0033544D" w:rsidRPr="00742779">
        <w:t xml:space="preserve"> requires the capacity to act. Historically, agents were individuals, and principals were individuals or entities with legal personality. A </w:t>
      </w:r>
      <w:r w:rsidR="0033544D" w:rsidRPr="00742779">
        <w:rPr>
          <w:rStyle w:val="Strong"/>
        </w:rPr>
        <w:t>legal person</w:t>
      </w:r>
      <w:r w:rsidR="0033544D" w:rsidRPr="00742779">
        <w:t xml:space="preserve"> or </w:t>
      </w:r>
      <w:r w:rsidR="0033544D" w:rsidRPr="00742779">
        <w:rPr>
          <w:rStyle w:val="Strong"/>
        </w:rPr>
        <w:t>legal entity</w:t>
      </w:r>
      <w:r w:rsidR="0033544D" w:rsidRPr="00742779">
        <w:t xml:space="preserve"> is something the law treats as capable of holding rights and owing duties. Individuals are legal persons. Corporations, once properly formed under state law, are legal persons. Partnerships have legal personality in some jurisdictions and not in others, a complexity we will address in Chapter 3.</w:t>
      </w:r>
    </w:p>
    <w:p w14:paraId="30B36508" w14:textId="77777777" w:rsidR="0033544D" w:rsidRPr="00742779" w:rsidRDefault="00742779" w:rsidP="000E54B1">
      <w:pPr>
        <w:pPrChange w:id="393" w:author="Seth Oranburg" w:date="2026-03-07T09:50:00Z" w16du:dateUtc="2026-03-07T14:50:00Z">
          <w:pPr>
            <w:pStyle w:val="NormalWeb"/>
          </w:pPr>
        </w:pPrChange>
      </w:pPr>
      <w:del w:id="394" w:author="Seth Oranburg" w:date="2026-03-07T09:50:00Z" w16du:dateUtc="2026-03-07T14:50:00Z">
        <w:r w:rsidRPr="00742779">
          <w:rPr>
            <w:rFonts w:ascii="ZWAdobeF" w:hAnsi="ZWAdobeF" w:cs="ZWAdobeF"/>
            <w:sz w:val="2"/>
            <w:szCs w:val="2"/>
          </w:rPr>
          <w:delText>280B</w:delText>
        </w:r>
        <w:r w:rsidR="0033544D" w:rsidRPr="00742779">
          <w:delText>This</w:delText>
        </w:r>
      </w:del>
      <w:ins w:id="395" w:author="Seth Oranburg" w:date="2026-03-07T09:50:00Z" w16du:dateUtc="2026-03-07T14:50:00Z">
        <w:r w:rsidR="0033544D" w:rsidRPr="00742779">
          <w:t>This</w:t>
        </w:r>
      </w:ins>
      <w:r w:rsidR="0033544D" w:rsidRPr="00742779">
        <w:t xml:space="preserve"> remains the core case. But modern business practice increasingly involves automated systems that act in ways that resemble agency. When Air Canada deployed a customer service chatbot on its website, the chatbot interacted with customers, answered questions, and provided information that customers relied upon. When the chatbot gave incorrect information about bereavement fares to a grieving customer named Jake Moffatt, the question arose whether Air Canada was bound by the chatbot</w:t>
      </w:r>
      <w:r w:rsidR="009F60D1" w:rsidRPr="00742779">
        <w:t>’</w:t>
      </w:r>
      <w:r w:rsidR="0033544D" w:rsidRPr="00742779">
        <w:t>s representations.</w:t>
      </w:r>
      <w:r w:rsidR="0033544D">
        <w:fldChar w:fldCharType="begin"/>
      </w:r>
      <w:r w:rsidR="0033544D">
        <w:instrText>HYPERLINK \l "fn26-11647" \o "Jump to citation"</w:instrText>
      </w:r>
      <w:r w:rsidR="0033544D">
        <w:fldChar w:fldCharType="separate"/>
      </w:r>
      <w:r w:rsidR="0033544D" w:rsidRPr="00742779">
        <w:rPr>
          <w:rStyle w:val="Hyperlink"/>
          <w:color w:val="auto"/>
          <w:u w:val="none"/>
        </w:rPr>
        <w:t>[26</w:t>
      </w:r>
      <w:r w:rsidR="00F062F5" w:rsidRPr="00742779">
        <w:rPr>
          <w:rStyle w:val="Hyperlink"/>
          <w:color w:val="auto"/>
          <w:u w:val="none"/>
        </w:rPr>
        <w:t>]</w:t>
      </w:r>
      <w:r w:rsidR="0033544D">
        <w:fldChar w:fldCharType="end"/>
      </w:r>
    </w:p>
    <w:p w14:paraId="6D37A7A4" w14:textId="77777777" w:rsidR="0033544D" w:rsidRPr="00742779" w:rsidRDefault="00742779" w:rsidP="000E54B1">
      <w:del w:id="396" w:author="Seth Oranburg" w:date="2026-03-07T09:50:00Z" w16du:dateUtc="2026-03-07T14:50:00Z">
        <w:r w:rsidRPr="00742779">
          <w:rPr>
            <w:rFonts w:ascii="ZWAdobeF" w:hAnsi="ZWAdobeF" w:cs="ZWAdobeF"/>
            <w:sz w:val="2"/>
            <w:szCs w:val="2"/>
          </w:rPr>
          <w:delText>281B</w:delText>
        </w:r>
        <w:r w:rsidR="0033544D" w:rsidRPr="00742779">
          <w:delText>Air</w:delText>
        </w:r>
      </w:del>
      <w:ins w:id="397" w:author="Seth Oranburg" w:date="2026-03-07T09:50:00Z" w16du:dateUtc="2026-03-07T14:50:00Z">
        <w:r w:rsidR="0033544D" w:rsidRPr="00742779">
          <w:t>Air</w:t>
        </w:r>
      </w:ins>
      <w:r w:rsidR="0033544D" w:rsidRPr="00742779">
        <w:t xml:space="preserve"> Canada argued that the chatbot was a </w:t>
      </w:r>
      <w:r w:rsidR="009F60D1" w:rsidRPr="00742779">
        <w:t>“</w:t>
      </w:r>
      <w:r w:rsidR="0033544D" w:rsidRPr="00742779">
        <w:t>separate legal entity</w:t>
      </w:r>
      <w:r w:rsidR="009F60D1" w:rsidRPr="00742779">
        <w:t>”</w:t>
      </w:r>
      <w:r w:rsidR="0033544D" w:rsidRPr="00742779">
        <w:t xml:space="preserve"> responsible for its own accuracy. The British Columbia Civil Resolution Tribunal rejected this argument as </w:t>
      </w:r>
      <w:r w:rsidR="009F60D1" w:rsidRPr="00742779">
        <w:t>“</w:t>
      </w:r>
      <w:r w:rsidR="0033544D" w:rsidRPr="00742779">
        <w:t>remarkable.</w:t>
      </w:r>
      <w:r w:rsidR="009F60D1" w:rsidRPr="00742779">
        <w:t>”</w:t>
      </w:r>
      <w:r w:rsidR="0033544D" w:rsidRPr="00742779">
        <w:t xml:space="preserve"> The tribunal held that Air Canada was responsible for all information on its website, whether provided by a human or by software. Air Canada could not deploy a tool that spoke to customers, benefit from that tool</w:t>
      </w:r>
      <w:r w:rsidR="009F60D1" w:rsidRPr="00742779">
        <w:t>’</w:t>
      </w:r>
      <w:r w:rsidR="0033544D" w:rsidRPr="00742779">
        <w:t>s ability to handle inquiries at scale, and then disclaim responsibility when the tool gave wrong answers.</w:t>
      </w:r>
    </w:p>
    <w:p w14:paraId="0B272037" w14:textId="77777777" w:rsidR="0033544D" w:rsidRPr="00742779" w:rsidRDefault="00742779" w:rsidP="000E54B1">
      <w:del w:id="398" w:author="Seth Oranburg" w:date="2026-03-07T09:50:00Z" w16du:dateUtc="2026-03-07T14:50:00Z">
        <w:r w:rsidRPr="00742779">
          <w:rPr>
            <w:rFonts w:ascii="ZWAdobeF" w:hAnsi="ZWAdobeF" w:cs="ZWAdobeF"/>
            <w:sz w:val="2"/>
            <w:szCs w:val="2"/>
          </w:rPr>
          <w:delText>282B</w:delText>
        </w:r>
        <w:r w:rsidR="0033544D" w:rsidRPr="00742779">
          <w:delText>The</w:delText>
        </w:r>
      </w:del>
      <w:ins w:id="399" w:author="Seth Oranburg" w:date="2026-03-07T09:50:00Z" w16du:dateUtc="2026-03-07T14:50:00Z">
        <w:r w:rsidR="0033544D" w:rsidRPr="00742779">
          <w:t>The</w:t>
        </w:r>
      </w:ins>
      <w:r w:rsidR="0033544D" w:rsidRPr="00742779">
        <w:t xml:space="preserve"> case illustrates that agency principles adapt to new forms of delegation. Whether the agent is a human employee, an independent contractor, or a software system, the question remains the same: did the principal manifest the agent</w:t>
      </w:r>
      <w:r w:rsidR="009F60D1" w:rsidRPr="00742779">
        <w:t>’</w:t>
      </w:r>
      <w:r w:rsidR="0033544D" w:rsidRPr="00742779">
        <w:t>s authority to act on the principal</w:t>
      </w:r>
      <w:r w:rsidR="009F60D1" w:rsidRPr="00742779">
        <w:t>’</w:t>
      </w:r>
      <w:r w:rsidR="0033544D" w:rsidRPr="00742779">
        <w:t>s behalf, and did third parties reasonably rely on that manifestation?</w:t>
      </w:r>
    </w:p>
    <w:p w14:paraId="770B852A" w14:textId="77777777" w:rsidR="0033544D" w:rsidRPr="00742779" w:rsidRDefault="00742779" w:rsidP="000E54B1">
      <w:del w:id="400" w:author="Seth Oranburg" w:date="2026-03-07T09:50:00Z" w16du:dateUtc="2026-03-07T14:50:00Z">
        <w:r w:rsidRPr="00742779">
          <w:rPr>
            <w:rFonts w:ascii="ZWAdobeF" w:hAnsi="ZWAdobeF" w:cs="ZWAdobeF"/>
            <w:sz w:val="2"/>
            <w:szCs w:val="2"/>
          </w:rPr>
          <w:delText>283B</w:delText>
        </w:r>
        <w:r w:rsidR="0033544D" w:rsidRPr="00742779">
          <w:delText>This</w:delText>
        </w:r>
      </w:del>
      <w:ins w:id="401" w:author="Seth Oranburg" w:date="2026-03-07T09:50:00Z" w16du:dateUtc="2026-03-07T14:50:00Z">
        <w:r w:rsidR="0033544D" w:rsidRPr="00742779">
          <w:t>This</w:t>
        </w:r>
      </w:ins>
      <w:r w:rsidR="0033544D" w:rsidRPr="00742779">
        <w:t xml:space="preserve"> adaptability shows one of common law</w:t>
      </w:r>
      <w:r w:rsidR="009F60D1" w:rsidRPr="00742779">
        <w:t>’</w:t>
      </w:r>
      <w:r w:rsidR="0033544D" w:rsidRPr="00742779">
        <w:t xml:space="preserve">s great strengths. Judges can extend established principles to circumstances the original precedents never contemplated. The Restatement definition of agency makes no reference to human agents. It speaks of </w:t>
      </w:r>
      <w:r w:rsidR="009F60D1" w:rsidRPr="00742779">
        <w:t>“</w:t>
      </w:r>
      <w:r w:rsidR="0033544D" w:rsidRPr="00742779">
        <w:t>persons</w:t>
      </w:r>
      <w:r w:rsidR="009F60D1" w:rsidRPr="00742779">
        <w:t>”</w:t>
      </w:r>
      <w:r w:rsidR="0033544D" w:rsidRPr="00742779">
        <w:t xml:space="preserve"> acting on behalf of other </w:t>
      </w:r>
      <w:r w:rsidR="009F60D1" w:rsidRPr="00742779">
        <w:t>“</w:t>
      </w:r>
      <w:r w:rsidR="0033544D" w:rsidRPr="00742779">
        <w:t>persons.</w:t>
      </w:r>
      <w:r w:rsidR="009F60D1" w:rsidRPr="00742779">
        <w:t>”</w:t>
      </w:r>
      <w:r w:rsidR="0033544D" w:rsidRPr="00742779">
        <w:t xml:space="preserve"> When technology creates new forms of delegation, courts can ask whether the </w:t>
      </w:r>
      <w:r w:rsidR="0033544D" w:rsidRPr="00742779">
        <w:lastRenderedPageBreak/>
        <w:t>functional relationship satisfies the traditional test. If it does, the traditional rules apply.</w:t>
      </w:r>
    </w:p>
    <w:p w14:paraId="10009C63" w14:textId="77777777" w:rsidR="0033544D" w:rsidRPr="00742779" w:rsidRDefault="00742779" w:rsidP="000E54B1">
      <w:del w:id="402" w:author="Seth Oranburg" w:date="2026-03-07T09:50:00Z" w16du:dateUtc="2026-03-07T14:50:00Z">
        <w:r w:rsidRPr="00742779">
          <w:rPr>
            <w:rFonts w:ascii="ZWAdobeF" w:hAnsi="ZWAdobeF" w:cs="ZWAdobeF"/>
            <w:sz w:val="2"/>
            <w:szCs w:val="2"/>
          </w:rPr>
          <w:delText>284B</w:delText>
        </w:r>
        <w:r w:rsidR="0033544D" w:rsidRPr="00742779">
          <w:delText>Yet</w:delText>
        </w:r>
      </w:del>
      <w:ins w:id="403" w:author="Seth Oranburg" w:date="2026-03-07T09:50:00Z" w16du:dateUtc="2026-03-07T14:50:00Z">
        <w:r w:rsidR="0033544D" w:rsidRPr="00742779">
          <w:t>Yet</w:t>
        </w:r>
      </w:ins>
      <w:r w:rsidR="0033544D" w:rsidRPr="00742779">
        <w:t xml:space="preserve"> this same adaptability creates tension. Technology often moves faster than common law can evolve. Courts must wait for disputes to arise, parties to litigate, and appeals to work through the system before new precedent emerges. During that lag, parties face uncertainty about what rules apply. This uncertainty imposes costs. Businesses must guess how courts will rule. Lawyers must caveat their advice. Insurance becomes expensive or unavailable. These transaction costs can inhibit valuable innovation.</w:t>
      </w:r>
    </w:p>
    <w:p w14:paraId="027C4CAC" w14:textId="77777777" w:rsidR="0033544D" w:rsidRPr="00742779" w:rsidRDefault="00742779" w:rsidP="000E54B1">
      <w:del w:id="404" w:author="Seth Oranburg" w:date="2026-03-07T09:50:00Z" w16du:dateUtc="2026-03-07T14:50:00Z">
        <w:r w:rsidRPr="00742779">
          <w:rPr>
            <w:rFonts w:ascii="ZWAdobeF" w:hAnsi="ZWAdobeF" w:cs="ZWAdobeF"/>
            <w:sz w:val="2"/>
            <w:szCs w:val="2"/>
          </w:rPr>
          <w:delText>285B</w:delText>
        </w:r>
        <w:r w:rsidR="0033544D" w:rsidRPr="00742779">
          <w:delText>Statutory</w:delText>
        </w:r>
      </w:del>
      <w:ins w:id="405" w:author="Seth Oranburg" w:date="2026-03-07T09:50:00Z" w16du:dateUtc="2026-03-07T14:50:00Z">
        <w:r w:rsidR="0033544D" w:rsidRPr="00742779">
          <w:t>Statutory</w:t>
        </w:r>
      </w:ins>
      <w:r w:rsidR="0033544D" w:rsidRPr="00742779">
        <w:t xml:space="preserve"> law can respond more quickly in theory. A legislature could enact comprehensive rules governing AI agents, specifying when principals are liable, what duties AI systems owe, and how third parties can verify authority. But legislatures face their own constraints. They must anticipate problems before they arise. They must build political coalitions to support new laws. They must draft rules general enough to apply across diverse circumstances but specific enough to provide meaningful guidance. These challenges explain why statutory business law often lags technological change by years or decades.</w:t>
      </w:r>
    </w:p>
    <w:p w14:paraId="759619A1" w14:textId="77777777" w:rsidR="0033544D" w:rsidRPr="00742779" w:rsidRDefault="00742779" w:rsidP="000E54B1">
      <w:del w:id="406" w:author="Seth Oranburg" w:date="2026-03-07T09:50:00Z" w16du:dateUtc="2026-03-07T14:50:00Z">
        <w:r w:rsidRPr="00742779">
          <w:rPr>
            <w:rFonts w:ascii="ZWAdobeF" w:hAnsi="ZWAdobeF" w:cs="ZWAdobeF"/>
            <w:sz w:val="2"/>
            <w:szCs w:val="2"/>
          </w:rPr>
          <w:delText>286B</w:delText>
        </w:r>
        <w:r w:rsidR="0033544D" w:rsidRPr="00742779">
          <w:delText>The</w:delText>
        </w:r>
      </w:del>
      <w:ins w:id="407" w:author="Seth Oranburg" w:date="2026-03-07T09:50:00Z" w16du:dateUtc="2026-03-07T14:50:00Z">
        <w:r w:rsidR="0033544D" w:rsidRPr="00742779">
          <w:t>The</w:t>
        </w:r>
      </w:ins>
      <w:r w:rsidR="0033544D" w:rsidRPr="00742779">
        <w:t xml:space="preserve"> decentralized autonomous organizations examined in Chapter 7 will illustrate this tension at its most extreme. Those entities use blockchain technology to eliminate human intermediaries from many business functions. The technology moves so quickly that common law cannot keep pace, and legislatures have only begun to grapple with how to regulate entities that have no traditional corporate form or human decision-makers in the usual sense.</w:t>
      </w:r>
    </w:p>
    <w:p w14:paraId="1A6229B5" w14:textId="77777777" w:rsidR="0033544D" w:rsidRPr="00742779" w:rsidRDefault="0033544D" w:rsidP="000E54B1">
      <w:pPr>
        <w:pStyle w:val="Heading2"/>
        <w:rPr>
          <w:rFonts w:eastAsia="Times New Roman"/>
        </w:rPr>
      </w:pPr>
      <w:r w:rsidRPr="00742779">
        <w:rPr>
          <w:rFonts w:eastAsia="Times New Roman"/>
        </w:rPr>
        <w:t>Authority to Bind the Principal</w:t>
      </w:r>
    </w:p>
    <w:p w14:paraId="42E6C4AB" w14:textId="77777777" w:rsidR="0033544D" w:rsidRPr="00742779" w:rsidRDefault="00742779" w:rsidP="000E54B1">
      <w:del w:id="408" w:author="Seth Oranburg" w:date="2026-03-07T09:50:00Z" w16du:dateUtc="2026-03-07T14:50:00Z">
        <w:r w:rsidRPr="00742779">
          <w:rPr>
            <w:rFonts w:ascii="ZWAdobeF" w:hAnsi="ZWAdobeF" w:cs="ZWAdobeF"/>
            <w:sz w:val="2"/>
            <w:szCs w:val="2"/>
          </w:rPr>
          <w:delText>287B</w:delText>
        </w:r>
        <w:r w:rsidR="0033544D" w:rsidRPr="00742779">
          <w:delText>Once</w:delText>
        </w:r>
      </w:del>
      <w:ins w:id="409" w:author="Seth Oranburg" w:date="2026-03-07T09:50:00Z" w16du:dateUtc="2026-03-07T14:50:00Z">
        <w:r w:rsidR="0033544D" w:rsidRPr="00742779">
          <w:t>Once</w:t>
        </w:r>
      </w:ins>
      <w:r w:rsidR="0033544D" w:rsidRPr="00742779">
        <w:t xml:space="preserve"> an agency relationship exists, the next question is whether the agent has authority to bind the principal. This is the question that matters most in commercial dealings. If an agent signs a contract, is the principal bound? If an agent makes representations, can third parties hold the principal to them? If an agent incurs an obligation, must the principal perform?</w:t>
      </w:r>
    </w:p>
    <w:p w14:paraId="2A13ABA4" w14:textId="77777777" w:rsidR="0033544D" w:rsidRPr="00742779" w:rsidRDefault="00742779" w:rsidP="000E54B1">
      <w:del w:id="410" w:author="Seth Oranburg" w:date="2026-03-07T09:50:00Z" w16du:dateUtc="2026-03-07T14:50:00Z">
        <w:r w:rsidRPr="00742779">
          <w:rPr>
            <w:rFonts w:ascii="ZWAdobeF" w:hAnsi="ZWAdobeF" w:cs="ZWAdobeF"/>
            <w:sz w:val="2"/>
            <w:szCs w:val="2"/>
          </w:rPr>
          <w:delText>288B</w:delText>
        </w:r>
        <w:r w:rsidR="0033544D" w:rsidRPr="00742779">
          <w:delText>Authority</w:delText>
        </w:r>
      </w:del>
      <w:ins w:id="411" w:author="Seth Oranburg" w:date="2026-03-07T09:50:00Z" w16du:dateUtc="2026-03-07T14:50:00Z">
        <w:r w:rsidR="0033544D" w:rsidRPr="00742779">
          <w:t>Authority</w:t>
        </w:r>
      </w:ins>
      <w:r w:rsidR="0033544D" w:rsidRPr="00742779">
        <w:t xml:space="preserve"> doctrine answers these questions by distinguishing among several sources of an agent</w:t>
      </w:r>
      <w:r w:rsidR="009F60D1" w:rsidRPr="00742779">
        <w:t>’</w:t>
      </w:r>
      <w:r w:rsidR="0033544D" w:rsidRPr="00742779">
        <w:t xml:space="preserve">s power to bind the principal. </w:t>
      </w:r>
      <w:r w:rsidR="0033544D" w:rsidRPr="00742779">
        <w:rPr>
          <w:rStyle w:val="Strong"/>
        </w:rPr>
        <w:t>Actual authority</w:t>
      </w:r>
      <w:r w:rsidR="0033544D" w:rsidRPr="00742779">
        <w:t xml:space="preserve"> arises from what the principal communicated to the agent. </w:t>
      </w:r>
      <w:r w:rsidR="0033544D" w:rsidRPr="00742779">
        <w:rPr>
          <w:rStyle w:val="Strong"/>
        </w:rPr>
        <w:t>Apparent authority</w:t>
      </w:r>
      <w:r w:rsidR="0033544D" w:rsidRPr="00742779">
        <w:t xml:space="preserve"> arises from what the principal communicated to third parties. </w:t>
      </w:r>
      <w:r w:rsidR="0033544D" w:rsidRPr="00742779">
        <w:rPr>
          <w:rStyle w:val="Strong"/>
        </w:rPr>
        <w:t>Ratification</w:t>
      </w:r>
      <w:r w:rsidR="0033544D" w:rsidRPr="00742779">
        <w:t xml:space="preserve"> occurs when the principal, after the fact, adopts an unauthorized act. </w:t>
      </w:r>
      <w:r w:rsidR="0033544D" w:rsidRPr="00742779">
        <w:rPr>
          <w:rStyle w:val="Strong"/>
        </w:rPr>
        <w:lastRenderedPageBreak/>
        <w:t>Estoppel</w:t>
      </w:r>
      <w:r w:rsidR="0033544D" w:rsidRPr="00742779">
        <w:t xml:space="preserve"> may bind a principal who would otherwise escape liability if the principal</w:t>
      </w:r>
      <w:r w:rsidR="009F60D1" w:rsidRPr="00742779">
        <w:t>’</w:t>
      </w:r>
      <w:r w:rsidR="0033544D" w:rsidRPr="00742779">
        <w:t>s conduct led third parties to change position in reliance.</w:t>
      </w:r>
    </w:p>
    <w:p w14:paraId="4FAC6C0C" w14:textId="77777777" w:rsidR="0033544D" w:rsidRPr="00742779" w:rsidRDefault="00742779" w:rsidP="000E54B1">
      <w:del w:id="412" w:author="Seth Oranburg" w:date="2026-03-07T09:50:00Z" w16du:dateUtc="2026-03-07T14:50:00Z">
        <w:r w:rsidRPr="00742779">
          <w:rPr>
            <w:rFonts w:ascii="ZWAdobeF" w:hAnsi="ZWAdobeF" w:cs="ZWAdobeF"/>
            <w:sz w:val="2"/>
            <w:szCs w:val="2"/>
          </w:rPr>
          <w:delText>289B</w:delText>
        </w:r>
        <w:r w:rsidR="0033544D" w:rsidRPr="00742779">
          <w:delText>These</w:delText>
        </w:r>
      </w:del>
      <w:ins w:id="413" w:author="Seth Oranburg" w:date="2026-03-07T09:50:00Z" w16du:dateUtc="2026-03-07T14:50:00Z">
        <w:r w:rsidR="0033544D" w:rsidRPr="00742779">
          <w:t>These</w:t>
        </w:r>
      </w:ins>
      <w:r w:rsidR="0033544D" w:rsidRPr="00742779">
        <w:t xml:space="preserve"> doctrines work together to allocate the risks of delegation between principals and third parties. The general principle is that principals bear the consequences of the appearances they create, even when agents exceed the authority the principals intended to grant. This principle flows directly from the stranger problem identified in Chapter 1: third parties cannot be expected to audit private agreements, so the law protects those who rely on publicly observable signals.</w:t>
      </w:r>
    </w:p>
    <w:p w14:paraId="24B9EE6A" w14:textId="77777777" w:rsidR="0033544D" w:rsidRPr="00742779" w:rsidRDefault="0033544D" w:rsidP="000E54B1">
      <w:pPr>
        <w:pStyle w:val="Heading3"/>
        <w:rPr>
          <w:rFonts w:eastAsia="Times New Roman"/>
        </w:rPr>
      </w:pPr>
      <w:r w:rsidRPr="00742779">
        <w:rPr>
          <w:rFonts w:eastAsia="Times New Roman"/>
        </w:rPr>
        <w:t>Actual Authority</w:t>
      </w:r>
    </w:p>
    <w:p w14:paraId="0BFC1B1F" w14:textId="77777777" w:rsidR="0033544D" w:rsidRPr="00742779" w:rsidRDefault="00742779" w:rsidP="000E54B1">
      <w:pPr>
        <w:pPrChange w:id="414" w:author="Seth Oranburg" w:date="2026-03-07T09:50:00Z" w16du:dateUtc="2026-03-07T14:50:00Z">
          <w:pPr>
            <w:pStyle w:val="NormalWeb"/>
          </w:pPr>
        </w:pPrChange>
      </w:pPr>
      <w:del w:id="415" w:author="Seth Oranburg" w:date="2026-03-07T09:50:00Z" w16du:dateUtc="2026-03-07T14:50:00Z">
        <w:r w:rsidRPr="00742779">
          <w:rPr>
            <w:rFonts w:ascii="ZWAdobeF" w:hAnsi="ZWAdobeF" w:cs="ZWAdobeF"/>
            <w:sz w:val="2"/>
            <w:szCs w:val="2"/>
          </w:rPr>
          <w:delText>290B</w:delText>
        </w:r>
        <w:r w:rsidR="0033544D" w:rsidRPr="00742779">
          <w:delText>Actual</w:delText>
        </w:r>
      </w:del>
      <w:ins w:id="416" w:author="Seth Oranburg" w:date="2026-03-07T09:50:00Z" w16du:dateUtc="2026-03-07T14:50:00Z">
        <w:r w:rsidR="0033544D" w:rsidRPr="00742779">
          <w:t>Actual</w:t>
        </w:r>
      </w:ins>
      <w:r w:rsidR="0033544D" w:rsidRPr="00742779">
        <w:t xml:space="preserve"> authority exists when the agent reasonably believes, based on the principal</w:t>
      </w:r>
      <w:r w:rsidR="009F60D1" w:rsidRPr="00742779">
        <w:t>’</w:t>
      </w:r>
      <w:r w:rsidR="0033544D" w:rsidRPr="00742779">
        <w:t>s manifestations, that the principal has authorized the agent to act.</w:t>
      </w:r>
      <w:r w:rsidR="0033544D">
        <w:fldChar w:fldCharType="begin"/>
      </w:r>
      <w:r w:rsidR="0033544D">
        <w:instrText>HYPERLINK \l "fn27-11647" \o "Jump to citation"</w:instrText>
      </w:r>
      <w:r w:rsidR="0033544D">
        <w:fldChar w:fldCharType="separate"/>
      </w:r>
      <w:r w:rsidR="0033544D" w:rsidRPr="00742779">
        <w:rPr>
          <w:rStyle w:val="Hyperlink"/>
          <w:color w:val="auto"/>
          <w:u w:val="none"/>
        </w:rPr>
        <w:t>[27</w:t>
      </w:r>
      <w:r w:rsidR="00F506C8" w:rsidRPr="00742779">
        <w:rPr>
          <w:rStyle w:val="Hyperlink"/>
          <w:color w:val="auto"/>
          <w:u w:val="none"/>
        </w:rPr>
        <w:t>]</w:t>
      </w:r>
      <w:r w:rsidR="0033544D">
        <w:fldChar w:fldCharType="end"/>
      </w:r>
      <w:r w:rsidR="0033544D" w:rsidRPr="00742779">
        <w:t xml:space="preserve"> A </w:t>
      </w:r>
      <w:r w:rsidR="0033544D" w:rsidRPr="00742779">
        <w:rPr>
          <w:rStyle w:val="Strong"/>
        </w:rPr>
        <w:t>manifestation</w:t>
      </w:r>
      <w:r w:rsidR="0033544D" w:rsidRPr="00742779">
        <w:t xml:space="preserve"> is something the principal said or did that conveys meaning to the agent. The key phrase is </w:t>
      </w:r>
      <w:r w:rsidR="009F60D1" w:rsidRPr="00742779">
        <w:t>“</w:t>
      </w:r>
      <w:r w:rsidR="0033544D" w:rsidRPr="00742779">
        <w:t>the principal</w:t>
      </w:r>
      <w:r w:rsidR="009F60D1" w:rsidRPr="00742779">
        <w:t>’</w:t>
      </w:r>
      <w:r w:rsidR="0033544D" w:rsidRPr="00742779">
        <w:t>s manifestations.</w:t>
      </w:r>
      <w:r w:rsidR="009F60D1" w:rsidRPr="00742779">
        <w:t>”</w:t>
      </w:r>
      <w:r w:rsidR="0033544D" w:rsidRPr="00742779">
        <w:t xml:space="preserve"> Authority does not arise from what the agent wants to do or from what third parties expect. It arises from what the principal communicated to the agent.</w:t>
      </w:r>
    </w:p>
    <w:p w14:paraId="61A93A18" w14:textId="77777777" w:rsidR="0033544D" w:rsidRPr="00742779" w:rsidRDefault="00742779" w:rsidP="000E54B1">
      <w:del w:id="417" w:author="Seth Oranburg" w:date="2026-03-07T09:50:00Z" w16du:dateUtc="2026-03-07T14:50:00Z">
        <w:r w:rsidRPr="00742779">
          <w:rPr>
            <w:rFonts w:ascii="ZWAdobeF" w:hAnsi="ZWAdobeF" w:cs="ZWAdobeF"/>
            <w:sz w:val="2"/>
            <w:szCs w:val="2"/>
          </w:rPr>
          <w:delText>291B</w:delText>
        </w:r>
        <w:r w:rsidR="0033544D" w:rsidRPr="00742779">
          <w:delText>The</w:delText>
        </w:r>
      </w:del>
      <w:ins w:id="418" w:author="Seth Oranburg" w:date="2026-03-07T09:50:00Z" w16du:dateUtc="2026-03-07T14:50:00Z">
        <w:r w:rsidR="0033544D" w:rsidRPr="00742779">
          <w:t>The</w:t>
        </w:r>
      </w:ins>
      <w:r w:rsidR="0033544D" w:rsidRPr="00742779">
        <w:t xml:space="preserve"> Restatement distinguishes between express and implied actual authority. </w:t>
      </w:r>
      <w:r w:rsidR="0033544D" w:rsidRPr="00742779">
        <w:rPr>
          <w:rStyle w:val="Strong"/>
        </w:rPr>
        <w:t>Express actual authority</w:t>
      </w:r>
      <w:r w:rsidR="0033544D" w:rsidRPr="00742779">
        <w:t xml:space="preserve"> arises from explicit instructions: </w:t>
      </w:r>
      <w:r w:rsidR="009F60D1" w:rsidRPr="00742779">
        <w:t>“</w:t>
      </w:r>
      <w:r w:rsidR="0033544D" w:rsidRPr="00742779">
        <w:t>Sign this contract.</w:t>
      </w:r>
      <w:r w:rsidR="009F60D1" w:rsidRPr="00742779">
        <w:t>”</w:t>
      </w:r>
      <w:r w:rsidR="0033544D" w:rsidRPr="00742779">
        <w:t xml:space="preserve"> </w:t>
      </w:r>
      <w:r w:rsidR="009F60D1" w:rsidRPr="00742779">
        <w:t>“</w:t>
      </w:r>
      <w:r w:rsidR="0033544D" w:rsidRPr="00742779">
        <w:t>Hire three assistants.</w:t>
      </w:r>
      <w:r w:rsidR="009F60D1" w:rsidRPr="00742779">
        <w:t>”</w:t>
      </w:r>
      <w:r w:rsidR="0033544D" w:rsidRPr="00742779">
        <w:t xml:space="preserve"> </w:t>
      </w:r>
      <w:r w:rsidR="009F60D1" w:rsidRPr="00742779">
        <w:t>“</w:t>
      </w:r>
      <w:r w:rsidR="0033544D" w:rsidRPr="00742779">
        <w:t>Offer customers a 10 percent discount.</w:t>
      </w:r>
      <w:r w:rsidR="009F60D1" w:rsidRPr="00742779">
        <w:t>”</w:t>
      </w:r>
      <w:r w:rsidR="0033544D" w:rsidRPr="00742779">
        <w:t xml:space="preserve"> The scope of the authority is what the principal</w:t>
      </w:r>
      <w:r w:rsidR="009F60D1" w:rsidRPr="00742779">
        <w:t>’</w:t>
      </w:r>
      <w:r w:rsidR="0033544D" w:rsidRPr="00742779">
        <w:t>s words reasonably convey to someone in the agent</w:t>
      </w:r>
      <w:r w:rsidR="009F60D1" w:rsidRPr="00742779">
        <w:t>’</w:t>
      </w:r>
      <w:r w:rsidR="0033544D" w:rsidRPr="00742779">
        <w:t>s position.</w:t>
      </w:r>
    </w:p>
    <w:p w14:paraId="34268FA6" w14:textId="77777777" w:rsidR="0033544D" w:rsidRPr="00742779" w:rsidRDefault="00742779" w:rsidP="000E54B1">
      <w:del w:id="419" w:author="Seth Oranburg" w:date="2026-03-07T09:50:00Z" w16du:dateUtc="2026-03-07T14:50:00Z">
        <w:r w:rsidRPr="00742779">
          <w:rPr>
            <w:rStyle w:val="Strong"/>
            <w:rFonts w:ascii="ZWAdobeF" w:hAnsi="ZWAdobeF" w:cs="ZWAdobeF"/>
            <w:b w:val="0"/>
            <w:sz w:val="2"/>
            <w:szCs w:val="2"/>
          </w:rPr>
          <w:delText>292B</w:delText>
        </w:r>
        <w:r w:rsidR="0033544D" w:rsidRPr="00742779">
          <w:rPr>
            <w:rStyle w:val="Strong"/>
          </w:rPr>
          <w:delText>Implied</w:delText>
        </w:r>
      </w:del>
      <w:ins w:id="420" w:author="Seth Oranburg" w:date="2026-03-07T09:50:00Z" w16du:dateUtc="2026-03-07T14:50:00Z">
        <w:r w:rsidR="0033544D" w:rsidRPr="00742779">
          <w:rPr>
            <w:rStyle w:val="Strong"/>
          </w:rPr>
          <w:t>Implied</w:t>
        </w:r>
      </w:ins>
      <w:r w:rsidR="0033544D" w:rsidRPr="00742779">
        <w:rPr>
          <w:rStyle w:val="Strong"/>
        </w:rPr>
        <w:t xml:space="preserve"> actual authority</w:t>
      </w:r>
      <w:r w:rsidR="0033544D" w:rsidRPr="00742779">
        <w:t xml:space="preserve"> arises from circumstances surrounding the express grant. When a principal hires someone for a particular role, the principal impliedly authorizes the acts that are customary, necessary, or incident to performing that role. </w:t>
      </w:r>
      <w:r w:rsidR="0033544D" w:rsidRPr="00742779">
        <w:rPr>
          <w:rStyle w:val="Strong"/>
        </w:rPr>
        <w:t>Customary</w:t>
      </w:r>
      <w:r w:rsidR="0033544D" w:rsidRPr="00742779">
        <w:t xml:space="preserve"> means typical or usual for that kind of work. </w:t>
      </w:r>
      <w:r w:rsidR="0033544D" w:rsidRPr="00742779">
        <w:rPr>
          <w:rStyle w:val="Strong"/>
        </w:rPr>
        <w:t>Necessary</w:t>
      </w:r>
      <w:r w:rsidR="0033544D" w:rsidRPr="00742779">
        <w:t xml:space="preserve"> means required to accomplish the assigned task. </w:t>
      </w:r>
      <w:r w:rsidR="0033544D" w:rsidRPr="00742779">
        <w:rPr>
          <w:rStyle w:val="Strong"/>
        </w:rPr>
        <w:t>Incident to</w:t>
      </w:r>
      <w:r w:rsidR="0033544D" w:rsidRPr="00742779">
        <w:t xml:space="preserve"> means naturally flowing from or closely connected to the assigned task.</w:t>
      </w:r>
    </w:p>
    <w:p w14:paraId="4661A07B" w14:textId="77777777" w:rsidR="0033544D" w:rsidRPr="00742779" w:rsidRDefault="00742779" w:rsidP="000E54B1">
      <w:del w:id="421" w:author="Seth Oranburg" w:date="2026-03-07T09:50:00Z" w16du:dateUtc="2026-03-07T14:50:00Z">
        <w:r w:rsidRPr="00742779">
          <w:rPr>
            <w:rFonts w:ascii="ZWAdobeF" w:hAnsi="ZWAdobeF" w:cs="ZWAdobeF"/>
            <w:sz w:val="2"/>
            <w:szCs w:val="2"/>
          </w:rPr>
          <w:delText>293B</w:delText>
        </w:r>
        <w:r w:rsidR="0033544D" w:rsidRPr="00742779">
          <w:delText>A</w:delText>
        </w:r>
      </w:del>
      <w:ins w:id="422" w:author="Seth Oranburg" w:date="2026-03-07T09:50:00Z" w16du:dateUtc="2026-03-07T14:50:00Z">
        <w:r w:rsidR="0033544D" w:rsidRPr="00742779">
          <w:t>A</w:t>
        </w:r>
      </w:ins>
      <w:r w:rsidR="0033544D" w:rsidRPr="00742779">
        <w:t xml:space="preserve"> general manager hired to oversee operations typically has implied authority to hire staff, purchase routine supplies, and handle day-to-day decisions, even if those specific acts were never enumerated. The principal need not specify every detail. By appointing someone to a particular role, the principal impliedly grants the authority needed to perform that role effectively.</w:t>
      </w:r>
    </w:p>
    <w:p w14:paraId="2A566BF9" w14:textId="77777777" w:rsidR="0033544D" w:rsidRPr="00742779" w:rsidRDefault="00742779" w:rsidP="000E54B1">
      <w:del w:id="423" w:author="Seth Oranburg" w:date="2026-03-07T09:50:00Z" w16du:dateUtc="2026-03-07T14:50:00Z">
        <w:r w:rsidRPr="00742779">
          <w:rPr>
            <w:rFonts w:ascii="ZWAdobeF" w:hAnsi="ZWAdobeF" w:cs="ZWAdobeF"/>
            <w:sz w:val="2"/>
            <w:szCs w:val="2"/>
          </w:rPr>
          <w:delText>294B</w:delText>
        </w:r>
        <w:r w:rsidR="0033544D" w:rsidRPr="00742779">
          <w:delText>The</w:delText>
        </w:r>
      </w:del>
      <w:ins w:id="424" w:author="Seth Oranburg" w:date="2026-03-07T09:50:00Z" w16du:dateUtc="2026-03-07T14:50:00Z">
        <w:r w:rsidR="0033544D" w:rsidRPr="00742779">
          <w:t>The</w:t>
        </w:r>
      </w:ins>
      <w:r w:rsidR="0033544D" w:rsidRPr="00742779">
        <w:t xml:space="preserve"> Restatement offers guidance on determining implied authority:</w:t>
      </w:r>
    </w:p>
    <w:p w14:paraId="5078E867" w14:textId="77777777" w:rsidR="0033544D" w:rsidRPr="00742779" w:rsidRDefault="00742779" w:rsidP="000E54B1">
      <w:pPr>
        <w:spacing w:before="100" w:after="100"/>
        <w:ind w:left="720" w:right="720"/>
        <w:divId w:val="1783066148"/>
        <w:pPrChange w:id="425" w:author="Seth Oranburg" w:date="2026-03-07T09:50:00Z" w16du:dateUtc="2026-03-07T14:50:00Z">
          <w:pPr>
            <w:pStyle w:val="NormalWeb"/>
            <w:spacing w:before="100" w:after="100"/>
            <w:ind w:left="720" w:right="720"/>
            <w:divId w:val="1783066148"/>
          </w:pPr>
        </w:pPrChange>
      </w:pPr>
      <w:del w:id="426" w:author="Seth Oranburg" w:date="2026-03-07T09:50:00Z" w16du:dateUtc="2026-03-07T14:50:00Z">
        <w:r w:rsidRPr="00742779">
          <w:rPr>
            <w:rFonts w:ascii="ZWAdobeF" w:hAnsi="ZWAdobeF" w:cs="ZWAdobeF"/>
            <w:sz w:val="2"/>
            <w:szCs w:val="2"/>
          </w:rPr>
          <w:delText>295B</w:delText>
        </w:r>
        <w:r w:rsidR="0033544D" w:rsidRPr="00742779">
          <w:delText>It</w:delText>
        </w:r>
      </w:del>
      <w:ins w:id="427" w:author="Seth Oranburg" w:date="2026-03-07T09:50:00Z" w16du:dateUtc="2026-03-07T14:50:00Z">
        <w:r w:rsidR="0033544D" w:rsidRPr="00742779">
          <w:t>It</w:t>
        </w:r>
      </w:ins>
      <w:r w:rsidR="0033544D" w:rsidRPr="00742779">
        <w:t xml:space="preserve"> must be determined whether the agent reasonably believes because of present or past conduct of the principal that the principal wishes him to act in a certain way or to have certain </w:t>
      </w:r>
      <w:r w:rsidR="0033544D" w:rsidRPr="00742779">
        <w:lastRenderedPageBreak/>
        <w:t>authority. The nature of the task or job may be another factor to consider. Implied authority may be necessary in order to implement the express authority. The existence of prior similar practices is one of the most important factors.</w:t>
      </w:r>
      <w:r w:rsidR="0033544D">
        <w:fldChar w:fldCharType="begin"/>
      </w:r>
      <w:r w:rsidR="0033544D">
        <w:instrText>HYPERLINK \l "fn27-11647" \o "Jump to citation"</w:instrText>
      </w:r>
      <w:r w:rsidR="0033544D">
        <w:fldChar w:fldCharType="separate"/>
      </w:r>
      <w:r w:rsidR="0033544D" w:rsidRPr="00742779">
        <w:rPr>
          <w:rStyle w:val="Hyperlink"/>
          <w:color w:val="auto"/>
          <w:u w:val="none"/>
        </w:rPr>
        <w:t>[27</w:t>
      </w:r>
      <w:r w:rsidR="00F506C8" w:rsidRPr="00742779">
        <w:rPr>
          <w:rStyle w:val="Hyperlink"/>
          <w:color w:val="auto"/>
          <w:u w:val="none"/>
        </w:rPr>
        <w:t>]</w:t>
      </w:r>
      <w:r w:rsidR="0033544D">
        <w:fldChar w:fldCharType="end"/>
      </w:r>
    </w:p>
    <w:p w14:paraId="4978930E" w14:textId="77777777" w:rsidR="0033544D" w:rsidRPr="00742779" w:rsidRDefault="00742779" w:rsidP="000E54B1">
      <w:del w:id="428" w:author="Seth Oranburg" w:date="2026-03-07T09:50:00Z" w16du:dateUtc="2026-03-07T14:50:00Z">
        <w:r w:rsidRPr="00742779">
          <w:rPr>
            <w:rFonts w:ascii="ZWAdobeF" w:hAnsi="ZWAdobeF" w:cs="ZWAdobeF"/>
            <w:sz w:val="2"/>
            <w:szCs w:val="2"/>
          </w:rPr>
          <w:delText>296B</w:delText>
        </w:r>
        <w:r w:rsidR="0033544D" w:rsidRPr="00742779">
          <w:delText>Notice</w:delText>
        </w:r>
      </w:del>
      <w:ins w:id="429" w:author="Seth Oranburg" w:date="2026-03-07T09:50:00Z" w16du:dateUtc="2026-03-07T14:50:00Z">
        <w:r w:rsidR="0033544D" w:rsidRPr="00742779">
          <w:t>Notice</w:t>
        </w:r>
      </w:ins>
      <w:r w:rsidR="0033544D" w:rsidRPr="00742779">
        <w:t xml:space="preserve"> what matters: the principal</w:t>
      </w:r>
      <w:r w:rsidR="009F60D1" w:rsidRPr="00742779">
        <w:t>’</w:t>
      </w:r>
      <w:r w:rsidR="0033544D" w:rsidRPr="00742779">
        <w:t>s present or past conduct, the nature of the task, the need to implement express authority, and prior similar practices. These are the factors courts examine when an agent claims authority the principal never explicitly granted.</w:t>
      </w:r>
    </w:p>
    <w:p w14:paraId="31AE5F8C" w14:textId="77777777" w:rsidR="0033544D" w:rsidRPr="00742779" w:rsidRDefault="00742779" w:rsidP="000E54B1">
      <w:del w:id="430" w:author="Seth Oranburg" w:date="2026-03-07T09:50:00Z" w16du:dateUtc="2026-03-07T14:50:00Z">
        <w:r w:rsidRPr="00742779">
          <w:rPr>
            <w:rFonts w:ascii="ZWAdobeF" w:hAnsi="ZWAdobeF" w:cs="ZWAdobeF"/>
            <w:sz w:val="2"/>
            <w:szCs w:val="2"/>
          </w:rPr>
          <w:delText>297B</w:delText>
        </w:r>
        <w:r w:rsidR="0033544D" w:rsidRPr="00742779">
          <w:delText>This</w:delText>
        </w:r>
      </w:del>
      <w:ins w:id="431" w:author="Seth Oranburg" w:date="2026-03-07T09:50:00Z" w16du:dateUtc="2026-03-07T14:50:00Z">
        <w:r w:rsidR="0033544D" w:rsidRPr="00742779">
          <w:t>This</w:t>
        </w:r>
      </w:ins>
      <w:r w:rsidR="0033544D" w:rsidRPr="00742779">
        <w:t xml:space="preserve"> approach reflects common law reasoning at work. Rather than providing a fixed rule, the Restatement offers factors that courts weigh in context. Different cases will emphasize different factors depending on the circumstances. Two disputes that look similar might reach opposite results because the factual details differ. This flexibility allows common law to accommodate the infinite variety of business relationships. But it also means that parties cannot always predict outcomes with confidence.</w:t>
      </w:r>
    </w:p>
    <w:p w14:paraId="09944113" w14:textId="77777777" w:rsidR="0033544D" w:rsidRPr="00742779" w:rsidRDefault="0033544D" w:rsidP="000E54B1">
      <w:pPr>
        <w:pStyle w:val="Heading3"/>
        <w:rPr>
          <w:rFonts w:eastAsia="Times New Roman"/>
        </w:rPr>
      </w:pPr>
      <w:r w:rsidRPr="00742779">
        <w:rPr>
          <w:rFonts w:eastAsia="Times New Roman"/>
        </w:rPr>
        <w:t>Mill Street Church: The Anatomy of Implied Authority</w:t>
      </w:r>
    </w:p>
    <w:p w14:paraId="179126C2" w14:textId="77777777" w:rsidR="0033544D" w:rsidRPr="00742779" w:rsidRDefault="00742779" w:rsidP="000E54B1">
      <w:pPr>
        <w:pPrChange w:id="432" w:author="Seth Oranburg" w:date="2026-03-07T09:50:00Z" w16du:dateUtc="2026-03-07T14:50:00Z">
          <w:pPr>
            <w:pStyle w:val="NormalWeb"/>
          </w:pPr>
        </w:pPrChange>
      </w:pPr>
      <w:del w:id="433" w:author="Seth Oranburg" w:date="2026-03-07T09:50:00Z" w16du:dateUtc="2026-03-07T14:50:00Z">
        <w:r w:rsidRPr="00742779">
          <w:rPr>
            <w:rStyle w:val="Emphasis"/>
            <w:rFonts w:ascii="ZWAdobeF" w:hAnsi="ZWAdobeF" w:cs="ZWAdobeF"/>
            <w:i w:val="0"/>
            <w:sz w:val="2"/>
            <w:szCs w:val="2"/>
          </w:rPr>
          <w:delText>298B</w:delText>
        </w:r>
        <w:r w:rsidR="0033544D" w:rsidRPr="00742779">
          <w:rPr>
            <w:rStyle w:val="Emphasis"/>
          </w:rPr>
          <w:delText>Mill</w:delText>
        </w:r>
      </w:del>
      <w:ins w:id="434" w:author="Seth Oranburg" w:date="2026-03-07T09:50:00Z" w16du:dateUtc="2026-03-07T14:50:00Z">
        <w:r w:rsidR="0033544D" w:rsidRPr="00742779">
          <w:rPr>
            <w:rStyle w:val="Emphasis"/>
          </w:rPr>
          <w:t>Mill</w:t>
        </w:r>
      </w:ins>
      <w:r w:rsidR="0033544D" w:rsidRPr="00742779">
        <w:rPr>
          <w:rStyle w:val="Emphasis"/>
        </w:rPr>
        <w:t xml:space="preserve"> Street Church of Christ v. Hogan</w:t>
      </w:r>
      <w:r w:rsidR="0033544D" w:rsidRPr="00742779">
        <w:t xml:space="preserve"> provides a detailed illustration of implied authority analysis.</w:t>
      </w:r>
      <w:r w:rsidR="0033544D">
        <w:fldChar w:fldCharType="begin"/>
      </w:r>
      <w:r w:rsidR="0033544D">
        <w:instrText>HYPERLINK \l "fn24-11647" \o "Jump to citation"</w:instrText>
      </w:r>
      <w:r w:rsidR="0033544D">
        <w:fldChar w:fldCharType="separate"/>
      </w:r>
      <w:r w:rsidR="0033544D" w:rsidRPr="00742779">
        <w:rPr>
          <w:rStyle w:val="Hyperlink"/>
          <w:color w:val="auto"/>
          <w:u w:val="none"/>
        </w:rPr>
        <w:t>[24</w:t>
      </w:r>
      <w:r w:rsidR="00EE2871" w:rsidRPr="00742779">
        <w:rPr>
          <w:rStyle w:val="Hyperlink"/>
          <w:color w:val="auto"/>
          <w:u w:val="none"/>
        </w:rPr>
        <w:t>]</w:t>
      </w:r>
      <w:r w:rsidR="0033544D">
        <w:fldChar w:fldCharType="end"/>
      </w:r>
      <w:r w:rsidR="0033544D" w:rsidRPr="00742779">
        <w:t xml:space="preserve"> The Elders hired Bill Hogan to paint the church. Bill was a church member who had done similar work before. The Elders anticipated Bill might need help and planned to have Gary Petty assist if needed. But they never communicated this plan to Bill.</w:t>
      </w:r>
    </w:p>
    <w:p w14:paraId="3688A470" w14:textId="77777777" w:rsidR="0033544D" w:rsidRPr="00742779" w:rsidRDefault="00742779" w:rsidP="000E54B1">
      <w:del w:id="435" w:author="Seth Oranburg" w:date="2026-03-07T09:50:00Z" w16du:dateUtc="2026-03-07T14:50:00Z">
        <w:r w:rsidRPr="00742779">
          <w:rPr>
            <w:rFonts w:ascii="ZWAdobeF" w:hAnsi="ZWAdobeF" w:cs="ZWAdobeF"/>
            <w:sz w:val="2"/>
            <w:szCs w:val="2"/>
          </w:rPr>
          <w:delText>299B</w:delText>
        </w:r>
        <w:r w:rsidR="0033544D" w:rsidRPr="00742779">
          <w:delText>When</w:delText>
        </w:r>
      </w:del>
      <w:ins w:id="436" w:author="Seth Oranburg" w:date="2026-03-07T09:50:00Z" w16du:dateUtc="2026-03-07T14:50:00Z">
        <w:r w:rsidR="0033544D" w:rsidRPr="00742779">
          <w:t>When</w:t>
        </w:r>
      </w:ins>
      <w:r w:rsidR="0033544D" w:rsidRPr="00742779">
        <w:t xml:space="preserve"> Bill reached the difficult baptistry portion, he could not safely complete the work alone. He needed help. After speaking briefly with Dr. Waggoner, who mentioned only that Petty was hard to reach, Bill hired his brother Sam as he had done on previous church jobs. The church had paid Sam</w:t>
      </w:r>
      <w:r w:rsidR="009F60D1" w:rsidRPr="00742779">
        <w:t>’</w:t>
      </w:r>
      <w:r w:rsidR="0033544D" w:rsidRPr="00742779">
        <w:t>s wages on those earlier projects without objection.</w:t>
      </w:r>
    </w:p>
    <w:p w14:paraId="33192CDD" w14:textId="77777777" w:rsidR="0033544D" w:rsidRPr="00742779" w:rsidRDefault="00742779" w:rsidP="000E54B1">
      <w:del w:id="437" w:author="Seth Oranburg" w:date="2026-03-07T09:50:00Z" w16du:dateUtc="2026-03-07T14:50:00Z">
        <w:r w:rsidRPr="00742779">
          <w:rPr>
            <w:rFonts w:ascii="ZWAdobeF" w:hAnsi="ZWAdobeF" w:cs="ZWAdobeF"/>
            <w:sz w:val="2"/>
            <w:szCs w:val="2"/>
          </w:rPr>
          <w:delText>300B</w:delText>
        </w:r>
        <w:r w:rsidR="0033544D" w:rsidRPr="00742779">
          <w:delText>Sam</w:delText>
        </w:r>
      </w:del>
      <w:ins w:id="438" w:author="Seth Oranburg" w:date="2026-03-07T09:50:00Z" w16du:dateUtc="2026-03-07T14:50:00Z">
        <w:r w:rsidR="0033544D" w:rsidRPr="00742779">
          <w:t>Sam</w:t>
        </w:r>
      </w:ins>
      <w:r w:rsidR="0033544D" w:rsidRPr="00742779">
        <w:t xml:space="preserve"> fell and was injured. The question was whether Sam was the church</w:t>
      </w:r>
      <w:r w:rsidR="009F60D1" w:rsidRPr="00742779">
        <w:t>’</w:t>
      </w:r>
      <w:r w:rsidR="0033544D" w:rsidRPr="00742779">
        <w:t>s employee, entitled to workers</w:t>
      </w:r>
      <w:r w:rsidR="009F60D1" w:rsidRPr="00742779">
        <w:t>’</w:t>
      </w:r>
      <w:r w:rsidR="0033544D" w:rsidRPr="00742779">
        <w:t xml:space="preserve"> compensation, or merely Bill</w:t>
      </w:r>
      <w:r w:rsidR="009F60D1" w:rsidRPr="00742779">
        <w:t>’</w:t>
      </w:r>
      <w:r w:rsidR="0033544D" w:rsidRPr="00742779">
        <w:t xml:space="preserve">s personal hire. </w:t>
      </w:r>
      <w:r w:rsidR="0033544D" w:rsidRPr="00742779">
        <w:rPr>
          <w:rStyle w:val="Strong"/>
        </w:rPr>
        <w:t>Workers</w:t>
      </w:r>
      <w:r w:rsidR="009F60D1" w:rsidRPr="00742779">
        <w:rPr>
          <w:rStyle w:val="Strong"/>
        </w:rPr>
        <w:t>’</w:t>
      </w:r>
      <w:r w:rsidR="0033544D" w:rsidRPr="00742779">
        <w:rPr>
          <w:rStyle w:val="Strong"/>
        </w:rPr>
        <w:t xml:space="preserve"> compensation</w:t>
      </w:r>
      <w:r w:rsidR="0033544D" w:rsidRPr="00742779">
        <w:t xml:space="preserve"> is an insurance system that provides medical benefits and wage replacement to workers injured on the job. If Sam was the church</w:t>
      </w:r>
      <w:r w:rsidR="009F60D1" w:rsidRPr="00742779">
        <w:t>’</w:t>
      </w:r>
      <w:r w:rsidR="0033544D" w:rsidRPr="00742779">
        <w:t>s employee, the church</w:t>
      </w:r>
      <w:r w:rsidR="009F60D1" w:rsidRPr="00742779">
        <w:t>’</w:t>
      </w:r>
      <w:r w:rsidR="0033544D" w:rsidRPr="00742779">
        <w:t>s workers</w:t>
      </w:r>
      <w:r w:rsidR="009F60D1" w:rsidRPr="00742779">
        <w:t>’</w:t>
      </w:r>
      <w:r w:rsidR="0033544D" w:rsidRPr="00742779">
        <w:t xml:space="preserve"> compensation insurance would cover his medical bills and lost wages. If Sam was only Bill</w:t>
      </w:r>
      <w:r w:rsidR="009F60D1" w:rsidRPr="00742779">
        <w:t>’</w:t>
      </w:r>
      <w:r w:rsidR="0033544D" w:rsidRPr="00742779">
        <w:t>s personal hire, Sam would have to sue Bill directly for his losses.</w:t>
      </w:r>
    </w:p>
    <w:p w14:paraId="67DADB65" w14:textId="77777777" w:rsidR="0033544D" w:rsidRPr="00742779" w:rsidRDefault="00742779" w:rsidP="000E54B1">
      <w:del w:id="439" w:author="Seth Oranburg" w:date="2026-03-07T09:50:00Z" w16du:dateUtc="2026-03-07T14:50:00Z">
        <w:r w:rsidRPr="00742779">
          <w:rPr>
            <w:rFonts w:ascii="ZWAdobeF" w:hAnsi="ZWAdobeF" w:cs="ZWAdobeF"/>
            <w:sz w:val="2"/>
            <w:szCs w:val="2"/>
          </w:rPr>
          <w:delText>301B</w:delText>
        </w:r>
        <w:r w:rsidR="0033544D" w:rsidRPr="00742779">
          <w:delText>The</w:delText>
        </w:r>
      </w:del>
      <w:ins w:id="440" w:author="Seth Oranburg" w:date="2026-03-07T09:50:00Z" w16du:dateUtc="2026-03-07T14:50:00Z">
        <w:r w:rsidR="0033544D" w:rsidRPr="00742779">
          <w:t>The</w:t>
        </w:r>
      </w:ins>
      <w:r w:rsidR="0033544D" w:rsidRPr="00742779">
        <w:t xml:space="preserve"> Kentucky Court of Appeals held that Bill had implied authority to hire Sam. The court applied the Restatement factors:</w:t>
      </w:r>
    </w:p>
    <w:p w14:paraId="521FABF9" w14:textId="77777777" w:rsidR="0033544D" w:rsidRPr="00742779" w:rsidRDefault="00742779" w:rsidP="000E54B1">
      <w:del w:id="441" w:author="Seth Oranburg" w:date="2026-03-07T09:50:00Z" w16du:dateUtc="2026-03-07T14:50:00Z">
        <w:r w:rsidRPr="00742779">
          <w:rPr>
            <w:rStyle w:val="Strong"/>
            <w:rFonts w:ascii="ZWAdobeF" w:hAnsi="ZWAdobeF" w:cs="ZWAdobeF"/>
            <w:b w:val="0"/>
            <w:sz w:val="2"/>
            <w:szCs w:val="2"/>
          </w:rPr>
          <w:lastRenderedPageBreak/>
          <w:delText>302B</w:delText>
        </w:r>
        <w:r w:rsidR="0033544D" w:rsidRPr="00742779">
          <w:rPr>
            <w:rStyle w:val="Strong"/>
          </w:rPr>
          <w:delText>Prior</w:delText>
        </w:r>
      </w:del>
      <w:ins w:id="442" w:author="Seth Oranburg" w:date="2026-03-07T09:50:00Z" w16du:dateUtc="2026-03-07T14:50:00Z">
        <w:r w:rsidR="0033544D" w:rsidRPr="00742779">
          <w:rPr>
            <w:rStyle w:val="Strong"/>
          </w:rPr>
          <w:t>Prior</w:t>
        </w:r>
      </w:ins>
      <w:r w:rsidR="0033544D" w:rsidRPr="00742779">
        <w:rPr>
          <w:rStyle w:val="Strong"/>
        </w:rPr>
        <w:t xml:space="preserve"> similar practices.</w:t>
      </w:r>
      <w:r w:rsidR="0033544D" w:rsidRPr="00742779">
        <w:t xml:space="preserve"> Bill had hired Sam on previous jobs for the church. The church had paid Sam without objection. No one had ever told Bill this practice was unauthorized. This pattern of conduct created a reasonable belief that Bill could continue the practice. The law treats repeated acquiescence as implied permission.</w:t>
      </w:r>
    </w:p>
    <w:p w14:paraId="24155A15" w14:textId="77777777" w:rsidR="0033544D" w:rsidRPr="00742779" w:rsidRDefault="00742779" w:rsidP="000E54B1">
      <w:del w:id="443" w:author="Seth Oranburg" w:date="2026-03-07T09:50:00Z" w16du:dateUtc="2026-03-07T14:50:00Z">
        <w:r w:rsidRPr="00742779">
          <w:rPr>
            <w:rStyle w:val="Strong"/>
            <w:rFonts w:ascii="ZWAdobeF" w:hAnsi="ZWAdobeF" w:cs="ZWAdobeF"/>
            <w:b w:val="0"/>
            <w:sz w:val="2"/>
            <w:szCs w:val="2"/>
          </w:rPr>
          <w:delText>303B</w:delText>
        </w:r>
        <w:r w:rsidR="0033544D" w:rsidRPr="00742779">
          <w:rPr>
            <w:rStyle w:val="Strong"/>
          </w:rPr>
          <w:delText>The</w:delText>
        </w:r>
      </w:del>
      <w:ins w:id="444" w:author="Seth Oranburg" w:date="2026-03-07T09:50:00Z" w16du:dateUtc="2026-03-07T14:50:00Z">
        <w:r w:rsidR="0033544D" w:rsidRPr="00742779">
          <w:rPr>
            <w:rStyle w:val="Strong"/>
          </w:rPr>
          <w:t>The</w:t>
        </w:r>
      </w:ins>
      <w:r w:rsidR="0033544D" w:rsidRPr="00742779">
        <w:rPr>
          <w:rStyle w:val="Strong"/>
        </w:rPr>
        <w:t xml:space="preserve"> nature of the task.</w:t>
      </w:r>
      <w:r w:rsidR="0033544D" w:rsidRPr="00742779">
        <w:t xml:space="preserve"> The painting job was substantial. The Elders themselves anticipated that Bill might need help. Hiring assistants for large projects was within the normal scope of such work. A reasonable person in Bill</w:t>
      </w:r>
      <w:r w:rsidR="009F60D1" w:rsidRPr="00742779">
        <w:t>’</w:t>
      </w:r>
      <w:r w:rsidR="0033544D" w:rsidRPr="00742779">
        <w:t>s position would understand that painting a large church building might require more than one person.</w:t>
      </w:r>
    </w:p>
    <w:p w14:paraId="622D9D4F" w14:textId="77777777" w:rsidR="0033544D" w:rsidRPr="00742779" w:rsidRDefault="00742779" w:rsidP="000E54B1">
      <w:del w:id="445" w:author="Seth Oranburg" w:date="2026-03-07T09:50:00Z" w16du:dateUtc="2026-03-07T14:50:00Z">
        <w:r w:rsidRPr="00742779">
          <w:rPr>
            <w:rStyle w:val="Strong"/>
            <w:rFonts w:ascii="ZWAdobeF" w:hAnsi="ZWAdobeF" w:cs="ZWAdobeF"/>
            <w:b w:val="0"/>
            <w:sz w:val="2"/>
            <w:szCs w:val="2"/>
          </w:rPr>
          <w:delText>304B</w:delText>
        </w:r>
        <w:r w:rsidR="0033544D" w:rsidRPr="00742779">
          <w:rPr>
            <w:rStyle w:val="Strong"/>
          </w:rPr>
          <w:delText>The</w:delText>
        </w:r>
      </w:del>
      <w:ins w:id="446" w:author="Seth Oranburg" w:date="2026-03-07T09:50:00Z" w16du:dateUtc="2026-03-07T14:50:00Z">
        <w:r w:rsidR="0033544D" w:rsidRPr="00742779">
          <w:rPr>
            <w:rStyle w:val="Strong"/>
          </w:rPr>
          <w:t>The</w:t>
        </w:r>
      </w:ins>
      <w:r w:rsidR="0033544D" w:rsidRPr="00742779">
        <w:rPr>
          <w:rStyle w:val="Strong"/>
        </w:rPr>
        <w:t xml:space="preserve"> principal</w:t>
      </w:r>
      <w:r w:rsidR="009F60D1" w:rsidRPr="00742779">
        <w:rPr>
          <w:rStyle w:val="Strong"/>
        </w:rPr>
        <w:t>’</w:t>
      </w:r>
      <w:r w:rsidR="0033544D" w:rsidRPr="00742779">
        <w:rPr>
          <w:rStyle w:val="Strong"/>
        </w:rPr>
        <w:t>s present conduct.</w:t>
      </w:r>
      <w:r w:rsidR="0033544D" w:rsidRPr="00742779">
        <w:t xml:space="preserve"> Dr. Waggoner, when Bill sought guidance, did not tell Bill he could not hire an assistant. Dr. Waggoner mentioned only that Petty was hard to reach. This silence, in context, reinforced Bill</w:t>
      </w:r>
      <w:r w:rsidR="009F60D1" w:rsidRPr="00742779">
        <w:t>’</w:t>
      </w:r>
      <w:r w:rsidR="0033544D" w:rsidRPr="00742779">
        <w:t>s reasonable belief that he had discretion. When a principal knows the agent is about to take action and says nothing to forbid it, the law may treat that silence as consent.</w:t>
      </w:r>
    </w:p>
    <w:p w14:paraId="0AF8DD0F" w14:textId="77777777" w:rsidR="0033544D" w:rsidRPr="00742779" w:rsidRDefault="00742779" w:rsidP="000E54B1">
      <w:del w:id="447" w:author="Seth Oranburg" w:date="2026-03-07T09:50:00Z" w16du:dateUtc="2026-03-07T14:50:00Z">
        <w:r w:rsidRPr="00742779">
          <w:rPr>
            <w:rStyle w:val="Strong"/>
            <w:rFonts w:ascii="ZWAdobeF" w:hAnsi="ZWAdobeF" w:cs="ZWAdobeF"/>
            <w:b w:val="0"/>
            <w:sz w:val="2"/>
            <w:szCs w:val="2"/>
          </w:rPr>
          <w:delText>305B</w:delText>
        </w:r>
        <w:r w:rsidR="0033544D" w:rsidRPr="00742779">
          <w:rPr>
            <w:rStyle w:val="Strong"/>
          </w:rPr>
          <w:delText>The</w:delText>
        </w:r>
      </w:del>
      <w:ins w:id="448" w:author="Seth Oranburg" w:date="2026-03-07T09:50:00Z" w16du:dateUtc="2026-03-07T14:50:00Z">
        <w:r w:rsidR="0033544D" w:rsidRPr="00742779">
          <w:rPr>
            <w:rStyle w:val="Strong"/>
          </w:rPr>
          <w:t>The</w:t>
        </w:r>
      </w:ins>
      <w:r w:rsidR="0033544D" w:rsidRPr="00742779">
        <w:rPr>
          <w:rStyle w:val="Strong"/>
        </w:rPr>
        <w:t xml:space="preserve"> need to implement express authority.</w:t>
      </w:r>
      <w:r w:rsidR="0033544D" w:rsidRPr="00742779">
        <w:t xml:space="preserve"> Bill was hired to paint the church. He could not complete the job alone. Hiring help was necessary to fulfill the task he was expressly authorized to perform. Authority to achieve an end implies authority to use reasonable means.</w:t>
      </w:r>
    </w:p>
    <w:p w14:paraId="08453782" w14:textId="77777777" w:rsidR="0033544D" w:rsidRPr="00742779" w:rsidRDefault="00742779" w:rsidP="000E54B1">
      <w:del w:id="449" w:author="Seth Oranburg" w:date="2026-03-07T09:50:00Z" w16du:dateUtc="2026-03-07T14:50:00Z">
        <w:r w:rsidRPr="00742779">
          <w:rPr>
            <w:rFonts w:ascii="ZWAdobeF" w:hAnsi="ZWAdobeF" w:cs="ZWAdobeF"/>
            <w:sz w:val="2"/>
            <w:szCs w:val="2"/>
          </w:rPr>
          <w:delText>306B</w:delText>
        </w:r>
        <w:r w:rsidR="0033544D" w:rsidRPr="00742779">
          <w:delText>The</w:delText>
        </w:r>
      </w:del>
      <w:ins w:id="450" w:author="Seth Oranburg" w:date="2026-03-07T09:50:00Z" w16du:dateUtc="2026-03-07T14:50:00Z">
        <w:r w:rsidR="0033544D" w:rsidRPr="00742779">
          <w:t>The</w:t>
        </w:r>
      </w:ins>
      <w:r w:rsidR="0033544D" w:rsidRPr="00742779">
        <w:t xml:space="preserve"> court found that Bill reasonably believed he had authority based on all these factors. The Elders</w:t>
      </w:r>
      <w:r w:rsidR="009F60D1" w:rsidRPr="00742779">
        <w:t>’</w:t>
      </w:r>
      <w:r w:rsidR="0033544D" w:rsidRPr="00742779">
        <w:t xml:space="preserve"> internal plan to hire Petty was legally irrelevant because they never communicated it to Bill. Agency law focuses on the principal</w:t>
      </w:r>
      <w:r w:rsidR="009F60D1" w:rsidRPr="00742779">
        <w:t>’</w:t>
      </w:r>
      <w:r w:rsidR="0033544D" w:rsidRPr="00742779">
        <w:t>s manifestations to the agent, not on the principal</w:t>
      </w:r>
      <w:r w:rsidR="009F60D1" w:rsidRPr="00742779">
        <w:t>’</w:t>
      </w:r>
      <w:r w:rsidR="0033544D" w:rsidRPr="00742779">
        <w:t>s undisclosed intentions.</w:t>
      </w:r>
    </w:p>
    <w:p w14:paraId="626F2C66" w14:textId="77777777" w:rsidR="0033544D" w:rsidRPr="00742779" w:rsidRDefault="00742779" w:rsidP="000E54B1">
      <w:del w:id="451" w:author="Seth Oranburg" w:date="2026-03-07T09:50:00Z" w16du:dateUtc="2026-03-07T14:50:00Z">
        <w:r w:rsidRPr="00742779">
          <w:rPr>
            <w:rFonts w:ascii="ZWAdobeF" w:hAnsi="ZWAdobeF" w:cs="ZWAdobeF"/>
            <w:sz w:val="2"/>
            <w:szCs w:val="2"/>
          </w:rPr>
          <w:delText>307B</w:delText>
        </w:r>
        <w:r w:rsidR="0033544D" w:rsidRPr="00742779">
          <w:delText>The</w:delText>
        </w:r>
      </w:del>
      <w:ins w:id="452" w:author="Seth Oranburg" w:date="2026-03-07T09:50:00Z" w16du:dateUtc="2026-03-07T14:50:00Z">
        <w:r w:rsidR="0033544D" w:rsidRPr="00742779">
          <w:t>The</w:t>
        </w:r>
      </w:ins>
      <w:r w:rsidR="0033544D" w:rsidRPr="00742779">
        <w:t xml:space="preserve"> economic logic is direct and connects to the least-cost-avoider principle from Chapter 1. The </w:t>
      </w:r>
      <w:r w:rsidR="0033544D" w:rsidRPr="00742779">
        <w:rPr>
          <w:rStyle w:val="Strong"/>
        </w:rPr>
        <w:t>least-cost avoider</w:t>
      </w:r>
      <w:r w:rsidR="0033544D" w:rsidRPr="00742779">
        <w:t xml:space="preserve"> is the party who can prevent a problem most cheaply. The church could have prevented this $23,225 problem by spending one sentence worth of communication. Dr. Waggoner could have said: </w:t>
      </w:r>
      <w:r w:rsidR="009F60D1" w:rsidRPr="00742779">
        <w:t>“</w:t>
      </w:r>
      <w:r w:rsidR="0033544D" w:rsidRPr="00742779">
        <w:t>If you need help, please hire Gary Petty, or check with us first.</w:t>
      </w:r>
      <w:r w:rsidR="009F60D1" w:rsidRPr="00742779">
        <w:t>”</w:t>
      </w:r>
      <w:r w:rsidR="0033544D" w:rsidRPr="00742779">
        <w:t xml:space="preserve"> Ten seconds of speech would have avoided the entire loss.</w:t>
      </w:r>
    </w:p>
    <w:p w14:paraId="5E072B68" w14:textId="77777777" w:rsidR="0033544D" w:rsidRPr="00742779" w:rsidRDefault="00742779" w:rsidP="000E54B1">
      <w:del w:id="453" w:author="Seth Oranburg" w:date="2026-03-07T09:50:00Z" w16du:dateUtc="2026-03-07T14:50:00Z">
        <w:r w:rsidRPr="00742779">
          <w:rPr>
            <w:rFonts w:ascii="ZWAdobeF" w:hAnsi="ZWAdobeF" w:cs="ZWAdobeF"/>
            <w:sz w:val="2"/>
            <w:szCs w:val="2"/>
          </w:rPr>
          <w:delText>308B</w:delText>
        </w:r>
        <w:r w:rsidR="0033544D" w:rsidRPr="00742779">
          <w:delText>Sam</w:delText>
        </w:r>
      </w:del>
      <w:ins w:id="454" w:author="Seth Oranburg" w:date="2026-03-07T09:50:00Z" w16du:dateUtc="2026-03-07T14:50:00Z">
        <w:r w:rsidR="0033544D" w:rsidRPr="00742779">
          <w:t>Sam</w:t>
        </w:r>
      </w:ins>
      <w:r w:rsidR="0033544D" w:rsidRPr="00742779">
        <w:t>, by contrast, could not have investigated Bill</w:t>
      </w:r>
      <w:r w:rsidR="009F60D1" w:rsidRPr="00742779">
        <w:t>’</w:t>
      </w:r>
      <w:r w:rsidR="0033544D" w:rsidRPr="00742779">
        <w:t>s authority without significant cost. Sam</w:t>
      </w:r>
      <w:r w:rsidR="009F60D1" w:rsidRPr="00742779">
        <w:t>’</w:t>
      </w:r>
      <w:r w:rsidR="0033544D" w:rsidRPr="00742779">
        <w:t>s brother offered him work. Sam had worked for the church under the same arrangement before. Requiring Sam to demand documentation from the Elders, to verify that this project was consistent with past practice, would have been costly and would have revealed nothing suspicious because everything looked exactly as it had on previous jobs.</w:t>
      </w:r>
    </w:p>
    <w:p w14:paraId="54191344" w14:textId="77777777" w:rsidR="0033544D" w:rsidRPr="00742779" w:rsidRDefault="00742779" w:rsidP="000E54B1">
      <w:del w:id="455" w:author="Seth Oranburg" w:date="2026-03-07T09:50:00Z" w16du:dateUtc="2026-03-07T14:50:00Z">
        <w:r w:rsidRPr="00742779">
          <w:rPr>
            <w:rFonts w:ascii="ZWAdobeF" w:hAnsi="ZWAdobeF" w:cs="ZWAdobeF"/>
            <w:sz w:val="2"/>
            <w:szCs w:val="2"/>
          </w:rPr>
          <w:delText>309B</w:delText>
        </w:r>
        <w:r w:rsidR="0033544D" w:rsidRPr="00742779">
          <w:delText>Agency</w:delText>
        </w:r>
      </w:del>
      <w:ins w:id="456" w:author="Seth Oranburg" w:date="2026-03-07T09:50:00Z" w16du:dateUtc="2026-03-07T14:50:00Z">
        <w:r w:rsidR="0033544D" w:rsidRPr="00742779">
          <w:t>Agency</w:t>
        </w:r>
      </w:ins>
      <w:r w:rsidR="0033544D" w:rsidRPr="00742779">
        <w:t xml:space="preserve"> law allocates the loss to the party who could have prevented it most cheaply. This allocation serves efficiency by creating incentives for </w:t>
      </w:r>
      <w:r w:rsidR="0033544D" w:rsidRPr="00742779">
        <w:lastRenderedPageBreak/>
        <w:t>principals to communicate clearly. It also serves fairness by protecting parties who relied reasonably on what they could observe.</w:t>
      </w:r>
    </w:p>
    <w:p w14:paraId="6104F36A" w14:textId="77777777" w:rsidR="0033544D" w:rsidRPr="00742779" w:rsidRDefault="0033544D" w:rsidP="000E54B1">
      <w:pPr>
        <w:pStyle w:val="Heading3"/>
        <w:rPr>
          <w:rFonts w:eastAsia="Times New Roman"/>
        </w:rPr>
      </w:pPr>
      <w:r w:rsidRPr="00742779">
        <w:rPr>
          <w:rFonts w:eastAsia="Times New Roman"/>
        </w:rPr>
        <w:t>Apparent Authority</w:t>
      </w:r>
    </w:p>
    <w:p w14:paraId="15FB0FF0" w14:textId="77777777" w:rsidR="0033544D" w:rsidRPr="00742779" w:rsidRDefault="00742779" w:rsidP="000E54B1">
      <w:del w:id="457" w:author="Seth Oranburg" w:date="2026-03-07T09:50:00Z" w16du:dateUtc="2026-03-07T14:50:00Z">
        <w:r w:rsidRPr="00742779">
          <w:rPr>
            <w:rFonts w:ascii="ZWAdobeF" w:hAnsi="ZWAdobeF" w:cs="ZWAdobeF"/>
            <w:sz w:val="2"/>
            <w:szCs w:val="2"/>
          </w:rPr>
          <w:delText>310B</w:delText>
        </w:r>
        <w:r w:rsidR="0033544D" w:rsidRPr="00742779">
          <w:delText>Actual</w:delText>
        </w:r>
      </w:del>
      <w:ins w:id="458" w:author="Seth Oranburg" w:date="2026-03-07T09:50:00Z" w16du:dateUtc="2026-03-07T14:50:00Z">
        <w:r w:rsidR="0033544D" w:rsidRPr="00742779">
          <w:t>Actual</w:t>
        </w:r>
      </w:ins>
      <w:r w:rsidR="0033544D" w:rsidRPr="00742779">
        <w:t xml:space="preserve"> authority addresses what the principal communicated to the agent. But third parties who deal with agents often have no access to those communications. Pacific Lumber, negotiating a materials contract with a construction company, cannot attend the company</w:t>
      </w:r>
      <w:r w:rsidR="009F60D1" w:rsidRPr="00742779">
        <w:t>’</w:t>
      </w:r>
      <w:r w:rsidR="0033544D" w:rsidRPr="00742779">
        <w:t>s morning meetings. Pacific Lumber cannot review internal policies about procurement authority. Pacific Lumber sees only what the company presents to the outside world: an employee</w:t>
      </w:r>
      <w:r w:rsidR="009F60D1" w:rsidRPr="00742779">
        <w:t>’</w:t>
      </w:r>
      <w:r w:rsidR="0033544D" w:rsidRPr="00742779">
        <w:t>s title, business card, company email address, and history of successfully completing transactions.</w:t>
      </w:r>
    </w:p>
    <w:p w14:paraId="5B9F2947" w14:textId="77777777" w:rsidR="0033544D" w:rsidRPr="00742779" w:rsidRDefault="00742779" w:rsidP="000E54B1">
      <w:del w:id="459" w:author="Seth Oranburg" w:date="2026-03-07T09:50:00Z" w16du:dateUtc="2026-03-07T14:50:00Z">
        <w:r w:rsidRPr="00742779">
          <w:rPr>
            <w:rFonts w:ascii="ZWAdobeF" w:hAnsi="ZWAdobeF" w:cs="ZWAdobeF"/>
            <w:sz w:val="2"/>
            <w:szCs w:val="2"/>
          </w:rPr>
          <w:delText>311B</w:delText>
        </w:r>
        <w:r w:rsidR="0033544D" w:rsidRPr="00742779">
          <w:delText>If</w:delText>
        </w:r>
      </w:del>
      <w:ins w:id="460" w:author="Seth Oranburg" w:date="2026-03-07T09:50:00Z" w16du:dateUtc="2026-03-07T14:50:00Z">
        <w:r w:rsidR="0033544D" w:rsidRPr="00742779">
          <w:t>If</w:t>
        </w:r>
      </w:ins>
      <w:r w:rsidR="0033544D" w:rsidRPr="00742779">
        <w:t xml:space="preserve"> third parties could only rely on actual authority, they would face enormous information costs. Before every transaction, they would need to investigate, demand documentation, and verify directly with the principal. The costs would be prohibitive for routine commerce. A lumber yard that sells to hundreds of contractors each month cannot afford to call each contractor</w:t>
      </w:r>
      <w:r w:rsidR="009F60D1" w:rsidRPr="00742779">
        <w:t>’</w:t>
      </w:r>
      <w:r w:rsidR="0033544D" w:rsidRPr="00742779">
        <w:t>s headquarters and demand corporate resolutions before delivering plywood.</w:t>
      </w:r>
    </w:p>
    <w:p w14:paraId="03FF6063" w14:textId="77777777" w:rsidR="0033544D" w:rsidRPr="00742779" w:rsidRDefault="00742779" w:rsidP="000E54B1">
      <w:pPr>
        <w:pPrChange w:id="461" w:author="Seth Oranburg" w:date="2026-03-07T09:50:00Z" w16du:dateUtc="2026-03-07T14:50:00Z">
          <w:pPr>
            <w:pStyle w:val="NormalWeb"/>
          </w:pPr>
        </w:pPrChange>
      </w:pPr>
      <w:del w:id="462" w:author="Seth Oranburg" w:date="2026-03-07T09:50:00Z" w16du:dateUtc="2026-03-07T14:50:00Z">
        <w:r w:rsidRPr="00742779">
          <w:rPr>
            <w:rFonts w:ascii="ZWAdobeF" w:hAnsi="ZWAdobeF" w:cs="ZWAdobeF"/>
            <w:sz w:val="2"/>
            <w:szCs w:val="2"/>
          </w:rPr>
          <w:delText>312B</w:delText>
        </w:r>
        <w:r w:rsidR="0033544D" w:rsidRPr="00742779">
          <w:delText>This</w:delText>
        </w:r>
      </w:del>
      <w:ins w:id="463" w:author="Seth Oranburg" w:date="2026-03-07T09:50:00Z" w16du:dateUtc="2026-03-07T14:50:00Z">
        <w:r w:rsidR="0033544D" w:rsidRPr="00742779">
          <w:t>This</w:t>
        </w:r>
      </w:ins>
      <w:r w:rsidR="0033544D" w:rsidRPr="00742779">
        <w:t xml:space="preserve"> is precisely the stranger problem from Chapter 1: contracts bind only signatories, but business requires dealing with many outsiders who cannot be expected to audit private agreements. Apparent authority solves this problem by allowing third parties to rely on appearances the principal created.</w:t>
      </w:r>
      <w:r w:rsidR="0033544D">
        <w:fldChar w:fldCharType="begin"/>
      </w:r>
      <w:r w:rsidR="0033544D">
        <w:instrText>HYPERLINK \l "fn2-11647" \o "Jump to citation"</w:instrText>
      </w:r>
      <w:r w:rsidR="0033544D">
        <w:fldChar w:fldCharType="separate"/>
      </w:r>
      <w:r w:rsidR="0033544D" w:rsidRPr="00742779">
        <w:rPr>
          <w:rStyle w:val="Hyperlink"/>
          <w:color w:val="auto"/>
          <w:u w:val="none"/>
        </w:rPr>
        <w:t>[2</w:t>
      </w:r>
      <w:r w:rsidR="00F062F5" w:rsidRPr="00742779">
        <w:rPr>
          <w:rStyle w:val="Hyperlink"/>
          <w:color w:val="auto"/>
          <w:u w:val="none"/>
        </w:rPr>
        <w:t>]</w:t>
      </w:r>
      <w:r w:rsidR="0033544D">
        <w:fldChar w:fldCharType="end"/>
      </w:r>
    </w:p>
    <w:p w14:paraId="77217666" w14:textId="77777777" w:rsidR="0033544D" w:rsidRPr="00742779" w:rsidRDefault="00742779" w:rsidP="000E54B1">
      <w:del w:id="464" w:author="Seth Oranburg" w:date="2026-03-07T09:50:00Z" w16du:dateUtc="2026-03-07T14:50:00Z">
        <w:r w:rsidRPr="00742779">
          <w:rPr>
            <w:rFonts w:ascii="ZWAdobeF" w:hAnsi="ZWAdobeF" w:cs="ZWAdobeF"/>
            <w:sz w:val="2"/>
            <w:szCs w:val="2"/>
          </w:rPr>
          <w:delText>313B</w:delText>
        </w:r>
        <w:r w:rsidR="0033544D" w:rsidRPr="00742779">
          <w:delText>When</w:delText>
        </w:r>
      </w:del>
      <w:ins w:id="465" w:author="Seth Oranburg" w:date="2026-03-07T09:50:00Z" w16du:dateUtc="2026-03-07T14:50:00Z">
        <w:r w:rsidR="0033544D" w:rsidRPr="00742779">
          <w:t>When</w:t>
        </w:r>
      </w:ins>
      <w:r w:rsidR="0033544D" w:rsidRPr="00742779">
        <w:t xml:space="preserve"> a principal communicates to the world that an agent has certain authority, and a third party reasonably relies on that communication, the principal is bound even if the agent lacked actual authority. The principal created the appearance. The third party relied on it. Fairness and efficiency both support holding the principal to that appearance.</w:t>
      </w:r>
    </w:p>
    <w:p w14:paraId="59C82F59" w14:textId="77777777" w:rsidR="0033544D" w:rsidRPr="00742779" w:rsidRDefault="00742779" w:rsidP="000E54B1">
      <w:del w:id="466" w:author="Seth Oranburg" w:date="2026-03-07T09:50:00Z" w16du:dateUtc="2026-03-07T14:50:00Z">
        <w:r w:rsidRPr="00742779">
          <w:rPr>
            <w:rFonts w:ascii="ZWAdobeF" w:hAnsi="ZWAdobeF" w:cs="ZWAdobeF"/>
            <w:sz w:val="2"/>
            <w:szCs w:val="2"/>
          </w:rPr>
          <w:delText>314B</w:delText>
        </w:r>
        <w:r w:rsidR="0033544D" w:rsidRPr="00742779">
          <w:delText>The</w:delText>
        </w:r>
      </w:del>
      <w:ins w:id="467" w:author="Seth Oranburg" w:date="2026-03-07T09:50:00Z" w16du:dateUtc="2026-03-07T14:50:00Z">
        <w:r w:rsidR="0033544D" w:rsidRPr="00742779">
          <w:t>The</w:t>
        </w:r>
      </w:ins>
      <w:r w:rsidR="0033544D" w:rsidRPr="00742779">
        <w:t xml:space="preserve"> Restatement defines apparent authority as:</w:t>
      </w:r>
    </w:p>
    <w:p w14:paraId="6FCD52C1" w14:textId="77777777" w:rsidR="0033544D" w:rsidRPr="00742779" w:rsidRDefault="00742779" w:rsidP="000E54B1">
      <w:pPr>
        <w:spacing w:before="100" w:after="100"/>
        <w:ind w:left="720" w:right="720"/>
        <w:divId w:val="238447288"/>
        <w:pPrChange w:id="468" w:author="Seth Oranburg" w:date="2026-03-07T09:50:00Z" w16du:dateUtc="2026-03-07T14:50:00Z">
          <w:pPr>
            <w:pStyle w:val="NormalWeb"/>
            <w:spacing w:before="100" w:after="100"/>
            <w:ind w:left="720" w:right="720"/>
            <w:divId w:val="238447288"/>
          </w:pPr>
        </w:pPrChange>
      </w:pPr>
      <w:del w:id="469" w:author="Seth Oranburg" w:date="2026-03-07T09:50:00Z" w16du:dateUtc="2026-03-07T14:50:00Z">
        <w:r w:rsidRPr="00742779">
          <w:rPr>
            <w:rFonts w:ascii="ZWAdobeF" w:hAnsi="ZWAdobeF" w:cs="ZWAdobeF"/>
            <w:sz w:val="2"/>
            <w:szCs w:val="2"/>
          </w:rPr>
          <w:delText>315B</w:delText>
        </w:r>
        <w:r w:rsidR="0033544D" w:rsidRPr="00742779">
          <w:delText>the</w:delText>
        </w:r>
      </w:del>
      <w:ins w:id="470" w:author="Seth Oranburg" w:date="2026-03-07T09:50:00Z" w16du:dateUtc="2026-03-07T14:50:00Z">
        <w:r w:rsidR="0033544D" w:rsidRPr="00742779">
          <w:t>the</w:t>
        </w:r>
      </w:ins>
      <w:r w:rsidR="0033544D" w:rsidRPr="00742779">
        <w:t xml:space="preserve"> power held by an agent or other actor to affect a principal</w:t>
      </w:r>
      <w:r w:rsidR="009F60D1" w:rsidRPr="00742779">
        <w:t>’</w:t>
      </w:r>
      <w:r w:rsidR="0033544D" w:rsidRPr="00742779">
        <w:t>s legal relations with third parties when a third party reasonably believes the actor has authority to act on behalf of the principal and that belief is traceable to the principal</w:t>
      </w:r>
      <w:r w:rsidR="009F60D1" w:rsidRPr="00742779">
        <w:t>’</w:t>
      </w:r>
      <w:r w:rsidR="0033544D" w:rsidRPr="00742779">
        <w:t>s manifestations.</w:t>
      </w:r>
      <w:r w:rsidR="0033544D">
        <w:fldChar w:fldCharType="begin"/>
      </w:r>
      <w:r w:rsidR="0033544D">
        <w:instrText>HYPERLINK \l "fn2-11647" \o "Jump to citation"</w:instrText>
      </w:r>
      <w:r w:rsidR="0033544D">
        <w:fldChar w:fldCharType="separate"/>
      </w:r>
      <w:r w:rsidR="0033544D" w:rsidRPr="00742779">
        <w:rPr>
          <w:rStyle w:val="Hyperlink"/>
          <w:color w:val="auto"/>
          <w:u w:val="none"/>
        </w:rPr>
        <w:t>[2</w:t>
      </w:r>
      <w:r w:rsidR="00F062F5" w:rsidRPr="00742779">
        <w:rPr>
          <w:rStyle w:val="Hyperlink"/>
          <w:color w:val="auto"/>
          <w:u w:val="none"/>
        </w:rPr>
        <w:t>]</w:t>
      </w:r>
      <w:r w:rsidR="0033544D">
        <w:fldChar w:fldCharType="end"/>
      </w:r>
    </w:p>
    <w:p w14:paraId="32ECA5C2" w14:textId="77777777" w:rsidR="0033544D" w:rsidRPr="00742779" w:rsidRDefault="00742779" w:rsidP="000E54B1">
      <w:del w:id="471" w:author="Seth Oranburg" w:date="2026-03-07T09:50:00Z" w16du:dateUtc="2026-03-07T14:50:00Z">
        <w:r w:rsidRPr="00742779">
          <w:rPr>
            <w:rFonts w:ascii="ZWAdobeF" w:hAnsi="ZWAdobeF" w:cs="ZWAdobeF"/>
            <w:sz w:val="2"/>
            <w:szCs w:val="2"/>
          </w:rPr>
          <w:delText>316B</w:delText>
        </w:r>
        <w:r w:rsidR="0033544D" w:rsidRPr="00742779">
          <w:delText>The</w:delText>
        </w:r>
      </w:del>
      <w:ins w:id="472" w:author="Seth Oranburg" w:date="2026-03-07T09:50:00Z" w16du:dateUtc="2026-03-07T14:50:00Z">
        <w:r w:rsidR="0033544D" w:rsidRPr="00742779">
          <w:t>The</w:t>
        </w:r>
      </w:ins>
      <w:r w:rsidR="0033544D" w:rsidRPr="00742779">
        <w:t xml:space="preserve"> structure of this definition is important. Apparent authority requires four elements: (1) a manifestation by the principal; (2) to a third party; </w:t>
      </w:r>
      <w:r w:rsidR="0033544D" w:rsidRPr="00742779">
        <w:lastRenderedPageBreak/>
        <w:t>(3) that creates a reasonable belief about the agent</w:t>
      </w:r>
      <w:r w:rsidR="009F60D1" w:rsidRPr="00742779">
        <w:t>’</w:t>
      </w:r>
      <w:r w:rsidR="0033544D" w:rsidRPr="00742779">
        <w:t>s authority; (4) on which the third party relies.</w:t>
      </w:r>
    </w:p>
    <w:p w14:paraId="3B9FCFAE" w14:textId="77777777" w:rsidR="0033544D" w:rsidRPr="00742779" w:rsidRDefault="00742779" w:rsidP="000E54B1">
      <w:del w:id="473" w:author="Seth Oranburg" w:date="2026-03-07T09:50:00Z" w16du:dateUtc="2026-03-07T14:50:00Z">
        <w:r w:rsidRPr="00742779">
          <w:rPr>
            <w:rFonts w:ascii="ZWAdobeF" w:hAnsi="ZWAdobeF" w:cs="ZWAdobeF"/>
            <w:sz w:val="2"/>
            <w:szCs w:val="2"/>
          </w:rPr>
          <w:delText>317B</w:delText>
        </w:r>
        <w:r w:rsidR="0033544D" w:rsidRPr="00742779">
          <w:delText>The</w:delText>
        </w:r>
      </w:del>
      <w:ins w:id="474" w:author="Seth Oranburg" w:date="2026-03-07T09:50:00Z" w16du:dateUtc="2026-03-07T14:50:00Z">
        <w:r w:rsidR="0033544D" w:rsidRPr="00742779">
          <w:t>The</w:t>
        </w:r>
      </w:ins>
      <w:r w:rsidR="0033544D" w:rsidRPr="00742779">
        <w:t xml:space="preserve"> manifestation must be </w:t>
      </w:r>
      <w:r w:rsidR="0033544D" w:rsidRPr="00742779">
        <w:rPr>
          <w:rStyle w:val="Strong"/>
        </w:rPr>
        <w:t>traceable to</w:t>
      </w:r>
      <w:r w:rsidR="0033544D" w:rsidRPr="00742779">
        <w:t xml:space="preserve"> the principal, meaning it can be connected back to something the principal did. If an agent forges credentials or lies about authority, and the principal has done nothing to suggest the agent is authorized, apparent authority does not arise. The appearance must come from the principal</w:t>
      </w:r>
      <w:r w:rsidR="009F60D1" w:rsidRPr="00742779">
        <w:t>’</w:t>
      </w:r>
      <w:r w:rsidR="0033544D" w:rsidRPr="00742779">
        <w:t>s own actions or omissions, not from the agent</w:t>
      </w:r>
      <w:r w:rsidR="009F60D1" w:rsidRPr="00742779">
        <w:t>’</w:t>
      </w:r>
      <w:r w:rsidR="0033544D" w:rsidRPr="00742779">
        <w:t>s misrepresentations alone.</w:t>
      </w:r>
    </w:p>
    <w:p w14:paraId="7CEF15A2" w14:textId="77777777" w:rsidR="0033544D" w:rsidRPr="00742779" w:rsidRDefault="00742779" w:rsidP="000E54B1">
      <w:del w:id="475" w:author="Seth Oranburg" w:date="2026-03-07T09:50:00Z" w16du:dateUtc="2026-03-07T14:50:00Z">
        <w:r w:rsidRPr="00742779">
          <w:rPr>
            <w:rFonts w:ascii="ZWAdobeF" w:hAnsi="ZWAdobeF" w:cs="ZWAdobeF"/>
            <w:sz w:val="2"/>
            <w:szCs w:val="2"/>
          </w:rPr>
          <w:delText>318B</w:delText>
        </w:r>
        <w:r w:rsidR="0033544D" w:rsidRPr="00742779">
          <w:delText>What</w:delText>
        </w:r>
      </w:del>
      <w:ins w:id="476" w:author="Seth Oranburg" w:date="2026-03-07T09:50:00Z" w16du:dateUtc="2026-03-07T14:50:00Z">
        <w:r w:rsidR="0033544D" w:rsidRPr="00742779">
          <w:t>What</w:t>
        </w:r>
      </w:ins>
      <w:r w:rsidR="0033544D" w:rsidRPr="00742779">
        <w:t xml:space="preserve"> counts as a principal</w:t>
      </w:r>
      <w:r w:rsidR="009F60D1" w:rsidRPr="00742779">
        <w:t>’</w:t>
      </w:r>
      <w:r w:rsidR="0033544D" w:rsidRPr="00742779">
        <w:t xml:space="preserve">s manifestation? Titles, job descriptions, business cards, email addresses, office locations, past dealings, organizational charts, and the scope of tasks the agent has performed before. A principal who gives an employee the title </w:t>
      </w:r>
      <w:r w:rsidR="009F60D1" w:rsidRPr="00742779">
        <w:t>“</w:t>
      </w:r>
      <w:r w:rsidR="0033544D" w:rsidRPr="00742779">
        <w:t>Director of Business Development</w:t>
      </w:r>
      <w:r w:rsidR="009F60D1" w:rsidRPr="00742779">
        <w:t>”</w:t>
      </w:r>
      <w:r w:rsidR="0033544D" w:rsidRPr="00742779">
        <w:t xml:space="preserve"> and allows that employee to negotiate contracts has created an appearance of authority. When the employee says </w:t>
      </w:r>
      <w:r w:rsidR="009F60D1" w:rsidRPr="00742779">
        <w:t>“</w:t>
      </w:r>
      <w:r w:rsidR="0033544D" w:rsidRPr="00742779">
        <w:t>Let</w:t>
      </w:r>
      <w:r w:rsidR="009F60D1" w:rsidRPr="00742779">
        <w:t>’</w:t>
      </w:r>
      <w:r w:rsidR="0033544D" w:rsidRPr="00742779">
        <w:t>s do it</w:t>
      </w:r>
      <w:r w:rsidR="009F60D1" w:rsidRPr="00742779">
        <w:t>”</w:t>
      </w:r>
      <w:r w:rsidR="0033544D" w:rsidRPr="00742779">
        <w:t xml:space="preserve"> at the conclusion of negotiations, third parties reasonably believe a deal has been struck.</w:t>
      </w:r>
    </w:p>
    <w:p w14:paraId="7B1DD65E" w14:textId="77777777" w:rsidR="0033544D" w:rsidRPr="00742779" w:rsidRDefault="00742779" w:rsidP="000E54B1">
      <w:del w:id="477" w:author="Seth Oranburg" w:date="2026-03-07T09:50:00Z" w16du:dateUtc="2026-03-07T14:50:00Z">
        <w:r w:rsidRPr="00742779">
          <w:rPr>
            <w:rFonts w:ascii="ZWAdobeF" w:hAnsi="ZWAdobeF" w:cs="ZWAdobeF"/>
            <w:sz w:val="2"/>
            <w:szCs w:val="2"/>
          </w:rPr>
          <w:delText>319B</w:delText>
        </w:r>
        <w:r w:rsidR="0033544D" w:rsidRPr="00742779">
          <w:delText>This</w:delText>
        </w:r>
      </w:del>
      <w:ins w:id="478" w:author="Seth Oranburg" w:date="2026-03-07T09:50:00Z" w16du:dateUtc="2026-03-07T14:50:00Z">
        <w:r w:rsidR="0033544D" w:rsidRPr="00742779">
          <w:t>This</w:t>
        </w:r>
      </w:ins>
      <w:r w:rsidR="0033544D" w:rsidRPr="00742779">
        <w:t xml:space="preserve"> creates incentives for principals to manage appearances carefully. A principal who wants to limit an agent</w:t>
      </w:r>
      <w:r w:rsidR="009F60D1" w:rsidRPr="00742779">
        <w:t>’</w:t>
      </w:r>
      <w:r w:rsidR="0033544D" w:rsidRPr="00742779">
        <w:t>s authority must ensure that external signals match internal limits. Recall from Chapter 1 the scenario where Zeeva tells Sammy internally that he can negotiate but not execute contracts, but gives Sammy a title suggesting decision-making power and allows him to conclude negotiations without countersignature requirements. Zeeva has created an appearance of authority she did not intend. Apparent authority doctrine holds Zeeva to the appearances she created, not the intentions she kept private.</w:t>
      </w:r>
    </w:p>
    <w:p w14:paraId="42B5D15B" w14:textId="77777777" w:rsidR="0033544D" w:rsidRPr="00742779" w:rsidRDefault="00742779" w:rsidP="000E54B1">
      <w:pPr>
        <w:pPrChange w:id="479" w:author="Seth Oranburg" w:date="2026-03-07T09:50:00Z" w16du:dateUtc="2026-03-07T14:50:00Z">
          <w:pPr>
            <w:pStyle w:val="NormalWeb"/>
          </w:pPr>
        </w:pPrChange>
      </w:pPr>
      <w:del w:id="480" w:author="Seth Oranburg" w:date="2026-03-07T09:50:00Z" w16du:dateUtc="2026-03-07T14:50:00Z">
        <w:r w:rsidRPr="00742779">
          <w:rPr>
            <w:rFonts w:ascii="ZWAdobeF" w:hAnsi="ZWAdobeF" w:cs="ZWAdobeF"/>
            <w:sz w:val="2"/>
            <w:szCs w:val="2"/>
          </w:rPr>
          <w:delText>320B</w:delText>
        </w:r>
        <w:r w:rsidR="0033544D" w:rsidRPr="00742779">
          <w:delText>The</w:delText>
        </w:r>
      </w:del>
      <w:ins w:id="481" w:author="Seth Oranburg" w:date="2026-03-07T09:50:00Z" w16du:dateUtc="2026-03-07T14:50:00Z">
        <w:r w:rsidR="0033544D" w:rsidRPr="00742779">
          <w:t>The</w:t>
        </w:r>
      </w:ins>
      <w:r w:rsidR="0033544D" w:rsidRPr="00742779">
        <w:t xml:space="preserve"> Air Canada chatbot case illustrates apparent authority in the digital context. Air Canada deployed the chatbot on its own website, using its own branding, to interact with customers in its name. Every visual signal told Jake Moffatt he was communicating with the airline. When the chatbot gave incorrect information about bereavement fares, Air Canada argued it should not be bound. The tribunal held that Air Canada created the appearance that the chatbot spoke for the airline. Moffatt reasonably relied on that appearance. Air Canada bore the risk.</w:t>
      </w:r>
      <w:r w:rsidR="0033544D">
        <w:fldChar w:fldCharType="begin"/>
      </w:r>
      <w:r w:rsidR="0033544D">
        <w:instrText>HYPERLINK \l "fn26-11647" \o "Jump to citation"</w:instrText>
      </w:r>
      <w:r w:rsidR="0033544D">
        <w:fldChar w:fldCharType="separate"/>
      </w:r>
      <w:r w:rsidR="0033544D" w:rsidRPr="00742779">
        <w:rPr>
          <w:rStyle w:val="Hyperlink"/>
          <w:color w:val="auto"/>
          <w:u w:val="none"/>
        </w:rPr>
        <w:t>[26</w:t>
      </w:r>
      <w:r w:rsidR="00F062F5" w:rsidRPr="00742779">
        <w:rPr>
          <w:rStyle w:val="Hyperlink"/>
          <w:color w:val="auto"/>
          <w:u w:val="none"/>
        </w:rPr>
        <w:t>]</w:t>
      </w:r>
      <w:r w:rsidR="0033544D">
        <w:fldChar w:fldCharType="end"/>
      </w:r>
    </w:p>
    <w:p w14:paraId="542D579D" w14:textId="77777777" w:rsidR="0033544D" w:rsidRPr="00742779" w:rsidRDefault="00742779" w:rsidP="000E54B1">
      <w:del w:id="482" w:author="Seth Oranburg" w:date="2026-03-07T09:50:00Z" w16du:dateUtc="2026-03-07T14:50:00Z">
        <w:r w:rsidRPr="00742779">
          <w:rPr>
            <w:rFonts w:ascii="ZWAdobeF" w:hAnsi="ZWAdobeF" w:cs="ZWAdobeF"/>
            <w:sz w:val="2"/>
            <w:szCs w:val="2"/>
          </w:rPr>
          <w:delText>321B</w:delText>
        </w:r>
        <w:r w:rsidR="0033544D" w:rsidRPr="00742779">
          <w:delText>Apparent</w:delText>
        </w:r>
      </w:del>
      <w:ins w:id="483" w:author="Seth Oranburg" w:date="2026-03-07T09:50:00Z" w16du:dateUtc="2026-03-07T14:50:00Z">
        <w:r w:rsidR="0033544D" w:rsidRPr="00742779">
          <w:t>Apparent</w:t>
        </w:r>
      </w:ins>
      <w:r w:rsidR="0033544D" w:rsidRPr="00742779">
        <w:t xml:space="preserve"> authority doctrine reflects a policy choice embedded in common law. As between an innocent third party and a principal who created a misleading appearance, the law places the loss on the principal. This allocation is efficient because principals can control appearances more cheaply than third parties can investigate them. It is also fair because principals benefit from having agents who can transact quickly, and fairness requires bearing the downside risks that come with those benefits.</w:t>
      </w:r>
    </w:p>
    <w:p w14:paraId="6A870DC8" w14:textId="77777777" w:rsidR="0033544D" w:rsidRPr="00742779" w:rsidRDefault="0033544D" w:rsidP="000E54B1">
      <w:pPr>
        <w:pStyle w:val="Heading3"/>
        <w:rPr>
          <w:rFonts w:eastAsia="Times New Roman"/>
        </w:rPr>
      </w:pPr>
      <w:r w:rsidRPr="00742779">
        <w:rPr>
          <w:rFonts w:eastAsia="Times New Roman"/>
        </w:rPr>
        <w:lastRenderedPageBreak/>
        <w:t>Ratification</w:t>
      </w:r>
    </w:p>
    <w:p w14:paraId="5A289323" w14:textId="77777777" w:rsidR="0033544D" w:rsidRPr="00742779" w:rsidRDefault="00742779" w:rsidP="000E54B1">
      <w:del w:id="484" w:author="Seth Oranburg" w:date="2026-03-07T09:50:00Z" w16du:dateUtc="2026-03-07T14:50:00Z">
        <w:r w:rsidRPr="00742779">
          <w:rPr>
            <w:rFonts w:ascii="ZWAdobeF" w:hAnsi="ZWAdobeF" w:cs="ZWAdobeF"/>
            <w:sz w:val="2"/>
            <w:szCs w:val="2"/>
          </w:rPr>
          <w:delText>322B</w:delText>
        </w:r>
        <w:r w:rsidR="0033544D" w:rsidRPr="00742779">
          <w:delText>Sometimes</w:delText>
        </w:r>
      </w:del>
      <w:ins w:id="485" w:author="Seth Oranburg" w:date="2026-03-07T09:50:00Z" w16du:dateUtc="2026-03-07T14:50:00Z">
        <w:r w:rsidR="0033544D" w:rsidRPr="00742779">
          <w:t>Sometimes</w:t>
        </w:r>
      </w:ins>
      <w:r w:rsidR="0033544D" w:rsidRPr="00742779">
        <w:t xml:space="preserve"> agents act without authority and principals later decide they are satisfied with the result. </w:t>
      </w:r>
      <w:r w:rsidR="0033544D" w:rsidRPr="00742779">
        <w:rPr>
          <w:rStyle w:val="Strong"/>
        </w:rPr>
        <w:t>Ratification</w:t>
      </w:r>
      <w:r w:rsidR="0033544D" w:rsidRPr="00742779">
        <w:t xml:space="preserve"> allows principals to adopt unauthorized acts retroactively, binding themselves as if the acts had been authorized from the outset. </w:t>
      </w:r>
      <w:r w:rsidR="0033544D" w:rsidRPr="00742779">
        <w:rPr>
          <w:rStyle w:val="Strong"/>
        </w:rPr>
        <w:t>Retroactively</w:t>
      </w:r>
      <w:r w:rsidR="0033544D" w:rsidRPr="00742779">
        <w:t xml:space="preserve"> means with effect from an earlier time, not just going forward.</w:t>
      </w:r>
    </w:p>
    <w:p w14:paraId="61A18B9E" w14:textId="77777777" w:rsidR="0033544D" w:rsidRPr="00742779" w:rsidRDefault="00742779" w:rsidP="000E54B1">
      <w:del w:id="486" w:author="Seth Oranburg" w:date="2026-03-07T09:50:00Z" w16du:dateUtc="2026-03-07T14:50:00Z">
        <w:r w:rsidRPr="00742779">
          <w:rPr>
            <w:rFonts w:ascii="ZWAdobeF" w:hAnsi="ZWAdobeF" w:cs="ZWAdobeF"/>
            <w:sz w:val="2"/>
            <w:szCs w:val="2"/>
          </w:rPr>
          <w:delText>323B</w:delText>
        </w:r>
        <w:r w:rsidR="0033544D" w:rsidRPr="00742779">
          <w:delText>The</w:delText>
        </w:r>
      </w:del>
      <w:ins w:id="487" w:author="Seth Oranburg" w:date="2026-03-07T09:50:00Z" w16du:dateUtc="2026-03-07T14:50:00Z">
        <w:r w:rsidR="0033544D" w:rsidRPr="00742779">
          <w:t>The</w:t>
        </w:r>
      </w:ins>
      <w:r w:rsidR="0033544D" w:rsidRPr="00742779">
        <w:t xml:space="preserve"> Restatement provides:</w:t>
      </w:r>
    </w:p>
    <w:p w14:paraId="0D760771" w14:textId="77777777" w:rsidR="0033544D" w:rsidRPr="00742779" w:rsidRDefault="00742779" w:rsidP="000E54B1">
      <w:pPr>
        <w:spacing w:before="100" w:after="100"/>
        <w:ind w:left="720" w:right="720"/>
        <w:divId w:val="767968434"/>
        <w:pPrChange w:id="488" w:author="Seth Oranburg" w:date="2026-03-07T09:50:00Z" w16du:dateUtc="2026-03-07T14:50:00Z">
          <w:pPr>
            <w:pStyle w:val="NormalWeb"/>
            <w:spacing w:before="100" w:after="100"/>
            <w:ind w:left="720" w:right="720"/>
            <w:divId w:val="767968434"/>
          </w:pPr>
        </w:pPrChange>
      </w:pPr>
      <w:del w:id="489" w:author="Seth Oranburg" w:date="2026-03-07T09:50:00Z" w16du:dateUtc="2026-03-07T14:50:00Z">
        <w:r w:rsidRPr="00742779">
          <w:rPr>
            <w:rFonts w:ascii="ZWAdobeF" w:hAnsi="ZWAdobeF" w:cs="ZWAdobeF"/>
            <w:sz w:val="2"/>
            <w:szCs w:val="2"/>
          </w:rPr>
          <w:delText>324B</w:delText>
        </w:r>
        <w:r w:rsidR="0033544D" w:rsidRPr="00742779">
          <w:delText>A</w:delText>
        </w:r>
      </w:del>
      <w:ins w:id="490" w:author="Seth Oranburg" w:date="2026-03-07T09:50:00Z" w16du:dateUtc="2026-03-07T14:50:00Z">
        <w:r w:rsidR="0033544D" w:rsidRPr="00742779">
          <w:t>A</w:t>
        </w:r>
      </w:ins>
      <w:r w:rsidR="0033544D" w:rsidRPr="00742779">
        <w:t xml:space="preserve"> person ratifies an act by manifesting assent that the act shall affect the person</w:t>
      </w:r>
      <w:r w:rsidR="009F60D1" w:rsidRPr="00742779">
        <w:t>’</w:t>
      </w:r>
      <w:r w:rsidR="0033544D" w:rsidRPr="00742779">
        <w:t>s legal relations, or by conduct that justifies a reasonable assumption that the person so consents.</w:t>
      </w:r>
      <w:r w:rsidR="0033544D">
        <w:fldChar w:fldCharType="begin"/>
      </w:r>
      <w:r w:rsidR="0033544D">
        <w:instrText>HYPERLINK \l "fn28-11647" \o "Jump to citation"</w:instrText>
      </w:r>
      <w:r w:rsidR="0033544D">
        <w:fldChar w:fldCharType="separate"/>
      </w:r>
      <w:r w:rsidR="0033544D" w:rsidRPr="00742779">
        <w:rPr>
          <w:rStyle w:val="Hyperlink"/>
          <w:color w:val="auto"/>
          <w:u w:val="none"/>
        </w:rPr>
        <w:t>[28</w:t>
      </w:r>
      <w:r w:rsidR="00F062F5" w:rsidRPr="00742779">
        <w:rPr>
          <w:rStyle w:val="Hyperlink"/>
          <w:color w:val="auto"/>
          <w:u w:val="none"/>
        </w:rPr>
        <w:t>]</w:t>
      </w:r>
      <w:r w:rsidR="0033544D">
        <w:fldChar w:fldCharType="end"/>
      </w:r>
    </w:p>
    <w:p w14:paraId="040821C4" w14:textId="77777777" w:rsidR="0033544D" w:rsidRPr="00742779" w:rsidRDefault="00742779" w:rsidP="000E54B1">
      <w:del w:id="491" w:author="Seth Oranburg" w:date="2026-03-07T09:50:00Z" w16du:dateUtc="2026-03-07T14:50:00Z">
        <w:r w:rsidRPr="00742779">
          <w:rPr>
            <w:rFonts w:ascii="ZWAdobeF" w:hAnsi="ZWAdobeF" w:cs="ZWAdobeF"/>
            <w:sz w:val="2"/>
            <w:szCs w:val="2"/>
          </w:rPr>
          <w:delText>325B</w:delText>
        </w:r>
        <w:r w:rsidR="0033544D" w:rsidRPr="00742779">
          <w:delText>Ratification</w:delText>
        </w:r>
      </w:del>
      <w:ins w:id="492" w:author="Seth Oranburg" w:date="2026-03-07T09:50:00Z" w16du:dateUtc="2026-03-07T14:50:00Z">
        <w:r w:rsidR="0033544D" w:rsidRPr="00742779">
          <w:t>Ratification</w:t>
        </w:r>
      </w:ins>
      <w:r w:rsidR="0033544D" w:rsidRPr="00742779">
        <w:t xml:space="preserve"> requires knowledge of the material facts. A </w:t>
      </w:r>
      <w:r w:rsidR="0033544D" w:rsidRPr="00742779">
        <w:rPr>
          <w:rStyle w:val="Strong"/>
        </w:rPr>
        <w:t>material fact</w:t>
      </w:r>
      <w:r w:rsidR="0033544D" w:rsidRPr="00742779">
        <w:t xml:space="preserve"> is information that would affect a reasonable person</w:t>
      </w:r>
      <w:r w:rsidR="009F60D1" w:rsidRPr="00742779">
        <w:t>’</w:t>
      </w:r>
      <w:r w:rsidR="0033544D" w:rsidRPr="00742779">
        <w:t xml:space="preserve">s decision about whether to approve the transaction. A principal who discovers that an agent signed an unauthorized contract, reads the terms, and says </w:t>
      </w:r>
      <w:r w:rsidR="009F60D1" w:rsidRPr="00742779">
        <w:t>“</w:t>
      </w:r>
      <w:r w:rsidR="0033544D" w:rsidRPr="00742779">
        <w:t>that works for me</w:t>
      </w:r>
      <w:r w:rsidR="009F60D1" w:rsidRPr="00742779">
        <w:t>”</w:t>
      </w:r>
      <w:r w:rsidR="0033544D" w:rsidRPr="00742779">
        <w:t xml:space="preserve"> has ratified the contract. A principal who accepts the benefits of an unauthorized transaction, knowing it was unauthorized, may be found to have ratified by conduct.</w:t>
      </w:r>
    </w:p>
    <w:p w14:paraId="47041A05" w14:textId="77777777" w:rsidR="0033544D" w:rsidRPr="00742779" w:rsidRDefault="00742779" w:rsidP="000E54B1">
      <w:del w:id="493" w:author="Seth Oranburg" w:date="2026-03-07T09:50:00Z" w16du:dateUtc="2026-03-07T14:50:00Z">
        <w:r w:rsidRPr="00742779">
          <w:rPr>
            <w:rFonts w:ascii="ZWAdobeF" w:hAnsi="ZWAdobeF" w:cs="ZWAdobeF"/>
            <w:sz w:val="2"/>
            <w:szCs w:val="2"/>
          </w:rPr>
          <w:delText>326B</w:delText>
        </w:r>
        <w:r w:rsidR="0033544D" w:rsidRPr="00742779">
          <w:delText>Ratification</w:delText>
        </w:r>
      </w:del>
      <w:ins w:id="494" w:author="Seth Oranburg" w:date="2026-03-07T09:50:00Z" w16du:dateUtc="2026-03-07T14:50:00Z">
        <w:r w:rsidR="0033544D" w:rsidRPr="00742779">
          <w:t>Ratification</w:t>
        </w:r>
      </w:ins>
      <w:r w:rsidR="0033544D" w:rsidRPr="00742779">
        <w:t xml:space="preserve"> operates retroactively. Once the principal ratifies, the act is treated as authorized from the moment it occurred. This has practical significance for third-party rights: third parties who dealt with the agent in good faith become entitled to performance as if the agent always had authority. They do not need to worry that the principal might later change their mind. Once ratified, the transaction is binding.</w:t>
      </w:r>
    </w:p>
    <w:p w14:paraId="0367060A" w14:textId="77777777" w:rsidR="0033544D" w:rsidRPr="00742779" w:rsidRDefault="00742779" w:rsidP="000E54B1">
      <w:del w:id="495" w:author="Seth Oranburg" w:date="2026-03-07T09:50:00Z" w16du:dateUtc="2026-03-07T14:50:00Z">
        <w:r w:rsidRPr="00742779">
          <w:rPr>
            <w:rFonts w:ascii="ZWAdobeF" w:hAnsi="ZWAdobeF" w:cs="ZWAdobeF"/>
            <w:sz w:val="2"/>
            <w:szCs w:val="2"/>
          </w:rPr>
          <w:delText>327B</w:delText>
        </w:r>
        <w:r w:rsidR="0033544D" w:rsidRPr="00742779">
          <w:delText>Ratification</w:delText>
        </w:r>
      </w:del>
      <w:ins w:id="496" w:author="Seth Oranburg" w:date="2026-03-07T09:50:00Z" w16du:dateUtc="2026-03-07T14:50:00Z">
        <w:r w:rsidR="0033544D" w:rsidRPr="00742779">
          <w:t>Ratification</w:t>
        </w:r>
      </w:ins>
      <w:r w:rsidR="0033544D" w:rsidRPr="00742779">
        <w:t xml:space="preserve"> doctrine serves both parties</w:t>
      </w:r>
      <w:r w:rsidR="009F60D1" w:rsidRPr="00742779">
        <w:t>’</w:t>
      </w:r>
      <w:r w:rsidR="0033544D" w:rsidRPr="00742779">
        <w:t xml:space="preserve"> interests. It allows principals to capture value from transactions that turned out well, even if the agent exceeded authority. It protects third parties by ensuring they can rely on ratification once given. But it also creates risk. If the principal delays deciding whether to ratify, the third party faces uncertainty. Some jurisdictions impose time limits on how long a principal can wait before ratifying or rejecting an unauthorized act.</w:t>
      </w:r>
    </w:p>
    <w:p w14:paraId="225F6768" w14:textId="77777777" w:rsidR="0033544D" w:rsidRPr="00742779" w:rsidRDefault="0033544D" w:rsidP="000E54B1">
      <w:pPr>
        <w:pStyle w:val="Heading3"/>
        <w:rPr>
          <w:rFonts w:eastAsia="Times New Roman"/>
        </w:rPr>
      </w:pPr>
      <w:r w:rsidRPr="00742779">
        <w:rPr>
          <w:rFonts w:eastAsia="Times New Roman"/>
        </w:rPr>
        <w:t>Estoppel</w:t>
      </w:r>
    </w:p>
    <w:p w14:paraId="410EB5FB" w14:textId="77777777" w:rsidR="0033544D" w:rsidRPr="00742779" w:rsidRDefault="00742779" w:rsidP="000E54B1">
      <w:del w:id="497" w:author="Seth Oranburg" w:date="2026-03-07T09:50:00Z" w16du:dateUtc="2026-03-07T14:50:00Z">
        <w:r w:rsidRPr="00742779">
          <w:rPr>
            <w:rFonts w:ascii="ZWAdobeF" w:hAnsi="ZWAdobeF" w:cs="ZWAdobeF"/>
            <w:sz w:val="2"/>
            <w:szCs w:val="2"/>
          </w:rPr>
          <w:delText>328B</w:delText>
        </w:r>
        <w:r w:rsidR="0033544D" w:rsidRPr="00742779">
          <w:delText>Estoppel</w:delText>
        </w:r>
      </w:del>
      <w:ins w:id="498" w:author="Seth Oranburg" w:date="2026-03-07T09:50:00Z" w16du:dateUtc="2026-03-07T14:50:00Z">
        <w:r w:rsidR="0033544D" w:rsidRPr="00742779">
          <w:t>Estoppel</w:t>
        </w:r>
      </w:ins>
      <w:r w:rsidR="0033544D" w:rsidRPr="00742779">
        <w:t xml:space="preserve"> provides a residual doctrine for cases where neither actual nor apparent authority applies, but fairness requires holding the principal accountable. </w:t>
      </w:r>
      <w:r w:rsidR="0033544D" w:rsidRPr="00742779">
        <w:rPr>
          <w:rStyle w:val="Strong"/>
        </w:rPr>
        <w:t>Estoppel</w:t>
      </w:r>
      <w:r w:rsidR="0033544D" w:rsidRPr="00742779">
        <w:t xml:space="preserve"> is an equitable doctrine that prevents a party from denying something when it would be unfair to allow that denial. If a principal</w:t>
      </w:r>
      <w:r w:rsidR="009F60D1" w:rsidRPr="00742779">
        <w:t>’</w:t>
      </w:r>
      <w:r w:rsidR="0033544D" w:rsidRPr="00742779">
        <w:t xml:space="preserve">s </w:t>
      </w:r>
      <w:r w:rsidR="0033544D" w:rsidRPr="00742779">
        <w:lastRenderedPageBreak/>
        <w:t xml:space="preserve">conduct led a third party to believe an agent was authorized, and the third party changed position in reasonable reliance, the principal may be </w:t>
      </w:r>
      <w:r w:rsidR="0033544D" w:rsidRPr="00742779">
        <w:rPr>
          <w:rStyle w:val="Strong"/>
        </w:rPr>
        <w:t>estopped from</w:t>
      </w:r>
      <w:r w:rsidR="0033544D" w:rsidRPr="00742779">
        <w:t xml:space="preserve"> (prevented from) denying the agency.</w:t>
      </w:r>
    </w:p>
    <w:p w14:paraId="6C6836AC" w14:textId="77777777" w:rsidR="0033544D" w:rsidRPr="00742779" w:rsidRDefault="00742779" w:rsidP="000E54B1">
      <w:del w:id="499" w:author="Seth Oranburg" w:date="2026-03-07T09:50:00Z" w16du:dateUtc="2026-03-07T14:50:00Z">
        <w:r w:rsidRPr="00742779">
          <w:rPr>
            <w:rFonts w:ascii="ZWAdobeF" w:hAnsi="ZWAdobeF" w:cs="ZWAdobeF"/>
            <w:sz w:val="2"/>
            <w:szCs w:val="2"/>
          </w:rPr>
          <w:delText>329B</w:delText>
        </w:r>
        <w:r w:rsidR="0033544D" w:rsidRPr="00742779">
          <w:delText>Estoppel</w:delText>
        </w:r>
      </w:del>
      <w:ins w:id="500" w:author="Seth Oranburg" w:date="2026-03-07T09:50:00Z" w16du:dateUtc="2026-03-07T14:50:00Z">
        <w:r w:rsidR="0033544D" w:rsidRPr="00742779">
          <w:t>Estoppel</w:t>
        </w:r>
      </w:ins>
      <w:r w:rsidR="0033544D" w:rsidRPr="00742779">
        <w:t xml:space="preserve"> differs from apparent authority in that it focuses on the third party</w:t>
      </w:r>
      <w:r w:rsidR="009F60D1" w:rsidRPr="00742779">
        <w:t>’</w:t>
      </w:r>
      <w:r w:rsidR="0033544D" w:rsidRPr="00742779">
        <w:t>s detrimental reliance rather than on the reasonableness of the third party</w:t>
      </w:r>
      <w:r w:rsidR="009F60D1" w:rsidRPr="00742779">
        <w:t>’</w:t>
      </w:r>
      <w:r w:rsidR="0033544D" w:rsidRPr="00742779">
        <w:t xml:space="preserve">s belief about authority. </w:t>
      </w:r>
      <w:r w:rsidR="0033544D" w:rsidRPr="00742779">
        <w:rPr>
          <w:rStyle w:val="Strong"/>
        </w:rPr>
        <w:t>Detrimental reliance</w:t>
      </w:r>
      <w:r w:rsidR="0033544D" w:rsidRPr="00742779">
        <w:t xml:space="preserve"> means the third party took action, based on the principal</w:t>
      </w:r>
      <w:r w:rsidR="009F60D1" w:rsidRPr="00742779">
        <w:t>’</w:t>
      </w:r>
      <w:r w:rsidR="0033544D" w:rsidRPr="00742779">
        <w:t>s representations, that caused the third party harm. Estoppel is an equitable doctrine that prevents principals from benefiting from representations that induced reliance, even if those representations did not create apparent authority under the technical definition.</w:t>
      </w:r>
    </w:p>
    <w:p w14:paraId="7506522D" w14:textId="77777777" w:rsidR="0033544D" w:rsidRPr="00742779" w:rsidRDefault="00742779" w:rsidP="000E54B1">
      <w:del w:id="501" w:author="Seth Oranburg" w:date="2026-03-07T09:50:00Z" w16du:dateUtc="2026-03-07T14:50:00Z">
        <w:r w:rsidRPr="00742779">
          <w:rPr>
            <w:rFonts w:ascii="ZWAdobeF" w:hAnsi="ZWAdobeF" w:cs="ZWAdobeF"/>
            <w:sz w:val="2"/>
            <w:szCs w:val="2"/>
          </w:rPr>
          <w:delText>330B</w:delText>
        </w:r>
        <w:r w:rsidR="0033544D" w:rsidRPr="00742779">
          <w:delText>Estoppel</w:delText>
        </w:r>
      </w:del>
      <w:ins w:id="502" w:author="Seth Oranburg" w:date="2026-03-07T09:50:00Z" w16du:dateUtc="2026-03-07T14:50:00Z">
        <w:r w:rsidR="0033544D" w:rsidRPr="00742779">
          <w:t>Estoppel</w:t>
        </w:r>
      </w:ins>
      <w:r w:rsidR="0033544D" w:rsidRPr="00742779">
        <w:t xml:space="preserve"> fills gaps in the authority framework. If apparent authority requires precise elements that a particular case does not quite satisfy, but the principal</w:t>
      </w:r>
      <w:r w:rsidR="009F60D1" w:rsidRPr="00742779">
        <w:t>’</w:t>
      </w:r>
      <w:r w:rsidR="0033544D" w:rsidRPr="00742779">
        <w:t>s conduct was misleading and the third party suffered harm from reasonable reliance, a court might invoke estoppel to prevent an unjust result. This flexibility shows common law equity at work, supplementing rigid legal rules with fairness-based principles when justice requires it.</w:t>
      </w:r>
    </w:p>
    <w:p w14:paraId="0E8B858E" w14:textId="77777777" w:rsidR="0033544D" w:rsidRPr="00742779" w:rsidRDefault="0033544D" w:rsidP="000E54B1">
      <w:pPr>
        <w:pStyle w:val="Heading2"/>
        <w:rPr>
          <w:rFonts w:eastAsia="Times New Roman"/>
        </w:rPr>
      </w:pPr>
      <w:r w:rsidRPr="00742779">
        <w:rPr>
          <w:rFonts w:eastAsia="Times New Roman"/>
        </w:rPr>
        <w:t>Liability for Agent Torts</w:t>
      </w:r>
    </w:p>
    <w:p w14:paraId="198F6025" w14:textId="77777777" w:rsidR="0033544D" w:rsidRPr="00742779" w:rsidRDefault="00742779" w:rsidP="000E54B1">
      <w:del w:id="503" w:author="Seth Oranburg" w:date="2026-03-07T09:50:00Z" w16du:dateUtc="2026-03-07T14:50:00Z">
        <w:r w:rsidRPr="00742779">
          <w:rPr>
            <w:rFonts w:ascii="ZWAdobeF" w:hAnsi="ZWAdobeF" w:cs="ZWAdobeF"/>
            <w:sz w:val="2"/>
            <w:szCs w:val="2"/>
          </w:rPr>
          <w:delText>331B</w:delText>
        </w:r>
        <w:r w:rsidR="0033544D" w:rsidRPr="00742779">
          <w:delText>Agency</w:delText>
        </w:r>
      </w:del>
      <w:ins w:id="504" w:author="Seth Oranburg" w:date="2026-03-07T09:50:00Z" w16du:dateUtc="2026-03-07T14:50:00Z">
        <w:r w:rsidR="0033544D" w:rsidRPr="00742779">
          <w:t>Agency</w:t>
        </w:r>
      </w:ins>
      <w:r w:rsidR="0033544D" w:rsidRPr="00742779">
        <w:t xml:space="preserve"> law governs not only the agent</w:t>
      </w:r>
      <w:r w:rsidR="009F60D1" w:rsidRPr="00742779">
        <w:t>’</w:t>
      </w:r>
      <w:r w:rsidR="0033544D" w:rsidRPr="00742779">
        <w:t>s authority to bind the principal in contract and also the principal</w:t>
      </w:r>
      <w:r w:rsidR="009F60D1" w:rsidRPr="00742779">
        <w:t>’</w:t>
      </w:r>
      <w:r w:rsidR="0033544D" w:rsidRPr="00742779">
        <w:t>s liability for the agent</w:t>
      </w:r>
      <w:r w:rsidR="009F60D1" w:rsidRPr="00742779">
        <w:t>’</w:t>
      </w:r>
      <w:r w:rsidR="0033544D" w:rsidRPr="00742779">
        <w:t>s wrongful acts. This addresses the risk allocation problem from Chapter 1: who bears losses when work is done through agents? When an employee driving a company truck runs a red light and injures a pedestrian, can the injured person recover from the employer?</w:t>
      </w:r>
    </w:p>
    <w:p w14:paraId="2C6830D4" w14:textId="77777777" w:rsidR="0033544D" w:rsidRPr="00742779" w:rsidRDefault="0033544D" w:rsidP="000E54B1">
      <w:pPr>
        <w:pStyle w:val="Heading3"/>
        <w:rPr>
          <w:rFonts w:eastAsia="Times New Roman"/>
        </w:rPr>
      </w:pPr>
      <w:r w:rsidRPr="00742779">
        <w:rPr>
          <w:rFonts w:eastAsia="Times New Roman"/>
        </w:rPr>
        <w:t>Respondeat Superior</w:t>
      </w:r>
    </w:p>
    <w:p w14:paraId="3425F023" w14:textId="77777777" w:rsidR="0033544D" w:rsidRPr="00742779" w:rsidRDefault="00742779" w:rsidP="000E54B1">
      <w:pPr>
        <w:pPrChange w:id="505" w:author="Seth Oranburg" w:date="2026-03-07T09:50:00Z" w16du:dateUtc="2026-03-07T14:50:00Z">
          <w:pPr>
            <w:pStyle w:val="NormalWeb"/>
          </w:pPr>
        </w:pPrChange>
      </w:pPr>
      <w:del w:id="506" w:author="Seth Oranburg" w:date="2026-03-07T09:50:00Z" w16du:dateUtc="2026-03-07T14:50:00Z">
        <w:r w:rsidRPr="00742779">
          <w:rPr>
            <w:rFonts w:ascii="ZWAdobeF" w:hAnsi="ZWAdobeF" w:cs="ZWAdobeF"/>
            <w:sz w:val="2"/>
            <w:szCs w:val="2"/>
          </w:rPr>
          <w:delText>332B</w:delText>
        </w:r>
        <w:r w:rsidR="0033544D" w:rsidRPr="00742779">
          <w:delText>The</w:delText>
        </w:r>
      </w:del>
      <w:ins w:id="507" w:author="Seth Oranburg" w:date="2026-03-07T09:50:00Z" w16du:dateUtc="2026-03-07T14:50:00Z">
        <w:r w:rsidR="0033544D" w:rsidRPr="00742779">
          <w:t>The</w:t>
        </w:r>
      </w:ins>
      <w:r w:rsidR="0033544D" w:rsidRPr="00742779">
        <w:t xml:space="preserve"> doctrine of </w:t>
      </w:r>
      <w:r w:rsidR="0033544D" w:rsidRPr="00742779">
        <w:rPr>
          <w:rStyle w:val="Strong"/>
        </w:rPr>
        <w:t>respondeat superior</w:t>
      </w:r>
      <w:r w:rsidR="0033544D" w:rsidRPr="00742779">
        <w:t xml:space="preserve"> (Latin for </w:t>
      </w:r>
      <w:r w:rsidR="009F60D1" w:rsidRPr="00742779">
        <w:t>“</w:t>
      </w:r>
      <w:r w:rsidR="0033544D" w:rsidRPr="00742779">
        <w:t>let the superior answer</w:t>
      </w:r>
      <w:r w:rsidR="009F60D1" w:rsidRPr="00742779">
        <w:t>”</w:t>
      </w:r>
      <w:r w:rsidR="0033544D" w:rsidRPr="00742779">
        <w:t>) holds that an employer is vicariously liable for torts committed by an employee acting within the scope of employment.</w:t>
      </w:r>
      <w:r w:rsidR="0033544D">
        <w:fldChar w:fldCharType="begin"/>
      </w:r>
      <w:r w:rsidR="0033544D">
        <w:instrText>HYPERLINK \l "fn22-11647" \o "Jump to citation"</w:instrText>
      </w:r>
      <w:r w:rsidR="0033544D">
        <w:fldChar w:fldCharType="separate"/>
      </w:r>
      <w:r w:rsidR="0033544D" w:rsidRPr="00742779">
        <w:rPr>
          <w:rStyle w:val="Hyperlink"/>
          <w:color w:val="auto"/>
          <w:u w:val="none"/>
        </w:rPr>
        <w:t>[22</w:t>
      </w:r>
      <w:r w:rsidR="00F062F5" w:rsidRPr="00742779">
        <w:rPr>
          <w:rStyle w:val="Hyperlink"/>
          <w:color w:val="auto"/>
          <w:u w:val="none"/>
        </w:rPr>
        <w:t>]</w:t>
      </w:r>
      <w:r w:rsidR="0033544D">
        <w:fldChar w:fldCharType="end"/>
      </w:r>
      <w:r w:rsidR="0033544D" w:rsidRPr="00742779">
        <w:t xml:space="preserve"> </w:t>
      </w:r>
      <w:r w:rsidR="0033544D" w:rsidRPr="00742779">
        <w:rPr>
          <w:rStyle w:val="Strong"/>
        </w:rPr>
        <w:t>Vicarious liability</w:t>
      </w:r>
      <w:r w:rsidR="0033544D" w:rsidRPr="00742779">
        <w:t xml:space="preserve"> means liability imposed on one party for wrongs committed by another based on their relationship, even though the liable party did nothing wrong personally. A </w:t>
      </w:r>
      <w:r w:rsidR="0033544D" w:rsidRPr="00742779">
        <w:rPr>
          <w:rStyle w:val="Strong"/>
        </w:rPr>
        <w:t>tort</w:t>
      </w:r>
      <w:r w:rsidR="0033544D" w:rsidRPr="00742779">
        <w:t xml:space="preserve"> is a civil wrong that causes harm to another for which the law provides a remedy, typically money damages. Common torts include negligence (carelessness that causes injury), battery (harmful or offensive contact), and defamation (false statements that harm reputation).</w:t>
      </w:r>
    </w:p>
    <w:p w14:paraId="2E7A2E41" w14:textId="77777777" w:rsidR="0033544D" w:rsidRPr="00742779" w:rsidRDefault="00742779" w:rsidP="000E54B1">
      <w:del w:id="508" w:author="Seth Oranburg" w:date="2026-03-07T09:50:00Z" w16du:dateUtc="2026-03-07T14:50:00Z">
        <w:r w:rsidRPr="00742779">
          <w:rPr>
            <w:rFonts w:ascii="ZWAdobeF" w:hAnsi="ZWAdobeF" w:cs="ZWAdobeF"/>
            <w:sz w:val="2"/>
            <w:szCs w:val="2"/>
          </w:rPr>
          <w:lastRenderedPageBreak/>
          <w:delText>333B</w:delText>
        </w:r>
        <w:r w:rsidR="0033544D" w:rsidRPr="00742779">
          <w:delText>This</w:delText>
        </w:r>
      </w:del>
      <w:ins w:id="509" w:author="Seth Oranburg" w:date="2026-03-07T09:50:00Z" w16du:dateUtc="2026-03-07T14:50:00Z">
        <w:r w:rsidR="0033544D" w:rsidRPr="00742779">
          <w:t>This</w:t>
        </w:r>
      </w:ins>
      <w:r w:rsidR="0033544D" w:rsidRPr="00742779">
        <w:t xml:space="preserve"> is a form of </w:t>
      </w:r>
      <w:r w:rsidR="0033544D" w:rsidRPr="00742779">
        <w:rPr>
          <w:rStyle w:val="Strong"/>
        </w:rPr>
        <w:t>strict liability</w:t>
      </w:r>
      <w:r w:rsidR="0033544D" w:rsidRPr="00742779">
        <w:t>: the principal is liable even if the principal did nothing wrong, even if the principal had no way to prevent the harm, even if the employee was acting contrary to the principal</w:t>
      </w:r>
      <w:r w:rsidR="009F60D1" w:rsidRPr="00742779">
        <w:t>’</w:t>
      </w:r>
      <w:r w:rsidR="0033544D" w:rsidRPr="00742779">
        <w:t>s instructions. Strict liability means liability without fault; the plaintiff need not prove the defendant was careless or intended harm.</w:t>
      </w:r>
    </w:p>
    <w:p w14:paraId="204D4EA7" w14:textId="77777777" w:rsidR="0033544D" w:rsidRPr="00742779" w:rsidRDefault="00742779" w:rsidP="000E54B1">
      <w:del w:id="510" w:author="Seth Oranburg" w:date="2026-03-07T09:50:00Z" w16du:dateUtc="2026-03-07T14:50:00Z">
        <w:r w:rsidRPr="00742779">
          <w:rPr>
            <w:rFonts w:ascii="ZWAdobeF" w:hAnsi="ZWAdobeF" w:cs="ZWAdobeF"/>
            <w:sz w:val="2"/>
            <w:szCs w:val="2"/>
          </w:rPr>
          <w:delText>334B</w:delText>
        </w:r>
        <w:r w:rsidR="0033544D" w:rsidRPr="00742779">
          <w:delText>The</w:delText>
        </w:r>
      </w:del>
      <w:ins w:id="511" w:author="Seth Oranburg" w:date="2026-03-07T09:50:00Z" w16du:dateUtc="2026-03-07T14:50:00Z">
        <w:r w:rsidR="0033544D" w:rsidRPr="00742779">
          <w:t>The</w:t>
        </w:r>
      </w:ins>
      <w:r w:rsidR="0033544D" w:rsidRPr="00742779">
        <w:t xml:space="preserve"> Restatement provides:</w:t>
      </w:r>
    </w:p>
    <w:p w14:paraId="50CF2ABE" w14:textId="77777777" w:rsidR="0033544D" w:rsidRPr="00742779" w:rsidRDefault="00742779" w:rsidP="000E54B1">
      <w:pPr>
        <w:spacing w:before="100" w:after="100"/>
        <w:ind w:left="720" w:right="720"/>
        <w:divId w:val="1786923135"/>
        <w:pPrChange w:id="512" w:author="Seth Oranburg" w:date="2026-03-07T09:50:00Z" w16du:dateUtc="2026-03-07T14:50:00Z">
          <w:pPr>
            <w:pStyle w:val="NormalWeb"/>
            <w:spacing w:before="100" w:after="100"/>
            <w:ind w:left="720" w:right="720"/>
            <w:divId w:val="1786923135"/>
          </w:pPr>
        </w:pPrChange>
      </w:pPr>
      <w:del w:id="513" w:author="Seth Oranburg" w:date="2026-03-07T09:50:00Z" w16du:dateUtc="2026-03-07T14:50:00Z">
        <w:r w:rsidRPr="00742779">
          <w:rPr>
            <w:rFonts w:ascii="ZWAdobeF" w:hAnsi="ZWAdobeF" w:cs="ZWAdobeF"/>
            <w:sz w:val="2"/>
            <w:szCs w:val="2"/>
          </w:rPr>
          <w:delText>335B</w:delText>
        </w:r>
        <w:r w:rsidR="0033544D" w:rsidRPr="00742779">
          <w:delText>An</w:delText>
        </w:r>
      </w:del>
      <w:ins w:id="514" w:author="Seth Oranburg" w:date="2026-03-07T09:50:00Z" w16du:dateUtc="2026-03-07T14:50:00Z">
        <w:r w:rsidR="0033544D" w:rsidRPr="00742779">
          <w:t>An</w:t>
        </w:r>
      </w:ins>
      <w:r w:rsidR="0033544D" w:rsidRPr="00742779">
        <w:t xml:space="preserve"> employer is subject to liability for torts committed by employees while acting within the scope of their employment.</w:t>
      </w:r>
      <w:r w:rsidR="0033544D">
        <w:fldChar w:fldCharType="begin"/>
      </w:r>
      <w:r w:rsidR="0033544D">
        <w:instrText>HYPERLINK \l "fn29-11647" \o "Jump to citation"</w:instrText>
      </w:r>
      <w:r w:rsidR="0033544D">
        <w:fldChar w:fldCharType="separate"/>
      </w:r>
      <w:r w:rsidR="0033544D" w:rsidRPr="00742779">
        <w:rPr>
          <w:rStyle w:val="Hyperlink"/>
          <w:color w:val="auto"/>
          <w:u w:val="none"/>
        </w:rPr>
        <w:t>[29</w:t>
      </w:r>
      <w:r w:rsidR="00F062F5" w:rsidRPr="00742779">
        <w:rPr>
          <w:rStyle w:val="Hyperlink"/>
          <w:color w:val="auto"/>
          <w:u w:val="none"/>
        </w:rPr>
        <w:t>]</w:t>
      </w:r>
      <w:r w:rsidR="0033544D">
        <w:fldChar w:fldCharType="end"/>
      </w:r>
    </w:p>
    <w:p w14:paraId="36A79F34" w14:textId="77777777" w:rsidR="0033544D" w:rsidRPr="00742779" w:rsidRDefault="00742779" w:rsidP="000E54B1">
      <w:del w:id="515" w:author="Seth Oranburg" w:date="2026-03-07T09:50:00Z" w16du:dateUtc="2026-03-07T14:50:00Z">
        <w:r w:rsidRPr="00742779">
          <w:rPr>
            <w:rFonts w:ascii="ZWAdobeF" w:hAnsi="ZWAdobeF" w:cs="ZWAdobeF"/>
            <w:sz w:val="2"/>
            <w:szCs w:val="2"/>
          </w:rPr>
          <w:delText>336B</w:delText>
        </w:r>
        <w:r w:rsidR="0033544D" w:rsidRPr="00742779">
          <w:delText>Three</w:delText>
        </w:r>
      </w:del>
      <w:ins w:id="516" w:author="Seth Oranburg" w:date="2026-03-07T09:50:00Z" w16du:dateUtc="2026-03-07T14:50:00Z">
        <w:r w:rsidR="0033544D" w:rsidRPr="00742779">
          <w:t>Three</w:t>
        </w:r>
      </w:ins>
      <w:r w:rsidR="0033544D" w:rsidRPr="00742779">
        <w:t xml:space="preserve"> elements govern this doctrine. First, </w:t>
      </w:r>
      <w:r w:rsidR="0033544D" w:rsidRPr="00742779">
        <w:rPr>
          <w:rStyle w:val="Strong"/>
        </w:rPr>
        <w:t>employee status</w:t>
      </w:r>
      <w:r w:rsidR="0033544D" w:rsidRPr="00742779">
        <w:t xml:space="preserve"> matters. Respondeat superior applies to employees, not independent contractors. The distinction turns on the degree of control the principal exercises over the manner and means of the agent</w:t>
      </w:r>
      <w:r w:rsidR="009F60D1" w:rsidRPr="00742779">
        <w:t>’</w:t>
      </w:r>
      <w:r w:rsidR="0033544D" w:rsidRPr="00742779">
        <w:t>s work. Employees work under the principal</w:t>
      </w:r>
      <w:r w:rsidR="009F60D1" w:rsidRPr="00742779">
        <w:t>’</w:t>
      </w:r>
      <w:r w:rsidR="0033544D" w:rsidRPr="00742779">
        <w:t xml:space="preserve">s direction about both what to do and how to do it. Independent contractors control their own methods and simply deliver results. </w:t>
      </w:r>
      <w:r w:rsidR="0033544D" w:rsidRPr="00742779">
        <w:rPr>
          <w:rStyle w:val="Strong"/>
        </w:rPr>
        <w:t>Manner and means</w:t>
      </w:r>
      <w:r w:rsidR="0033544D" w:rsidRPr="00742779">
        <w:t xml:space="preserve"> refers to the specific ways in which work is performed, the details of execution.</w:t>
      </w:r>
    </w:p>
    <w:p w14:paraId="5793621C" w14:textId="77777777" w:rsidR="0033544D" w:rsidRPr="00742779" w:rsidRDefault="00742779" w:rsidP="000E54B1">
      <w:del w:id="517" w:author="Seth Oranburg" w:date="2026-03-07T09:50:00Z" w16du:dateUtc="2026-03-07T14:50:00Z">
        <w:r w:rsidRPr="00742779">
          <w:rPr>
            <w:rFonts w:ascii="ZWAdobeF" w:hAnsi="ZWAdobeF" w:cs="ZWAdobeF"/>
            <w:sz w:val="2"/>
            <w:szCs w:val="2"/>
          </w:rPr>
          <w:delText>337B</w:delText>
        </w:r>
        <w:r w:rsidR="0033544D" w:rsidRPr="00742779">
          <w:delText>Second</w:delText>
        </w:r>
      </w:del>
      <w:ins w:id="518" w:author="Seth Oranburg" w:date="2026-03-07T09:50:00Z" w16du:dateUtc="2026-03-07T14:50:00Z">
        <w:r w:rsidR="0033544D" w:rsidRPr="00742779">
          <w:t>Second</w:t>
        </w:r>
      </w:ins>
      <w:r w:rsidR="0033544D" w:rsidRPr="00742779">
        <w:t xml:space="preserve">, the tortious conduct must occur within </w:t>
      </w:r>
      <w:r w:rsidR="0033544D" w:rsidRPr="00742779">
        <w:rPr>
          <w:rStyle w:val="Strong"/>
        </w:rPr>
        <w:t>scope of employment</w:t>
      </w:r>
      <w:r w:rsidR="0033544D" w:rsidRPr="00742779">
        <w:t>. The harm must happen within the time, place, and purpose of the employment. The agent must be performing the kind of work the agent was hired to perform, acting at least in part to serve the employer</w:t>
      </w:r>
      <w:r w:rsidR="009F60D1" w:rsidRPr="00742779">
        <w:t>’</w:t>
      </w:r>
      <w:r w:rsidR="0033544D" w:rsidRPr="00742779">
        <w:t>s interests. Scope here means the range or extent of activities the employment encompasses.</w:t>
      </w:r>
    </w:p>
    <w:p w14:paraId="4C27AC4E" w14:textId="77777777" w:rsidR="0033544D" w:rsidRPr="00742779" w:rsidRDefault="00742779" w:rsidP="000E54B1">
      <w:del w:id="519" w:author="Seth Oranburg" w:date="2026-03-07T09:50:00Z" w16du:dateUtc="2026-03-07T14:50:00Z">
        <w:r w:rsidRPr="00742779">
          <w:rPr>
            <w:rFonts w:ascii="ZWAdobeF" w:hAnsi="ZWAdobeF" w:cs="ZWAdobeF"/>
            <w:sz w:val="2"/>
            <w:szCs w:val="2"/>
          </w:rPr>
          <w:delText>338B</w:delText>
        </w:r>
        <w:r w:rsidR="0033544D" w:rsidRPr="00742779">
          <w:delText>Third</w:delText>
        </w:r>
      </w:del>
      <w:ins w:id="520" w:author="Seth Oranburg" w:date="2026-03-07T09:50:00Z" w16du:dateUtc="2026-03-07T14:50:00Z">
        <w:r w:rsidR="0033544D" w:rsidRPr="00742779">
          <w:t>Third</w:t>
        </w:r>
      </w:ins>
      <w:r w:rsidR="0033544D" w:rsidRPr="00742779">
        <w:t xml:space="preserve">, there must be </w:t>
      </w:r>
      <w:r w:rsidR="0033544D" w:rsidRPr="00742779">
        <w:rPr>
          <w:rStyle w:val="Strong"/>
        </w:rPr>
        <w:t>employee-caused harm</w:t>
      </w:r>
      <w:r w:rsidR="0033544D" w:rsidRPr="00742779">
        <w:t>. The employee</w:t>
      </w:r>
      <w:r w:rsidR="009F60D1" w:rsidRPr="00742779">
        <w:t>’</w:t>
      </w:r>
      <w:r w:rsidR="0033544D" w:rsidRPr="00742779">
        <w:t xml:space="preserve">s conduct must be the proximate cause of the injury. </w:t>
      </w:r>
      <w:r w:rsidR="0033544D" w:rsidRPr="00742779">
        <w:rPr>
          <w:rStyle w:val="Strong"/>
        </w:rPr>
        <w:t>Proximate cause</w:t>
      </w:r>
      <w:r w:rsidR="0033544D" w:rsidRPr="00742779">
        <w:t xml:space="preserve"> means a cause that is sufficiently related to the harm that the law treats it as legally responsible, not too remote or indirect. Intentional torts, purely personal conduct, and actions wholly unrelated to employment typically fall outside the scope.</w:t>
      </w:r>
    </w:p>
    <w:p w14:paraId="290A07E6" w14:textId="77777777" w:rsidR="0033544D" w:rsidRPr="00742779" w:rsidRDefault="00742779" w:rsidP="000E54B1">
      <w:del w:id="521" w:author="Seth Oranburg" w:date="2026-03-07T09:50:00Z" w16du:dateUtc="2026-03-07T14:50:00Z">
        <w:r w:rsidRPr="00742779">
          <w:rPr>
            <w:rFonts w:ascii="ZWAdobeF" w:hAnsi="ZWAdobeF" w:cs="ZWAdobeF"/>
            <w:sz w:val="2"/>
            <w:szCs w:val="2"/>
          </w:rPr>
          <w:delText>339B</w:delText>
        </w:r>
        <w:r w:rsidR="0033544D" w:rsidRPr="00742779">
          <w:delText>The</w:delText>
        </w:r>
      </w:del>
      <w:ins w:id="522" w:author="Seth Oranburg" w:date="2026-03-07T09:50:00Z" w16du:dateUtc="2026-03-07T14:50:00Z">
        <w:r w:rsidR="0033544D" w:rsidRPr="00742779">
          <w:t>The</w:t>
        </w:r>
      </w:ins>
      <w:r w:rsidR="0033544D" w:rsidRPr="00742779">
        <w:t xml:space="preserve"> Restatement elaborates on scope of employment:</w:t>
      </w:r>
    </w:p>
    <w:p w14:paraId="00DDDB0D" w14:textId="77777777" w:rsidR="0033544D" w:rsidRPr="00742779" w:rsidRDefault="00742779" w:rsidP="000E54B1">
      <w:pPr>
        <w:spacing w:before="100" w:after="100"/>
        <w:ind w:left="720" w:right="720"/>
        <w:divId w:val="989749261"/>
        <w:pPrChange w:id="523" w:author="Seth Oranburg" w:date="2026-03-07T09:50:00Z" w16du:dateUtc="2026-03-07T14:50:00Z">
          <w:pPr>
            <w:pStyle w:val="NormalWeb"/>
            <w:spacing w:before="100" w:after="100"/>
            <w:ind w:left="720" w:right="720"/>
            <w:divId w:val="989749261"/>
          </w:pPr>
        </w:pPrChange>
      </w:pPr>
      <w:del w:id="524" w:author="Seth Oranburg" w:date="2026-03-07T09:50:00Z" w16du:dateUtc="2026-03-07T14:50:00Z">
        <w:r w:rsidRPr="00742779">
          <w:rPr>
            <w:rFonts w:ascii="ZWAdobeF" w:hAnsi="ZWAdobeF" w:cs="ZWAdobeF"/>
            <w:sz w:val="2"/>
            <w:szCs w:val="2"/>
          </w:rPr>
          <w:delText>340B</w:delText>
        </w:r>
        <w:r w:rsidR="0033544D" w:rsidRPr="00742779">
          <w:delText>An</w:delText>
        </w:r>
      </w:del>
      <w:ins w:id="525" w:author="Seth Oranburg" w:date="2026-03-07T09:50:00Z" w16du:dateUtc="2026-03-07T14:50:00Z">
        <w:r w:rsidR="0033544D" w:rsidRPr="00742779">
          <w:t>An</w:t>
        </w:r>
      </w:ins>
      <w:r w:rsidR="0033544D" w:rsidRPr="00742779">
        <w:t xml:space="preserve"> employee acts within the scope of employment when performing work assigned by the employer or engaging in a course of conduct subject to the employer</w:t>
      </w:r>
      <w:r w:rsidR="009F60D1" w:rsidRPr="00742779">
        <w:t>’</w:t>
      </w:r>
      <w:r w:rsidR="0033544D" w:rsidRPr="00742779">
        <w:t>s control. An employee</w:t>
      </w:r>
      <w:r w:rsidR="009F60D1" w:rsidRPr="00742779">
        <w:t>’</w:t>
      </w:r>
      <w:r w:rsidR="0033544D" w:rsidRPr="00742779">
        <w:t>s act is not within the scope of employment when it occurs within an independent course of conduct not intended by the employee to serve any purpose of the employer.</w:t>
      </w:r>
      <w:r w:rsidR="0033544D">
        <w:fldChar w:fldCharType="begin"/>
      </w:r>
      <w:r w:rsidR="0033544D">
        <w:instrText>HYPERLINK \l "fn22-11647" \o "Jump to citation"</w:instrText>
      </w:r>
      <w:r w:rsidR="0033544D">
        <w:fldChar w:fldCharType="separate"/>
      </w:r>
      <w:r w:rsidR="0033544D" w:rsidRPr="00742779">
        <w:rPr>
          <w:rStyle w:val="Hyperlink"/>
          <w:color w:val="auto"/>
          <w:u w:val="none"/>
        </w:rPr>
        <w:t>[22</w:t>
      </w:r>
      <w:r w:rsidR="00F062F5" w:rsidRPr="00742779">
        <w:rPr>
          <w:rStyle w:val="Hyperlink"/>
          <w:color w:val="auto"/>
          <w:u w:val="none"/>
        </w:rPr>
        <w:t>]</w:t>
      </w:r>
      <w:r w:rsidR="0033544D">
        <w:fldChar w:fldCharType="end"/>
      </w:r>
    </w:p>
    <w:p w14:paraId="5A2922B1" w14:textId="77777777" w:rsidR="0033544D" w:rsidRPr="00742779" w:rsidRDefault="00742779" w:rsidP="000E54B1">
      <w:del w:id="526" w:author="Seth Oranburg" w:date="2026-03-07T09:50:00Z" w16du:dateUtc="2026-03-07T14:50:00Z">
        <w:r w:rsidRPr="00742779">
          <w:rPr>
            <w:rFonts w:ascii="ZWAdobeF" w:hAnsi="ZWAdobeF" w:cs="ZWAdobeF"/>
            <w:sz w:val="2"/>
            <w:szCs w:val="2"/>
          </w:rPr>
          <w:lastRenderedPageBreak/>
          <w:delText>341B</w:delText>
        </w:r>
        <w:r w:rsidR="0033544D" w:rsidRPr="00742779">
          <w:delText>A</w:delText>
        </w:r>
      </w:del>
      <w:ins w:id="527" w:author="Seth Oranburg" w:date="2026-03-07T09:50:00Z" w16du:dateUtc="2026-03-07T14:50:00Z">
        <w:r w:rsidR="0033544D" w:rsidRPr="00742779">
          <w:t>A</w:t>
        </w:r>
      </w:ins>
      <w:r w:rsidR="0033544D" w:rsidRPr="00742779">
        <w:t xml:space="preserve"> delivery driver who causes an accident while making deliveries is within the scope of employment. The same driver who takes a personal detour to visit a friend and causes an accident during the detour may be outside the scope. The distinction matters because it determines whether the employer bears vicarious liability.</w:t>
      </w:r>
    </w:p>
    <w:p w14:paraId="7724B724" w14:textId="77777777" w:rsidR="0033544D" w:rsidRPr="00742779" w:rsidRDefault="00742779" w:rsidP="000E54B1">
      <w:del w:id="528" w:author="Seth Oranburg" w:date="2026-03-07T09:50:00Z" w16du:dateUtc="2026-03-07T14:50:00Z">
        <w:r w:rsidRPr="00742779">
          <w:rPr>
            <w:rFonts w:ascii="ZWAdobeF" w:hAnsi="ZWAdobeF" w:cs="ZWAdobeF"/>
            <w:sz w:val="2"/>
            <w:szCs w:val="2"/>
          </w:rPr>
          <w:delText>342B</w:delText>
        </w:r>
        <w:r w:rsidR="0033544D" w:rsidRPr="00742779">
          <w:delText>Courts</w:delText>
        </w:r>
      </w:del>
      <w:ins w:id="529" w:author="Seth Oranburg" w:date="2026-03-07T09:50:00Z" w16du:dateUtc="2026-03-07T14:50:00Z">
        <w:r w:rsidR="0033544D" w:rsidRPr="00742779">
          <w:t>Courts</w:t>
        </w:r>
      </w:ins>
      <w:r w:rsidR="0033544D" w:rsidRPr="00742779">
        <w:t xml:space="preserve"> examine several factors: Was the employee doing the kind of work they were hired to do? Did the conduct occur during working hours? Did it happen at or near the workplace? Was the employee trying, even if unsuccessfully, to serve the employer</w:t>
      </w:r>
      <w:r w:rsidR="009F60D1" w:rsidRPr="00742779">
        <w:t>’</w:t>
      </w:r>
      <w:r w:rsidR="0033544D" w:rsidRPr="00742779">
        <w:t>s interests? The answers to these questions determine whether the employer is liable.</w:t>
      </w:r>
    </w:p>
    <w:p w14:paraId="5692D963" w14:textId="77777777" w:rsidR="0033544D" w:rsidRPr="00742779" w:rsidRDefault="0033544D" w:rsidP="000E54B1">
      <w:pPr>
        <w:pStyle w:val="Heading3"/>
        <w:rPr>
          <w:rFonts w:eastAsia="Times New Roman"/>
        </w:rPr>
      </w:pPr>
      <w:r w:rsidRPr="00742779">
        <w:rPr>
          <w:rFonts w:eastAsia="Times New Roman"/>
        </w:rPr>
        <w:t>The Economic Logic</w:t>
      </w:r>
    </w:p>
    <w:p w14:paraId="5AAA87CD" w14:textId="77777777" w:rsidR="0033544D" w:rsidRPr="00742779" w:rsidRDefault="00742779" w:rsidP="000E54B1">
      <w:del w:id="530" w:author="Seth Oranburg" w:date="2026-03-07T09:50:00Z" w16du:dateUtc="2026-03-07T14:50:00Z">
        <w:r w:rsidRPr="00742779">
          <w:rPr>
            <w:rFonts w:ascii="ZWAdobeF" w:hAnsi="ZWAdobeF" w:cs="ZWAdobeF"/>
            <w:sz w:val="2"/>
            <w:szCs w:val="2"/>
          </w:rPr>
          <w:delText>343B</w:delText>
        </w:r>
        <w:r w:rsidR="0033544D" w:rsidRPr="00742779">
          <w:delText>Why</w:delText>
        </w:r>
      </w:del>
      <w:ins w:id="531" w:author="Seth Oranburg" w:date="2026-03-07T09:50:00Z" w16du:dateUtc="2026-03-07T14:50:00Z">
        <w:r w:rsidR="0033544D" w:rsidRPr="00742779">
          <w:t>Why</w:t>
        </w:r>
      </w:ins>
      <w:r w:rsidR="0033544D" w:rsidRPr="00742779">
        <w:t xml:space="preserve"> should employers pay for employee torts they did not authorize and could not prevent? The traditional justification is </w:t>
      </w:r>
      <w:r w:rsidR="0033544D" w:rsidRPr="00742779">
        <w:rPr>
          <w:rStyle w:val="Strong"/>
        </w:rPr>
        <w:t>enterprise liability</w:t>
      </w:r>
      <w:r w:rsidR="0033544D" w:rsidRPr="00742779">
        <w:t>: businesses that create risks should bear the costs of those risks. This connects directly to the externalities discussion from Chapter 1. An externality, recall, arises when a transaction between private parties imposes costs on third parties who did not consent to bear them.</w:t>
      </w:r>
    </w:p>
    <w:p w14:paraId="5B289F55" w14:textId="77777777" w:rsidR="0033544D" w:rsidRPr="00742779" w:rsidRDefault="00742779" w:rsidP="000E54B1">
      <w:del w:id="532" w:author="Seth Oranburg" w:date="2026-03-07T09:50:00Z" w16du:dateUtc="2026-03-07T14:50:00Z">
        <w:r w:rsidRPr="00742779">
          <w:rPr>
            <w:rFonts w:ascii="ZWAdobeF" w:hAnsi="ZWAdobeF" w:cs="ZWAdobeF"/>
            <w:sz w:val="2"/>
            <w:szCs w:val="2"/>
          </w:rPr>
          <w:delText>344B</w:delText>
        </w:r>
        <w:r w:rsidR="0033544D" w:rsidRPr="00742779">
          <w:delText>Zeeva</w:delText>
        </w:r>
        <w:r w:rsidR="009F60D1" w:rsidRPr="00742779">
          <w:delText>’</w:delText>
        </w:r>
        <w:r w:rsidR="0033544D" w:rsidRPr="00742779">
          <w:delText>s</w:delText>
        </w:r>
      </w:del>
      <w:ins w:id="533" w:author="Seth Oranburg" w:date="2026-03-07T09:50:00Z" w16du:dateUtc="2026-03-07T14:50:00Z">
        <w:r w:rsidR="0033544D" w:rsidRPr="00742779">
          <w:t>Zeeva</w:t>
        </w:r>
        <w:r w:rsidR="009F60D1" w:rsidRPr="00742779">
          <w:t>’</w:t>
        </w:r>
        <w:r w:rsidR="0033544D" w:rsidRPr="00742779">
          <w:t>s</w:t>
        </w:r>
      </w:ins>
      <w:r w:rsidR="0033544D" w:rsidRPr="00742779">
        <w:t xml:space="preserve"> construction firm sends employees to job sites in company trucks. This creates foreseeable risks of traffic accidents. Zeeva could have done all the driving herself. By delegating to employees, Zeeva expanded her capacity but also created risks. Those risks are part of her business operations. She can insure against them. She can incorporate the expected cost of accidents into her prices. She can screen employees for good driving records. She can provide training. She can set policies about safe driving. Third parties injured by her employees cannot as easily protect themselves.</w:t>
      </w:r>
    </w:p>
    <w:p w14:paraId="4075743E" w14:textId="77777777" w:rsidR="0033544D" w:rsidRPr="00742779" w:rsidRDefault="00742779" w:rsidP="000E54B1">
      <w:del w:id="534" w:author="Seth Oranburg" w:date="2026-03-07T09:50:00Z" w16du:dateUtc="2026-03-07T14:50:00Z">
        <w:r w:rsidRPr="00742779">
          <w:rPr>
            <w:rFonts w:ascii="ZWAdobeF" w:hAnsi="ZWAdobeF" w:cs="ZWAdobeF"/>
            <w:sz w:val="2"/>
            <w:szCs w:val="2"/>
          </w:rPr>
          <w:delText>345B</w:delText>
        </w:r>
        <w:r w:rsidR="0033544D" w:rsidRPr="00742779">
          <w:delText>This</w:delText>
        </w:r>
      </w:del>
      <w:ins w:id="535" w:author="Seth Oranburg" w:date="2026-03-07T09:50:00Z" w16du:dateUtc="2026-03-07T14:50:00Z">
        <w:r w:rsidR="0033544D" w:rsidRPr="00742779">
          <w:t>This</w:t>
        </w:r>
      </w:ins>
      <w:r w:rsidR="0033544D" w:rsidRPr="00742779">
        <w:t xml:space="preserve"> is least-cost-avoider reasoning applied to tort. Between Zeeva and an innocent pedestrian, who is better positioned to prevent or insure against employee driving accidents? Zeeva can screen employees, train them, set policies, monitor compliance, and buy insurance. The pedestrian can do none of these things. Placing liability on Zeeva creates incentives for efficient precaution at the enterprise level.</w:t>
      </w:r>
    </w:p>
    <w:p w14:paraId="74F94BBB" w14:textId="77777777" w:rsidR="0033544D" w:rsidRPr="00742779" w:rsidRDefault="00742779" w:rsidP="000E54B1">
      <w:del w:id="536" w:author="Seth Oranburg" w:date="2026-03-07T09:50:00Z" w16du:dateUtc="2026-03-07T14:50:00Z">
        <w:r w:rsidRPr="00742779">
          <w:rPr>
            <w:rFonts w:ascii="ZWAdobeF" w:hAnsi="ZWAdobeF" w:cs="ZWAdobeF"/>
            <w:sz w:val="2"/>
            <w:szCs w:val="2"/>
          </w:rPr>
          <w:delText>346B</w:delText>
        </w:r>
        <w:r w:rsidR="0033544D" w:rsidRPr="00742779">
          <w:delText>There</w:delText>
        </w:r>
      </w:del>
      <w:ins w:id="537" w:author="Seth Oranburg" w:date="2026-03-07T09:50:00Z" w16du:dateUtc="2026-03-07T14:50:00Z">
        <w:r w:rsidR="0033544D" w:rsidRPr="00742779">
          <w:t>There</w:t>
        </w:r>
      </w:ins>
      <w:r w:rsidR="0033544D" w:rsidRPr="00742779">
        <w:t xml:space="preserve"> is also a fairness dimension, echoing Chapter 1</w:t>
      </w:r>
      <w:r w:rsidR="009F60D1" w:rsidRPr="00742779">
        <w:t>’</w:t>
      </w:r>
      <w:r w:rsidR="0033544D" w:rsidRPr="00742779">
        <w:t xml:space="preserve">s discussion of tort victims as a constituency business law protects. Zeeva benefits from having employees drive to job sites. She could not operate her business without this delegation. If she captures the benefits of employee activity, she should also bear the costs. The tort victim never agreed to bear the risk of enterprise-caused harms and had no opportunity to negotiate protection in advance. Recall from </w:t>
      </w:r>
      <w:r w:rsidR="0033544D" w:rsidRPr="00742779">
        <w:lastRenderedPageBreak/>
        <w:t xml:space="preserve">Chapter 1 that tort victims are </w:t>
      </w:r>
      <w:r w:rsidR="0033544D" w:rsidRPr="00742779">
        <w:rPr>
          <w:rStyle w:val="Strong"/>
        </w:rPr>
        <w:t>involuntary creditors</w:t>
      </w:r>
      <w:r w:rsidR="0033544D" w:rsidRPr="00742779">
        <w:t>: people who have a claim against the business but never chose to extend credit or assume risk.</w:t>
      </w:r>
    </w:p>
    <w:p w14:paraId="1ADB43A4" w14:textId="77777777" w:rsidR="0033544D" w:rsidRPr="00742779" w:rsidRDefault="00742779" w:rsidP="000E54B1">
      <w:del w:id="538" w:author="Seth Oranburg" w:date="2026-03-07T09:50:00Z" w16du:dateUtc="2026-03-07T14:50:00Z">
        <w:r w:rsidRPr="00742779">
          <w:rPr>
            <w:rFonts w:ascii="ZWAdobeF" w:hAnsi="ZWAdobeF" w:cs="ZWAdobeF"/>
            <w:sz w:val="2"/>
            <w:szCs w:val="2"/>
          </w:rPr>
          <w:delText>347B</w:delText>
        </w:r>
        <w:r w:rsidR="0033544D" w:rsidRPr="00742779">
          <w:delText>Respondeat</w:delText>
        </w:r>
      </w:del>
      <w:ins w:id="539" w:author="Seth Oranburg" w:date="2026-03-07T09:50:00Z" w16du:dateUtc="2026-03-07T14:50:00Z">
        <w:r w:rsidR="0033544D" w:rsidRPr="00742779">
          <w:t>Respondeat</w:t>
        </w:r>
      </w:ins>
      <w:r w:rsidR="0033544D" w:rsidRPr="00742779">
        <w:t xml:space="preserve"> superior also reflects a judgment about </w:t>
      </w:r>
      <w:r w:rsidR="0033544D" w:rsidRPr="00742779">
        <w:rPr>
          <w:rStyle w:val="Strong"/>
        </w:rPr>
        <w:t>loss spreading</w:t>
      </w:r>
      <w:r w:rsidR="0033544D" w:rsidRPr="00742779">
        <w:t>. Loss spreading means distributing the cost of harm across many people rather than letting it fall entirely on the victim. A single catastrophic injury might bankrupt an individual employee but would be a manageable cost for a business that can buy insurance and spread the expected cost of accidents across all its customers through slightly higher prices. Placing liability on the employer ensures that losses are distributed broadly rather than falling entirely on victims who happened to be in the wrong place at the wrong time.</w:t>
      </w:r>
    </w:p>
    <w:p w14:paraId="68BEA40C" w14:textId="77777777" w:rsidR="0033544D" w:rsidRPr="00742779" w:rsidRDefault="0033544D" w:rsidP="000E54B1">
      <w:pPr>
        <w:pStyle w:val="Heading3"/>
        <w:rPr>
          <w:rFonts w:eastAsia="Times New Roman"/>
        </w:rPr>
      </w:pPr>
      <w:r w:rsidRPr="00742779">
        <w:rPr>
          <w:rFonts w:eastAsia="Times New Roman"/>
        </w:rPr>
        <w:t>Independent Contractors</w:t>
      </w:r>
    </w:p>
    <w:p w14:paraId="74A84669" w14:textId="77777777" w:rsidR="0033544D" w:rsidRPr="00742779" w:rsidRDefault="00742779" w:rsidP="000E54B1">
      <w:del w:id="540" w:author="Seth Oranburg" w:date="2026-03-07T09:50:00Z" w16du:dateUtc="2026-03-07T14:50:00Z">
        <w:r w:rsidRPr="00742779">
          <w:rPr>
            <w:rFonts w:ascii="ZWAdobeF" w:hAnsi="ZWAdobeF" w:cs="ZWAdobeF"/>
            <w:sz w:val="2"/>
            <w:szCs w:val="2"/>
          </w:rPr>
          <w:delText>348B</w:delText>
        </w:r>
        <w:r w:rsidR="0033544D" w:rsidRPr="00742779">
          <w:delText>The</w:delText>
        </w:r>
      </w:del>
      <w:ins w:id="541" w:author="Seth Oranburg" w:date="2026-03-07T09:50:00Z" w16du:dateUtc="2026-03-07T14:50:00Z">
        <w:r w:rsidR="0033544D" w:rsidRPr="00742779">
          <w:t>The</w:t>
        </w:r>
      </w:ins>
      <w:r w:rsidR="0033544D" w:rsidRPr="00742779">
        <w:t xml:space="preserve"> general rule is that principals are not vicariously liable for torts committed by independent contractors. The rationale is that independent contractors control their own methods. The principal specifies the result, not the process. Without control over how the work is done, the principal lacks the ability to prevent harm and should not bear liability.</w:t>
      </w:r>
    </w:p>
    <w:p w14:paraId="76A2131E" w14:textId="77777777" w:rsidR="0033544D" w:rsidRPr="00742779" w:rsidRDefault="00742779" w:rsidP="000E54B1">
      <w:del w:id="542" w:author="Seth Oranburg" w:date="2026-03-07T09:50:00Z" w16du:dateUtc="2026-03-07T14:50:00Z">
        <w:r w:rsidRPr="00742779">
          <w:rPr>
            <w:rFonts w:ascii="ZWAdobeF" w:hAnsi="ZWAdobeF" w:cs="ZWAdobeF"/>
            <w:sz w:val="2"/>
            <w:szCs w:val="2"/>
          </w:rPr>
          <w:delText>349B</w:delText>
        </w:r>
        <w:r w:rsidR="0033544D" w:rsidRPr="00742779">
          <w:delText>But</w:delText>
        </w:r>
      </w:del>
      <w:ins w:id="543" w:author="Seth Oranburg" w:date="2026-03-07T09:50:00Z" w16du:dateUtc="2026-03-07T14:50:00Z">
        <w:r w:rsidR="0033544D" w:rsidRPr="00742779">
          <w:t>But</w:t>
        </w:r>
      </w:ins>
      <w:r w:rsidR="0033544D" w:rsidRPr="00742779">
        <w:t xml:space="preserve"> the distinction between employees and independent contractors is fact-intensive and often contested. Courts consider multiple factors: the degree of control over work methods, ownership of tools and equipment, opportunity for profit or loss, skill required, integration into the principal</w:t>
      </w:r>
      <w:r w:rsidR="009F60D1" w:rsidRPr="00742779">
        <w:t>’</w:t>
      </w:r>
      <w:r w:rsidR="0033544D" w:rsidRPr="00742779">
        <w:t>s business, and the parties</w:t>
      </w:r>
      <w:r w:rsidR="009F60D1" w:rsidRPr="00742779">
        <w:t>’</w:t>
      </w:r>
      <w:r w:rsidR="0033544D" w:rsidRPr="00742779">
        <w:t xml:space="preserve"> understanding of their relationship. No single factor is determinative. Courts weigh them all in context.</w:t>
      </w:r>
    </w:p>
    <w:p w14:paraId="42C4522C" w14:textId="77777777" w:rsidR="0033544D" w:rsidRPr="00742779" w:rsidRDefault="00742779" w:rsidP="000E54B1">
      <w:del w:id="544" w:author="Seth Oranburg" w:date="2026-03-07T09:50:00Z" w16du:dateUtc="2026-03-07T14:50:00Z">
        <w:r w:rsidRPr="00742779">
          <w:rPr>
            <w:rFonts w:ascii="ZWAdobeF" w:hAnsi="ZWAdobeF" w:cs="ZWAdobeF"/>
            <w:sz w:val="2"/>
            <w:szCs w:val="2"/>
          </w:rPr>
          <w:delText>350B</w:delText>
        </w:r>
        <w:r w:rsidR="0033544D" w:rsidRPr="00742779">
          <w:delText>This</w:delText>
        </w:r>
      </w:del>
      <w:ins w:id="545" w:author="Seth Oranburg" w:date="2026-03-07T09:50:00Z" w16du:dateUtc="2026-03-07T14:50:00Z">
        <w:r w:rsidR="0033544D" w:rsidRPr="00742779">
          <w:t>This</w:t>
        </w:r>
      </w:ins>
      <w:r w:rsidR="0033544D" w:rsidRPr="00742779">
        <w:t xml:space="preserve"> multifactor analysis is characteristic of common law reasoning. Rather than a bright-line rule, courts apply a flexible standard that considers the totality of circumstances. This flexibility allows the law to reach sensible results across diverse situations. But it also creates uncertainty. Parties structuring relationships cannot always predict whether a court will characterize someone as an employee or independent contractor.</w:t>
      </w:r>
    </w:p>
    <w:p w14:paraId="00912799" w14:textId="77777777" w:rsidR="0033544D" w:rsidRPr="00742779" w:rsidRDefault="00742779" w:rsidP="000E54B1">
      <w:del w:id="546" w:author="Seth Oranburg" w:date="2026-03-07T09:50:00Z" w16du:dateUtc="2026-03-07T14:50:00Z">
        <w:r w:rsidRPr="00742779">
          <w:rPr>
            <w:rFonts w:ascii="ZWAdobeF" w:hAnsi="ZWAdobeF" w:cs="ZWAdobeF"/>
            <w:sz w:val="2"/>
            <w:szCs w:val="2"/>
          </w:rPr>
          <w:delText>351B</w:delText>
        </w:r>
        <w:r w:rsidR="0033544D" w:rsidRPr="00742779">
          <w:delText>Moreover</w:delText>
        </w:r>
      </w:del>
      <w:ins w:id="547" w:author="Seth Oranburg" w:date="2026-03-07T09:50:00Z" w16du:dateUtc="2026-03-07T14:50:00Z">
        <w:r w:rsidR="0033544D" w:rsidRPr="00742779">
          <w:t>Moreover</w:t>
        </w:r>
      </w:ins>
      <w:r w:rsidR="0033544D" w:rsidRPr="00742779">
        <w:t xml:space="preserve">, certain exceptions impose liability on principals even for independent contractor torts. A principal who negligently selects an incompetent contractor may be </w:t>
      </w:r>
      <w:r w:rsidR="0033544D" w:rsidRPr="00742779">
        <w:rPr>
          <w:rStyle w:val="Strong"/>
        </w:rPr>
        <w:t>directly liable</w:t>
      </w:r>
      <w:r w:rsidR="0033544D" w:rsidRPr="00742779">
        <w:t>, meaning liable for one</w:t>
      </w:r>
      <w:r w:rsidR="009F60D1" w:rsidRPr="00742779">
        <w:t>’</w:t>
      </w:r>
      <w:r w:rsidR="0033544D" w:rsidRPr="00742779">
        <w:t>s own wrongdoing, not for another</w:t>
      </w:r>
      <w:r w:rsidR="009F60D1" w:rsidRPr="00742779">
        <w:t>’</w:t>
      </w:r>
      <w:r w:rsidR="0033544D" w:rsidRPr="00742779">
        <w:t>s. If Zeeva hires a subcontractor she knows is unqualified and that subcontractor injures someone, Zeeva may be liable for negligent hiring.</w:t>
      </w:r>
    </w:p>
    <w:p w14:paraId="5BA8C23E" w14:textId="77777777" w:rsidR="0033544D" w:rsidRPr="00742779" w:rsidRDefault="00742779" w:rsidP="000E54B1">
      <w:del w:id="548" w:author="Seth Oranburg" w:date="2026-03-07T09:50:00Z" w16du:dateUtc="2026-03-07T14:50:00Z">
        <w:r w:rsidRPr="00742779">
          <w:rPr>
            <w:rFonts w:ascii="ZWAdobeF" w:hAnsi="ZWAdobeF" w:cs="ZWAdobeF"/>
            <w:sz w:val="2"/>
            <w:szCs w:val="2"/>
          </w:rPr>
          <w:delText>352B</w:delText>
        </w:r>
        <w:r w:rsidR="0033544D" w:rsidRPr="00742779">
          <w:delText>A</w:delText>
        </w:r>
      </w:del>
      <w:ins w:id="549" w:author="Seth Oranburg" w:date="2026-03-07T09:50:00Z" w16du:dateUtc="2026-03-07T14:50:00Z">
        <w:r w:rsidR="0033544D" w:rsidRPr="00742779">
          <w:t>A</w:t>
        </w:r>
      </w:ins>
      <w:r w:rsidR="0033544D" w:rsidRPr="00742779">
        <w:t xml:space="preserve"> principal who retains control over a particular aspect of the work may be vicariously liable for torts arising from that aspect. If Zeeva hires a </w:t>
      </w:r>
      <w:r w:rsidR="0033544D" w:rsidRPr="00742779">
        <w:lastRenderedPageBreak/>
        <w:t>subcontractor but insists on supervising certain tasks closely, she may be liable for harms caused during those tasks because she exercised control.</w:t>
      </w:r>
    </w:p>
    <w:p w14:paraId="74309E10" w14:textId="77777777" w:rsidR="0033544D" w:rsidRPr="00742779" w:rsidRDefault="00742779" w:rsidP="000E54B1">
      <w:del w:id="550" w:author="Seth Oranburg" w:date="2026-03-07T09:50:00Z" w16du:dateUtc="2026-03-07T14:50:00Z">
        <w:r w:rsidRPr="00742779">
          <w:rPr>
            <w:rStyle w:val="Strong"/>
            <w:rFonts w:ascii="ZWAdobeF" w:hAnsi="ZWAdobeF" w:cs="ZWAdobeF"/>
            <w:b w:val="0"/>
            <w:sz w:val="2"/>
            <w:szCs w:val="2"/>
          </w:rPr>
          <w:delText>353B</w:delText>
        </w:r>
        <w:r w:rsidR="0033544D" w:rsidRPr="00742779">
          <w:rPr>
            <w:rStyle w:val="Strong"/>
          </w:rPr>
          <w:delText>Nondelegable</w:delText>
        </w:r>
      </w:del>
      <w:ins w:id="551" w:author="Seth Oranburg" w:date="2026-03-07T09:50:00Z" w16du:dateUtc="2026-03-07T14:50:00Z">
        <w:r w:rsidR="0033544D" w:rsidRPr="00742779">
          <w:rPr>
            <w:rStyle w:val="Strong"/>
          </w:rPr>
          <w:t>Nondelegable</w:t>
        </w:r>
      </w:ins>
      <w:r w:rsidR="0033544D" w:rsidRPr="00742779">
        <w:rPr>
          <w:rStyle w:val="Strong"/>
        </w:rPr>
        <w:t xml:space="preserve"> duties</w:t>
      </w:r>
      <w:r w:rsidR="0033544D" w:rsidRPr="00742779">
        <w:t>, such as the duty to maintain safe premises, cannot be discharged by hiring independent contractors. A nondelegable duty is an obligation the law imposes on a particular party that cannot be shifted to someone else through contract. If Zeeva owns a building and has a duty to keep the sidewalk safe, she cannot escape liability for sidewalk accidents merely by hiring an independent contractor to maintain the sidewalk. The duty remains hers.</w:t>
      </w:r>
    </w:p>
    <w:p w14:paraId="082CB371" w14:textId="77777777" w:rsidR="0033544D" w:rsidRPr="00742779" w:rsidRDefault="0033544D" w:rsidP="000E54B1">
      <w:pPr>
        <w:pStyle w:val="Heading3"/>
        <w:rPr>
          <w:rFonts w:eastAsia="Times New Roman"/>
        </w:rPr>
      </w:pPr>
      <w:r w:rsidRPr="00742779">
        <w:rPr>
          <w:rFonts w:eastAsia="Times New Roman"/>
        </w:rPr>
        <w:t>AI Systems and Vicarious Liability</w:t>
      </w:r>
    </w:p>
    <w:p w14:paraId="35ECB19F" w14:textId="77777777" w:rsidR="0033544D" w:rsidRPr="00742779" w:rsidRDefault="00742779" w:rsidP="000E54B1">
      <w:del w:id="552" w:author="Seth Oranburg" w:date="2026-03-07T09:50:00Z" w16du:dateUtc="2026-03-07T14:50:00Z">
        <w:r w:rsidRPr="00742779">
          <w:rPr>
            <w:rFonts w:ascii="ZWAdobeF" w:hAnsi="ZWAdobeF" w:cs="ZWAdobeF"/>
            <w:sz w:val="2"/>
            <w:szCs w:val="2"/>
          </w:rPr>
          <w:delText>354B</w:delText>
        </w:r>
        <w:r w:rsidR="0033544D" w:rsidRPr="00742779">
          <w:delText>When</w:delText>
        </w:r>
      </w:del>
      <w:ins w:id="553" w:author="Seth Oranburg" w:date="2026-03-07T09:50:00Z" w16du:dateUtc="2026-03-07T14:50:00Z">
        <w:r w:rsidR="0033544D" w:rsidRPr="00742779">
          <w:t>When</w:t>
        </w:r>
      </w:ins>
      <w:r w:rsidR="0033544D" w:rsidRPr="00742779">
        <w:t xml:space="preserve"> does a principal bear liability for harm caused by automated systems? Suppose Air Canada</w:t>
      </w:r>
      <w:r w:rsidR="009F60D1" w:rsidRPr="00742779">
        <w:t>’</w:t>
      </w:r>
      <w:r w:rsidR="0033544D" w:rsidRPr="00742779">
        <w:t>s chatbot, malfunctioning badly, makes defamatory statements about a competitor. A customer relies on those statements and suffers harm. Is Air Canada vicariously liable?</w:t>
      </w:r>
    </w:p>
    <w:p w14:paraId="5466E3BF" w14:textId="77777777" w:rsidR="0033544D" w:rsidRPr="00742779" w:rsidRDefault="00742779" w:rsidP="000E54B1">
      <w:del w:id="554" w:author="Seth Oranburg" w:date="2026-03-07T09:50:00Z" w16du:dateUtc="2026-03-07T14:50:00Z">
        <w:r w:rsidRPr="00742779">
          <w:rPr>
            <w:rFonts w:ascii="ZWAdobeF" w:hAnsi="ZWAdobeF" w:cs="ZWAdobeF"/>
            <w:sz w:val="2"/>
            <w:szCs w:val="2"/>
          </w:rPr>
          <w:delText>355B</w:delText>
        </w:r>
        <w:r w:rsidR="0033544D" w:rsidRPr="00742779">
          <w:delText>Traditional</w:delText>
        </w:r>
      </w:del>
      <w:ins w:id="555" w:author="Seth Oranburg" w:date="2026-03-07T09:50:00Z" w16du:dateUtc="2026-03-07T14:50:00Z">
        <w:r w:rsidR="0033544D" w:rsidRPr="00742779">
          <w:t>Traditional</w:t>
        </w:r>
      </w:ins>
      <w:r w:rsidR="0033544D" w:rsidRPr="00742779">
        <w:t xml:space="preserve"> scope-of-employment analysis must be translated for systems. The chatbot is deployed to communicate with customers. Making statements, even incorrect ones, falls within that function. The conduct occurs within operational parameters: the chatbot operates continuously on Air Canada</w:t>
      </w:r>
      <w:r w:rsidR="009F60D1" w:rsidRPr="00742779">
        <w:t>’</w:t>
      </w:r>
      <w:r w:rsidR="0033544D" w:rsidRPr="00742779">
        <w:t>s website. The conduct is connected to the principal</w:t>
      </w:r>
      <w:r w:rsidR="009F60D1" w:rsidRPr="00742779">
        <w:t>’</w:t>
      </w:r>
      <w:r w:rsidR="0033544D" w:rsidRPr="00742779">
        <w:t>s purposes: the chatbot speaks to serve Air Canada</w:t>
      </w:r>
      <w:r w:rsidR="009F60D1" w:rsidRPr="00742779">
        <w:t>’</w:t>
      </w:r>
      <w:r w:rsidR="0033544D" w:rsidRPr="00742779">
        <w:t>s customer service function.</w:t>
      </w:r>
    </w:p>
    <w:p w14:paraId="0A3BFF11" w14:textId="77777777" w:rsidR="0033544D" w:rsidRPr="00742779" w:rsidRDefault="00742779" w:rsidP="000E54B1">
      <w:del w:id="556" w:author="Seth Oranburg" w:date="2026-03-07T09:50:00Z" w16du:dateUtc="2026-03-07T14:50:00Z">
        <w:r w:rsidRPr="00742779">
          <w:rPr>
            <w:rFonts w:ascii="ZWAdobeF" w:hAnsi="ZWAdobeF" w:cs="ZWAdobeF"/>
            <w:sz w:val="2"/>
            <w:szCs w:val="2"/>
          </w:rPr>
          <w:delText>356B</w:delText>
        </w:r>
        <w:r w:rsidR="0033544D" w:rsidRPr="00742779">
          <w:delText>Courts</w:delText>
        </w:r>
      </w:del>
      <w:ins w:id="557" w:author="Seth Oranburg" w:date="2026-03-07T09:50:00Z" w16du:dateUtc="2026-03-07T14:50:00Z">
        <w:r w:rsidR="0033544D" w:rsidRPr="00742779">
          <w:t>Courts</w:t>
        </w:r>
      </w:ins>
      <w:r w:rsidR="0033544D" w:rsidRPr="00742779">
        <w:t xml:space="preserve"> will likely hold that principals are vicariously liable for harm caused by AI systems operating within their general deployment scope. The system is doing the kind of thing the principal deployed it to do. The principal created the zone of risk. The principal should bear the costs that arise within that zone.</w:t>
      </w:r>
    </w:p>
    <w:p w14:paraId="3AB4D923" w14:textId="77777777" w:rsidR="0033544D" w:rsidRPr="00742779" w:rsidRDefault="00742779" w:rsidP="000E54B1">
      <w:del w:id="558" w:author="Seth Oranburg" w:date="2026-03-07T09:50:00Z" w16du:dateUtc="2026-03-07T14:50:00Z">
        <w:r w:rsidRPr="00742779">
          <w:rPr>
            <w:rFonts w:ascii="ZWAdobeF" w:hAnsi="ZWAdobeF" w:cs="ZWAdobeF"/>
            <w:sz w:val="2"/>
            <w:szCs w:val="2"/>
          </w:rPr>
          <w:delText>357B</w:delText>
        </w:r>
        <w:r w:rsidR="0033544D" w:rsidRPr="00742779">
          <w:delText>This</w:delText>
        </w:r>
      </w:del>
      <w:ins w:id="559" w:author="Seth Oranburg" w:date="2026-03-07T09:50:00Z" w16du:dateUtc="2026-03-07T14:50:00Z">
        <w:r w:rsidR="0033544D" w:rsidRPr="00742779">
          <w:t>This</w:t>
        </w:r>
      </w:ins>
      <w:r w:rsidR="0033544D" w:rsidRPr="00742779">
        <w:t xml:space="preserve"> extension of respondeat superior to AI systems shows common law adapting to new technology. The underlying principles remain constant: enterprises that create risks should bear the costs. What changes is the application of those principles to new contexts. Courts do not need new legislation to reach sensible results. They can apply existing doctrine by analogy.</w:t>
      </w:r>
    </w:p>
    <w:p w14:paraId="46FAE2C4" w14:textId="77777777" w:rsidR="0033544D" w:rsidRPr="00742779" w:rsidRDefault="00742779" w:rsidP="000E54B1">
      <w:del w:id="560" w:author="Seth Oranburg" w:date="2026-03-07T09:50:00Z" w16du:dateUtc="2026-03-07T14:50:00Z">
        <w:r w:rsidRPr="00742779">
          <w:rPr>
            <w:rFonts w:ascii="ZWAdobeF" w:hAnsi="ZWAdobeF" w:cs="ZWAdobeF"/>
            <w:sz w:val="2"/>
            <w:szCs w:val="2"/>
          </w:rPr>
          <w:delText>358B</w:delText>
        </w:r>
        <w:r w:rsidR="0033544D" w:rsidRPr="00742779">
          <w:delText>Yet</w:delText>
        </w:r>
      </w:del>
      <w:ins w:id="561" w:author="Seth Oranburg" w:date="2026-03-07T09:50:00Z" w16du:dateUtc="2026-03-07T14:50:00Z">
        <w:r w:rsidR="0033544D" w:rsidRPr="00742779">
          <w:t>Yet</w:t>
        </w:r>
      </w:ins>
      <w:r w:rsidR="0033544D" w:rsidRPr="00742779">
        <w:t xml:space="preserve"> this same adaptability reveals common law</w:t>
      </w:r>
      <w:r w:rsidR="009F60D1" w:rsidRPr="00742779">
        <w:t>’</w:t>
      </w:r>
      <w:r w:rsidR="0033544D" w:rsidRPr="00742779">
        <w:t>s limits. Until courts rule on AI liability cases, parties face uncertainty. Businesses deploying AI systems must guess how courts will allocate liability. Insurance companies must price coverage without clear precedent. This uncertainty imposes costs and may slow beneficial innovation. A well-designed statute could provide clarity sooner, but only if legislatures act before the technology moves beyond the statute</w:t>
      </w:r>
      <w:r w:rsidR="009F60D1" w:rsidRPr="00742779">
        <w:t>’</w:t>
      </w:r>
      <w:r w:rsidR="0033544D" w:rsidRPr="00742779">
        <w:t>s contemplated scope.</w:t>
      </w:r>
    </w:p>
    <w:p w14:paraId="21DA44E2" w14:textId="77777777" w:rsidR="0033544D" w:rsidRPr="00742779" w:rsidRDefault="0033544D" w:rsidP="000E54B1">
      <w:pPr>
        <w:pStyle w:val="Heading2"/>
        <w:rPr>
          <w:rFonts w:eastAsia="Times New Roman"/>
        </w:rPr>
      </w:pPr>
      <w:r w:rsidRPr="00742779">
        <w:rPr>
          <w:rFonts w:eastAsia="Times New Roman"/>
        </w:rPr>
        <w:lastRenderedPageBreak/>
        <w:t>Fiduciary Duties in the Agency Relationship</w:t>
      </w:r>
    </w:p>
    <w:p w14:paraId="4D91571C" w14:textId="77777777" w:rsidR="0033544D" w:rsidRPr="00742779" w:rsidRDefault="00742779" w:rsidP="000E54B1">
      <w:del w:id="562" w:author="Seth Oranburg" w:date="2026-03-07T09:50:00Z" w16du:dateUtc="2026-03-07T14:50:00Z">
        <w:r w:rsidRPr="00742779">
          <w:rPr>
            <w:rFonts w:ascii="ZWAdobeF" w:hAnsi="ZWAdobeF" w:cs="ZWAdobeF"/>
            <w:sz w:val="2"/>
            <w:szCs w:val="2"/>
          </w:rPr>
          <w:delText>359B</w:delText>
        </w:r>
        <w:r w:rsidR="0033544D" w:rsidRPr="00742779">
          <w:delText>Agency</w:delText>
        </w:r>
      </w:del>
      <w:ins w:id="563" w:author="Seth Oranburg" w:date="2026-03-07T09:50:00Z" w16du:dateUtc="2026-03-07T14:50:00Z">
        <w:r w:rsidR="0033544D" w:rsidRPr="00742779">
          <w:t>Agency</w:t>
        </w:r>
      </w:ins>
      <w:r w:rsidR="0033544D" w:rsidRPr="00742779">
        <w:t xml:space="preserve"> relationships are fiduciary relationships. The law imposes heightened duties on agents because principals rely on their agents to act in their interest, often without close supervision or full information. These duties apply to all agents, including employees, officers, managers, and partners. Understanding them is essential for navigating both internal governance and external liability.</w:t>
      </w:r>
    </w:p>
    <w:p w14:paraId="5BC7B22D" w14:textId="77777777" w:rsidR="0033544D" w:rsidRPr="00742779" w:rsidRDefault="00742779" w:rsidP="000E54B1">
      <w:del w:id="564" w:author="Seth Oranburg" w:date="2026-03-07T09:50:00Z" w16du:dateUtc="2026-03-07T14:50:00Z">
        <w:r w:rsidRPr="00742779">
          <w:rPr>
            <w:rFonts w:ascii="ZWAdobeF" w:hAnsi="ZWAdobeF" w:cs="ZWAdobeF"/>
            <w:sz w:val="2"/>
            <w:szCs w:val="2"/>
          </w:rPr>
          <w:delText>360B</w:delText>
        </w:r>
        <w:r w:rsidR="0033544D" w:rsidRPr="00742779">
          <w:delText>This</w:delText>
        </w:r>
      </w:del>
      <w:ins w:id="565" w:author="Seth Oranburg" w:date="2026-03-07T09:50:00Z" w16du:dateUtc="2026-03-07T14:50:00Z">
        <w:r w:rsidR="0033544D" w:rsidRPr="00742779">
          <w:t>This</w:t>
        </w:r>
      </w:ins>
      <w:r w:rsidR="0033544D" w:rsidRPr="00742779">
        <w:t xml:space="preserve"> connects directly to the governance problem from Chapter 1: what rights and duties come with relationships when agreements are incomplete? Fiduciary duties fill gaps that contracts cannot anticipate. They also address the future problem and the proof problem: because principals cannot specify every contingency in advance or monitor agents constantly, the law imposes duties that constrain opportunistic behavior without requiring perfect foresight or surveillance.</w:t>
      </w:r>
    </w:p>
    <w:p w14:paraId="170B3C7F" w14:textId="77777777" w:rsidR="0033544D" w:rsidRPr="00742779" w:rsidRDefault="0033544D" w:rsidP="000E54B1">
      <w:pPr>
        <w:pStyle w:val="Heading3"/>
        <w:rPr>
          <w:rFonts w:eastAsia="Times New Roman"/>
        </w:rPr>
      </w:pPr>
      <w:r w:rsidRPr="00742779">
        <w:rPr>
          <w:rFonts w:eastAsia="Times New Roman"/>
        </w:rPr>
        <w:t>The Nature of Fiduciary Obligation</w:t>
      </w:r>
    </w:p>
    <w:p w14:paraId="251C86F1" w14:textId="77777777" w:rsidR="0033544D" w:rsidRPr="00742779" w:rsidRDefault="00742779" w:rsidP="000E54B1">
      <w:del w:id="566" w:author="Seth Oranburg" w:date="2026-03-07T09:50:00Z" w16du:dateUtc="2026-03-07T14:50:00Z">
        <w:r w:rsidRPr="00742779">
          <w:rPr>
            <w:rFonts w:ascii="ZWAdobeF" w:hAnsi="ZWAdobeF" w:cs="ZWAdobeF"/>
            <w:sz w:val="2"/>
            <w:szCs w:val="2"/>
          </w:rPr>
          <w:delText>361B</w:delText>
        </w:r>
        <w:r w:rsidR="0033544D" w:rsidRPr="00742779">
          <w:delText>The</w:delText>
        </w:r>
      </w:del>
      <w:ins w:id="567" w:author="Seth Oranburg" w:date="2026-03-07T09:50:00Z" w16du:dateUtc="2026-03-07T14:50:00Z">
        <w:r w:rsidR="0033544D" w:rsidRPr="00742779">
          <w:t>The</w:t>
        </w:r>
      </w:ins>
      <w:r w:rsidR="0033544D" w:rsidRPr="00742779">
        <w:t xml:space="preserve"> Restatement establishes the fiduciary foundation:</w:t>
      </w:r>
    </w:p>
    <w:p w14:paraId="527184DF" w14:textId="77777777" w:rsidR="0033544D" w:rsidRPr="00742779" w:rsidRDefault="00742779" w:rsidP="000E54B1">
      <w:pPr>
        <w:spacing w:before="100" w:after="100"/>
        <w:ind w:left="720" w:right="720"/>
        <w:divId w:val="1778602169"/>
        <w:pPrChange w:id="568" w:author="Seth Oranburg" w:date="2026-03-07T09:50:00Z" w16du:dateUtc="2026-03-07T14:50:00Z">
          <w:pPr>
            <w:pStyle w:val="NormalWeb"/>
            <w:spacing w:before="100" w:after="100"/>
            <w:ind w:left="720" w:right="720"/>
            <w:divId w:val="1778602169"/>
          </w:pPr>
        </w:pPrChange>
      </w:pPr>
      <w:del w:id="569" w:author="Seth Oranburg" w:date="2026-03-07T09:50:00Z" w16du:dateUtc="2026-03-07T14:50:00Z">
        <w:r w:rsidRPr="00742779">
          <w:rPr>
            <w:rFonts w:ascii="ZWAdobeF" w:hAnsi="ZWAdobeF" w:cs="ZWAdobeF"/>
            <w:sz w:val="2"/>
            <w:szCs w:val="2"/>
          </w:rPr>
          <w:delText>362B</w:delText>
        </w:r>
        <w:r w:rsidR="0033544D" w:rsidRPr="00742779">
          <w:delText>An</w:delText>
        </w:r>
      </w:del>
      <w:ins w:id="570" w:author="Seth Oranburg" w:date="2026-03-07T09:50:00Z" w16du:dateUtc="2026-03-07T14:50:00Z">
        <w:r w:rsidR="0033544D" w:rsidRPr="00742779">
          <w:t>An</w:t>
        </w:r>
      </w:ins>
      <w:r w:rsidR="0033544D" w:rsidRPr="00742779">
        <w:t xml:space="preserve"> agent has a fiduciary duty to act loyally for the principal</w:t>
      </w:r>
      <w:r w:rsidR="009F60D1" w:rsidRPr="00742779">
        <w:t>’</w:t>
      </w:r>
      <w:r w:rsidR="0033544D" w:rsidRPr="00742779">
        <w:t>s benefit in all matters connected with the agency relationship.</w:t>
      </w:r>
      <w:r w:rsidR="0033544D">
        <w:fldChar w:fldCharType="begin"/>
      </w:r>
      <w:r w:rsidR="0033544D">
        <w:instrText>HYPERLINK \l "fn30-11647" \o "Jump to citation"</w:instrText>
      </w:r>
      <w:r w:rsidR="0033544D">
        <w:fldChar w:fldCharType="separate"/>
      </w:r>
      <w:r w:rsidR="0033544D" w:rsidRPr="00742779">
        <w:rPr>
          <w:rStyle w:val="Hyperlink"/>
          <w:color w:val="auto"/>
          <w:u w:val="none"/>
        </w:rPr>
        <w:t>[30</w:t>
      </w:r>
      <w:r w:rsidR="00F062F5" w:rsidRPr="00742779">
        <w:rPr>
          <w:rStyle w:val="Hyperlink"/>
          <w:color w:val="auto"/>
          <w:u w:val="none"/>
        </w:rPr>
        <w:t>]</w:t>
      </w:r>
      <w:r w:rsidR="0033544D">
        <w:fldChar w:fldCharType="end"/>
      </w:r>
    </w:p>
    <w:p w14:paraId="68033720" w14:textId="77777777" w:rsidR="0033544D" w:rsidRPr="00742779" w:rsidRDefault="00742779" w:rsidP="000E54B1">
      <w:del w:id="571" w:author="Seth Oranburg" w:date="2026-03-07T09:50:00Z" w16du:dateUtc="2026-03-07T14:50:00Z">
        <w:r w:rsidRPr="00742779">
          <w:rPr>
            <w:rFonts w:ascii="ZWAdobeF" w:hAnsi="ZWAdobeF" w:cs="ZWAdobeF"/>
            <w:sz w:val="2"/>
            <w:szCs w:val="2"/>
          </w:rPr>
          <w:delText>363B</w:delText>
        </w:r>
        <w:r w:rsidR="0033544D" w:rsidRPr="00742779">
          <w:delText>Fiduciary</w:delText>
        </w:r>
      </w:del>
      <w:ins w:id="572" w:author="Seth Oranburg" w:date="2026-03-07T09:50:00Z" w16du:dateUtc="2026-03-07T14:50:00Z">
        <w:r w:rsidR="0033544D" w:rsidRPr="00742779">
          <w:t>Fiduciary</w:t>
        </w:r>
      </w:ins>
      <w:r w:rsidR="0033544D" w:rsidRPr="00742779">
        <w:t xml:space="preserve"> duties differ from ordinary contract duties. Contracting parties typically pursue their own interests within the bounds of their agreement. The seller tries to maximize price; the buyer tries to minimize it. Neither is obligated to subordinate their interests to the other</w:t>
      </w:r>
      <w:r w:rsidR="009F60D1" w:rsidRPr="00742779">
        <w:t>’</w:t>
      </w:r>
      <w:r w:rsidR="0033544D" w:rsidRPr="00742779">
        <w:t xml:space="preserve">s. </w:t>
      </w:r>
      <w:r w:rsidR="0033544D" w:rsidRPr="00742779">
        <w:rPr>
          <w:rStyle w:val="Strong"/>
        </w:rPr>
        <w:t>Arm</w:t>
      </w:r>
      <w:r w:rsidR="009F60D1" w:rsidRPr="00742779">
        <w:rPr>
          <w:rStyle w:val="Strong"/>
        </w:rPr>
        <w:t>’</w:t>
      </w:r>
      <w:r w:rsidR="0033544D" w:rsidRPr="00742779">
        <w:rPr>
          <w:rStyle w:val="Strong"/>
        </w:rPr>
        <w:t>s length</w:t>
      </w:r>
      <w:r w:rsidR="0033544D" w:rsidRPr="00742779">
        <w:t xml:space="preserve"> dealings between parties with roughly equal bargaining power impose no duty beyond performing what the contract requires.</w:t>
      </w:r>
    </w:p>
    <w:p w14:paraId="5E66B7D7" w14:textId="77777777" w:rsidR="0033544D" w:rsidRPr="00742779" w:rsidRDefault="00742779" w:rsidP="000E54B1">
      <w:pPr>
        <w:pPrChange w:id="573" w:author="Seth Oranburg" w:date="2026-03-07T09:50:00Z" w16du:dateUtc="2026-03-07T14:50:00Z">
          <w:pPr>
            <w:pStyle w:val="NormalWeb"/>
          </w:pPr>
        </w:pPrChange>
      </w:pPr>
      <w:del w:id="574" w:author="Seth Oranburg" w:date="2026-03-07T09:50:00Z" w16du:dateUtc="2026-03-07T14:50:00Z">
        <w:r w:rsidRPr="00742779">
          <w:rPr>
            <w:rFonts w:ascii="ZWAdobeF" w:hAnsi="ZWAdobeF" w:cs="ZWAdobeF"/>
            <w:sz w:val="2"/>
            <w:szCs w:val="2"/>
          </w:rPr>
          <w:delText>364B</w:delText>
        </w:r>
        <w:r w:rsidR="0033544D" w:rsidRPr="00742779">
          <w:delText>Fiduciary</w:delText>
        </w:r>
      </w:del>
      <w:ins w:id="575" w:author="Seth Oranburg" w:date="2026-03-07T09:50:00Z" w16du:dateUtc="2026-03-07T14:50:00Z">
        <w:r w:rsidR="0033544D" w:rsidRPr="00742779">
          <w:t>Fiduciary</w:t>
        </w:r>
      </w:ins>
      <w:r w:rsidR="0033544D" w:rsidRPr="00742779">
        <w:t xml:space="preserve"> relationships reverse this expectation. The agent must put the principal</w:t>
      </w:r>
      <w:r w:rsidR="009F60D1" w:rsidRPr="00742779">
        <w:t>’</w:t>
      </w:r>
      <w:r w:rsidR="0033544D" w:rsidRPr="00742779">
        <w:t>s interests first. Self-interested conduct that would be perfectly acceptable in arm</w:t>
      </w:r>
      <w:r w:rsidR="009F60D1" w:rsidRPr="00742779">
        <w:t>’</w:t>
      </w:r>
      <w:r w:rsidR="0033544D" w:rsidRPr="00742779">
        <w:t>s-length dealing becomes a breach of duty in an agency relationship. Recall from Chapter 1 Cardozo</w:t>
      </w:r>
      <w:r w:rsidR="009F60D1" w:rsidRPr="00742779">
        <w:t>’</w:t>
      </w:r>
      <w:r w:rsidR="0033544D" w:rsidRPr="00742779">
        <w:t xml:space="preserve">s language in </w:t>
      </w:r>
      <w:r w:rsidR="0033544D" w:rsidRPr="00742779">
        <w:rPr>
          <w:rStyle w:val="Emphasis"/>
        </w:rPr>
        <w:t>Meinhard v. Salmon</w:t>
      </w:r>
      <w:r w:rsidR="0033544D" w:rsidRPr="00742779">
        <w:t xml:space="preserve">: fiduciaries are held to </w:t>
      </w:r>
      <w:r w:rsidR="009F60D1" w:rsidRPr="00742779">
        <w:t>“</w:t>
      </w:r>
      <w:r w:rsidR="0033544D" w:rsidRPr="00742779">
        <w:t>something stricter than the morals of the market place.</w:t>
      </w:r>
      <w:r w:rsidR="009F60D1" w:rsidRPr="00742779">
        <w:t>”</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p>
    <w:p w14:paraId="25A79E8E" w14:textId="77777777" w:rsidR="0033544D" w:rsidRPr="00742779" w:rsidRDefault="00742779" w:rsidP="000E54B1">
      <w:del w:id="576" w:author="Seth Oranburg" w:date="2026-03-07T09:50:00Z" w16du:dateUtc="2026-03-07T14:50:00Z">
        <w:r w:rsidRPr="00742779">
          <w:rPr>
            <w:rFonts w:ascii="ZWAdobeF" w:hAnsi="ZWAdobeF" w:cs="ZWAdobeF"/>
            <w:sz w:val="2"/>
            <w:szCs w:val="2"/>
          </w:rPr>
          <w:delText>365B</w:delText>
        </w:r>
        <w:r w:rsidR="0033544D" w:rsidRPr="00742779">
          <w:delText>This</w:delText>
        </w:r>
      </w:del>
      <w:ins w:id="577" w:author="Seth Oranburg" w:date="2026-03-07T09:50:00Z" w16du:dateUtc="2026-03-07T14:50:00Z">
        <w:r w:rsidR="0033544D" w:rsidRPr="00742779">
          <w:t>This</w:t>
        </w:r>
      </w:ins>
      <w:r w:rsidR="0033544D" w:rsidRPr="00742779">
        <w:t xml:space="preserve"> transformation occurs because agency relationships involve trust and vulnerability. The principal delegates power to the agent and cannot monitor constantly. The agent gains access to confidential information and opportunities. The asymmetry of power and information creates risk of exploitation. </w:t>
      </w:r>
      <w:r w:rsidR="0033544D" w:rsidRPr="00742779">
        <w:lastRenderedPageBreak/>
        <w:t>Fiduciary duties constrain that risk by making loyalty legally mandatory, not merely hoped for.</w:t>
      </w:r>
    </w:p>
    <w:p w14:paraId="2A7A7332" w14:textId="77777777" w:rsidR="0033544D" w:rsidRPr="00742779" w:rsidRDefault="0033544D" w:rsidP="000E54B1">
      <w:pPr>
        <w:pStyle w:val="Heading3"/>
        <w:rPr>
          <w:rFonts w:eastAsia="Times New Roman"/>
        </w:rPr>
      </w:pPr>
      <w:r w:rsidRPr="00742779">
        <w:rPr>
          <w:rFonts w:eastAsia="Times New Roman"/>
        </w:rPr>
        <w:t>The Duty of Loyalty</w:t>
      </w:r>
    </w:p>
    <w:p w14:paraId="36A21530" w14:textId="77777777" w:rsidR="0033544D" w:rsidRPr="00742779" w:rsidRDefault="00742779" w:rsidP="000E54B1">
      <w:del w:id="578" w:author="Seth Oranburg" w:date="2026-03-07T09:50:00Z" w16du:dateUtc="2026-03-07T14:50:00Z">
        <w:r w:rsidRPr="00742779">
          <w:rPr>
            <w:rFonts w:ascii="ZWAdobeF" w:hAnsi="ZWAdobeF" w:cs="ZWAdobeF"/>
            <w:sz w:val="2"/>
            <w:szCs w:val="2"/>
          </w:rPr>
          <w:delText>366B</w:delText>
        </w:r>
        <w:r w:rsidR="0033544D" w:rsidRPr="00742779">
          <w:delText>The</w:delText>
        </w:r>
      </w:del>
      <w:ins w:id="579" w:author="Seth Oranburg" w:date="2026-03-07T09:50:00Z" w16du:dateUtc="2026-03-07T14:50:00Z">
        <w:r w:rsidR="0033544D" w:rsidRPr="00742779">
          <w:t>The</w:t>
        </w:r>
      </w:ins>
      <w:r w:rsidR="0033544D" w:rsidRPr="00742779">
        <w:t xml:space="preserve"> duty of loyalty requires agents to act solely for the benefit of the principal in matters related to the agency. Agents must not compete with the principal, take opportunities belonging to the principal, or act for third parties whose interests conflict with the principal</w:t>
      </w:r>
      <w:r w:rsidR="009F60D1" w:rsidRPr="00742779">
        <w:t>’</w:t>
      </w:r>
      <w:r w:rsidR="0033544D" w:rsidRPr="00742779">
        <w:t>s.</w:t>
      </w:r>
    </w:p>
    <w:p w14:paraId="0313ABFB" w14:textId="77777777" w:rsidR="0033544D" w:rsidRPr="00742779" w:rsidRDefault="00742779" w:rsidP="000E54B1">
      <w:del w:id="580" w:author="Seth Oranburg" w:date="2026-03-07T09:50:00Z" w16du:dateUtc="2026-03-07T14:50:00Z">
        <w:r w:rsidRPr="00742779">
          <w:rPr>
            <w:rFonts w:ascii="ZWAdobeF" w:hAnsi="ZWAdobeF" w:cs="ZWAdobeF"/>
            <w:sz w:val="2"/>
            <w:szCs w:val="2"/>
          </w:rPr>
          <w:delText>367B</w:delText>
        </w:r>
        <w:r w:rsidR="0033544D" w:rsidRPr="00742779">
          <w:delText>The</w:delText>
        </w:r>
      </w:del>
      <w:ins w:id="581" w:author="Seth Oranburg" w:date="2026-03-07T09:50:00Z" w16du:dateUtc="2026-03-07T14:50:00Z">
        <w:r w:rsidR="0033544D" w:rsidRPr="00742779">
          <w:t>The</w:t>
        </w:r>
      </w:ins>
      <w:r w:rsidR="0033544D" w:rsidRPr="00742779">
        <w:t xml:space="preserve"> Restatement identifies several specific obligations under the loyalty umbrella. </w:t>
      </w:r>
      <w:r w:rsidR="0033544D" w:rsidRPr="00742779">
        <w:rPr>
          <w:rStyle w:val="Strong"/>
        </w:rPr>
        <w:t>Prohibition on self-dealing</w:t>
      </w:r>
      <w:r w:rsidR="0033544D" w:rsidRPr="00742779">
        <w:t xml:space="preserve"> means an agent cannot transact with the principal on the agent</w:t>
      </w:r>
      <w:r w:rsidR="009F60D1" w:rsidRPr="00742779">
        <w:t>’</w:t>
      </w:r>
      <w:r w:rsidR="0033544D" w:rsidRPr="00742779">
        <w:t>s own behalf without disclosure and consent. If an agent has a personal interest in a transaction, the agent must reveal that interest and obtain the principal</w:t>
      </w:r>
      <w:r w:rsidR="009F60D1" w:rsidRPr="00742779">
        <w:t>’</w:t>
      </w:r>
      <w:r w:rsidR="0033544D" w:rsidRPr="00742779">
        <w:t>s informed approval. Informed approval means the principal understands the conflict and agrees anyway.</w:t>
      </w:r>
    </w:p>
    <w:p w14:paraId="24B971FC" w14:textId="77777777" w:rsidR="0033544D" w:rsidRPr="00742779" w:rsidRDefault="00742779" w:rsidP="000E54B1">
      <w:del w:id="582" w:author="Seth Oranburg" w:date="2026-03-07T09:50:00Z" w16du:dateUtc="2026-03-07T14:50:00Z">
        <w:r w:rsidRPr="00742779">
          <w:rPr>
            <w:rStyle w:val="Strong"/>
            <w:rFonts w:ascii="ZWAdobeF" w:hAnsi="ZWAdobeF" w:cs="ZWAdobeF"/>
            <w:b w:val="0"/>
            <w:sz w:val="2"/>
            <w:szCs w:val="2"/>
          </w:rPr>
          <w:delText>368B</w:delText>
        </w:r>
        <w:r w:rsidR="0033544D" w:rsidRPr="00742779">
          <w:rPr>
            <w:rStyle w:val="Strong"/>
          </w:rPr>
          <w:delText>Prohibition</w:delText>
        </w:r>
      </w:del>
      <w:ins w:id="583" w:author="Seth Oranburg" w:date="2026-03-07T09:50:00Z" w16du:dateUtc="2026-03-07T14:50:00Z">
        <w:r w:rsidR="0033544D" w:rsidRPr="00742779">
          <w:rPr>
            <w:rStyle w:val="Strong"/>
          </w:rPr>
          <w:t>Prohibition</w:t>
        </w:r>
      </w:ins>
      <w:r w:rsidR="0033544D" w:rsidRPr="00742779">
        <w:rPr>
          <w:rStyle w:val="Strong"/>
        </w:rPr>
        <w:t xml:space="preserve"> on competition</w:t>
      </w:r>
      <w:r w:rsidR="0033544D" w:rsidRPr="00742779">
        <w:t xml:space="preserve"> means that during the agency relationship, an agent cannot compete with the principal. An employee who starts a competing business while still employed, diverting customers or using the employer</w:t>
      </w:r>
      <w:r w:rsidR="009F60D1" w:rsidRPr="00742779">
        <w:t>’</w:t>
      </w:r>
      <w:r w:rsidR="0033544D" w:rsidRPr="00742779">
        <w:t>s resources, breaches the duty of loyalty.</w:t>
      </w:r>
    </w:p>
    <w:p w14:paraId="7956940E" w14:textId="77777777" w:rsidR="0033544D" w:rsidRPr="00742779" w:rsidRDefault="00742779" w:rsidP="000E54B1">
      <w:del w:id="584" w:author="Seth Oranburg" w:date="2026-03-07T09:50:00Z" w16du:dateUtc="2026-03-07T14:50:00Z">
        <w:r w:rsidRPr="00742779">
          <w:rPr>
            <w:rStyle w:val="Strong"/>
            <w:rFonts w:ascii="ZWAdobeF" w:hAnsi="ZWAdobeF" w:cs="ZWAdobeF"/>
            <w:b w:val="0"/>
            <w:sz w:val="2"/>
            <w:szCs w:val="2"/>
          </w:rPr>
          <w:delText>369B</w:delText>
        </w:r>
        <w:r w:rsidR="0033544D" w:rsidRPr="00742779">
          <w:rPr>
            <w:rStyle w:val="Strong"/>
          </w:rPr>
          <w:delText>Prohibition</w:delText>
        </w:r>
      </w:del>
      <w:ins w:id="585" w:author="Seth Oranburg" w:date="2026-03-07T09:50:00Z" w16du:dateUtc="2026-03-07T14:50:00Z">
        <w:r w:rsidR="0033544D" w:rsidRPr="00742779">
          <w:rPr>
            <w:rStyle w:val="Strong"/>
          </w:rPr>
          <w:t>Prohibition</w:t>
        </w:r>
      </w:ins>
      <w:r w:rsidR="0033544D" w:rsidRPr="00742779">
        <w:rPr>
          <w:rStyle w:val="Strong"/>
        </w:rPr>
        <w:t xml:space="preserve"> on usurping opportunities</w:t>
      </w:r>
      <w:r w:rsidR="0033544D" w:rsidRPr="00742779">
        <w:t xml:space="preserve"> means an agent cannot take for themselves opportunities that belong to the principal. If an agent learns of a business opportunity through the agency relationship, and that opportunity falls within the scope of the principal</w:t>
      </w:r>
      <w:r w:rsidR="009F60D1" w:rsidRPr="00742779">
        <w:t>’</w:t>
      </w:r>
      <w:r w:rsidR="0033544D" w:rsidRPr="00742779">
        <w:t xml:space="preserve">s business, the agent must present it to the principal first. This is the principle that animated </w:t>
      </w:r>
      <w:r w:rsidR="0033544D" w:rsidRPr="00742779">
        <w:rPr>
          <w:rStyle w:val="Emphasis"/>
        </w:rPr>
        <w:t>Meinhard v. Salmon</w:t>
      </w:r>
      <w:r w:rsidR="0033544D" w:rsidRPr="00742779">
        <w:t>: Salmon learned of the new development opportunity because he was managing the joint venture</w:t>
      </w:r>
      <w:r w:rsidR="009F60D1" w:rsidRPr="00742779">
        <w:t>’</w:t>
      </w:r>
      <w:r w:rsidR="0033544D" w:rsidRPr="00742779">
        <w:t>s property, and he could not take that opportunity without offering it to Meinhard.</w:t>
      </w:r>
    </w:p>
    <w:p w14:paraId="097AE72F" w14:textId="77777777" w:rsidR="0033544D" w:rsidRPr="00742779" w:rsidRDefault="00742779" w:rsidP="000E54B1">
      <w:del w:id="586" w:author="Seth Oranburg" w:date="2026-03-07T09:50:00Z" w16du:dateUtc="2026-03-07T14:50:00Z">
        <w:r w:rsidRPr="00742779">
          <w:rPr>
            <w:rStyle w:val="Strong"/>
            <w:rFonts w:ascii="ZWAdobeF" w:hAnsi="ZWAdobeF" w:cs="ZWAdobeF"/>
            <w:b w:val="0"/>
            <w:sz w:val="2"/>
            <w:szCs w:val="2"/>
          </w:rPr>
          <w:delText>370B</w:delText>
        </w:r>
        <w:r w:rsidR="0033544D" w:rsidRPr="00742779">
          <w:rPr>
            <w:rStyle w:val="Strong"/>
          </w:rPr>
          <w:delText>Prohibition</w:delText>
        </w:r>
      </w:del>
      <w:ins w:id="587" w:author="Seth Oranburg" w:date="2026-03-07T09:50:00Z" w16du:dateUtc="2026-03-07T14:50:00Z">
        <w:r w:rsidR="0033544D" w:rsidRPr="00742779">
          <w:rPr>
            <w:rStyle w:val="Strong"/>
          </w:rPr>
          <w:t>Prohibition</w:t>
        </w:r>
      </w:ins>
      <w:r w:rsidR="0033544D" w:rsidRPr="00742779">
        <w:rPr>
          <w:rStyle w:val="Strong"/>
        </w:rPr>
        <w:t xml:space="preserve"> on misuse of confidential information</w:t>
      </w:r>
      <w:r w:rsidR="0033544D" w:rsidRPr="00742779">
        <w:t xml:space="preserve"> requires that agents not use the principal</w:t>
      </w:r>
      <w:r w:rsidR="009F60D1" w:rsidRPr="00742779">
        <w:t>’</w:t>
      </w:r>
      <w:r w:rsidR="0033544D" w:rsidRPr="00742779">
        <w:t>s confidential information for personal benefit. Information learned through the agency belongs to the principal. The duty of confidentiality survives termination of the relationship.</w:t>
      </w:r>
    </w:p>
    <w:p w14:paraId="4B03A08F" w14:textId="77777777" w:rsidR="0033544D" w:rsidRPr="00742779" w:rsidRDefault="0033544D" w:rsidP="000E54B1">
      <w:pPr>
        <w:pStyle w:val="Heading3"/>
        <w:rPr>
          <w:rFonts w:eastAsia="Times New Roman"/>
        </w:rPr>
      </w:pPr>
      <w:r w:rsidRPr="00742779">
        <w:rPr>
          <w:rFonts w:eastAsia="Times New Roman"/>
        </w:rPr>
        <w:t>The Duty of Care</w:t>
      </w:r>
    </w:p>
    <w:p w14:paraId="65336769" w14:textId="77777777" w:rsidR="0033544D" w:rsidRPr="00742779" w:rsidRDefault="00742779" w:rsidP="000E54B1">
      <w:del w:id="588" w:author="Seth Oranburg" w:date="2026-03-07T09:50:00Z" w16du:dateUtc="2026-03-07T14:50:00Z">
        <w:r w:rsidRPr="00742779">
          <w:rPr>
            <w:rFonts w:ascii="ZWAdobeF" w:hAnsi="ZWAdobeF" w:cs="ZWAdobeF"/>
            <w:sz w:val="2"/>
            <w:szCs w:val="2"/>
          </w:rPr>
          <w:delText>371B</w:delText>
        </w:r>
        <w:r w:rsidR="0033544D" w:rsidRPr="00742779">
          <w:delText>The</w:delText>
        </w:r>
      </w:del>
      <w:ins w:id="589" w:author="Seth Oranburg" w:date="2026-03-07T09:50:00Z" w16du:dateUtc="2026-03-07T14:50:00Z">
        <w:r w:rsidR="0033544D" w:rsidRPr="00742779">
          <w:t>The</w:t>
        </w:r>
      </w:ins>
      <w:r w:rsidR="0033544D" w:rsidRPr="00742779">
        <w:t xml:space="preserve"> duty of care requires agents to perform their tasks with reasonable diligence, skill, and competence. An agent who accepts responsibility for a task must actually try to do it well. </w:t>
      </w:r>
      <w:r w:rsidR="0033544D" w:rsidRPr="00742779">
        <w:rPr>
          <w:rStyle w:val="Strong"/>
        </w:rPr>
        <w:t>Diligence</w:t>
      </w:r>
      <w:r w:rsidR="0033544D" w:rsidRPr="00742779">
        <w:t xml:space="preserve"> means persistent effort and attention to duty.</w:t>
      </w:r>
    </w:p>
    <w:p w14:paraId="001322B5" w14:textId="77777777" w:rsidR="0033544D" w:rsidRPr="00742779" w:rsidRDefault="00742779" w:rsidP="000E54B1">
      <w:del w:id="590" w:author="Seth Oranburg" w:date="2026-03-07T09:50:00Z" w16du:dateUtc="2026-03-07T14:50:00Z">
        <w:r w:rsidRPr="00742779">
          <w:rPr>
            <w:rFonts w:ascii="ZWAdobeF" w:hAnsi="ZWAdobeF" w:cs="ZWAdobeF"/>
            <w:sz w:val="2"/>
            <w:szCs w:val="2"/>
          </w:rPr>
          <w:delText>372B</w:delText>
        </w:r>
        <w:r w:rsidR="0033544D" w:rsidRPr="00742779">
          <w:delText>The</w:delText>
        </w:r>
      </w:del>
      <w:ins w:id="591" w:author="Seth Oranburg" w:date="2026-03-07T09:50:00Z" w16du:dateUtc="2026-03-07T14:50:00Z">
        <w:r w:rsidR="0033544D" w:rsidRPr="00742779">
          <w:t>The</w:t>
        </w:r>
      </w:ins>
      <w:r w:rsidR="0033544D" w:rsidRPr="00742779">
        <w:t xml:space="preserve"> Restatement provides:</w:t>
      </w:r>
    </w:p>
    <w:p w14:paraId="79271B05" w14:textId="77777777" w:rsidR="0033544D" w:rsidRPr="00742779" w:rsidRDefault="00742779" w:rsidP="000E54B1">
      <w:pPr>
        <w:spacing w:before="100" w:after="100"/>
        <w:ind w:left="720" w:right="720"/>
        <w:divId w:val="1981691992"/>
        <w:pPrChange w:id="592" w:author="Seth Oranburg" w:date="2026-03-07T09:50:00Z" w16du:dateUtc="2026-03-07T14:50:00Z">
          <w:pPr>
            <w:pStyle w:val="NormalWeb"/>
            <w:spacing w:before="100" w:after="100"/>
            <w:ind w:left="720" w:right="720"/>
            <w:divId w:val="1981691992"/>
          </w:pPr>
        </w:pPrChange>
      </w:pPr>
      <w:del w:id="593" w:author="Seth Oranburg" w:date="2026-03-07T09:50:00Z" w16du:dateUtc="2026-03-07T14:50:00Z">
        <w:r w:rsidRPr="00742779">
          <w:rPr>
            <w:rFonts w:ascii="ZWAdobeF" w:hAnsi="ZWAdobeF" w:cs="ZWAdobeF"/>
            <w:sz w:val="2"/>
            <w:szCs w:val="2"/>
          </w:rPr>
          <w:lastRenderedPageBreak/>
          <w:delText>373B</w:delText>
        </w:r>
        <w:r w:rsidR="0033544D" w:rsidRPr="00742779">
          <w:delText>Subject</w:delText>
        </w:r>
      </w:del>
      <w:ins w:id="594" w:author="Seth Oranburg" w:date="2026-03-07T09:50:00Z" w16du:dateUtc="2026-03-07T14:50:00Z">
        <w:r w:rsidR="0033544D" w:rsidRPr="00742779">
          <w:t>Subject</w:t>
        </w:r>
      </w:ins>
      <w:r w:rsidR="0033544D" w:rsidRPr="00742779">
        <w:t xml:space="preserve"> to any agreement with the principal, an agent has a duty to act with the care, competence, and diligence normally exercised by agents in similar circumstances.</w:t>
      </w:r>
      <w:r w:rsidR="0033544D">
        <w:fldChar w:fldCharType="begin"/>
      </w:r>
      <w:r w:rsidR="0033544D">
        <w:instrText>HYPERLINK \l "fn31-11647" \o "Jump to citation"</w:instrText>
      </w:r>
      <w:r w:rsidR="0033544D">
        <w:fldChar w:fldCharType="separate"/>
      </w:r>
      <w:r w:rsidR="0033544D" w:rsidRPr="00742779">
        <w:rPr>
          <w:rStyle w:val="Hyperlink"/>
          <w:color w:val="auto"/>
          <w:u w:val="none"/>
        </w:rPr>
        <w:t>[31</w:t>
      </w:r>
      <w:r w:rsidR="00F062F5" w:rsidRPr="00742779">
        <w:rPr>
          <w:rStyle w:val="Hyperlink"/>
          <w:color w:val="auto"/>
          <w:u w:val="none"/>
        </w:rPr>
        <w:t>]</w:t>
      </w:r>
      <w:r w:rsidR="0033544D">
        <w:fldChar w:fldCharType="end"/>
      </w:r>
    </w:p>
    <w:p w14:paraId="6C448188" w14:textId="77777777" w:rsidR="0033544D" w:rsidRPr="00742779" w:rsidRDefault="00742779" w:rsidP="000E54B1">
      <w:del w:id="595" w:author="Seth Oranburg" w:date="2026-03-07T09:50:00Z" w16du:dateUtc="2026-03-07T14:50:00Z">
        <w:r w:rsidRPr="00742779">
          <w:rPr>
            <w:rFonts w:ascii="ZWAdobeF" w:hAnsi="ZWAdobeF" w:cs="ZWAdobeF"/>
            <w:sz w:val="2"/>
            <w:szCs w:val="2"/>
          </w:rPr>
          <w:delText>374B</w:delText>
        </w:r>
        <w:r w:rsidR="0033544D" w:rsidRPr="00742779">
          <w:delText>The</w:delText>
        </w:r>
      </w:del>
      <w:ins w:id="596" w:author="Seth Oranburg" w:date="2026-03-07T09:50:00Z" w16du:dateUtc="2026-03-07T14:50:00Z">
        <w:r w:rsidR="0033544D" w:rsidRPr="00742779">
          <w:t>The</w:t>
        </w:r>
      </w:ins>
      <w:r w:rsidR="0033544D" w:rsidRPr="00742779">
        <w:t xml:space="preserve"> care standard is context-sensitive. A professional agent with specialized expertise is held to the standards of that profession. A real estate agent must know real estate markets. A lawyer must know relevant law. An accountant must understand generally accepted accounting principles. </w:t>
      </w:r>
      <w:r w:rsidR="0033544D" w:rsidRPr="00742779">
        <w:rPr>
          <w:rStyle w:val="Strong"/>
        </w:rPr>
        <w:t>Competence</w:t>
      </w:r>
      <w:r w:rsidR="0033544D" w:rsidRPr="00742779">
        <w:t xml:space="preserve"> means having the skills and knowledge needed to perform the work properly.</w:t>
      </w:r>
    </w:p>
    <w:p w14:paraId="1B2A297B" w14:textId="77777777" w:rsidR="0033544D" w:rsidRPr="00742779" w:rsidRDefault="00742779" w:rsidP="000E54B1">
      <w:del w:id="597" w:author="Seth Oranburg" w:date="2026-03-07T09:50:00Z" w16du:dateUtc="2026-03-07T14:50:00Z">
        <w:r w:rsidRPr="00742779">
          <w:rPr>
            <w:rFonts w:ascii="ZWAdobeF" w:hAnsi="ZWAdobeF" w:cs="ZWAdobeF"/>
            <w:sz w:val="2"/>
            <w:szCs w:val="2"/>
          </w:rPr>
          <w:delText>375B</w:delText>
        </w:r>
        <w:r w:rsidR="0033544D" w:rsidRPr="00742779">
          <w:delText>The</w:delText>
        </w:r>
      </w:del>
      <w:ins w:id="598" w:author="Seth Oranburg" w:date="2026-03-07T09:50:00Z" w16du:dateUtc="2026-03-07T14:50:00Z">
        <w:r w:rsidR="0033544D" w:rsidRPr="00742779">
          <w:t>The</w:t>
        </w:r>
      </w:ins>
      <w:r w:rsidR="0033544D" w:rsidRPr="00742779">
        <w:t xml:space="preserve"> duty of care is less demanding than the duty of loyalty. Loyalty requires subordinating one</w:t>
      </w:r>
      <w:r w:rsidR="009F60D1" w:rsidRPr="00742779">
        <w:t>’</w:t>
      </w:r>
      <w:r w:rsidR="0033544D" w:rsidRPr="00742779">
        <w:t xml:space="preserve">s interests. Care requires only reasonable effort and competence. An agent who tries hard but fails, absent gross negligence, is not liable for breach of the duty of care. </w:t>
      </w:r>
      <w:r w:rsidR="0033544D" w:rsidRPr="00742779">
        <w:rPr>
          <w:rStyle w:val="Strong"/>
        </w:rPr>
        <w:t>Gross negligence</w:t>
      </w:r>
      <w:r w:rsidR="0033544D" w:rsidRPr="00742779">
        <w:t xml:space="preserve"> means extreme carelessness, far worse than ordinary negligence. An agent who makes an honest mistake, exercising reasonable judgment, does not breach the duty.</w:t>
      </w:r>
    </w:p>
    <w:p w14:paraId="3B861CE4" w14:textId="77777777" w:rsidR="0033544D" w:rsidRPr="00742779" w:rsidRDefault="0033544D" w:rsidP="000E54B1">
      <w:pPr>
        <w:pStyle w:val="Heading3"/>
        <w:rPr>
          <w:rFonts w:eastAsia="Times New Roman"/>
        </w:rPr>
      </w:pPr>
      <w:r w:rsidRPr="00742779">
        <w:rPr>
          <w:rFonts w:eastAsia="Times New Roman"/>
        </w:rPr>
        <w:t>The Duty of Obedience</w:t>
      </w:r>
    </w:p>
    <w:p w14:paraId="230F1C10" w14:textId="77777777" w:rsidR="0033544D" w:rsidRPr="00742779" w:rsidRDefault="00742779" w:rsidP="000E54B1">
      <w:del w:id="599" w:author="Seth Oranburg" w:date="2026-03-07T09:50:00Z" w16du:dateUtc="2026-03-07T14:50:00Z">
        <w:r w:rsidRPr="00742779">
          <w:rPr>
            <w:rFonts w:ascii="ZWAdobeF" w:hAnsi="ZWAdobeF" w:cs="ZWAdobeF"/>
            <w:sz w:val="2"/>
            <w:szCs w:val="2"/>
          </w:rPr>
          <w:delText>376B</w:delText>
        </w:r>
        <w:r w:rsidR="0033544D" w:rsidRPr="00742779">
          <w:delText>Agents</w:delText>
        </w:r>
      </w:del>
      <w:ins w:id="600" w:author="Seth Oranburg" w:date="2026-03-07T09:50:00Z" w16du:dateUtc="2026-03-07T14:50:00Z">
        <w:r w:rsidR="0033544D" w:rsidRPr="00742779">
          <w:t>Agents</w:t>
        </w:r>
      </w:ins>
      <w:r w:rsidR="0033544D" w:rsidRPr="00742779">
        <w:t xml:space="preserve"> are required to follow the principal</w:t>
      </w:r>
      <w:r w:rsidR="009F60D1" w:rsidRPr="00742779">
        <w:t>’</w:t>
      </w:r>
      <w:r w:rsidR="0033544D" w:rsidRPr="00742779">
        <w:t>s lawful instructions. The duty of obedience preserves the principal</w:t>
      </w:r>
      <w:r w:rsidR="009F60D1" w:rsidRPr="00742779">
        <w:t>’</w:t>
      </w:r>
      <w:r w:rsidR="0033544D" w:rsidRPr="00742779">
        <w:t>s ultimate control over the scope and objectives of the delegation. An agent who disagrees with the principal</w:t>
      </w:r>
      <w:r w:rsidR="009F60D1" w:rsidRPr="00742779">
        <w:t>’</w:t>
      </w:r>
      <w:r w:rsidR="0033544D" w:rsidRPr="00742779">
        <w:t>s instructions should seek to persuade the principal to change course or should terminate the relationship, not simply proceed according to the agent</w:t>
      </w:r>
      <w:r w:rsidR="009F60D1" w:rsidRPr="00742779">
        <w:t>’</w:t>
      </w:r>
      <w:r w:rsidR="0033544D" w:rsidRPr="00742779">
        <w:t>s own judgment.</w:t>
      </w:r>
    </w:p>
    <w:p w14:paraId="15B4655C" w14:textId="77777777" w:rsidR="0033544D" w:rsidRPr="00742779" w:rsidRDefault="00742779" w:rsidP="000E54B1">
      <w:del w:id="601" w:author="Seth Oranburg" w:date="2026-03-07T09:50:00Z" w16du:dateUtc="2026-03-07T14:50:00Z">
        <w:r w:rsidRPr="00742779">
          <w:rPr>
            <w:rFonts w:ascii="ZWAdobeF" w:hAnsi="ZWAdobeF" w:cs="ZWAdobeF"/>
            <w:sz w:val="2"/>
            <w:szCs w:val="2"/>
          </w:rPr>
          <w:delText>377B</w:delText>
        </w:r>
        <w:r w:rsidR="0033544D" w:rsidRPr="00742779">
          <w:delText>The</w:delText>
        </w:r>
      </w:del>
      <w:ins w:id="602" w:author="Seth Oranburg" w:date="2026-03-07T09:50:00Z" w16du:dateUtc="2026-03-07T14:50:00Z">
        <w:r w:rsidR="0033544D" w:rsidRPr="00742779">
          <w:t>The</w:t>
        </w:r>
      </w:ins>
      <w:r w:rsidR="0033544D" w:rsidRPr="00742779">
        <w:t xml:space="preserve"> Restatement provides:</w:t>
      </w:r>
    </w:p>
    <w:p w14:paraId="44A14234" w14:textId="77777777" w:rsidR="0033544D" w:rsidRPr="00742779" w:rsidRDefault="00742779" w:rsidP="000E54B1">
      <w:pPr>
        <w:spacing w:before="100" w:after="100"/>
        <w:ind w:left="720" w:right="720"/>
        <w:divId w:val="484661551"/>
        <w:pPrChange w:id="603" w:author="Seth Oranburg" w:date="2026-03-07T09:50:00Z" w16du:dateUtc="2026-03-07T14:50:00Z">
          <w:pPr>
            <w:pStyle w:val="NormalWeb"/>
            <w:spacing w:before="100" w:after="100"/>
            <w:ind w:left="720" w:right="720"/>
            <w:divId w:val="484661551"/>
          </w:pPr>
        </w:pPrChange>
      </w:pPr>
      <w:del w:id="604" w:author="Seth Oranburg" w:date="2026-03-07T09:50:00Z" w16du:dateUtc="2026-03-07T14:50:00Z">
        <w:r w:rsidRPr="00742779">
          <w:rPr>
            <w:rFonts w:ascii="ZWAdobeF" w:hAnsi="ZWAdobeF" w:cs="ZWAdobeF"/>
            <w:sz w:val="2"/>
            <w:szCs w:val="2"/>
          </w:rPr>
          <w:delText>378B</w:delText>
        </w:r>
        <w:r w:rsidR="0033544D" w:rsidRPr="00742779">
          <w:delText>An</w:delText>
        </w:r>
      </w:del>
      <w:ins w:id="605" w:author="Seth Oranburg" w:date="2026-03-07T09:50:00Z" w16du:dateUtc="2026-03-07T14:50:00Z">
        <w:r w:rsidR="0033544D" w:rsidRPr="00742779">
          <w:t>An</w:t>
        </w:r>
      </w:ins>
      <w:r w:rsidR="0033544D" w:rsidRPr="00742779">
        <w:t xml:space="preserve"> agent has a duty to act only within the scope of the agent</w:t>
      </w:r>
      <w:r w:rsidR="009F60D1" w:rsidRPr="00742779">
        <w:t>’</w:t>
      </w:r>
      <w:r w:rsidR="0033544D" w:rsidRPr="00742779">
        <w:t>s actual authority and to comply with the principal</w:t>
      </w:r>
      <w:r w:rsidR="009F60D1" w:rsidRPr="00742779">
        <w:t>’</w:t>
      </w:r>
      <w:r w:rsidR="0033544D" w:rsidRPr="00742779">
        <w:t>s lawful instructions.</w:t>
      </w:r>
      <w:r w:rsidR="0033544D">
        <w:fldChar w:fldCharType="begin"/>
      </w:r>
      <w:r w:rsidR="0033544D">
        <w:instrText>HYPERLINK \l "fn32-11647" \o "Jump to citation"</w:instrText>
      </w:r>
      <w:r w:rsidR="0033544D">
        <w:fldChar w:fldCharType="separate"/>
      </w:r>
      <w:r w:rsidR="0033544D" w:rsidRPr="00742779">
        <w:rPr>
          <w:rStyle w:val="Hyperlink"/>
          <w:color w:val="auto"/>
          <w:u w:val="none"/>
        </w:rPr>
        <w:t>[32</w:t>
      </w:r>
      <w:r w:rsidR="00F062F5" w:rsidRPr="00742779">
        <w:rPr>
          <w:rStyle w:val="Hyperlink"/>
          <w:color w:val="auto"/>
          <w:u w:val="none"/>
        </w:rPr>
        <w:t>]</w:t>
      </w:r>
      <w:r w:rsidR="0033544D">
        <w:fldChar w:fldCharType="end"/>
      </w:r>
    </w:p>
    <w:p w14:paraId="79759F2D" w14:textId="77777777" w:rsidR="0033544D" w:rsidRPr="00742779" w:rsidRDefault="00742779" w:rsidP="000E54B1">
      <w:del w:id="606" w:author="Seth Oranburg" w:date="2026-03-07T09:50:00Z" w16du:dateUtc="2026-03-07T14:50:00Z">
        <w:r w:rsidRPr="00742779">
          <w:rPr>
            <w:rFonts w:ascii="ZWAdobeF" w:hAnsi="ZWAdobeF" w:cs="ZWAdobeF"/>
            <w:sz w:val="2"/>
            <w:szCs w:val="2"/>
          </w:rPr>
          <w:delText>379B</w:delText>
        </w:r>
        <w:r w:rsidR="0033544D" w:rsidRPr="00742779">
          <w:delText>The</w:delText>
        </w:r>
      </w:del>
      <w:ins w:id="607" w:author="Seth Oranburg" w:date="2026-03-07T09:50:00Z" w16du:dateUtc="2026-03-07T14:50:00Z">
        <w:r w:rsidR="0033544D" w:rsidRPr="00742779">
          <w:t>The</w:t>
        </w:r>
      </w:ins>
      <w:r w:rsidR="0033544D" w:rsidRPr="00742779">
        <w:t xml:space="preserve"> duty of obedience has limits. An agent is not required to follow unlawful instructions. An agent may refuse to participate in fraud, breach of contract with third parties, or illegal conduct. But within the bounds of legality, the principal</w:t>
      </w:r>
      <w:r w:rsidR="009F60D1" w:rsidRPr="00742779">
        <w:t>’</w:t>
      </w:r>
      <w:r w:rsidR="0033544D" w:rsidRPr="00742779">
        <w:t>s instructions govern.</w:t>
      </w:r>
    </w:p>
    <w:p w14:paraId="30687CD5" w14:textId="77777777" w:rsidR="0033544D" w:rsidRPr="00742779" w:rsidRDefault="0033544D" w:rsidP="000E54B1">
      <w:pPr>
        <w:pStyle w:val="Heading3"/>
        <w:rPr>
          <w:rFonts w:eastAsia="Times New Roman"/>
        </w:rPr>
      </w:pPr>
      <w:r w:rsidRPr="00742779">
        <w:rPr>
          <w:rFonts w:eastAsia="Times New Roman"/>
        </w:rPr>
        <w:t>Remedies for Breach</w:t>
      </w:r>
    </w:p>
    <w:p w14:paraId="3389B80B" w14:textId="77777777" w:rsidR="0033544D" w:rsidRPr="00742779" w:rsidRDefault="00742779" w:rsidP="000E54B1">
      <w:del w:id="608" w:author="Seth Oranburg" w:date="2026-03-07T09:50:00Z" w16du:dateUtc="2026-03-07T14:50:00Z">
        <w:r w:rsidRPr="00742779">
          <w:rPr>
            <w:rFonts w:ascii="ZWAdobeF" w:hAnsi="ZWAdobeF" w:cs="ZWAdobeF"/>
            <w:sz w:val="2"/>
            <w:szCs w:val="2"/>
          </w:rPr>
          <w:delText>380B</w:delText>
        </w:r>
        <w:r w:rsidR="0033544D" w:rsidRPr="00742779">
          <w:delText>When</w:delText>
        </w:r>
      </w:del>
      <w:ins w:id="609" w:author="Seth Oranburg" w:date="2026-03-07T09:50:00Z" w16du:dateUtc="2026-03-07T14:50:00Z">
        <w:r w:rsidR="0033544D" w:rsidRPr="00742779">
          <w:t>When</w:t>
        </w:r>
      </w:ins>
      <w:r w:rsidR="0033544D" w:rsidRPr="00742779">
        <w:t xml:space="preserve"> agents breach fiduciary duties, principals have access to powerful remedies. </w:t>
      </w:r>
      <w:r w:rsidR="0033544D" w:rsidRPr="00742779">
        <w:rPr>
          <w:rStyle w:val="Strong"/>
        </w:rPr>
        <w:t>Damages</w:t>
      </w:r>
      <w:r w:rsidR="0033544D" w:rsidRPr="00742779">
        <w:t xml:space="preserve"> compensate for losses caused by the breach. Damages means money paid to make the injured party whole. </w:t>
      </w:r>
      <w:r w:rsidR="0033544D" w:rsidRPr="00742779">
        <w:rPr>
          <w:rStyle w:val="Strong"/>
        </w:rPr>
        <w:t>Disgorgement</w:t>
      </w:r>
      <w:r w:rsidR="0033544D" w:rsidRPr="00742779">
        <w:t xml:space="preserve"> strips the agent of profits obtained through breach, even if the principal suffered no </w:t>
      </w:r>
      <w:r w:rsidR="0033544D" w:rsidRPr="00742779">
        <w:lastRenderedPageBreak/>
        <w:t xml:space="preserve">corresponding loss. Disgorgement means forcing someone to give up wrongfully obtained gains. </w:t>
      </w:r>
      <w:r w:rsidR="0033544D" w:rsidRPr="00742779">
        <w:rPr>
          <w:rStyle w:val="Strong"/>
        </w:rPr>
        <w:t>Constructive trust</w:t>
      </w:r>
      <w:r w:rsidR="0033544D" w:rsidRPr="00742779">
        <w:t xml:space="preserve"> imposes equitable ownership on property acquired through breach. A constructive trust treats the wrongdoer as holding property in trust for the injured party, even though no actual trust was created.</w:t>
      </w:r>
    </w:p>
    <w:p w14:paraId="45664E78" w14:textId="77777777" w:rsidR="0033544D" w:rsidRPr="00742779" w:rsidRDefault="00742779" w:rsidP="000E54B1">
      <w:del w:id="610" w:author="Seth Oranburg" w:date="2026-03-07T09:50:00Z" w16du:dateUtc="2026-03-07T14:50:00Z">
        <w:r w:rsidRPr="00742779">
          <w:rPr>
            <w:rFonts w:ascii="ZWAdobeF" w:hAnsi="ZWAdobeF" w:cs="ZWAdobeF"/>
            <w:sz w:val="2"/>
            <w:szCs w:val="2"/>
          </w:rPr>
          <w:delText>381B</w:delText>
        </w:r>
        <w:r w:rsidR="0033544D" w:rsidRPr="00742779">
          <w:delText>The</w:delText>
        </w:r>
      </w:del>
      <w:ins w:id="611" w:author="Seth Oranburg" w:date="2026-03-07T09:50:00Z" w16du:dateUtc="2026-03-07T14:50:00Z">
        <w:r w:rsidR="0033544D" w:rsidRPr="00742779">
          <w:t>The</w:t>
        </w:r>
      </w:ins>
      <w:r w:rsidR="0033544D" w:rsidRPr="00742779">
        <w:t xml:space="preserve"> disgorgement remedy is particularly significant for loyalty violations. An agent who takes a corporate opportunity for themselves may be required to transfer all profits from that opportunity to the principal, regardless of whether the principal could have exploited the opportunity independently. The remedy aims to eliminate any incentive for disloyal conduct by ensuring that disloyalty is never profitable. This remedy was applied in </w:t>
      </w:r>
      <w:r w:rsidR="0033544D" w:rsidRPr="00742779">
        <w:rPr>
          <w:rStyle w:val="Emphasis"/>
        </w:rPr>
        <w:t>Meinhard v. Salmon</w:t>
      </w:r>
      <w:r w:rsidR="0033544D" w:rsidRPr="00742779">
        <w:t>, where Salmon had to share the new lease with Meinhard despite taking it in his own name.</w:t>
      </w:r>
    </w:p>
    <w:p w14:paraId="00DD2E95" w14:textId="77777777" w:rsidR="0033544D" w:rsidRPr="00742779" w:rsidRDefault="0033544D" w:rsidP="000E54B1">
      <w:pPr>
        <w:pStyle w:val="Heading2"/>
        <w:rPr>
          <w:rFonts w:eastAsia="Times New Roman"/>
        </w:rPr>
      </w:pPr>
      <w:r w:rsidRPr="00742779">
        <w:rPr>
          <w:rFonts w:eastAsia="Times New Roman"/>
        </w:rPr>
        <w:t>The Principal</w:t>
      </w:r>
      <w:r w:rsidR="009F60D1" w:rsidRPr="00742779">
        <w:rPr>
          <w:rFonts w:eastAsia="Times New Roman"/>
        </w:rPr>
        <w:t>’</w:t>
      </w:r>
      <w:r w:rsidRPr="00742779">
        <w:rPr>
          <w:rFonts w:eastAsia="Times New Roman"/>
        </w:rPr>
        <w:t>s Duties to the Agent</w:t>
      </w:r>
    </w:p>
    <w:p w14:paraId="4050CD91" w14:textId="77777777" w:rsidR="0033544D" w:rsidRPr="00742779" w:rsidRDefault="00742779" w:rsidP="000E54B1">
      <w:del w:id="612" w:author="Seth Oranburg" w:date="2026-03-07T09:50:00Z" w16du:dateUtc="2026-03-07T14:50:00Z">
        <w:r w:rsidRPr="00742779">
          <w:rPr>
            <w:rFonts w:ascii="ZWAdobeF" w:hAnsi="ZWAdobeF" w:cs="ZWAdobeF"/>
            <w:sz w:val="2"/>
            <w:szCs w:val="2"/>
          </w:rPr>
          <w:delText>382B</w:delText>
        </w:r>
        <w:r w:rsidR="0033544D" w:rsidRPr="00742779">
          <w:delText>Agency</w:delText>
        </w:r>
      </w:del>
      <w:ins w:id="613" w:author="Seth Oranburg" w:date="2026-03-07T09:50:00Z" w16du:dateUtc="2026-03-07T14:50:00Z">
        <w:r w:rsidR="0033544D" w:rsidRPr="00742779">
          <w:t>Agency</w:t>
        </w:r>
      </w:ins>
      <w:r w:rsidR="0033544D" w:rsidRPr="00742779">
        <w:t xml:space="preserve"> is not a one-way relationship. While the fiduciary duties discussed above flow from agent to principal, the principal also owes obligations to the agent. These duties ensure that agents are treated fairly and have the support needed to carry out their responsibilities.</w:t>
      </w:r>
    </w:p>
    <w:p w14:paraId="76EAF96F" w14:textId="77777777" w:rsidR="0033544D" w:rsidRPr="00742779" w:rsidRDefault="00742779" w:rsidP="000E54B1">
      <w:del w:id="614" w:author="Seth Oranburg" w:date="2026-03-07T09:50:00Z" w16du:dateUtc="2026-03-07T14:50:00Z">
        <w:r w:rsidRPr="00742779">
          <w:rPr>
            <w:rFonts w:ascii="ZWAdobeF" w:hAnsi="ZWAdobeF" w:cs="ZWAdobeF"/>
            <w:sz w:val="2"/>
            <w:szCs w:val="2"/>
          </w:rPr>
          <w:delText>383B</w:delText>
        </w:r>
        <w:r w:rsidR="0033544D" w:rsidRPr="00742779">
          <w:delText>The</w:delText>
        </w:r>
      </w:del>
      <w:ins w:id="615" w:author="Seth Oranburg" w:date="2026-03-07T09:50:00Z" w16du:dateUtc="2026-03-07T14:50:00Z">
        <w:r w:rsidR="0033544D" w:rsidRPr="00742779">
          <w:t>The</w:t>
        </w:r>
      </w:ins>
      <w:r w:rsidR="0033544D" w:rsidRPr="00742779">
        <w:t xml:space="preserve"> Restatement provides:</w:t>
      </w:r>
    </w:p>
    <w:p w14:paraId="2F7000C0" w14:textId="77777777" w:rsidR="0033544D" w:rsidRPr="00742779" w:rsidRDefault="00742779" w:rsidP="000E54B1">
      <w:pPr>
        <w:spacing w:before="100" w:after="100"/>
        <w:ind w:left="720" w:right="720"/>
        <w:divId w:val="1943758273"/>
        <w:pPrChange w:id="616" w:author="Seth Oranburg" w:date="2026-03-07T09:50:00Z" w16du:dateUtc="2026-03-07T14:50:00Z">
          <w:pPr>
            <w:pStyle w:val="NormalWeb"/>
            <w:spacing w:before="100" w:after="100"/>
            <w:ind w:left="720" w:right="720"/>
            <w:divId w:val="1943758273"/>
          </w:pPr>
        </w:pPrChange>
      </w:pPr>
      <w:del w:id="617" w:author="Seth Oranburg" w:date="2026-03-07T09:50:00Z" w16du:dateUtc="2026-03-07T14:50:00Z">
        <w:r w:rsidRPr="00742779">
          <w:rPr>
            <w:rFonts w:ascii="ZWAdobeF" w:hAnsi="ZWAdobeF" w:cs="ZWAdobeF"/>
            <w:sz w:val="2"/>
            <w:szCs w:val="2"/>
          </w:rPr>
          <w:delText>384B</w:delText>
        </w:r>
        <w:r w:rsidR="0033544D" w:rsidRPr="00742779">
          <w:delText>A</w:delText>
        </w:r>
      </w:del>
      <w:ins w:id="618" w:author="Seth Oranburg" w:date="2026-03-07T09:50:00Z" w16du:dateUtc="2026-03-07T14:50:00Z">
        <w:r w:rsidR="0033544D" w:rsidRPr="00742779">
          <w:t>A</w:t>
        </w:r>
      </w:ins>
      <w:r w:rsidR="0033544D" w:rsidRPr="00742779">
        <w:t xml:space="preserve"> principal has a duty to the agent to deal with the agent fairly and in good faith, to provide the agent with information relevant to the agent</w:t>
      </w:r>
      <w:r w:rsidR="009F60D1" w:rsidRPr="00742779">
        <w:t>’</w:t>
      </w:r>
      <w:r w:rsidR="0033544D" w:rsidRPr="00742779">
        <w:t>s duties, and to indemnify the agent in accordance with [the Restatement].</w:t>
      </w:r>
      <w:r w:rsidR="0033544D">
        <w:fldChar w:fldCharType="begin"/>
      </w:r>
      <w:r w:rsidR="0033544D">
        <w:instrText>HYPERLINK \l "fn33-11647" \o "Jump to citation"</w:instrText>
      </w:r>
      <w:r w:rsidR="0033544D">
        <w:fldChar w:fldCharType="separate"/>
      </w:r>
      <w:r w:rsidR="0033544D" w:rsidRPr="00742779">
        <w:rPr>
          <w:rStyle w:val="Hyperlink"/>
          <w:color w:val="auto"/>
          <w:u w:val="none"/>
        </w:rPr>
        <w:t>[33</w:t>
      </w:r>
      <w:r w:rsidR="00F062F5" w:rsidRPr="00742779">
        <w:rPr>
          <w:rStyle w:val="Hyperlink"/>
          <w:color w:val="auto"/>
          <w:u w:val="none"/>
        </w:rPr>
        <w:t>]</w:t>
      </w:r>
      <w:r w:rsidR="0033544D">
        <w:fldChar w:fldCharType="end"/>
      </w:r>
    </w:p>
    <w:p w14:paraId="76D98F1A" w14:textId="77777777" w:rsidR="0033544D" w:rsidRPr="00742779" w:rsidRDefault="00742779" w:rsidP="000E54B1">
      <w:del w:id="619" w:author="Seth Oranburg" w:date="2026-03-07T09:50:00Z" w16du:dateUtc="2026-03-07T14:50:00Z">
        <w:r w:rsidRPr="00742779">
          <w:rPr>
            <w:rStyle w:val="Strong"/>
            <w:rFonts w:ascii="ZWAdobeF" w:hAnsi="ZWAdobeF" w:cs="ZWAdobeF"/>
            <w:b w:val="0"/>
            <w:sz w:val="2"/>
            <w:szCs w:val="2"/>
          </w:rPr>
          <w:delText>385B</w:delText>
        </w:r>
        <w:r w:rsidR="0033544D" w:rsidRPr="00742779">
          <w:rPr>
            <w:rStyle w:val="Strong"/>
          </w:rPr>
          <w:delText>Good</w:delText>
        </w:r>
      </w:del>
      <w:ins w:id="620" w:author="Seth Oranburg" w:date="2026-03-07T09:50:00Z" w16du:dateUtc="2026-03-07T14:50:00Z">
        <w:r w:rsidR="0033544D" w:rsidRPr="00742779">
          <w:rPr>
            <w:rStyle w:val="Strong"/>
          </w:rPr>
          <w:t>Good</w:t>
        </w:r>
      </w:ins>
      <w:r w:rsidR="0033544D" w:rsidRPr="00742779">
        <w:rPr>
          <w:rStyle w:val="Strong"/>
        </w:rPr>
        <w:t xml:space="preserve"> faith</w:t>
      </w:r>
      <w:r w:rsidR="0033544D" w:rsidRPr="00742779">
        <w:t xml:space="preserve"> means honesty in fact and fair dealing. It requires more than technical compliance with contract terms; it requires acting honestly and reasonably.</w:t>
      </w:r>
    </w:p>
    <w:p w14:paraId="1353D1FB" w14:textId="77777777" w:rsidR="0033544D" w:rsidRPr="00742779" w:rsidRDefault="0033544D" w:rsidP="000E54B1">
      <w:pPr>
        <w:pStyle w:val="Heading3"/>
        <w:rPr>
          <w:rFonts w:eastAsia="Times New Roman"/>
        </w:rPr>
      </w:pPr>
      <w:r w:rsidRPr="00742779">
        <w:rPr>
          <w:rFonts w:eastAsia="Times New Roman"/>
        </w:rPr>
        <w:t>Duty to Compensate</w:t>
      </w:r>
    </w:p>
    <w:p w14:paraId="11AB557D" w14:textId="77777777" w:rsidR="0033544D" w:rsidRPr="00742779" w:rsidRDefault="00742779" w:rsidP="000E54B1">
      <w:del w:id="621" w:author="Seth Oranburg" w:date="2026-03-07T09:50:00Z" w16du:dateUtc="2026-03-07T14:50:00Z">
        <w:r w:rsidRPr="00742779">
          <w:rPr>
            <w:rFonts w:ascii="ZWAdobeF" w:hAnsi="ZWAdobeF" w:cs="ZWAdobeF"/>
            <w:sz w:val="2"/>
            <w:szCs w:val="2"/>
          </w:rPr>
          <w:delText>386B</w:delText>
        </w:r>
        <w:r w:rsidR="0033544D" w:rsidRPr="00742779">
          <w:delText>If</w:delText>
        </w:r>
      </w:del>
      <w:ins w:id="622" w:author="Seth Oranburg" w:date="2026-03-07T09:50:00Z" w16du:dateUtc="2026-03-07T14:50:00Z">
        <w:r w:rsidR="0033544D" w:rsidRPr="00742779">
          <w:t>If</w:t>
        </w:r>
      </w:ins>
      <w:r w:rsidR="0033544D" w:rsidRPr="00742779">
        <w:t xml:space="preserve"> the agent is to be paid for work, the principal must provide compensation as agreed. This duty may arise from contract, course of dealing, or industry custom. </w:t>
      </w:r>
      <w:r w:rsidR="0033544D" w:rsidRPr="00742779">
        <w:rPr>
          <w:rStyle w:val="Strong"/>
        </w:rPr>
        <w:t>Course of dealing</w:t>
      </w:r>
      <w:r w:rsidR="0033544D" w:rsidRPr="00742779">
        <w:t xml:space="preserve"> means a pattern of behavior in past transactions between the parties. In the absence of explicit agreement, courts presume reasonable compensation when services are rendered with expectation of payment.</w:t>
      </w:r>
    </w:p>
    <w:p w14:paraId="74FB64F0" w14:textId="77777777" w:rsidR="0033544D" w:rsidRPr="00742779" w:rsidRDefault="0033544D" w:rsidP="000E54B1">
      <w:pPr>
        <w:pStyle w:val="Heading3"/>
        <w:rPr>
          <w:rFonts w:eastAsia="Times New Roman"/>
        </w:rPr>
      </w:pPr>
      <w:r w:rsidRPr="00742779">
        <w:rPr>
          <w:rFonts w:eastAsia="Times New Roman"/>
        </w:rPr>
        <w:lastRenderedPageBreak/>
        <w:t>Duty to Reimburse and Indemnify</w:t>
      </w:r>
    </w:p>
    <w:p w14:paraId="6B5C44CB" w14:textId="77777777" w:rsidR="0033544D" w:rsidRPr="00742779" w:rsidRDefault="00742779" w:rsidP="000E54B1">
      <w:del w:id="623" w:author="Seth Oranburg" w:date="2026-03-07T09:50:00Z" w16du:dateUtc="2026-03-07T14:50:00Z">
        <w:r w:rsidRPr="00742779">
          <w:rPr>
            <w:rFonts w:ascii="ZWAdobeF" w:hAnsi="ZWAdobeF" w:cs="ZWAdobeF"/>
            <w:sz w:val="2"/>
            <w:szCs w:val="2"/>
          </w:rPr>
          <w:delText>387B</w:delText>
        </w:r>
        <w:r w:rsidR="0033544D" w:rsidRPr="00742779">
          <w:delText>The</w:delText>
        </w:r>
      </w:del>
      <w:ins w:id="624" w:author="Seth Oranburg" w:date="2026-03-07T09:50:00Z" w16du:dateUtc="2026-03-07T14:50:00Z">
        <w:r w:rsidR="0033544D" w:rsidRPr="00742779">
          <w:t>The</w:t>
        </w:r>
      </w:ins>
      <w:r w:rsidR="0033544D" w:rsidRPr="00742779">
        <w:t xml:space="preserve"> principal must reimburse the agent for expenses properly incurred in carrying out the agency and must </w:t>
      </w:r>
      <w:r w:rsidR="0033544D" w:rsidRPr="00742779">
        <w:rPr>
          <w:rStyle w:val="Strong"/>
        </w:rPr>
        <w:t>indemnify</w:t>
      </w:r>
      <w:r w:rsidR="0033544D" w:rsidRPr="00742779">
        <w:t xml:space="preserve"> the agent for losses arising from authorized acts. Indemnify means to compensate someone for harm or loss they suffered. If a purchasing agent enters into a contract on behalf of the principal and is personally named on the contract, the principal must indemnify the agent for any resulting liability, provided the agent acted within the scope of authority and did not commit misconduct.</w:t>
      </w:r>
    </w:p>
    <w:p w14:paraId="4DC81874" w14:textId="77777777" w:rsidR="0033544D" w:rsidRPr="00742779" w:rsidRDefault="00742779" w:rsidP="000E54B1">
      <w:del w:id="625" w:author="Seth Oranburg" w:date="2026-03-07T09:50:00Z" w16du:dateUtc="2026-03-07T14:50:00Z">
        <w:r w:rsidRPr="00742779">
          <w:rPr>
            <w:rFonts w:ascii="ZWAdobeF" w:hAnsi="ZWAdobeF" w:cs="ZWAdobeF"/>
            <w:sz w:val="2"/>
            <w:szCs w:val="2"/>
          </w:rPr>
          <w:delText>388B</w:delText>
        </w:r>
        <w:r w:rsidR="0033544D" w:rsidRPr="00742779">
          <w:delText>The</w:delText>
        </w:r>
      </w:del>
      <w:ins w:id="626" w:author="Seth Oranburg" w:date="2026-03-07T09:50:00Z" w16du:dateUtc="2026-03-07T14:50:00Z">
        <w:r w:rsidR="0033544D" w:rsidRPr="00742779">
          <w:t>The</w:t>
        </w:r>
      </w:ins>
      <w:r w:rsidR="0033544D" w:rsidRPr="00742779">
        <w:t xml:space="preserve"> Restatement provides:</w:t>
      </w:r>
    </w:p>
    <w:p w14:paraId="105F0BF6" w14:textId="77777777" w:rsidR="0033544D" w:rsidRPr="00742779" w:rsidRDefault="00742779" w:rsidP="000E54B1">
      <w:pPr>
        <w:spacing w:before="100" w:after="100"/>
        <w:ind w:left="720" w:right="720"/>
        <w:divId w:val="1060712894"/>
        <w:pPrChange w:id="627" w:author="Seth Oranburg" w:date="2026-03-07T09:50:00Z" w16du:dateUtc="2026-03-07T14:50:00Z">
          <w:pPr>
            <w:pStyle w:val="NormalWeb"/>
            <w:spacing w:before="100" w:after="100"/>
            <w:ind w:left="720" w:right="720"/>
            <w:divId w:val="1060712894"/>
          </w:pPr>
        </w:pPrChange>
      </w:pPr>
      <w:del w:id="628" w:author="Seth Oranburg" w:date="2026-03-07T09:50:00Z" w16du:dateUtc="2026-03-07T14:50:00Z">
        <w:r w:rsidRPr="00742779">
          <w:rPr>
            <w:rFonts w:ascii="ZWAdobeF" w:hAnsi="ZWAdobeF" w:cs="ZWAdobeF"/>
            <w:sz w:val="2"/>
            <w:szCs w:val="2"/>
          </w:rPr>
          <w:delText>389B</w:delText>
        </w:r>
        <w:r w:rsidR="0033544D" w:rsidRPr="00742779">
          <w:delText>A</w:delText>
        </w:r>
      </w:del>
      <w:ins w:id="629" w:author="Seth Oranburg" w:date="2026-03-07T09:50:00Z" w16du:dateUtc="2026-03-07T14:50:00Z">
        <w:r w:rsidR="0033544D" w:rsidRPr="00742779">
          <w:t>A</w:t>
        </w:r>
      </w:ins>
      <w:r w:rsidR="0033544D" w:rsidRPr="00742779">
        <w:t xml:space="preserve"> principal has a duty to indemnify an agent in accordance with the terms of any contract between them, or, to the extent the agent acted within the scope of the agent</w:t>
      </w:r>
      <w:r w:rsidR="009F60D1" w:rsidRPr="00742779">
        <w:t>’</w:t>
      </w:r>
      <w:r w:rsidR="0033544D" w:rsidRPr="00742779">
        <w:t>s actual authority, for payment made or liability incurred by an agent in a transaction.</w:t>
      </w:r>
      <w:r w:rsidR="0033544D">
        <w:fldChar w:fldCharType="begin"/>
      </w:r>
      <w:r w:rsidR="0033544D">
        <w:instrText>HYPERLINK \l "fn34-11647" \o "Jump to citation"</w:instrText>
      </w:r>
      <w:r w:rsidR="0033544D">
        <w:fldChar w:fldCharType="separate"/>
      </w:r>
      <w:r w:rsidR="0033544D" w:rsidRPr="00742779">
        <w:rPr>
          <w:rStyle w:val="Hyperlink"/>
          <w:color w:val="auto"/>
          <w:u w:val="none"/>
        </w:rPr>
        <w:t>[34</w:t>
      </w:r>
      <w:r w:rsidR="00F062F5" w:rsidRPr="00742779">
        <w:rPr>
          <w:rStyle w:val="Hyperlink"/>
          <w:color w:val="auto"/>
          <w:u w:val="none"/>
        </w:rPr>
        <w:t>]</w:t>
      </w:r>
      <w:r w:rsidR="0033544D">
        <w:fldChar w:fldCharType="end"/>
      </w:r>
    </w:p>
    <w:p w14:paraId="295A8C79" w14:textId="77777777" w:rsidR="0033544D" w:rsidRPr="00742779" w:rsidRDefault="00742779" w:rsidP="000E54B1">
      <w:del w:id="630" w:author="Seth Oranburg" w:date="2026-03-07T09:50:00Z" w16du:dateUtc="2026-03-07T14:50:00Z">
        <w:r w:rsidRPr="00742779">
          <w:rPr>
            <w:rFonts w:ascii="ZWAdobeF" w:hAnsi="ZWAdobeF" w:cs="ZWAdobeF"/>
            <w:sz w:val="2"/>
            <w:szCs w:val="2"/>
          </w:rPr>
          <w:delText>390B</w:delText>
        </w:r>
        <w:r w:rsidR="0033544D" w:rsidRPr="00742779">
          <w:delText>This</w:delText>
        </w:r>
      </w:del>
      <w:ins w:id="631" w:author="Seth Oranburg" w:date="2026-03-07T09:50:00Z" w16du:dateUtc="2026-03-07T14:50:00Z">
        <w:r w:rsidR="0033544D" w:rsidRPr="00742779">
          <w:t>This</w:t>
        </w:r>
      </w:ins>
      <w:r w:rsidR="0033544D" w:rsidRPr="00742779">
        <w:t xml:space="preserve"> principle appears in corporate law as well. Officers and directors are often entitled to indemnification for liabilities incurred while acting on behalf of the corporation. Many states permit or require corporations to advance legal expenses and to maintain liability insurance protecting agents from personal exposure.</w:t>
      </w:r>
    </w:p>
    <w:p w14:paraId="11CBC8F7" w14:textId="77777777" w:rsidR="0033544D" w:rsidRPr="00742779" w:rsidRDefault="0033544D" w:rsidP="000E54B1">
      <w:pPr>
        <w:pStyle w:val="Heading3"/>
        <w:rPr>
          <w:rFonts w:eastAsia="Times New Roman"/>
        </w:rPr>
      </w:pPr>
      <w:r w:rsidRPr="00742779">
        <w:rPr>
          <w:rFonts w:eastAsia="Times New Roman"/>
        </w:rPr>
        <w:t>Duty of Good Faith and Cooperation</w:t>
      </w:r>
    </w:p>
    <w:p w14:paraId="51E95863" w14:textId="77777777" w:rsidR="0033544D" w:rsidRPr="00742779" w:rsidRDefault="00742779" w:rsidP="000E54B1">
      <w:del w:id="632" w:author="Seth Oranburg" w:date="2026-03-07T09:50:00Z" w16du:dateUtc="2026-03-07T14:50:00Z">
        <w:r w:rsidRPr="00742779">
          <w:rPr>
            <w:rFonts w:ascii="ZWAdobeF" w:hAnsi="ZWAdobeF" w:cs="ZWAdobeF"/>
            <w:sz w:val="2"/>
            <w:szCs w:val="2"/>
          </w:rPr>
          <w:delText>391B</w:delText>
        </w:r>
        <w:r w:rsidR="0033544D" w:rsidRPr="00742779">
          <w:delText>A</w:delText>
        </w:r>
      </w:del>
      <w:ins w:id="633" w:author="Seth Oranburg" w:date="2026-03-07T09:50:00Z" w16du:dateUtc="2026-03-07T14:50:00Z">
        <w:r w:rsidR="0033544D" w:rsidRPr="00742779">
          <w:t>A</w:t>
        </w:r>
      </w:ins>
      <w:r w:rsidR="0033544D" w:rsidRPr="00742779">
        <w:t xml:space="preserve"> principal must not interfere with the agent</w:t>
      </w:r>
      <w:r w:rsidR="009F60D1" w:rsidRPr="00742779">
        <w:t>’</w:t>
      </w:r>
      <w:r w:rsidR="0033544D" w:rsidRPr="00742779">
        <w:t>s ability to perform assigned tasks. This includes a duty to cooperate, to refrain from arbitrary revocation, and to avoid placing the agent in legal or ethical jeopardy.</w:t>
      </w:r>
    </w:p>
    <w:p w14:paraId="7FF0B1B1" w14:textId="77777777" w:rsidR="0033544D" w:rsidRPr="00742779" w:rsidRDefault="00742779" w:rsidP="000E54B1">
      <w:del w:id="634" w:author="Seth Oranburg" w:date="2026-03-07T09:50:00Z" w16du:dateUtc="2026-03-07T14:50:00Z">
        <w:r w:rsidRPr="00742779">
          <w:rPr>
            <w:rFonts w:ascii="ZWAdobeF" w:hAnsi="ZWAdobeF" w:cs="ZWAdobeF"/>
            <w:sz w:val="2"/>
            <w:szCs w:val="2"/>
          </w:rPr>
          <w:delText>392B</w:delText>
        </w:r>
        <w:r w:rsidR="0033544D" w:rsidRPr="00742779">
          <w:delText>The</w:delText>
        </w:r>
      </w:del>
      <w:ins w:id="635" w:author="Seth Oranburg" w:date="2026-03-07T09:50:00Z" w16du:dateUtc="2026-03-07T14:50:00Z">
        <w:r w:rsidR="0033544D" w:rsidRPr="00742779">
          <w:t>The</w:t>
        </w:r>
      </w:ins>
      <w:r w:rsidR="0033544D" w:rsidRPr="00742779">
        <w:t xml:space="preserve"> Restatement provides:</w:t>
      </w:r>
    </w:p>
    <w:p w14:paraId="4FDDCA70" w14:textId="77777777" w:rsidR="0033544D" w:rsidRPr="00742779" w:rsidRDefault="00742779" w:rsidP="000E54B1">
      <w:pPr>
        <w:spacing w:before="100" w:after="100"/>
        <w:ind w:left="720" w:right="720"/>
        <w:divId w:val="1239553700"/>
        <w:pPrChange w:id="636" w:author="Seth Oranburg" w:date="2026-03-07T09:50:00Z" w16du:dateUtc="2026-03-07T14:50:00Z">
          <w:pPr>
            <w:pStyle w:val="NormalWeb"/>
            <w:spacing w:before="100" w:after="100"/>
            <w:ind w:left="720" w:right="720"/>
            <w:divId w:val="1239553700"/>
          </w:pPr>
        </w:pPrChange>
      </w:pPr>
      <w:del w:id="637" w:author="Seth Oranburg" w:date="2026-03-07T09:50:00Z" w16du:dateUtc="2026-03-07T14:50:00Z">
        <w:r w:rsidRPr="00742779">
          <w:rPr>
            <w:rFonts w:ascii="ZWAdobeF" w:hAnsi="ZWAdobeF" w:cs="ZWAdobeF"/>
            <w:sz w:val="2"/>
            <w:szCs w:val="2"/>
          </w:rPr>
          <w:delText>393B</w:delText>
        </w:r>
        <w:r w:rsidR="0033544D" w:rsidRPr="00742779">
          <w:delText>A</w:delText>
        </w:r>
      </w:del>
      <w:ins w:id="638" w:author="Seth Oranburg" w:date="2026-03-07T09:50:00Z" w16du:dateUtc="2026-03-07T14:50:00Z">
        <w:r w:rsidR="0033544D" w:rsidRPr="00742779">
          <w:t>A</w:t>
        </w:r>
      </w:ins>
      <w:r w:rsidR="0033544D" w:rsidRPr="00742779">
        <w:t xml:space="preserve"> principal has a duty to refrain from conduct likely to damage the agent</w:t>
      </w:r>
      <w:r w:rsidR="009F60D1" w:rsidRPr="00742779">
        <w:t>’</w:t>
      </w:r>
      <w:r w:rsidR="0033544D" w:rsidRPr="00742779">
        <w:t>s reputation or impair the agent</w:t>
      </w:r>
      <w:r w:rsidR="009F60D1" w:rsidRPr="00742779">
        <w:t>’</w:t>
      </w:r>
      <w:r w:rsidR="0033544D" w:rsidRPr="00742779">
        <w:t>s ability to serve other principals.</w:t>
      </w:r>
      <w:r w:rsidR="0033544D">
        <w:fldChar w:fldCharType="begin"/>
      </w:r>
      <w:r w:rsidR="0033544D">
        <w:instrText>HYPERLINK \l "fn35-11647" \o "Jump to citation"</w:instrText>
      </w:r>
      <w:r w:rsidR="0033544D">
        <w:fldChar w:fldCharType="separate"/>
      </w:r>
      <w:r w:rsidR="0033544D" w:rsidRPr="00742779">
        <w:rPr>
          <w:rStyle w:val="Hyperlink"/>
          <w:color w:val="auto"/>
          <w:u w:val="none"/>
        </w:rPr>
        <w:t>[35</w:t>
      </w:r>
      <w:r w:rsidR="00F062F5" w:rsidRPr="00742779">
        <w:rPr>
          <w:rStyle w:val="Hyperlink"/>
          <w:color w:val="auto"/>
          <w:u w:val="none"/>
        </w:rPr>
        <w:t>]</w:t>
      </w:r>
      <w:r w:rsidR="0033544D">
        <w:fldChar w:fldCharType="end"/>
      </w:r>
    </w:p>
    <w:p w14:paraId="0AABFD30" w14:textId="77777777" w:rsidR="0033544D" w:rsidRPr="00742779" w:rsidRDefault="00742779" w:rsidP="000E54B1">
      <w:del w:id="639" w:author="Seth Oranburg" w:date="2026-03-07T09:50:00Z" w16du:dateUtc="2026-03-07T14:50:00Z">
        <w:r w:rsidRPr="00742779">
          <w:rPr>
            <w:rFonts w:ascii="ZWAdobeF" w:hAnsi="ZWAdobeF" w:cs="ZWAdobeF"/>
            <w:sz w:val="2"/>
            <w:szCs w:val="2"/>
          </w:rPr>
          <w:delText>394B</w:delText>
        </w:r>
        <w:r w:rsidR="0033544D" w:rsidRPr="00742779">
          <w:delText>Agency</w:delText>
        </w:r>
      </w:del>
      <w:ins w:id="640" w:author="Seth Oranburg" w:date="2026-03-07T09:50:00Z" w16du:dateUtc="2026-03-07T14:50:00Z">
        <w:r w:rsidR="0033544D" w:rsidRPr="00742779">
          <w:t>Agency</w:t>
        </w:r>
      </w:ins>
      <w:r w:rsidR="0033544D" w:rsidRPr="00742779">
        <w:t xml:space="preserve"> reflects mutual reliance. The agent agrees to act on the principal</w:t>
      </w:r>
      <w:r w:rsidR="009F60D1" w:rsidRPr="00742779">
        <w:t>’</w:t>
      </w:r>
      <w:r w:rsidR="0033544D" w:rsidRPr="00742779">
        <w:t>s behalf and under the principal</w:t>
      </w:r>
      <w:r w:rsidR="009F60D1" w:rsidRPr="00742779">
        <w:t>’</w:t>
      </w:r>
      <w:r w:rsidR="0033544D" w:rsidRPr="00742779">
        <w:t>s control. In return, the principal agrees to treat the agent fairly, support the work undertaken, and bear the legal consequences of authorized action.</w:t>
      </w:r>
    </w:p>
    <w:p w14:paraId="031CCD65" w14:textId="77777777" w:rsidR="0033544D" w:rsidRPr="00742779" w:rsidRDefault="0033544D" w:rsidP="000E54B1">
      <w:pPr>
        <w:pStyle w:val="Heading2"/>
        <w:rPr>
          <w:rFonts w:eastAsia="Times New Roman"/>
        </w:rPr>
      </w:pPr>
      <w:r w:rsidRPr="00742779">
        <w:rPr>
          <w:rFonts w:eastAsia="Times New Roman"/>
        </w:rPr>
        <w:lastRenderedPageBreak/>
        <w:t>Formation, Termination, and Lingering Authority</w:t>
      </w:r>
    </w:p>
    <w:p w14:paraId="03003C97" w14:textId="77777777" w:rsidR="0033544D" w:rsidRPr="00742779" w:rsidRDefault="00742779" w:rsidP="000E54B1">
      <w:del w:id="641" w:author="Seth Oranburg" w:date="2026-03-07T09:50:00Z" w16du:dateUtc="2026-03-07T14:50:00Z">
        <w:r w:rsidRPr="00742779">
          <w:rPr>
            <w:rFonts w:ascii="ZWAdobeF" w:hAnsi="ZWAdobeF" w:cs="ZWAdobeF"/>
            <w:sz w:val="2"/>
            <w:szCs w:val="2"/>
          </w:rPr>
          <w:delText>395B</w:delText>
        </w:r>
        <w:r w:rsidR="0033544D" w:rsidRPr="00742779">
          <w:delText>Understanding</w:delText>
        </w:r>
      </w:del>
      <w:ins w:id="642" w:author="Seth Oranburg" w:date="2026-03-07T09:50:00Z" w16du:dateUtc="2026-03-07T14:50:00Z">
        <w:r w:rsidR="0033544D" w:rsidRPr="00742779">
          <w:t>Understanding</w:t>
        </w:r>
      </w:ins>
      <w:r w:rsidR="0033544D" w:rsidRPr="00742779">
        <w:t xml:space="preserve"> how agency relationships begin and end is essential because these transitions create risks. At formation, parties may inadvertently create agency relationships with consequences they did not anticipate. At termination, third parties may not know the relationship has ended, creating lingering apparent authority.</w:t>
      </w:r>
    </w:p>
    <w:p w14:paraId="3B21165E" w14:textId="77777777" w:rsidR="0033544D" w:rsidRPr="00742779" w:rsidRDefault="0033544D" w:rsidP="000E54B1">
      <w:pPr>
        <w:pStyle w:val="Heading3"/>
        <w:rPr>
          <w:rFonts w:eastAsia="Times New Roman"/>
        </w:rPr>
      </w:pPr>
      <w:r w:rsidRPr="00742779">
        <w:rPr>
          <w:rFonts w:eastAsia="Times New Roman"/>
        </w:rPr>
        <w:t>How Agency Begins</w:t>
      </w:r>
    </w:p>
    <w:p w14:paraId="7F63F6BF" w14:textId="77777777" w:rsidR="0033544D" w:rsidRPr="00742779" w:rsidRDefault="00742779" w:rsidP="000E54B1">
      <w:del w:id="643" w:author="Seth Oranburg" w:date="2026-03-07T09:50:00Z" w16du:dateUtc="2026-03-07T14:50:00Z">
        <w:r w:rsidRPr="00742779">
          <w:rPr>
            <w:rFonts w:ascii="ZWAdobeF" w:hAnsi="ZWAdobeF" w:cs="ZWAdobeF"/>
            <w:sz w:val="2"/>
            <w:szCs w:val="2"/>
          </w:rPr>
          <w:delText>396B</w:delText>
        </w:r>
        <w:r w:rsidR="0033544D" w:rsidRPr="00742779">
          <w:delText>Agency</w:delText>
        </w:r>
      </w:del>
      <w:ins w:id="644" w:author="Seth Oranburg" w:date="2026-03-07T09:50:00Z" w16du:dateUtc="2026-03-07T14:50:00Z">
        <w:r w:rsidR="0033544D" w:rsidRPr="00742779">
          <w:t>Agency</w:t>
        </w:r>
      </w:ins>
      <w:r w:rsidR="0033544D" w:rsidRPr="00742779">
        <w:t xml:space="preserve"> is a consensual relationship that arises when the parties satisfy the elements discussed earlier: acting on behalf of the principal, subject to the principal</w:t>
      </w:r>
      <w:r w:rsidR="009F60D1" w:rsidRPr="00742779">
        <w:t>’</w:t>
      </w:r>
      <w:r w:rsidR="0033544D" w:rsidRPr="00742779">
        <w:t>s control, with mutual consent. No formalities are required. Agency can be created by express agreement, informal understanding, or conduct that satisfies the legal test.</w:t>
      </w:r>
    </w:p>
    <w:p w14:paraId="38FDF772" w14:textId="77777777" w:rsidR="0033544D" w:rsidRPr="00742779" w:rsidRDefault="00742779" w:rsidP="000E54B1">
      <w:del w:id="645" w:author="Seth Oranburg" w:date="2026-03-07T09:50:00Z" w16du:dateUtc="2026-03-07T14:50:00Z">
        <w:r w:rsidRPr="00742779">
          <w:rPr>
            <w:rFonts w:ascii="ZWAdobeF" w:hAnsi="ZWAdobeF" w:cs="ZWAdobeF"/>
            <w:sz w:val="2"/>
            <w:szCs w:val="2"/>
          </w:rPr>
          <w:delText>397B</w:delText>
        </w:r>
        <w:r w:rsidR="0033544D" w:rsidRPr="00742779">
          <w:delText>The</w:delText>
        </w:r>
      </w:del>
      <w:ins w:id="646" w:author="Seth Oranburg" w:date="2026-03-07T09:50:00Z" w16du:dateUtc="2026-03-07T14:50:00Z">
        <w:r w:rsidR="0033544D" w:rsidRPr="00742779">
          <w:t>The</w:t>
        </w:r>
      </w:ins>
      <w:r w:rsidR="0033544D" w:rsidRPr="00742779">
        <w:t xml:space="preserve"> absence of formality means agency often arises unintentionally. A business owner who allows someone to negotiate contracts on their behalf has created an agency even if no written agreement exists and the parties never used the word </w:t>
      </w:r>
      <w:r w:rsidR="009F60D1" w:rsidRPr="00742779">
        <w:t>“</w:t>
      </w:r>
      <w:r w:rsidR="0033544D" w:rsidRPr="00742779">
        <w:t>agent.</w:t>
      </w:r>
      <w:r w:rsidR="009F60D1" w:rsidRPr="00742779">
        <w:t>”</w:t>
      </w:r>
      <w:r w:rsidR="0033544D" w:rsidRPr="00742779">
        <w:t xml:space="preserve"> A volunteer who helps at an event may become the organization</w:t>
      </w:r>
      <w:r w:rsidR="009F60D1" w:rsidRPr="00742779">
        <w:t>’</w:t>
      </w:r>
      <w:r w:rsidR="0033544D" w:rsidRPr="00742779">
        <w:t>s agent if given authority to act on the organization</w:t>
      </w:r>
      <w:r w:rsidR="009F60D1" w:rsidRPr="00742779">
        <w:t>’</w:t>
      </w:r>
      <w:r w:rsidR="0033544D" w:rsidRPr="00742779">
        <w:t>s behalf.</w:t>
      </w:r>
    </w:p>
    <w:p w14:paraId="020AA636" w14:textId="77777777" w:rsidR="0033544D" w:rsidRPr="00742779" w:rsidRDefault="00742779" w:rsidP="000E54B1">
      <w:del w:id="647" w:author="Seth Oranburg" w:date="2026-03-07T09:50:00Z" w16du:dateUtc="2026-03-07T14:50:00Z">
        <w:r w:rsidRPr="00742779">
          <w:rPr>
            <w:rFonts w:ascii="ZWAdobeF" w:hAnsi="ZWAdobeF" w:cs="ZWAdobeF"/>
            <w:sz w:val="2"/>
            <w:szCs w:val="2"/>
          </w:rPr>
          <w:delText>398B</w:delText>
        </w:r>
        <w:r w:rsidR="0033544D" w:rsidRPr="00742779">
          <w:delText>Agency</w:delText>
        </w:r>
      </w:del>
      <w:ins w:id="648" w:author="Seth Oranburg" w:date="2026-03-07T09:50:00Z" w16du:dateUtc="2026-03-07T14:50:00Z">
        <w:r w:rsidR="0033544D" w:rsidRPr="00742779">
          <w:t>Agency</w:t>
        </w:r>
      </w:ins>
      <w:r w:rsidR="0033544D" w:rsidRPr="00742779">
        <w:t xml:space="preserve"> may also be created for limited purposes. A person may be authorized to sign one document, handle one negotiation, or represent the principal in a single transaction. This is a </w:t>
      </w:r>
      <w:r w:rsidR="0033544D" w:rsidRPr="00742779">
        <w:rPr>
          <w:rStyle w:val="Strong"/>
        </w:rPr>
        <w:t>special agent</w:t>
      </w:r>
      <w:r w:rsidR="0033544D" w:rsidRPr="00742779">
        <w:t xml:space="preserve">, as opposed to a </w:t>
      </w:r>
      <w:r w:rsidR="0033544D" w:rsidRPr="00742779">
        <w:rPr>
          <w:rStyle w:val="Strong"/>
        </w:rPr>
        <w:t>general agent</w:t>
      </w:r>
      <w:r w:rsidR="0033544D" w:rsidRPr="00742779">
        <w:t xml:space="preserve"> who has broader authority over a class of activities.</w:t>
      </w:r>
    </w:p>
    <w:p w14:paraId="6D971844" w14:textId="77777777" w:rsidR="0033544D" w:rsidRPr="00742779" w:rsidRDefault="0033544D" w:rsidP="000E54B1">
      <w:pPr>
        <w:pStyle w:val="Heading3"/>
        <w:rPr>
          <w:rFonts w:eastAsia="Times New Roman"/>
        </w:rPr>
      </w:pPr>
      <w:r w:rsidRPr="00742779">
        <w:rPr>
          <w:rFonts w:eastAsia="Times New Roman"/>
        </w:rPr>
        <w:t>How Agency Ends</w:t>
      </w:r>
    </w:p>
    <w:p w14:paraId="588AE0D0" w14:textId="77777777" w:rsidR="0033544D" w:rsidRPr="00742779" w:rsidRDefault="00742779" w:rsidP="000E54B1">
      <w:del w:id="649" w:author="Seth Oranburg" w:date="2026-03-07T09:50:00Z" w16du:dateUtc="2026-03-07T14:50:00Z">
        <w:r w:rsidRPr="00742779">
          <w:rPr>
            <w:rFonts w:ascii="ZWAdobeF" w:hAnsi="ZWAdobeF" w:cs="ZWAdobeF"/>
            <w:sz w:val="2"/>
            <w:szCs w:val="2"/>
          </w:rPr>
          <w:delText>399B</w:delText>
        </w:r>
        <w:r w:rsidR="0033544D" w:rsidRPr="00742779">
          <w:delText>Agency</w:delText>
        </w:r>
      </w:del>
      <w:ins w:id="650" w:author="Seth Oranburg" w:date="2026-03-07T09:50:00Z" w16du:dateUtc="2026-03-07T14:50:00Z">
        <w:r w:rsidR="0033544D" w:rsidRPr="00742779">
          <w:t>Agency</w:t>
        </w:r>
      </w:ins>
      <w:r w:rsidR="0033544D" w:rsidRPr="00742779">
        <w:t xml:space="preserve"> relationships can terminate in several ways. </w:t>
      </w:r>
      <w:r w:rsidR="0033544D" w:rsidRPr="00742779">
        <w:rPr>
          <w:rStyle w:val="Strong"/>
        </w:rPr>
        <w:t>By act of the parties</w:t>
      </w:r>
      <w:r w:rsidR="0033544D" w:rsidRPr="00742779">
        <w:t>, either party may revoke the agency at any time unless they have contractually agreed otherwise. The principal can discharge the agent. The agent can resign. Mutual agreement can dissolve the relationship.</w:t>
      </w:r>
    </w:p>
    <w:p w14:paraId="62DF82EC" w14:textId="77777777" w:rsidR="0033544D" w:rsidRPr="00742779" w:rsidRDefault="00742779" w:rsidP="000E54B1">
      <w:del w:id="651" w:author="Seth Oranburg" w:date="2026-03-07T09:50:00Z" w16du:dateUtc="2026-03-07T14:50:00Z">
        <w:r w:rsidRPr="00742779">
          <w:rPr>
            <w:rStyle w:val="Strong"/>
            <w:rFonts w:ascii="ZWAdobeF" w:hAnsi="ZWAdobeF" w:cs="ZWAdobeF"/>
            <w:b w:val="0"/>
            <w:sz w:val="2"/>
            <w:szCs w:val="2"/>
          </w:rPr>
          <w:delText>400B</w:delText>
        </w:r>
        <w:r w:rsidR="0033544D" w:rsidRPr="00742779">
          <w:rPr>
            <w:rStyle w:val="Strong"/>
          </w:rPr>
          <w:delText>By</w:delText>
        </w:r>
      </w:del>
      <w:ins w:id="652" w:author="Seth Oranburg" w:date="2026-03-07T09:50:00Z" w16du:dateUtc="2026-03-07T14:50:00Z">
        <w:r w:rsidR="0033544D" w:rsidRPr="00742779">
          <w:rPr>
            <w:rStyle w:val="Strong"/>
          </w:rPr>
          <w:t>By</w:t>
        </w:r>
      </w:ins>
      <w:r w:rsidR="0033544D" w:rsidRPr="00742779">
        <w:rPr>
          <w:rStyle w:val="Strong"/>
        </w:rPr>
        <w:t xml:space="preserve"> operation of law</w:t>
      </w:r>
      <w:r w:rsidR="0033544D" w:rsidRPr="00742779">
        <w:t>, certain events terminate agency automatically: death of the principal or agent, incapacity of either party, bankruptcy of the principal in some contexts, accomplishment of the specified task, expiration of a time period, or a change in law that makes the agency unlawful.</w:t>
      </w:r>
    </w:p>
    <w:p w14:paraId="33AE7F23" w14:textId="77777777" w:rsidR="0033544D" w:rsidRPr="00742779" w:rsidRDefault="00742779" w:rsidP="000E54B1">
      <w:del w:id="653" w:author="Seth Oranburg" w:date="2026-03-07T09:50:00Z" w16du:dateUtc="2026-03-07T14:50:00Z">
        <w:r w:rsidRPr="00742779">
          <w:rPr>
            <w:rFonts w:ascii="ZWAdobeF" w:hAnsi="ZWAdobeF" w:cs="ZWAdobeF"/>
            <w:sz w:val="2"/>
            <w:szCs w:val="2"/>
          </w:rPr>
          <w:delText>401B</w:delText>
        </w:r>
        <w:r w:rsidR="0033544D" w:rsidRPr="00742779">
          <w:delText>The</w:delText>
        </w:r>
      </w:del>
      <w:ins w:id="654" w:author="Seth Oranburg" w:date="2026-03-07T09:50:00Z" w16du:dateUtc="2026-03-07T14:50:00Z">
        <w:r w:rsidR="0033544D" w:rsidRPr="00742779">
          <w:t>The</w:t>
        </w:r>
      </w:ins>
      <w:r w:rsidR="0033544D" w:rsidRPr="00742779">
        <w:t xml:space="preserve"> Restatement provides:</w:t>
      </w:r>
    </w:p>
    <w:p w14:paraId="48502EAB" w14:textId="77777777" w:rsidR="0033544D" w:rsidRPr="00742779" w:rsidRDefault="00742779" w:rsidP="000E54B1">
      <w:pPr>
        <w:spacing w:before="100" w:after="100"/>
        <w:ind w:left="720" w:right="720"/>
        <w:divId w:val="745692083"/>
        <w:pPrChange w:id="655" w:author="Seth Oranburg" w:date="2026-03-07T09:50:00Z" w16du:dateUtc="2026-03-07T14:50:00Z">
          <w:pPr>
            <w:pStyle w:val="NormalWeb"/>
            <w:spacing w:before="100" w:after="100"/>
            <w:ind w:left="720" w:right="720"/>
            <w:divId w:val="745692083"/>
          </w:pPr>
        </w:pPrChange>
      </w:pPr>
      <w:del w:id="656" w:author="Seth Oranburg" w:date="2026-03-07T09:50:00Z" w16du:dateUtc="2026-03-07T14:50:00Z">
        <w:r w:rsidRPr="00742779">
          <w:rPr>
            <w:rFonts w:ascii="ZWAdobeF" w:hAnsi="ZWAdobeF" w:cs="ZWAdobeF"/>
            <w:sz w:val="2"/>
            <w:szCs w:val="2"/>
          </w:rPr>
          <w:delText>402B</w:delText>
        </w:r>
        <w:r w:rsidR="0033544D" w:rsidRPr="00742779">
          <w:delText>An</w:delText>
        </w:r>
      </w:del>
      <w:ins w:id="657" w:author="Seth Oranburg" w:date="2026-03-07T09:50:00Z" w16du:dateUtc="2026-03-07T14:50:00Z">
        <w:r w:rsidR="0033544D" w:rsidRPr="00742779">
          <w:t>An</w:t>
        </w:r>
      </w:ins>
      <w:r w:rsidR="0033544D" w:rsidRPr="00742779">
        <w:t xml:space="preserve"> agency terminates if the principal or the agent manifests to the other the desire to end the relationship, or if an event or change in </w:t>
      </w:r>
      <w:r w:rsidR="0033544D" w:rsidRPr="00742779">
        <w:lastRenderedPageBreak/>
        <w:t>circumstances terminates the principal</w:t>
      </w:r>
      <w:r w:rsidR="009F60D1" w:rsidRPr="00742779">
        <w:t>’</w:t>
      </w:r>
      <w:r w:rsidR="0033544D" w:rsidRPr="00742779">
        <w:t>s right to control the agent.</w:t>
      </w:r>
      <w:r w:rsidR="0033544D">
        <w:fldChar w:fldCharType="begin"/>
      </w:r>
      <w:r w:rsidR="0033544D">
        <w:instrText>HYPERLINK \l "fn36-11647" \o "Jump to citation"</w:instrText>
      </w:r>
      <w:r w:rsidR="0033544D">
        <w:fldChar w:fldCharType="separate"/>
      </w:r>
      <w:r w:rsidR="0033544D" w:rsidRPr="00742779">
        <w:rPr>
          <w:rStyle w:val="Hyperlink"/>
          <w:color w:val="auto"/>
          <w:u w:val="none"/>
        </w:rPr>
        <w:t>[36</w:t>
      </w:r>
      <w:r w:rsidR="00F062F5" w:rsidRPr="00742779">
        <w:rPr>
          <w:rStyle w:val="Hyperlink"/>
          <w:color w:val="auto"/>
          <w:u w:val="none"/>
        </w:rPr>
        <w:t>]</w:t>
      </w:r>
      <w:r w:rsidR="0033544D">
        <w:fldChar w:fldCharType="end"/>
      </w:r>
    </w:p>
    <w:p w14:paraId="471B1E80" w14:textId="77777777" w:rsidR="0033544D" w:rsidRPr="00742779" w:rsidRDefault="00742779" w:rsidP="000E54B1">
      <w:del w:id="658" w:author="Seth Oranburg" w:date="2026-03-07T09:50:00Z" w16du:dateUtc="2026-03-07T14:50:00Z">
        <w:r w:rsidRPr="00742779">
          <w:rPr>
            <w:rFonts w:ascii="ZWAdobeF" w:hAnsi="ZWAdobeF" w:cs="ZWAdobeF"/>
            <w:sz w:val="2"/>
            <w:szCs w:val="2"/>
          </w:rPr>
          <w:delText>403B</w:delText>
        </w:r>
        <w:r w:rsidR="0033544D" w:rsidRPr="00742779">
          <w:delText>Agency</w:delText>
        </w:r>
      </w:del>
      <w:ins w:id="659" w:author="Seth Oranburg" w:date="2026-03-07T09:50:00Z" w16du:dateUtc="2026-03-07T14:50:00Z">
        <w:r w:rsidR="0033544D" w:rsidRPr="00742779">
          <w:t>Agency</w:t>
        </w:r>
      </w:ins>
      <w:r w:rsidR="0033544D" w:rsidRPr="00742779">
        <w:t xml:space="preserve"> is generally </w:t>
      </w:r>
      <w:r w:rsidR="0033544D" w:rsidRPr="00742779">
        <w:rPr>
          <w:rStyle w:val="Strong"/>
        </w:rPr>
        <w:t>at will</w:t>
      </w:r>
      <w:r w:rsidR="0033544D" w:rsidRPr="00742779">
        <w:t>, meaning either party may terminate it at any time without cause. But termination does not eliminate consequences for acts that occurred during the agency. Certain duties, such as confidentiality, survive the relationship.</w:t>
      </w:r>
    </w:p>
    <w:p w14:paraId="766E002B" w14:textId="77777777" w:rsidR="0033544D" w:rsidRPr="00742779" w:rsidRDefault="0033544D" w:rsidP="000E54B1">
      <w:pPr>
        <w:pStyle w:val="Heading3"/>
        <w:rPr>
          <w:rFonts w:eastAsia="Times New Roman"/>
        </w:rPr>
      </w:pPr>
      <w:r w:rsidRPr="00742779">
        <w:rPr>
          <w:rFonts w:eastAsia="Times New Roman"/>
        </w:rPr>
        <w:t>Lingering Apparent Authority</w:t>
      </w:r>
    </w:p>
    <w:p w14:paraId="7509727F" w14:textId="77777777" w:rsidR="0033544D" w:rsidRPr="00742779" w:rsidRDefault="00742779" w:rsidP="000E54B1">
      <w:del w:id="660" w:author="Seth Oranburg" w:date="2026-03-07T09:50:00Z" w16du:dateUtc="2026-03-07T14:50:00Z">
        <w:r w:rsidRPr="00742779">
          <w:rPr>
            <w:rFonts w:ascii="ZWAdobeF" w:hAnsi="ZWAdobeF" w:cs="ZWAdobeF"/>
            <w:sz w:val="2"/>
            <w:szCs w:val="2"/>
          </w:rPr>
          <w:delText>404B</w:delText>
        </w:r>
        <w:r w:rsidR="0033544D" w:rsidRPr="00742779">
          <w:delText>Termination</w:delText>
        </w:r>
      </w:del>
      <w:ins w:id="661" w:author="Seth Oranburg" w:date="2026-03-07T09:50:00Z" w16du:dateUtc="2026-03-07T14:50:00Z">
        <w:r w:rsidR="0033544D" w:rsidRPr="00742779">
          <w:t>Termination</w:t>
        </w:r>
      </w:ins>
      <w:r w:rsidR="0033544D" w:rsidRPr="00742779">
        <w:t xml:space="preserve"> creates a risk that third parties will not know the relationship has ended. Even after the principal revokes the agent</w:t>
      </w:r>
      <w:r w:rsidR="009F60D1" w:rsidRPr="00742779">
        <w:t>’</w:t>
      </w:r>
      <w:r w:rsidR="0033544D" w:rsidRPr="00742779">
        <w:t>s authority, the agent may still appear to have authority based on past dealings, titles, credentials, or other manifestations the principal created before termination.</w:t>
      </w:r>
    </w:p>
    <w:p w14:paraId="067A5C2A" w14:textId="77777777" w:rsidR="0033544D" w:rsidRPr="00742779" w:rsidRDefault="00742779" w:rsidP="000E54B1">
      <w:del w:id="662" w:author="Seth Oranburg" w:date="2026-03-07T09:50:00Z" w16du:dateUtc="2026-03-07T14:50:00Z">
        <w:r w:rsidRPr="00742779">
          <w:rPr>
            <w:rFonts w:ascii="ZWAdobeF" w:hAnsi="ZWAdobeF" w:cs="ZWAdobeF"/>
            <w:sz w:val="2"/>
            <w:szCs w:val="2"/>
          </w:rPr>
          <w:delText>405B</w:delText>
        </w:r>
        <w:r w:rsidR="0033544D" w:rsidRPr="00742779">
          <w:delText>The</w:delText>
        </w:r>
      </w:del>
      <w:ins w:id="663" w:author="Seth Oranburg" w:date="2026-03-07T09:50:00Z" w16du:dateUtc="2026-03-07T14:50:00Z">
        <w:r w:rsidR="0033544D" w:rsidRPr="00742779">
          <w:t>The</w:t>
        </w:r>
      </w:ins>
      <w:r w:rsidR="0033544D" w:rsidRPr="00742779">
        <w:t xml:space="preserve"> Restatement recognizes this problem:</w:t>
      </w:r>
    </w:p>
    <w:p w14:paraId="1F2E6BA3" w14:textId="77777777" w:rsidR="0033544D" w:rsidRPr="00742779" w:rsidRDefault="00742779" w:rsidP="000E54B1">
      <w:pPr>
        <w:spacing w:before="100" w:after="100"/>
        <w:ind w:left="720" w:right="720"/>
        <w:divId w:val="343242967"/>
        <w:pPrChange w:id="664" w:author="Seth Oranburg" w:date="2026-03-07T09:50:00Z" w16du:dateUtc="2026-03-07T14:50:00Z">
          <w:pPr>
            <w:pStyle w:val="NormalWeb"/>
            <w:spacing w:before="100" w:after="100"/>
            <w:ind w:left="720" w:right="720"/>
            <w:divId w:val="343242967"/>
          </w:pPr>
        </w:pPrChange>
      </w:pPr>
      <w:del w:id="665" w:author="Seth Oranburg" w:date="2026-03-07T09:50:00Z" w16du:dateUtc="2026-03-07T14:50:00Z">
        <w:r w:rsidRPr="00742779">
          <w:rPr>
            <w:rFonts w:ascii="ZWAdobeF" w:hAnsi="ZWAdobeF" w:cs="ZWAdobeF"/>
            <w:sz w:val="2"/>
            <w:szCs w:val="2"/>
          </w:rPr>
          <w:delText>406B</w:delText>
        </w:r>
        <w:r w:rsidR="0033544D" w:rsidRPr="00742779">
          <w:delText>A</w:delText>
        </w:r>
      </w:del>
      <w:ins w:id="666" w:author="Seth Oranburg" w:date="2026-03-07T09:50:00Z" w16du:dateUtc="2026-03-07T14:50:00Z">
        <w:r w:rsidR="0033544D" w:rsidRPr="00742779">
          <w:t>A</w:t>
        </w:r>
      </w:ins>
      <w:r w:rsidR="0033544D" w:rsidRPr="00742779">
        <w:t xml:space="preserve"> principal who has terminated an agent</w:t>
      </w:r>
      <w:r w:rsidR="009F60D1" w:rsidRPr="00742779">
        <w:t>’</w:t>
      </w:r>
      <w:r w:rsidR="0033544D" w:rsidRPr="00742779">
        <w:t>s authority has a duty to give notice to third parties who have dealt with the agent when the principal knows or has reason to know that the third party believes the agent still has authority.</w:t>
      </w:r>
      <w:r w:rsidR="0033544D">
        <w:fldChar w:fldCharType="begin"/>
      </w:r>
      <w:r w:rsidR="0033544D">
        <w:instrText>HYPERLINK \l "fn37-11647" \o "Jump to citation"</w:instrText>
      </w:r>
      <w:r w:rsidR="0033544D">
        <w:fldChar w:fldCharType="separate"/>
      </w:r>
      <w:r w:rsidR="0033544D" w:rsidRPr="00742779">
        <w:rPr>
          <w:rStyle w:val="Hyperlink"/>
          <w:color w:val="auto"/>
          <w:u w:val="none"/>
        </w:rPr>
        <w:t>[37</w:t>
      </w:r>
      <w:r w:rsidR="00F062F5" w:rsidRPr="00742779">
        <w:rPr>
          <w:rStyle w:val="Hyperlink"/>
          <w:color w:val="auto"/>
          <w:u w:val="none"/>
        </w:rPr>
        <w:t>]</w:t>
      </w:r>
      <w:r w:rsidR="0033544D">
        <w:fldChar w:fldCharType="end"/>
      </w:r>
    </w:p>
    <w:p w14:paraId="52E3FE6A" w14:textId="77777777" w:rsidR="0033544D" w:rsidRPr="00742779" w:rsidRDefault="00742779" w:rsidP="000E54B1">
      <w:del w:id="667" w:author="Seth Oranburg" w:date="2026-03-07T09:50:00Z" w16du:dateUtc="2026-03-07T14:50:00Z">
        <w:r w:rsidRPr="00742779">
          <w:rPr>
            <w:rFonts w:ascii="ZWAdobeF" w:hAnsi="ZWAdobeF" w:cs="ZWAdobeF"/>
            <w:sz w:val="2"/>
            <w:szCs w:val="2"/>
          </w:rPr>
          <w:delText>407B</w:delText>
        </w:r>
        <w:r w:rsidR="0033544D" w:rsidRPr="00742779">
          <w:delText>Failure</w:delText>
        </w:r>
      </w:del>
      <w:ins w:id="668" w:author="Seth Oranburg" w:date="2026-03-07T09:50:00Z" w16du:dateUtc="2026-03-07T14:50:00Z">
        <w:r w:rsidR="0033544D" w:rsidRPr="00742779">
          <w:t>Failure</w:t>
        </w:r>
      </w:ins>
      <w:r w:rsidR="0033544D" w:rsidRPr="00742779">
        <w:t xml:space="preserve"> to give notice can bind the principal. Suppose a company terminates a sales representative but fails to notify customers with whom the representative had dealt. A customer who places a new order with the representative, reasonably believing the representative still has authority, may be able to enforce that order against the company.</w:t>
      </w:r>
    </w:p>
    <w:p w14:paraId="0FA41D2D" w14:textId="77777777" w:rsidR="0033544D" w:rsidRPr="00742779" w:rsidRDefault="00742779" w:rsidP="000E54B1">
      <w:del w:id="669" w:author="Seth Oranburg" w:date="2026-03-07T09:50:00Z" w16du:dateUtc="2026-03-07T14:50:00Z">
        <w:r w:rsidRPr="00742779">
          <w:rPr>
            <w:rFonts w:ascii="ZWAdobeF" w:hAnsi="ZWAdobeF" w:cs="ZWAdobeF"/>
            <w:sz w:val="2"/>
            <w:szCs w:val="2"/>
          </w:rPr>
          <w:delText>408B</w:delText>
        </w:r>
        <w:r w:rsidR="0033544D" w:rsidRPr="00742779">
          <w:delText>In</w:delText>
        </w:r>
      </w:del>
      <w:ins w:id="670" w:author="Seth Oranburg" w:date="2026-03-07T09:50:00Z" w16du:dateUtc="2026-03-07T14:50:00Z">
        <w:r w:rsidR="0033544D" w:rsidRPr="00742779">
          <w:t>In</w:t>
        </w:r>
      </w:ins>
      <w:r w:rsidR="0033544D" w:rsidRPr="00742779">
        <w:t xml:space="preserve"> organizational contexts, notice of termination may require formal filings, updated signatories, or communications to clients and vendors. The prudent principal documents the end of agency relationships and takes affirmative steps to ensure third parties are informed.</w:t>
      </w:r>
    </w:p>
    <w:p w14:paraId="25FFF3B5" w14:textId="77777777" w:rsidR="0033544D" w:rsidRPr="00742779" w:rsidRDefault="0033544D" w:rsidP="000E54B1">
      <w:pPr>
        <w:pStyle w:val="Heading2"/>
        <w:rPr>
          <w:rFonts w:eastAsia="Times New Roman"/>
        </w:rPr>
      </w:pPr>
      <w:r w:rsidRPr="00742779">
        <w:rPr>
          <w:rFonts w:eastAsia="Times New Roman"/>
        </w:rPr>
        <w:t>The Economic Logic of Delegation</w:t>
      </w:r>
    </w:p>
    <w:p w14:paraId="67352E9C" w14:textId="77777777" w:rsidR="0033544D" w:rsidRPr="00742779" w:rsidRDefault="00742779" w:rsidP="000E54B1">
      <w:del w:id="671" w:author="Seth Oranburg" w:date="2026-03-07T09:50:00Z" w16du:dateUtc="2026-03-07T14:50:00Z">
        <w:r w:rsidRPr="00742779">
          <w:rPr>
            <w:rFonts w:ascii="ZWAdobeF" w:hAnsi="ZWAdobeF" w:cs="ZWAdobeF"/>
            <w:sz w:val="2"/>
            <w:szCs w:val="2"/>
          </w:rPr>
          <w:delText>409B</w:delText>
        </w:r>
        <w:r w:rsidR="0033544D" w:rsidRPr="00742779">
          <w:delText>The</w:delText>
        </w:r>
      </w:del>
      <w:ins w:id="672" w:author="Seth Oranburg" w:date="2026-03-07T09:50:00Z" w16du:dateUtc="2026-03-07T14:50:00Z">
        <w:r w:rsidR="0033544D" w:rsidRPr="00742779">
          <w:t>The</w:t>
        </w:r>
      </w:ins>
      <w:r w:rsidR="0033544D" w:rsidRPr="00742779">
        <w:t xml:space="preserve"> doctrines surveyed above respond to a fundamental economic challenge: delegation is essential for business operations but creates risks that private ordering cannot fully eliminate. This section connects the specific doctrines to the broader economic framework introduced in Chapter 1.</w:t>
      </w:r>
    </w:p>
    <w:p w14:paraId="7E49F7ED" w14:textId="77777777" w:rsidR="0033544D" w:rsidRPr="00742779" w:rsidRDefault="0033544D" w:rsidP="000E54B1">
      <w:pPr>
        <w:pStyle w:val="Heading3"/>
        <w:rPr>
          <w:rFonts w:eastAsia="Times New Roman"/>
        </w:rPr>
      </w:pPr>
      <w:r w:rsidRPr="00742779">
        <w:rPr>
          <w:rFonts w:eastAsia="Times New Roman"/>
        </w:rPr>
        <w:lastRenderedPageBreak/>
        <w:t>The Principal-Agent Problem</w:t>
      </w:r>
    </w:p>
    <w:p w14:paraId="76B93675" w14:textId="77777777" w:rsidR="0033544D" w:rsidRPr="00742779" w:rsidRDefault="00742779" w:rsidP="000E54B1">
      <w:del w:id="673" w:author="Seth Oranburg" w:date="2026-03-07T09:50:00Z" w16du:dateUtc="2026-03-07T14:50:00Z">
        <w:r w:rsidRPr="00742779">
          <w:rPr>
            <w:rFonts w:ascii="ZWAdobeF" w:hAnsi="ZWAdobeF" w:cs="ZWAdobeF"/>
            <w:sz w:val="2"/>
            <w:szCs w:val="2"/>
          </w:rPr>
          <w:delText>410B</w:delText>
        </w:r>
        <w:r w:rsidR="0033544D" w:rsidRPr="00742779">
          <w:delText>Whenever</w:delText>
        </w:r>
      </w:del>
      <w:ins w:id="674" w:author="Seth Oranburg" w:date="2026-03-07T09:50:00Z" w16du:dateUtc="2026-03-07T14:50:00Z">
        <w:r w:rsidR="0033544D" w:rsidRPr="00742779">
          <w:t>Whenever</w:t>
        </w:r>
      </w:ins>
      <w:r w:rsidR="0033544D" w:rsidRPr="00742779">
        <w:t xml:space="preserve"> a principal delegates authority to an agent, a gap opens between what the principal wants and what the agent actually does. Agents have their own interests, their own information, and their own judgment. They may pursue objectives that diverge from the principal</w:t>
      </w:r>
      <w:r w:rsidR="009F60D1" w:rsidRPr="00742779">
        <w:t>’</w:t>
      </w:r>
      <w:r w:rsidR="0033544D" w:rsidRPr="00742779">
        <w:t>s goals. They may take actions the principal would not approve. They may exploit information asymmetries for personal benefit.</w:t>
      </w:r>
    </w:p>
    <w:p w14:paraId="3A6B0DFB" w14:textId="77777777" w:rsidR="0033544D" w:rsidRPr="00742779" w:rsidRDefault="00742779" w:rsidP="000E54B1">
      <w:del w:id="675" w:author="Seth Oranburg" w:date="2026-03-07T09:50:00Z" w16du:dateUtc="2026-03-07T14:50:00Z">
        <w:r w:rsidRPr="00742779">
          <w:rPr>
            <w:rFonts w:ascii="ZWAdobeF" w:hAnsi="ZWAdobeF" w:cs="ZWAdobeF"/>
            <w:sz w:val="2"/>
            <w:szCs w:val="2"/>
          </w:rPr>
          <w:delText>411B</w:delText>
        </w:r>
        <w:r w:rsidR="0033544D" w:rsidRPr="00742779">
          <w:delText>This</w:delText>
        </w:r>
      </w:del>
      <w:ins w:id="676" w:author="Seth Oranburg" w:date="2026-03-07T09:50:00Z" w16du:dateUtc="2026-03-07T14:50:00Z">
        <w:r w:rsidR="0033544D" w:rsidRPr="00742779">
          <w:t>This</w:t>
        </w:r>
      </w:ins>
      <w:r w:rsidR="0033544D" w:rsidRPr="00742779">
        <w:t xml:space="preserve"> is the principal-agent problem. It arises in every agency relationship, from the simplest employment arrangement to the most complex corporate structure. Chapter 1 introduced this problem through Jensen and Meckling</w:t>
      </w:r>
      <w:r w:rsidR="009F60D1" w:rsidRPr="00742779">
        <w:t>’</w:t>
      </w:r>
      <w:r w:rsidR="0033544D" w:rsidRPr="00742779">
        <w:t>s framework of agency costs. Now we see how specific legal doctrines respond to those costs.</w:t>
      </w:r>
    </w:p>
    <w:p w14:paraId="38042A2E" w14:textId="77777777" w:rsidR="0033544D" w:rsidRPr="00742779" w:rsidRDefault="0033544D" w:rsidP="000E54B1">
      <w:pPr>
        <w:pStyle w:val="Heading3"/>
        <w:rPr>
          <w:rFonts w:eastAsia="Times New Roman"/>
        </w:rPr>
      </w:pPr>
      <w:r w:rsidRPr="00742779">
        <w:rPr>
          <w:rFonts w:eastAsia="Times New Roman"/>
        </w:rPr>
        <w:t>Agency Costs in Three Categories</w:t>
      </w:r>
    </w:p>
    <w:p w14:paraId="12D2F1F1" w14:textId="77777777" w:rsidR="0033544D" w:rsidRPr="00742779" w:rsidRDefault="00742779" w:rsidP="000E54B1">
      <w:pPr>
        <w:pPrChange w:id="677" w:author="Seth Oranburg" w:date="2026-03-07T09:50:00Z" w16du:dateUtc="2026-03-07T14:50:00Z">
          <w:pPr>
            <w:pStyle w:val="NormalWeb"/>
          </w:pPr>
        </w:pPrChange>
      </w:pPr>
      <w:del w:id="678" w:author="Seth Oranburg" w:date="2026-03-07T09:50:00Z" w16du:dateUtc="2026-03-07T14:50:00Z">
        <w:r w:rsidRPr="00742779">
          <w:rPr>
            <w:rFonts w:ascii="ZWAdobeF" w:hAnsi="ZWAdobeF" w:cs="ZWAdobeF"/>
            <w:sz w:val="2"/>
            <w:szCs w:val="2"/>
          </w:rPr>
          <w:delText>412B</w:delText>
        </w:r>
        <w:r w:rsidR="0033544D" w:rsidRPr="00742779">
          <w:delText>Recall</w:delText>
        </w:r>
      </w:del>
      <w:ins w:id="679" w:author="Seth Oranburg" w:date="2026-03-07T09:50:00Z" w16du:dateUtc="2026-03-07T14:50:00Z">
        <w:r w:rsidR="0033544D" w:rsidRPr="00742779">
          <w:t>Recall</w:t>
        </w:r>
      </w:ins>
      <w:r w:rsidR="0033544D" w:rsidRPr="00742779">
        <w:t xml:space="preserve"> from Chapter 1 that Jensen and Meckling identified three categories of costs that arise whenever a principal delegates to an agent:</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p>
    <w:p w14:paraId="41986C1D" w14:textId="77777777" w:rsidR="0033544D" w:rsidRPr="00742779" w:rsidRDefault="00742779" w:rsidP="000E54B1">
      <w:del w:id="680" w:author="Seth Oranburg" w:date="2026-03-07T09:50:00Z" w16du:dateUtc="2026-03-07T14:50:00Z">
        <w:r w:rsidRPr="00742779">
          <w:rPr>
            <w:rStyle w:val="Strong"/>
            <w:rFonts w:ascii="ZWAdobeF" w:hAnsi="ZWAdobeF" w:cs="ZWAdobeF"/>
            <w:b w:val="0"/>
            <w:sz w:val="2"/>
            <w:szCs w:val="2"/>
          </w:rPr>
          <w:delText>413B</w:delText>
        </w:r>
        <w:r w:rsidR="0033544D" w:rsidRPr="00742779">
          <w:rPr>
            <w:rStyle w:val="Strong"/>
          </w:rPr>
          <w:delText>Monitoring</w:delText>
        </w:r>
      </w:del>
      <w:ins w:id="681" w:author="Seth Oranburg" w:date="2026-03-07T09:50:00Z" w16du:dateUtc="2026-03-07T14:50:00Z">
        <w:r w:rsidR="0033544D" w:rsidRPr="00742779">
          <w:rPr>
            <w:rStyle w:val="Strong"/>
          </w:rPr>
          <w:t>Monitoring</w:t>
        </w:r>
      </w:ins>
      <w:r w:rsidR="0033544D" w:rsidRPr="00742779">
        <w:rPr>
          <w:rStyle w:val="Strong"/>
        </w:rPr>
        <w:t xml:space="preserve"> costs</w:t>
      </w:r>
      <w:r w:rsidR="0033544D" w:rsidRPr="00742779">
        <w:t xml:space="preserve"> are what the principal spends to observe and verify the agent</w:t>
      </w:r>
      <w:r w:rsidR="009F60D1" w:rsidRPr="00742779">
        <w:t>’</w:t>
      </w:r>
      <w:r w:rsidR="0033544D" w:rsidRPr="00742779">
        <w:t>s behavior. Audits, compliance systems, reporting requirements, supervisory oversight, performance reviews: all are monitoring costs. They reduce the gap between principal and agent but are expensive. A company that requires manager approval for every employee decision incurs high monitoring costs. A homeowner who checks in daily on a contractor incurs monitoring costs.</w:t>
      </w:r>
    </w:p>
    <w:p w14:paraId="0F786BE8" w14:textId="77777777" w:rsidR="0033544D" w:rsidRPr="00742779" w:rsidRDefault="00742779" w:rsidP="000E54B1">
      <w:del w:id="682" w:author="Seth Oranburg" w:date="2026-03-07T09:50:00Z" w16du:dateUtc="2026-03-07T14:50:00Z">
        <w:r w:rsidRPr="00742779">
          <w:rPr>
            <w:rStyle w:val="Strong"/>
            <w:rFonts w:ascii="ZWAdobeF" w:hAnsi="ZWAdobeF" w:cs="ZWAdobeF"/>
            <w:b w:val="0"/>
            <w:sz w:val="2"/>
            <w:szCs w:val="2"/>
          </w:rPr>
          <w:delText>414B</w:delText>
        </w:r>
        <w:r w:rsidR="0033544D" w:rsidRPr="00742779">
          <w:rPr>
            <w:rStyle w:val="Strong"/>
          </w:rPr>
          <w:delText>Bonding</w:delText>
        </w:r>
      </w:del>
      <w:ins w:id="683" w:author="Seth Oranburg" w:date="2026-03-07T09:50:00Z" w16du:dateUtc="2026-03-07T14:50:00Z">
        <w:r w:rsidR="0033544D" w:rsidRPr="00742779">
          <w:rPr>
            <w:rStyle w:val="Strong"/>
          </w:rPr>
          <w:t>Bonding</w:t>
        </w:r>
      </w:ins>
      <w:r w:rsidR="0033544D" w:rsidRPr="00742779">
        <w:rPr>
          <w:rStyle w:val="Strong"/>
        </w:rPr>
        <w:t xml:space="preserve"> costs</w:t>
      </w:r>
      <w:r w:rsidR="0033544D" w:rsidRPr="00742779">
        <w:t xml:space="preserve"> are what the agent spends to assure the principal that the agent will act appropriately. Professional certifications, insurance policies, contractual guarantees, performance bonds, reputation investments: these are bonding costs. They signal trustworthiness but are expensive. The costs fall on the agent but ultimately affect what the agent demands in compensation.</w:t>
      </w:r>
    </w:p>
    <w:p w14:paraId="19D04ED1" w14:textId="77777777" w:rsidR="0033544D" w:rsidRPr="00742779" w:rsidRDefault="00742779" w:rsidP="000E54B1">
      <w:del w:id="684" w:author="Seth Oranburg" w:date="2026-03-07T09:50:00Z" w16du:dateUtc="2026-03-07T14:50:00Z">
        <w:r w:rsidRPr="00742779">
          <w:rPr>
            <w:rStyle w:val="Strong"/>
            <w:rFonts w:ascii="ZWAdobeF" w:hAnsi="ZWAdobeF" w:cs="ZWAdobeF"/>
            <w:b w:val="0"/>
            <w:sz w:val="2"/>
            <w:szCs w:val="2"/>
          </w:rPr>
          <w:delText>415B</w:delText>
        </w:r>
        <w:r w:rsidR="0033544D" w:rsidRPr="00742779">
          <w:rPr>
            <w:rStyle w:val="Strong"/>
          </w:rPr>
          <w:delText>Residual</w:delText>
        </w:r>
      </w:del>
      <w:ins w:id="685" w:author="Seth Oranburg" w:date="2026-03-07T09:50:00Z" w16du:dateUtc="2026-03-07T14:50:00Z">
        <w:r w:rsidR="0033544D" w:rsidRPr="00742779">
          <w:rPr>
            <w:rStyle w:val="Strong"/>
          </w:rPr>
          <w:t>Residual</w:t>
        </w:r>
      </w:ins>
      <w:r w:rsidR="0033544D" w:rsidRPr="00742779">
        <w:rPr>
          <w:rStyle w:val="Strong"/>
        </w:rPr>
        <w:t xml:space="preserve"> loss</w:t>
      </w:r>
      <w:r w:rsidR="0033544D" w:rsidRPr="00742779">
        <w:t xml:space="preserve"> is the value destroyed by the inevitable imperfect alignment between principal and agent interests, even after monitoring and bonding. No matter how much is spent on oversight and assurance, some gap remains. Agents will sometimes do things the principal would not have chosen. That remaining inefficiency is residual loss.</w:t>
      </w:r>
    </w:p>
    <w:p w14:paraId="676C6FDB" w14:textId="77777777" w:rsidR="0033544D" w:rsidRPr="00742779" w:rsidRDefault="00742779" w:rsidP="000E54B1">
      <w:del w:id="686" w:author="Seth Oranburg" w:date="2026-03-07T09:50:00Z" w16du:dateUtc="2026-03-07T14:50:00Z">
        <w:r w:rsidRPr="00742779">
          <w:rPr>
            <w:rFonts w:ascii="ZWAdobeF" w:hAnsi="ZWAdobeF" w:cs="ZWAdobeF"/>
            <w:sz w:val="2"/>
            <w:szCs w:val="2"/>
          </w:rPr>
          <w:delText>416B</w:delText>
        </w:r>
        <w:r w:rsidR="0033544D" w:rsidRPr="00742779">
          <w:delText>The</w:delText>
        </w:r>
      </w:del>
      <w:ins w:id="687" w:author="Seth Oranburg" w:date="2026-03-07T09:50:00Z" w16du:dateUtc="2026-03-07T14:50:00Z">
        <w:r w:rsidR="0033544D" w:rsidRPr="00742779">
          <w:t>The</w:t>
        </w:r>
      </w:ins>
      <w:r w:rsidR="0033544D" w:rsidRPr="00742779">
        <w:t xml:space="preserve"> sum of these three costs is the total agency cost of delegation. Jensen and Meckling</w:t>
      </w:r>
      <w:r w:rsidR="009F60D1" w:rsidRPr="00742779">
        <w:t>’</w:t>
      </w:r>
      <w:r w:rsidR="0033544D" w:rsidRPr="00742779">
        <w:t xml:space="preserve">s insight was that agency costs are irreducible. A principal can shift costs among categories. More monitoring can reduce residual loss. More bonding can economize on monitoring. But the costs cannot be </w:t>
      </w:r>
      <w:r w:rsidR="0033544D" w:rsidRPr="00742779">
        <w:lastRenderedPageBreak/>
        <w:t>eliminated entirely without eliminating delegation itself, which means giving up the benefits that made delegation attractive in the first place.</w:t>
      </w:r>
    </w:p>
    <w:p w14:paraId="460C0CC9" w14:textId="77777777" w:rsidR="0033544D" w:rsidRPr="00742779" w:rsidRDefault="00742779" w:rsidP="000E54B1">
      <w:del w:id="688" w:author="Seth Oranburg" w:date="2026-03-07T09:50:00Z" w16du:dateUtc="2026-03-07T14:50:00Z">
        <w:r w:rsidRPr="00742779">
          <w:rPr>
            <w:rFonts w:ascii="ZWAdobeF" w:hAnsi="ZWAdobeF" w:cs="ZWAdobeF"/>
            <w:sz w:val="2"/>
            <w:szCs w:val="2"/>
          </w:rPr>
          <w:delText>417B</w:delText>
        </w:r>
        <w:r w:rsidR="0033544D" w:rsidRPr="00742779">
          <w:delText>This</w:delText>
        </w:r>
      </w:del>
      <w:ins w:id="689" w:author="Seth Oranburg" w:date="2026-03-07T09:50:00Z" w16du:dateUtc="2026-03-07T14:50:00Z">
        <w:r w:rsidR="0033544D" w:rsidRPr="00742779">
          <w:t>This</w:t>
        </w:r>
      </w:ins>
      <w:r w:rsidR="0033544D" w:rsidRPr="00742779">
        <w:t xml:space="preserve"> creates a fundamental tradeoff. Tighter controls mean higher monitoring costs and slower operations. Looser controls mean higher residual loss and error risk. There is no perfect solution, only the question of which combination of costs minimizes total loss.</w:t>
      </w:r>
    </w:p>
    <w:p w14:paraId="575347E5" w14:textId="77777777" w:rsidR="0033544D" w:rsidRPr="00742779" w:rsidRDefault="0033544D" w:rsidP="000E54B1">
      <w:pPr>
        <w:pStyle w:val="Heading3"/>
        <w:rPr>
          <w:rFonts w:eastAsia="Times New Roman"/>
        </w:rPr>
      </w:pPr>
      <w:r w:rsidRPr="00742779">
        <w:rPr>
          <w:rFonts w:eastAsia="Times New Roman"/>
        </w:rPr>
        <w:t>How Doctrine Responds to Economic Problems</w:t>
      </w:r>
    </w:p>
    <w:p w14:paraId="30FA03F8" w14:textId="77777777" w:rsidR="0033544D" w:rsidRPr="00742779" w:rsidRDefault="00742779" w:rsidP="000E54B1">
      <w:del w:id="690" w:author="Seth Oranburg" w:date="2026-03-07T09:50:00Z" w16du:dateUtc="2026-03-07T14:50:00Z">
        <w:r w:rsidRPr="00742779">
          <w:rPr>
            <w:rFonts w:ascii="ZWAdobeF" w:hAnsi="ZWAdobeF" w:cs="ZWAdobeF"/>
            <w:sz w:val="2"/>
            <w:szCs w:val="2"/>
          </w:rPr>
          <w:delText>418B</w:delText>
        </w:r>
        <w:r w:rsidR="0033544D" w:rsidRPr="00742779">
          <w:delText>Each</w:delText>
        </w:r>
      </w:del>
      <w:ins w:id="691" w:author="Seth Oranburg" w:date="2026-03-07T09:50:00Z" w16du:dateUtc="2026-03-07T14:50:00Z">
        <w:r w:rsidR="0033544D" w:rsidRPr="00742779">
          <w:t>Each</w:t>
        </w:r>
      </w:ins>
      <w:r w:rsidR="0033544D" w:rsidRPr="00742779">
        <w:t xml:space="preserve"> doctrinal area examined in this chapter can be understood as a response to specific agency cost problems.</w:t>
      </w:r>
    </w:p>
    <w:p w14:paraId="02770A87" w14:textId="77777777" w:rsidR="0033544D" w:rsidRPr="00742779" w:rsidRDefault="00742779" w:rsidP="000E54B1">
      <w:del w:id="692" w:author="Seth Oranburg" w:date="2026-03-07T09:50:00Z" w16du:dateUtc="2026-03-07T14:50:00Z">
        <w:r w:rsidRPr="00742779">
          <w:rPr>
            <w:rStyle w:val="Strong"/>
            <w:rFonts w:ascii="ZWAdobeF" w:hAnsi="ZWAdobeF" w:cs="ZWAdobeF"/>
            <w:b w:val="0"/>
            <w:sz w:val="2"/>
            <w:szCs w:val="2"/>
          </w:rPr>
          <w:delText>419B</w:delText>
        </w:r>
        <w:r w:rsidR="0033544D" w:rsidRPr="00742779">
          <w:rPr>
            <w:rStyle w:val="Strong"/>
          </w:rPr>
          <w:delText>Authority</w:delText>
        </w:r>
      </w:del>
      <w:ins w:id="693" w:author="Seth Oranburg" w:date="2026-03-07T09:50:00Z" w16du:dateUtc="2026-03-07T14:50:00Z">
        <w:r w:rsidR="0033544D" w:rsidRPr="00742779">
          <w:rPr>
            <w:rStyle w:val="Strong"/>
          </w:rPr>
          <w:t>Authority</w:t>
        </w:r>
      </w:ins>
      <w:r w:rsidR="0033544D" w:rsidRPr="00742779">
        <w:rPr>
          <w:rStyle w:val="Strong"/>
        </w:rPr>
        <w:t xml:space="preserve"> doctrine and apparent authority</w:t>
      </w:r>
      <w:r w:rsidR="0033544D" w:rsidRPr="00742779">
        <w:t xml:space="preserve"> reduce transaction costs for third parties while allocating risk to the principal. Third parties can rely on observable signals without undertaking costly investigation. Principals bear the consequences of the appearances they create, which incentivizes principals to manage those appearances carefully. The overall system economizes on the information costs that would otherwise burden commerce. This directly addresses the stranger problem from Chapter 1.</w:t>
      </w:r>
    </w:p>
    <w:p w14:paraId="2BDB90D2" w14:textId="77777777" w:rsidR="0033544D" w:rsidRPr="00742779" w:rsidRDefault="00742779" w:rsidP="000E54B1">
      <w:del w:id="694" w:author="Seth Oranburg" w:date="2026-03-07T09:50:00Z" w16du:dateUtc="2026-03-07T14:50:00Z">
        <w:r w:rsidRPr="00742779">
          <w:rPr>
            <w:rStyle w:val="Strong"/>
            <w:rFonts w:ascii="ZWAdobeF" w:hAnsi="ZWAdobeF" w:cs="ZWAdobeF"/>
            <w:b w:val="0"/>
            <w:sz w:val="2"/>
            <w:szCs w:val="2"/>
          </w:rPr>
          <w:delText>420B</w:delText>
        </w:r>
        <w:r w:rsidR="0033544D" w:rsidRPr="00742779">
          <w:rPr>
            <w:rStyle w:val="Strong"/>
          </w:rPr>
          <w:delText>Respondeat</w:delText>
        </w:r>
      </w:del>
      <w:ins w:id="695" w:author="Seth Oranburg" w:date="2026-03-07T09:50:00Z" w16du:dateUtc="2026-03-07T14:50:00Z">
        <w:r w:rsidR="0033544D" w:rsidRPr="00742779">
          <w:rPr>
            <w:rStyle w:val="Strong"/>
          </w:rPr>
          <w:t>Respondeat</w:t>
        </w:r>
      </w:ins>
      <w:r w:rsidR="0033544D" w:rsidRPr="00742779">
        <w:rPr>
          <w:rStyle w:val="Strong"/>
        </w:rPr>
        <w:t xml:space="preserve"> superior</w:t>
      </w:r>
      <w:r w:rsidR="0033544D" w:rsidRPr="00742779">
        <w:t xml:space="preserve"> addresses the risks created by enterprise activity. Principals who deploy agents create zones of risk. Vicarious liability places the costs of those risks on the party best positioned to prevent harm through selection, training, supervision, and insurance. Enterprise liability creates efficient incentives for precaution at the organizational level. This addresses the risk allocation problem from Chapter 1.</w:t>
      </w:r>
    </w:p>
    <w:p w14:paraId="214F8F7A" w14:textId="77777777" w:rsidR="0033544D" w:rsidRPr="00742779" w:rsidRDefault="00742779" w:rsidP="000E54B1">
      <w:del w:id="696" w:author="Seth Oranburg" w:date="2026-03-07T09:50:00Z" w16du:dateUtc="2026-03-07T14:50:00Z">
        <w:r w:rsidRPr="00742779">
          <w:rPr>
            <w:rStyle w:val="Strong"/>
            <w:rFonts w:ascii="ZWAdobeF" w:hAnsi="ZWAdobeF" w:cs="ZWAdobeF"/>
            <w:b w:val="0"/>
            <w:sz w:val="2"/>
            <w:szCs w:val="2"/>
          </w:rPr>
          <w:delText>421B</w:delText>
        </w:r>
        <w:r w:rsidR="0033544D" w:rsidRPr="00742779">
          <w:rPr>
            <w:rStyle w:val="Strong"/>
          </w:rPr>
          <w:delText>Fiduciary</w:delText>
        </w:r>
      </w:del>
      <w:ins w:id="697" w:author="Seth Oranburg" w:date="2026-03-07T09:50:00Z" w16du:dateUtc="2026-03-07T14:50:00Z">
        <w:r w:rsidR="0033544D" w:rsidRPr="00742779">
          <w:rPr>
            <w:rStyle w:val="Strong"/>
          </w:rPr>
          <w:t>Fiduciary</w:t>
        </w:r>
      </w:ins>
      <w:r w:rsidR="0033544D" w:rsidRPr="00742779">
        <w:rPr>
          <w:rStyle w:val="Strong"/>
        </w:rPr>
        <w:t xml:space="preserve"> duties</w:t>
      </w:r>
      <w:r w:rsidR="0033544D" w:rsidRPr="00742779">
        <w:t xml:space="preserve"> provide a legal backstop for misaligned incentives and hidden action. Because principals cannot perfectly monitor agents, and because monitoring costs can spiral without limit, the law imposes duties that constrain opportunistic behavior without requiring continuous surveillance. Agents who know they will be held liable for disloyal conduct have incentives to behave loyally even when no one is watching. This addresses both the governance problem and the proof problem from Chapter 1.</w:t>
      </w:r>
    </w:p>
    <w:p w14:paraId="043FF4DF" w14:textId="77777777" w:rsidR="0033544D" w:rsidRPr="00742779" w:rsidRDefault="00742779" w:rsidP="000E54B1">
      <w:del w:id="698" w:author="Seth Oranburg" w:date="2026-03-07T09:50:00Z" w16du:dateUtc="2026-03-07T14:50:00Z">
        <w:r w:rsidRPr="00742779">
          <w:rPr>
            <w:rFonts w:ascii="ZWAdobeF" w:hAnsi="ZWAdobeF" w:cs="ZWAdobeF"/>
            <w:sz w:val="2"/>
            <w:szCs w:val="2"/>
          </w:rPr>
          <w:delText>422B</w:delText>
        </w:r>
        <w:r w:rsidR="0033544D" w:rsidRPr="00742779">
          <w:delText>The</w:delText>
        </w:r>
      </w:del>
      <w:ins w:id="699" w:author="Seth Oranburg" w:date="2026-03-07T09:50:00Z" w16du:dateUtc="2026-03-07T14:50:00Z">
        <w:r w:rsidR="0033544D" w:rsidRPr="00742779">
          <w:t>The</w:t>
        </w:r>
      </w:ins>
      <w:r w:rsidR="0033544D" w:rsidRPr="00742779">
        <w:t xml:space="preserve"> doctrines do not eliminate agency costs. They manage them. They allocate risks to the parties best positioned to bear them, create incentives for efficient behavior, and provide remedies when the system fails.</w:t>
      </w:r>
    </w:p>
    <w:p w14:paraId="24A1AF4F" w14:textId="77777777" w:rsidR="0033544D" w:rsidRPr="00742779" w:rsidRDefault="0033544D" w:rsidP="000E54B1">
      <w:pPr>
        <w:pStyle w:val="Heading3"/>
        <w:rPr>
          <w:rFonts w:eastAsia="Times New Roman"/>
        </w:rPr>
      </w:pPr>
      <w:r w:rsidRPr="00742779">
        <w:rPr>
          <w:rFonts w:eastAsia="Times New Roman"/>
        </w:rPr>
        <w:t>Limits of the Economic Framework</w:t>
      </w:r>
    </w:p>
    <w:p w14:paraId="69CF2830" w14:textId="77777777" w:rsidR="0033544D" w:rsidRPr="00742779" w:rsidRDefault="00742779" w:rsidP="000E54B1">
      <w:del w:id="700" w:author="Seth Oranburg" w:date="2026-03-07T09:50:00Z" w16du:dateUtc="2026-03-07T14:50:00Z">
        <w:r w:rsidRPr="00742779">
          <w:rPr>
            <w:rFonts w:ascii="ZWAdobeF" w:hAnsi="ZWAdobeF" w:cs="ZWAdobeF"/>
            <w:sz w:val="2"/>
            <w:szCs w:val="2"/>
          </w:rPr>
          <w:delText>423B</w:delText>
        </w:r>
        <w:r w:rsidR="0033544D" w:rsidRPr="00742779">
          <w:delText>Economic</w:delText>
        </w:r>
      </w:del>
      <w:ins w:id="701" w:author="Seth Oranburg" w:date="2026-03-07T09:50:00Z" w16du:dateUtc="2026-03-07T14:50:00Z">
        <w:r w:rsidR="0033544D" w:rsidRPr="00742779">
          <w:t>Economic</w:t>
        </w:r>
      </w:ins>
      <w:r w:rsidR="0033544D" w:rsidRPr="00742779">
        <w:t xml:space="preserve"> analysis illuminates the structure of agency law but does not exhaust its justifications. The law also reflects commitments to fairness, protection of reasonable expectations, and the allocation of losses </w:t>
      </w:r>
      <w:r w:rsidR="0033544D" w:rsidRPr="00742779">
        <w:lastRenderedPageBreak/>
        <w:t>according to moral responsibility as well as efficiency. This echoes the discussion from Chapter 1 about the fairness constraint: efficiency is not the whole story.</w:t>
      </w:r>
    </w:p>
    <w:p w14:paraId="4B45A602" w14:textId="77777777" w:rsidR="0033544D" w:rsidRPr="00742779" w:rsidRDefault="00742779" w:rsidP="000E54B1">
      <w:del w:id="702" w:author="Seth Oranburg" w:date="2026-03-07T09:50:00Z" w16du:dateUtc="2026-03-07T14:50:00Z">
        <w:r w:rsidRPr="00742779">
          <w:rPr>
            <w:rFonts w:ascii="ZWAdobeF" w:hAnsi="ZWAdobeF" w:cs="ZWAdobeF"/>
            <w:sz w:val="2"/>
            <w:szCs w:val="2"/>
          </w:rPr>
          <w:delText>424B</w:delText>
        </w:r>
        <w:r w:rsidR="0033544D" w:rsidRPr="00742779">
          <w:delText>When</w:delText>
        </w:r>
      </w:del>
      <w:ins w:id="703" w:author="Seth Oranburg" w:date="2026-03-07T09:50:00Z" w16du:dateUtc="2026-03-07T14:50:00Z">
        <w:r w:rsidR="0033544D" w:rsidRPr="00742779">
          <w:t>When</w:t>
        </w:r>
      </w:ins>
      <w:r w:rsidR="0033544D" w:rsidRPr="00742779">
        <w:t xml:space="preserve"> the Kentucky court held the Mill Street Church liable for Sam Hogan</w:t>
      </w:r>
      <w:r w:rsidR="009F60D1" w:rsidRPr="00742779">
        <w:t>’</w:t>
      </w:r>
      <w:r w:rsidR="0033544D" w:rsidRPr="00742779">
        <w:t>s injuries, the court emphasized fairness as well as efficiency:</w:t>
      </w:r>
    </w:p>
    <w:p w14:paraId="49FE7C22" w14:textId="77777777" w:rsidR="0033544D" w:rsidRPr="00742779" w:rsidRDefault="00742779" w:rsidP="000E54B1">
      <w:pPr>
        <w:spacing w:before="100" w:after="100"/>
        <w:ind w:left="720" w:right="720"/>
        <w:divId w:val="2121531442"/>
        <w:pPrChange w:id="704" w:author="Seth Oranburg" w:date="2026-03-07T09:50:00Z" w16du:dateUtc="2026-03-07T14:50:00Z">
          <w:pPr>
            <w:pStyle w:val="NormalWeb"/>
            <w:spacing w:before="100" w:after="100"/>
            <w:ind w:left="720" w:right="720"/>
            <w:divId w:val="2121531442"/>
          </w:pPr>
        </w:pPrChange>
      </w:pPr>
      <w:del w:id="705" w:author="Seth Oranburg" w:date="2026-03-07T09:50:00Z" w16du:dateUtc="2026-03-07T14:50:00Z">
        <w:r w:rsidRPr="00742779">
          <w:rPr>
            <w:rFonts w:ascii="ZWAdobeF" w:hAnsi="ZWAdobeF" w:cs="ZWAdobeF"/>
            <w:sz w:val="2"/>
            <w:szCs w:val="2"/>
          </w:rPr>
          <w:delText>425B</w:delText>
        </w:r>
        <w:r w:rsidR="0033544D" w:rsidRPr="00742779">
          <w:delText>To</w:delText>
        </w:r>
      </w:del>
      <w:ins w:id="706" w:author="Seth Oranburg" w:date="2026-03-07T09:50:00Z" w16du:dateUtc="2026-03-07T14:50:00Z">
        <w:r w:rsidR="0033544D" w:rsidRPr="00742779">
          <w:t>To</w:t>
        </w:r>
      </w:ins>
      <w:r w:rsidR="0033544D" w:rsidRPr="00742779">
        <w:t xml:space="preserve"> now claim that Bill Hogan could not hire Sam Hogan as an assistant, especially when Bill Hogan had never been told this fact, would be very unfair to Sam Hogan. Sam Hogan relied on Bill Hogan</w:t>
      </w:r>
      <w:r w:rsidR="009F60D1" w:rsidRPr="00742779">
        <w:t>’</w:t>
      </w:r>
      <w:r w:rsidR="0033544D" w:rsidRPr="00742779">
        <w:t>s representation.</w:t>
      </w:r>
      <w:r w:rsidR="0033544D">
        <w:fldChar w:fldCharType="begin"/>
      </w:r>
      <w:r w:rsidR="0033544D">
        <w:instrText>HYPERLINK \l "fn24-11647" \o "Jump to citation"</w:instrText>
      </w:r>
      <w:r w:rsidR="0033544D">
        <w:fldChar w:fldCharType="separate"/>
      </w:r>
      <w:r w:rsidR="0033544D" w:rsidRPr="00742779">
        <w:rPr>
          <w:rStyle w:val="Hyperlink"/>
          <w:color w:val="auto"/>
          <w:u w:val="none"/>
        </w:rPr>
        <w:t>[24</w:t>
      </w:r>
      <w:r w:rsidR="00EE2871" w:rsidRPr="00742779">
        <w:rPr>
          <w:rStyle w:val="Hyperlink"/>
          <w:color w:val="auto"/>
          <w:u w:val="none"/>
        </w:rPr>
        <w:t>]</w:t>
      </w:r>
      <w:r w:rsidR="0033544D">
        <w:fldChar w:fldCharType="end"/>
      </w:r>
    </w:p>
    <w:p w14:paraId="42ED0349" w14:textId="77777777" w:rsidR="0033544D" w:rsidRPr="00742779" w:rsidRDefault="00742779" w:rsidP="000E54B1">
      <w:del w:id="707" w:author="Seth Oranburg" w:date="2026-03-07T09:50:00Z" w16du:dateUtc="2026-03-07T14:50:00Z">
        <w:r w:rsidRPr="00742779">
          <w:rPr>
            <w:rFonts w:ascii="ZWAdobeF" w:hAnsi="ZWAdobeF" w:cs="ZWAdobeF"/>
            <w:sz w:val="2"/>
            <w:szCs w:val="2"/>
          </w:rPr>
          <w:delText>426B</w:delText>
        </w:r>
        <w:r w:rsidR="0033544D" w:rsidRPr="00742779">
          <w:delText>This</w:delText>
        </w:r>
      </w:del>
      <w:ins w:id="708" w:author="Seth Oranburg" w:date="2026-03-07T09:50:00Z" w16du:dateUtc="2026-03-07T14:50:00Z">
        <w:r w:rsidR="0033544D" w:rsidRPr="00742779">
          <w:t>This</w:t>
        </w:r>
      </w:ins>
      <w:r w:rsidR="0033544D" w:rsidRPr="00742779">
        <w:t xml:space="preserve"> reflects a genuine concern for treating parties according to what they could reasonably have known and done. The efficiency analysis and the fairness analysis reinforce each other, but neither is reducible to the other.</w:t>
      </w:r>
    </w:p>
    <w:p w14:paraId="19A3E6AE" w14:textId="77777777" w:rsidR="0033544D" w:rsidRPr="00742779" w:rsidRDefault="0033544D" w:rsidP="000E54B1">
      <w:pPr>
        <w:pStyle w:val="Heading2"/>
        <w:rPr>
          <w:rFonts w:eastAsia="Times New Roman"/>
        </w:rPr>
      </w:pPr>
      <w:r w:rsidRPr="00742779">
        <w:rPr>
          <w:rFonts w:eastAsia="Times New Roman"/>
        </w:rPr>
        <w:t>Why Common Law Alone Cannot Solve All Problems</w:t>
      </w:r>
    </w:p>
    <w:p w14:paraId="3FD56EE9" w14:textId="77777777" w:rsidR="0033544D" w:rsidRPr="00742779" w:rsidRDefault="00742779" w:rsidP="000E54B1">
      <w:del w:id="709" w:author="Seth Oranburg" w:date="2026-03-07T09:50:00Z" w16du:dateUtc="2026-03-07T14:50:00Z">
        <w:r w:rsidRPr="00742779">
          <w:rPr>
            <w:rFonts w:ascii="ZWAdobeF" w:hAnsi="ZWAdobeF" w:cs="ZWAdobeF"/>
            <w:sz w:val="2"/>
            <w:szCs w:val="2"/>
          </w:rPr>
          <w:delText>427B</w:delText>
        </w:r>
        <w:r w:rsidR="0033544D" w:rsidRPr="00742779">
          <w:delText>The</w:delText>
        </w:r>
      </w:del>
      <w:ins w:id="710" w:author="Seth Oranburg" w:date="2026-03-07T09:50:00Z" w16du:dateUtc="2026-03-07T14:50:00Z">
        <w:r w:rsidR="0033544D" w:rsidRPr="00742779">
          <w:t>The</w:t>
        </w:r>
      </w:ins>
      <w:r w:rsidR="0033544D" w:rsidRPr="00742779">
        <w:t xml:space="preserve"> agency doctrines examined in this chapter represent common law at its best. Courts have developed sophisticated rules that allocate risks sensibly, protect reasonable expectations, and adapt to new circumstances. When Air Canada deployed a chatbot, courts could extend existing respondeat superior principles without waiting for legislation. When employment relationships became more complex, courts refined the multifactor test for distinguishing employees from independent contractors. Common law evolved to meet changing needs.</w:t>
      </w:r>
    </w:p>
    <w:p w14:paraId="7A0CC858" w14:textId="77777777" w:rsidR="0033544D" w:rsidRPr="00742779" w:rsidRDefault="00742779" w:rsidP="000E54B1">
      <w:del w:id="711" w:author="Seth Oranburg" w:date="2026-03-07T09:50:00Z" w16du:dateUtc="2026-03-07T14:50:00Z">
        <w:r w:rsidRPr="00742779">
          <w:rPr>
            <w:rFonts w:ascii="ZWAdobeF" w:hAnsi="ZWAdobeF" w:cs="ZWAdobeF"/>
            <w:sz w:val="2"/>
            <w:szCs w:val="2"/>
          </w:rPr>
          <w:delText>428B</w:delText>
        </w:r>
        <w:r w:rsidR="0033544D" w:rsidRPr="00742779">
          <w:delText>Yet</w:delText>
        </w:r>
      </w:del>
      <w:ins w:id="712" w:author="Seth Oranburg" w:date="2026-03-07T09:50:00Z" w16du:dateUtc="2026-03-07T14:50:00Z">
        <w:r w:rsidR="0033544D" w:rsidRPr="00742779">
          <w:t>Yet</w:t>
        </w:r>
      </w:ins>
      <w:r w:rsidR="0033544D" w:rsidRPr="00742779">
        <w:t xml:space="preserve"> this same case-by-case evolution reveals common law</w:t>
      </w:r>
      <w:r w:rsidR="009F60D1" w:rsidRPr="00742779">
        <w:t>’</w:t>
      </w:r>
      <w:r w:rsidR="0033544D" w:rsidRPr="00742779">
        <w:t>s inherent limitations. Three problems recur that agency law, operating through judicial decisions alone, cannot adequately address.</w:t>
      </w:r>
    </w:p>
    <w:p w14:paraId="576EC0CB" w14:textId="77777777" w:rsidR="0033544D" w:rsidRPr="00742779" w:rsidRDefault="0033544D" w:rsidP="000E54B1">
      <w:pPr>
        <w:pStyle w:val="Heading3"/>
        <w:rPr>
          <w:rFonts w:eastAsia="Times New Roman"/>
        </w:rPr>
      </w:pPr>
      <w:r w:rsidRPr="00742779">
        <w:rPr>
          <w:rFonts w:eastAsia="Times New Roman"/>
        </w:rPr>
        <w:t>The Ex Ante Uncertainty Problem</w:t>
      </w:r>
    </w:p>
    <w:p w14:paraId="4EE70A15" w14:textId="77777777" w:rsidR="0033544D" w:rsidRPr="00742779" w:rsidRDefault="00742779" w:rsidP="000E54B1">
      <w:del w:id="713" w:author="Seth Oranburg" w:date="2026-03-07T09:50:00Z" w16du:dateUtc="2026-03-07T14:50:00Z">
        <w:r w:rsidRPr="00742779">
          <w:rPr>
            <w:rFonts w:ascii="ZWAdobeF" w:hAnsi="ZWAdobeF" w:cs="ZWAdobeF"/>
            <w:sz w:val="2"/>
            <w:szCs w:val="2"/>
          </w:rPr>
          <w:delText>429B</w:delText>
        </w:r>
        <w:r w:rsidR="0033544D" w:rsidRPr="00742779">
          <w:delText>Common</w:delText>
        </w:r>
      </w:del>
      <w:ins w:id="714" w:author="Seth Oranburg" w:date="2026-03-07T09:50:00Z" w16du:dateUtc="2026-03-07T14:50:00Z">
        <w:r w:rsidR="0033544D" w:rsidRPr="00742779">
          <w:t>Common</w:t>
        </w:r>
      </w:ins>
      <w:r w:rsidR="0033544D" w:rsidRPr="00742779">
        <w:t xml:space="preserve"> law operates retroactively. Courts resolve disputes about conduct that already occurred. The Mill Street Church learned it was liable for Sam Hogan</w:t>
      </w:r>
      <w:r w:rsidR="009F60D1" w:rsidRPr="00742779">
        <w:t>’</w:t>
      </w:r>
      <w:r w:rsidR="0033544D" w:rsidRPr="00742779">
        <w:t>s injuries only after litigation. Pacific Lumber learned it could rely on apparent authority only after suing for payment. Parties planning their affairs must predict how courts will apply general principles to their specific circumstances.</w:t>
      </w:r>
    </w:p>
    <w:p w14:paraId="107A9568" w14:textId="77777777" w:rsidR="0033544D" w:rsidRPr="00742779" w:rsidRDefault="00742779" w:rsidP="000E54B1">
      <w:del w:id="715" w:author="Seth Oranburg" w:date="2026-03-07T09:50:00Z" w16du:dateUtc="2026-03-07T14:50:00Z">
        <w:r w:rsidRPr="00742779">
          <w:rPr>
            <w:rFonts w:ascii="ZWAdobeF" w:hAnsi="ZWAdobeF" w:cs="ZWAdobeF"/>
            <w:sz w:val="2"/>
            <w:szCs w:val="2"/>
          </w:rPr>
          <w:delText>430B</w:delText>
        </w:r>
        <w:r w:rsidR="0033544D" w:rsidRPr="00742779">
          <w:delText>This</w:delText>
        </w:r>
      </w:del>
      <w:ins w:id="716" w:author="Seth Oranburg" w:date="2026-03-07T09:50:00Z" w16du:dateUtc="2026-03-07T14:50:00Z">
        <w:r w:rsidR="0033544D" w:rsidRPr="00742779">
          <w:t>This</w:t>
        </w:r>
      </w:ins>
      <w:r w:rsidR="0033544D" w:rsidRPr="00742779">
        <w:t xml:space="preserve"> uncertainty imposes </w:t>
      </w:r>
      <w:r w:rsidR="0033544D" w:rsidRPr="00742779">
        <w:rPr>
          <w:rStyle w:val="Strong"/>
        </w:rPr>
        <w:t>transaction costs</w:t>
      </w:r>
      <w:r w:rsidR="0033544D" w:rsidRPr="00742779">
        <w:t xml:space="preserve">: the expenses parties incur to structure relationships, negotiate agreements, and protect themselves </w:t>
      </w:r>
      <w:r w:rsidR="0033544D" w:rsidRPr="00742779">
        <w:lastRenderedPageBreak/>
        <w:t>against legal risk. Every business that delegates authority must guess whether an agent</w:t>
      </w:r>
      <w:r w:rsidR="009F60D1" w:rsidRPr="00742779">
        <w:t>’</w:t>
      </w:r>
      <w:r w:rsidR="0033544D" w:rsidRPr="00742779">
        <w:t>s conduct will create liability. Every third party dealing with an agent must assess whether that agent</w:t>
      </w:r>
      <w:r w:rsidR="009F60D1" w:rsidRPr="00742779">
        <w:t>’</w:t>
      </w:r>
      <w:r w:rsidR="0033544D" w:rsidRPr="00742779">
        <w:t>s apparent authority is sufficient. Lawyers charge fees to offer predictions hedged with caveats. Insurance companies demand higher premiums to cover uncertain risks.</w:t>
      </w:r>
    </w:p>
    <w:p w14:paraId="49C27F16" w14:textId="77777777" w:rsidR="0033544D" w:rsidRPr="00742779" w:rsidRDefault="00742779" w:rsidP="000E54B1">
      <w:del w:id="717" w:author="Seth Oranburg" w:date="2026-03-07T09:50:00Z" w16du:dateUtc="2026-03-07T14:50:00Z">
        <w:r w:rsidRPr="00742779">
          <w:rPr>
            <w:rFonts w:ascii="ZWAdobeF" w:hAnsi="ZWAdobeF" w:cs="ZWAdobeF"/>
            <w:sz w:val="2"/>
            <w:szCs w:val="2"/>
          </w:rPr>
          <w:delText>431B</w:delText>
        </w:r>
        <w:r w:rsidR="0033544D" w:rsidRPr="00742779">
          <w:delText>The</w:delText>
        </w:r>
      </w:del>
      <w:ins w:id="718" w:author="Seth Oranburg" w:date="2026-03-07T09:50:00Z" w16du:dateUtc="2026-03-07T14:50:00Z">
        <w:r w:rsidR="0033544D" w:rsidRPr="00742779">
          <w:t>The</w:t>
        </w:r>
      </w:ins>
      <w:r w:rsidR="0033544D" w:rsidRPr="00742779">
        <w:t xml:space="preserve"> uncertainty compounds as relationships grow more complex. A sole proprietor with two employees faces manageable prediction problems. A partnership with ten partners, each authorized to bind the partnership, faces exponentially more scenarios where authority might be disputed. A corporation with hundreds of officers and thousands of employees cannot predict every potential liability that might arise from agency relationships.</w:t>
      </w:r>
    </w:p>
    <w:p w14:paraId="459253B2" w14:textId="77777777" w:rsidR="0033544D" w:rsidRPr="00742779" w:rsidRDefault="00742779" w:rsidP="000E54B1">
      <w:del w:id="719" w:author="Seth Oranburg" w:date="2026-03-07T09:50:00Z" w16du:dateUtc="2026-03-07T14:50:00Z">
        <w:r w:rsidRPr="00742779">
          <w:rPr>
            <w:rFonts w:ascii="ZWAdobeF" w:hAnsi="ZWAdobeF" w:cs="ZWAdobeF"/>
            <w:sz w:val="2"/>
            <w:szCs w:val="2"/>
          </w:rPr>
          <w:delText>432B</w:delText>
        </w:r>
        <w:r w:rsidR="0033544D" w:rsidRPr="00742779">
          <w:delText>Statutory</w:delText>
        </w:r>
      </w:del>
      <w:ins w:id="720" w:author="Seth Oranburg" w:date="2026-03-07T09:50:00Z" w16du:dateUtc="2026-03-07T14:50:00Z">
        <w:r w:rsidR="0033544D" w:rsidRPr="00742779">
          <w:t>Statutory</w:t>
        </w:r>
      </w:ins>
      <w:r w:rsidR="0033544D" w:rsidRPr="00742779">
        <w:t xml:space="preserve"> law can reduce this uncertainty by establishing clear rules ex ante. A statute that specifies exactly when agents can bind principals, what formalities create agency relationships, and what procedures terminate agency would allow parties to plan with greater confidence. But common law cannot provide that certainty. Courts can only resolve disputes as they arise, one case at a time.</w:t>
      </w:r>
    </w:p>
    <w:p w14:paraId="19A1B24D" w14:textId="77777777" w:rsidR="0033544D" w:rsidRPr="00742779" w:rsidRDefault="0033544D" w:rsidP="000E54B1">
      <w:pPr>
        <w:pStyle w:val="Heading3"/>
        <w:rPr>
          <w:rFonts w:eastAsia="Times New Roman"/>
        </w:rPr>
      </w:pPr>
      <w:r w:rsidRPr="00742779">
        <w:rPr>
          <w:rFonts w:eastAsia="Times New Roman"/>
        </w:rPr>
        <w:t>The Default Rules Problem</w:t>
      </w:r>
    </w:p>
    <w:p w14:paraId="6B41F742" w14:textId="77777777" w:rsidR="0033544D" w:rsidRPr="00742779" w:rsidRDefault="00742779" w:rsidP="000E54B1">
      <w:del w:id="721" w:author="Seth Oranburg" w:date="2026-03-07T09:50:00Z" w16du:dateUtc="2026-03-07T14:50:00Z">
        <w:r w:rsidRPr="00742779">
          <w:rPr>
            <w:rFonts w:ascii="ZWAdobeF" w:hAnsi="ZWAdobeF" w:cs="ZWAdobeF"/>
            <w:sz w:val="2"/>
            <w:szCs w:val="2"/>
          </w:rPr>
          <w:delText>433B</w:delText>
        </w:r>
        <w:r w:rsidR="0033544D" w:rsidRPr="00742779">
          <w:delText>When</w:delText>
        </w:r>
      </w:del>
      <w:ins w:id="722" w:author="Seth Oranburg" w:date="2026-03-07T09:50:00Z" w16du:dateUtc="2026-03-07T14:50:00Z">
        <w:r w:rsidR="0033544D" w:rsidRPr="00742779">
          <w:t>When</w:t>
        </w:r>
      </w:ins>
      <w:r w:rsidR="0033544D" w:rsidRPr="00742779">
        <w:t xml:space="preserve"> parties negotiate agreements, they face a fundamental challenge: they cannot anticipate every contingency. The future is uncertain. Relationships evolve in unexpected ways. Writing contracts that specify rights and duties for every possible scenario would be prohibitively expensive. Even if parties tried, they would inevitably leave gaps.</w:t>
      </w:r>
    </w:p>
    <w:p w14:paraId="5CB77D29" w14:textId="77777777" w:rsidR="0033544D" w:rsidRPr="00742779" w:rsidRDefault="00742779" w:rsidP="000E54B1">
      <w:del w:id="723" w:author="Seth Oranburg" w:date="2026-03-07T09:50:00Z" w16du:dateUtc="2026-03-07T14:50:00Z">
        <w:r w:rsidRPr="00742779">
          <w:rPr>
            <w:rFonts w:ascii="ZWAdobeF" w:hAnsi="ZWAdobeF" w:cs="ZWAdobeF"/>
            <w:sz w:val="2"/>
            <w:szCs w:val="2"/>
          </w:rPr>
          <w:delText>434B</w:delText>
        </w:r>
        <w:r w:rsidR="0033544D" w:rsidRPr="00742779">
          <w:delText>Agency</w:delText>
        </w:r>
      </w:del>
      <w:ins w:id="724" w:author="Seth Oranburg" w:date="2026-03-07T09:50:00Z" w16du:dateUtc="2026-03-07T14:50:00Z">
        <w:r w:rsidR="0033544D" w:rsidRPr="00742779">
          <w:t>Agency</w:t>
        </w:r>
      </w:ins>
      <w:r w:rsidR="0033544D" w:rsidRPr="00742779">
        <w:t xml:space="preserve"> law fills some gaps through implied authority, fiduciary duties, and vicarious liability. But these are backstops for bilateral relationships. They work tolerably well when there is one principal and one agent. They become strained when multiple parties share authority, when ownership structures grow complex, or when third parties need to verify authority quickly.</w:t>
      </w:r>
    </w:p>
    <w:p w14:paraId="0649742D" w14:textId="77777777" w:rsidR="0033544D" w:rsidRPr="00742779" w:rsidRDefault="00742779" w:rsidP="000E54B1">
      <w:del w:id="725" w:author="Seth Oranburg" w:date="2026-03-07T09:50:00Z" w16du:dateUtc="2026-03-07T14:50:00Z">
        <w:r w:rsidRPr="00742779">
          <w:rPr>
            <w:rFonts w:ascii="ZWAdobeF" w:hAnsi="ZWAdobeF" w:cs="ZWAdobeF"/>
            <w:sz w:val="2"/>
            <w:szCs w:val="2"/>
          </w:rPr>
          <w:delText>435B</w:delText>
        </w:r>
        <w:r w:rsidR="0033544D" w:rsidRPr="00742779">
          <w:delText>What</w:delText>
        </w:r>
      </w:del>
      <w:ins w:id="726" w:author="Seth Oranburg" w:date="2026-03-07T09:50:00Z" w16du:dateUtc="2026-03-07T14:50:00Z">
        <w:r w:rsidR="0033544D" w:rsidRPr="00742779">
          <w:t>What</w:t>
        </w:r>
      </w:ins>
      <w:r w:rsidR="0033544D" w:rsidRPr="00742779">
        <w:t xml:space="preserve"> parties need are </w:t>
      </w:r>
      <w:r w:rsidR="0033544D" w:rsidRPr="00742779">
        <w:rPr>
          <w:rStyle w:val="Strong"/>
        </w:rPr>
        <w:t>default rules</w:t>
      </w:r>
      <w:r w:rsidR="0033544D" w:rsidRPr="00742779">
        <w:t>: off-the-rack legal frameworks that specify rights, duties, and procedures unless parties affirmatively contract around them. Default rules reduce transaction costs by providing a standard starting point. Parties who find the defaults acceptable can adopt them without negotiation. Parties who want different arrangements can modify specific provisions without reinventing the entire framework.</w:t>
      </w:r>
    </w:p>
    <w:p w14:paraId="4AFA9380" w14:textId="77777777" w:rsidR="0033544D" w:rsidRPr="00742779" w:rsidRDefault="00742779" w:rsidP="000E54B1">
      <w:del w:id="727" w:author="Seth Oranburg" w:date="2026-03-07T09:50:00Z" w16du:dateUtc="2026-03-07T14:50:00Z">
        <w:r w:rsidRPr="00742779">
          <w:rPr>
            <w:rFonts w:ascii="ZWAdobeF" w:hAnsi="ZWAdobeF" w:cs="ZWAdobeF"/>
            <w:sz w:val="2"/>
            <w:szCs w:val="2"/>
          </w:rPr>
          <w:delText>436B</w:delText>
        </w:r>
        <w:r w:rsidR="0033544D" w:rsidRPr="00742779">
          <w:delText>Common</w:delText>
        </w:r>
      </w:del>
      <w:ins w:id="728" w:author="Seth Oranburg" w:date="2026-03-07T09:50:00Z" w16du:dateUtc="2026-03-07T14:50:00Z">
        <w:r w:rsidR="0033544D" w:rsidRPr="00742779">
          <w:t>Common</w:t>
        </w:r>
      </w:ins>
      <w:r w:rsidR="0033544D" w:rsidRPr="00742779">
        <w:t xml:space="preserve"> law provides some defaults. Courts presume that agents owe fiduciary duties unless the parties explicitly contract otherwise. Courts apply the Restatement factors to determine implied authority unless the principal </w:t>
      </w:r>
      <w:r w:rsidR="0033544D" w:rsidRPr="00742779">
        <w:lastRenderedPageBreak/>
        <w:t>gave contrary instructions. But these common law defaults are vague, fact-intensive, and unpredictable. They do not provide the certainty parties need to structure relationships efficiently.</w:t>
      </w:r>
    </w:p>
    <w:p w14:paraId="09F97556" w14:textId="77777777" w:rsidR="0033544D" w:rsidRPr="00742779" w:rsidRDefault="00742779" w:rsidP="000E54B1">
      <w:del w:id="729" w:author="Seth Oranburg" w:date="2026-03-07T09:50:00Z" w16du:dateUtc="2026-03-07T14:50:00Z">
        <w:r w:rsidRPr="00742779">
          <w:rPr>
            <w:rFonts w:ascii="ZWAdobeF" w:hAnsi="ZWAdobeF" w:cs="ZWAdobeF"/>
            <w:sz w:val="2"/>
            <w:szCs w:val="2"/>
          </w:rPr>
          <w:delText>437B</w:delText>
        </w:r>
        <w:r w:rsidR="0033544D" w:rsidRPr="00742779">
          <w:delText>Statutory</w:delText>
        </w:r>
      </w:del>
      <w:ins w:id="730" w:author="Seth Oranburg" w:date="2026-03-07T09:50:00Z" w16du:dateUtc="2026-03-07T14:50:00Z">
        <w:r w:rsidR="0033544D" w:rsidRPr="00742779">
          <w:t>Statutory</w:t>
        </w:r>
      </w:ins>
      <w:r w:rsidR="0033544D" w:rsidRPr="00742779">
        <w:t xml:space="preserve"> entity forms supply comprehensive default rules. The Uniform Partnership Act specifies what happens when partners disagree, how partnerships dissolve, what duties partners owe each other, and how partnership property is treated. The Delaware General Corporation Law specifies who elects directors, how boards operate, what voting rights shareholders have, and how corporations merge or dissolve. These statutes provide hundreds of specific default rules that parties can rely on without litigation.</w:t>
      </w:r>
    </w:p>
    <w:p w14:paraId="421723EE" w14:textId="77777777" w:rsidR="0033544D" w:rsidRPr="00742779" w:rsidRDefault="00742779" w:rsidP="000E54B1">
      <w:del w:id="731" w:author="Seth Oranburg" w:date="2026-03-07T09:50:00Z" w16du:dateUtc="2026-03-07T14:50:00Z">
        <w:r w:rsidRPr="00742779">
          <w:rPr>
            <w:rFonts w:ascii="ZWAdobeF" w:hAnsi="ZWAdobeF" w:cs="ZWAdobeF"/>
            <w:sz w:val="2"/>
            <w:szCs w:val="2"/>
          </w:rPr>
          <w:delText>438B</w:delText>
        </w:r>
        <w:r w:rsidR="0033544D" w:rsidRPr="00742779">
          <w:delText>Common</w:delText>
        </w:r>
      </w:del>
      <w:ins w:id="732" w:author="Seth Oranburg" w:date="2026-03-07T09:50:00Z" w16du:dateUtc="2026-03-07T14:50:00Z">
        <w:r w:rsidR="0033544D" w:rsidRPr="00742779">
          <w:t>Common</w:t>
        </w:r>
      </w:ins>
      <w:r w:rsidR="0033544D" w:rsidRPr="00742779">
        <w:t xml:space="preserve"> law cannot create such comprehensive frameworks. Courts can only address issues parties litigate. If no one ever sues about a particular scenario, no precedent develops. Statutory law fills the entire field at once, providing answers to questions that have not yet arisen in litigation.</w:t>
      </w:r>
    </w:p>
    <w:p w14:paraId="0CCA4A70" w14:textId="77777777" w:rsidR="0033544D" w:rsidRPr="00742779" w:rsidRDefault="0033544D" w:rsidP="000E54B1">
      <w:pPr>
        <w:pStyle w:val="Heading3"/>
        <w:rPr>
          <w:rFonts w:eastAsia="Times New Roman"/>
        </w:rPr>
      </w:pPr>
      <w:r w:rsidRPr="00742779">
        <w:rPr>
          <w:rFonts w:eastAsia="Times New Roman"/>
        </w:rPr>
        <w:t>The Signaling and Credibility Problem</w:t>
      </w:r>
    </w:p>
    <w:p w14:paraId="47967085" w14:textId="77777777" w:rsidR="0033544D" w:rsidRPr="00742779" w:rsidRDefault="00742779" w:rsidP="000E54B1">
      <w:del w:id="733" w:author="Seth Oranburg" w:date="2026-03-07T09:50:00Z" w16du:dateUtc="2026-03-07T14:50:00Z">
        <w:r w:rsidRPr="00742779">
          <w:rPr>
            <w:rFonts w:ascii="ZWAdobeF" w:hAnsi="ZWAdobeF" w:cs="ZWAdobeF"/>
            <w:sz w:val="2"/>
            <w:szCs w:val="2"/>
          </w:rPr>
          <w:delText>439B</w:delText>
        </w:r>
        <w:r w:rsidR="0033544D" w:rsidRPr="00742779">
          <w:delText>Third</w:delText>
        </w:r>
      </w:del>
      <w:ins w:id="734" w:author="Seth Oranburg" w:date="2026-03-07T09:50:00Z" w16du:dateUtc="2026-03-07T14:50:00Z">
        <w:r w:rsidR="0033544D" w:rsidRPr="00742779">
          <w:t>Third</w:t>
        </w:r>
      </w:ins>
      <w:r w:rsidR="0033544D" w:rsidRPr="00742779">
        <w:t xml:space="preserve"> parties dealing with organizations need to verify quickly whom they can trust. When Pacific Lumber negotiates with Sammy, Pacific Lumber needs to know whether Sammy can bind his organization. If every transaction required investigating internal agreements, commerce would be impossibly expensive.</w:t>
      </w:r>
    </w:p>
    <w:p w14:paraId="7167833E" w14:textId="77777777" w:rsidR="0033544D" w:rsidRPr="00742779" w:rsidRDefault="00742779" w:rsidP="000E54B1">
      <w:del w:id="735" w:author="Seth Oranburg" w:date="2026-03-07T09:50:00Z" w16du:dateUtc="2026-03-07T14:50:00Z">
        <w:r w:rsidRPr="00742779">
          <w:rPr>
            <w:rFonts w:ascii="ZWAdobeF" w:hAnsi="ZWAdobeF" w:cs="ZWAdobeF"/>
            <w:sz w:val="2"/>
            <w:szCs w:val="2"/>
          </w:rPr>
          <w:delText>440B</w:delText>
        </w:r>
        <w:r w:rsidR="0033544D" w:rsidRPr="00742779">
          <w:delText>Statutory</w:delText>
        </w:r>
      </w:del>
      <w:ins w:id="736" w:author="Seth Oranburg" w:date="2026-03-07T09:50:00Z" w16du:dateUtc="2026-03-07T14:50:00Z">
        <w:r w:rsidR="0033544D" w:rsidRPr="00742779">
          <w:t>Statutory</w:t>
        </w:r>
      </w:ins>
      <w:r w:rsidR="0033544D" w:rsidRPr="00742779">
        <w:t xml:space="preserve"> entity forms solve this problem through </w:t>
      </w:r>
      <w:r w:rsidR="0033544D" w:rsidRPr="00742779">
        <w:rPr>
          <w:rStyle w:val="Strong"/>
        </w:rPr>
        <w:t>opt-in frameworks</w:t>
      </w:r>
      <w:r w:rsidR="0033544D" w:rsidRPr="00742779">
        <w:t>: legal structures parties can adopt by filing public documents that signal their chosen organizational form to the world. When a business files articles of incorporation, third parties know the business is a corporation. They know corporations have boards, officers with specified authority, and limited liability for shareholders. They know where to look for public filings that list current officers. They can transact with confidence because the statutory framework is publicly known and legally binding.</w:t>
      </w:r>
    </w:p>
    <w:p w14:paraId="2B22D511" w14:textId="77777777" w:rsidR="0033544D" w:rsidRPr="00742779" w:rsidRDefault="00742779" w:rsidP="000E54B1">
      <w:del w:id="737" w:author="Seth Oranburg" w:date="2026-03-07T09:50:00Z" w16du:dateUtc="2026-03-07T14:50:00Z">
        <w:r w:rsidRPr="00742779">
          <w:rPr>
            <w:rFonts w:ascii="ZWAdobeF" w:hAnsi="ZWAdobeF" w:cs="ZWAdobeF"/>
            <w:sz w:val="2"/>
            <w:szCs w:val="2"/>
          </w:rPr>
          <w:delText>441B</w:delText>
        </w:r>
        <w:r w:rsidR="0033544D" w:rsidRPr="00742779">
          <w:delText>Common</w:delText>
        </w:r>
      </w:del>
      <w:ins w:id="738" w:author="Seth Oranburg" w:date="2026-03-07T09:50:00Z" w16du:dateUtc="2026-03-07T14:50:00Z">
        <w:r w:rsidR="0033544D" w:rsidRPr="00742779">
          <w:t>Common</w:t>
        </w:r>
      </w:ins>
      <w:r w:rsidR="0033544D" w:rsidRPr="00742779">
        <w:t xml:space="preserve"> law cannot provide this signaling function. Agency relationships arise informally. No public filing establishes that Bill Hogan is the church</w:t>
      </w:r>
      <w:r w:rsidR="009F60D1" w:rsidRPr="00742779">
        <w:t>’</w:t>
      </w:r>
      <w:r w:rsidR="0033544D" w:rsidRPr="00742779">
        <w:t>s agent. No registry lists who has authority to bind Zeeva</w:t>
      </w:r>
      <w:r w:rsidR="009F60D1" w:rsidRPr="00742779">
        <w:t>’</w:t>
      </w:r>
      <w:r w:rsidR="0033544D" w:rsidRPr="00742779">
        <w:t>s construction business. Third parties must investigate case by case, incurring information costs that statutory filings would eliminate.</w:t>
      </w:r>
    </w:p>
    <w:p w14:paraId="7254A418" w14:textId="77777777" w:rsidR="0033544D" w:rsidRPr="00742779" w:rsidRDefault="00742779" w:rsidP="000E54B1">
      <w:del w:id="739" w:author="Seth Oranburg" w:date="2026-03-07T09:50:00Z" w16du:dateUtc="2026-03-07T14:50:00Z">
        <w:r w:rsidRPr="00742779">
          <w:rPr>
            <w:rFonts w:ascii="ZWAdobeF" w:hAnsi="ZWAdobeF" w:cs="ZWAdobeF"/>
            <w:sz w:val="2"/>
            <w:szCs w:val="2"/>
          </w:rPr>
          <w:delText>442B</w:delText>
        </w:r>
        <w:r w:rsidR="0033544D" w:rsidRPr="00742779">
          <w:delText>Moreover</w:delText>
        </w:r>
      </w:del>
      <w:ins w:id="740" w:author="Seth Oranburg" w:date="2026-03-07T09:50:00Z" w16du:dateUtc="2026-03-07T14:50:00Z">
        <w:r w:rsidR="0033544D" w:rsidRPr="00742779">
          <w:t>Moreover</w:t>
        </w:r>
      </w:ins>
      <w:r w:rsidR="0033544D" w:rsidRPr="00742779">
        <w:t xml:space="preserve">, statutory forms create credibility through mandatory rules that parties cannot waive. Corporations must file annual reports. Partnerships must maintain records accessible to partners. These mandatory requirements protect third parties and minority owners by ensuring minimum levels </w:t>
      </w:r>
      <w:r w:rsidR="0033544D" w:rsidRPr="00742779">
        <w:lastRenderedPageBreak/>
        <w:t>of transparency and accountability. Common law imposes some mandatory duties, like the duty of loyalty, but it cannot require public filings or standardized governance procedures.</w:t>
      </w:r>
    </w:p>
    <w:p w14:paraId="34283264" w14:textId="77777777" w:rsidR="0033544D" w:rsidRPr="00742779" w:rsidRDefault="0033544D" w:rsidP="000E54B1">
      <w:pPr>
        <w:pStyle w:val="Heading2"/>
        <w:rPr>
          <w:rFonts w:eastAsia="Times New Roman"/>
        </w:rPr>
      </w:pPr>
      <w:r w:rsidRPr="00742779">
        <w:rPr>
          <w:rFonts w:eastAsia="Times New Roman"/>
        </w:rPr>
        <w:t>Bridge to Partnership and the Statutory Entity Forms</w:t>
      </w:r>
    </w:p>
    <w:p w14:paraId="052201F8" w14:textId="77777777" w:rsidR="0033544D" w:rsidRPr="00742779" w:rsidRDefault="00742779" w:rsidP="000E54B1">
      <w:del w:id="741" w:author="Seth Oranburg" w:date="2026-03-07T09:50:00Z" w16du:dateUtc="2026-03-07T14:50:00Z">
        <w:r w:rsidRPr="00742779">
          <w:rPr>
            <w:rFonts w:ascii="ZWAdobeF" w:hAnsi="ZWAdobeF" w:cs="ZWAdobeF"/>
            <w:sz w:val="2"/>
            <w:szCs w:val="2"/>
          </w:rPr>
          <w:delText>443B</w:delText>
        </w:r>
        <w:r w:rsidR="0033544D" w:rsidRPr="00742779">
          <w:delText>This</w:delText>
        </w:r>
      </w:del>
      <w:ins w:id="742" w:author="Seth Oranburg" w:date="2026-03-07T09:50:00Z" w16du:dateUtc="2026-03-07T14:50:00Z">
        <w:r w:rsidR="0033544D" w:rsidRPr="00742779">
          <w:t>This</w:t>
        </w:r>
      </w:ins>
      <w:r w:rsidR="0033544D" w:rsidRPr="00742779">
        <w:t xml:space="preserve"> chapter has examined bilateral agency: one principal, one agent. The principal delegates authority. The agent acts within that authority. Third parties can rely on the agent</w:t>
      </w:r>
      <w:r w:rsidR="009F60D1" w:rsidRPr="00742779">
        <w:t>’</w:t>
      </w:r>
      <w:r w:rsidR="0033544D" w:rsidRPr="00742779">
        <w:t>s apparent authority. The principal bears liability for the agent</w:t>
      </w:r>
      <w:r w:rsidR="009F60D1" w:rsidRPr="00742779">
        <w:t>’</w:t>
      </w:r>
      <w:r w:rsidR="0033544D" w:rsidRPr="00742779">
        <w:t>s authorized acts and for torts within the scope of employment. Fiduciary duties constrain the agent</w:t>
      </w:r>
      <w:r w:rsidR="009F60D1" w:rsidRPr="00742779">
        <w:t>’</w:t>
      </w:r>
      <w:r w:rsidR="0033544D" w:rsidRPr="00742779">
        <w:t>s conduct. The framework assumes hierarchy: principal above, agent below.</w:t>
      </w:r>
    </w:p>
    <w:p w14:paraId="04B24031" w14:textId="77777777" w:rsidR="0033544D" w:rsidRPr="00742779" w:rsidRDefault="00742779" w:rsidP="000E54B1">
      <w:del w:id="743" w:author="Seth Oranburg" w:date="2026-03-07T09:50:00Z" w16du:dateUtc="2026-03-07T14:50:00Z">
        <w:r w:rsidRPr="00742779">
          <w:rPr>
            <w:rFonts w:ascii="ZWAdobeF" w:hAnsi="ZWAdobeF" w:cs="ZWAdobeF"/>
            <w:sz w:val="2"/>
            <w:szCs w:val="2"/>
          </w:rPr>
          <w:delText>444B</w:delText>
        </w:r>
        <w:r w:rsidR="0033544D" w:rsidRPr="00742779">
          <w:delText>The</w:delText>
        </w:r>
      </w:del>
      <w:ins w:id="744" w:author="Seth Oranburg" w:date="2026-03-07T09:50:00Z" w16du:dateUtc="2026-03-07T14:50:00Z">
        <w:r w:rsidR="0033544D" w:rsidRPr="00742779">
          <w:t>The</w:t>
        </w:r>
      </w:ins>
      <w:r w:rsidR="0033544D" w:rsidRPr="00742779">
        <w:t xml:space="preserve"> remaining chapters in Part II examine statutory entity forms that build on agency principles but address problems agency law alone cannot solve. Each statutory form represents a different way of organizing multiple parties</w:t>
      </w:r>
      <w:r w:rsidR="009F60D1" w:rsidRPr="00742779">
        <w:t>’</w:t>
      </w:r>
      <w:r w:rsidR="0033544D" w:rsidRPr="00742779">
        <w:t xml:space="preserve"> relationships, allocating authority, and signaling legal structure to the outside world.</w:t>
      </w:r>
    </w:p>
    <w:p w14:paraId="45555B03" w14:textId="77777777" w:rsidR="0033544D" w:rsidRPr="00742779" w:rsidRDefault="0033544D" w:rsidP="000E54B1">
      <w:pPr>
        <w:pStyle w:val="Heading3"/>
        <w:rPr>
          <w:rFonts w:eastAsia="Times New Roman"/>
        </w:rPr>
      </w:pPr>
      <w:r w:rsidRPr="00742779">
        <w:rPr>
          <w:rFonts w:eastAsia="Times New Roman"/>
        </w:rPr>
        <w:t>Partnership: Mutual Agency Without Hierarchy</w:t>
      </w:r>
    </w:p>
    <w:p w14:paraId="7691594E" w14:textId="77777777" w:rsidR="0033544D" w:rsidRPr="00742779" w:rsidRDefault="00742779" w:rsidP="000E54B1">
      <w:del w:id="745" w:author="Seth Oranburg" w:date="2026-03-07T09:50:00Z" w16du:dateUtc="2026-03-07T14:50:00Z">
        <w:r w:rsidRPr="00742779">
          <w:rPr>
            <w:rFonts w:ascii="ZWAdobeF" w:hAnsi="ZWAdobeF" w:cs="ZWAdobeF"/>
            <w:sz w:val="2"/>
            <w:szCs w:val="2"/>
          </w:rPr>
          <w:delText>445B</w:delText>
        </w:r>
        <w:r w:rsidR="0033544D" w:rsidRPr="00742779">
          <w:delText>Chapter</w:delText>
        </w:r>
      </w:del>
      <w:ins w:id="746" w:author="Seth Oranburg" w:date="2026-03-07T09:50:00Z" w16du:dateUtc="2026-03-07T14:50:00Z">
        <w:r w:rsidR="0033544D" w:rsidRPr="00742779">
          <w:t>Chapter</w:t>
        </w:r>
      </w:ins>
      <w:r w:rsidR="0033544D" w:rsidRPr="00742779">
        <w:t xml:space="preserve"> 3 examines general partnerships, the first statutory entity form. In a partnership, there is no hierarchy. Each partner is simultaneously principal and agent. Each partner can bind the partnership. Each partner owes fiduciary duties to the others. The relationship is reciprocal.</w:t>
      </w:r>
    </w:p>
    <w:p w14:paraId="411BEFA9" w14:textId="77777777" w:rsidR="0033544D" w:rsidRPr="00742779" w:rsidRDefault="00742779" w:rsidP="000E54B1">
      <w:del w:id="747" w:author="Seth Oranburg" w:date="2026-03-07T09:50:00Z" w16du:dateUtc="2026-03-07T14:50:00Z">
        <w:r w:rsidRPr="00742779">
          <w:rPr>
            <w:rFonts w:ascii="ZWAdobeF" w:hAnsi="ZWAdobeF" w:cs="ZWAdobeF"/>
            <w:sz w:val="2"/>
            <w:szCs w:val="2"/>
          </w:rPr>
          <w:delText>446B</w:delText>
        </w:r>
        <w:r w:rsidR="0033544D" w:rsidRPr="00742779">
          <w:delText>Under</w:delText>
        </w:r>
      </w:del>
      <w:ins w:id="748" w:author="Seth Oranburg" w:date="2026-03-07T09:50:00Z" w16du:dateUtc="2026-03-07T14:50:00Z">
        <w:r w:rsidR="0033544D" w:rsidRPr="00742779">
          <w:t>Under</w:t>
        </w:r>
      </w:ins>
      <w:r w:rsidR="0033544D" w:rsidRPr="00742779">
        <w:t xml:space="preserve"> partnership law, each partner is an agent of the partnership for the purpose of carrying on partnership business in the ordinary course. When Zeeva</w:t>
      </w:r>
      <w:r w:rsidR="009F60D1" w:rsidRPr="00742779">
        <w:t>’</w:t>
      </w:r>
      <w:r w:rsidR="0033544D" w:rsidRPr="00742779">
        <w:t>s construction business becomes a partnership between Zeeva and Sammy, both partners have authority to bind the partnership. Zeeva can order materials. Sammy can order materials. Each can sign contracts within the ordinary scope of the business.</w:t>
      </w:r>
    </w:p>
    <w:p w14:paraId="67C5F6A4" w14:textId="77777777" w:rsidR="0033544D" w:rsidRPr="00742779" w:rsidRDefault="00742779" w:rsidP="000E54B1">
      <w:del w:id="749" w:author="Seth Oranburg" w:date="2026-03-07T09:50:00Z" w16du:dateUtc="2026-03-07T14:50:00Z">
        <w:r w:rsidRPr="00742779">
          <w:rPr>
            <w:rFonts w:ascii="ZWAdobeF" w:hAnsi="ZWAdobeF" w:cs="ZWAdobeF"/>
            <w:sz w:val="2"/>
            <w:szCs w:val="2"/>
          </w:rPr>
          <w:delText>447B</w:delText>
        </w:r>
        <w:r w:rsidR="0033544D" w:rsidRPr="00742779">
          <w:delText>This</w:delText>
        </w:r>
      </w:del>
      <w:ins w:id="750" w:author="Seth Oranburg" w:date="2026-03-07T09:50:00Z" w16du:dateUtc="2026-03-07T14:50:00Z">
        <w:r w:rsidR="0033544D" w:rsidRPr="00742779">
          <w:t>This</w:t>
        </w:r>
      </w:ins>
      <w:r w:rsidR="0033544D" w:rsidRPr="00742779">
        <w:t xml:space="preserve"> creates authority risk that bilateral agency does not face. In a sole proprietorship with employees, Zeeva can limit what Sammy does. She can revoke his authority. She can fire him. She retains control as principal. In a partnership, Zeeva cannot unilaterally strip Sammy of his authority to act for the partnership. Each partner</w:t>
      </w:r>
      <w:r w:rsidR="009F60D1" w:rsidRPr="00742779">
        <w:t>’</w:t>
      </w:r>
      <w:r w:rsidR="0033544D" w:rsidRPr="00742779">
        <w:t>s agency power flows from the partnership relation itself, not from delegation by the other partner.</w:t>
      </w:r>
    </w:p>
    <w:p w14:paraId="3093E006" w14:textId="77777777" w:rsidR="0033544D" w:rsidRPr="00742779" w:rsidRDefault="00742779" w:rsidP="000E54B1">
      <w:del w:id="751" w:author="Seth Oranburg" w:date="2026-03-07T09:50:00Z" w16du:dateUtc="2026-03-07T14:50:00Z">
        <w:r w:rsidRPr="00742779">
          <w:rPr>
            <w:rFonts w:ascii="ZWAdobeF" w:hAnsi="ZWAdobeF" w:cs="ZWAdobeF"/>
            <w:sz w:val="2"/>
            <w:szCs w:val="2"/>
          </w:rPr>
          <w:delText>448B</w:delText>
        </w:r>
        <w:r w:rsidR="0033544D" w:rsidRPr="00742779">
          <w:delText>Partnership</w:delText>
        </w:r>
      </w:del>
      <w:ins w:id="752" w:author="Seth Oranburg" w:date="2026-03-07T09:50:00Z" w16du:dateUtc="2026-03-07T14:50:00Z">
        <w:r w:rsidR="0033544D" w:rsidRPr="00742779">
          <w:t>Partnership</w:t>
        </w:r>
      </w:ins>
      <w:r w:rsidR="0033544D" w:rsidRPr="00742779">
        <w:t xml:space="preserve"> law addresses this through statutory default rules. The Uniform Partnership Act specifies when partners can bind the partnership, </w:t>
      </w:r>
      <w:r w:rsidR="0033544D" w:rsidRPr="00742779">
        <w:lastRenderedPageBreak/>
        <w:t>what acts require unanimous consent, how partners share profits and losses, what information partners must disclose, and how partnerships dissolve. These statutory rules provide the predictability and completeness that common law alone cannot supply.</w:t>
      </w:r>
    </w:p>
    <w:p w14:paraId="340615FB" w14:textId="77777777" w:rsidR="0033544D" w:rsidRPr="00742779" w:rsidRDefault="0033544D" w:rsidP="000E54B1">
      <w:pPr>
        <w:pStyle w:val="Heading3"/>
        <w:rPr>
          <w:rFonts w:eastAsia="Times New Roman"/>
        </w:rPr>
      </w:pPr>
      <w:r w:rsidRPr="00742779">
        <w:rPr>
          <w:rFonts w:eastAsia="Times New Roman"/>
        </w:rPr>
        <w:t>Corporation: Centralized Management and Limited Liability</w:t>
      </w:r>
    </w:p>
    <w:p w14:paraId="688602D1" w14:textId="77777777" w:rsidR="0033544D" w:rsidRPr="00742779" w:rsidRDefault="00742779" w:rsidP="000E54B1">
      <w:del w:id="753" w:author="Seth Oranburg" w:date="2026-03-07T09:50:00Z" w16du:dateUtc="2026-03-07T14:50:00Z">
        <w:r w:rsidRPr="00742779">
          <w:rPr>
            <w:rFonts w:ascii="ZWAdobeF" w:hAnsi="ZWAdobeF" w:cs="ZWAdobeF"/>
            <w:sz w:val="2"/>
            <w:szCs w:val="2"/>
          </w:rPr>
          <w:delText>449B</w:delText>
        </w:r>
        <w:r w:rsidR="0033544D" w:rsidRPr="00742779">
          <w:delText>Chapter</w:delText>
        </w:r>
      </w:del>
      <w:ins w:id="754" w:author="Seth Oranburg" w:date="2026-03-07T09:50:00Z" w16du:dateUtc="2026-03-07T14:50:00Z">
        <w:r w:rsidR="0033544D" w:rsidRPr="00742779">
          <w:t>Chapter</w:t>
        </w:r>
      </w:ins>
      <w:r w:rsidR="0033544D" w:rsidRPr="00742779">
        <w:t xml:space="preserve"> 4 examines corporations, entities designed for large-scale capital aggregation. Corporations separate ownership from control. Shareholders own the corporation but do not manage it. Directors, elected by shareholders, control major decisions. Officers, appointed by directors, handle day-to-day operations.</w:t>
      </w:r>
    </w:p>
    <w:p w14:paraId="7826F473" w14:textId="77777777" w:rsidR="0033544D" w:rsidRPr="00742779" w:rsidRDefault="00742779" w:rsidP="000E54B1">
      <w:del w:id="755" w:author="Seth Oranburg" w:date="2026-03-07T09:50:00Z" w16du:dateUtc="2026-03-07T14:50:00Z">
        <w:r w:rsidRPr="00742779">
          <w:rPr>
            <w:rFonts w:ascii="ZWAdobeF" w:hAnsi="ZWAdobeF" w:cs="ZWAdobeF"/>
            <w:sz w:val="2"/>
            <w:szCs w:val="2"/>
          </w:rPr>
          <w:delText>450B</w:delText>
        </w:r>
        <w:r w:rsidR="0033544D" w:rsidRPr="00742779">
          <w:delText>This</w:delText>
        </w:r>
      </w:del>
      <w:ins w:id="756" w:author="Seth Oranburg" w:date="2026-03-07T09:50:00Z" w16du:dateUtc="2026-03-07T14:50:00Z">
        <w:r w:rsidR="0033544D" w:rsidRPr="00742779">
          <w:t>This</w:t>
        </w:r>
      </w:ins>
      <w:r w:rsidR="0033544D" w:rsidRPr="00742779">
        <w:t xml:space="preserve"> separation creates agency relationships at every level. Officers are agents of the corporation. Directors, acting collectively, are agents of the shareholders. But these agency relationships are structured through statutory rules that specify how authority flows, how decisions are made, and what duties apply.</w:t>
      </w:r>
    </w:p>
    <w:p w14:paraId="097CC888" w14:textId="77777777" w:rsidR="0033544D" w:rsidRPr="00742779" w:rsidRDefault="00742779" w:rsidP="000E54B1">
      <w:del w:id="757" w:author="Seth Oranburg" w:date="2026-03-07T09:50:00Z" w16du:dateUtc="2026-03-07T14:50:00Z">
        <w:r w:rsidRPr="00742779">
          <w:rPr>
            <w:rFonts w:ascii="ZWAdobeF" w:hAnsi="ZWAdobeF" w:cs="ZWAdobeF"/>
            <w:sz w:val="2"/>
            <w:szCs w:val="2"/>
          </w:rPr>
          <w:delText>451B</w:delText>
        </w:r>
        <w:r w:rsidR="0033544D" w:rsidRPr="00742779">
          <w:delText>Corporate</w:delText>
        </w:r>
      </w:del>
      <w:ins w:id="758" w:author="Seth Oranburg" w:date="2026-03-07T09:50:00Z" w16du:dateUtc="2026-03-07T14:50:00Z">
        <w:r w:rsidR="0033544D" w:rsidRPr="00742779">
          <w:t>Corporate</w:t>
        </w:r>
      </w:ins>
      <w:r w:rsidR="0033544D" w:rsidRPr="00742779">
        <w:t xml:space="preserve"> law provides comprehensive default rules about board composition, meeting requirements, voting procedures, dividend policies, merger approval, and dissolution. These statutes create a complete governance framework that parties can adopt by filing articles of incorporation. Third parties dealing with corporations can rely on statutory authority allocations without investigating private agreements.</w:t>
      </w:r>
    </w:p>
    <w:p w14:paraId="1325BA56" w14:textId="77777777" w:rsidR="0033544D" w:rsidRPr="00742779" w:rsidRDefault="0033544D" w:rsidP="000E54B1">
      <w:pPr>
        <w:pStyle w:val="Heading3"/>
        <w:rPr>
          <w:rFonts w:eastAsia="Times New Roman"/>
        </w:rPr>
      </w:pPr>
      <w:r w:rsidRPr="00742779">
        <w:rPr>
          <w:rFonts w:eastAsia="Times New Roman"/>
        </w:rPr>
        <w:t>LLC: Contractual Flexibility with Statutory Scaffolding</w:t>
      </w:r>
    </w:p>
    <w:p w14:paraId="296A402C" w14:textId="77777777" w:rsidR="0033544D" w:rsidRPr="00742779" w:rsidRDefault="00742779" w:rsidP="000E54B1">
      <w:del w:id="759" w:author="Seth Oranburg" w:date="2026-03-07T09:50:00Z" w16du:dateUtc="2026-03-07T14:50:00Z">
        <w:r w:rsidRPr="00742779">
          <w:rPr>
            <w:rFonts w:ascii="ZWAdobeF" w:hAnsi="ZWAdobeF" w:cs="ZWAdobeF"/>
            <w:sz w:val="2"/>
            <w:szCs w:val="2"/>
          </w:rPr>
          <w:delText>452B</w:delText>
        </w:r>
        <w:r w:rsidR="0033544D" w:rsidRPr="00742779">
          <w:delText>Chapter</w:delText>
        </w:r>
      </w:del>
      <w:ins w:id="760" w:author="Seth Oranburg" w:date="2026-03-07T09:50:00Z" w16du:dateUtc="2026-03-07T14:50:00Z">
        <w:r w:rsidR="0033544D" w:rsidRPr="00742779">
          <w:t>Chapter</w:t>
        </w:r>
      </w:ins>
      <w:r w:rsidR="0033544D" w:rsidRPr="00742779">
        <w:t xml:space="preserve"> 5 examines limited liability companies, the most flexible organizational form. LLCs combine limited liability with broad contractual freedom through the operating agreement. You will examine the relationship between mandatory rules and defaults, the scope of private ordering, and the governance choices that matter most for closely held ventures.</w:t>
      </w:r>
    </w:p>
    <w:p w14:paraId="6C2CA409" w14:textId="77777777" w:rsidR="0033544D" w:rsidRPr="00742779" w:rsidRDefault="00742779" w:rsidP="000E54B1">
      <w:del w:id="761" w:author="Seth Oranburg" w:date="2026-03-07T09:50:00Z" w16du:dateUtc="2026-03-07T14:50:00Z">
        <w:r w:rsidRPr="00742779">
          <w:rPr>
            <w:rFonts w:ascii="ZWAdobeF" w:hAnsi="ZWAdobeF" w:cs="ZWAdobeF"/>
            <w:sz w:val="2"/>
            <w:szCs w:val="2"/>
          </w:rPr>
          <w:delText>453B</w:delText>
        </w:r>
        <w:r w:rsidR="0033544D" w:rsidRPr="00742779">
          <w:delText>LLC</w:delText>
        </w:r>
      </w:del>
      <w:ins w:id="762" w:author="Seth Oranburg" w:date="2026-03-07T09:50:00Z" w16du:dateUtc="2026-03-07T14:50:00Z">
        <w:r w:rsidR="0033544D" w:rsidRPr="00742779">
          <w:t>LLC</w:t>
        </w:r>
      </w:ins>
      <w:r w:rsidR="0033544D" w:rsidRPr="00742779">
        <w:t xml:space="preserve"> statutes provide default rules that apply when operating agreements are silent, but they allow extensive customization. This flexibility relies on statutory scaffolding. The existence of LLC statutes allows parties to signal that they have adopted this form. Filing articles of organization puts third parties on notice that they are dealing with an LLC, which carries certain default attributes unless the operating agreement specifies otherwise.</w:t>
      </w:r>
    </w:p>
    <w:p w14:paraId="079DD520" w14:textId="77777777" w:rsidR="0033544D" w:rsidRPr="00742779" w:rsidRDefault="0033544D" w:rsidP="000E54B1">
      <w:pPr>
        <w:pStyle w:val="Heading3"/>
        <w:rPr>
          <w:rFonts w:eastAsia="Times New Roman"/>
        </w:rPr>
      </w:pPr>
      <w:r w:rsidRPr="00742779">
        <w:rPr>
          <w:rFonts w:eastAsia="Times New Roman"/>
        </w:rPr>
        <w:lastRenderedPageBreak/>
        <w:t>Nonprofit Corporation and Decentralized Autonomous Organization</w:t>
      </w:r>
    </w:p>
    <w:p w14:paraId="4D05D6A9" w14:textId="77777777" w:rsidR="0033544D" w:rsidRPr="00742779" w:rsidRDefault="00742779" w:rsidP="000E54B1">
      <w:del w:id="763" w:author="Seth Oranburg" w:date="2026-03-07T09:50:00Z" w16du:dateUtc="2026-03-07T14:50:00Z">
        <w:r w:rsidRPr="00742779">
          <w:rPr>
            <w:rFonts w:ascii="ZWAdobeF" w:hAnsi="ZWAdobeF" w:cs="ZWAdobeF"/>
            <w:sz w:val="2"/>
            <w:szCs w:val="2"/>
          </w:rPr>
          <w:delText>454B</w:delText>
        </w:r>
        <w:r w:rsidR="0033544D" w:rsidRPr="00742779">
          <w:delText>Chapter</w:delText>
        </w:r>
      </w:del>
      <w:ins w:id="764" w:author="Seth Oranburg" w:date="2026-03-07T09:50:00Z" w16du:dateUtc="2026-03-07T14:50:00Z">
        <w:r w:rsidR="0033544D" w:rsidRPr="00742779">
          <w:t>Chapter</w:t>
        </w:r>
      </w:ins>
      <w:r w:rsidR="0033544D" w:rsidRPr="00742779">
        <w:t xml:space="preserve"> 6 examines nonprofit corporations, entities that cannot distribute profits to those who control them. Chapter 7 examines decentralized autonomous organizations (DAOs), blockchain-based entities that eliminate traditional human intermediaries. Both stress the boundaries of existing statutory frameworks in different ways.</w:t>
      </w:r>
    </w:p>
    <w:p w14:paraId="7408E769" w14:textId="77777777" w:rsidR="0033544D" w:rsidRPr="00742779" w:rsidRDefault="00742779" w:rsidP="000E54B1">
      <w:del w:id="765" w:author="Seth Oranburg" w:date="2026-03-07T09:50:00Z" w16du:dateUtc="2026-03-07T14:50:00Z">
        <w:r w:rsidRPr="00742779">
          <w:rPr>
            <w:rFonts w:ascii="ZWAdobeF" w:hAnsi="ZWAdobeF" w:cs="ZWAdobeF"/>
            <w:sz w:val="2"/>
            <w:szCs w:val="2"/>
          </w:rPr>
          <w:delText>455B</w:delText>
        </w:r>
        <w:r w:rsidR="0033544D" w:rsidRPr="00742779">
          <w:delText>Nonprofits</w:delText>
        </w:r>
      </w:del>
      <w:ins w:id="766" w:author="Seth Oranburg" w:date="2026-03-07T09:50:00Z" w16du:dateUtc="2026-03-07T14:50:00Z">
        <w:r w:rsidR="0033544D" w:rsidRPr="00742779">
          <w:t>Nonprofits</w:t>
        </w:r>
      </w:ins>
      <w:r w:rsidR="0033544D" w:rsidRPr="00742779">
        <w:t xml:space="preserve"> present accountability challenges because the usual discipline of profit-seeking does not apply. DAOs present challenges because technology moves faster than law can adapt. Both show that statutory forms, while more complete than common law alone, are still evolving responses to coordination problems.</w:t>
      </w:r>
    </w:p>
    <w:p w14:paraId="14A29511" w14:textId="77777777" w:rsidR="0033544D" w:rsidRPr="00742779" w:rsidRDefault="0033544D" w:rsidP="000E54B1">
      <w:pPr>
        <w:pStyle w:val="Heading3"/>
        <w:rPr>
          <w:rFonts w:eastAsia="Times New Roman"/>
        </w:rPr>
      </w:pPr>
      <w:r w:rsidRPr="00742779">
        <w:rPr>
          <w:rFonts w:eastAsia="Times New Roman"/>
        </w:rPr>
        <w:t>Why the Entity Chapters Follow Agency</w:t>
      </w:r>
    </w:p>
    <w:p w14:paraId="3C3D72A3" w14:textId="77777777" w:rsidR="0033544D" w:rsidRPr="00742779" w:rsidRDefault="00742779" w:rsidP="000E54B1">
      <w:del w:id="767" w:author="Seth Oranburg" w:date="2026-03-07T09:50:00Z" w16du:dateUtc="2026-03-07T14:50:00Z">
        <w:r w:rsidRPr="00742779">
          <w:rPr>
            <w:rFonts w:ascii="ZWAdobeF" w:hAnsi="ZWAdobeF" w:cs="ZWAdobeF"/>
            <w:sz w:val="2"/>
            <w:szCs w:val="2"/>
          </w:rPr>
          <w:delText>456B</w:delText>
        </w:r>
        <w:r w:rsidR="0033544D" w:rsidRPr="00742779">
          <w:delText>Each</w:delText>
        </w:r>
      </w:del>
      <w:ins w:id="768" w:author="Seth Oranburg" w:date="2026-03-07T09:50:00Z" w16du:dateUtc="2026-03-07T14:50:00Z">
        <w:r w:rsidR="0033544D" w:rsidRPr="00742779">
          <w:t>Each</w:t>
        </w:r>
      </w:ins>
      <w:r w:rsidR="0033544D" w:rsidRPr="00742779">
        <w:t xml:space="preserve"> entity form builds on agency principles. Partners are agents of each other and the partnership. Corporate officers are agents of the corporation. LLC members and managers are agents of the LLC. Understanding how delegation works in bilateral relationships makes comprehensible how it works in more complex organizational structures.</w:t>
      </w:r>
    </w:p>
    <w:p w14:paraId="1C63994E" w14:textId="77777777" w:rsidR="0033544D" w:rsidRPr="00742779" w:rsidRDefault="00742779" w:rsidP="000E54B1">
      <w:del w:id="769" w:author="Seth Oranburg" w:date="2026-03-07T09:50:00Z" w16du:dateUtc="2026-03-07T14:50:00Z">
        <w:r w:rsidRPr="00742779">
          <w:rPr>
            <w:rFonts w:ascii="ZWAdobeF" w:hAnsi="ZWAdobeF" w:cs="ZWAdobeF"/>
            <w:sz w:val="2"/>
            <w:szCs w:val="2"/>
          </w:rPr>
          <w:delText>457B</w:delText>
        </w:r>
        <w:r w:rsidR="0033544D" w:rsidRPr="00742779">
          <w:delText>But</w:delText>
        </w:r>
      </w:del>
      <w:ins w:id="770" w:author="Seth Oranburg" w:date="2026-03-07T09:50:00Z" w16du:dateUtc="2026-03-07T14:50:00Z">
        <w:r w:rsidR="0033544D" w:rsidRPr="00742779">
          <w:t>But</w:t>
        </w:r>
      </w:ins>
      <w:r w:rsidR="0033544D" w:rsidRPr="00742779">
        <w:t xml:space="preserve"> each entity form also shows why agency law alone is insufficient. The statutory frameworks examined in Chapters 3 through 7 provide comprehensive default rules, enable efficient signaling to third parties, impose mandatory protections that parties cannot waive, and reduce transaction costs through standardized frameworks. These benefits flow from legislative choices to create defined organizational forms with known attributes.</w:t>
      </w:r>
    </w:p>
    <w:p w14:paraId="33FD00C1" w14:textId="77777777" w:rsidR="0033544D" w:rsidRPr="00742779" w:rsidRDefault="00742779" w:rsidP="000E54B1">
      <w:del w:id="771" w:author="Seth Oranburg" w:date="2026-03-07T09:50:00Z" w16du:dateUtc="2026-03-07T14:50:00Z">
        <w:r w:rsidRPr="00742779">
          <w:rPr>
            <w:rFonts w:ascii="ZWAdobeF" w:hAnsi="ZWAdobeF" w:cs="ZWAdobeF"/>
            <w:sz w:val="2"/>
            <w:szCs w:val="2"/>
          </w:rPr>
          <w:delText>458B</w:delText>
        </w:r>
        <w:r w:rsidR="0033544D" w:rsidRPr="00742779">
          <w:delText>Agency</w:delText>
        </w:r>
      </w:del>
      <w:ins w:id="772" w:author="Seth Oranburg" w:date="2026-03-07T09:50:00Z" w16du:dateUtc="2026-03-07T14:50:00Z">
        <w:r w:rsidR="0033544D" w:rsidRPr="00742779">
          <w:t>Agency</w:t>
        </w:r>
      </w:ins>
      <w:r w:rsidR="0033544D" w:rsidRPr="00742779">
        <w:t xml:space="preserve"> law remains foundational. But the statutory entity forms show what legislation must add: certainty, completeness, and credibility that common law, operating through case-by-case adjudication, cannot supply on its own.</w:t>
      </w:r>
    </w:p>
    <w:p w14:paraId="0C12C787" w14:textId="77777777" w:rsidR="0033544D" w:rsidRPr="00742779" w:rsidRDefault="0033544D" w:rsidP="000E54B1">
      <w:pPr>
        <w:pStyle w:val="Heading1"/>
        <w:rPr>
          <w:rFonts w:eastAsia="Times New Roman"/>
        </w:rPr>
      </w:pPr>
      <w:bookmarkStart w:id="773" w:name="_Toc220771155"/>
      <w:r w:rsidRPr="00742779">
        <w:rPr>
          <w:rFonts w:eastAsia="Times New Roman"/>
        </w:rPr>
        <w:lastRenderedPageBreak/>
        <w:t>Chapter 3: Partnership</w:t>
      </w:r>
      <w:bookmarkEnd w:id="773"/>
    </w:p>
    <w:p w14:paraId="477D5099" w14:textId="77777777" w:rsidR="00753506" w:rsidRDefault="00742779">
      <w:pPr>
        <w:pStyle w:val="Heading4"/>
        <w:rPr>
          <w:ins w:id="774" w:author="Seth Oranburg" w:date="2026-03-07T09:50:00Z" w16du:dateUtc="2026-03-07T14:50:00Z"/>
        </w:rPr>
      </w:pPr>
      <w:del w:id="775" w:author="Seth Oranburg" w:date="2026-03-07T09:50:00Z" w16du:dateUtc="2026-03-07T14:50:00Z">
        <w:r w:rsidRPr="00742779">
          <w:rPr>
            <w:rFonts w:ascii="ZWAdobeF" w:hAnsi="ZWAdobeF" w:cs="ZWAdobeF"/>
            <w:sz w:val="2"/>
            <w:szCs w:val="2"/>
          </w:rPr>
          <w:delText>459B</w:delText>
        </w:r>
        <w:r w:rsidR="0033544D" w:rsidRPr="00742779">
          <w:delText>Chapter</w:delText>
        </w:r>
      </w:del>
      <w:ins w:id="776" w:author="Seth Oranburg" w:date="2026-03-07T09:50:00Z" w16du:dateUtc="2026-03-07T14:50:00Z">
        <w:r w:rsidR="0059744E">
          <w:t>Learning Objectives</w:t>
        </w:r>
      </w:ins>
    </w:p>
    <w:p w14:paraId="2D89CD28" w14:textId="77777777" w:rsidR="00753506" w:rsidRDefault="0059744E">
      <w:pPr>
        <w:rPr>
          <w:ins w:id="777" w:author="Seth Oranburg" w:date="2026-03-07T09:50:00Z" w16du:dateUtc="2026-03-07T14:50:00Z"/>
        </w:rPr>
      </w:pPr>
      <w:ins w:id="778" w:author="Seth Oranburg" w:date="2026-03-07T09:50:00Z" w16du:dateUtc="2026-03-07T14:50:00Z">
        <w:r>
          <w:t>1. Analyze the default rules governing partnership formation and management under the Revised Uniform Partnership Act.</w:t>
        </w:r>
      </w:ins>
    </w:p>
    <w:p w14:paraId="1A904DA0" w14:textId="77777777" w:rsidR="00753506" w:rsidRDefault="0059744E">
      <w:pPr>
        <w:rPr>
          <w:ins w:id="779" w:author="Seth Oranburg" w:date="2026-03-07T09:50:00Z" w16du:dateUtc="2026-03-07T14:50:00Z"/>
        </w:rPr>
      </w:pPr>
      <w:ins w:id="780" w:author="Seth Oranburg" w:date="2026-03-07T09:50:00Z" w16du:dateUtc="2026-03-07T14:50:00Z">
        <w:r>
          <w:t>2. Evaluate the limitations of contractual solutions to coordination problems among equal partners.</w:t>
        </w:r>
      </w:ins>
    </w:p>
    <w:p w14:paraId="2CFEC1A7" w14:textId="77777777" w:rsidR="00753506" w:rsidRDefault="0059744E">
      <w:pPr>
        <w:rPr>
          <w:ins w:id="781" w:author="Seth Oranburg" w:date="2026-03-07T09:50:00Z" w16du:dateUtc="2026-03-07T14:50:00Z"/>
        </w:rPr>
      </w:pPr>
      <w:ins w:id="782" w:author="Seth Oranburg" w:date="2026-03-07T09:50:00Z" w16du:dateUtc="2026-03-07T14:50:00Z">
        <w:r>
          <w:t>3. Distinguish actual and apparent authority in partnership contexts and explain the equal-authority default.</w:t>
        </w:r>
      </w:ins>
    </w:p>
    <w:p w14:paraId="4457E4EE" w14:textId="77777777" w:rsidR="00753506" w:rsidRDefault="0059744E">
      <w:pPr>
        <w:rPr>
          <w:ins w:id="783" w:author="Seth Oranburg" w:date="2026-03-07T09:50:00Z" w16du:dateUtc="2026-03-07T14:50:00Z"/>
        </w:rPr>
      </w:pPr>
      <w:ins w:id="784" w:author="Seth Oranburg" w:date="2026-03-07T09:50:00Z" w16du:dateUtc="2026-03-07T14:50:00Z">
        <w:r>
          <w:t>4. Compare the governance and liability structures of general partnerships, limited partnerships, and LLPs.</w:t>
        </w:r>
      </w:ins>
    </w:p>
    <w:p w14:paraId="7AF66050" w14:textId="77777777" w:rsidR="00753506" w:rsidRDefault="0059744E">
      <w:pPr>
        <w:rPr>
          <w:ins w:id="785" w:author="Seth Oranburg" w:date="2026-03-07T09:50:00Z" w16du:dateUtc="2026-03-07T14:50:00Z"/>
        </w:rPr>
      </w:pPr>
      <w:ins w:id="786" w:author="Seth Oranburg" w:date="2026-03-07T09:50:00Z" w16du:dateUtc="2026-03-07T14:50:00Z">
        <w:r>
          <w:t>5. Apply fiduciary duties owed between partners to a contested course-of-dealing fact pattern.</w:t>
        </w:r>
      </w:ins>
    </w:p>
    <w:p w14:paraId="58D9E5CE" w14:textId="77777777" w:rsidR="0033544D" w:rsidRPr="00742779" w:rsidRDefault="0033544D" w:rsidP="000E54B1">
      <w:ins w:id="787" w:author="Seth Oranburg" w:date="2026-03-07T09:50:00Z" w16du:dateUtc="2026-03-07T14:50:00Z">
        <w:r w:rsidRPr="00742779">
          <w:t>Chapter</w:t>
        </w:r>
      </w:ins>
      <w:r w:rsidRPr="00742779">
        <w:t xml:space="preserve"> 1 identified four fundamental problems that contract law cannot solve adequately: attribution (whose act binds the organization), governance (what rights and duties arise when agreements are incomplete), risk allocation (who bears losses when enterprise creates harm), and asset partitioning (where boundaries lie between organizational and personal wealth). Chapter 2 examined agency as the foundational relationship enabling delegation in business.</w:t>
      </w:r>
    </w:p>
    <w:p w14:paraId="3A51FCB5" w14:textId="77777777" w:rsidR="0033544D" w:rsidRPr="00742779" w:rsidRDefault="00742779" w:rsidP="000E54B1">
      <w:del w:id="788" w:author="Seth Oranburg" w:date="2026-03-07T09:50:00Z" w16du:dateUtc="2026-03-07T14:50:00Z">
        <w:r w:rsidRPr="00742779">
          <w:rPr>
            <w:rFonts w:ascii="ZWAdobeF" w:hAnsi="ZWAdobeF" w:cs="ZWAdobeF"/>
            <w:sz w:val="2"/>
            <w:szCs w:val="2"/>
          </w:rPr>
          <w:delText>460B</w:delText>
        </w:r>
        <w:r w:rsidR="0033544D" w:rsidRPr="00742779">
          <w:delText>Now</w:delText>
        </w:r>
      </w:del>
      <w:ins w:id="789" w:author="Seth Oranburg" w:date="2026-03-07T09:50:00Z" w16du:dateUtc="2026-03-07T14:50:00Z">
        <w:r w:rsidR="0033544D" w:rsidRPr="00742779">
          <w:t>Now</w:t>
        </w:r>
      </w:ins>
      <w:r w:rsidR="0033544D" w:rsidRPr="00742779">
        <w:t xml:space="preserve"> we turn to partnership, the oldest and most basic form of collective business organization. Partnership law shows what happens when statutory law builds on common law agency to enable co-ownership without hierarchy. Partners are simultaneously principals and agents. Each partner can bind the partnership to contracts. Each owes fiduciary duties to the others. Each bears unlimited personal liability for partnership obligations.</w:t>
      </w:r>
    </w:p>
    <w:p w14:paraId="765882AB" w14:textId="77777777" w:rsidR="0033544D" w:rsidRPr="00742779" w:rsidRDefault="00742779" w:rsidP="000E54B1">
      <w:del w:id="790" w:author="Seth Oranburg" w:date="2026-03-07T09:50:00Z" w16du:dateUtc="2026-03-07T14:50:00Z">
        <w:r w:rsidRPr="00742779">
          <w:rPr>
            <w:rFonts w:ascii="ZWAdobeF" w:hAnsi="ZWAdobeF" w:cs="ZWAdobeF"/>
            <w:sz w:val="2"/>
            <w:szCs w:val="2"/>
          </w:rPr>
          <w:delText>461B</w:delText>
        </w:r>
        <w:r w:rsidR="0033544D" w:rsidRPr="00742779">
          <w:delText>These</w:delText>
        </w:r>
      </w:del>
      <w:ins w:id="791" w:author="Seth Oranburg" w:date="2026-03-07T09:50:00Z" w16du:dateUtc="2026-03-07T14:50:00Z">
        <w:r w:rsidR="0033544D" w:rsidRPr="00742779">
          <w:t>These</w:t>
        </w:r>
      </w:ins>
      <w:r w:rsidR="0033544D" w:rsidRPr="00742779">
        <w:t xml:space="preserve"> features solve certain coordination problems while creating others. Understanding partnership reveals both what statutory organizational law accomplishes and why it proves insufficient for larger or more complex enterprises. This chapter operationalizes the framework from Chapters 1 and 2 by showing how partnership law addresses the four fundamental problems. But it also reveals partnership</w:t>
      </w:r>
      <w:r w:rsidR="009F60D1" w:rsidRPr="00742779">
        <w:t>’</w:t>
      </w:r>
      <w:r w:rsidR="0033544D" w:rsidRPr="00742779">
        <w:t>s limitations—limitations that create the demand for corporate law, the subject of Chapter 4.</w:t>
      </w:r>
    </w:p>
    <w:p w14:paraId="3C99CEEF" w14:textId="77777777" w:rsidR="00753506" w:rsidRDefault="00742779">
      <w:pPr>
        <w:rPr>
          <w:ins w:id="792" w:author="Seth Oranburg" w:date="2026-03-07T09:50:00Z" w16du:dateUtc="2026-03-07T14:50:00Z"/>
        </w:rPr>
      </w:pPr>
      <w:del w:id="793" w:author="Seth Oranburg" w:date="2026-03-07T09:50:00Z" w16du:dateUtc="2026-03-07T14:50:00Z">
        <w:r w:rsidRPr="00742779">
          <w:rPr>
            <w:rFonts w:ascii="ZWAdobeF" w:hAnsi="ZWAdobeF" w:cs="ZWAdobeF"/>
            <w:sz w:val="2"/>
            <w:szCs w:val="2"/>
          </w:rPr>
          <w:delText>462B</w:delText>
        </w:r>
        <w:r w:rsidR="0033544D" w:rsidRPr="00742779">
          <w:delText>The</w:delText>
        </w:r>
      </w:del>
      <w:ins w:id="794" w:author="Seth Oranburg" w:date="2026-03-07T09:50:00Z" w16du:dateUtc="2026-03-07T14:50:00Z">
        <w:r w:rsidR="0059744E">
          <w:t xml:space="preserve">Zeeva's story begins here. Before ConstructEdge was a corporation, before there was an operating agreement or a term sheet, there was a conversation over coffee with her former classmate Sammy about splitting the revenue </w:t>
        </w:r>
        <w:r w:rsidR="0059744E">
          <w:lastRenderedPageBreak/>
          <w:t>from their first construction project. No written agreement, no lawyer, no filing. Just a handshake. Under the law of every American state, that conversation created a general partnership. The cases in this chapter reveal what that means in practice: who can bind the firm, who is liable for</w:t>
        </w:r>
        <w:r w:rsidR="0059744E">
          <w:t xml:space="preserve"> its debts, and what happens when two equal partners stop agreeing about ordinary business decisions. Understanding those consequences is what motivated Zeeva and Sammy, six months later, to call a lawyer.</w:t>
        </w:r>
      </w:ins>
    </w:p>
    <w:p w14:paraId="73A4878E" w14:textId="77777777" w:rsidR="0033544D" w:rsidRPr="00742779" w:rsidRDefault="0033544D" w:rsidP="000E54B1">
      <w:ins w:id="795" w:author="Seth Oranburg" w:date="2026-03-07T09:50:00Z" w16du:dateUtc="2026-03-07T14:50:00Z">
        <w:r w:rsidRPr="00742779">
          <w:t>The</w:t>
        </w:r>
      </w:ins>
      <w:r w:rsidRPr="00742779">
        <w:t xml:space="preserve"> best way to understand partnership is to see it in action. What happens when equal partners disagree about ordinary business decisions? Can one partner restrict another partner</w:t>
      </w:r>
      <w:r w:rsidR="009F60D1" w:rsidRPr="00742779">
        <w:t>’</w:t>
      </w:r>
      <w:r w:rsidRPr="00742779">
        <w:t>s authority to bind the partnership? Does a supplier have to investigate internal partnership disputes before extending credit? These questions came to a head in a small grocery store in North Carolina in the 1950s.</w:t>
      </w:r>
    </w:p>
    <w:p w14:paraId="09F13F89" w14:textId="77777777" w:rsidR="0033544D" w:rsidRPr="00742779" w:rsidRDefault="0033544D" w:rsidP="000E54B1">
      <w:pPr>
        <w:pStyle w:val="Heading2"/>
        <w:rPr>
          <w:rFonts w:eastAsia="Times New Roman"/>
        </w:rPr>
      </w:pPr>
      <w:r w:rsidRPr="00742779">
        <w:rPr>
          <w:rFonts w:eastAsia="Times New Roman"/>
        </w:rPr>
        <w:t>The Bread War</w:t>
      </w:r>
    </w:p>
    <w:p w14:paraId="071F224C" w14:textId="77777777" w:rsidR="0033544D" w:rsidRPr="00742779" w:rsidRDefault="00742779" w:rsidP="000E54B1">
      <w:del w:id="796" w:author="Seth Oranburg" w:date="2026-03-07T09:50:00Z" w16du:dateUtc="2026-03-07T14:50:00Z">
        <w:r w:rsidRPr="00742779">
          <w:rPr>
            <w:rFonts w:ascii="ZWAdobeF" w:hAnsi="ZWAdobeF" w:cs="ZWAdobeF"/>
            <w:sz w:val="2"/>
            <w:szCs w:val="2"/>
          </w:rPr>
          <w:delText>463B</w:delText>
        </w:r>
        <w:r w:rsidR="0033544D" w:rsidRPr="00742779">
          <w:delText>In</w:delText>
        </w:r>
      </w:del>
      <w:ins w:id="797" w:author="Seth Oranburg" w:date="2026-03-07T09:50:00Z" w16du:dateUtc="2026-03-07T14:50:00Z">
        <w:r w:rsidR="0033544D" w:rsidRPr="00742779">
          <w:t>In</w:t>
        </w:r>
      </w:ins>
      <w:r w:rsidR="0033544D" w:rsidRPr="00742779">
        <w:t xml:space="preserve"> March 1953, C. N. Stroud walked into the offices of the National Biscuit Company in North Carolina and delivered a message that seemed straightforward enough. He and Earl Freeman ran a grocery store together—Stroud</w:t>
      </w:r>
      <w:r w:rsidR="009F60D1" w:rsidRPr="00742779">
        <w:t>’</w:t>
      </w:r>
      <w:r w:rsidR="0033544D" w:rsidRPr="00742779">
        <w:t>s Food Center—and Freeman had been ordering too much bread. The inventory sat on the shelves. The invoices kept coming. Stroud wanted it to stop.</w:t>
      </w:r>
    </w:p>
    <w:p w14:paraId="50736193" w14:textId="77777777" w:rsidR="0033544D" w:rsidRPr="00742779" w:rsidRDefault="00742779" w:rsidP="000E54B1">
      <w:pPr>
        <w:pPrChange w:id="798" w:author="Seth Oranburg" w:date="2026-03-07T09:50:00Z" w16du:dateUtc="2026-03-07T14:50:00Z">
          <w:pPr>
            <w:pStyle w:val="NormalWeb"/>
          </w:pPr>
        </w:pPrChange>
      </w:pPr>
      <w:del w:id="799" w:author="Seth Oranburg" w:date="2026-03-07T09:50:00Z" w16du:dateUtc="2026-03-07T14:50:00Z">
        <w:r w:rsidRPr="00742779">
          <w:rPr>
            <w:rFonts w:ascii="ZWAdobeF" w:hAnsi="ZWAdobeF" w:cs="ZWAdobeF"/>
            <w:sz w:val="2"/>
            <w:szCs w:val="2"/>
          </w:rPr>
          <w:delText>464B</w:delText>
        </w:r>
        <w:r w:rsidR="0033544D" w:rsidRPr="00742779">
          <w:delText>He</w:delText>
        </w:r>
      </w:del>
      <w:ins w:id="800" w:author="Seth Oranburg" w:date="2026-03-07T09:50:00Z" w16du:dateUtc="2026-03-07T14:50:00Z">
        <w:r w:rsidR="0033544D" w:rsidRPr="00742779">
          <w:t>He</w:t>
        </w:r>
      </w:ins>
      <w:r w:rsidR="0033544D" w:rsidRPr="00742779">
        <w:t xml:space="preserve"> put it in writing. </w:t>
      </w:r>
      <w:r w:rsidR="009F60D1" w:rsidRPr="00742779">
        <w:t>“</w:t>
      </w:r>
      <w:r w:rsidR="0033544D" w:rsidRPr="00742779">
        <w:t>I personally will not be responsible for any additional bread sold by you to Stroud</w:t>
      </w:r>
      <w:r w:rsidR="009F60D1" w:rsidRPr="00742779">
        <w:t>’</w:t>
      </w:r>
      <w:r w:rsidR="0033544D" w:rsidRPr="00742779">
        <w:t>s Food Center.</w:t>
      </w:r>
      <w:r w:rsidR="009F60D1" w:rsidRPr="00742779">
        <w:t>”</w:t>
      </w:r>
      <w:r w:rsidR="0033544D">
        <w:fldChar w:fldCharType="begin"/>
      </w:r>
      <w:r w:rsidR="0033544D">
        <w:instrText>HYPERLINK \l "fn38-11647" \o "Jump to citation"</w:instrText>
      </w:r>
      <w:r w:rsidR="0033544D">
        <w:fldChar w:fldCharType="separate"/>
      </w:r>
      <w:r w:rsidR="0033544D" w:rsidRPr="00742779">
        <w:rPr>
          <w:rStyle w:val="Hyperlink"/>
          <w:color w:val="auto"/>
          <w:u w:val="none"/>
        </w:rPr>
        <w:t>[38</w:t>
      </w:r>
      <w:r w:rsidR="00360463" w:rsidRPr="00742779">
        <w:rPr>
          <w:rStyle w:val="Hyperlink"/>
          <w:color w:val="auto"/>
          <w:u w:val="none"/>
        </w:rPr>
        <w:t>]</w:t>
      </w:r>
      <w:r w:rsidR="0033544D">
        <w:fldChar w:fldCharType="end"/>
      </w:r>
    </w:p>
    <w:p w14:paraId="7573256E" w14:textId="77777777" w:rsidR="0033544D" w:rsidRPr="00742779" w:rsidRDefault="00742779" w:rsidP="000E54B1">
      <w:del w:id="801" w:author="Seth Oranburg" w:date="2026-03-07T09:50:00Z" w16du:dateUtc="2026-03-07T14:50:00Z">
        <w:r w:rsidRPr="00742779">
          <w:rPr>
            <w:rFonts w:ascii="ZWAdobeF" w:hAnsi="ZWAdobeF" w:cs="ZWAdobeF"/>
            <w:sz w:val="2"/>
            <w:szCs w:val="2"/>
          </w:rPr>
          <w:delText>465B</w:delText>
        </w:r>
        <w:r w:rsidR="0033544D" w:rsidRPr="00742779">
          <w:delText>There</w:delText>
        </w:r>
      </w:del>
      <w:ins w:id="802" w:author="Seth Oranburg" w:date="2026-03-07T09:50:00Z" w16du:dateUtc="2026-03-07T14:50:00Z">
        <w:r w:rsidR="0033544D" w:rsidRPr="00742779">
          <w:t>There</w:t>
        </w:r>
      </w:ins>
      <w:r w:rsidR="0033544D" w:rsidRPr="00742779">
        <w:t>. Done. Clear notice. The National Biscuit Company could no longer claim it didn</w:t>
      </w:r>
      <w:r w:rsidR="009F60D1" w:rsidRPr="00742779">
        <w:t>’</w:t>
      </w:r>
      <w:r w:rsidR="0033544D" w:rsidRPr="00742779">
        <w:t>t know.</w:t>
      </w:r>
    </w:p>
    <w:p w14:paraId="5D6FF5C7" w14:textId="77777777" w:rsidR="0033544D" w:rsidRPr="00742779" w:rsidRDefault="00742779" w:rsidP="000E54B1">
      <w:del w:id="803" w:author="Seth Oranburg" w:date="2026-03-07T09:50:00Z" w16du:dateUtc="2026-03-07T14:50:00Z">
        <w:r w:rsidRPr="00742779">
          <w:rPr>
            <w:rFonts w:ascii="ZWAdobeF" w:hAnsi="ZWAdobeF" w:cs="ZWAdobeF"/>
            <w:sz w:val="2"/>
            <w:szCs w:val="2"/>
          </w:rPr>
          <w:delText>466B</w:delText>
        </w:r>
        <w:r w:rsidR="0033544D" w:rsidRPr="00742779">
          <w:delText>Except</w:delText>
        </w:r>
      </w:del>
      <w:ins w:id="804" w:author="Seth Oranburg" w:date="2026-03-07T09:50:00Z" w16du:dateUtc="2026-03-07T14:50:00Z">
        <w:r w:rsidR="0033544D" w:rsidRPr="00742779">
          <w:t>Except</w:t>
        </w:r>
      </w:ins>
      <w:r w:rsidR="0033544D" w:rsidRPr="00742779">
        <w:t xml:space="preserve"> Freeman kept ordering bread anyway.</w:t>
      </w:r>
    </w:p>
    <w:p w14:paraId="2B34C70F" w14:textId="77777777" w:rsidR="0033544D" w:rsidRPr="00742779" w:rsidRDefault="00742779" w:rsidP="000E54B1">
      <w:del w:id="805" w:author="Seth Oranburg" w:date="2026-03-07T09:50:00Z" w16du:dateUtc="2026-03-07T14:50:00Z">
        <w:r w:rsidRPr="00742779">
          <w:rPr>
            <w:rFonts w:ascii="ZWAdobeF" w:hAnsi="ZWAdobeF" w:cs="ZWAdobeF"/>
            <w:sz w:val="2"/>
            <w:szCs w:val="2"/>
          </w:rPr>
          <w:delText>467B</w:delText>
        </w:r>
        <w:r w:rsidR="0033544D" w:rsidRPr="00742779">
          <w:delText>From</w:delText>
        </w:r>
      </w:del>
      <w:ins w:id="806" w:author="Seth Oranburg" w:date="2026-03-07T09:50:00Z" w16du:dateUtc="2026-03-07T14:50:00Z">
        <w:r w:rsidR="0033544D" w:rsidRPr="00742779">
          <w:t>From</w:t>
        </w:r>
      </w:ins>
      <w:r w:rsidR="0033544D" w:rsidRPr="00742779">
        <w:t xml:space="preserve"> February 6 to February 25, 1956, Freeman placed orders totaling $171.04—worth perhaps $2,000 in today</w:t>
      </w:r>
      <w:r w:rsidR="009F60D1" w:rsidRPr="00742779">
        <w:t>’</w:t>
      </w:r>
      <w:r w:rsidR="0033544D" w:rsidRPr="00742779">
        <w:t>s dollars. The National Biscuit Company</w:t>
      </w:r>
      <w:r w:rsidR="009F60D1" w:rsidRPr="00742779">
        <w:t>’</w:t>
      </w:r>
      <w:r w:rsidR="0033544D" w:rsidRPr="00742779">
        <w:t>s sales agent delivered the bread to Stroud</w:t>
      </w:r>
      <w:r w:rsidR="009F60D1" w:rsidRPr="00742779">
        <w:t>’</w:t>
      </w:r>
      <w:r w:rsidR="0033544D" w:rsidRPr="00742779">
        <w:t>s Food Center. The bread went on the shelves. Customers bought it. The store benefited from the inventory. And when the invoices came due, Stroud refused to pay. He pointed to his letter. He had said no. Freeman had no authority. How could the partnership possibly owe money for bread that one partner explicitly rejected?</w:t>
      </w:r>
    </w:p>
    <w:p w14:paraId="22C55647" w14:textId="77777777" w:rsidR="0033544D" w:rsidRPr="00742779" w:rsidRDefault="00742779" w:rsidP="000E54B1">
      <w:pPr>
        <w:pPrChange w:id="807" w:author="Seth Oranburg" w:date="2026-03-07T09:50:00Z" w16du:dateUtc="2026-03-07T14:50:00Z">
          <w:pPr>
            <w:pStyle w:val="NormalWeb"/>
          </w:pPr>
        </w:pPrChange>
      </w:pPr>
      <w:del w:id="808" w:author="Seth Oranburg" w:date="2026-03-07T09:50:00Z" w16du:dateUtc="2026-03-07T14:50:00Z">
        <w:r w:rsidRPr="00742779">
          <w:rPr>
            <w:rFonts w:ascii="ZWAdobeF" w:hAnsi="ZWAdobeF" w:cs="ZWAdobeF"/>
            <w:sz w:val="2"/>
            <w:szCs w:val="2"/>
          </w:rPr>
          <w:delText>468B</w:delText>
        </w:r>
        <w:r w:rsidR="0033544D" w:rsidRPr="00742779">
          <w:delText>The</w:delText>
        </w:r>
      </w:del>
      <w:ins w:id="809" w:author="Seth Oranburg" w:date="2026-03-07T09:50:00Z" w16du:dateUtc="2026-03-07T14:50:00Z">
        <w:r w:rsidR="0033544D" w:rsidRPr="00742779">
          <w:t>The</w:t>
        </w:r>
      </w:ins>
      <w:r w:rsidR="0033544D" w:rsidRPr="00742779">
        <w:t xml:space="preserve"> North Carolina Supreme Court had a simple answer: Stroud owed the full amount. His letter meant nothing. His explicit objection changed nothing. His partner Freeman had authority to buy bread for a grocery store, and that authority did not disappear merely because Stroud personally disagreed </w:t>
      </w:r>
      <w:r w:rsidR="0033544D" w:rsidRPr="00742779">
        <w:lastRenderedPageBreak/>
        <w:t>with the purchase. The partnership was bound. Stroud was personally liable. The bread was paid for.</w:t>
      </w:r>
      <w:r w:rsidR="0033544D">
        <w:fldChar w:fldCharType="begin"/>
      </w:r>
      <w:r w:rsidR="0033544D">
        <w:instrText>HYPERLINK \l "fn38-11647" \o "Jump to citation"</w:instrText>
      </w:r>
      <w:r w:rsidR="0033544D">
        <w:fldChar w:fldCharType="separate"/>
      </w:r>
      <w:r w:rsidR="0033544D" w:rsidRPr="00742779">
        <w:rPr>
          <w:rStyle w:val="Hyperlink"/>
          <w:color w:val="auto"/>
          <w:u w:val="none"/>
        </w:rPr>
        <w:t>[38</w:t>
      </w:r>
      <w:r w:rsidR="00360463" w:rsidRPr="00742779">
        <w:rPr>
          <w:rStyle w:val="Hyperlink"/>
          <w:color w:val="auto"/>
          <w:u w:val="none"/>
        </w:rPr>
        <w:t>]</w:t>
      </w:r>
      <w:r w:rsidR="0033544D">
        <w:fldChar w:fldCharType="end"/>
      </w:r>
    </w:p>
    <w:p w14:paraId="078BB4BE" w14:textId="77777777" w:rsidR="0033544D" w:rsidRPr="00742779" w:rsidRDefault="00742779" w:rsidP="000E54B1">
      <w:del w:id="810" w:author="Seth Oranburg" w:date="2026-03-07T09:50:00Z" w16du:dateUtc="2026-03-07T14:50:00Z">
        <w:r w:rsidRPr="00742779">
          <w:rPr>
            <w:rFonts w:ascii="ZWAdobeF" w:hAnsi="ZWAdobeF" w:cs="ZWAdobeF"/>
            <w:sz w:val="2"/>
            <w:szCs w:val="2"/>
          </w:rPr>
          <w:delText>469B</w:delText>
        </w:r>
        <w:r w:rsidR="0033544D" w:rsidRPr="00742779">
          <w:delText>This</w:delText>
        </w:r>
      </w:del>
      <w:ins w:id="811" w:author="Seth Oranburg" w:date="2026-03-07T09:50:00Z" w16du:dateUtc="2026-03-07T14:50:00Z">
        <w:r w:rsidR="0033544D" w:rsidRPr="00742779">
          <w:t>This</w:t>
        </w:r>
      </w:ins>
      <w:r w:rsidR="0033544D" w:rsidRPr="00742779">
        <w:t xml:space="preserve"> outcome surprises students every time. It feels fundamentally unfair. Stroud did everything right. He identified a problem. He notified the supplier directly. He made his position clear. Freeman ignored him. Yet Stroud bears the loss. Why?</w:t>
      </w:r>
    </w:p>
    <w:p w14:paraId="15A1936D" w14:textId="77777777" w:rsidR="0033544D" w:rsidRPr="00742779" w:rsidRDefault="00742779" w:rsidP="000E54B1">
      <w:del w:id="812" w:author="Seth Oranburg" w:date="2026-03-07T09:50:00Z" w16du:dateUtc="2026-03-07T14:50:00Z">
        <w:r w:rsidRPr="00742779">
          <w:rPr>
            <w:rFonts w:ascii="ZWAdobeF" w:hAnsi="ZWAdobeF" w:cs="ZWAdobeF"/>
            <w:sz w:val="2"/>
            <w:szCs w:val="2"/>
          </w:rPr>
          <w:delText>470B</w:delText>
        </w:r>
        <w:r w:rsidR="0033544D" w:rsidRPr="00742779">
          <w:delText>The</w:delText>
        </w:r>
      </w:del>
      <w:ins w:id="813" w:author="Seth Oranburg" w:date="2026-03-07T09:50:00Z" w16du:dateUtc="2026-03-07T14:50:00Z">
        <w:r w:rsidR="0033544D" w:rsidRPr="00742779">
          <w:t>The</w:t>
        </w:r>
      </w:ins>
      <w:r w:rsidR="0033544D" w:rsidRPr="00742779">
        <w:t xml:space="preserve"> answer reveals partnership law</w:t>
      </w:r>
      <w:r w:rsidR="009F60D1" w:rsidRPr="00742779">
        <w:t>’</w:t>
      </w:r>
      <w:r w:rsidR="0033544D" w:rsidRPr="00742779">
        <w:t>s foundational architecture and the tension between what partners can control internally and what third parties can rely on externally. Understanding that tension requires understanding what partnership is and why it exists.</w:t>
      </w:r>
    </w:p>
    <w:p w14:paraId="72A16B20" w14:textId="77777777" w:rsidR="0033544D" w:rsidRPr="00742779" w:rsidRDefault="0033544D" w:rsidP="000E54B1">
      <w:pPr>
        <w:pStyle w:val="Heading2"/>
        <w:rPr>
          <w:rFonts w:eastAsia="Times New Roman"/>
        </w:rPr>
      </w:pPr>
      <w:r w:rsidRPr="00742779">
        <w:rPr>
          <w:rFonts w:eastAsia="Times New Roman"/>
        </w:rPr>
        <w:t>Why Partnership Law Exists</w:t>
      </w:r>
    </w:p>
    <w:p w14:paraId="3597A31C" w14:textId="77777777" w:rsidR="0033544D" w:rsidRPr="00742779" w:rsidRDefault="00742779" w:rsidP="000E54B1">
      <w:del w:id="814" w:author="Seth Oranburg" w:date="2026-03-07T09:50:00Z" w16du:dateUtc="2026-03-07T14:50:00Z">
        <w:r w:rsidRPr="00742779">
          <w:rPr>
            <w:rFonts w:ascii="ZWAdobeF" w:hAnsi="ZWAdobeF" w:cs="ZWAdobeF"/>
            <w:sz w:val="2"/>
            <w:szCs w:val="2"/>
          </w:rPr>
          <w:delText>471B</w:delText>
        </w:r>
        <w:r w:rsidR="0033544D" w:rsidRPr="00742779">
          <w:delText>Chapter</w:delText>
        </w:r>
      </w:del>
      <w:ins w:id="815" w:author="Seth Oranburg" w:date="2026-03-07T09:50:00Z" w16du:dateUtc="2026-03-07T14:50:00Z">
        <w:r w:rsidR="0033544D" w:rsidRPr="00742779">
          <w:t>Chapter</w:t>
        </w:r>
      </w:ins>
      <w:r w:rsidR="0033544D" w:rsidRPr="00742779">
        <w:t xml:space="preserve"> 1 identified four fundamental problems that contract law cannot solve adequately: attribution (whose act binds the organization), governance (what rights and duties arise when agreements are incomplete), risk allocation (who bears losses when enterprise creates harm), and asset partitioning (where boundaries lie between organizational and personal wealth). Chapter 2 examined agency as the foundational relationship enabling delegation in business. Now we turn to partnership, the oldest and most basic form of collective business organization.</w:t>
      </w:r>
    </w:p>
    <w:p w14:paraId="15594603" w14:textId="77777777" w:rsidR="0033544D" w:rsidRPr="00742779" w:rsidRDefault="00742779" w:rsidP="000E54B1">
      <w:del w:id="816" w:author="Seth Oranburg" w:date="2026-03-07T09:50:00Z" w16du:dateUtc="2026-03-07T14:50:00Z">
        <w:r w:rsidRPr="00742779">
          <w:rPr>
            <w:rFonts w:ascii="ZWAdobeF" w:hAnsi="ZWAdobeF" w:cs="ZWAdobeF"/>
            <w:sz w:val="2"/>
            <w:szCs w:val="2"/>
          </w:rPr>
          <w:delText>472B</w:delText>
        </w:r>
        <w:r w:rsidR="0033544D" w:rsidRPr="00742779">
          <w:delText>Partnership</w:delText>
        </w:r>
      </w:del>
      <w:ins w:id="817" w:author="Seth Oranburg" w:date="2026-03-07T09:50:00Z" w16du:dateUtc="2026-03-07T14:50:00Z">
        <w:r w:rsidR="0033544D" w:rsidRPr="00742779">
          <w:t>Partnership</w:t>
        </w:r>
      </w:ins>
      <w:r w:rsidR="0033544D" w:rsidRPr="00742779">
        <w:t xml:space="preserve"> law shows what happens when statutory law builds on common law agency to enable co-ownership without hierarchy. Partners are simultaneously principals and agents. Each partner can bind the partnership to contracts. Each owes fiduciary duties to the others. Each bears unlimited personal liability for partnership obligations. These features solve certain coordination problems while creating others. Understanding partnership reveals both what statutory organizational law accomplishes and why it proves insufficient for larger or more complex enterprises.</w:t>
      </w:r>
    </w:p>
    <w:p w14:paraId="1CDF9697" w14:textId="77777777" w:rsidR="0033544D" w:rsidRPr="00742779" w:rsidRDefault="00742779" w:rsidP="000E54B1">
      <w:del w:id="818" w:author="Seth Oranburg" w:date="2026-03-07T09:50:00Z" w16du:dateUtc="2026-03-07T14:50:00Z">
        <w:r w:rsidRPr="00742779">
          <w:rPr>
            <w:rFonts w:ascii="ZWAdobeF" w:hAnsi="ZWAdobeF" w:cs="ZWAdobeF"/>
            <w:sz w:val="2"/>
            <w:szCs w:val="2"/>
          </w:rPr>
          <w:delText>473B</w:delText>
        </w:r>
        <w:r w:rsidR="0033544D" w:rsidRPr="00742779">
          <w:delText>This</w:delText>
        </w:r>
      </w:del>
      <w:ins w:id="819" w:author="Seth Oranburg" w:date="2026-03-07T09:50:00Z" w16du:dateUtc="2026-03-07T14:50:00Z">
        <w:r w:rsidR="0033544D" w:rsidRPr="00742779">
          <w:t>This</w:t>
        </w:r>
      </w:ins>
      <w:r w:rsidR="0033544D" w:rsidRPr="00742779">
        <w:t xml:space="preserve"> chapter operationalizes the framework from Chapters 1 and 2 by showing how partnership law addresses the four fundamental problems. But it also reveals partnership</w:t>
      </w:r>
      <w:r w:rsidR="009F60D1" w:rsidRPr="00742779">
        <w:t>’</w:t>
      </w:r>
      <w:r w:rsidR="0033544D" w:rsidRPr="00742779">
        <w:t>s limitations. The very features that make partnership workable for small, closely held ventures create problems that partnership law cannot solve: monitoring costs that grow geometrically as partnerships expand, unlimited liability that discourages capital investment, deadlock when equal partners disagree, and dissolution when continuity would be valuable. These limitations create the demand for corporate law, the subject of Chapter 4.</w:t>
      </w:r>
    </w:p>
    <w:p w14:paraId="48A0ECDB" w14:textId="77777777" w:rsidR="0033544D" w:rsidRPr="00742779" w:rsidRDefault="00742779" w:rsidP="000E54B1">
      <w:del w:id="820" w:author="Seth Oranburg" w:date="2026-03-07T09:50:00Z" w16du:dateUtc="2026-03-07T14:50:00Z">
        <w:r w:rsidRPr="00742779">
          <w:rPr>
            <w:rFonts w:ascii="ZWAdobeF" w:hAnsi="ZWAdobeF" w:cs="ZWAdobeF"/>
            <w:sz w:val="2"/>
            <w:szCs w:val="2"/>
          </w:rPr>
          <w:lastRenderedPageBreak/>
          <w:delText>474B</w:delText>
        </w:r>
        <w:r w:rsidR="0033544D" w:rsidRPr="00742779">
          <w:delText>Stroud</w:delText>
        </w:r>
      </w:del>
      <w:ins w:id="821" w:author="Seth Oranburg" w:date="2026-03-07T09:50:00Z" w16du:dateUtc="2026-03-07T14:50:00Z">
        <w:r w:rsidR="0033544D" w:rsidRPr="00742779">
          <w:t>Stroud</w:t>
        </w:r>
      </w:ins>
      <w:r w:rsidR="0033544D" w:rsidRPr="00742779">
        <w:t xml:space="preserve"> and Freeman</w:t>
      </w:r>
      <w:r w:rsidR="009F60D1" w:rsidRPr="00742779">
        <w:t>’</w:t>
      </w:r>
      <w:r w:rsidR="0033544D" w:rsidRPr="00742779">
        <w:t>s bread dispute is the perfect entry point into this world. Their conflict exposes how partnership law allocates authority between partners and protects third parties who deal with partnerships. But first, we need to understand how partnerships form in the first place.</w:t>
      </w:r>
    </w:p>
    <w:p w14:paraId="60AB6AC5" w14:textId="77777777" w:rsidR="0033544D" w:rsidRPr="00742779" w:rsidRDefault="0033544D" w:rsidP="000E54B1">
      <w:pPr>
        <w:pStyle w:val="Heading2"/>
        <w:rPr>
          <w:rFonts w:eastAsia="Times New Roman"/>
        </w:rPr>
      </w:pPr>
      <w:r w:rsidRPr="00742779">
        <w:rPr>
          <w:rFonts w:eastAsia="Times New Roman"/>
        </w:rPr>
        <w:t>Formation: The Default Organization</w:t>
      </w:r>
    </w:p>
    <w:p w14:paraId="2B2BDFE9" w14:textId="77777777" w:rsidR="0033544D" w:rsidRPr="00742779" w:rsidRDefault="00742779" w:rsidP="000E54B1">
      <w:del w:id="822" w:author="Seth Oranburg" w:date="2026-03-07T09:50:00Z" w16du:dateUtc="2026-03-07T14:50:00Z">
        <w:r w:rsidRPr="00742779">
          <w:rPr>
            <w:rFonts w:ascii="ZWAdobeF" w:hAnsi="ZWAdobeF" w:cs="ZWAdobeF"/>
            <w:sz w:val="2"/>
            <w:szCs w:val="2"/>
          </w:rPr>
          <w:delText>475B</w:delText>
        </w:r>
        <w:r w:rsidR="0033544D" w:rsidRPr="00742779">
          <w:delText>Partnership</w:delText>
        </w:r>
      </w:del>
      <w:ins w:id="823" w:author="Seth Oranburg" w:date="2026-03-07T09:50:00Z" w16du:dateUtc="2026-03-07T14:50:00Z">
        <w:r w:rsidR="0033544D" w:rsidRPr="00742779">
          <w:t>Partnership</w:t>
        </w:r>
      </w:ins>
      <w:r w:rsidR="0033544D" w:rsidRPr="00742779">
        <w:t xml:space="preserve"> is the default organizational structure for co-owned business. Unlike corporations, which require filing articles of incorporation with the state, partnerships form whenever two or more people carry on a business for profit as co-owners. No paperwork is required. No state approval is necessary. No filing fee must be paid. If you and a friend start selling handmade furniture and split the profits, you have formed a partnership whether you intended to or not.</w:t>
      </w:r>
    </w:p>
    <w:p w14:paraId="4D39A70A" w14:textId="77777777" w:rsidR="0033544D" w:rsidRPr="00742779" w:rsidRDefault="00742779" w:rsidP="000E54B1">
      <w:del w:id="824" w:author="Seth Oranburg" w:date="2026-03-07T09:50:00Z" w16du:dateUtc="2026-03-07T14:50:00Z">
        <w:r w:rsidRPr="00742779">
          <w:rPr>
            <w:rFonts w:ascii="ZWAdobeF" w:hAnsi="ZWAdobeF" w:cs="ZWAdobeF"/>
            <w:sz w:val="2"/>
            <w:szCs w:val="2"/>
          </w:rPr>
          <w:delText>476B</w:delText>
        </w:r>
        <w:r w:rsidR="0033544D" w:rsidRPr="00742779">
          <w:delText>Consider</w:delText>
        </w:r>
      </w:del>
      <w:ins w:id="825" w:author="Seth Oranburg" w:date="2026-03-07T09:50:00Z" w16du:dateUtc="2026-03-07T14:50:00Z">
        <w:r w:rsidR="0033544D" w:rsidRPr="00742779">
          <w:t>Consider</w:t>
        </w:r>
      </w:ins>
      <w:r w:rsidR="0033544D" w:rsidRPr="00742779">
        <w:t xml:space="preserve"> what this means in practice. Zeeva and Sammy from Chapter 1 decide to operate a construction business together. They shake hands. They agree to split profits 50-50. They buy a truck, lease some equipment, and take their first job. In that moment, they form a general partnership. They have not signed partnership papers. They may not know what </w:t>
      </w:r>
      <w:r w:rsidR="009F60D1" w:rsidRPr="00742779">
        <w:t>“</w:t>
      </w:r>
      <w:r w:rsidR="0033544D" w:rsidRPr="00742779">
        <w:t>partnership</w:t>
      </w:r>
      <w:r w:rsidR="009F60D1" w:rsidRPr="00742779">
        <w:t>”</w:t>
      </w:r>
      <w:r w:rsidR="0033544D" w:rsidRPr="00742779">
        <w:t xml:space="preserve"> means legally. They may think they are merely collaborators or joint contractors. But partnership law governs their relationship and their dealings with third parties from the moment they begin operating a business together for shared profit.</w:t>
      </w:r>
    </w:p>
    <w:p w14:paraId="37CA09B8" w14:textId="77777777" w:rsidR="0033544D" w:rsidRPr="00742779" w:rsidRDefault="00742779" w:rsidP="000E54B1">
      <w:del w:id="826" w:author="Seth Oranburg" w:date="2026-03-07T09:50:00Z" w16du:dateUtc="2026-03-07T14:50:00Z">
        <w:r w:rsidRPr="00742779">
          <w:rPr>
            <w:rFonts w:ascii="ZWAdobeF" w:hAnsi="ZWAdobeF" w:cs="ZWAdobeF"/>
            <w:sz w:val="2"/>
            <w:szCs w:val="2"/>
          </w:rPr>
          <w:delText>477B</w:delText>
        </w:r>
        <w:r w:rsidR="0033544D" w:rsidRPr="00742779">
          <w:delText>This</w:delText>
        </w:r>
      </w:del>
      <w:ins w:id="827" w:author="Seth Oranburg" w:date="2026-03-07T09:50:00Z" w16du:dateUtc="2026-03-07T14:50:00Z">
        <w:r w:rsidR="0033544D" w:rsidRPr="00742779">
          <w:t>This</w:t>
        </w:r>
      </w:ins>
      <w:r w:rsidR="0033544D" w:rsidRPr="00742779">
        <w:t xml:space="preserve"> default-formation rule reflects partnership</w:t>
      </w:r>
      <w:r w:rsidR="009F60D1" w:rsidRPr="00742779">
        <w:t>’</w:t>
      </w:r>
      <w:r w:rsidR="0033544D" w:rsidRPr="00742779">
        <w:t>s historical origins. For centuries before corporations became widely available, merchants and traders needed mechanisms for pooling capital, sharing risks, and coordinating commercial activity. Partnership emerged as the legal framework for these arrangements. English common law recognized partnerships long before Parliament created general incorporation statutes. American states codified partnership principles in the Uniform Partnership Act of 1914 and updated them in the Revised Uniform Partnership Act of 1997, but the core concepts remain rooted in centuries of commercial practice.</w:t>
      </w:r>
    </w:p>
    <w:p w14:paraId="5CE39E93" w14:textId="77777777" w:rsidR="0033544D" w:rsidRPr="00742779" w:rsidRDefault="0033544D" w:rsidP="000E54B1">
      <w:pPr>
        <w:pStyle w:val="Heading3"/>
        <w:rPr>
          <w:rFonts w:eastAsia="Times New Roman"/>
        </w:rPr>
      </w:pPr>
      <w:r w:rsidRPr="00742779">
        <w:rPr>
          <w:rFonts w:eastAsia="Times New Roman"/>
        </w:rPr>
        <w:t>The Three Elements</w:t>
      </w:r>
    </w:p>
    <w:p w14:paraId="2347593A" w14:textId="77777777" w:rsidR="0033544D" w:rsidRPr="00742779" w:rsidRDefault="00742779" w:rsidP="000E54B1">
      <w:pPr>
        <w:pPrChange w:id="828" w:author="Seth Oranburg" w:date="2026-03-07T09:50:00Z" w16du:dateUtc="2026-03-07T14:50:00Z">
          <w:pPr>
            <w:pStyle w:val="NormalWeb"/>
          </w:pPr>
        </w:pPrChange>
      </w:pPr>
      <w:del w:id="829" w:author="Seth Oranburg" w:date="2026-03-07T09:50:00Z" w16du:dateUtc="2026-03-07T14:50:00Z">
        <w:r w:rsidRPr="00742779">
          <w:rPr>
            <w:rFonts w:ascii="ZWAdobeF" w:hAnsi="ZWAdobeF" w:cs="ZWAdobeF"/>
            <w:sz w:val="2"/>
            <w:szCs w:val="2"/>
          </w:rPr>
          <w:delText>478B</w:delText>
        </w:r>
        <w:r w:rsidR="0033544D" w:rsidRPr="00742779">
          <w:delText>The</w:delText>
        </w:r>
      </w:del>
      <w:ins w:id="830" w:author="Seth Oranburg" w:date="2026-03-07T09:50:00Z" w16du:dateUtc="2026-03-07T14:50:00Z">
        <w:r w:rsidR="0033544D" w:rsidRPr="00742779">
          <w:t>The</w:t>
        </w:r>
      </w:ins>
      <w:r w:rsidR="0033544D" w:rsidRPr="00742779">
        <w:t xml:space="preserve"> Revised Uniform Partnership Act defines partnership as </w:t>
      </w:r>
      <w:r w:rsidR="009F60D1" w:rsidRPr="00742779">
        <w:t>“</w:t>
      </w:r>
      <w:r w:rsidR="0033544D" w:rsidRPr="00742779">
        <w:t>an association of two or more persons to carry on as co-owners a business for profit.</w:t>
      </w:r>
      <w:r w:rsidR="009F60D1" w:rsidRPr="00742779">
        <w:t>”</w:t>
      </w:r>
      <w:r w:rsidR="0033544D">
        <w:fldChar w:fldCharType="begin"/>
      </w:r>
      <w:r w:rsidR="0033544D">
        <w:instrText>HYPERLINK \l "fn39-11647" \o "Jump to citation"</w:instrText>
      </w:r>
      <w:r w:rsidR="0033544D">
        <w:fldChar w:fldCharType="separate"/>
      </w:r>
      <w:r w:rsidR="0033544D" w:rsidRPr="00742779">
        <w:rPr>
          <w:rStyle w:val="Hyperlink"/>
          <w:color w:val="auto"/>
          <w:u w:val="none"/>
        </w:rPr>
        <w:t>[39</w:t>
      </w:r>
      <w:r w:rsidR="00FA601A" w:rsidRPr="00742779">
        <w:rPr>
          <w:rStyle w:val="Hyperlink"/>
          <w:color w:val="auto"/>
          <w:u w:val="none"/>
        </w:rPr>
        <w:t>]</w:t>
      </w:r>
      <w:r w:rsidR="0033544D" w:rsidRPr="00742779">
        <w:rPr>
          <w:rStyle w:val="citekey"/>
          <w:vanish/>
        </w:rPr>
        <w:t>(a)</w:t>
      </w:r>
      <w:r w:rsidR="0033544D">
        <w:fldChar w:fldCharType="end"/>
      </w:r>
      <w:r w:rsidR="0033544D" w:rsidRPr="00742779">
        <w:t xml:space="preserve"> Three elements determine whether a partnership exists, and </w:t>
      </w:r>
      <w:r w:rsidR="0033544D" w:rsidRPr="00742779">
        <w:lastRenderedPageBreak/>
        <w:t>understanding them helps explain why Stroud could not escape liability by sending a letter.</w:t>
      </w:r>
    </w:p>
    <w:p w14:paraId="0336C829" w14:textId="77777777" w:rsidR="0033544D" w:rsidRPr="00742779" w:rsidRDefault="00742779" w:rsidP="000E54B1">
      <w:del w:id="831" w:author="Seth Oranburg" w:date="2026-03-07T09:50:00Z" w16du:dateUtc="2026-03-07T14:50:00Z">
        <w:r w:rsidRPr="00742779">
          <w:rPr>
            <w:rStyle w:val="Strong"/>
            <w:rFonts w:ascii="ZWAdobeF" w:hAnsi="ZWAdobeF" w:cs="ZWAdobeF"/>
            <w:b w:val="0"/>
            <w:sz w:val="2"/>
            <w:szCs w:val="2"/>
          </w:rPr>
          <w:delText>479B</w:delText>
        </w:r>
        <w:r w:rsidR="0033544D" w:rsidRPr="00742779">
          <w:rPr>
            <w:rStyle w:val="Strong"/>
          </w:rPr>
          <w:delText>Association</w:delText>
        </w:r>
      </w:del>
      <w:ins w:id="832" w:author="Seth Oranburg" w:date="2026-03-07T09:50:00Z" w16du:dateUtc="2026-03-07T14:50:00Z">
        <w:r w:rsidR="0033544D" w:rsidRPr="00742779">
          <w:rPr>
            <w:rStyle w:val="Strong"/>
          </w:rPr>
          <w:t>Association</w:t>
        </w:r>
      </w:ins>
      <w:r w:rsidR="0033544D" w:rsidRPr="00742779">
        <w:t xml:space="preserve"> means a voluntary relationship. Creditors, landlords, and customers who deal with a business are not partners merely because they have economic relationships with it. Partners must agree to associate, though the agreement can be informal and even unspoken. When Stroud and Freeman decided to operate Stroud</w:t>
      </w:r>
      <w:r w:rsidR="009F60D1" w:rsidRPr="00742779">
        <w:t>’</w:t>
      </w:r>
      <w:r w:rsidR="0033544D" w:rsidRPr="00742779">
        <w:t>s Food Center together, they associated voluntarily. The fact that they later disagreed about bread orders did not undo their association.</w:t>
      </w:r>
    </w:p>
    <w:p w14:paraId="67A98850" w14:textId="77777777" w:rsidR="0033544D" w:rsidRPr="00742779" w:rsidRDefault="00742779" w:rsidP="000E54B1">
      <w:pPr>
        <w:pPrChange w:id="833" w:author="Seth Oranburg" w:date="2026-03-07T09:50:00Z" w16du:dateUtc="2026-03-07T14:50:00Z">
          <w:pPr>
            <w:pStyle w:val="NormalWeb"/>
          </w:pPr>
        </w:pPrChange>
      </w:pPr>
      <w:del w:id="834" w:author="Seth Oranburg" w:date="2026-03-07T09:50:00Z" w16du:dateUtc="2026-03-07T14:50:00Z">
        <w:r w:rsidRPr="00742779">
          <w:rPr>
            <w:rStyle w:val="Strong"/>
            <w:rFonts w:ascii="ZWAdobeF" w:hAnsi="ZWAdobeF" w:cs="ZWAdobeF"/>
            <w:b w:val="0"/>
            <w:sz w:val="2"/>
            <w:szCs w:val="2"/>
          </w:rPr>
          <w:delText>480B</w:delText>
        </w:r>
        <w:r w:rsidR="0033544D" w:rsidRPr="00742779">
          <w:rPr>
            <w:rStyle w:val="Strong"/>
          </w:rPr>
          <w:delText>Co</w:delText>
        </w:r>
      </w:del>
      <w:ins w:id="835" w:author="Seth Oranburg" w:date="2026-03-07T09:50:00Z" w16du:dateUtc="2026-03-07T14:50:00Z">
        <w:r w:rsidR="0033544D" w:rsidRPr="00742779">
          <w:rPr>
            <w:rStyle w:val="Strong"/>
          </w:rPr>
          <w:t>Co</w:t>
        </w:r>
      </w:ins>
      <w:r w:rsidR="0033544D" w:rsidRPr="00742779">
        <w:rPr>
          <w:rStyle w:val="Strong"/>
        </w:rPr>
        <w:t>-ownership</w:t>
      </w:r>
      <w:r w:rsidR="0033544D" w:rsidRPr="00742779">
        <w:t xml:space="preserve"> means shared control over the business and shared rights to its profits. This distinguishes partnership from employment. An employee works for wages under the employer</w:t>
      </w:r>
      <w:r w:rsidR="009F60D1" w:rsidRPr="00742779">
        <w:t>’</w:t>
      </w:r>
      <w:r w:rsidR="0033544D" w:rsidRPr="00742779">
        <w:t>s direction. A partner shares in management and in the business</w:t>
      </w:r>
      <w:r w:rsidR="009F60D1" w:rsidRPr="00742779">
        <w:t>’</w:t>
      </w:r>
      <w:r w:rsidR="0033544D" w:rsidRPr="00742779">
        <w:t xml:space="preserve">s success or failure. The right to share profits is particularly significant. Under the Revised Uniform Partnership Act, </w:t>
      </w:r>
      <w:r w:rsidR="009F60D1" w:rsidRPr="00742779">
        <w:t>“</w:t>
      </w:r>
      <w:r w:rsidR="0033544D" w:rsidRPr="00742779">
        <w:t>a person who receives a share of the profits of a business is presumed to be a partner in the business.</w:t>
      </w:r>
      <w:r w:rsidR="009F60D1" w:rsidRPr="00742779">
        <w:t>”</w:t>
      </w:r>
      <w:r w:rsidR="0033544D">
        <w:fldChar w:fldCharType="begin"/>
      </w:r>
      <w:r w:rsidR="0033544D">
        <w:instrText>HYPERLINK \l "fn40-11647" \o "Jump to citation"</w:instrText>
      </w:r>
      <w:r w:rsidR="0033544D">
        <w:fldChar w:fldCharType="separate"/>
      </w:r>
      <w:r w:rsidR="0033544D" w:rsidRPr="00742779">
        <w:rPr>
          <w:rStyle w:val="Hyperlink"/>
          <w:color w:val="auto"/>
          <w:u w:val="none"/>
        </w:rPr>
        <w:t>[40</w:t>
      </w:r>
      <w:r w:rsidR="00FA601A" w:rsidRPr="00742779">
        <w:rPr>
          <w:rStyle w:val="Hyperlink"/>
          <w:color w:val="auto"/>
          <w:u w:val="none"/>
        </w:rPr>
        <w:t>]</w:t>
      </w:r>
      <w:r w:rsidR="0033544D" w:rsidRPr="00742779">
        <w:rPr>
          <w:rStyle w:val="citekey"/>
          <w:vanish/>
        </w:rPr>
        <w:t>(c)</w:t>
      </w:r>
      <w:r w:rsidR="0033544D">
        <w:fldChar w:fldCharType="end"/>
      </w:r>
      <w:r w:rsidR="0033544D" w:rsidRPr="00742779">
        <w:t xml:space="preserve"> This presumption can be rebutted by showing the profit share was payment of a debt, wages, rent, interest on a loan, or some other nonproprietary claim, but sharing profits creates a strong inference of partnership status.</w:t>
      </w:r>
    </w:p>
    <w:p w14:paraId="6DDF407A" w14:textId="77777777" w:rsidR="0033544D" w:rsidRPr="00742779" w:rsidRDefault="00742779" w:rsidP="000E54B1">
      <w:del w:id="836" w:author="Seth Oranburg" w:date="2026-03-07T09:50:00Z" w16du:dateUtc="2026-03-07T14:50:00Z">
        <w:r w:rsidRPr="00742779">
          <w:rPr>
            <w:rStyle w:val="Strong"/>
            <w:rFonts w:ascii="ZWAdobeF" w:hAnsi="ZWAdobeF" w:cs="ZWAdobeF"/>
            <w:b w:val="0"/>
            <w:sz w:val="2"/>
            <w:szCs w:val="2"/>
          </w:rPr>
          <w:delText>481B</w:delText>
        </w:r>
        <w:r w:rsidR="0033544D" w:rsidRPr="00742779">
          <w:rPr>
            <w:rStyle w:val="Strong"/>
          </w:rPr>
          <w:delText>Business</w:delText>
        </w:r>
      </w:del>
      <w:ins w:id="837" w:author="Seth Oranburg" w:date="2026-03-07T09:50:00Z" w16du:dateUtc="2026-03-07T14:50:00Z">
        <w:r w:rsidR="0033544D" w:rsidRPr="00742779">
          <w:rPr>
            <w:rStyle w:val="Strong"/>
          </w:rPr>
          <w:t>Business</w:t>
        </w:r>
      </w:ins>
      <w:r w:rsidR="0033544D" w:rsidRPr="00742779">
        <w:rPr>
          <w:rStyle w:val="Strong"/>
        </w:rPr>
        <w:t xml:space="preserve"> for profit</w:t>
      </w:r>
      <w:r w:rsidR="0033544D" w:rsidRPr="00742779">
        <w:t xml:space="preserve"> distinguishes partnerships from nonprofit associations, social clubs, and charitable organizations. Partners pursue economic gain through commercial activity. They may fail to earn profits, but profit must be the objective. Stroud and Freeman ran a grocery store. They bought inventory at wholesale and sold it at retail. They employed workers. They served customers. This was unquestionably a business for profit.</w:t>
      </w:r>
    </w:p>
    <w:p w14:paraId="28B969E1" w14:textId="77777777" w:rsidR="0033544D" w:rsidRPr="00742779" w:rsidRDefault="00742779" w:rsidP="000E54B1">
      <w:del w:id="838" w:author="Seth Oranburg" w:date="2026-03-07T09:50:00Z" w16du:dateUtc="2026-03-07T14:50:00Z">
        <w:r w:rsidRPr="00742779">
          <w:rPr>
            <w:rFonts w:ascii="ZWAdobeF" w:hAnsi="ZWAdobeF" w:cs="ZWAdobeF"/>
            <w:sz w:val="2"/>
            <w:szCs w:val="2"/>
          </w:rPr>
          <w:delText>482B</w:delText>
        </w:r>
        <w:r w:rsidR="0033544D" w:rsidRPr="00742779">
          <w:delText>These</w:delText>
        </w:r>
      </w:del>
      <w:ins w:id="839" w:author="Seth Oranburg" w:date="2026-03-07T09:50:00Z" w16du:dateUtc="2026-03-07T14:50:00Z">
        <w:r w:rsidR="0033544D" w:rsidRPr="00742779">
          <w:t>These</w:t>
        </w:r>
      </w:ins>
      <w:r w:rsidR="0033544D" w:rsidRPr="00742779">
        <w:t xml:space="preserve"> three elements were satisfied the moment Stroud and Freeman began operating together. They formed a partnership by operation of law. What they never did—and what created the problem that led to litigation—was specify what would happen when they disagreed about ordinary business decisions like how much bread to buy.</w:t>
      </w:r>
    </w:p>
    <w:p w14:paraId="6C1FA33E" w14:textId="77777777" w:rsidR="0033544D" w:rsidRPr="00742779" w:rsidRDefault="0033544D" w:rsidP="000E54B1">
      <w:pPr>
        <w:pStyle w:val="Heading3"/>
        <w:rPr>
          <w:rFonts w:eastAsia="Times New Roman"/>
        </w:rPr>
      </w:pPr>
      <w:r w:rsidRPr="00742779">
        <w:rPr>
          <w:rFonts w:eastAsia="Times New Roman"/>
        </w:rPr>
        <w:t>Why Default Formation Serves Third Parties</w:t>
      </w:r>
    </w:p>
    <w:p w14:paraId="14C67ECE" w14:textId="77777777" w:rsidR="0033544D" w:rsidRPr="00742779" w:rsidRDefault="00742779" w:rsidP="000E54B1">
      <w:del w:id="840" w:author="Seth Oranburg" w:date="2026-03-07T09:50:00Z" w16du:dateUtc="2026-03-07T14:50:00Z">
        <w:r w:rsidRPr="00742779">
          <w:rPr>
            <w:rFonts w:ascii="ZWAdobeF" w:hAnsi="ZWAdobeF" w:cs="ZWAdobeF"/>
            <w:sz w:val="2"/>
            <w:szCs w:val="2"/>
          </w:rPr>
          <w:delText>483B</w:delText>
        </w:r>
        <w:r w:rsidR="0033544D" w:rsidRPr="00742779">
          <w:delText>Now</w:delText>
        </w:r>
      </w:del>
      <w:ins w:id="841" w:author="Seth Oranburg" w:date="2026-03-07T09:50:00Z" w16du:dateUtc="2026-03-07T14:50:00Z">
        <w:r w:rsidR="0033544D" w:rsidRPr="00742779">
          <w:t>Now</w:t>
        </w:r>
      </w:ins>
      <w:r w:rsidR="0033544D" w:rsidRPr="00742779">
        <w:t xml:space="preserve"> return to Stroud</w:t>
      </w:r>
      <w:r w:rsidR="009F60D1" w:rsidRPr="00742779">
        <w:t>’</w:t>
      </w:r>
      <w:r w:rsidR="0033544D" w:rsidRPr="00742779">
        <w:t>s letter to the National Biscuit Company. Why didn</w:t>
      </w:r>
      <w:r w:rsidR="009F60D1" w:rsidRPr="00742779">
        <w:t>’</w:t>
      </w:r>
      <w:r w:rsidR="0033544D" w:rsidRPr="00742779">
        <w:t>t it work? Why couldn</w:t>
      </w:r>
      <w:r w:rsidR="009F60D1" w:rsidRPr="00742779">
        <w:t>’</w:t>
      </w:r>
      <w:r w:rsidR="0033544D" w:rsidRPr="00742779">
        <w:t>t Stroud protect himself by notifying the supplier that he would not be responsible for Freeman</w:t>
      </w:r>
      <w:r w:rsidR="009F60D1" w:rsidRPr="00742779">
        <w:t>’</w:t>
      </w:r>
      <w:r w:rsidR="0033544D" w:rsidRPr="00742779">
        <w:t>s orders?</w:t>
      </w:r>
    </w:p>
    <w:p w14:paraId="1DFB734A" w14:textId="77777777" w:rsidR="0033544D" w:rsidRPr="00742779" w:rsidRDefault="00742779" w:rsidP="000E54B1">
      <w:del w:id="842" w:author="Seth Oranburg" w:date="2026-03-07T09:50:00Z" w16du:dateUtc="2026-03-07T14:50:00Z">
        <w:r w:rsidRPr="00742779">
          <w:rPr>
            <w:rFonts w:ascii="ZWAdobeF" w:hAnsi="ZWAdobeF" w:cs="ZWAdobeF"/>
            <w:sz w:val="2"/>
            <w:szCs w:val="2"/>
          </w:rPr>
          <w:delText>484B</w:delText>
        </w:r>
        <w:r w:rsidR="0033544D" w:rsidRPr="00742779">
          <w:delText>The</w:delText>
        </w:r>
      </w:del>
      <w:ins w:id="843" w:author="Seth Oranburg" w:date="2026-03-07T09:50:00Z" w16du:dateUtc="2026-03-07T14:50:00Z">
        <w:r w:rsidR="0033544D" w:rsidRPr="00742779">
          <w:t>The</w:t>
        </w:r>
      </w:ins>
      <w:r w:rsidR="0033544D" w:rsidRPr="00742779">
        <w:t xml:space="preserve"> answer lies in the stranger problem from Chapter 1. Third parties cannot easily audit private agreements between business participants. The National Biscuit Company</w:t>
      </w:r>
      <w:r w:rsidR="009F60D1" w:rsidRPr="00742779">
        <w:t>’</w:t>
      </w:r>
      <w:r w:rsidR="0033544D" w:rsidRPr="00742779">
        <w:t xml:space="preserve">s sales agent knew that Stroud and Freeman operated </w:t>
      </w:r>
      <w:r w:rsidR="0033544D" w:rsidRPr="00742779">
        <w:lastRenderedPageBreak/>
        <w:t>a grocery store together. The agent knew they had been buying bread from the company for years. The agent saw Freeman place orders in the partnership</w:t>
      </w:r>
      <w:r w:rsidR="009F60D1" w:rsidRPr="00742779">
        <w:t>’</w:t>
      </w:r>
      <w:r w:rsidR="0033544D" w:rsidRPr="00742779">
        <w:t>s name. These observable facts indicated that Freeman had authority to buy groceries for a grocery store.</w:t>
      </w:r>
    </w:p>
    <w:p w14:paraId="5282982D" w14:textId="77777777" w:rsidR="0033544D" w:rsidRPr="00742779" w:rsidRDefault="00742779" w:rsidP="000E54B1">
      <w:del w:id="844" w:author="Seth Oranburg" w:date="2026-03-07T09:50:00Z" w16du:dateUtc="2026-03-07T14:50:00Z">
        <w:r w:rsidRPr="00742779">
          <w:rPr>
            <w:rFonts w:ascii="ZWAdobeF" w:hAnsi="ZWAdobeF" w:cs="ZWAdobeF"/>
            <w:sz w:val="2"/>
            <w:szCs w:val="2"/>
          </w:rPr>
          <w:delText>485B</w:delText>
        </w:r>
        <w:r w:rsidR="0033544D" w:rsidRPr="00742779">
          <w:delText>Stroud</w:delText>
        </w:r>
        <w:r w:rsidR="009F60D1" w:rsidRPr="00742779">
          <w:delText>’</w:delText>
        </w:r>
        <w:r w:rsidR="0033544D" w:rsidRPr="00742779">
          <w:delText>s</w:delText>
        </w:r>
      </w:del>
      <w:ins w:id="845" w:author="Seth Oranburg" w:date="2026-03-07T09:50:00Z" w16du:dateUtc="2026-03-07T14:50:00Z">
        <w:r w:rsidR="0033544D" w:rsidRPr="00742779">
          <w:t>Stroud</w:t>
        </w:r>
        <w:r w:rsidR="009F60D1" w:rsidRPr="00742779">
          <w:t>’</w:t>
        </w:r>
        <w:r w:rsidR="0033544D" w:rsidRPr="00742779">
          <w:t>s</w:t>
        </w:r>
      </w:ins>
      <w:r w:rsidR="0033544D" w:rsidRPr="00742779">
        <w:t xml:space="preserve"> letter created doubt, but it did not change the fundamental reality. Freeman was still a partner. Stroud</w:t>
      </w:r>
      <w:r w:rsidR="009F60D1" w:rsidRPr="00742779">
        <w:t>’</w:t>
      </w:r>
      <w:r w:rsidR="0033544D" w:rsidRPr="00742779">
        <w:t>s Food Center was still a grocery store. Buying bread was still exactly the kind of thing grocery store partners do. The supplier faced a dilemma: Was Stroud</w:t>
      </w:r>
      <w:r w:rsidR="009F60D1" w:rsidRPr="00742779">
        <w:t>’</w:t>
      </w:r>
      <w:r w:rsidR="0033544D" w:rsidRPr="00742779">
        <w:t>s objection a valid restriction on Freeman</w:t>
      </w:r>
      <w:r w:rsidR="009F60D1" w:rsidRPr="00742779">
        <w:t>’</w:t>
      </w:r>
      <w:r w:rsidR="0033544D" w:rsidRPr="00742779">
        <w:t>s authority, or was it merely evidence of an internal dispute that did not affect Freeman</w:t>
      </w:r>
      <w:r w:rsidR="009F60D1" w:rsidRPr="00742779">
        <w:t>’</w:t>
      </w:r>
      <w:r w:rsidR="0033544D" w:rsidRPr="00742779">
        <w:t>s power to bind the partnership?</w:t>
      </w:r>
    </w:p>
    <w:p w14:paraId="7714DC52" w14:textId="77777777" w:rsidR="0033544D" w:rsidRPr="00742779" w:rsidRDefault="00742779" w:rsidP="000E54B1">
      <w:del w:id="846" w:author="Seth Oranburg" w:date="2026-03-07T09:50:00Z" w16du:dateUtc="2026-03-07T14:50:00Z">
        <w:r w:rsidRPr="00742779">
          <w:rPr>
            <w:rFonts w:ascii="ZWAdobeF" w:hAnsi="ZWAdobeF" w:cs="ZWAdobeF"/>
            <w:sz w:val="2"/>
            <w:szCs w:val="2"/>
          </w:rPr>
          <w:delText>486B</w:delText>
        </w:r>
        <w:r w:rsidR="0033544D" w:rsidRPr="00742779">
          <w:delText>Partnership</w:delText>
        </w:r>
      </w:del>
      <w:ins w:id="847" w:author="Seth Oranburg" w:date="2026-03-07T09:50:00Z" w16du:dateUtc="2026-03-07T14:50:00Z">
        <w:r w:rsidR="0033544D" w:rsidRPr="00742779">
          <w:t>Partnership</w:t>
        </w:r>
      </w:ins>
      <w:r w:rsidR="0033544D" w:rsidRPr="00742779">
        <w:t xml:space="preserve"> law resolves this dilemma by protecting third parties at partners</w:t>
      </w:r>
      <w:r w:rsidR="009F60D1" w:rsidRPr="00742779">
        <w:t>’</w:t>
      </w:r>
      <w:r w:rsidR="0033544D" w:rsidRPr="00742779">
        <w:t xml:space="preserve"> expense. When a partner acts within the ordinary course of the partnership</w:t>
      </w:r>
      <w:r w:rsidR="009F60D1" w:rsidRPr="00742779">
        <w:t>’</w:t>
      </w:r>
      <w:r w:rsidR="0033544D" w:rsidRPr="00742779">
        <w:t>s business, the partnership is bound regardless of internal restrictions unless the third party knows those restrictions are effective. Stroud</w:t>
      </w:r>
      <w:r w:rsidR="009F60D1" w:rsidRPr="00742779">
        <w:t>’</w:t>
      </w:r>
      <w:r w:rsidR="0033544D" w:rsidRPr="00742779">
        <w:t>s letter told the National Biscuit Company that Stroud personally objected. It did not tell the company that Freeman lacked authority, because Stroud could not unilaterally strip Freeman of the authority that came from being a partner.</w:t>
      </w:r>
    </w:p>
    <w:p w14:paraId="76553E28" w14:textId="77777777" w:rsidR="0033544D" w:rsidRPr="00742779" w:rsidRDefault="00742779" w:rsidP="000E54B1">
      <w:del w:id="848" w:author="Seth Oranburg" w:date="2026-03-07T09:50:00Z" w16du:dateUtc="2026-03-07T14:50:00Z">
        <w:r w:rsidRPr="00742779">
          <w:rPr>
            <w:rFonts w:ascii="ZWAdobeF" w:hAnsi="ZWAdobeF" w:cs="ZWAdobeF"/>
            <w:sz w:val="2"/>
            <w:szCs w:val="2"/>
          </w:rPr>
          <w:delText>487B</w:delText>
        </w:r>
        <w:r w:rsidR="0033544D" w:rsidRPr="00742779">
          <w:delText>This</w:delText>
        </w:r>
      </w:del>
      <w:ins w:id="849" w:author="Seth Oranburg" w:date="2026-03-07T09:50:00Z" w16du:dateUtc="2026-03-07T14:50:00Z">
        <w:r w:rsidR="0033544D" w:rsidRPr="00742779">
          <w:t>This</w:t>
        </w:r>
      </w:ins>
      <w:r w:rsidR="0033544D" w:rsidRPr="00742779">
        <w:t xml:space="preserve"> allocation of risk reflects a judgment about who can prevent problems most cheaply. Stroud and Freeman could have negotiated clear authority limits before forming their partnership. They could have specified in a partnership agreement that neither partner could make purchases above a certain dollar amount without the other</w:t>
      </w:r>
      <w:r w:rsidR="009F60D1" w:rsidRPr="00742779">
        <w:t>’</w:t>
      </w:r>
      <w:r w:rsidR="0033544D" w:rsidRPr="00742779">
        <w:t>s approval. They could have notified suppliers of this restriction. Such internal governance would have been enforceable among themselves and, if properly communicated to third parties, might have limited Freeman</w:t>
      </w:r>
      <w:r w:rsidR="009F60D1" w:rsidRPr="00742779">
        <w:t>’</w:t>
      </w:r>
      <w:r w:rsidR="0033544D" w:rsidRPr="00742779">
        <w:t>s apparent authority.</w:t>
      </w:r>
    </w:p>
    <w:p w14:paraId="3F3E74D9" w14:textId="77777777" w:rsidR="0033544D" w:rsidRPr="00742779" w:rsidRDefault="00742779" w:rsidP="000E54B1">
      <w:del w:id="850" w:author="Seth Oranburg" w:date="2026-03-07T09:50:00Z" w16du:dateUtc="2026-03-07T14:50:00Z">
        <w:r w:rsidRPr="00742779">
          <w:rPr>
            <w:rFonts w:ascii="ZWAdobeF" w:hAnsi="ZWAdobeF" w:cs="ZWAdobeF"/>
            <w:sz w:val="2"/>
            <w:szCs w:val="2"/>
          </w:rPr>
          <w:delText>488B</w:delText>
        </w:r>
        <w:r w:rsidR="0033544D" w:rsidRPr="00742779">
          <w:delText>But</w:delText>
        </w:r>
      </w:del>
      <w:ins w:id="851" w:author="Seth Oranburg" w:date="2026-03-07T09:50:00Z" w16du:dateUtc="2026-03-07T14:50:00Z">
        <w:r w:rsidR="0033544D" w:rsidRPr="00742779">
          <w:t>But</w:t>
        </w:r>
      </w:ins>
      <w:r w:rsidR="0033544D" w:rsidRPr="00742779">
        <w:t xml:space="preserve"> they did none of these things. They operated informally, as many small partnerships do. The law supplies a default rule that makes informal partnerships workable for third parties even when the partners themselves have not agreed on governance details. The price of that workability is that partners like Stroud bear risks from co-partners</w:t>
      </w:r>
      <w:r w:rsidR="009F60D1" w:rsidRPr="00742779">
        <w:t>’</w:t>
      </w:r>
      <w:r w:rsidR="0033544D" w:rsidRPr="00742779">
        <w:t xml:space="preserve"> acts that they personally opposed.</w:t>
      </w:r>
    </w:p>
    <w:p w14:paraId="5A158D76" w14:textId="77777777" w:rsidR="0033544D" w:rsidRPr="00742779" w:rsidRDefault="0033544D" w:rsidP="000E54B1">
      <w:pPr>
        <w:pStyle w:val="Heading2"/>
        <w:rPr>
          <w:rFonts w:eastAsia="Times New Roman"/>
        </w:rPr>
      </w:pPr>
      <w:r w:rsidRPr="00742779">
        <w:rPr>
          <w:rFonts w:eastAsia="Times New Roman"/>
        </w:rPr>
        <w:t>Mutual Agency: Every Partner Can Bind the Partnership</w:t>
      </w:r>
    </w:p>
    <w:p w14:paraId="07E0BF89" w14:textId="77777777" w:rsidR="0033544D" w:rsidRPr="00742779" w:rsidRDefault="00742779" w:rsidP="000E54B1">
      <w:del w:id="852" w:author="Seth Oranburg" w:date="2026-03-07T09:50:00Z" w16du:dateUtc="2026-03-07T14:50:00Z">
        <w:r w:rsidRPr="00742779">
          <w:rPr>
            <w:rFonts w:ascii="ZWAdobeF" w:hAnsi="ZWAdobeF" w:cs="ZWAdobeF"/>
            <w:sz w:val="2"/>
            <w:szCs w:val="2"/>
          </w:rPr>
          <w:delText>489B</w:delText>
        </w:r>
        <w:r w:rsidR="0033544D" w:rsidRPr="00742779">
          <w:delText>The</w:delText>
        </w:r>
      </w:del>
      <w:ins w:id="853" w:author="Seth Oranburg" w:date="2026-03-07T09:50:00Z" w16du:dateUtc="2026-03-07T14:50:00Z">
        <w:r w:rsidR="0033544D" w:rsidRPr="00742779">
          <w:t>The</w:t>
        </w:r>
      </w:ins>
      <w:r w:rsidR="0033544D" w:rsidRPr="00742779">
        <w:t xml:space="preserve"> concept that resolved Stroud</w:t>
      </w:r>
      <w:r w:rsidR="009F60D1" w:rsidRPr="00742779">
        <w:t>’</w:t>
      </w:r>
      <w:r w:rsidR="0033544D" w:rsidRPr="00742779">
        <w:t xml:space="preserve">s case has a name: </w:t>
      </w:r>
      <w:r w:rsidR="0033544D" w:rsidRPr="00742779">
        <w:rPr>
          <w:rStyle w:val="Strong"/>
        </w:rPr>
        <w:t>mutual agency</w:t>
      </w:r>
      <w:r w:rsidR="0033544D" w:rsidRPr="00742779">
        <w:t xml:space="preserve">. In a partnership, every partner is simultaneously a principal and an agent. Each partner has authority to bind the partnership to contracts within the ordinary </w:t>
      </w:r>
      <w:r w:rsidR="0033544D" w:rsidRPr="00742779">
        <w:lastRenderedPageBreak/>
        <w:t>course of business. Each partner</w:t>
      </w:r>
      <w:r w:rsidR="009F60D1" w:rsidRPr="00742779">
        <w:t>’</w:t>
      </w:r>
      <w:r w:rsidR="0033544D" w:rsidRPr="00742779">
        <w:t>s acts create obligations the partnership must perform. This mutual agency solves the attribution problem for third parties but creates exposure for partners who cannot easily monitor or restrict each other</w:t>
      </w:r>
      <w:r w:rsidR="009F60D1" w:rsidRPr="00742779">
        <w:t>’</w:t>
      </w:r>
      <w:r w:rsidR="0033544D" w:rsidRPr="00742779">
        <w:t>s conduct.</w:t>
      </w:r>
    </w:p>
    <w:p w14:paraId="5420B22D" w14:textId="77777777" w:rsidR="0033544D" w:rsidRPr="00742779" w:rsidRDefault="0033544D" w:rsidP="000E54B1">
      <w:pPr>
        <w:pStyle w:val="Heading3"/>
        <w:rPr>
          <w:rFonts w:eastAsia="Times New Roman"/>
        </w:rPr>
      </w:pPr>
      <w:r w:rsidRPr="00742779">
        <w:rPr>
          <w:rFonts w:eastAsia="Times New Roman"/>
        </w:rPr>
        <w:t>The Statutory Framework</w:t>
      </w:r>
    </w:p>
    <w:p w14:paraId="05604629" w14:textId="77777777" w:rsidR="0033544D" w:rsidRPr="00742779" w:rsidRDefault="00742779" w:rsidP="000E54B1">
      <w:pPr>
        <w:pPrChange w:id="854" w:author="Seth Oranburg" w:date="2026-03-07T09:50:00Z" w16du:dateUtc="2026-03-07T14:50:00Z">
          <w:pPr>
            <w:pStyle w:val="NormalWeb"/>
          </w:pPr>
        </w:pPrChange>
      </w:pPr>
      <w:del w:id="855" w:author="Seth Oranburg" w:date="2026-03-07T09:50:00Z" w16du:dateUtc="2026-03-07T14:50:00Z">
        <w:r w:rsidRPr="00742779">
          <w:rPr>
            <w:rFonts w:ascii="ZWAdobeF" w:hAnsi="ZWAdobeF" w:cs="ZWAdobeF"/>
            <w:sz w:val="2"/>
            <w:szCs w:val="2"/>
          </w:rPr>
          <w:delText>490B</w:delText>
        </w:r>
        <w:r w:rsidR="0033544D" w:rsidRPr="00742779">
          <w:delText>The</w:delText>
        </w:r>
      </w:del>
      <w:ins w:id="856" w:author="Seth Oranburg" w:date="2026-03-07T09:50:00Z" w16du:dateUtc="2026-03-07T14:50:00Z">
        <w:r w:rsidR="0033544D" w:rsidRPr="00742779">
          <w:t>The</w:t>
        </w:r>
      </w:ins>
      <w:r w:rsidR="0033544D" w:rsidRPr="00742779">
        <w:t xml:space="preserve"> Revised Uniform Partnership Act establishes mutual agency as a core partnership feature: </w:t>
      </w:r>
      <w:r w:rsidR="009F60D1" w:rsidRPr="00742779">
        <w:t>“</w:t>
      </w:r>
      <w:r w:rsidR="0033544D" w:rsidRPr="00742779">
        <w:t>Each partner is an agent of the partnership for the purpose of its business.</w:t>
      </w:r>
      <w:r w:rsidR="009F60D1" w:rsidRPr="00742779">
        <w:t>”</w:t>
      </w:r>
      <w:r w:rsidR="0033544D">
        <w:fldChar w:fldCharType="begin"/>
      </w:r>
      <w:r w:rsidR="0033544D">
        <w:instrText>HYPERLINK \l "fn41-11647" \o "Jump to citation"</w:instrText>
      </w:r>
      <w:r w:rsidR="0033544D">
        <w:fldChar w:fldCharType="separate"/>
      </w:r>
      <w:r w:rsidR="0033544D" w:rsidRPr="00742779">
        <w:rPr>
          <w:rStyle w:val="Hyperlink"/>
          <w:color w:val="auto"/>
          <w:u w:val="none"/>
        </w:rPr>
        <w:t>[41</w:t>
      </w:r>
      <w:r w:rsidR="00FA601A" w:rsidRPr="00742779">
        <w:rPr>
          <w:rStyle w:val="Hyperlink"/>
          <w:color w:val="auto"/>
          <w:u w:val="none"/>
        </w:rPr>
        <w:t>]</w:t>
      </w:r>
      <w:r w:rsidR="0033544D" w:rsidRPr="00742779">
        <w:rPr>
          <w:rStyle w:val="citekey"/>
          <w:vanish/>
        </w:rPr>
        <w:t>(a)</w:t>
      </w:r>
      <w:r w:rsidR="0033544D">
        <w:fldChar w:fldCharType="end"/>
      </w:r>
      <w:r w:rsidR="0033544D" w:rsidRPr="00742779">
        <w:t xml:space="preserve"> This grant of authority is automatic. It arises from partnership status itself, not from any additional manifestation or delegation. A person who becomes a partner immediately gains power to bind the partnership to transactions within the ordinary scope of the partnership</w:t>
      </w:r>
      <w:r w:rsidR="009F60D1" w:rsidRPr="00742779">
        <w:t>’</w:t>
      </w:r>
      <w:r w:rsidR="0033544D" w:rsidRPr="00742779">
        <w:t>s business.</w:t>
      </w:r>
    </w:p>
    <w:p w14:paraId="59705641" w14:textId="77777777" w:rsidR="0033544D" w:rsidRPr="00742779" w:rsidRDefault="00742779" w:rsidP="000E54B1">
      <w:pPr>
        <w:pPrChange w:id="857" w:author="Seth Oranburg" w:date="2026-03-07T09:50:00Z" w16du:dateUtc="2026-03-07T14:50:00Z">
          <w:pPr>
            <w:pStyle w:val="NormalWeb"/>
          </w:pPr>
        </w:pPrChange>
      </w:pPr>
      <w:del w:id="858" w:author="Seth Oranburg" w:date="2026-03-07T09:50:00Z" w16du:dateUtc="2026-03-07T14:50:00Z">
        <w:r w:rsidRPr="00742779">
          <w:rPr>
            <w:rFonts w:ascii="ZWAdobeF" w:hAnsi="ZWAdobeF" w:cs="ZWAdobeF"/>
            <w:sz w:val="2"/>
            <w:szCs w:val="2"/>
          </w:rPr>
          <w:delText>491B</w:delText>
        </w:r>
        <w:r w:rsidR="0033544D" w:rsidRPr="00742779">
          <w:delText>The</w:delText>
        </w:r>
      </w:del>
      <w:ins w:id="859" w:author="Seth Oranburg" w:date="2026-03-07T09:50:00Z" w16du:dateUtc="2026-03-07T14:50:00Z">
        <w:r w:rsidR="0033544D" w:rsidRPr="00742779">
          <w:t>The</w:t>
        </w:r>
      </w:ins>
      <w:r w:rsidR="0033544D" w:rsidRPr="00742779">
        <w:t xml:space="preserve"> statute continues: </w:t>
      </w:r>
      <w:r w:rsidR="009F60D1" w:rsidRPr="00742779">
        <w:t>“</w:t>
      </w:r>
      <w:r w:rsidR="0033544D" w:rsidRPr="00742779">
        <w:t>An act of a partner, including the execution of an instrument in the partnership name, for apparently carrying on in the ordinary course the partnership business or business of the kind carried on by the partnership binds the partnership, unless the partner had no authority to act for the partnership in the particular matter and the person with whom the partner was dealing knew or had notice that the partner lacked authority.</w:t>
      </w:r>
      <w:r w:rsidR="009F60D1" w:rsidRPr="00742779">
        <w:t>”</w:t>
      </w:r>
      <w:r w:rsidR="0033544D">
        <w:fldChar w:fldCharType="begin"/>
      </w:r>
      <w:r w:rsidR="0033544D">
        <w:instrText>HYPERLINK \l "fn41-11647" \o "Jump to citation"</w:instrText>
      </w:r>
      <w:r w:rsidR="0033544D">
        <w:fldChar w:fldCharType="separate"/>
      </w:r>
      <w:r w:rsidR="0033544D" w:rsidRPr="00742779">
        <w:rPr>
          <w:rStyle w:val="Hyperlink"/>
          <w:color w:val="auto"/>
          <w:u w:val="none"/>
        </w:rPr>
        <w:t>[41</w:t>
      </w:r>
      <w:r w:rsidR="00FA601A" w:rsidRPr="00742779">
        <w:rPr>
          <w:rStyle w:val="Hyperlink"/>
          <w:color w:val="auto"/>
          <w:u w:val="none"/>
        </w:rPr>
        <w:t>]</w:t>
      </w:r>
      <w:r w:rsidR="0033544D" w:rsidRPr="00742779">
        <w:rPr>
          <w:rStyle w:val="citekey"/>
          <w:vanish/>
        </w:rPr>
        <w:t>(a)</w:t>
      </w:r>
      <w:r w:rsidR="0033544D">
        <w:fldChar w:fldCharType="end"/>
      </w:r>
    </w:p>
    <w:p w14:paraId="45A9E0C4" w14:textId="77777777" w:rsidR="0033544D" w:rsidRPr="00742779" w:rsidRDefault="00742779" w:rsidP="000E54B1">
      <w:del w:id="860" w:author="Seth Oranburg" w:date="2026-03-07T09:50:00Z" w16du:dateUtc="2026-03-07T14:50:00Z">
        <w:r w:rsidRPr="00742779">
          <w:rPr>
            <w:rFonts w:ascii="ZWAdobeF" w:hAnsi="ZWAdobeF" w:cs="ZWAdobeF"/>
            <w:sz w:val="2"/>
            <w:szCs w:val="2"/>
          </w:rPr>
          <w:delText>492B</w:delText>
        </w:r>
        <w:r w:rsidR="0033544D" w:rsidRPr="00742779">
          <w:delText>Read</w:delText>
        </w:r>
      </w:del>
      <w:ins w:id="861" w:author="Seth Oranburg" w:date="2026-03-07T09:50:00Z" w16du:dateUtc="2026-03-07T14:50:00Z">
        <w:r w:rsidR="0033544D" w:rsidRPr="00742779">
          <w:t>Read</w:t>
        </w:r>
      </w:ins>
      <w:r w:rsidR="0033544D" w:rsidRPr="00742779">
        <w:t xml:space="preserve"> that provision carefully and think about Stroud</w:t>
      </w:r>
      <w:r w:rsidR="009F60D1" w:rsidRPr="00742779">
        <w:t>’</w:t>
      </w:r>
      <w:r w:rsidR="0033544D" w:rsidRPr="00742779">
        <w:t>s situation. Three elements typically bind the partnership: (1) a partner acts, (2) apparently carrying on ordinary course business, and (3) the third party lacks knowledge that the partner lacks authority. Freeman satisfied all three. He was a partner. He ordered bread, which was ordinary course business for a grocery store. The National Biscuit Company did not know that Freeman lacked authority—Stroud</w:t>
      </w:r>
      <w:r w:rsidR="009F60D1" w:rsidRPr="00742779">
        <w:t>’</w:t>
      </w:r>
      <w:r w:rsidR="0033544D" w:rsidRPr="00742779">
        <w:t>s letter claimed Stroud would not be responsible, not that Freeman could not order bread.</w:t>
      </w:r>
    </w:p>
    <w:p w14:paraId="2120A149" w14:textId="77777777" w:rsidR="0033544D" w:rsidRPr="00742779" w:rsidRDefault="00742779" w:rsidP="000E54B1">
      <w:del w:id="862" w:author="Seth Oranburg" w:date="2026-03-07T09:50:00Z" w16du:dateUtc="2026-03-07T14:50:00Z">
        <w:r w:rsidRPr="00742779">
          <w:rPr>
            <w:rFonts w:ascii="ZWAdobeF" w:hAnsi="ZWAdobeF" w:cs="ZWAdobeF"/>
            <w:sz w:val="2"/>
            <w:szCs w:val="2"/>
          </w:rPr>
          <w:delText>493B</w:delText>
        </w:r>
        <w:r w:rsidR="0033544D" w:rsidRPr="00742779">
          <w:delText>Notice</w:delText>
        </w:r>
      </w:del>
      <w:ins w:id="863" w:author="Seth Oranburg" w:date="2026-03-07T09:50:00Z" w16du:dateUtc="2026-03-07T14:50:00Z">
        <w:r w:rsidR="0033544D" w:rsidRPr="00742779">
          <w:t>Notice</w:t>
        </w:r>
      </w:ins>
      <w:r w:rsidR="0033544D" w:rsidRPr="00742779">
        <w:t xml:space="preserve"> what the statute does not require. The partnership is bound even if the partner actually lacked authority under an internal partnership agreement. Even if other partners explicitly forbade the transaction. Even if the partnership agreement expressly prohibited the conduct. Internal restrictions do not protect the partnership unless the third party knows about them and knows they are effective.</w:t>
      </w:r>
    </w:p>
    <w:p w14:paraId="7BD83E70" w14:textId="77777777" w:rsidR="0033544D" w:rsidRPr="00742779" w:rsidRDefault="0033544D" w:rsidP="000E54B1">
      <w:pPr>
        <w:pStyle w:val="Heading3"/>
        <w:rPr>
          <w:rFonts w:eastAsia="Times New Roman"/>
        </w:rPr>
      </w:pPr>
      <w:r w:rsidRPr="00742779">
        <w:rPr>
          <w:rFonts w:eastAsia="Times New Roman"/>
        </w:rPr>
        <w:t>What the Stroud Case Teaches</w:t>
      </w:r>
    </w:p>
    <w:p w14:paraId="31E0557C" w14:textId="77777777" w:rsidR="0033544D" w:rsidRPr="00742779" w:rsidRDefault="00742779" w:rsidP="000E54B1">
      <w:del w:id="864" w:author="Seth Oranburg" w:date="2026-03-07T09:50:00Z" w16du:dateUtc="2026-03-07T14:50:00Z">
        <w:r w:rsidRPr="00742779">
          <w:rPr>
            <w:rFonts w:ascii="ZWAdobeF" w:hAnsi="ZWAdobeF" w:cs="ZWAdobeF"/>
            <w:sz w:val="2"/>
            <w:szCs w:val="2"/>
          </w:rPr>
          <w:delText>494B</w:delText>
        </w:r>
        <w:r w:rsidR="0033544D" w:rsidRPr="00742779">
          <w:delText>The</w:delText>
        </w:r>
      </w:del>
      <w:ins w:id="865" w:author="Seth Oranburg" w:date="2026-03-07T09:50:00Z" w16du:dateUtc="2026-03-07T14:50:00Z">
        <w:r w:rsidR="0033544D" w:rsidRPr="00742779">
          <w:t>The</w:t>
        </w:r>
      </w:ins>
      <w:r w:rsidR="0033544D" w:rsidRPr="00742779">
        <w:t xml:space="preserve"> North Carolina Supreme Court</w:t>
      </w:r>
      <w:r w:rsidR="009F60D1" w:rsidRPr="00742779">
        <w:t>’</w:t>
      </w:r>
      <w:r w:rsidR="0033544D" w:rsidRPr="00742779">
        <w:t xml:space="preserve">s reasoning in </w:t>
      </w:r>
      <w:r w:rsidR="0033544D" w:rsidRPr="00742779">
        <w:rPr>
          <w:rStyle w:val="Emphasis"/>
        </w:rPr>
        <w:t>National Biscuit Co. v. Stroud</w:t>
      </w:r>
      <w:r w:rsidR="0033544D" w:rsidRPr="00742779">
        <w:t xml:space="preserve"> cuts to the foundation of partnership law. Stroud argued that his </w:t>
      </w:r>
      <w:r w:rsidR="0033544D" w:rsidRPr="00742779">
        <w:lastRenderedPageBreak/>
        <w:t>letter should have restricted Freeman</w:t>
      </w:r>
      <w:r w:rsidR="009F60D1" w:rsidRPr="00742779">
        <w:t>’</w:t>
      </w:r>
      <w:r w:rsidR="0033544D" w:rsidRPr="00742779">
        <w:t>s authority. Two partners, two votes—if one said no to bread orders, surely the supplier dealt with Freeman at its own risk.</w:t>
      </w:r>
    </w:p>
    <w:p w14:paraId="063C4733" w14:textId="77777777" w:rsidR="0033544D" w:rsidRPr="00742779" w:rsidRDefault="00742779" w:rsidP="000E54B1">
      <w:pPr>
        <w:pPrChange w:id="866" w:author="Seth Oranburg" w:date="2026-03-07T09:50:00Z" w16du:dateUtc="2026-03-07T14:50:00Z">
          <w:pPr>
            <w:pStyle w:val="NormalWeb"/>
          </w:pPr>
        </w:pPrChange>
      </w:pPr>
      <w:del w:id="867" w:author="Seth Oranburg" w:date="2026-03-07T09:50:00Z" w16du:dateUtc="2026-03-07T14:50:00Z">
        <w:r w:rsidRPr="00742779">
          <w:rPr>
            <w:rFonts w:ascii="ZWAdobeF" w:hAnsi="ZWAdobeF" w:cs="ZWAdobeF"/>
            <w:sz w:val="2"/>
            <w:szCs w:val="2"/>
          </w:rPr>
          <w:delText>495B</w:delText>
        </w:r>
        <w:r w:rsidR="0033544D" w:rsidRPr="00742779">
          <w:delText>The</w:delText>
        </w:r>
      </w:del>
      <w:ins w:id="868" w:author="Seth Oranburg" w:date="2026-03-07T09:50:00Z" w16du:dateUtc="2026-03-07T14:50:00Z">
        <w:r w:rsidR="0033544D" w:rsidRPr="00742779">
          <w:t>The</w:t>
        </w:r>
      </w:ins>
      <w:r w:rsidR="0033544D" w:rsidRPr="00742779">
        <w:t xml:space="preserve"> court explained why this argument failed: </w:t>
      </w:r>
      <w:r w:rsidR="009F60D1" w:rsidRPr="00742779">
        <w:t>“</w:t>
      </w:r>
      <w:r w:rsidR="0033544D" w:rsidRPr="00742779">
        <w:t>Stroud, his co-partner, could not restrict the power and authority of Freeman to buy bread for the partnership as a going concern, for such a purchase was an ordinary matter connected with the partnership business, for the purpose of its business and within its scope, because in the very nature of things Stroud was not, and could not be, a majority of the partners.</w:t>
      </w:r>
      <w:r w:rsidR="009F60D1" w:rsidRPr="00742779">
        <w:t>”</w:t>
      </w:r>
      <w:r w:rsidR="0033544D">
        <w:fldChar w:fldCharType="begin"/>
      </w:r>
      <w:r w:rsidR="0033544D">
        <w:instrText>HYPERLINK \l "fn38-11647" \o "Jump to citation"</w:instrText>
      </w:r>
      <w:r w:rsidR="0033544D">
        <w:fldChar w:fldCharType="separate"/>
      </w:r>
      <w:r w:rsidR="0033544D" w:rsidRPr="00742779">
        <w:rPr>
          <w:rStyle w:val="Hyperlink"/>
          <w:color w:val="auto"/>
          <w:u w:val="none"/>
        </w:rPr>
        <w:t>[38</w:t>
      </w:r>
      <w:r w:rsidR="00360463" w:rsidRPr="00742779">
        <w:rPr>
          <w:rStyle w:val="Hyperlink"/>
          <w:color w:val="auto"/>
          <w:u w:val="none"/>
        </w:rPr>
        <w:t>]</w:t>
      </w:r>
      <w:r w:rsidR="0033544D">
        <w:fldChar w:fldCharType="end"/>
      </w:r>
    </w:p>
    <w:p w14:paraId="51841823" w14:textId="77777777" w:rsidR="0033544D" w:rsidRPr="00742779" w:rsidRDefault="00742779" w:rsidP="000E54B1">
      <w:pPr>
        <w:pPrChange w:id="869" w:author="Seth Oranburg" w:date="2026-03-07T09:50:00Z" w16du:dateUtc="2026-03-07T14:50:00Z">
          <w:pPr>
            <w:pStyle w:val="NormalWeb"/>
          </w:pPr>
        </w:pPrChange>
      </w:pPr>
      <w:del w:id="870" w:author="Seth Oranburg" w:date="2026-03-07T09:50:00Z" w16du:dateUtc="2026-03-07T14:50:00Z">
        <w:r w:rsidRPr="00742779">
          <w:rPr>
            <w:rFonts w:ascii="ZWAdobeF" w:hAnsi="ZWAdobeF" w:cs="ZWAdobeF"/>
            <w:sz w:val="2"/>
            <w:szCs w:val="2"/>
          </w:rPr>
          <w:delText>496B</w:delText>
        </w:r>
        <w:r w:rsidR="0033544D" w:rsidRPr="00742779">
          <w:delText>The</w:delText>
        </w:r>
      </w:del>
      <w:ins w:id="871" w:author="Seth Oranburg" w:date="2026-03-07T09:50:00Z" w16du:dateUtc="2026-03-07T14:50:00Z">
        <w:r w:rsidR="0033544D" w:rsidRPr="00742779">
          <w:t>The</w:t>
        </w:r>
      </w:ins>
      <w:r w:rsidR="0033544D" w:rsidRPr="00742779">
        <w:t xml:space="preserve"> court quoted a treatise that stated the principle directly: </w:t>
      </w:r>
      <w:r w:rsidR="009F60D1" w:rsidRPr="00742779">
        <w:t>“</w:t>
      </w:r>
      <w:r w:rsidR="0033544D" w:rsidRPr="00742779">
        <w:t>In cases of an even division of the partners as to whether or not an act within the scope of the business should be done, of which disagreement a third person has knowledge, it seems that logically no restriction can be placed upon the power to act. The partnership being a going concern, activities within the scope of the business should not be limited, save by the expressed will of the majority deciding a disputed question; half of the members are not a majority.</w:t>
      </w:r>
      <w:r w:rsidR="009F60D1" w:rsidRPr="00742779">
        <w:t>”</w:t>
      </w:r>
      <w:r w:rsidR="0033544D">
        <w:fldChar w:fldCharType="begin"/>
      </w:r>
      <w:r w:rsidR="0033544D">
        <w:instrText>HYPERLINK \l "fn38-11647" \o "Jump to citation"</w:instrText>
      </w:r>
      <w:r w:rsidR="0033544D">
        <w:fldChar w:fldCharType="separate"/>
      </w:r>
      <w:r w:rsidR="0033544D" w:rsidRPr="00742779">
        <w:rPr>
          <w:rStyle w:val="Hyperlink"/>
          <w:color w:val="auto"/>
          <w:u w:val="none"/>
        </w:rPr>
        <w:t>[38</w:t>
      </w:r>
      <w:r w:rsidR="00360463" w:rsidRPr="00742779">
        <w:rPr>
          <w:rStyle w:val="Hyperlink"/>
          <w:color w:val="auto"/>
          <w:u w:val="none"/>
        </w:rPr>
        <w:t>]</w:t>
      </w:r>
      <w:r w:rsidR="0033544D">
        <w:fldChar w:fldCharType="end"/>
      </w:r>
    </w:p>
    <w:p w14:paraId="539EE1C9" w14:textId="77777777" w:rsidR="0033544D" w:rsidRPr="00742779" w:rsidRDefault="00742779" w:rsidP="000E54B1">
      <w:del w:id="872" w:author="Seth Oranburg" w:date="2026-03-07T09:50:00Z" w16du:dateUtc="2026-03-07T14:50:00Z">
        <w:r w:rsidRPr="00742779">
          <w:rPr>
            <w:rFonts w:ascii="ZWAdobeF" w:hAnsi="ZWAdobeF" w:cs="ZWAdobeF"/>
            <w:sz w:val="2"/>
            <w:szCs w:val="2"/>
          </w:rPr>
          <w:delText>497B</w:delText>
        </w:r>
        <w:r w:rsidR="0033544D" w:rsidRPr="00742779">
          <w:delText>This</w:delText>
        </w:r>
      </w:del>
      <w:ins w:id="873" w:author="Seth Oranburg" w:date="2026-03-07T09:50:00Z" w16du:dateUtc="2026-03-07T14:50:00Z">
        <w:r w:rsidR="0033544D" w:rsidRPr="00742779">
          <w:t>This</w:t>
        </w:r>
      </w:ins>
      <w:r w:rsidR="0033544D" w:rsidRPr="00742779">
        <w:t xml:space="preserve"> reasoning exposes a fundamental tension in partnership law. Partners have equal management rights. No hierarchy exists. No partner can impose decisions on others. Yet the business must continue operating. Customers must be served. Suppliers must be paid. Creditors must be dealt with. Partnership law resolves the tension by allowing any partner to bind the partnership to ordinary transactions while requiring unanimous consent or majority approval for extraordinary matters.</w:t>
      </w:r>
    </w:p>
    <w:p w14:paraId="1148CB84" w14:textId="77777777" w:rsidR="0033544D" w:rsidRPr="00742779" w:rsidRDefault="00742779" w:rsidP="000E54B1">
      <w:del w:id="874" w:author="Seth Oranburg" w:date="2026-03-07T09:50:00Z" w16du:dateUtc="2026-03-07T14:50:00Z">
        <w:r w:rsidRPr="00742779">
          <w:rPr>
            <w:rFonts w:ascii="ZWAdobeF" w:hAnsi="ZWAdobeF" w:cs="ZWAdobeF"/>
            <w:sz w:val="2"/>
            <w:szCs w:val="2"/>
          </w:rPr>
          <w:delText>498B</w:delText>
        </w:r>
        <w:r w:rsidR="0033544D" w:rsidRPr="00742779">
          <w:delText>The</w:delText>
        </w:r>
      </w:del>
      <w:ins w:id="875" w:author="Seth Oranburg" w:date="2026-03-07T09:50:00Z" w16du:dateUtc="2026-03-07T14:50:00Z">
        <w:r w:rsidR="0033544D" w:rsidRPr="00742779">
          <w:t>The</w:t>
        </w:r>
      </w:ins>
      <w:r w:rsidR="0033544D" w:rsidRPr="00742779">
        <w:t xml:space="preserve"> distinction matters enormously. For Stroud</w:t>
      </w:r>
      <w:r w:rsidR="009F60D1" w:rsidRPr="00742779">
        <w:t>’</w:t>
      </w:r>
      <w:r w:rsidR="0033544D" w:rsidRPr="00742779">
        <w:t>s Food Center, buying bread was unquestionably ordinary course. Grocery stores sell bread. Purchasing bread from suppliers is exactly what grocery store partners do. Even large orders, even frequent orders, even orders that one partner thinks are excessive remain ordinary course transactions. A partner operating a grocery store has apparent authority to buy groceries.</w:t>
      </w:r>
    </w:p>
    <w:p w14:paraId="30B44538" w14:textId="77777777" w:rsidR="0033544D" w:rsidRPr="00742779" w:rsidRDefault="00742779" w:rsidP="000E54B1">
      <w:del w:id="876" w:author="Seth Oranburg" w:date="2026-03-07T09:50:00Z" w16du:dateUtc="2026-03-07T14:50:00Z">
        <w:r w:rsidRPr="00742779">
          <w:rPr>
            <w:rFonts w:ascii="ZWAdobeF" w:hAnsi="ZWAdobeF" w:cs="ZWAdobeF"/>
            <w:sz w:val="2"/>
            <w:szCs w:val="2"/>
          </w:rPr>
          <w:delText>499B</w:delText>
        </w:r>
        <w:r w:rsidR="0033544D" w:rsidRPr="00742779">
          <w:delText>If</w:delText>
        </w:r>
      </w:del>
      <w:ins w:id="877" w:author="Seth Oranburg" w:date="2026-03-07T09:50:00Z" w16du:dateUtc="2026-03-07T14:50:00Z">
        <w:r w:rsidR="0033544D" w:rsidRPr="00742779">
          <w:t>If</w:t>
        </w:r>
      </w:ins>
      <w:r w:rsidR="0033544D" w:rsidRPr="00742779">
        <w:t xml:space="preserve"> Freeman had done something extraordinary—sold the store, confessed judgment in a lawsuit, or signed a twenty-year lease on new premises—Stroud</w:t>
      </w:r>
      <w:r w:rsidR="009F60D1" w:rsidRPr="00742779">
        <w:t>’</w:t>
      </w:r>
      <w:r w:rsidR="0033544D" w:rsidRPr="00742779">
        <w:t>s objection might have mattered. Those acts would require unanimous consent under most partnership law frameworks. But routine inventory purchases cannot be vetoed by one partner</w:t>
      </w:r>
      <w:r w:rsidR="009F60D1" w:rsidRPr="00742779">
        <w:t>’</w:t>
      </w:r>
      <w:r w:rsidR="0033544D" w:rsidRPr="00742779">
        <w:t>s unilateral objection. The supplier</w:t>
      </w:r>
      <w:r w:rsidR="009F60D1" w:rsidRPr="00742779">
        <w:t>’</w:t>
      </w:r>
      <w:r w:rsidR="0033544D" w:rsidRPr="00742779">
        <w:t>s need for reliability trumps the dissenting partner</w:t>
      </w:r>
      <w:r w:rsidR="009F60D1" w:rsidRPr="00742779">
        <w:t>’</w:t>
      </w:r>
      <w:r w:rsidR="0033544D" w:rsidRPr="00742779">
        <w:t>s desire for control.</w:t>
      </w:r>
    </w:p>
    <w:p w14:paraId="0ED04D03" w14:textId="77777777" w:rsidR="0033544D" w:rsidRPr="00742779" w:rsidRDefault="0033544D" w:rsidP="000E54B1">
      <w:pPr>
        <w:pStyle w:val="Heading3"/>
        <w:rPr>
          <w:rFonts w:eastAsia="Times New Roman"/>
        </w:rPr>
      </w:pPr>
      <w:r w:rsidRPr="00742779">
        <w:rPr>
          <w:rFonts w:eastAsia="Times New Roman"/>
        </w:rPr>
        <w:lastRenderedPageBreak/>
        <w:t>Ordinary Course versus Extraordinary Acts</w:t>
      </w:r>
    </w:p>
    <w:p w14:paraId="6827337F" w14:textId="77777777" w:rsidR="0033544D" w:rsidRPr="00742779" w:rsidRDefault="00742779" w:rsidP="000E54B1">
      <w:pPr>
        <w:pPrChange w:id="878" w:author="Seth Oranburg" w:date="2026-03-07T09:50:00Z" w16du:dateUtc="2026-03-07T14:50:00Z">
          <w:pPr>
            <w:pStyle w:val="NormalWeb"/>
          </w:pPr>
        </w:pPrChange>
      </w:pPr>
      <w:del w:id="879" w:author="Seth Oranburg" w:date="2026-03-07T09:50:00Z" w16du:dateUtc="2026-03-07T14:50:00Z">
        <w:r w:rsidRPr="00742779">
          <w:rPr>
            <w:rFonts w:ascii="ZWAdobeF" w:hAnsi="ZWAdobeF" w:cs="ZWAdobeF"/>
            <w:sz w:val="2"/>
            <w:szCs w:val="2"/>
          </w:rPr>
          <w:delText>500B</w:delText>
        </w:r>
        <w:r w:rsidR="0033544D" w:rsidRPr="00742779">
          <w:delText>The</w:delText>
        </w:r>
      </w:del>
      <w:ins w:id="880" w:author="Seth Oranburg" w:date="2026-03-07T09:50:00Z" w16du:dateUtc="2026-03-07T14:50:00Z">
        <w:r w:rsidR="0033544D" w:rsidRPr="00742779">
          <w:t>The</w:t>
        </w:r>
      </w:ins>
      <w:r w:rsidR="0033544D" w:rsidRPr="00742779">
        <w:t xml:space="preserve"> mutual agency principle applies only to acts </w:t>
      </w:r>
      <w:r w:rsidR="009F60D1" w:rsidRPr="00742779">
        <w:t>“</w:t>
      </w:r>
      <w:r w:rsidR="0033544D" w:rsidRPr="00742779">
        <w:t>apparently carrying on in the ordinary course the partnership business.</w:t>
      </w:r>
      <w:r w:rsidR="009F60D1" w:rsidRPr="00742779">
        <w:t>”</w:t>
      </w:r>
      <w:r w:rsidR="0033544D">
        <w:fldChar w:fldCharType="begin"/>
      </w:r>
      <w:r w:rsidR="0033544D">
        <w:instrText>HYPERLINK \l "fn41-11647" \o "Jump to citation"</w:instrText>
      </w:r>
      <w:r w:rsidR="0033544D">
        <w:fldChar w:fldCharType="separate"/>
      </w:r>
      <w:r w:rsidR="0033544D" w:rsidRPr="00742779">
        <w:rPr>
          <w:rStyle w:val="Hyperlink"/>
          <w:color w:val="auto"/>
          <w:u w:val="none"/>
        </w:rPr>
        <w:t>[41</w:t>
      </w:r>
      <w:r w:rsidR="00FA601A" w:rsidRPr="00742779">
        <w:rPr>
          <w:rStyle w:val="Hyperlink"/>
          <w:color w:val="auto"/>
          <w:u w:val="none"/>
        </w:rPr>
        <w:t>]</w:t>
      </w:r>
      <w:r w:rsidR="0033544D" w:rsidRPr="00742779">
        <w:rPr>
          <w:rStyle w:val="citekey"/>
          <w:vanish/>
        </w:rPr>
        <w:t>(a)</w:t>
      </w:r>
      <w:r w:rsidR="0033544D">
        <w:fldChar w:fldCharType="end"/>
      </w:r>
      <w:r w:rsidR="0033544D" w:rsidRPr="00742779">
        <w:t xml:space="preserve"> Extraordinary acts typically require unanimous partner consent. But what distinguishes ordinary from extraordinary?</w:t>
      </w:r>
    </w:p>
    <w:p w14:paraId="42EF6CF2" w14:textId="77777777" w:rsidR="0033544D" w:rsidRPr="00742779" w:rsidRDefault="00742779" w:rsidP="000E54B1">
      <w:pPr>
        <w:pPrChange w:id="881" w:author="Seth Oranburg" w:date="2026-03-07T09:50:00Z" w16du:dateUtc="2026-03-07T14:50:00Z">
          <w:pPr>
            <w:pStyle w:val="NormalWeb"/>
          </w:pPr>
        </w:pPrChange>
      </w:pPr>
      <w:del w:id="882" w:author="Seth Oranburg" w:date="2026-03-07T09:50:00Z" w16du:dateUtc="2026-03-07T14:50:00Z">
        <w:r w:rsidRPr="00742779">
          <w:rPr>
            <w:rFonts w:ascii="ZWAdobeF" w:hAnsi="ZWAdobeF" w:cs="ZWAdobeF"/>
            <w:sz w:val="2"/>
            <w:szCs w:val="2"/>
          </w:rPr>
          <w:delText>501B</w:delText>
        </w:r>
        <w:r w:rsidR="0033544D" w:rsidRPr="00742779">
          <w:delText>The</w:delText>
        </w:r>
      </w:del>
      <w:ins w:id="883" w:author="Seth Oranburg" w:date="2026-03-07T09:50:00Z" w16du:dateUtc="2026-03-07T14:50:00Z">
        <w:r w:rsidR="0033544D" w:rsidRPr="00742779">
          <w:t>The</w:t>
        </w:r>
      </w:ins>
      <w:r w:rsidR="0033544D" w:rsidRPr="00742779">
        <w:t xml:space="preserve"> statute does not provide a bright-line rule. Courts examine the nature of the partnership</w:t>
      </w:r>
      <w:r w:rsidR="009F60D1" w:rsidRPr="00742779">
        <w:t>’</w:t>
      </w:r>
      <w:r w:rsidR="0033544D" w:rsidRPr="00742779">
        <w:t>s business and ask whether the specific transaction is the kind of thing this partnership typically does or would be expected to do. Several categories of acts are generally considered extraordinary and require unanimous consent: selling substantially all partnership assets outside the ordinary course, confessing judgment, admitting liability in pending litigation, submitting partnership claims to arbitration, admitting new partners, or fundamentally changing the nature of the partnership business.</w:t>
      </w:r>
      <w:r w:rsidR="0033544D">
        <w:fldChar w:fldCharType="begin"/>
      </w:r>
      <w:r w:rsidR="0033544D">
        <w:instrText>HYPERLINK \l "fn42-11647" \o "Jump to citation"</w:instrText>
      </w:r>
      <w:r w:rsidR="0033544D">
        <w:fldChar w:fldCharType="separate"/>
      </w:r>
      <w:r w:rsidR="0033544D" w:rsidRPr="00742779">
        <w:rPr>
          <w:rStyle w:val="Hyperlink"/>
          <w:color w:val="auto"/>
          <w:u w:val="none"/>
        </w:rPr>
        <w:t>[42</w:t>
      </w:r>
      <w:r w:rsidR="00FA601A" w:rsidRPr="00742779">
        <w:rPr>
          <w:rStyle w:val="Hyperlink"/>
          <w:color w:val="auto"/>
          <w:u w:val="none"/>
        </w:rPr>
        <w:t>]</w:t>
      </w:r>
      <w:r w:rsidR="0033544D" w:rsidRPr="00742779">
        <w:rPr>
          <w:rStyle w:val="citekey"/>
          <w:vanish/>
        </w:rPr>
        <w:t>(b)</w:t>
      </w:r>
      <w:r w:rsidR="0033544D">
        <w:fldChar w:fldCharType="end"/>
      </w:r>
    </w:p>
    <w:p w14:paraId="763369A3" w14:textId="77777777" w:rsidR="0033544D" w:rsidRPr="00742779" w:rsidRDefault="00742779" w:rsidP="000E54B1">
      <w:del w:id="884" w:author="Seth Oranburg" w:date="2026-03-07T09:50:00Z" w16du:dateUtc="2026-03-07T14:50:00Z">
        <w:r w:rsidRPr="00742779">
          <w:rPr>
            <w:rFonts w:ascii="ZWAdobeF" w:hAnsi="ZWAdobeF" w:cs="ZWAdobeF"/>
            <w:sz w:val="2"/>
            <w:szCs w:val="2"/>
          </w:rPr>
          <w:delText>502B</w:delText>
        </w:r>
        <w:r w:rsidR="0033544D" w:rsidRPr="00742779">
          <w:delText>Think</w:delText>
        </w:r>
      </w:del>
      <w:ins w:id="885" w:author="Seth Oranburg" w:date="2026-03-07T09:50:00Z" w16du:dateUtc="2026-03-07T14:50:00Z">
        <w:r w:rsidR="0033544D" w:rsidRPr="00742779">
          <w:t>Think</w:t>
        </w:r>
      </w:ins>
      <w:r w:rsidR="0033544D" w:rsidRPr="00742779">
        <w:t xml:space="preserve"> about the economic logic. When parties form a partnership, they implicitly authorize each other to conduct the partnership</w:t>
      </w:r>
      <w:r w:rsidR="009F60D1" w:rsidRPr="00742779">
        <w:t>’</w:t>
      </w:r>
      <w:r w:rsidR="0033544D" w:rsidRPr="00742779">
        <w:t>s business through ordinary course transactions. A partner in a grocery store implicitly authorizes co-partners to buy groceries, serve customers, hire employees, pay utilities—the daily activities that make a grocery store function. Partners do not implicitly authorize fundamental changes in the business model, the partnership</w:t>
      </w:r>
      <w:r w:rsidR="009F60D1" w:rsidRPr="00742779">
        <w:t>’</w:t>
      </w:r>
      <w:r w:rsidR="0033544D" w:rsidRPr="00742779">
        <w:t>s membership, or the partnership</w:t>
      </w:r>
      <w:r w:rsidR="009F60D1" w:rsidRPr="00742779">
        <w:t>’</w:t>
      </w:r>
      <w:r w:rsidR="0033544D" w:rsidRPr="00742779">
        <w:t>s existence. Such changes require explicit approval.</w:t>
      </w:r>
    </w:p>
    <w:p w14:paraId="2D68775F" w14:textId="77777777" w:rsidR="0033544D" w:rsidRPr="00742779" w:rsidRDefault="00742779" w:rsidP="000E54B1">
      <w:del w:id="886" w:author="Seth Oranburg" w:date="2026-03-07T09:50:00Z" w16du:dateUtc="2026-03-07T14:50:00Z">
        <w:r w:rsidRPr="00742779">
          <w:rPr>
            <w:rFonts w:ascii="ZWAdobeF" w:hAnsi="ZWAdobeF" w:cs="ZWAdobeF"/>
            <w:sz w:val="2"/>
            <w:szCs w:val="2"/>
          </w:rPr>
          <w:delText>503B</w:delText>
        </w:r>
        <w:r w:rsidR="0033544D" w:rsidRPr="00742779">
          <w:delText>This</w:delText>
        </w:r>
      </w:del>
      <w:ins w:id="887" w:author="Seth Oranburg" w:date="2026-03-07T09:50:00Z" w16du:dateUtc="2026-03-07T14:50:00Z">
        <w:r w:rsidR="0033544D" w:rsidRPr="00742779">
          <w:t>This</w:t>
        </w:r>
      </w:ins>
      <w:r w:rsidR="0033544D" w:rsidRPr="00742779">
        <w:t xml:space="preserve"> distinction protects minority interests while allowing routine business to proceed. If admitting new partners required only majority vote, two partners in a three-partner firm could force an unwanted fourth partner on the dissenting third partner. That would transform the dissenter</w:t>
      </w:r>
      <w:r w:rsidR="009F60D1" w:rsidRPr="00742779">
        <w:t>’</w:t>
      </w:r>
      <w:r w:rsidR="0033544D" w:rsidRPr="00742779">
        <w:t>s relationship and fiduciary obligations without consent. Unanimous approval prevents such forced associations. Similarly, if selling substantially all partnership assets required only majority vote, majority partners could liquidate the business over minority objections. Unanimous approval ensures that fundamental changes reflect genuine consensus.</w:t>
      </w:r>
    </w:p>
    <w:p w14:paraId="1BB8333B" w14:textId="77777777" w:rsidR="0033544D" w:rsidRPr="00742779" w:rsidRDefault="00742779" w:rsidP="000E54B1">
      <w:del w:id="888" w:author="Seth Oranburg" w:date="2026-03-07T09:50:00Z" w16du:dateUtc="2026-03-07T14:50:00Z">
        <w:r w:rsidRPr="00742779">
          <w:rPr>
            <w:rFonts w:ascii="ZWAdobeF" w:hAnsi="ZWAdobeF" w:cs="ZWAdobeF"/>
            <w:sz w:val="2"/>
            <w:szCs w:val="2"/>
          </w:rPr>
          <w:delText>504B</w:delText>
        </w:r>
        <w:r w:rsidR="0033544D" w:rsidRPr="00742779">
          <w:delText>The</w:delText>
        </w:r>
      </w:del>
      <w:ins w:id="889" w:author="Seth Oranburg" w:date="2026-03-07T09:50:00Z" w16du:dateUtc="2026-03-07T14:50:00Z">
        <w:r w:rsidR="0033544D" w:rsidRPr="00742779">
          <w:t>The</w:t>
        </w:r>
      </w:ins>
      <w:r w:rsidR="0033544D" w:rsidRPr="00742779">
        <w:t xml:space="preserve"> line between ordinary and extraordinary is sometimes contested. Is signing a five-year equipment lease ordinary or extraordinary? Is settling a lawsuit for $100,000 ordinary or extraordinary? The answers depend on the size of the partnership, the nature of its business, and the significance of the transaction relative to ordinary operations. Courts evaluate these questions case by case, considering what third parties would reasonably expect based on the partnership</w:t>
      </w:r>
      <w:r w:rsidR="009F60D1" w:rsidRPr="00742779">
        <w:t>’</w:t>
      </w:r>
      <w:r w:rsidR="0033544D" w:rsidRPr="00742779">
        <w:t>s business and the transaction</w:t>
      </w:r>
      <w:r w:rsidR="009F60D1" w:rsidRPr="00742779">
        <w:t>’</w:t>
      </w:r>
      <w:r w:rsidR="0033544D" w:rsidRPr="00742779">
        <w:t>s characteristics.</w:t>
      </w:r>
    </w:p>
    <w:p w14:paraId="04922F5C" w14:textId="77777777" w:rsidR="0033544D" w:rsidRPr="00742779" w:rsidRDefault="0033544D" w:rsidP="000E54B1">
      <w:pPr>
        <w:pStyle w:val="Heading2"/>
        <w:rPr>
          <w:rFonts w:eastAsia="Times New Roman"/>
        </w:rPr>
      </w:pPr>
      <w:r w:rsidRPr="00742779">
        <w:rPr>
          <w:rFonts w:eastAsia="Times New Roman"/>
        </w:rPr>
        <w:lastRenderedPageBreak/>
        <w:t>When Partnerships Form Accidentally: The Martin Problem</w:t>
      </w:r>
    </w:p>
    <w:p w14:paraId="772F967D" w14:textId="77777777" w:rsidR="0033544D" w:rsidRPr="00742779" w:rsidRDefault="00742779" w:rsidP="000E54B1">
      <w:del w:id="890" w:author="Seth Oranburg" w:date="2026-03-07T09:50:00Z" w16du:dateUtc="2026-03-07T14:50:00Z">
        <w:r w:rsidRPr="00742779">
          <w:rPr>
            <w:rFonts w:ascii="ZWAdobeF" w:hAnsi="ZWAdobeF" w:cs="ZWAdobeF"/>
            <w:sz w:val="2"/>
            <w:szCs w:val="2"/>
          </w:rPr>
          <w:delText>505B</w:delText>
        </w:r>
        <w:r w:rsidR="0033544D" w:rsidRPr="00742779">
          <w:delText>The</w:delText>
        </w:r>
      </w:del>
      <w:ins w:id="891" w:author="Seth Oranburg" w:date="2026-03-07T09:50:00Z" w16du:dateUtc="2026-03-07T14:50:00Z">
        <w:r w:rsidR="0033544D" w:rsidRPr="00742779">
          <w:t>The</w:t>
        </w:r>
      </w:ins>
      <w:r w:rsidR="0033544D" w:rsidRPr="00742779">
        <w:t xml:space="preserve"> default-formation rule creates a significant risk: people can become partners without realizing it. The consequences are severe. Partnership status means unlimited personal liability for partnership debts, fiduciary duties to co-partners, and mutual agency that allows co-partners to bind you to contracts. People who never intended these consequences may find themselves exposed to them.</w:t>
      </w:r>
    </w:p>
    <w:p w14:paraId="77AD30D8" w14:textId="77777777" w:rsidR="0033544D" w:rsidRPr="00742779" w:rsidRDefault="00742779" w:rsidP="000E54B1">
      <w:pPr>
        <w:pPrChange w:id="892" w:author="Seth Oranburg" w:date="2026-03-07T09:50:00Z" w16du:dateUtc="2026-03-07T14:50:00Z">
          <w:pPr>
            <w:pStyle w:val="NormalWeb"/>
          </w:pPr>
        </w:pPrChange>
      </w:pPr>
      <w:del w:id="893" w:author="Seth Oranburg" w:date="2026-03-07T09:50:00Z" w16du:dateUtc="2026-03-07T14:50:00Z">
        <w:r w:rsidRPr="00742779">
          <w:rPr>
            <w:rStyle w:val="Emphasis"/>
            <w:rFonts w:ascii="ZWAdobeF" w:hAnsi="ZWAdobeF" w:cs="ZWAdobeF"/>
            <w:i w:val="0"/>
            <w:sz w:val="2"/>
            <w:szCs w:val="2"/>
          </w:rPr>
          <w:delText>506B</w:delText>
        </w:r>
        <w:r w:rsidR="0033544D" w:rsidRPr="00742779">
          <w:rPr>
            <w:rStyle w:val="Emphasis"/>
          </w:rPr>
          <w:delText>Martin</w:delText>
        </w:r>
      </w:del>
      <w:ins w:id="894" w:author="Seth Oranburg" w:date="2026-03-07T09:50:00Z" w16du:dateUtc="2026-03-07T14:50:00Z">
        <w:r w:rsidR="0033544D" w:rsidRPr="00742779">
          <w:rPr>
            <w:rStyle w:val="Emphasis"/>
          </w:rPr>
          <w:t>Martin</w:t>
        </w:r>
      </w:ins>
      <w:r w:rsidR="0033544D" w:rsidRPr="00742779">
        <w:rPr>
          <w:rStyle w:val="Emphasis"/>
        </w:rPr>
        <w:t xml:space="preserve"> v. Peyton</w:t>
      </w:r>
      <w:r w:rsidR="0033544D" w:rsidRPr="00742779">
        <w:t xml:space="preserve"> illustrates the problem.</w:t>
      </w:r>
      <w:r w:rsidR="0033544D">
        <w:fldChar w:fldCharType="begin"/>
      </w:r>
      <w:r w:rsidR="0033544D">
        <w:instrText>HYPERLINK \l "fn43-11647" \o "Jump to citation"</w:instrText>
      </w:r>
      <w:r w:rsidR="0033544D">
        <w:fldChar w:fldCharType="separate"/>
      </w:r>
      <w:r w:rsidR="0033544D" w:rsidRPr="00742779">
        <w:rPr>
          <w:rStyle w:val="Hyperlink"/>
          <w:color w:val="auto"/>
          <w:u w:val="none"/>
        </w:rPr>
        <w:t>[43</w:t>
      </w:r>
      <w:r w:rsidR="00EE2871" w:rsidRPr="00742779">
        <w:rPr>
          <w:rStyle w:val="Hyperlink"/>
          <w:color w:val="auto"/>
          <w:u w:val="none"/>
        </w:rPr>
        <w:t>]</w:t>
      </w:r>
      <w:r w:rsidR="0033544D">
        <w:fldChar w:fldCharType="end"/>
      </w:r>
      <w:r w:rsidR="0033544D" w:rsidRPr="00742779">
        <w:t xml:space="preserve"> In the 1920s, a securities brokerage firm called Knauth, Nachod &amp; Kuhne faced financial difficulty. The firm needed capital. Three wealthy individuals—Peyton, Perkins, and Freeman (a different Freeman from the Stroud case)—agreed to help. They loaned the firm $2.5 million and received in return 40 percent of the firm</w:t>
      </w:r>
      <w:r w:rsidR="009F60D1" w:rsidRPr="00742779">
        <w:t>’</w:t>
      </w:r>
      <w:r w:rsidR="0033544D" w:rsidRPr="00742779">
        <w:t>s profits for several years.</w:t>
      </w:r>
    </w:p>
    <w:p w14:paraId="4A37BCD6" w14:textId="77777777" w:rsidR="0033544D" w:rsidRPr="00742779" w:rsidRDefault="00742779" w:rsidP="000E54B1">
      <w:del w:id="895" w:author="Seth Oranburg" w:date="2026-03-07T09:50:00Z" w16du:dateUtc="2026-03-07T14:50:00Z">
        <w:r w:rsidRPr="00742779">
          <w:rPr>
            <w:rFonts w:ascii="ZWAdobeF" w:hAnsi="ZWAdobeF" w:cs="ZWAdobeF"/>
            <w:sz w:val="2"/>
            <w:szCs w:val="2"/>
          </w:rPr>
          <w:delText>507B</w:delText>
        </w:r>
        <w:r w:rsidR="0033544D" w:rsidRPr="00742779">
          <w:delText>That</w:delText>
        </w:r>
      </w:del>
      <w:ins w:id="896" w:author="Seth Oranburg" w:date="2026-03-07T09:50:00Z" w16du:dateUtc="2026-03-07T14:50:00Z">
        <w:r w:rsidR="0033544D" w:rsidRPr="00742779">
          <w:t>That</w:t>
        </w:r>
      </w:ins>
      <w:r w:rsidR="0033544D" w:rsidRPr="00742779">
        <w:t xml:space="preserve"> profit share raised an immediate question: Had the three investors become partners? If so, they would be personally liable for the brokerage firm</w:t>
      </w:r>
      <w:r w:rsidR="009F60D1" w:rsidRPr="00742779">
        <w:t>’</w:t>
      </w:r>
      <w:r w:rsidR="0033544D" w:rsidRPr="00742779">
        <w:t>s debts. When the firm later failed, creditors sued the three investors as partners. The investors protested. They were lenders, not partners. They had structured the transaction as a loan with profit-based compensation, not as equity investment.</w:t>
      </w:r>
    </w:p>
    <w:p w14:paraId="57544D02" w14:textId="77777777" w:rsidR="0033544D" w:rsidRPr="00742779" w:rsidRDefault="00742779" w:rsidP="000E54B1">
      <w:del w:id="897" w:author="Seth Oranburg" w:date="2026-03-07T09:50:00Z" w16du:dateUtc="2026-03-07T14:50:00Z">
        <w:r w:rsidRPr="00742779">
          <w:rPr>
            <w:rFonts w:ascii="ZWAdobeF" w:hAnsi="ZWAdobeF" w:cs="ZWAdobeF"/>
            <w:sz w:val="2"/>
            <w:szCs w:val="2"/>
          </w:rPr>
          <w:delText>508B</w:delText>
        </w:r>
        <w:r w:rsidR="0033544D" w:rsidRPr="00742779">
          <w:delText>The</w:delText>
        </w:r>
      </w:del>
      <w:ins w:id="898" w:author="Seth Oranburg" w:date="2026-03-07T09:50:00Z" w16du:dateUtc="2026-03-07T14:50:00Z">
        <w:r w:rsidR="0033544D" w:rsidRPr="00742779">
          <w:t>The</w:t>
        </w:r>
      </w:ins>
      <w:r w:rsidR="0033544D" w:rsidRPr="00742779">
        <w:t xml:space="preserve"> New York Court of Appeals sided with the investors. The profit share, while substantial, did not alone make them partners. The agreement gave them extensive oversight rights: they could inspect books, require financial reports, and veto certain risky investments. But these were protective provisions designed to safeguard a large loan, not management rights exercised by partners. The investors did not hold themselves out to the public as partners. They did not participate in day-to-day management. They did not share control over business operations. The substance of their relationship was creditor and debtor, not partnership.</w:t>
      </w:r>
    </w:p>
    <w:p w14:paraId="581B3BD0" w14:textId="77777777" w:rsidR="0033544D" w:rsidRPr="00742779" w:rsidRDefault="00742779" w:rsidP="000E54B1">
      <w:del w:id="899" w:author="Seth Oranburg" w:date="2026-03-07T09:50:00Z" w16du:dateUtc="2026-03-07T14:50:00Z">
        <w:r w:rsidRPr="00742779">
          <w:rPr>
            <w:rFonts w:ascii="ZWAdobeF" w:hAnsi="ZWAdobeF" w:cs="ZWAdobeF"/>
            <w:sz w:val="2"/>
            <w:szCs w:val="2"/>
          </w:rPr>
          <w:delText>509B</w:delText>
        </w:r>
        <w:r w:rsidR="0033544D" w:rsidRPr="00742779">
          <w:delText>The</w:delText>
        </w:r>
      </w:del>
      <w:ins w:id="900" w:author="Seth Oranburg" w:date="2026-03-07T09:50:00Z" w16du:dateUtc="2026-03-07T14:50:00Z">
        <w:r w:rsidR="0033544D" w:rsidRPr="00742779">
          <w:t>The</w:t>
        </w:r>
      </w:ins>
      <w:r w:rsidR="0033544D" w:rsidRPr="00742779">
        <w:t xml:space="preserve"> court</w:t>
      </w:r>
      <w:r w:rsidR="009F60D1" w:rsidRPr="00742779">
        <w:t>’</w:t>
      </w:r>
      <w:r w:rsidR="0033544D" w:rsidRPr="00742779">
        <w:t>s analysis focused on several factors beyond profit-sharing. Did the parties intend to form a partnership? Did they share management authority? Did they hold themselves out as partners to third parties? Did they contribute capital as owners or merely lend money as creditors? All of these factors pointed toward a loan agreement rather than partnership formation.</w:t>
      </w:r>
    </w:p>
    <w:p w14:paraId="27D27E98" w14:textId="77777777" w:rsidR="0033544D" w:rsidRPr="00742779" w:rsidRDefault="00742779" w:rsidP="000E54B1">
      <w:del w:id="901" w:author="Seth Oranburg" w:date="2026-03-07T09:50:00Z" w16du:dateUtc="2026-03-07T14:50:00Z">
        <w:r w:rsidRPr="00742779">
          <w:rPr>
            <w:rFonts w:ascii="ZWAdobeF" w:hAnsi="ZWAdobeF" w:cs="ZWAdobeF"/>
            <w:sz w:val="2"/>
            <w:szCs w:val="2"/>
          </w:rPr>
          <w:delText>510B</w:delText>
        </w:r>
        <w:r w:rsidR="0033544D" w:rsidRPr="00742779">
          <w:delText>But</w:delText>
        </w:r>
      </w:del>
      <w:ins w:id="902" w:author="Seth Oranburg" w:date="2026-03-07T09:50:00Z" w16du:dateUtc="2026-03-07T14:50:00Z">
        <w:r w:rsidR="0033544D" w:rsidRPr="00742779">
          <w:t>But</w:t>
        </w:r>
      </w:ins>
      <w:r w:rsidR="0033544D" w:rsidRPr="00742779">
        <w:t xml:space="preserve"> notice how difficult this analysis was. Three sophisticated investors, advised by capable lawyers, structured a transaction carefully to avoid partnership status. Yet they still faced litigation over whether a partnership existed. The creditors</w:t>
      </w:r>
      <w:r w:rsidR="009F60D1" w:rsidRPr="00742779">
        <w:t>’</w:t>
      </w:r>
      <w:r w:rsidR="0033544D" w:rsidRPr="00742779">
        <w:t xml:space="preserve"> argument was not frivolous. A 40 percent profit share, combined </w:t>
      </w:r>
      <w:r w:rsidR="0033544D" w:rsidRPr="00742779">
        <w:lastRenderedPageBreak/>
        <w:t>with extensive oversight rights, looked enough like partnership to require judicial interpretation.</w:t>
      </w:r>
    </w:p>
    <w:p w14:paraId="514F5380" w14:textId="77777777" w:rsidR="0033544D" w:rsidRPr="00742779" w:rsidRDefault="00742779" w:rsidP="000E54B1">
      <w:del w:id="903" w:author="Seth Oranburg" w:date="2026-03-07T09:50:00Z" w16du:dateUtc="2026-03-07T14:50:00Z">
        <w:r w:rsidRPr="00742779">
          <w:rPr>
            <w:rFonts w:ascii="ZWAdobeF" w:hAnsi="ZWAdobeF" w:cs="ZWAdobeF"/>
            <w:sz w:val="2"/>
            <w:szCs w:val="2"/>
          </w:rPr>
          <w:delText>511B</w:delText>
        </w:r>
        <w:r w:rsidR="0033544D" w:rsidRPr="00742779">
          <w:delText>Now</w:delText>
        </w:r>
      </w:del>
      <w:ins w:id="904" w:author="Seth Oranburg" w:date="2026-03-07T09:50:00Z" w16du:dateUtc="2026-03-07T14:50:00Z">
        <w:r w:rsidR="0033544D" w:rsidRPr="00742779">
          <w:t>Now</w:t>
        </w:r>
      </w:ins>
      <w:r w:rsidR="0033544D" w:rsidRPr="00742779">
        <w:t xml:space="preserve"> imagine less sophisticated parties operating without legal advice. Two people agree to start a business together. One contributes $50,000. The other contributes expertise and labor. They agree to split profits 60-40. They never discuss partnership status. They never sign formation documents. Have they created a partnership? Almost certainly yes, even if neither used the word </w:t>
      </w:r>
      <w:r w:rsidR="009F60D1" w:rsidRPr="00742779">
        <w:t>“</w:t>
      </w:r>
      <w:r w:rsidR="0033544D" w:rsidRPr="00742779">
        <w:t>partner</w:t>
      </w:r>
      <w:r w:rsidR="009F60D1" w:rsidRPr="00742779">
        <w:t>”</w:t>
      </w:r>
      <w:r w:rsidR="0033544D" w:rsidRPr="00742779">
        <w:t xml:space="preserve"> or understood what legal consequences would follow.</w:t>
      </w:r>
    </w:p>
    <w:p w14:paraId="6B433DDF" w14:textId="77777777" w:rsidR="0033544D" w:rsidRPr="00742779" w:rsidRDefault="00742779" w:rsidP="000E54B1">
      <w:del w:id="905" w:author="Seth Oranburg" w:date="2026-03-07T09:50:00Z" w16du:dateUtc="2026-03-07T14:50:00Z">
        <w:r w:rsidRPr="00742779">
          <w:rPr>
            <w:rFonts w:ascii="ZWAdobeF" w:hAnsi="ZWAdobeF" w:cs="ZWAdobeF"/>
            <w:sz w:val="2"/>
            <w:szCs w:val="2"/>
          </w:rPr>
          <w:delText>512B</w:delText>
        </w:r>
        <w:r w:rsidR="0033544D" w:rsidRPr="00742779">
          <w:delText>This</w:delText>
        </w:r>
      </w:del>
      <w:ins w:id="906" w:author="Seth Oranburg" w:date="2026-03-07T09:50:00Z" w16du:dateUtc="2026-03-07T14:50:00Z">
        <w:r w:rsidR="0033544D" w:rsidRPr="00742779">
          <w:t>This</w:t>
        </w:r>
      </w:ins>
      <w:r w:rsidR="0033544D" w:rsidRPr="00742779">
        <w:t xml:space="preserve"> inadvertent-partnership problem illustrates a tension throughout statutory organizational law. Default rules that apply in the absence of express agreement reduce transaction costs. Parties can operate without hiring lawyers to draft complex contracts. But default rules that parties do not consciously adopt may impose obligations those parties would have rejected if they had understood the consequences.</w:t>
      </w:r>
    </w:p>
    <w:p w14:paraId="0DA99531" w14:textId="77777777" w:rsidR="0033544D" w:rsidRPr="00742779" w:rsidRDefault="0033544D" w:rsidP="000E54B1">
      <w:pPr>
        <w:pStyle w:val="Heading2"/>
        <w:rPr>
          <w:rFonts w:eastAsia="Times New Roman"/>
        </w:rPr>
      </w:pPr>
      <w:r w:rsidRPr="00742779">
        <w:rPr>
          <w:rFonts w:eastAsia="Times New Roman"/>
        </w:rPr>
        <w:t>Asset Partitioning: Partnership Property</w:t>
      </w:r>
    </w:p>
    <w:p w14:paraId="3DCD31F9" w14:textId="77777777" w:rsidR="0033544D" w:rsidRPr="00742779" w:rsidRDefault="00742779" w:rsidP="000E54B1">
      <w:del w:id="907" w:author="Seth Oranburg" w:date="2026-03-07T09:50:00Z" w16du:dateUtc="2026-03-07T14:50:00Z">
        <w:r w:rsidRPr="00742779">
          <w:rPr>
            <w:rFonts w:ascii="ZWAdobeF" w:hAnsi="ZWAdobeF" w:cs="ZWAdobeF"/>
            <w:sz w:val="2"/>
            <w:szCs w:val="2"/>
          </w:rPr>
          <w:delText>513B</w:delText>
        </w:r>
        <w:r w:rsidR="0033544D" w:rsidRPr="00742779">
          <w:delText>The</w:delText>
        </w:r>
      </w:del>
      <w:ins w:id="908" w:author="Seth Oranburg" w:date="2026-03-07T09:50:00Z" w16du:dateUtc="2026-03-07T14:50:00Z">
        <w:r w:rsidR="0033544D" w:rsidRPr="00742779">
          <w:t>The</w:t>
        </w:r>
      </w:ins>
      <w:r w:rsidR="0033544D" w:rsidRPr="00742779">
        <w:t xml:space="preserve"> third piece of partnership</w:t>
      </w:r>
      <w:r w:rsidR="009F60D1" w:rsidRPr="00742779">
        <w:t>’</w:t>
      </w:r>
      <w:r w:rsidR="0033544D" w:rsidRPr="00742779">
        <w:t>s foundational architecture involves property. When partners contribute cash, equipment, or real estate to a partnership, what happens to ownership? Can partners</w:t>
      </w:r>
      <w:r w:rsidR="009F60D1" w:rsidRPr="00742779">
        <w:t>’</w:t>
      </w:r>
      <w:r w:rsidR="0033544D" w:rsidRPr="00742779">
        <w:t xml:space="preserve"> personal creditors seize partnership property? Can partnership creditors seize partners</w:t>
      </w:r>
      <w:r w:rsidR="009F60D1" w:rsidRPr="00742779">
        <w:t>’</w:t>
      </w:r>
      <w:r w:rsidR="0033544D" w:rsidRPr="00742779">
        <w:t xml:space="preserve"> personal property? Where do the boundaries lie?</w:t>
      </w:r>
    </w:p>
    <w:p w14:paraId="0402E7A4" w14:textId="77777777" w:rsidR="0033544D" w:rsidRPr="00742779" w:rsidRDefault="0033544D" w:rsidP="000E54B1">
      <w:pPr>
        <w:pStyle w:val="Heading3"/>
        <w:rPr>
          <w:rFonts w:eastAsia="Times New Roman"/>
        </w:rPr>
      </w:pPr>
      <w:r w:rsidRPr="00742779">
        <w:rPr>
          <w:rFonts w:eastAsia="Times New Roman"/>
        </w:rPr>
        <w:t>From Aggregate to Entity</w:t>
      </w:r>
    </w:p>
    <w:p w14:paraId="7E7D2B4F" w14:textId="77777777" w:rsidR="0033544D" w:rsidRPr="00742779" w:rsidRDefault="00742779" w:rsidP="000E54B1">
      <w:del w:id="909" w:author="Seth Oranburg" w:date="2026-03-07T09:50:00Z" w16du:dateUtc="2026-03-07T14:50:00Z">
        <w:r w:rsidRPr="00742779">
          <w:rPr>
            <w:rFonts w:ascii="ZWAdobeF" w:hAnsi="ZWAdobeF" w:cs="ZWAdobeF"/>
            <w:sz w:val="2"/>
            <w:szCs w:val="2"/>
          </w:rPr>
          <w:delText>514B</w:delText>
        </w:r>
        <w:r w:rsidR="0033544D" w:rsidRPr="00742779">
          <w:delText>Partnership</w:delText>
        </w:r>
      </w:del>
      <w:ins w:id="910" w:author="Seth Oranburg" w:date="2026-03-07T09:50:00Z" w16du:dateUtc="2026-03-07T14:50:00Z">
        <w:r w:rsidR="0033544D" w:rsidRPr="00742779">
          <w:t>Partnership</w:t>
        </w:r>
      </w:ins>
      <w:r w:rsidR="0033544D" w:rsidRPr="00742779">
        <w:t xml:space="preserve"> law</w:t>
      </w:r>
      <w:r w:rsidR="009F60D1" w:rsidRPr="00742779">
        <w:t>’</w:t>
      </w:r>
      <w:r w:rsidR="0033544D" w:rsidRPr="00742779">
        <w:t xml:space="preserve">s treatment of property has evolved dramatically. Under the original Uniform Partnership Act of 1914, partnership was primarily an </w:t>
      </w:r>
      <w:r w:rsidR="0033544D" w:rsidRPr="00742779">
        <w:rPr>
          <w:rStyle w:val="Strong"/>
        </w:rPr>
        <w:t>aggregate</w:t>
      </w:r>
      <w:r w:rsidR="0033544D" w:rsidRPr="00742779">
        <w:t xml:space="preserve"> concept. Partners owned partnership property as </w:t>
      </w:r>
      <w:r w:rsidR="009F60D1" w:rsidRPr="00742779">
        <w:t>“</w:t>
      </w:r>
      <w:r w:rsidR="0033544D" w:rsidRPr="00742779">
        <w:t>tenants in partnership,</w:t>
      </w:r>
      <w:r w:rsidR="009F60D1" w:rsidRPr="00742779">
        <w:t>”</w:t>
      </w:r>
      <w:r w:rsidR="0033544D" w:rsidRPr="00742779">
        <w:t xml:space="preserve"> a specialized form of co-ownership. This aggregate approach created practical problems. When partnerships owned real estate, recording titles became complex. Could a partnership deed be filed if the partnership was not a legal entity? What happened to partnership property when a partner died?</w:t>
      </w:r>
    </w:p>
    <w:p w14:paraId="22F36066" w14:textId="77777777" w:rsidR="0033544D" w:rsidRPr="00742779" w:rsidRDefault="00742779" w:rsidP="000E54B1">
      <w:pPr>
        <w:pPrChange w:id="911" w:author="Seth Oranburg" w:date="2026-03-07T09:50:00Z" w16du:dateUtc="2026-03-07T14:50:00Z">
          <w:pPr>
            <w:pStyle w:val="NormalWeb"/>
          </w:pPr>
        </w:pPrChange>
      </w:pPr>
      <w:del w:id="912" w:author="Seth Oranburg" w:date="2026-03-07T09:50:00Z" w16du:dateUtc="2026-03-07T14:50:00Z">
        <w:r w:rsidRPr="00742779">
          <w:rPr>
            <w:rFonts w:ascii="ZWAdobeF" w:hAnsi="ZWAdobeF" w:cs="ZWAdobeF"/>
            <w:sz w:val="2"/>
            <w:szCs w:val="2"/>
          </w:rPr>
          <w:delText>515B</w:delText>
        </w:r>
        <w:r w:rsidR="0033544D" w:rsidRPr="00742779">
          <w:delText>The</w:delText>
        </w:r>
      </w:del>
      <w:ins w:id="913" w:author="Seth Oranburg" w:date="2026-03-07T09:50:00Z" w16du:dateUtc="2026-03-07T14:50:00Z">
        <w:r w:rsidR="0033544D" w:rsidRPr="00742779">
          <w:t>The</w:t>
        </w:r>
      </w:ins>
      <w:r w:rsidR="0033544D" w:rsidRPr="00742779">
        <w:t xml:space="preserve"> Revised Uniform Partnership Act of 1997 adopted an </w:t>
      </w:r>
      <w:r w:rsidR="0033544D" w:rsidRPr="00742779">
        <w:rPr>
          <w:rStyle w:val="Strong"/>
        </w:rPr>
        <w:t>entity</w:t>
      </w:r>
      <w:r w:rsidR="0033544D" w:rsidRPr="00742779">
        <w:t xml:space="preserve"> approach. The partnership is now defined as </w:t>
      </w:r>
      <w:r w:rsidR="009F60D1" w:rsidRPr="00742779">
        <w:t>“</w:t>
      </w:r>
      <w:r w:rsidR="0033544D" w:rsidRPr="00742779">
        <w:t>an entity distinct from its partners.</w:t>
      </w:r>
      <w:r w:rsidR="009F60D1" w:rsidRPr="00742779">
        <w:t>”</w:t>
      </w:r>
      <w:r w:rsidR="0033544D">
        <w:fldChar w:fldCharType="begin"/>
      </w:r>
      <w:r w:rsidR="0033544D">
        <w:instrText>HYPERLINK \l "fn44-11647" \o "Jump to citation"</w:instrText>
      </w:r>
      <w:r w:rsidR="0033544D">
        <w:fldChar w:fldCharType="separate"/>
      </w:r>
      <w:r w:rsidR="0033544D" w:rsidRPr="00742779">
        <w:rPr>
          <w:rStyle w:val="Hyperlink"/>
          <w:color w:val="auto"/>
          <w:u w:val="none"/>
        </w:rPr>
        <w:t>[44</w:t>
      </w:r>
      <w:r w:rsidR="00FA601A" w:rsidRPr="00742779">
        <w:rPr>
          <w:rStyle w:val="Hyperlink"/>
          <w:color w:val="auto"/>
          <w:u w:val="none"/>
        </w:rPr>
        <w:t>]</w:t>
      </w:r>
      <w:r w:rsidR="0033544D" w:rsidRPr="00742779">
        <w:rPr>
          <w:rStyle w:val="citekey"/>
          <w:vanish/>
        </w:rPr>
        <w:t>(a)</w:t>
      </w:r>
      <w:r w:rsidR="0033544D">
        <w:fldChar w:fldCharType="end"/>
      </w:r>
      <w:r w:rsidR="0033544D" w:rsidRPr="00742779">
        <w:t xml:space="preserve"> This transformation solved many practical problems but created new conceptual questions. If partnership is an entity distinct from its partners, what is the partners</w:t>
      </w:r>
      <w:r w:rsidR="009F60D1" w:rsidRPr="00742779">
        <w:t>’</w:t>
      </w:r>
      <w:r w:rsidR="0033544D" w:rsidRPr="00742779">
        <w:t xml:space="preserve"> ownership interest?</w:t>
      </w:r>
    </w:p>
    <w:p w14:paraId="6DC5F5B4" w14:textId="77777777" w:rsidR="0033544D" w:rsidRPr="00742779" w:rsidRDefault="00742779" w:rsidP="000E54B1">
      <w:pPr>
        <w:pPrChange w:id="914" w:author="Seth Oranburg" w:date="2026-03-07T09:50:00Z" w16du:dateUtc="2026-03-07T14:50:00Z">
          <w:pPr>
            <w:pStyle w:val="NormalWeb"/>
          </w:pPr>
        </w:pPrChange>
      </w:pPr>
      <w:del w:id="915" w:author="Seth Oranburg" w:date="2026-03-07T09:50:00Z" w16du:dateUtc="2026-03-07T14:50:00Z">
        <w:r w:rsidRPr="00742779">
          <w:rPr>
            <w:rFonts w:ascii="ZWAdobeF" w:hAnsi="ZWAdobeF" w:cs="ZWAdobeF"/>
            <w:sz w:val="2"/>
            <w:szCs w:val="2"/>
          </w:rPr>
          <w:lastRenderedPageBreak/>
          <w:delText>516B</w:delText>
        </w:r>
        <w:r w:rsidR="0033544D" w:rsidRPr="00742779">
          <w:delText>The</w:delText>
        </w:r>
      </w:del>
      <w:ins w:id="916" w:author="Seth Oranburg" w:date="2026-03-07T09:50:00Z" w16du:dateUtc="2026-03-07T14:50:00Z">
        <w:r w:rsidR="0033544D" w:rsidRPr="00742779">
          <w:t>The</w:t>
        </w:r>
      </w:ins>
      <w:r w:rsidR="0033544D" w:rsidRPr="00742779">
        <w:t xml:space="preserve"> statute provides answers. Partnership property belongs to the partnership, not to individual partners.</w:t>
      </w:r>
      <w:r w:rsidR="0033544D">
        <w:fldChar w:fldCharType="begin"/>
      </w:r>
      <w:r w:rsidR="0033544D">
        <w:instrText>HYPERLINK \l "fn45-11647" \o "Jump to citation"</w:instrText>
      </w:r>
      <w:r w:rsidR="0033544D">
        <w:fldChar w:fldCharType="separate"/>
      </w:r>
      <w:r w:rsidR="0033544D" w:rsidRPr="00742779">
        <w:rPr>
          <w:rStyle w:val="Hyperlink"/>
          <w:color w:val="auto"/>
          <w:u w:val="none"/>
        </w:rPr>
        <w:t>[45</w:t>
      </w:r>
      <w:r w:rsidR="00FA601A" w:rsidRPr="00742779">
        <w:rPr>
          <w:rStyle w:val="Hyperlink"/>
          <w:color w:val="auto"/>
          <w:u w:val="none"/>
        </w:rPr>
        <w:t>]</w:t>
      </w:r>
      <w:r w:rsidR="0033544D">
        <w:fldChar w:fldCharType="end"/>
      </w:r>
      <w:r w:rsidR="0033544D" w:rsidRPr="00742779">
        <w:t xml:space="preserve"> Partners own </w:t>
      </w:r>
      <w:r w:rsidR="009F60D1" w:rsidRPr="00742779">
        <w:t>“</w:t>
      </w:r>
      <w:r w:rsidR="0033544D" w:rsidRPr="00742779">
        <w:t>transferable interests</w:t>
      </w:r>
      <w:r w:rsidR="009F60D1" w:rsidRPr="00742779">
        <w:t>”</w:t>
      </w:r>
      <w:r w:rsidR="0033544D" w:rsidRPr="00742779">
        <w:t xml:space="preserve"> in the partnership—rights to receive distributions and allocations of profits and losses. But specific partnership assets belong to the entity. A partner has no transferable interest in specific partnership property.</w:t>
      </w:r>
    </w:p>
    <w:p w14:paraId="5E6FF3A0" w14:textId="77777777" w:rsidR="0033544D" w:rsidRPr="00742779" w:rsidRDefault="00742779" w:rsidP="000E54B1">
      <w:del w:id="917" w:author="Seth Oranburg" w:date="2026-03-07T09:50:00Z" w16du:dateUtc="2026-03-07T14:50:00Z">
        <w:r w:rsidRPr="00742779">
          <w:rPr>
            <w:rFonts w:ascii="ZWAdobeF" w:hAnsi="ZWAdobeF" w:cs="ZWAdobeF"/>
            <w:sz w:val="2"/>
            <w:szCs w:val="2"/>
          </w:rPr>
          <w:delText>517B</w:delText>
        </w:r>
        <w:r w:rsidR="0033544D" w:rsidRPr="00742779">
          <w:delText>Think</w:delText>
        </w:r>
      </w:del>
      <w:ins w:id="918" w:author="Seth Oranburg" w:date="2026-03-07T09:50:00Z" w16du:dateUtc="2026-03-07T14:50:00Z">
        <w:r w:rsidR="0033544D" w:rsidRPr="00742779">
          <w:t>Think</w:t>
        </w:r>
      </w:ins>
      <w:r w:rsidR="0033544D" w:rsidRPr="00742779">
        <w:t xml:space="preserve"> about what this means for Stroud</w:t>
      </w:r>
      <w:r w:rsidR="009F60D1" w:rsidRPr="00742779">
        <w:t>’</w:t>
      </w:r>
      <w:r w:rsidR="0033544D" w:rsidRPr="00742779">
        <w:t>s Food Center. The store</w:t>
      </w:r>
      <w:r w:rsidR="009F60D1" w:rsidRPr="00742779">
        <w:t>’</w:t>
      </w:r>
      <w:r w:rsidR="0033544D" w:rsidRPr="00742779">
        <w:t>s inventory, its equipment, its lease, its customer relationships—all belonged to the partnership, not to Stroud and Freeman individually. When Freeman ordered bread, he ordered it for the partnership. When the National Biscuit Company delivered bread, it delivered it to the partnership. The debt was a partnership debt, not Freeman</w:t>
      </w:r>
      <w:r w:rsidR="009F60D1" w:rsidRPr="00742779">
        <w:t>’</w:t>
      </w:r>
      <w:r w:rsidR="0033544D" w:rsidRPr="00742779">
        <w:t>s personal debt. And because the partnership owed the debt, both partners were liable for it under partnership law</w:t>
      </w:r>
      <w:r w:rsidR="009F60D1" w:rsidRPr="00742779">
        <w:t>’</w:t>
      </w:r>
      <w:r w:rsidR="0033544D" w:rsidRPr="00742779">
        <w:t>s unlimited liability rule (which we will examine in Part III).</w:t>
      </w:r>
    </w:p>
    <w:p w14:paraId="07E216EC" w14:textId="77777777" w:rsidR="0033544D" w:rsidRPr="00742779" w:rsidRDefault="0033544D" w:rsidP="000E54B1">
      <w:pPr>
        <w:pStyle w:val="Heading3"/>
        <w:rPr>
          <w:rFonts w:eastAsia="Times New Roman"/>
        </w:rPr>
      </w:pPr>
      <w:r w:rsidRPr="00742779">
        <w:rPr>
          <w:rFonts w:eastAsia="Times New Roman"/>
        </w:rPr>
        <w:t>Entity Shielding</w:t>
      </w:r>
    </w:p>
    <w:p w14:paraId="07960E64" w14:textId="77777777" w:rsidR="0033544D" w:rsidRPr="00742779" w:rsidRDefault="00742779" w:rsidP="000E54B1">
      <w:del w:id="919" w:author="Seth Oranburg" w:date="2026-03-07T09:50:00Z" w16du:dateUtc="2026-03-07T14:50:00Z">
        <w:r w:rsidRPr="00742779">
          <w:rPr>
            <w:rFonts w:ascii="ZWAdobeF" w:hAnsi="ZWAdobeF" w:cs="ZWAdobeF"/>
            <w:sz w:val="2"/>
            <w:szCs w:val="2"/>
          </w:rPr>
          <w:delText>518B</w:delText>
        </w:r>
        <w:r w:rsidR="0033544D" w:rsidRPr="00742779">
          <w:delText>Asset</w:delText>
        </w:r>
      </w:del>
      <w:ins w:id="920" w:author="Seth Oranburg" w:date="2026-03-07T09:50:00Z" w16du:dateUtc="2026-03-07T14:50:00Z">
        <w:r w:rsidR="0033544D" w:rsidRPr="00742779">
          <w:t>Asset</w:t>
        </w:r>
      </w:ins>
      <w:r w:rsidR="0033544D" w:rsidRPr="00742779">
        <w:t xml:space="preserve"> partitioning serves two functions. </w:t>
      </w:r>
      <w:r w:rsidR="0033544D" w:rsidRPr="00742779">
        <w:rPr>
          <w:rStyle w:val="Strong"/>
        </w:rPr>
        <w:t>Entity shielding</w:t>
      </w:r>
      <w:r w:rsidR="0033544D" w:rsidRPr="00742779">
        <w:t xml:space="preserve"> protects partnership assets from partners</w:t>
      </w:r>
      <w:r w:rsidR="009F60D1" w:rsidRPr="00742779">
        <w:t>’</w:t>
      </w:r>
      <w:r w:rsidR="0033544D" w:rsidRPr="00742779">
        <w:t xml:space="preserve"> personal creditors. </w:t>
      </w:r>
      <w:r w:rsidR="0033544D" w:rsidRPr="00742779">
        <w:rPr>
          <w:rStyle w:val="Strong"/>
        </w:rPr>
        <w:t>Owner shielding</w:t>
      </w:r>
      <w:r w:rsidR="0033544D" w:rsidRPr="00742779">
        <w:t xml:space="preserve"> protects partners</w:t>
      </w:r>
      <w:r w:rsidR="009F60D1" w:rsidRPr="00742779">
        <w:t>’</w:t>
      </w:r>
      <w:r w:rsidR="0033544D" w:rsidRPr="00742779">
        <w:t xml:space="preserve"> personal assets from partnership creditors. Partnership law provides strong entity shielding but weak owner shielding.</w:t>
      </w:r>
    </w:p>
    <w:p w14:paraId="22B2BDB7" w14:textId="77777777" w:rsidR="0033544D" w:rsidRPr="00742779" w:rsidRDefault="00742779" w:rsidP="000E54B1">
      <w:del w:id="921" w:author="Seth Oranburg" w:date="2026-03-07T09:50:00Z" w16du:dateUtc="2026-03-07T14:50:00Z">
        <w:r w:rsidRPr="00742779">
          <w:rPr>
            <w:rFonts w:ascii="ZWAdobeF" w:hAnsi="ZWAdobeF" w:cs="ZWAdobeF"/>
            <w:sz w:val="2"/>
            <w:szCs w:val="2"/>
          </w:rPr>
          <w:delText>519B</w:delText>
        </w:r>
        <w:r w:rsidR="0033544D" w:rsidRPr="00742779">
          <w:delText>Suppose</w:delText>
        </w:r>
      </w:del>
      <w:ins w:id="922" w:author="Seth Oranburg" w:date="2026-03-07T09:50:00Z" w16du:dateUtc="2026-03-07T14:50:00Z">
        <w:r w:rsidR="0033544D" w:rsidRPr="00742779">
          <w:t>Suppose</w:t>
        </w:r>
      </w:ins>
      <w:r w:rsidR="0033544D" w:rsidRPr="00742779">
        <w:t xml:space="preserve"> Stroud had personal debts unrelated to the grocery store—a mortgage on his home, credit card balances, a car loan. Could Stroud</w:t>
      </w:r>
      <w:r w:rsidR="009F60D1" w:rsidRPr="00742779">
        <w:t>’</w:t>
      </w:r>
      <w:r w:rsidR="0033544D" w:rsidRPr="00742779">
        <w:t>s personal creditors seize the store</w:t>
      </w:r>
      <w:r w:rsidR="009F60D1" w:rsidRPr="00742779">
        <w:t>’</w:t>
      </w:r>
      <w:r w:rsidR="0033544D" w:rsidRPr="00742779">
        <w:t>s inventory to satisfy those personal debts? No. Partnership property is shielded from partners</w:t>
      </w:r>
      <w:r w:rsidR="009F60D1" w:rsidRPr="00742779">
        <w:t>’</w:t>
      </w:r>
      <w:r w:rsidR="0033544D" w:rsidRPr="00742779">
        <w:t xml:space="preserve"> personal creditors. Those creditors must pursue a different remedy.</w:t>
      </w:r>
    </w:p>
    <w:p w14:paraId="3E24CF7A" w14:textId="77777777" w:rsidR="0033544D" w:rsidRPr="00742779" w:rsidRDefault="00742779" w:rsidP="000E54B1">
      <w:del w:id="923" w:author="Seth Oranburg" w:date="2026-03-07T09:50:00Z" w16du:dateUtc="2026-03-07T14:50:00Z">
        <w:r w:rsidRPr="00742779">
          <w:rPr>
            <w:rFonts w:ascii="ZWAdobeF" w:hAnsi="ZWAdobeF" w:cs="ZWAdobeF"/>
            <w:sz w:val="2"/>
            <w:szCs w:val="2"/>
          </w:rPr>
          <w:delText>520B</w:delText>
        </w:r>
        <w:r w:rsidR="0033544D" w:rsidRPr="00742779">
          <w:delText>The</w:delText>
        </w:r>
      </w:del>
      <w:ins w:id="924" w:author="Seth Oranburg" w:date="2026-03-07T09:50:00Z" w16du:dateUtc="2026-03-07T14:50:00Z">
        <w:r w:rsidR="0033544D" w:rsidRPr="00742779">
          <w:t>The</w:t>
        </w:r>
      </w:ins>
      <w:r w:rsidR="0033544D" w:rsidRPr="00742779">
        <w:t xml:space="preserve"> Revised Uniform Partnership Act allows personal creditors to obtain a </w:t>
      </w:r>
      <w:r w:rsidR="0033544D" w:rsidRPr="00742779">
        <w:rPr>
          <w:rStyle w:val="Strong"/>
        </w:rPr>
        <w:t>charging order</w:t>
      </w:r>
      <w:r w:rsidR="0033544D" w:rsidRPr="00742779">
        <w:t xml:space="preserve"> against the partner</w:t>
      </w:r>
      <w:r w:rsidR="009F60D1" w:rsidRPr="00742779">
        <w:t>’</w:t>
      </w:r>
      <w:r w:rsidR="0033544D" w:rsidRPr="00742779">
        <w:t>s transferable interest. A charging order directs the partnership to pay distributions that would otherwise go to the debtor-partner directly to the creditor instead. The creditor receives whatever distributions the partnership decides to make to that partner. But the creditor cannot force distributions. The creditor cannot vote. The creditor cannot participate in management. The creditor stands in the partner</w:t>
      </w:r>
      <w:r w:rsidR="009F60D1" w:rsidRPr="00742779">
        <w:t>’</w:t>
      </w:r>
      <w:r w:rsidR="0033544D" w:rsidRPr="00742779">
        <w:t>s shoes with respect to distributions but acquires no control rights.</w:t>
      </w:r>
    </w:p>
    <w:p w14:paraId="2538456D" w14:textId="77777777" w:rsidR="0033544D" w:rsidRPr="00742779" w:rsidRDefault="00742779" w:rsidP="000E54B1">
      <w:del w:id="925" w:author="Seth Oranburg" w:date="2026-03-07T09:50:00Z" w16du:dateUtc="2026-03-07T14:50:00Z">
        <w:r w:rsidRPr="00742779">
          <w:rPr>
            <w:rFonts w:ascii="ZWAdobeF" w:hAnsi="ZWAdobeF" w:cs="ZWAdobeF"/>
            <w:sz w:val="2"/>
            <w:szCs w:val="2"/>
          </w:rPr>
          <w:delText>521B</w:delText>
        </w:r>
        <w:r w:rsidR="0033544D" w:rsidRPr="00742779">
          <w:delText>This</w:delText>
        </w:r>
      </w:del>
      <w:ins w:id="926" w:author="Seth Oranburg" w:date="2026-03-07T09:50:00Z" w16du:dateUtc="2026-03-07T14:50:00Z">
        <w:r w:rsidR="0033544D" w:rsidRPr="00742779">
          <w:t>This</w:t>
        </w:r>
      </w:ins>
      <w:r w:rsidR="0033544D" w:rsidRPr="00742779">
        <w:t xml:space="preserve"> arrangement protects the partnership and non-debtor partners from interference. If personal creditors could seize partnership property or force dissolution, partners would face constant disruption from co-partners</w:t>
      </w:r>
      <w:r w:rsidR="009F60D1" w:rsidRPr="00742779">
        <w:t>’</w:t>
      </w:r>
      <w:r w:rsidR="0033544D" w:rsidRPr="00742779">
        <w:t xml:space="preserve"> financial troubles. The charging order mechanism balances creditors</w:t>
      </w:r>
      <w:r w:rsidR="009F60D1" w:rsidRPr="00742779">
        <w:t>’</w:t>
      </w:r>
      <w:r w:rsidR="0033544D" w:rsidRPr="00742779">
        <w:t xml:space="preserve"> rights to collect debts against the partnership</w:t>
      </w:r>
      <w:r w:rsidR="009F60D1" w:rsidRPr="00742779">
        <w:t>’</w:t>
      </w:r>
      <w:r w:rsidR="0033544D" w:rsidRPr="00742779">
        <w:t>s interest in operational continuity.</w:t>
      </w:r>
    </w:p>
    <w:p w14:paraId="7ACC32B9" w14:textId="77777777" w:rsidR="0033544D" w:rsidRPr="00742779" w:rsidRDefault="00742779" w:rsidP="000E54B1">
      <w:del w:id="927" w:author="Seth Oranburg" w:date="2026-03-07T09:50:00Z" w16du:dateUtc="2026-03-07T14:50:00Z">
        <w:r w:rsidRPr="00742779">
          <w:rPr>
            <w:rFonts w:ascii="ZWAdobeF" w:hAnsi="ZWAdobeF" w:cs="ZWAdobeF"/>
            <w:sz w:val="2"/>
            <w:szCs w:val="2"/>
          </w:rPr>
          <w:lastRenderedPageBreak/>
          <w:delText>522B</w:delText>
        </w:r>
        <w:r w:rsidR="0033544D" w:rsidRPr="00742779">
          <w:delText>But</w:delText>
        </w:r>
      </w:del>
      <w:ins w:id="928" w:author="Seth Oranburg" w:date="2026-03-07T09:50:00Z" w16du:dateUtc="2026-03-07T14:50:00Z">
        <w:r w:rsidR="0033544D" w:rsidRPr="00742779">
          <w:t>But</w:t>
        </w:r>
      </w:ins>
      <w:r w:rsidR="0033544D" w:rsidRPr="00742779">
        <w:t xml:space="preserve"> partnership creditors face no such limitation. A creditor who extended credit to Stroud</w:t>
      </w:r>
      <w:r w:rsidR="009F60D1" w:rsidRPr="00742779">
        <w:t>’</w:t>
      </w:r>
      <w:r w:rsidR="0033544D" w:rsidRPr="00742779">
        <w:t>s Food Center could pursue partnership property first and, if that proved insufficient, could pursue Stroud</w:t>
      </w:r>
      <w:r w:rsidR="009F60D1" w:rsidRPr="00742779">
        <w:t>’</w:t>
      </w:r>
      <w:r w:rsidR="0033544D" w:rsidRPr="00742779">
        <w:t>s and Freeman</w:t>
      </w:r>
      <w:r w:rsidR="009F60D1" w:rsidRPr="00742779">
        <w:t>’</w:t>
      </w:r>
      <w:r w:rsidR="0033544D" w:rsidRPr="00742779">
        <w:t>s personal assets. This brings us to the risk allocation problem and unlimited liability, which Part III will examine in detail.</w:t>
      </w:r>
    </w:p>
    <w:p w14:paraId="06C2D208" w14:textId="77777777" w:rsidR="0033544D" w:rsidRPr="00742779" w:rsidRDefault="0033544D" w:rsidP="000E54B1">
      <w:pPr>
        <w:pStyle w:val="Heading3"/>
        <w:rPr>
          <w:rFonts w:eastAsia="Times New Roman"/>
        </w:rPr>
      </w:pPr>
      <w:r w:rsidRPr="00742779">
        <w:rPr>
          <w:rFonts w:eastAsia="Times New Roman"/>
        </w:rPr>
        <w:t>What Counts as Partnership Property</w:t>
      </w:r>
    </w:p>
    <w:p w14:paraId="7B0022E4" w14:textId="77777777" w:rsidR="0033544D" w:rsidRPr="00742779" w:rsidRDefault="00742779" w:rsidP="000E54B1">
      <w:pPr>
        <w:pPrChange w:id="929" w:author="Seth Oranburg" w:date="2026-03-07T09:50:00Z" w16du:dateUtc="2026-03-07T14:50:00Z">
          <w:pPr>
            <w:pStyle w:val="NormalWeb"/>
          </w:pPr>
        </w:pPrChange>
      </w:pPr>
      <w:del w:id="930" w:author="Seth Oranburg" w:date="2026-03-07T09:50:00Z" w16du:dateUtc="2026-03-07T14:50:00Z">
        <w:r w:rsidRPr="00742779">
          <w:rPr>
            <w:rFonts w:ascii="ZWAdobeF" w:hAnsi="ZWAdobeF" w:cs="ZWAdobeF"/>
            <w:sz w:val="2"/>
            <w:szCs w:val="2"/>
          </w:rPr>
          <w:delText>523B</w:delText>
        </w:r>
        <w:r w:rsidR="0033544D" w:rsidRPr="00742779">
          <w:delText>Determining</w:delText>
        </w:r>
      </w:del>
      <w:ins w:id="931" w:author="Seth Oranburg" w:date="2026-03-07T09:50:00Z" w16du:dateUtc="2026-03-07T14:50:00Z">
        <w:r w:rsidR="0033544D" w:rsidRPr="00742779">
          <w:t>Determining</w:t>
        </w:r>
      </w:ins>
      <w:r w:rsidR="0033544D" w:rsidRPr="00742779">
        <w:t xml:space="preserve"> what property belongs to the partnership can be difficult when documentation is poor or when circumstances are ambiguous. The Revised Uniform Partnership Act provides that </w:t>
      </w:r>
      <w:r w:rsidR="009F60D1" w:rsidRPr="00742779">
        <w:t>“</w:t>
      </w:r>
      <w:r w:rsidR="0033544D" w:rsidRPr="00742779">
        <w:t>property acquired by a partnership is property of the partnership and not of the partners individually.</w:t>
      </w:r>
      <w:r w:rsidR="009F60D1" w:rsidRPr="00742779">
        <w:t>”</w:t>
      </w:r>
      <w:r w:rsidR="0033544D">
        <w:fldChar w:fldCharType="begin"/>
      </w:r>
      <w:r w:rsidR="0033544D">
        <w:instrText>HYPERLINK \l "fn45-11647" \o "Jump to citation"</w:instrText>
      </w:r>
      <w:r w:rsidR="0033544D">
        <w:fldChar w:fldCharType="separate"/>
      </w:r>
      <w:r w:rsidR="0033544D" w:rsidRPr="00742779">
        <w:rPr>
          <w:rStyle w:val="Hyperlink"/>
          <w:color w:val="auto"/>
          <w:u w:val="none"/>
        </w:rPr>
        <w:t>[45</w:t>
      </w:r>
      <w:r w:rsidR="00FA601A" w:rsidRPr="00742779">
        <w:rPr>
          <w:rStyle w:val="Hyperlink"/>
          <w:color w:val="auto"/>
          <w:u w:val="none"/>
        </w:rPr>
        <w:t>]</w:t>
      </w:r>
      <w:r w:rsidR="0033544D">
        <w:fldChar w:fldCharType="end"/>
      </w:r>
      <w:r w:rsidR="0033544D" w:rsidRPr="00742779">
        <w:t xml:space="preserve"> Property is partnership property if acquired in the partnership name, if acquired with partnership funds, or if the circumstances indicate the property is partnership property.</w:t>
      </w:r>
    </w:p>
    <w:p w14:paraId="4F47888D" w14:textId="77777777" w:rsidR="0033544D" w:rsidRPr="00742779" w:rsidRDefault="00742779" w:rsidP="000E54B1">
      <w:del w:id="932" w:author="Seth Oranburg" w:date="2026-03-07T09:50:00Z" w16du:dateUtc="2026-03-07T14:50:00Z">
        <w:r w:rsidRPr="00742779">
          <w:rPr>
            <w:rFonts w:ascii="ZWAdobeF" w:hAnsi="ZWAdobeF" w:cs="ZWAdobeF"/>
            <w:sz w:val="2"/>
            <w:szCs w:val="2"/>
          </w:rPr>
          <w:delText>524B</w:delText>
        </w:r>
        <w:r w:rsidR="0033544D" w:rsidRPr="00742779">
          <w:delText>When</w:delText>
        </w:r>
      </w:del>
      <w:ins w:id="933" w:author="Seth Oranburg" w:date="2026-03-07T09:50:00Z" w16du:dateUtc="2026-03-07T14:50:00Z">
        <w:r w:rsidR="0033544D" w:rsidRPr="00742779">
          <w:t>When</w:t>
        </w:r>
      </w:ins>
      <w:r w:rsidR="0033544D" w:rsidRPr="00742779">
        <w:t xml:space="preserve"> property status is unclear, courts examine several factors. Was the property purchased with partnership funds or personal funds? Is the property used exclusively in partnership business or also for personal purposes? Is the property titled in the partnership name or in a partner</w:t>
      </w:r>
      <w:r w:rsidR="009F60D1" w:rsidRPr="00742779">
        <w:t>’</w:t>
      </w:r>
      <w:r w:rsidR="0033544D" w:rsidRPr="00742779">
        <w:t>s name? Do partners treat the property as partnership property in their tax returns and financial statements?</w:t>
      </w:r>
    </w:p>
    <w:p w14:paraId="064E6F81" w14:textId="77777777" w:rsidR="0033544D" w:rsidRPr="00742779" w:rsidRDefault="00742779" w:rsidP="000E54B1">
      <w:del w:id="934" w:author="Seth Oranburg" w:date="2026-03-07T09:50:00Z" w16du:dateUtc="2026-03-07T14:50:00Z">
        <w:r w:rsidRPr="00742779">
          <w:rPr>
            <w:rFonts w:ascii="ZWAdobeF" w:hAnsi="ZWAdobeF" w:cs="ZWAdobeF"/>
            <w:sz w:val="2"/>
            <w:szCs w:val="2"/>
          </w:rPr>
          <w:delText>525B</w:delText>
        </w:r>
        <w:r w:rsidR="0033544D" w:rsidRPr="00742779">
          <w:delText>These</w:delText>
        </w:r>
      </w:del>
      <w:ins w:id="935" w:author="Seth Oranburg" w:date="2026-03-07T09:50:00Z" w16du:dateUtc="2026-03-07T14:50:00Z">
        <w:r w:rsidR="0033544D" w:rsidRPr="00742779">
          <w:t>These</w:t>
        </w:r>
      </w:ins>
      <w:r w:rsidR="0033544D" w:rsidRPr="00742779">
        <w:t xml:space="preserve"> factors matter because the distinction between partnership property and personal property has consequences beyond creditor rights. When a partner dies, partnership property passes to the surviving partners or remains with the partnership entity. It does not pass to the deceased partner</w:t>
      </w:r>
      <w:r w:rsidR="009F60D1" w:rsidRPr="00742779">
        <w:t>’</w:t>
      </w:r>
      <w:r w:rsidR="0033544D" w:rsidRPr="00742779">
        <w:t>s heirs. When a partner withdraws, the partner is entitled to the value of her partnership interest but has no claim to specific partnership property. The property stays with the partnership.</w:t>
      </w:r>
    </w:p>
    <w:p w14:paraId="0A185905" w14:textId="77777777" w:rsidR="0033544D" w:rsidRPr="00742779" w:rsidRDefault="00742779" w:rsidP="000E54B1">
      <w:del w:id="936" w:author="Seth Oranburg" w:date="2026-03-07T09:50:00Z" w16du:dateUtc="2026-03-07T14:50:00Z">
        <w:r w:rsidRPr="00742779">
          <w:rPr>
            <w:rFonts w:ascii="ZWAdobeF" w:hAnsi="ZWAdobeF" w:cs="ZWAdobeF"/>
            <w:sz w:val="2"/>
            <w:szCs w:val="2"/>
          </w:rPr>
          <w:delText>526B</w:delText>
        </w:r>
        <w:r w:rsidR="0033544D" w:rsidRPr="00742779">
          <w:delText>For</w:delText>
        </w:r>
      </w:del>
      <w:ins w:id="937" w:author="Seth Oranburg" w:date="2026-03-07T09:50:00Z" w16du:dateUtc="2026-03-07T14:50:00Z">
        <w:r w:rsidR="0033544D" w:rsidRPr="00742779">
          <w:t>For</w:t>
        </w:r>
      </w:ins>
      <w:r w:rsidR="0033544D" w:rsidRPr="00742779">
        <w:t xml:space="preserve"> Stroud and Freeman, these rules meant that the inventory Freeman ordered became partnership property when delivered. Even though Stroud objected to the purchase, even though he never authorized it, even though he wrote a letter disclaiming responsibility, the bread belonged to the partnership once the National Biscuit Company delivered it to Stroud</w:t>
      </w:r>
      <w:r w:rsidR="009F60D1" w:rsidRPr="00742779">
        <w:t>’</w:t>
      </w:r>
      <w:r w:rsidR="0033544D" w:rsidRPr="00742779">
        <w:t>s Food Center. The partnership sold the bread to customers. The partnership benefited from the sales. And the partnership—meaning both Stroud and Freeman—owed payment to the supplier.</w:t>
      </w:r>
    </w:p>
    <w:p w14:paraId="631BCE49" w14:textId="77777777" w:rsidR="0033544D" w:rsidRPr="00742779" w:rsidRDefault="0033544D" w:rsidP="000E54B1">
      <w:pPr>
        <w:pStyle w:val="Heading2"/>
        <w:rPr>
          <w:rFonts w:eastAsia="Times New Roman"/>
        </w:rPr>
      </w:pPr>
      <w:r w:rsidRPr="00742779">
        <w:rPr>
          <w:rFonts w:eastAsia="Times New Roman"/>
        </w:rPr>
        <w:lastRenderedPageBreak/>
        <w:t>The Architecture Revealed</w:t>
      </w:r>
    </w:p>
    <w:p w14:paraId="3CC5AC93" w14:textId="77777777" w:rsidR="0033544D" w:rsidRPr="00742779" w:rsidRDefault="00742779" w:rsidP="000E54B1">
      <w:del w:id="938" w:author="Seth Oranburg" w:date="2026-03-07T09:50:00Z" w16du:dateUtc="2026-03-07T14:50:00Z">
        <w:r w:rsidRPr="00742779">
          <w:rPr>
            <w:rFonts w:ascii="ZWAdobeF" w:hAnsi="ZWAdobeF" w:cs="ZWAdobeF"/>
            <w:sz w:val="2"/>
            <w:szCs w:val="2"/>
          </w:rPr>
          <w:delText>527B</w:delText>
        </w:r>
        <w:r w:rsidR="0033544D" w:rsidRPr="00742779">
          <w:delText>We</w:delText>
        </w:r>
      </w:del>
      <w:ins w:id="939" w:author="Seth Oranburg" w:date="2026-03-07T09:50:00Z" w16du:dateUtc="2026-03-07T14:50:00Z">
        <w:r w:rsidR="0033544D" w:rsidRPr="00742779">
          <w:t>We</w:t>
        </w:r>
      </w:ins>
      <w:r w:rsidR="0033544D" w:rsidRPr="00742779">
        <w:t xml:space="preserve"> can now see why Stroud lost his case. Partnership law creates a legal architecture with three foundational elements:</w:t>
      </w:r>
    </w:p>
    <w:p w14:paraId="067A4604" w14:textId="77777777" w:rsidR="0033544D" w:rsidRPr="00742779" w:rsidRDefault="00742779" w:rsidP="000E54B1">
      <w:del w:id="940" w:author="Seth Oranburg" w:date="2026-03-07T09:50:00Z" w16du:dateUtc="2026-03-07T14:50:00Z">
        <w:r w:rsidRPr="00742779">
          <w:rPr>
            <w:rStyle w:val="Strong"/>
            <w:rFonts w:ascii="ZWAdobeF" w:hAnsi="ZWAdobeF" w:cs="ZWAdobeF"/>
            <w:b w:val="0"/>
            <w:sz w:val="2"/>
            <w:szCs w:val="2"/>
          </w:rPr>
          <w:delText>528B</w:delText>
        </w:r>
        <w:r w:rsidR="0033544D" w:rsidRPr="00742779">
          <w:rPr>
            <w:rStyle w:val="Strong"/>
          </w:rPr>
          <w:delText>First</w:delText>
        </w:r>
      </w:del>
      <w:ins w:id="941" w:author="Seth Oranburg" w:date="2026-03-07T09:50:00Z" w16du:dateUtc="2026-03-07T14:50:00Z">
        <w:r w:rsidR="0033544D" w:rsidRPr="00742779">
          <w:rPr>
            <w:rStyle w:val="Strong"/>
          </w:rPr>
          <w:t>First</w:t>
        </w:r>
      </w:ins>
      <w:r w:rsidR="0033544D" w:rsidRPr="00742779">
        <w:t>, partnerships form by default when people carry on business for profit as co-owners. Stroud and Freeman formed a partnership by operating the grocery store together, regardless of whether they signed partnership papers or understood partnership law.</w:t>
      </w:r>
    </w:p>
    <w:p w14:paraId="1BDCCD4A" w14:textId="77777777" w:rsidR="0033544D" w:rsidRPr="00742779" w:rsidRDefault="00742779" w:rsidP="000E54B1">
      <w:del w:id="942" w:author="Seth Oranburg" w:date="2026-03-07T09:50:00Z" w16du:dateUtc="2026-03-07T14:50:00Z">
        <w:r w:rsidRPr="00742779">
          <w:rPr>
            <w:rStyle w:val="Strong"/>
            <w:rFonts w:ascii="ZWAdobeF" w:hAnsi="ZWAdobeF" w:cs="ZWAdobeF"/>
            <w:b w:val="0"/>
            <w:sz w:val="2"/>
            <w:szCs w:val="2"/>
          </w:rPr>
          <w:delText>529B</w:delText>
        </w:r>
        <w:r w:rsidR="0033544D" w:rsidRPr="00742779">
          <w:rPr>
            <w:rStyle w:val="Strong"/>
          </w:rPr>
          <w:delText>Second</w:delText>
        </w:r>
      </w:del>
      <w:ins w:id="943" w:author="Seth Oranburg" w:date="2026-03-07T09:50:00Z" w16du:dateUtc="2026-03-07T14:50:00Z">
        <w:r w:rsidR="0033544D" w:rsidRPr="00742779">
          <w:rPr>
            <w:rStyle w:val="Strong"/>
          </w:rPr>
          <w:t>Second</w:t>
        </w:r>
      </w:ins>
      <w:r w:rsidR="0033544D" w:rsidRPr="00742779">
        <w:t>, each partner is an agent of the partnership with authority to bind the partnership to ordinary course transactions. Freeman had authority to order bread for a grocery store because buying bread is exactly what grocery stores do. Stroud</w:t>
      </w:r>
      <w:r w:rsidR="009F60D1" w:rsidRPr="00742779">
        <w:t>’</w:t>
      </w:r>
      <w:r w:rsidR="0033544D" w:rsidRPr="00742779">
        <w:t>s personal objection did not eliminate Freeman</w:t>
      </w:r>
      <w:r w:rsidR="009F60D1" w:rsidRPr="00742779">
        <w:t>’</w:t>
      </w:r>
      <w:r w:rsidR="0033544D" w:rsidRPr="00742779">
        <w:t>s authority because Stroud, as one of two partners, could not constitute a majority.</w:t>
      </w:r>
    </w:p>
    <w:p w14:paraId="00BC4E74" w14:textId="77777777" w:rsidR="0033544D" w:rsidRPr="00742779" w:rsidRDefault="00742779" w:rsidP="000E54B1">
      <w:del w:id="944" w:author="Seth Oranburg" w:date="2026-03-07T09:50:00Z" w16du:dateUtc="2026-03-07T14:50:00Z">
        <w:r w:rsidRPr="00742779">
          <w:rPr>
            <w:rStyle w:val="Strong"/>
            <w:rFonts w:ascii="ZWAdobeF" w:hAnsi="ZWAdobeF" w:cs="ZWAdobeF"/>
            <w:b w:val="0"/>
            <w:sz w:val="2"/>
            <w:szCs w:val="2"/>
          </w:rPr>
          <w:delText>530B</w:delText>
        </w:r>
        <w:r w:rsidR="0033544D" w:rsidRPr="00742779">
          <w:rPr>
            <w:rStyle w:val="Strong"/>
          </w:rPr>
          <w:delText>Third</w:delText>
        </w:r>
      </w:del>
      <w:ins w:id="945" w:author="Seth Oranburg" w:date="2026-03-07T09:50:00Z" w16du:dateUtc="2026-03-07T14:50:00Z">
        <w:r w:rsidR="0033544D" w:rsidRPr="00742779">
          <w:rPr>
            <w:rStyle w:val="Strong"/>
          </w:rPr>
          <w:t>Third</w:t>
        </w:r>
      </w:ins>
      <w:r w:rsidR="0033544D" w:rsidRPr="00742779">
        <w:t>, partnership property belongs to the partnership entity, and partnership debts are obligations of the entity. When Freeman ordered bread in the partnership</w:t>
      </w:r>
      <w:r w:rsidR="009F60D1" w:rsidRPr="00742779">
        <w:t>’</w:t>
      </w:r>
      <w:r w:rsidR="0033544D" w:rsidRPr="00742779">
        <w:t>s name, the partnership incurred the debt. Both partners became liable for it under mutual agency principles.</w:t>
      </w:r>
    </w:p>
    <w:p w14:paraId="531A5EF4" w14:textId="77777777" w:rsidR="0033544D" w:rsidRPr="00742779" w:rsidRDefault="00742779" w:rsidP="000E54B1">
      <w:del w:id="946" w:author="Seth Oranburg" w:date="2026-03-07T09:50:00Z" w16du:dateUtc="2026-03-07T14:50:00Z">
        <w:r w:rsidRPr="00742779">
          <w:rPr>
            <w:rFonts w:ascii="ZWAdobeF" w:hAnsi="ZWAdobeF" w:cs="ZWAdobeF"/>
            <w:sz w:val="2"/>
            <w:szCs w:val="2"/>
          </w:rPr>
          <w:delText>531B</w:delText>
        </w:r>
        <w:r w:rsidR="0033544D" w:rsidRPr="00742779">
          <w:delText>These</w:delText>
        </w:r>
      </w:del>
      <w:ins w:id="947" w:author="Seth Oranburg" w:date="2026-03-07T09:50:00Z" w16du:dateUtc="2026-03-07T14:50:00Z">
        <w:r w:rsidR="0033544D" w:rsidRPr="00742779">
          <w:t>These</w:t>
        </w:r>
      </w:ins>
      <w:r w:rsidR="0033544D" w:rsidRPr="00742779">
        <w:t xml:space="preserve"> three elements work together to solve the stranger problem from Chapter 1. Third parties who deal with partnerships need clear rules about who can bind the partnership, what property stands behind its obligations, and what remedies are available if the partnership cannot pay. Partnership law supplies those rules through default formation, mutual agency, and entity property ownership.</w:t>
      </w:r>
    </w:p>
    <w:p w14:paraId="35B993EE" w14:textId="77777777" w:rsidR="0033544D" w:rsidRPr="00742779" w:rsidRDefault="00742779" w:rsidP="000E54B1">
      <w:del w:id="948" w:author="Seth Oranburg" w:date="2026-03-07T09:50:00Z" w16du:dateUtc="2026-03-07T14:50:00Z">
        <w:r w:rsidRPr="00742779">
          <w:rPr>
            <w:rFonts w:ascii="ZWAdobeF" w:hAnsi="ZWAdobeF" w:cs="ZWAdobeF"/>
            <w:sz w:val="2"/>
            <w:szCs w:val="2"/>
          </w:rPr>
          <w:delText>532B</w:delText>
        </w:r>
        <w:r w:rsidR="0033544D" w:rsidRPr="00742779">
          <w:delText>But</w:delText>
        </w:r>
      </w:del>
      <w:ins w:id="949" w:author="Seth Oranburg" w:date="2026-03-07T09:50:00Z" w16du:dateUtc="2026-03-07T14:50:00Z">
        <w:r w:rsidR="0033544D" w:rsidRPr="00742779">
          <w:t>But</w:t>
        </w:r>
      </w:ins>
      <w:r w:rsidR="0033544D" w:rsidRPr="00742779">
        <w:t xml:space="preserve"> this solution to the stranger problem creates a different problem for partners themselves. Partners cannot easily restrict each other</w:t>
      </w:r>
      <w:r w:rsidR="009F60D1" w:rsidRPr="00742779">
        <w:t>’</w:t>
      </w:r>
      <w:r w:rsidR="0033544D" w:rsidRPr="00742779">
        <w:t>s authority over third parties. Partners cannot prevent co-partners from binding them to obligations they personally oppose. Partners bear risks from co-partners</w:t>
      </w:r>
      <w:r w:rsidR="009F60D1" w:rsidRPr="00742779">
        <w:t>’</w:t>
      </w:r>
      <w:r w:rsidR="0033544D" w:rsidRPr="00742779">
        <w:t xml:space="preserve"> acts that they cannot fully control.</w:t>
      </w:r>
    </w:p>
    <w:p w14:paraId="2B6CD5DF" w14:textId="77777777" w:rsidR="0033544D" w:rsidRPr="00742779" w:rsidRDefault="00742779" w:rsidP="000E54B1">
      <w:del w:id="950" w:author="Seth Oranburg" w:date="2026-03-07T09:50:00Z" w16du:dateUtc="2026-03-07T14:50:00Z">
        <w:r w:rsidRPr="00742779">
          <w:rPr>
            <w:rFonts w:ascii="ZWAdobeF" w:hAnsi="ZWAdobeF" w:cs="ZWAdobeF"/>
            <w:sz w:val="2"/>
            <w:szCs w:val="2"/>
          </w:rPr>
          <w:delText>533B</w:delText>
        </w:r>
        <w:r w:rsidR="0033544D" w:rsidRPr="00742779">
          <w:delText>Stroud</w:delText>
        </w:r>
      </w:del>
      <w:ins w:id="951" w:author="Seth Oranburg" w:date="2026-03-07T09:50:00Z" w16du:dateUtc="2026-03-07T14:50:00Z">
        <w:r w:rsidR="0033544D" w:rsidRPr="00742779">
          <w:t>Stroud</w:t>
        </w:r>
      </w:ins>
      <w:r w:rsidR="0033544D" w:rsidRPr="00742779">
        <w:t xml:space="preserve"> could have protected himself through several mechanisms, but each would have required advance planning. He could have structured his relationship with Freeman as employer-employee rather than partnership. He could have formed a limited liability company with an operating agreement restricting Freeman</w:t>
      </w:r>
      <w:r w:rsidR="009F60D1" w:rsidRPr="00742779">
        <w:t>’</w:t>
      </w:r>
      <w:r w:rsidR="0033544D" w:rsidRPr="00742779">
        <w:t>s authority. He could have required unanimous approval for purchases above a certain threshold and notified suppliers of this restriction. He could have dissolved the partnership when it became clear that he and Freeman disagreed fundamentally about business operations.</w:t>
      </w:r>
    </w:p>
    <w:p w14:paraId="09559FA3" w14:textId="77777777" w:rsidR="0033544D" w:rsidRPr="00742779" w:rsidRDefault="00742779" w:rsidP="000E54B1">
      <w:del w:id="952" w:author="Seth Oranburg" w:date="2026-03-07T09:50:00Z" w16du:dateUtc="2026-03-07T14:50:00Z">
        <w:r w:rsidRPr="00742779">
          <w:rPr>
            <w:rFonts w:ascii="ZWAdobeF" w:hAnsi="ZWAdobeF" w:cs="ZWAdobeF"/>
            <w:sz w:val="2"/>
            <w:szCs w:val="2"/>
          </w:rPr>
          <w:delText>534B</w:delText>
        </w:r>
        <w:r w:rsidR="0033544D" w:rsidRPr="00742779">
          <w:delText>What</w:delText>
        </w:r>
      </w:del>
      <w:ins w:id="953" w:author="Seth Oranburg" w:date="2026-03-07T09:50:00Z" w16du:dateUtc="2026-03-07T14:50:00Z">
        <w:r w:rsidR="0033544D" w:rsidRPr="00742779">
          <w:t>What</w:t>
        </w:r>
      </w:ins>
      <w:r w:rsidR="0033544D" w:rsidRPr="00742779">
        <w:t xml:space="preserve"> Stroud could not do was form an informal partnership, allow Freeman to act with apparent authority for years, and then unilaterally restrict </w:t>
      </w:r>
      <w:r w:rsidR="0033544D" w:rsidRPr="00742779">
        <w:lastRenderedPageBreak/>
        <w:t>that authority through a letter to suppliers. Partnership law does not permit that kind of retroactive control. The protection of third parties takes precedence.</w:t>
      </w:r>
    </w:p>
    <w:p w14:paraId="34D9D89A" w14:textId="77777777" w:rsidR="0033544D" w:rsidRPr="00742779" w:rsidRDefault="00742779" w:rsidP="000E54B1">
      <w:del w:id="954" w:author="Seth Oranburg" w:date="2026-03-07T09:50:00Z" w16du:dateUtc="2026-03-07T14:50:00Z">
        <w:r w:rsidRPr="00742779">
          <w:rPr>
            <w:rFonts w:ascii="ZWAdobeF" w:hAnsi="ZWAdobeF" w:cs="ZWAdobeF"/>
            <w:sz w:val="2"/>
            <w:szCs w:val="2"/>
          </w:rPr>
          <w:delText>535B</w:delText>
        </w:r>
        <w:r w:rsidR="0033544D" w:rsidRPr="00742779">
          <w:delText>Part</w:delText>
        </w:r>
      </w:del>
      <w:ins w:id="955" w:author="Seth Oranburg" w:date="2026-03-07T09:50:00Z" w16du:dateUtc="2026-03-07T14:50:00Z">
        <w:r w:rsidR="0033544D" w:rsidRPr="00742779">
          <w:t>Part</w:t>
        </w:r>
      </w:ins>
      <w:r w:rsidR="0033544D" w:rsidRPr="00742779">
        <w:t xml:space="preserve"> II will examine how partnerships govern themselves internally and what happens when equal partners disagree. Part III will examine unlimited personal liability and why partnership law imposes such severe consequences on partners for co-partners</w:t>
      </w:r>
      <w:r w:rsidR="009F60D1" w:rsidRPr="00742779">
        <w:t>’</w:t>
      </w:r>
      <w:r w:rsidR="0033544D" w:rsidRPr="00742779">
        <w:t xml:space="preserve"> acts. Together, these features reveal both partnership</w:t>
      </w:r>
      <w:r w:rsidR="009F60D1" w:rsidRPr="00742779">
        <w:t>’</w:t>
      </w:r>
      <w:r w:rsidR="0033544D" w:rsidRPr="00742779">
        <w:t>s strengths and its limitations as an organizational form.</w:t>
      </w:r>
    </w:p>
    <w:p w14:paraId="2457621D" w14:textId="77777777" w:rsidR="0033544D" w:rsidRPr="00742779" w:rsidRDefault="0033544D" w:rsidP="000E54B1">
      <w:pPr>
        <w:pStyle w:val="Heading2"/>
        <w:rPr>
          <w:rFonts w:eastAsia="Times New Roman"/>
        </w:rPr>
      </w:pPr>
      <w:r w:rsidRPr="00742779">
        <w:rPr>
          <w:rFonts w:eastAsia="Times New Roman"/>
        </w:rPr>
        <w:t>The Trash Man</w:t>
      </w:r>
      <w:r w:rsidR="009F60D1" w:rsidRPr="00742779">
        <w:rPr>
          <w:rFonts w:eastAsia="Times New Roman"/>
        </w:rPr>
        <w:t>’</w:t>
      </w:r>
      <w:r w:rsidRPr="00742779">
        <w:rPr>
          <w:rFonts w:eastAsia="Times New Roman"/>
        </w:rPr>
        <w:t>s Dilemma</w:t>
      </w:r>
    </w:p>
    <w:p w14:paraId="475BC807" w14:textId="77777777" w:rsidR="0033544D" w:rsidRPr="00742779" w:rsidRDefault="00742779" w:rsidP="000E54B1">
      <w:del w:id="956" w:author="Seth Oranburg" w:date="2026-03-07T09:50:00Z" w16du:dateUtc="2026-03-07T14:50:00Z">
        <w:r w:rsidRPr="00742779">
          <w:rPr>
            <w:rFonts w:ascii="ZWAdobeF" w:hAnsi="ZWAdobeF" w:cs="ZWAdobeF"/>
            <w:sz w:val="2"/>
            <w:szCs w:val="2"/>
          </w:rPr>
          <w:delText>536B</w:delText>
        </w:r>
        <w:r w:rsidR="0033544D" w:rsidRPr="00742779">
          <w:delText>For</w:delText>
        </w:r>
      </w:del>
      <w:ins w:id="957" w:author="Seth Oranburg" w:date="2026-03-07T09:50:00Z" w16du:dateUtc="2026-03-07T14:50:00Z">
        <w:r w:rsidR="0033544D" w:rsidRPr="00742779">
          <w:t>For</w:t>
        </w:r>
      </w:ins>
      <w:r w:rsidR="0033544D" w:rsidRPr="00742779">
        <w:t xml:space="preserve"> eight years, John Summers and Earl Dooley ran trash collection routes together in Lewiston, Idaho. The arrangement was simple. Both men would drive the routes, collect the trash, and split the profits equally. When one partner could not work, he would hire temporary help at his own expense. No written agreement governed their relationship. They were partners in the way that many small businesses operate—informally, based on mutual understanding and daily practice.</w:t>
      </w:r>
    </w:p>
    <w:p w14:paraId="2715980D" w14:textId="77777777" w:rsidR="0033544D" w:rsidRPr="00742779" w:rsidRDefault="00742779" w:rsidP="000E54B1">
      <w:del w:id="958" w:author="Seth Oranburg" w:date="2026-03-07T09:50:00Z" w16du:dateUtc="2026-03-07T14:50:00Z">
        <w:r w:rsidRPr="00742779">
          <w:rPr>
            <w:rFonts w:ascii="ZWAdobeF" w:hAnsi="ZWAdobeF" w:cs="ZWAdobeF"/>
            <w:sz w:val="2"/>
            <w:szCs w:val="2"/>
          </w:rPr>
          <w:delText>537B</w:delText>
        </w:r>
        <w:r w:rsidR="0033544D" w:rsidRPr="00742779">
          <w:delText>In</w:delText>
        </w:r>
      </w:del>
      <w:ins w:id="959" w:author="Seth Oranburg" w:date="2026-03-07T09:50:00Z" w16du:dateUtc="2026-03-07T14:50:00Z">
        <w:r w:rsidR="0033544D" w:rsidRPr="00742779">
          <w:t>In</w:t>
        </w:r>
      </w:ins>
      <w:r w:rsidR="0033544D" w:rsidRPr="00742779">
        <w:t xml:space="preserve"> 1962, Dooley</w:t>
      </w:r>
      <w:r w:rsidR="009F60D1" w:rsidRPr="00742779">
        <w:t>’</w:t>
      </w:r>
      <w:r w:rsidR="0033544D" w:rsidRPr="00742779">
        <w:t>s health failed. He could not drive the routes anymore. He hired an employee to take his place and paid the wages himself, just as both partners had always done when they needed temporary help. This arrangement worked. The business continued. The routes got serviced.</w:t>
      </w:r>
    </w:p>
    <w:p w14:paraId="0276E698" w14:textId="77777777" w:rsidR="0033544D" w:rsidRPr="00742779" w:rsidRDefault="00742779" w:rsidP="000E54B1">
      <w:del w:id="960" w:author="Seth Oranburg" w:date="2026-03-07T09:50:00Z" w16du:dateUtc="2026-03-07T14:50:00Z">
        <w:r w:rsidRPr="00742779">
          <w:rPr>
            <w:rFonts w:ascii="ZWAdobeF" w:hAnsi="ZWAdobeF" w:cs="ZWAdobeF"/>
            <w:sz w:val="2"/>
            <w:szCs w:val="2"/>
          </w:rPr>
          <w:delText>538B</w:delText>
        </w:r>
        <w:r w:rsidR="0033544D" w:rsidRPr="00742779">
          <w:delText>But</w:delText>
        </w:r>
      </w:del>
      <w:ins w:id="961" w:author="Seth Oranburg" w:date="2026-03-07T09:50:00Z" w16du:dateUtc="2026-03-07T14:50:00Z">
        <w:r w:rsidR="0033544D" w:rsidRPr="00742779">
          <w:t>But</w:t>
        </w:r>
      </w:ins>
      <w:r w:rsidR="0033544D" w:rsidRPr="00742779">
        <w:t xml:space="preserve"> by 1966, John Summers saw a different problem. The workload had grown. Two men—whether Summers and Dooley or Summers and Dooley</w:t>
      </w:r>
      <w:r w:rsidR="009F60D1" w:rsidRPr="00742779">
        <w:t>’</w:t>
      </w:r>
      <w:r w:rsidR="0033544D" w:rsidRPr="00742779">
        <w:t>s replacement—could not handle it all. Summers believed they needed a third person permanently. Not a temporary fill-in when one partner was sick. A regular employee who would work alongside them to manage the expanding routes.</w:t>
      </w:r>
    </w:p>
    <w:p w14:paraId="26790DB7" w14:textId="77777777" w:rsidR="0033544D" w:rsidRPr="00742779" w:rsidRDefault="00742779" w:rsidP="000E54B1">
      <w:del w:id="962" w:author="Seth Oranburg" w:date="2026-03-07T09:50:00Z" w16du:dateUtc="2026-03-07T14:50:00Z">
        <w:r w:rsidRPr="00742779">
          <w:rPr>
            <w:rFonts w:ascii="ZWAdobeF" w:hAnsi="ZWAdobeF" w:cs="ZWAdobeF"/>
            <w:sz w:val="2"/>
            <w:szCs w:val="2"/>
          </w:rPr>
          <w:delText>539B</w:delText>
        </w:r>
        <w:r w:rsidR="0033544D" w:rsidRPr="00742779">
          <w:delText>He</w:delText>
        </w:r>
      </w:del>
      <w:ins w:id="963" w:author="Seth Oranburg" w:date="2026-03-07T09:50:00Z" w16du:dateUtc="2026-03-07T14:50:00Z">
        <w:r w:rsidR="0033544D" w:rsidRPr="00742779">
          <w:t>He</w:t>
        </w:r>
      </w:ins>
      <w:r w:rsidR="0033544D" w:rsidRPr="00742779">
        <w:t xml:space="preserve"> approached Dooley with the idea. Dooley said no. He did not think the business needed more labor. He did not want to split profits three ways. He voted against hiring anyone permanently.</w:t>
      </w:r>
    </w:p>
    <w:p w14:paraId="0D0FFDAD" w14:textId="77777777" w:rsidR="0033544D" w:rsidRPr="00742779" w:rsidRDefault="00742779" w:rsidP="000E54B1">
      <w:del w:id="964" w:author="Seth Oranburg" w:date="2026-03-07T09:50:00Z" w16du:dateUtc="2026-03-07T14:50:00Z">
        <w:r w:rsidRPr="00742779">
          <w:rPr>
            <w:rFonts w:ascii="ZWAdobeF" w:hAnsi="ZWAdobeF" w:cs="ZWAdobeF"/>
            <w:sz w:val="2"/>
            <w:szCs w:val="2"/>
          </w:rPr>
          <w:delText>540B</w:delText>
        </w:r>
        <w:r w:rsidR="0033544D" w:rsidRPr="00742779">
          <w:delText>Summers</w:delText>
        </w:r>
      </w:del>
      <w:ins w:id="965" w:author="Seth Oranburg" w:date="2026-03-07T09:50:00Z" w16du:dateUtc="2026-03-07T14:50:00Z">
        <w:r w:rsidR="0033544D" w:rsidRPr="00742779">
          <w:t>Summers</w:t>
        </w:r>
      </w:ins>
      <w:r w:rsidR="0033544D" w:rsidRPr="00742779">
        <w:t xml:space="preserve"> hired the employee anyway.</w:t>
      </w:r>
    </w:p>
    <w:p w14:paraId="3983984F" w14:textId="77777777" w:rsidR="0033544D" w:rsidRPr="00742779" w:rsidRDefault="00742779" w:rsidP="000E54B1">
      <w:del w:id="966" w:author="Seth Oranburg" w:date="2026-03-07T09:50:00Z" w16du:dateUtc="2026-03-07T14:50:00Z">
        <w:r w:rsidRPr="00742779">
          <w:rPr>
            <w:rFonts w:ascii="ZWAdobeF" w:hAnsi="ZWAdobeF" w:cs="ZWAdobeF"/>
            <w:sz w:val="2"/>
            <w:szCs w:val="2"/>
          </w:rPr>
          <w:delText>541B</w:delText>
        </w:r>
        <w:r w:rsidR="0033544D" w:rsidRPr="00742779">
          <w:delText>For</w:delText>
        </w:r>
      </w:del>
      <w:ins w:id="967" w:author="Seth Oranburg" w:date="2026-03-07T09:50:00Z" w16du:dateUtc="2026-03-07T14:50:00Z">
        <w:r w:rsidR="0033544D" w:rsidRPr="00742779">
          <w:t>For</w:t>
        </w:r>
      </w:ins>
      <w:r w:rsidR="0033544D" w:rsidRPr="00742779">
        <w:t xml:space="preserve"> thirteen months, Summers paid the third man out of his own pocket. Week after week, Summers wrote checks for wages while Dooley objected. The employee showed up. The routes got serviced. The business made money. And Dooley kept saying no.</w:t>
      </w:r>
    </w:p>
    <w:p w14:paraId="0876ECF6" w14:textId="77777777" w:rsidR="0033544D" w:rsidRPr="00742779" w:rsidRDefault="00742779" w:rsidP="000E54B1">
      <w:pPr>
        <w:pPrChange w:id="968" w:author="Seth Oranburg" w:date="2026-03-07T09:50:00Z" w16du:dateUtc="2026-03-07T14:50:00Z">
          <w:pPr>
            <w:pStyle w:val="NormalWeb"/>
          </w:pPr>
        </w:pPrChange>
      </w:pPr>
      <w:del w:id="969" w:author="Seth Oranburg" w:date="2026-03-07T09:50:00Z" w16du:dateUtc="2026-03-07T14:50:00Z">
        <w:r w:rsidRPr="00742779">
          <w:rPr>
            <w:rFonts w:ascii="ZWAdobeF" w:hAnsi="ZWAdobeF" w:cs="ZWAdobeF"/>
            <w:sz w:val="2"/>
            <w:szCs w:val="2"/>
          </w:rPr>
          <w:lastRenderedPageBreak/>
          <w:delText>542B</w:delText>
        </w:r>
        <w:r w:rsidR="0033544D" w:rsidRPr="00742779">
          <w:delText>Finally</w:delText>
        </w:r>
      </w:del>
      <w:ins w:id="970" w:author="Seth Oranburg" w:date="2026-03-07T09:50:00Z" w16du:dateUtc="2026-03-07T14:50:00Z">
        <w:r w:rsidR="0033544D" w:rsidRPr="00742779">
          <w:t>Finally</w:t>
        </w:r>
      </w:ins>
      <w:r w:rsidR="0033544D" w:rsidRPr="00742779">
        <w:t xml:space="preserve"> Summers sued. He wanted the partnership to reimburse him for more than $6,000 in wages he had advanced. His argument seemed compelling: The employee did partnership work. The business benefited from the extra labor. Dooley had enjoyed higher profits because Summers absorbed the wage expense. The partnership owed Summers for costs incurred in its service.</w:t>
      </w:r>
      <w:r w:rsidR="0033544D">
        <w:fldChar w:fldCharType="begin"/>
      </w:r>
      <w:r w:rsidR="0033544D">
        <w:instrText>HYPERLINK \l "fn46-11647" \o "Jump to citation"</w:instrText>
      </w:r>
      <w:r w:rsidR="0033544D">
        <w:fldChar w:fldCharType="separate"/>
      </w:r>
      <w:r w:rsidR="0033544D" w:rsidRPr="00742779">
        <w:rPr>
          <w:rStyle w:val="Hyperlink"/>
          <w:color w:val="auto"/>
          <w:u w:val="none"/>
        </w:rPr>
        <w:t>[46</w:t>
      </w:r>
      <w:r w:rsidR="00EE2871" w:rsidRPr="00742779">
        <w:rPr>
          <w:rStyle w:val="Hyperlink"/>
          <w:color w:val="auto"/>
          <w:u w:val="none"/>
        </w:rPr>
        <w:t>]</w:t>
      </w:r>
      <w:r w:rsidR="0033544D">
        <w:fldChar w:fldCharType="end"/>
      </w:r>
    </w:p>
    <w:p w14:paraId="556D602C" w14:textId="77777777" w:rsidR="0033544D" w:rsidRPr="00742779" w:rsidRDefault="00742779" w:rsidP="000E54B1">
      <w:del w:id="971" w:author="Seth Oranburg" w:date="2026-03-07T09:50:00Z" w16du:dateUtc="2026-03-07T14:50:00Z">
        <w:r w:rsidRPr="00742779">
          <w:rPr>
            <w:rFonts w:ascii="ZWAdobeF" w:hAnsi="ZWAdobeF" w:cs="ZWAdobeF"/>
            <w:sz w:val="2"/>
            <w:szCs w:val="2"/>
          </w:rPr>
          <w:delText>543B</w:delText>
        </w:r>
        <w:r w:rsidR="0033544D" w:rsidRPr="00742779">
          <w:delText>The</w:delText>
        </w:r>
      </w:del>
      <w:ins w:id="972" w:author="Seth Oranburg" w:date="2026-03-07T09:50:00Z" w16du:dateUtc="2026-03-07T14:50:00Z">
        <w:r w:rsidR="0033544D" w:rsidRPr="00742779">
          <w:t>The</w:t>
        </w:r>
      </w:ins>
      <w:r w:rsidR="0033544D" w:rsidRPr="00742779">
        <w:t xml:space="preserve"> Idaho Supreme Court disagreed. Summers could not recover a single dollar.</w:t>
      </w:r>
    </w:p>
    <w:p w14:paraId="600F6AC6" w14:textId="77777777" w:rsidR="0033544D" w:rsidRPr="00742779" w:rsidRDefault="00742779" w:rsidP="000E54B1">
      <w:pPr>
        <w:pPrChange w:id="973" w:author="Seth Oranburg" w:date="2026-03-07T09:50:00Z" w16du:dateUtc="2026-03-07T14:50:00Z">
          <w:pPr>
            <w:pStyle w:val="NormalWeb"/>
          </w:pPr>
        </w:pPrChange>
      </w:pPr>
      <w:del w:id="974" w:author="Seth Oranburg" w:date="2026-03-07T09:50:00Z" w16du:dateUtc="2026-03-07T14:50:00Z">
        <w:r w:rsidRPr="00742779">
          <w:rPr>
            <w:rFonts w:ascii="ZWAdobeF" w:hAnsi="ZWAdobeF" w:cs="ZWAdobeF"/>
            <w:sz w:val="2"/>
            <w:szCs w:val="2"/>
          </w:rPr>
          <w:delText>544B</w:delText>
        </w:r>
        <w:r w:rsidR="0033544D" w:rsidRPr="00742779">
          <w:delText>The</w:delText>
        </w:r>
      </w:del>
      <w:ins w:id="975" w:author="Seth Oranburg" w:date="2026-03-07T09:50:00Z" w16du:dateUtc="2026-03-07T14:50:00Z">
        <w:r w:rsidR="0033544D" w:rsidRPr="00742779">
          <w:t>The</w:t>
        </w:r>
      </w:ins>
      <w:r w:rsidR="0033544D" w:rsidRPr="00742779">
        <w:t xml:space="preserve"> legal principle was stark: </w:t>
      </w:r>
      <w:r w:rsidR="009F60D1" w:rsidRPr="00742779">
        <w:t>“</w:t>
      </w:r>
      <w:r w:rsidR="0033544D" w:rsidRPr="00742779">
        <w:t>If the partners are equally divided, those who forbid a change must have their way.</w:t>
      </w:r>
      <w:r w:rsidR="009F60D1" w:rsidRPr="00742779">
        <w:t>”</w:t>
      </w:r>
      <w:r w:rsidR="0033544D">
        <w:fldChar w:fldCharType="begin"/>
      </w:r>
      <w:r w:rsidR="0033544D">
        <w:instrText>HYPERLINK \l "fn46-11647" \o "Jump to citation"</w:instrText>
      </w:r>
      <w:r w:rsidR="0033544D">
        <w:fldChar w:fldCharType="separate"/>
      </w:r>
      <w:r w:rsidR="0033544D" w:rsidRPr="00742779">
        <w:rPr>
          <w:rStyle w:val="Hyperlink"/>
          <w:color w:val="auto"/>
          <w:u w:val="none"/>
        </w:rPr>
        <w:t>[46</w:t>
      </w:r>
      <w:r w:rsidR="00EE2871" w:rsidRPr="00742779">
        <w:rPr>
          <w:rStyle w:val="Hyperlink"/>
          <w:color w:val="auto"/>
          <w:u w:val="none"/>
        </w:rPr>
        <w:t>]</w:t>
      </w:r>
      <w:r w:rsidR="0033544D">
        <w:fldChar w:fldCharType="end"/>
      </w:r>
      <w:r w:rsidR="0033544D" w:rsidRPr="00742779">
        <w:t xml:space="preserve"> Dooley had said no to permanent hiring. Summers and Dooley were evenly divided—one vote each. Neither constituted a majority. Without majority approval, the hiring decision failed. Summers had acted unilaterally. He bore the cost of his unilateral action personally.</w:t>
      </w:r>
    </w:p>
    <w:p w14:paraId="4A801242" w14:textId="77777777" w:rsidR="0033544D" w:rsidRPr="00742779" w:rsidRDefault="00742779" w:rsidP="000E54B1">
      <w:del w:id="976" w:author="Seth Oranburg" w:date="2026-03-07T09:50:00Z" w16du:dateUtc="2026-03-07T14:50:00Z">
        <w:r w:rsidRPr="00742779">
          <w:rPr>
            <w:rFonts w:ascii="ZWAdobeF" w:hAnsi="ZWAdobeF" w:cs="ZWAdobeF"/>
            <w:sz w:val="2"/>
            <w:szCs w:val="2"/>
          </w:rPr>
          <w:delText>545B</w:delText>
        </w:r>
        <w:r w:rsidR="0033544D" w:rsidRPr="00742779">
          <w:delText>Students</w:delText>
        </w:r>
      </w:del>
      <w:ins w:id="977" w:author="Seth Oranburg" w:date="2026-03-07T09:50:00Z" w16du:dateUtc="2026-03-07T14:50:00Z">
        <w:r w:rsidR="0033544D" w:rsidRPr="00742779">
          <w:t>Students</w:t>
        </w:r>
      </w:ins>
      <w:r w:rsidR="0033544D" w:rsidRPr="00742779">
        <w:t xml:space="preserve"> invariably find this outcome harsh. Summers was trying to grow the business. He identified a real need. He was willing to invest his own money. The employee actually performed valuable work. Why should Summers absorb the entire cost when Dooley benefited from the labor?</w:t>
      </w:r>
    </w:p>
    <w:p w14:paraId="2E495022" w14:textId="77777777" w:rsidR="0033544D" w:rsidRPr="00742779" w:rsidRDefault="00742779" w:rsidP="000E54B1">
      <w:del w:id="978" w:author="Seth Oranburg" w:date="2026-03-07T09:50:00Z" w16du:dateUtc="2026-03-07T14:50:00Z">
        <w:r w:rsidRPr="00742779">
          <w:rPr>
            <w:rFonts w:ascii="ZWAdobeF" w:hAnsi="ZWAdobeF" w:cs="ZWAdobeF"/>
            <w:sz w:val="2"/>
            <w:szCs w:val="2"/>
          </w:rPr>
          <w:delText>546B</w:delText>
        </w:r>
        <w:r w:rsidR="0033544D" w:rsidRPr="00742779">
          <w:delText>The</w:delText>
        </w:r>
      </w:del>
      <w:ins w:id="979" w:author="Seth Oranburg" w:date="2026-03-07T09:50:00Z" w16du:dateUtc="2026-03-07T14:50:00Z">
        <w:r w:rsidR="0033544D" w:rsidRPr="00742779">
          <w:t>The</w:t>
        </w:r>
      </w:ins>
      <w:r w:rsidR="0033544D" w:rsidRPr="00742779">
        <w:t xml:space="preserve"> answer reveals how partnership governance operates when partners are equals and no one is in charge. Understanding that answer requires examining partnership</w:t>
      </w:r>
      <w:r w:rsidR="009F60D1" w:rsidRPr="00742779">
        <w:t>’</w:t>
      </w:r>
      <w:r w:rsidR="0033544D" w:rsidRPr="00742779">
        <w:t>s internal architecture—the rules that govern how partners make decisions, what happens when they disagree, and what duties they owe each other.</w:t>
      </w:r>
    </w:p>
    <w:p w14:paraId="4D94003E" w14:textId="77777777" w:rsidR="0033544D" w:rsidRPr="00742779" w:rsidRDefault="0033544D" w:rsidP="000E54B1">
      <w:pPr>
        <w:pStyle w:val="Heading2"/>
        <w:rPr>
          <w:rFonts w:eastAsia="Times New Roman"/>
        </w:rPr>
      </w:pPr>
      <w:r w:rsidRPr="00742779">
        <w:rPr>
          <w:rFonts w:eastAsia="Times New Roman"/>
        </w:rPr>
        <w:t>Equal Management: The Foundation of Partnership Governance</w:t>
      </w:r>
    </w:p>
    <w:p w14:paraId="41DA26D6" w14:textId="77777777" w:rsidR="0033544D" w:rsidRPr="00742779" w:rsidRDefault="00742779" w:rsidP="000E54B1">
      <w:del w:id="980" w:author="Seth Oranburg" w:date="2026-03-07T09:50:00Z" w16du:dateUtc="2026-03-07T14:50:00Z">
        <w:r w:rsidRPr="00742779">
          <w:rPr>
            <w:rFonts w:ascii="ZWAdobeF" w:hAnsi="ZWAdobeF" w:cs="ZWAdobeF"/>
            <w:sz w:val="2"/>
            <w:szCs w:val="2"/>
          </w:rPr>
          <w:delText>547B</w:delText>
        </w:r>
        <w:r w:rsidR="0033544D" w:rsidRPr="00742779">
          <w:delText>Part</w:delText>
        </w:r>
      </w:del>
      <w:ins w:id="981" w:author="Seth Oranburg" w:date="2026-03-07T09:50:00Z" w16du:dateUtc="2026-03-07T14:50:00Z">
        <w:r w:rsidR="0033544D" w:rsidRPr="00742779">
          <w:t>Part</w:t>
        </w:r>
      </w:ins>
      <w:r w:rsidR="0033544D" w:rsidRPr="00742779">
        <w:t xml:space="preserve"> I examined how partnerships appear to outsiders: mutual agency that allows any partner to bind the partnership, property rules that define what belongs to the entity, and formation by default that creates partnerships whenever people carry on business together. Those external-facing rules solve attribution problems for third parties dealing with partnerships.</w:t>
      </w:r>
    </w:p>
    <w:p w14:paraId="6910B130" w14:textId="77777777" w:rsidR="0033544D" w:rsidRPr="00742779" w:rsidRDefault="00742779" w:rsidP="000E54B1">
      <w:del w:id="982" w:author="Seth Oranburg" w:date="2026-03-07T09:50:00Z" w16du:dateUtc="2026-03-07T14:50:00Z">
        <w:r w:rsidRPr="00742779">
          <w:rPr>
            <w:rFonts w:ascii="ZWAdobeF" w:hAnsi="ZWAdobeF" w:cs="ZWAdobeF"/>
            <w:sz w:val="2"/>
            <w:szCs w:val="2"/>
          </w:rPr>
          <w:delText>548B</w:delText>
        </w:r>
        <w:r w:rsidR="0033544D" w:rsidRPr="00742779">
          <w:delText>But</w:delText>
        </w:r>
      </w:del>
      <w:ins w:id="983" w:author="Seth Oranburg" w:date="2026-03-07T09:50:00Z" w16du:dateUtc="2026-03-07T14:50:00Z">
        <w:r w:rsidR="0033544D" w:rsidRPr="00742779">
          <w:t>But</w:t>
        </w:r>
      </w:ins>
      <w:r w:rsidR="0033544D" w:rsidRPr="00742779">
        <w:t xml:space="preserve"> partnerships also need internal governance. When partners disagree about whether to hire an employee, who decides? When opportunities arise that the partnership agreement never contemplated, who gets to pursue them? When one partner suspects another of taking partnership assets, what remedies exist? These questions require rules that allocate decision-making </w:t>
      </w:r>
      <w:r w:rsidR="0033544D" w:rsidRPr="00742779">
        <w:lastRenderedPageBreak/>
        <w:t>authority among partners, resolve disputes when partners disagree, and constrain how partners use their positions.</w:t>
      </w:r>
    </w:p>
    <w:p w14:paraId="406A6949" w14:textId="77777777" w:rsidR="0033544D" w:rsidRPr="00742779" w:rsidRDefault="00742779" w:rsidP="000E54B1">
      <w:pPr>
        <w:pPrChange w:id="984" w:author="Seth Oranburg" w:date="2026-03-07T09:50:00Z" w16du:dateUtc="2026-03-07T14:50:00Z">
          <w:pPr>
            <w:pStyle w:val="NormalWeb"/>
          </w:pPr>
        </w:pPrChange>
      </w:pPr>
      <w:del w:id="985" w:author="Seth Oranburg" w:date="2026-03-07T09:50:00Z" w16du:dateUtc="2026-03-07T14:50:00Z">
        <w:r w:rsidRPr="00742779">
          <w:rPr>
            <w:rFonts w:ascii="ZWAdobeF" w:hAnsi="ZWAdobeF" w:cs="ZWAdobeF"/>
            <w:sz w:val="2"/>
            <w:szCs w:val="2"/>
          </w:rPr>
          <w:delText>549B</w:delText>
        </w:r>
        <w:r w:rsidR="0033544D" w:rsidRPr="00742779">
          <w:delText>The</w:delText>
        </w:r>
      </w:del>
      <w:ins w:id="986" w:author="Seth Oranburg" w:date="2026-03-07T09:50:00Z" w16du:dateUtc="2026-03-07T14:50:00Z">
        <w:r w:rsidR="0033544D" w:rsidRPr="00742779">
          <w:t>The</w:t>
        </w:r>
      </w:ins>
      <w:r w:rsidR="0033544D" w:rsidRPr="00742779">
        <w:t xml:space="preserve"> fundamental principle is that partners have equal rights in management unless they agree otherwise. The Revised Uniform Partnership Act states: </w:t>
      </w:r>
      <w:r w:rsidR="009F60D1" w:rsidRPr="00742779">
        <w:t>“</w:t>
      </w:r>
      <w:r w:rsidR="0033544D" w:rsidRPr="00742779">
        <w:t>Each partner has equal rights in the management and conduct of the partnership business.</w:t>
      </w:r>
      <w:r w:rsidR="009F60D1" w:rsidRPr="00742779">
        <w:t>”</w:t>
      </w:r>
      <w:r w:rsidR="0033544D">
        <w:fldChar w:fldCharType="begin"/>
      </w:r>
      <w:r w:rsidR="0033544D">
        <w:instrText>HYPERLINK \l "fn47-11647" \o "Jump to citation"</w:instrText>
      </w:r>
      <w:r w:rsidR="0033544D">
        <w:fldChar w:fldCharType="separate"/>
      </w:r>
      <w:r w:rsidR="0033544D" w:rsidRPr="00742779">
        <w:rPr>
          <w:rStyle w:val="Hyperlink"/>
          <w:color w:val="auto"/>
          <w:u w:val="none"/>
        </w:rPr>
        <w:t>[47</w:t>
      </w:r>
      <w:r w:rsidR="00FA601A" w:rsidRPr="00742779">
        <w:rPr>
          <w:rStyle w:val="Hyperlink"/>
          <w:color w:val="auto"/>
          <w:u w:val="none"/>
        </w:rPr>
        <w:t>]</w:t>
      </w:r>
      <w:r w:rsidR="0033544D" w:rsidRPr="00742779">
        <w:rPr>
          <w:rStyle w:val="citekey"/>
          <w:vanish/>
        </w:rPr>
        <w:t>(f)</w:t>
      </w:r>
      <w:r w:rsidR="0033544D">
        <w:fldChar w:fldCharType="end"/>
      </w:r>
      <w:r w:rsidR="0033544D" w:rsidRPr="00742779">
        <w:t xml:space="preserve"> This equality persists regardless of capital contributions. A partner who contributed $100,000 has the same management rights as a partner who contributed $10,000, absent agreement to the contrary. A partner who works full-time has the same voting power as a partner who works part-time. Summers and Dooley each had one vote, and neither could override the other.</w:t>
      </w:r>
    </w:p>
    <w:p w14:paraId="4D55F01B" w14:textId="77777777" w:rsidR="0033544D" w:rsidRPr="00742779" w:rsidRDefault="00742779" w:rsidP="000E54B1">
      <w:del w:id="987" w:author="Seth Oranburg" w:date="2026-03-07T09:50:00Z" w16du:dateUtc="2026-03-07T14:50:00Z">
        <w:r w:rsidRPr="00742779">
          <w:rPr>
            <w:rFonts w:ascii="ZWAdobeF" w:hAnsi="ZWAdobeF" w:cs="ZWAdobeF"/>
            <w:sz w:val="2"/>
            <w:szCs w:val="2"/>
          </w:rPr>
          <w:delText>550B</w:delText>
        </w:r>
        <w:r w:rsidR="0033544D" w:rsidRPr="00742779">
          <w:delText>This</w:delText>
        </w:r>
      </w:del>
      <w:ins w:id="988" w:author="Seth Oranburg" w:date="2026-03-07T09:50:00Z" w16du:dateUtc="2026-03-07T14:50:00Z">
        <w:r w:rsidR="0033544D" w:rsidRPr="00742779">
          <w:t>This</w:t>
        </w:r>
      </w:ins>
      <w:r w:rsidR="0033544D" w:rsidRPr="00742779">
        <w:t xml:space="preserve"> equality creates a governance structure fundamentally different from corporations or manager-managed limited liability companies. Corporate directors are elected by shareholders but, once elected, exercise authority that individual shareholders cannot override. Corporate officers serve at the board</w:t>
      </w:r>
      <w:r w:rsidR="009F60D1" w:rsidRPr="00742779">
        <w:t>’</w:t>
      </w:r>
      <w:r w:rsidR="0033544D" w:rsidRPr="00742779">
        <w:t>s discretion and implement board decisions. Hierarchy and delegation characterize corporate governance. Partnership governance, by contrast, assumes that partners will participate directly in management decisions and that no partner has authority to impose decisions on others.</w:t>
      </w:r>
    </w:p>
    <w:p w14:paraId="74E92CCC" w14:textId="77777777" w:rsidR="0033544D" w:rsidRPr="00742779" w:rsidRDefault="0033544D" w:rsidP="000E54B1">
      <w:pPr>
        <w:pStyle w:val="Heading3"/>
        <w:rPr>
          <w:rFonts w:eastAsia="Times New Roman"/>
        </w:rPr>
      </w:pPr>
      <w:r w:rsidRPr="00742779">
        <w:rPr>
          <w:rFonts w:eastAsia="Times New Roman"/>
        </w:rPr>
        <w:t>Voting Rules: Ordinary Matters and Extraordinary Decisions</w:t>
      </w:r>
    </w:p>
    <w:p w14:paraId="30688B04" w14:textId="77777777" w:rsidR="0033544D" w:rsidRPr="00742779" w:rsidRDefault="00742779" w:rsidP="000E54B1">
      <w:del w:id="989" w:author="Seth Oranburg" w:date="2026-03-07T09:50:00Z" w16du:dateUtc="2026-03-07T14:50:00Z">
        <w:r w:rsidRPr="00742779">
          <w:rPr>
            <w:rFonts w:ascii="ZWAdobeF" w:hAnsi="ZWAdobeF" w:cs="ZWAdobeF"/>
            <w:sz w:val="2"/>
            <w:szCs w:val="2"/>
          </w:rPr>
          <w:delText>551B</w:delText>
        </w:r>
        <w:r w:rsidR="0033544D" w:rsidRPr="00742779">
          <w:delText>Partnership</w:delText>
        </w:r>
      </w:del>
      <w:ins w:id="990" w:author="Seth Oranburg" w:date="2026-03-07T09:50:00Z" w16du:dateUtc="2026-03-07T14:50:00Z">
        <w:r w:rsidR="0033544D" w:rsidRPr="00742779">
          <w:t>Partnership</w:t>
        </w:r>
      </w:ins>
      <w:r w:rsidR="0033544D" w:rsidRPr="00742779">
        <w:t xml:space="preserve"> law distinguishes between ordinary business matters and extraordinary decisions. For ordinary matters, the default rule is majority vote. The Revised Uniform Partnership Act provides: </w:t>
      </w:r>
      <w:r w:rsidR="009F60D1" w:rsidRPr="00742779">
        <w:t>“</w:t>
      </w:r>
      <w:r w:rsidR="0033544D" w:rsidRPr="00742779">
        <w:t>A difference arising as to a matter in the ordinary course of business of a partnership may be decided by a majority of the partners.</w:t>
      </w:r>
      <w:r w:rsidR="009F60D1" w:rsidRPr="00742779">
        <w:t>”</w:t>
      </w:r>
    </w:p>
    <w:p w14:paraId="35A9EA80" w14:textId="77777777" w:rsidR="0033544D" w:rsidRPr="00742779" w:rsidRDefault="00742779" w:rsidP="000E54B1">
      <w:del w:id="991" w:author="Seth Oranburg" w:date="2026-03-07T09:50:00Z" w16du:dateUtc="2026-03-07T14:50:00Z">
        <w:r w:rsidRPr="00742779">
          <w:rPr>
            <w:rFonts w:ascii="ZWAdobeF" w:hAnsi="ZWAdobeF" w:cs="ZWAdobeF"/>
            <w:sz w:val="2"/>
            <w:szCs w:val="2"/>
          </w:rPr>
          <w:delText>552B</w:delText>
        </w:r>
        <w:r w:rsidR="0033544D" w:rsidRPr="00742779">
          <w:delText>Hiring</w:delText>
        </w:r>
      </w:del>
      <w:ins w:id="992" w:author="Seth Oranburg" w:date="2026-03-07T09:50:00Z" w16du:dateUtc="2026-03-07T14:50:00Z">
        <w:r w:rsidR="0033544D" w:rsidRPr="00742779">
          <w:t>Hiring</w:t>
        </w:r>
      </w:ins>
      <w:r w:rsidR="0033544D" w:rsidRPr="00742779">
        <w:t xml:space="preserve"> an employee for a trash collection business is unquestionably an ordinary matter. Trash collection partnerships need people to drive trucks and collect trash. Hiring employees is the kind of routine decision that businesses make continuously. If Summers and Dooley had been three partners with a third person to break ties, and if two of them voted to hire permanent help, the decision would have been authorized. The partnership would have owed the wages.</w:t>
      </w:r>
    </w:p>
    <w:p w14:paraId="5296065E" w14:textId="77777777" w:rsidR="0033544D" w:rsidRPr="00742779" w:rsidRDefault="00742779" w:rsidP="000E54B1">
      <w:del w:id="993" w:author="Seth Oranburg" w:date="2026-03-07T09:50:00Z" w16du:dateUtc="2026-03-07T14:50:00Z">
        <w:r w:rsidRPr="00742779">
          <w:rPr>
            <w:rFonts w:ascii="ZWAdobeF" w:hAnsi="ZWAdobeF" w:cs="ZWAdobeF"/>
            <w:sz w:val="2"/>
            <w:szCs w:val="2"/>
          </w:rPr>
          <w:delText>553B</w:delText>
        </w:r>
        <w:r w:rsidR="0033544D" w:rsidRPr="00742779">
          <w:delText>But</w:delText>
        </w:r>
      </w:del>
      <w:ins w:id="994" w:author="Seth Oranburg" w:date="2026-03-07T09:50:00Z" w16du:dateUtc="2026-03-07T14:50:00Z">
        <w:r w:rsidR="0033544D" w:rsidRPr="00742779">
          <w:t>But</w:t>
        </w:r>
      </w:ins>
      <w:r w:rsidR="0033544D" w:rsidRPr="00742779">
        <w:t xml:space="preserve"> Summers and Dooley were evenly divided. One partner said yes. One partner said no. Summers argued that he should win because the hiring benefited the business. The court rejected this argument decisively. The question was not whether hiring the third employee was wise. The question was whether a majority of partners approved it. They did not. End of inquiry.</w:t>
      </w:r>
    </w:p>
    <w:p w14:paraId="607F2421" w14:textId="77777777" w:rsidR="0033544D" w:rsidRPr="00742779" w:rsidRDefault="00742779" w:rsidP="000E54B1">
      <w:del w:id="995" w:author="Seth Oranburg" w:date="2026-03-07T09:50:00Z" w16du:dateUtc="2026-03-07T14:50:00Z">
        <w:r w:rsidRPr="00742779">
          <w:rPr>
            <w:rFonts w:ascii="ZWAdobeF" w:hAnsi="ZWAdobeF" w:cs="ZWAdobeF"/>
            <w:sz w:val="2"/>
            <w:szCs w:val="2"/>
          </w:rPr>
          <w:lastRenderedPageBreak/>
          <w:delText>554B</w:delText>
        </w:r>
        <w:r w:rsidR="0033544D" w:rsidRPr="00742779">
          <w:delText>This</w:delText>
        </w:r>
      </w:del>
      <w:ins w:id="996" w:author="Seth Oranburg" w:date="2026-03-07T09:50:00Z" w16du:dateUtc="2026-03-07T14:50:00Z">
        <w:r w:rsidR="0033544D" w:rsidRPr="00742779">
          <w:t>This</w:t>
        </w:r>
      </w:ins>
      <w:r w:rsidR="0033544D" w:rsidRPr="00742779">
        <w:t xml:space="preserve"> refusal to evaluate business merits reflects partnership law</w:t>
      </w:r>
      <w:r w:rsidR="009F60D1" w:rsidRPr="00742779">
        <w:t>’</w:t>
      </w:r>
      <w:r w:rsidR="0033544D" w:rsidRPr="00742779">
        <w:t>s structural commitment to equality. If courts decided which partner was right on the substance of business disagreements, every partnership dispute would become litigation. Partners who lost internal votes would sue, claiming their preferred decisions were objectively better. Courts would need to evaluate business strategy, hiring needs, financial projections, and competitive dynamics. The partnership would spend more time in court than in business.</w:t>
      </w:r>
    </w:p>
    <w:p w14:paraId="0899F9FB" w14:textId="77777777" w:rsidR="0033544D" w:rsidRPr="00742779" w:rsidRDefault="00742779" w:rsidP="000E54B1">
      <w:del w:id="997" w:author="Seth Oranburg" w:date="2026-03-07T09:50:00Z" w16du:dateUtc="2026-03-07T14:50:00Z">
        <w:r w:rsidRPr="00742779">
          <w:rPr>
            <w:rFonts w:ascii="ZWAdobeF" w:hAnsi="ZWAdobeF" w:cs="ZWAdobeF"/>
            <w:sz w:val="2"/>
            <w:szCs w:val="2"/>
          </w:rPr>
          <w:delText>555B</w:delText>
        </w:r>
        <w:r w:rsidR="0033544D" w:rsidRPr="00742779">
          <w:delText>Partnership</w:delText>
        </w:r>
      </w:del>
      <w:ins w:id="998" w:author="Seth Oranburg" w:date="2026-03-07T09:50:00Z" w16du:dateUtc="2026-03-07T14:50:00Z">
        <w:r w:rsidR="0033544D" w:rsidRPr="00742779">
          <w:t>Partnership</w:t>
        </w:r>
      </w:ins>
      <w:r w:rsidR="0033544D" w:rsidRPr="00742779">
        <w:t xml:space="preserve"> law avoids this quagmire by asking only procedural questions: Did a majority vote approve the decision? For ordinary business, majority rules. When partners are evenly divided, deadlock results, and the status quo prevails. The partner seeking change bears the burden of obtaining majority support.</w:t>
      </w:r>
    </w:p>
    <w:p w14:paraId="1617CC8E" w14:textId="77777777" w:rsidR="0033544D" w:rsidRPr="00742779" w:rsidRDefault="0033544D" w:rsidP="000E54B1">
      <w:pPr>
        <w:pStyle w:val="Heading3"/>
        <w:rPr>
          <w:rFonts w:eastAsia="Times New Roman"/>
        </w:rPr>
      </w:pPr>
      <w:r w:rsidRPr="00742779">
        <w:rPr>
          <w:rFonts w:eastAsia="Times New Roman"/>
        </w:rPr>
        <w:t>Extraordinary Matters Require Unanimity</w:t>
      </w:r>
    </w:p>
    <w:p w14:paraId="2A0F2A2C" w14:textId="77777777" w:rsidR="0033544D" w:rsidRPr="00742779" w:rsidRDefault="00742779" w:rsidP="000E54B1">
      <w:del w:id="999" w:author="Seth Oranburg" w:date="2026-03-07T09:50:00Z" w16du:dateUtc="2026-03-07T14:50:00Z">
        <w:r w:rsidRPr="00742779">
          <w:rPr>
            <w:rFonts w:ascii="ZWAdobeF" w:hAnsi="ZWAdobeF" w:cs="ZWAdobeF"/>
            <w:sz w:val="2"/>
            <w:szCs w:val="2"/>
          </w:rPr>
          <w:delText>556B</w:delText>
        </w:r>
        <w:r w:rsidR="0033544D" w:rsidRPr="00742779">
          <w:delText>Certain</w:delText>
        </w:r>
      </w:del>
      <w:ins w:id="1000" w:author="Seth Oranburg" w:date="2026-03-07T09:50:00Z" w16du:dateUtc="2026-03-07T14:50:00Z">
        <w:r w:rsidR="0033544D" w:rsidRPr="00742779">
          <w:t>Certain</w:t>
        </w:r>
      </w:ins>
      <w:r w:rsidR="0033544D" w:rsidRPr="00742779">
        <w:t xml:space="preserve"> acts are so significant that they require unanimous consent from all partners, not merely majority approval. The Revised Uniform Partnership Act specifies several: selling or leasing substantially all partnership property outside the ordinary course of business, admitting a new partner, or undertaking acts that contravene the partnership agreement.</w:t>
      </w:r>
    </w:p>
    <w:p w14:paraId="22D19182" w14:textId="77777777" w:rsidR="0033544D" w:rsidRPr="00742779" w:rsidRDefault="00742779" w:rsidP="000E54B1">
      <w:del w:id="1001" w:author="Seth Oranburg" w:date="2026-03-07T09:50:00Z" w16du:dateUtc="2026-03-07T14:50:00Z">
        <w:r w:rsidRPr="00742779">
          <w:rPr>
            <w:rFonts w:ascii="ZWAdobeF" w:hAnsi="ZWAdobeF" w:cs="ZWAdobeF"/>
            <w:sz w:val="2"/>
            <w:szCs w:val="2"/>
          </w:rPr>
          <w:delText>557B</w:delText>
        </w:r>
        <w:r w:rsidR="0033544D" w:rsidRPr="00742779">
          <w:delText>These</w:delText>
        </w:r>
      </w:del>
      <w:ins w:id="1002" w:author="Seth Oranburg" w:date="2026-03-07T09:50:00Z" w16du:dateUtc="2026-03-07T14:50:00Z">
        <w:r w:rsidR="0033544D" w:rsidRPr="00742779">
          <w:t>These</w:t>
        </w:r>
      </w:ins>
      <w:r w:rsidR="0033544D" w:rsidRPr="00742779">
        <w:t xml:space="preserve"> acts are extraordinary because they fundamentally alter the partnership</w:t>
      </w:r>
      <w:r w:rsidR="009F60D1" w:rsidRPr="00742779">
        <w:t>’</w:t>
      </w:r>
      <w:r w:rsidR="0033544D" w:rsidRPr="00742779">
        <w:t>s structure, membership, or operations. Imagine if Summers had wanted to sell all the trash collection routes and use the proceeds to start a landscaping business. Such a decision would transform the venture</w:t>
      </w:r>
      <w:r w:rsidR="009F60D1" w:rsidRPr="00742779">
        <w:t>’</w:t>
      </w:r>
      <w:r w:rsidR="0033544D" w:rsidRPr="00742779">
        <w:t>s nature. It would not be an ordinary course decision subject to majority vote. It would require Dooley</w:t>
      </w:r>
      <w:r w:rsidR="009F60D1" w:rsidRPr="00742779">
        <w:t>’</w:t>
      </w:r>
      <w:r w:rsidR="0033544D" w:rsidRPr="00742779">
        <w:t>s agreement, regardless of whether Summers thought it was a good business move.</w:t>
      </w:r>
    </w:p>
    <w:p w14:paraId="5CC7F28E" w14:textId="77777777" w:rsidR="0033544D" w:rsidRPr="00742779" w:rsidRDefault="00742779" w:rsidP="000E54B1">
      <w:del w:id="1003" w:author="Seth Oranburg" w:date="2026-03-07T09:50:00Z" w16du:dateUtc="2026-03-07T14:50:00Z">
        <w:r w:rsidRPr="00742779">
          <w:rPr>
            <w:rFonts w:ascii="ZWAdobeF" w:hAnsi="ZWAdobeF" w:cs="ZWAdobeF"/>
            <w:sz w:val="2"/>
            <w:szCs w:val="2"/>
          </w:rPr>
          <w:delText>558B</w:delText>
        </w:r>
        <w:r w:rsidR="0033544D" w:rsidRPr="00742779">
          <w:delText>Similarly</w:delText>
        </w:r>
      </w:del>
      <w:ins w:id="1004" w:author="Seth Oranburg" w:date="2026-03-07T09:50:00Z" w16du:dateUtc="2026-03-07T14:50:00Z">
        <w:r w:rsidR="0033544D" w:rsidRPr="00742779">
          <w:t>Similarly</w:t>
        </w:r>
      </w:ins>
      <w:r w:rsidR="0033544D" w:rsidRPr="00742779">
        <w:t>, if Summers wanted to admit a third partner who would share in management and profits, he would need Dooley</w:t>
      </w:r>
      <w:r w:rsidR="009F60D1" w:rsidRPr="00742779">
        <w:t>’</w:t>
      </w:r>
      <w:r w:rsidR="0033544D" w:rsidRPr="00742779">
        <w:t>s consent. Partners choose their co-partners. They accept fiduciary relationships and shared liability based on trust in specific individuals. Forcing partners to accept new co-partners over their objection would violate the personal nature of partnership relationships.</w:t>
      </w:r>
    </w:p>
    <w:p w14:paraId="7DB1129D" w14:textId="77777777" w:rsidR="0033544D" w:rsidRPr="00742779" w:rsidRDefault="00742779" w:rsidP="000E54B1">
      <w:del w:id="1005" w:author="Seth Oranburg" w:date="2026-03-07T09:50:00Z" w16du:dateUtc="2026-03-07T14:50:00Z">
        <w:r w:rsidRPr="00742779">
          <w:rPr>
            <w:rFonts w:ascii="ZWAdobeF" w:hAnsi="ZWAdobeF" w:cs="ZWAdobeF"/>
            <w:sz w:val="2"/>
            <w:szCs w:val="2"/>
          </w:rPr>
          <w:delText>559B</w:delText>
        </w:r>
        <w:r w:rsidR="0033544D" w:rsidRPr="00742779">
          <w:delText>The</w:delText>
        </w:r>
      </w:del>
      <w:ins w:id="1006" w:author="Seth Oranburg" w:date="2026-03-07T09:50:00Z" w16du:dateUtc="2026-03-07T14:50:00Z">
        <w:r w:rsidR="0033544D" w:rsidRPr="00742779">
          <w:t>The</w:t>
        </w:r>
      </w:ins>
      <w:r w:rsidR="0033544D" w:rsidRPr="00742779">
        <w:t xml:space="preserve"> distinction between ordinary and extraordinary protects minority interests while allowing routine business to proceed. It prevents one partner from imposing fundamental changes on another while still permitting day-to-day operations to continue even when partners disagree about specific decisions. For Summers and Dooley, the hiring decision fell on the ordinary side of </w:t>
      </w:r>
      <w:r w:rsidR="0033544D" w:rsidRPr="00742779">
        <w:lastRenderedPageBreak/>
        <w:t>the line. It was a routine business matter. But routine matters still require majority approval, and Summers could not supply a majority.</w:t>
      </w:r>
    </w:p>
    <w:p w14:paraId="0D2419DC" w14:textId="77777777" w:rsidR="0033544D" w:rsidRPr="00742779" w:rsidRDefault="0033544D" w:rsidP="000E54B1">
      <w:pPr>
        <w:pStyle w:val="Heading3"/>
        <w:rPr>
          <w:rFonts w:eastAsia="Times New Roman"/>
        </w:rPr>
      </w:pPr>
      <w:r w:rsidRPr="00742779">
        <w:rPr>
          <w:rFonts w:eastAsia="Times New Roman"/>
        </w:rPr>
        <w:t>Internal versus External: Why Summers Lost but Third Parties Win</w:t>
      </w:r>
    </w:p>
    <w:p w14:paraId="3D00B3F6" w14:textId="77777777" w:rsidR="0033544D" w:rsidRPr="00742779" w:rsidRDefault="00742779" w:rsidP="000E54B1">
      <w:del w:id="1007" w:author="Seth Oranburg" w:date="2026-03-07T09:50:00Z" w16du:dateUtc="2026-03-07T14:50:00Z">
        <w:r w:rsidRPr="00742779">
          <w:rPr>
            <w:rFonts w:ascii="ZWAdobeF" w:hAnsi="ZWAdobeF" w:cs="ZWAdobeF"/>
            <w:sz w:val="2"/>
            <w:szCs w:val="2"/>
          </w:rPr>
          <w:delText>560B</w:delText>
        </w:r>
        <w:r w:rsidR="0033544D" w:rsidRPr="00742779">
          <w:delText>Part</w:delText>
        </w:r>
      </w:del>
      <w:ins w:id="1008" w:author="Seth Oranburg" w:date="2026-03-07T09:50:00Z" w16du:dateUtc="2026-03-07T14:50:00Z">
        <w:r w:rsidR="0033544D" w:rsidRPr="00742779">
          <w:t>Part</w:t>
        </w:r>
      </w:ins>
      <w:r w:rsidR="0033544D" w:rsidRPr="00742779">
        <w:t xml:space="preserve"> I examined </w:t>
      </w:r>
      <w:r w:rsidR="0033544D" w:rsidRPr="00742779">
        <w:rPr>
          <w:rStyle w:val="Emphasis"/>
        </w:rPr>
        <w:t>National Biscuit Co. v. Stroud</w:t>
      </w:r>
      <w:r w:rsidR="0033544D" w:rsidRPr="00742779">
        <w:t>, where one partner explicitly objected to bread orders but the partnership was bound anyway. Summers and Dooley presents the opposite outcome: Dooley explicitly objected to hiring, and Summers could not commit partnership funds despite actually hiring the employee.</w:t>
      </w:r>
    </w:p>
    <w:p w14:paraId="5F04B031" w14:textId="77777777" w:rsidR="0033544D" w:rsidRPr="00742779" w:rsidRDefault="00742779" w:rsidP="000E54B1">
      <w:del w:id="1009" w:author="Seth Oranburg" w:date="2026-03-07T09:50:00Z" w16du:dateUtc="2026-03-07T14:50:00Z">
        <w:r w:rsidRPr="00742779">
          <w:rPr>
            <w:rFonts w:ascii="ZWAdobeF" w:hAnsi="ZWAdobeF" w:cs="ZWAdobeF"/>
            <w:sz w:val="2"/>
            <w:szCs w:val="2"/>
          </w:rPr>
          <w:delText>561B</w:delText>
        </w:r>
        <w:r w:rsidR="0033544D" w:rsidRPr="00742779">
          <w:delText>The</w:delText>
        </w:r>
      </w:del>
      <w:ins w:id="1010" w:author="Seth Oranburg" w:date="2026-03-07T09:50:00Z" w16du:dateUtc="2026-03-07T14:50:00Z">
        <w:r w:rsidR="0033544D" w:rsidRPr="00742779">
          <w:t>The</w:t>
        </w:r>
      </w:ins>
      <w:r w:rsidR="0033544D" w:rsidRPr="00742779">
        <w:t xml:space="preserve"> difference is the perspective: internal or external.</w:t>
      </w:r>
    </w:p>
    <w:p w14:paraId="51E8411C" w14:textId="77777777" w:rsidR="0033544D" w:rsidRPr="00742779" w:rsidRDefault="00742779" w:rsidP="000E54B1">
      <w:del w:id="1011" w:author="Seth Oranburg" w:date="2026-03-07T09:50:00Z" w16du:dateUtc="2026-03-07T14:50:00Z">
        <w:r w:rsidRPr="00742779">
          <w:rPr>
            <w:rFonts w:ascii="ZWAdobeF" w:hAnsi="ZWAdobeF" w:cs="ZWAdobeF"/>
            <w:sz w:val="2"/>
            <w:szCs w:val="2"/>
          </w:rPr>
          <w:delText>562B</w:delText>
        </w:r>
        <w:r w:rsidR="0033544D" w:rsidRPr="00742779">
          <w:delText>In</w:delText>
        </w:r>
      </w:del>
      <w:ins w:id="1012" w:author="Seth Oranburg" w:date="2026-03-07T09:50:00Z" w16du:dateUtc="2026-03-07T14:50:00Z">
        <w:r w:rsidR="0033544D" w:rsidRPr="00742779">
          <w:t>In</w:t>
        </w:r>
      </w:ins>
      <w:r w:rsidR="0033544D" w:rsidRPr="00742779">
        <w:t xml:space="preserve"> </w:t>
      </w:r>
      <w:r w:rsidR="0033544D" w:rsidRPr="00742779">
        <w:rPr>
          <w:rStyle w:val="Emphasis"/>
        </w:rPr>
        <w:t>National Biscuit</w:t>
      </w:r>
      <w:r w:rsidR="0033544D" w:rsidRPr="00742779">
        <w:t>, the question was whether a third party—the bread supplier—could enforce a contract against the partnership. The answer was yes because Freeman had authority to bind the partnership to ordinary transactions regardless of Stroud</w:t>
      </w:r>
      <w:r w:rsidR="009F60D1" w:rsidRPr="00742779">
        <w:t>’</w:t>
      </w:r>
      <w:r w:rsidR="0033544D" w:rsidRPr="00742779">
        <w:t>s internal objection. Partnership law protects third parties who rely on a partner</w:t>
      </w:r>
      <w:r w:rsidR="009F60D1" w:rsidRPr="00742779">
        <w:t>’</w:t>
      </w:r>
      <w:r w:rsidR="0033544D" w:rsidRPr="00742779">
        <w:t>s apparent authority.</w:t>
      </w:r>
    </w:p>
    <w:p w14:paraId="5616ABEF" w14:textId="77777777" w:rsidR="0033544D" w:rsidRPr="00742779" w:rsidRDefault="00742779" w:rsidP="000E54B1">
      <w:del w:id="1013" w:author="Seth Oranburg" w:date="2026-03-07T09:50:00Z" w16du:dateUtc="2026-03-07T14:50:00Z">
        <w:r w:rsidRPr="00742779">
          <w:rPr>
            <w:rFonts w:ascii="ZWAdobeF" w:hAnsi="ZWAdobeF" w:cs="ZWAdobeF"/>
            <w:sz w:val="2"/>
            <w:szCs w:val="2"/>
          </w:rPr>
          <w:delText>563B</w:delText>
        </w:r>
        <w:r w:rsidR="0033544D" w:rsidRPr="00742779">
          <w:delText>In</w:delText>
        </w:r>
      </w:del>
      <w:ins w:id="1014" w:author="Seth Oranburg" w:date="2026-03-07T09:50:00Z" w16du:dateUtc="2026-03-07T14:50:00Z">
        <w:r w:rsidR="0033544D" w:rsidRPr="00742779">
          <w:t>In</w:t>
        </w:r>
      </w:ins>
      <w:r w:rsidR="0033544D" w:rsidRPr="00742779">
        <w:t xml:space="preserve"> </w:t>
      </w:r>
      <w:r w:rsidR="0033544D" w:rsidRPr="00742779">
        <w:rPr>
          <w:rStyle w:val="Emphasis"/>
        </w:rPr>
        <w:t>Summers</w:t>
      </w:r>
      <w:r w:rsidR="0033544D" w:rsidRPr="00742779">
        <w:t>, the question was whether one partner could recover from the partnership for an expense the other partner rejected. The answer was no because Dooley never consented. The hiring was not a partnership decision. It was Summers</w:t>
      </w:r>
      <w:r w:rsidR="009F60D1" w:rsidRPr="00742779">
        <w:t>’</w:t>
      </w:r>
      <w:r w:rsidR="0033544D" w:rsidRPr="00742779">
        <w:t xml:space="preserve"> personal decision. Summers acted unilaterally, and he bore the cost of his unilateral action.</w:t>
      </w:r>
    </w:p>
    <w:p w14:paraId="3ECEC4B8" w14:textId="77777777" w:rsidR="0033544D" w:rsidRPr="00742779" w:rsidRDefault="00742779" w:rsidP="000E54B1">
      <w:pPr>
        <w:pPrChange w:id="1015" w:author="Seth Oranburg" w:date="2026-03-07T09:50:00Z" w16du:dateUtc="2026-03-07T14:50:00Z">
          <w:pPr>
            <w:pStyle w:val="NormalWeb"/>
          </w:pPr>
        </w:pPrChange>
      </w:pPr>
      <w:del w:id="1016" w:author="Seth Oranburg" w:date="2026-03-07T09:50:00Z" w16du:dateUtc="2026-03-07T14:50:00Z">
        <w:r w:rsidRPr="00742779">
          <w:rPr>
            <w:rFonts w:ascii="ZWAdobeF" w:hAnsi="ZWAdobeF" w:cs="ZWAdobeF"/>
            <w:sz w:val="2"/>
            <w:szCs w:val="2"/>
          </w:rPr>
          <w:delText>564B</w:delText>
        </w:r>
        <w:r w:rsidR="0033544D" w:rsidRPr="00742779">
          <w:delText>The</w:delText>
        </w:r>
      </w:del>
      <w:ins w:id="1017" w:author="Seth Oranburg" w:date="2026-03-07T09:50:00Z" w16du:dateUtc="2026-03-07T14:50:00Z">
        <w:r w:rsidR="0033544D" w:rsidRPr="00742779">
          <w:t>The</w:t>
        </w:r>
      </w:ins>
      <w:r w:rsidR="0033544D" w:rsidRPr="00742779">
        <w:t xml:space="preserve"> court</w:t>
      </w:r>
      <w:r w:rsidR="009F60D1" w:rsidRPr="00742779">
        <w:t>’</w:t>
      </w:r>
      <w:r w:rsidR="0033544D" w:rsidRPr="00742779">
        <w:t xml:space="preserve">s language was unequivocal: </w:t>
      </w:r>
      <w:r w:rsidR="009F60D1" w:rsidRPr="00742779">
        <w:t>“</w:t>
      </w:r>
      <w:r w:rsidR="0033544D" w:rsidRPr="00742779">
        <w:t>The hiring of the employee was in violation of the partnership agreement, and [Summers] is not entitled to be reimbursed for the expense incident to that hiring.</w:t>
      </w:r>
      <w:r w:rsidR="009F60D1" w:rsidRPr="00742779">
        <w:t>”</w:t>
      </w:r>
      <w:r w:rsidR="0033544D">
        <w:fldChar w:fldCharType="begin"/>
      </w:r>
      <w:r w:rsidR="0033544D">
        <w:instrText>HYPERLINK \l "fn46-11647" \o "Jump to citation"</w:instrText>
      </w:r>
      <w:r w:rsidR="0033544D">
        <w:fldChar w:fldCharType="separate"/>
      </w:r>
      <w:r w:rsidR="0033544D" w:rsidRPr="00742779">
        <w:rPr>
          <w:rStyle w:val="Hyperlink"/>
          <w:color w:val="auto"/>
          <w:u w:val="none"/>
        </w:rPr>
        <w:t>[46</w:t>
      </w:r>
      <w:r w:rsidR="00EE2871" w:rsidRPr="00742779">
        <w:rPr>
          <w:rStyle w:val="Hyperlink"/>
          <w:color w:val="auto"/>
          <w:u w:val="none"/>
        </w:rPr>
        <w:t>]</w:t>
      </w:r>
      <w:r w:rsidR="0033544D">
        <w:fldChar w:fldCharType="end"/>
      </w:r>
      <w:r w:rsidR="0033544D" w:rsidRPr="00742779">
        <w:t xml:space="preserve"> The partnership agreement—though unwritten—required majority approval for business decisions. Summers did not have majority approval. Therefore he had no right to commit partnership resources.</w:t>
      </w:r>
    </w:p>
    <w:p w14:paraId="1D5D98F8" w14:textId="77777777" w:rsidR="0033544D" w:rsidRPr="00742779" w:rsidRDefault="00742779" w:rsidP="000E54B1">
      <w:del w:id="1018" w:author="Seth Oranburg" w:date="2026-03-07T09:50:00Z" w16du:dateUtc="2026-03-07T14:50:00Z">
        <w:r w:rsidRPr="00742779">
          <w:rPr>
            <w:rFonts w:ascii="ZWAdobeF" w:hAnsi="ZWAdobeF" w:cs="ZWAdobeF"/>
            <w:sz w:val="2"/>
            <w:szCs w:val="2"/>
          </w:rPr>
          <w:delText>565B</w:delText>
        </w:r>
        <w:r w:rsidR="0033544D" w:rsidRPr="00742779">
          <w:delText>This</w:delText>
        </w:r>
      </w:del>
      <w:ins w:id="1019" w:author="Seth Oranburg" w:date="2026-03-07T09:50:00Z" w16du:dateUtc="2026-03-07T14:50:00Z">
        <w:r w:rsidR="0033544D" w:rsidRPr="00742779">
          <w:t>This</w:t>
        </w:r>
      </w:ins>
      <w:r w:rsidR="0033544D" w:rsidRPr="00742779">
        <w:t xml:space="preserve"> divergence between internal and external rules reflects the stranger problem from Chapter 1. Third parties cannot easily observe internal partnership disputes or partnership agreements. They deal with partners who appear to have authority and rely on that appearance. Partnership law protects their reliance at partners</w:t>
      </w:r>
      <w:r w:rsidR="009F60D1" w:rsidRPr="00742779">
        <w:t>’</w:t>
      </w:r>
      <w:r w:rsidR="0033544D" w:rsidRPr="00742779">
        <w:t xml:space="preserve"> expense.</w:t>
      </w:r>
    </w:p>
    <w:p w14:paraId="2AC21891" w14:textId="77777777" w:rsidR="0033544D" w:rsidRPr="00742779" w:rsidRDefault="00742779" w:rsidP="000E54B1">
      <w:del w:id="1020" w:author="Seth Oranburg" w:date="2026-03-07T09:50:00Z" w16du:dateUtc="2026-03-07T14:50:00Z">
        <w:r w:rsidRPr="00742779">
          <w:rPr>
            <w:rFonts w:ascii="ZWAdobeF" w:hAnsi="ZWAdobeF" w:cs="ZWAdobeF"/>
            <w:sz w:val="2"/>
            <w:szCs w:val="2"/>
          </w:rPr>
          <w:delText>566B</w:delText>
        </w:r>
        <w:r w:rsidR="0033544D" w:rsidRPr="00742779">
          <w:delText>Partners</w:delText>
        </w:r>
      </w:del>
      <w:ins w:id="1021" w:author="Seth Oranburg" w:date="2026-03-07T09:50:00Z" w16du:dateUtc="2026-03-07T14:50:00Z">
        <w:r w:rsidR="0033544D" w:rsidRPr="00742779">
          <w:t>Partners</w:t>
        </w:r>
      </w:ins>
      <w:r w:rsidR="0033544D" w:rsidRPr="00742779">
        <w:t>, by contrast, have access to internal information. They can observe each other</w:t>
      </w:r>
      <w:r w:rsidR="009F60D1" w:rsidRPr="00742779">
        <w:t>’</w:t>
      </w:r>
      <w:r w:rsidR="0033544D" w:rsidRPr="00742779">
        <w:t>s conduct, participate in partnership meetings, and review financial records. They can protect themselves through voting, negotiation, fiduciary duties, or dissolution. The law assumes they will use these internal tools rather than expecting courts to referee business disagreements.</w:t>
      </w:r>
    </w:p>
    <w:p w14:paraId="73354E89" w14:textId="77777777" w:rsidR="0033544D" w:rsidRPr="00742779" w:rsidRDefault="0033544D" w:rsidP="000E54B1">
      <w:pPr>
        <w:pStyle w:val="Heading3"/>
        <w:rPr>
          <w:rFonts w:eastAsia="Times New Roman"/>
        </w:rPr>
      </w:pPr>
      <w:r w:rsidRPr="00742779">
        <w:rPr>
          <w:rFonts w:eastAsia="Times New Roman"/>
        </w:rPr>
        <w:lastRenderedPageBreak/>
        <w:t>What Could Summers Have Done?</w:t>
      </w:r>
    </w:p>
    <w:p w14:paraId="5F12D222" w14:textId="77777777" w:rsidR="0033544D" w:rsidRPr="00742779" w:rsidRDefault="00742779" w:rsidP="000E54B1">
      <w:del w:id="1022" w:author="Seth Oranburg" w:date="2026-03-07T09:50:00Z" w16du:dateUtc="2026-03-07T14:50:00Z">
        <w:r w:rsidRPr="00742779">
          <w:rPr>
            <w:rFonts w:ascii="ZWAdobeF" w:hAnsi="ZWAdobeF" w:cs="ZWAdobeF"/>
            <w:sz w:val="2"/>
            <w:szCs w:val="2"/>
          </w:rPr>
          <w:delText>567B</w:delText>
        </w:r>
        <w:r w:rsidR="0033544D" w:rsidRPr="00742779">
          <w:delText>The</w:delText>
        </w:r>
      </w:del>
      <w:ins w:id="1023" w:author="Seth Oranburg" w:date="2026-03-07T09:50:00Z" w16du:dateUtc="2026-03-07T14:50:00Z">
        <w:r w:rsidR="0033544D" w:rsidRPr="00742779">
          <w:t>The</w:t>
        </w:r>
      </w:ins>
      <w:r w:rsidR="0033544D" w:rsidRPr="00742779">
        <w:t xml:space="preserve"> harshness of the outcome in </w:t>
      </w:r>
      <w:r w:rsidR="0033544D" w:rsidRPr="00742779">
        <w:rPr>
          <w:rStyle w:val="Emphasis"/>
        </w:rPr>
        <w:t>Summers v. Dooley</w:t>
      </w:r>
      <w:r w:rsidR="0033544D" w:rsidRPr="00742779">
        <w:t xml:space="preserve"> raises an obvious question: What were Summers</w:t>
      </w:r>
      <w:r w:rsidR="009F60D1" w:rsidRPr="00742779">
        <w:t>’</w:t>
      </w:r>
      <w:r w:rsidR="0033544D" w:rsidRPr="00742779">
        <w:t xml:space="preserve"> options when Dooley refused to authorize hiring?</w:t>
      </w:r>
    </w:p>
    <w:p w14:paraId="70143FA2" w14:textId="77777777" w:rsidR="0033544D" w:rsidRPr="00742779" w:rsidRDefault="00742779" w:rsidP="000E54B1">
      <w:del w:id="1024" w:author="Seth Oranburg" w:date="2026-03-07T09:50:00Z" w16du:dateUtc="2026-03-07T14:50:00Z">
        <w:r w:rsidRPr="00742779">
          <w:rPr>
            <w:rStyle w:val="Strong"/>
            <w:rFonts w:ascii="ZWAdobeF" w:hAnsi="ZWAdobeF" w:cs="ZWAdobeF"/>
            <w:b w:val="0"/>
            <w:sz w:val="2"/>
            <w:szCs w:val="2"/>
          </w:rPr>
          <w:delText>568B</w:delText>
        </w:r>
        <w:r w:rsidR="0033544D" w:rsidRPr="00742779">
          <w:rPr>
            <w:rStyle w:val="Strong"/>
          </w:rPr>
          <w:delText>First</w:delText>
        </w:r>
      </w:del>
      <w:ins w:id="1025" w:author="Seth Oranburg" w:date="2026-03-07T09:50:00Z" w16du:dateUtc="2026-03-07T14:50:00Z">
        <w:r w:rsidR="0033544D" w:rsidRPr="00742779">
          <w:rPr>
            <w:rStyle w:val="Strong"/>
          </w:rPr>
          <w:t>First</w:t>
        </w:r>
      </w:ins>
      <w:r w:rsidR="0033544D" w:rsidRPr="00742779">
        <w:rPr>
          <w:rStyle w:val="Strong"/>
        </w:rPr>
        <w:t>, negotiation.</w:t>
      </w:r>
      <w:r w:rsidR="0033544D" w:rsidRPr="00742779">
        <w:t xml:space="preserve"> Summers could have offered Dooley concessions to obtain approval. Perhaps a different profit split, perhaps a commitment that Summers would supervise the new employee personally, perhaps a trial period to prove the hiring made economic sense. Business relationships involve tradeoffs. Partners who want something badly enough may need to compromise on other matters.</w:t>
      </w:r>
    </w:p>
    <w:p w14:paraId="53DA2F86" w14:textId="77777777" w:rsidR="0033544D" w:rsidRPr="00742779" w:rsidRDefault="00742779" w:rsidP="000E54B1">
      <w:del w:id="1026" w:author="Seth Oranburg" w:date="2026-03-07T09:50:00Z" w16du:dateUtc="2026-03-07T14:50:00Z">
        <w:r w:rsidRPr="00742779">
          <w:rPr>
            <w:rStyle w:val="Strong"/>
            <w:rFonts w:ascii="ZWAdobeF" w:hAnsi="ZWAdobeF" w:cs="ZWAdobeF"/>
            <w:b w:val="0"/>
            <w:sz w:val="2"/>
            <w:szCs w:val="2"/>
          </w:rPr>
          <w:delText>569B</w:delText>
        </w:r>
        <w:r w:rsidR="0033544D" w:rsidRPr="00742779">
          <w:rPr>
            <w:rStyle w:val="Strong"/>
          </w:rPr>
          <w:delText>Second</w:delText>
        </w:r>
      </w:del>
      <w:ins w:id="1027" w:author="Seth Oranburg" w:date="2026-03-07T09:50:00Z" w16du:dateUtc="2026-03-07T14:50:00Z">
        <w:r w:rsidR="0033544D" w:rsidRPr="00742779">
          <w:rPr>
            <w:rStyle w:val="Strong"/>
          </w:rPr>
          <w:t>Second</w:t>
        </w:r>
      </w:ins>
      <w:r w:rsidR="0033544D" w:rsidRPr="00742779">
        <w:rPr>
          <w:rStyle w:val="Strong"/>
        </w:rPr>
        <w:t>, amendment of the partnership agreement.</w:t>
      </w:r>
      <w:r w:rsidR="0033544D" w:rsidRPr="00742779">
        <w:t xml:space="preserve"> Summers could have proposed changes to governance that gave him greater authority over hiring decisions. This would require Dooley</w:t>
      </w:r>
      <w:r w:rsidR="009F60D1" w:rsidRPr="00742779">
        <w:t>’</w:t>
      </w:r>
      <w:r w:rsidR="0033544D" w:rsidRPr="00742779">
        <w:t>s agreement (because changing the partnership agreement is an extraordinary matter requiring unanimity), but if Summers could have persuaded Dooley that operational efficiency required faster decision-making, they might have restructured their arrangement. Many partnership agreements designate one partner as managing partner with authority to make certain operational decisions without full partnership approval.</w:t>
      </w:r>
    </w:p>
    <w:p w14:paraId="745E0350" w14:textId="77777777" w:rsidR="0033544D" w:rsidRPr="00742779" w:rsidRDefault="00742779" w:rsidP="000E54B1">
      <w:del w:id="1028" w:author="Seth Oranburg" w:date="2026-03-07T09:50:00Z" w16du:dateUtc="2026-03-07T14:50:00Z">
        <w:r w:rsidRPr="00742779">
          <w:rPr>
            <w:rStyle w:val="Strong"/>
            <w:rFonts w:ascii="ZWAdobeF" w:hAnsi="ZWAdobeF" w:cs="ZWAdobeF"/>
            <w:b w:val="0"/>
            <w:sz w:val="2"/>
            <w:szCs w:val="2"/>
          </w:rPr>
          <w:delText>570B</w:delText>
        </w:r>
        <w:r w:rsidR="0033544D" w:rsidRPr="00742779">
          <w:rPr>
            <w:rStyle w:val="Strong"/>
          </w:rPr>
          <w:delText>Third</w:delText>
        </w:r>
      </w:del>
      <w:ins w:id="1029" w:author="Seth Oranburg" w:date="2026-03-07T09:50:00Z" w16du:dateUtc="2026-03-07T14:50:00Z">
        <w:r w:rsidR="0033544D" w:rsidRPr="00742779">
          <w:rPr>
            <w:rStyle w:val="Strong"/>
          </w:rPr>
          <w:t>Third</w:t>
        </w:r>
      </w:ins>
      <w:r w:rsidR="0033544D" w:rsidRPr="00742779">
        <w:rPr>
          <w:rStyle w:val="Strong"/>
        </w:rPr>
        <w:t>, dissolution.</w:t>
      </w:r>
      <w:r w:rsidR="0033544D" w:rsidRPr="00742779">
        <w:t xml:space="preserve"> Summers could have dissolved the partnership. Under Idaho law at the time, either partner in a partnership at will could dissolve the partnership by giving notice. Dissolution would trigger winding up, liquidation, and distribution of assets. Summers and Dooley would have ended their relationship. Each could have pursued the trash collection business independently or sought different partners.</w:t>
      </w:r>
    </w:p>
    <w:p w14:paraId="55B219E2" w14:textId="77777777" w:rsidR="0033544D" w:rsidRPr="00742779" w:rsidRDefault="00742779" w:rsidP="000E54B1">
      <w:del w:id="1030" w:author="Seth Oranburg" w:date="2026-03-07T09:50:00Z" w16du:dateUtc="2026-03-07T14:50:00Z">
        <w:r w:rsidRPr="00742779">
          <w:rPr>
            <w:rFonts w:ascii="ZWAdobeF" w:hAnsi="ZWAdobeF" w:cs="ZWAdobeF"/>
            <w:sz w:val="2"/>
            <w:szCs w:val="2"/>
          </w:rPr>
          <w:delText>571B</w:delText>
        </w:r>
        <w:r w:rsidR="0033544D" w:rsidRPr="00742779">
          <w:delText>This</w:delText>
        </w:r>
      </w:del>
      <w:ins w:id="1031" w:author="Seth Oranburg" w:date="2026-03-07T09:50:00Z" w16du:dateUtc="2026-03-07T14:50:00Z">
        <w:r w:rsidR="0033544D" w:rsidRPr="00742779">
          <w:t>This</w:t>
        </w:r>
      </w:ins>
      <w:r w:rsidR="0033544D" w:rsidRPr="00742779">
        <w:t xml:space="preserve"> last option reveals partnership law</w:t>
      </w:r>
      <w:r w:rsidR="009F60D1" w:rsidRPr="00742779">
        <w:t>’</w:t>
      </w:r>
      <w:r w:rsidR="0033544D" w:rsidRPr="00742779">
        <w:t>s ultimate remedy for governance disputes: exit. When equal partners reach genuine impasse, and neither can impose a resolution on the other, the relationship may have run its course. Partnership law facilitates exit rather than forcing partners to remain in dysfunctional relationships.</w:t>
      </w:r>
    </w:p>
    <w:p w14:paraId="2C97DCAD" w14:textId="77777777" w:rsidR="0033544D" w:rsidRPr="00742779" w:rsidRDefault="00742779" w:rsidP="000E54B1">
      <w:del w:id="1032" w:author="Seth Oranburg" w:date="2026-03-07T09:50:00Z" w16du:dateUtc="2026-03-07T14:50:00Z">
        <w:r w:rsidRPr="00742779">
          <w:rPr>
            <w:rFonts w:ascii="ZWAdobeF" w:hAnsi="ZWAdobeF" w:cs="ZWAdobeF"/>
            <w:sz w:val="2"/>
            <w:szCs w:val="2"/>
          </w:rPr>
          <w:delText>572B</w:delText>
        </w:r>
        <w:r w:rsidR="0033544D" w:rsidRPr="00742779">
          <w:delText>But</w:delText>
        </w:r>
      </w:del>
      <w:ins w:id="1033" w:author="Seth Oranburg" w:date="2026-03-07T09:50:00Z" w16du:dateUtc="2026-03-07T14:50:00Z">
        <w:r w:rsidR="0033544D" w:rsidRPr="00742779">
          <w:t>But</w:t>
        </w:r>
      </w:ins>
      <w:r w:rsidR="0033544D" w:rsidRPr="00742779">
        <w:t xml:space="preserve"> exit is costly. Dissolution destroys going-concern value. Assets sold in liquidation typically bring less than their value in an operating business. Customer relationships may be lost. Goodwill evaporates. Neither partner may end up as well off as both would have been if they had cooperated. Yet the alternative—trapping hostile partners in a relationship they cannot escape—creates endless conflict. The partnership becomes a battlefield rather than a business.</w:t>
      </w:r>
    </w:p>
    <w:p w14:paraId="58F9B010" w14:textId="77777777" w:rsidR="0033544D" w:rsidRPr="00742779" w:rsidRDefault="00742779" w:rsidP="000E54B1">
      <w:del w:id="1034" w:author="Seth Oranburg" w:date="2026-03-07T09:50:00Z" w16du:dateUtc="2026-03-07T14:50:00Z">
        <w:r w:rsidRPr="00742779">
          <w:rPr>
            <w:rFonts w:ascii="ZWAdobeF" w:hAnsi="ZWAdobeF" w:cs="ZWAdobeF"/>
            <w:sz w:val="2"/>
            <w:szCs w:val="2"/>
          </w:rPr>
          <w:lastRenderedPageBreak/>
          <w:delText>573B</w:delText>
        </w:r>
        <w:r w:rsidR="0033544D" w:rsidRPr="00742779">
          <w:delText>Partnership</w:delText>
        </w:r>
      </w:del>
      <w:ins w:id="1035" w:author="Seth Oranburg" w:date="2026-03-07T09:50:00Z" w16du:dateUtc="2026-03-07T14:50:00Z">
        <w:r w:rsidR="0033544D" w:rsidRPr="00742779">
          <w:t>Partnership</w:t>
        </w:r>
      </w:ins>
      <w:r w:rsidR="0033544D" w:rsidRPr="00742779">
        <w:t xml:space="preserve"> law chooses exit over forced association. It accepts that some partnerships will fail due to deadlock. The price of equal management is that equal partners may reach impasses that only dissolution can resolve.</w:t>
      </w:r>
    </w:p>
    <w:p w14:paraId="7DE44022" w14:textId="77777777" w:rsidR="0033544D" w:rsidRPr="00742779" w:rsidRDefault="0033544D" w:rsidP="000E54B1">
      <w:pPr>
        <w:pStyle w:val="Heading2"/>
        <w:rPr>
          <w:rFonts w:eastAsia="Times New Roman"/>
        </w:rPr>
      </w:pPr>
      <w:r w:rsidRPr="00742779">
        <w:rPr>
          <w:rFonts w:eastAsia="Times New Roman"/>
        </w:rPr>
        <w:t>Fiduciary Duties: Constraining Discretion Among Equals</w:t>
      </w:r>
    </w:p>
    <w:p w14:paraId="387D4EE4" w14:textId="77777777" w:rsidR="0033544D" w:rsidRPr="00742779" w:rsidRDefault="00742779" w:rsidP="000E54B1">
      <w:del w:id="1036" w:author="Seth Oranburg" w:date="2026-03-07T09:50:00Z" w16du:dateUtc="2026-03-07T14:50:00Z">
        <w:r w:rsidRPr="00742779">
          <w:rPr>
            <w:rFonts w:ascii="ZWAdobeF" w:hAnsi="ZWAdobeF" w:cs="ZWAdobeF"/>
            <w:sz w:val="2"/>
            <w:szCs w:val="2"/>
          </w:rPr>
          <w:delText>574B</w:delText>
        </w:r>
        <w:r w:rsidR="0033544D" w:rsidRPr="00742779">
          <w:delText>Equal</w:delText>
        </w:r>
      </w:del>
      <w:ins w:id="1037" w:author="Seth Oranburg" w:date="2026-03-07T09:50:00Z" w16du:dateUtc="2026-03-07T14:50:00Z">
        <w:r w:rsidR="0033544D" w:rsidRPr="00742779">
          <w:t>Equal</w:t>
        </w:r>
      </w:ins>
      <w:r w:rsidR="0033544D" w:rsidRPr="00742779">
        <w:t xml:space="preserve"> management creates a paradox. Partners have broad discretion to act for the partnership through mutual agency. Each partner can bind the partnership to ordinary course contracts. Each partner participates in management decisions. Yet partners also need protection from each other. What prevents a partner from using partnership information for personal gain? What stops a partner from competing with the partnership? What constrains a partner from taking partnership opportunities?</w:t>
      </w:r>
    </w:p>
    <w:p w14:paraId="3A4841F1" w14:textId="77777777" w:rsidR="0033544D" w:rsidRPr="00742779" w:rsidRDefault="00742779" w:rsidP="000E54B1">
      <w:pPr>
        <w:pPrChange w:id="1038" w:author="Seth Oranburg" w:date="2026-03-07T09:50:00Z" w16du:dateUtc="2026-03-07T14:50:00Z">
          <w:pPr>
            <w:pStyle w:val="NormalWeb"/>
          </w:pPr>
        </w:pPrChange>
      </w:pPr>
      <w:del w:id="1039" w:author="Seth Oranburg" w:date="2026-03-07T09:50:00Z" w16du:dateUtc="2026-03-07T14:50:00Z">
        <w:r w:rsidRPr="00742779">
          <w:rPr>
            <w:rFonts w:ascii="ZWAdobeF" w:hAnsi="ZWAdobeF" w:cs="ZWAdobeF"/>
            <w:sz w:val="2"/>
            <w:szCs w:val="2"/>
          </w:rPr>
          <w:delText>575B</w:delText>
        </w:r>
        <w:r w:rsidR="0033544D" w:rsidRPr="00742779">
          <w:delText>Fiduciary</w:delText>
        </w:r>
      </w:del>
      <w:ins w:id="1040" w:author="Seth Oranburg" w:date="2026-03-07T09:50:00Z" w16du:dateUtc="2026-03-07T14:50:00Z">
        <w:r w:rsidR="0033544D" w:rsidRPr="00742779">
          <w:t>Fiduciary</w:t>
        </w:r>
      </w:ins>
      <w:r w:rsidR="0033544D" w:rsidRPr="00742779">
        <w:t xml:space="preserve"> duties provide these constraints. Chapter 1 introduced </w:t>
      </w:r>
      <w:r w:rsidR="0033544D" w:rsidRPr="00742779">
        <w:rPr>
          <w:rStyle w:val="Emphasis"/>
        </w:rPr>
        <w:t>Meinhard v. Salmon</w:t>
      </w:r>
      <w:r w:rsidR="0033544D" w:rsidRPr="00742779">
        <w:t xml:space="preserve"> and Cardozo</w:t>
      </w:r>
      <w:r w:rsidR="009F60D1" w:rsidRPr="00742779">
        <w:t>’</w:t>
      </w:r>
      <w:r w:rsidR="0033544D" w:rsidRPr="00742779">
        <w:t xml:space="preserve">s language about </w:t>
      </w:r>
      <w:r w:rsidR="009F60D1" w:rsidRPr="00742779">
        <w:t>“</w:t>
      </w:r>
      <w:r w:rsidR="0033544D" w:rsidRPr="00742779">
        <w:t>the punctilio of an honor the most sensitive.</w:t>
      </w:r>
      <w:r w:rsidR="009F60D1" w:rsidRPr="00742779">
        <w:t>”</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r w:rsidR="0033544D" w:rsidRPr="00742779">
        <w:t xml:space="preserve"> That case involved a joint venture, but its reasoning applies fully to partnerships. Partners owe each other duties of loyalty, care, and good faith that go beyond ordinary contract obligations and beyond arm</w:t>
      </w:r>
      <w:r w:rsidR="009F60D1" w:rsidRPr="00742779">
        <w:t>’</w:t>
      </w:r>
      <w:r w:rsidR="0033544D" w:rsidRPr="00742779">
        <w:t>s-length dealing. These duties fill the gaps that contracts cannot anticipate and constrain opportunistic behavior that monitoring cannot prevent.</w:t>
      </w:r>
    </w:p>
    <w:p w14:paraId="01168E7A" w14:textId="77777777" w:rsidR="0033544D" w:rsidRPr="00742779" w:rsidRDefault="0033544D" w:rsidP="000E54B1">
      <w:pPr>
        <w:pStyle w:val="Heading3"/>
        <w:rPr>
          <w:rFonts w:eastAsia="Times New Roman"/>
        </w:rPr>
      </w:pPr>
      <w:r w:rsidRPr="00742779">
        <w:rPr>
          <w:rFonts w:eastAsia="Times New Roman"/>
        </w:rPr>
        <w:t>The Duty of Loyalty: No Self-Dealing, No Competition, No Usurping Opportunities</w:t>
      </w:r>
    </w:p>
    <w:p w14:paraId="59647C37" w14:textId="77777777" w:rsidR="0033544D" w:rsidRPr="00742779" w:rsidRDefault="00742779" w:rsidP="000E54B1">
      <w:del w:id="1041" w:author="Seth Oranburg" w:date="2026-03-07T09:50:00Z" w16du:dateUtc="2026-03-07T14:50:00Z">
        <w:r w:rsidRPr="00742779">
          <w:rPr>
            <w:rFonts w:ascii="ZWAdobeF" w:hAnsi="ZWAdobeF" w:cs="ZWAdobeF"/>
            <w:sz w:val="2"/>
            <w:szCs w:val="2"/>
          </w:rPr>
          <w:delText>576B</w:delText>
        </w:r>
        <w:r w:rsidR="0033544D" w:rsidRPr="00742779">
          <w:delText>The</w:delText>
        </w:r>
      </w:del>
      <w:ins w:id="1042" w:author="Seth Oranburg" w:date="2026-03-07T09:50:00Z" w16du:dateUtc="2026-03-07T14:50:00Z">
        <w:r w:rsidR="0033544D" w:rsidRPr="00742779">
          <w:t>The</w:t>
        </w:r>
      </w:ins>
      <w:r w:rsidR="0033544D" w:rsidRPr="00742779">
        <w:t xml:space="preserve"> duty of loyalty requires partners to subordinate personal interests to partnership interests in matters related to partnership business. Partners cannot compete with the partnership. Partners cannot usurp partnership opportunities. Partners cannot engage in self-dealing without informed consent from all other partners.</w:t>
      </w:r>
    </w:p>
    <w:p w14:paraId="7EFE3606" w14:textId="77777777" w:rsidR="0033544D" w:rsidRPr="00742779" w:rsidRDefault="00742779" w:rsidP="000E54B1">
      <w:pPr>
        <w:pPrChange w:id="1043" w:author="Seth Oranburg" w:date="2026-03-07T09:50:00Z" w16du:dateUtc="2026-03-07T14:50:00Z">
          <w:pPr>
            <w:pStyle w:val="NormalWeb"/>
          </w:pPr>
        </w:pPrChange>
      </w:pPr>
      <w:del w:id="1044" w:author="Seth Oranburg" w:date="2026-03-07T09:50:00Z" w16du:dateUtc="2026-03-07T14:50:00Z">
        <w:r w:rsidRPr="00742779">
          <w:rPr>
            <w:rFonts w:ascii="ZWAdobeF" w:hAnsi="ZWAdobeF" w:cs="ZWAdobeF"/>
            <w:sz w:val="2"/>
            <w:szCs w:val="2"/>
          </w:rPr>
          <w:delText>577B</w:delText>
        </w:r>
        <w:r w:rsidR="0033544D" w:rsidRPr="00742779">
          <w:delText>The</w:delText>
        </w:r>
      </w:del>
      <w:ins w:id="1045" w:author="Seth Oranburg" w:date="2026-03-07T09:50:00Z" w16du:dateUtc="2026-03-07T14:50:00Z">
        <w:r w:rsidR="0033544D" w:rsidRPr="00742779">
          <w:t>The</w:t>
        </w:r>
      </w:ins>
      <w:r w:rsidR="0033544D" w:rsidRPr="00742779">
        <w:t xml:space="preserve"> Revised Uniform Partnership Act codifies these prohibitions. A partner</w:t>
      </w:r>
      <w:r w:rsidR="009F60D1" w:rsidRPr="00742779">
        <w:t>’</w:t>
      </w:r>
      <w:r w:rsidR="0033544D" w:rsidRPr="00742779">
        <w:t xml:space="preserve">s duty of loyalty includes: </w:t>
      </w:r>
      <w:r w:rsidR="009F60D1" w:rsidRPr="00742779">
        <w:t>“</w:t>
      </w:r>
      <w:r w:rsidR="0033544D" w:rsidRPr="00742779">
        <w:t xml:space="preserve">(1) to account to the partnership and hold as trustee for it any property, profit, or benefit derived by the partner in the conduct and winding up of the partnership business or derived from a use by the partner of partnership property; (2) to refrain from dealing with the partnership in the conduct or winding up of the partnership business as or on behalf of a party having an interest adverse to the partnership; and (3) to refrain from </w:t>
      </w:r>
      <w:r w:rsidR="0033544D" w:rsidRPr="00742779">
        <w:lastRenderedPageBreak/>
        <w:t>competing with the partnership in the conduct of the partnership business before the dissociation of the partner.</w:t>
      </w:r>
      <w:r w:rsidR="009F60D1" w:rsidRPr="00742779">
        <w:t>”</w:t>
      </w:r>
      <w:r w:rsidR="0033544D">
        <w:fldChar w:fldCharType="begin"/>
      </w:r>
      <w:r w:rsidR="0033544D">
        <w:instrText>HYPERLINK \l "fn3-11647" \o "Jump to citation"</w:instrText>
      </w:r>
      <w:r w:rsidR="0033544D">
        <w:fldChar w:fldCharType="separate"/>
      </w:r>
      <w:r w:rsidR="0033544D" w:rsidRPr="00742779">
        <w:rPr>
          <w:rStyle w:val="Hyperlink"/>
          <w:color w:val="auto"/>
          <w:u w:val="none"/>
        </w:rPr>
        <w:t>[3</w:t>
      </w:r>
      <w:r w:rsidR="00FA601A" w:rsidRPr="00742779">
        <w:rPr>
          <w:rStyle w:val="Hyperlink"/>
          <w:color w:val="auto"/>
          <w:u w:val="none"/>
        </w:rPr>
        <w:t>]</w:t>
      </w:r>
      <w:r w:rsidR="0033544D" w:rsidRPr="00742779">
        <w:rPr>
          <w:rStyle w:val="citekey"/>
          <w:vanish/>
        </w:rPr>
        <w:t>(b)</w:t>
      </w:r>
      <w:r w:rsidR="0033544D">
        <w:fldChar w:fldCharType="end"/>
      </w:r>
    </w:p>
    <w:p w14:paraId="796B8CFF" w14:textId="77777777" w:rsidR="0033544D" w:rsidRPr="00742779" w:rsidRDefault="00742779" w:rsidP="000E54B1">
      <w:del w:id="1046" w:author="Seth Oranburg" w:date="2026-03-07T09:50:00Z" w16du:dateUtc="2026-03-07T14:50:00Z">
        <w:r w:rsidRPr="00742779">
          <w:rPr>
            <w:rFonts w:ascii="ZWAdobeF" w:hAnsi="ZWAdobeF" w:cs="ZWAdobeF"/>
            <w:sz w:val="2"/>
            <w:szCs w:val="2"/>
          </w:rPr>
          <w:delText>578B</w:delText>
        </w:r>
        <w:r w:rsidR="0033544D" w:rsidRPr="00742779">
          <w:delText>Consider</w:delText>
        </w:r>
      </w:del>
      <w:ins w:id="1047" w:author="Seth Oranburg" w:date="2026-03-07T09:50:00Z" w16du:dateUtc="2026-03-07T14:50:00Z">
        <w:r w:rsidR="0033544D" w:rsidRPr="00742779">
          <w:t>Consider</w:t>
        </w:r>
      </w:ins>
      <w:r w:rsidR="0033544D" w:rsidRPr="00742779">
        <w:t xml:space="preserve"> what these rules meant for Summers and Dooley. Suppose Summers, frustrated with Dooley</w:t>
      </w:r>
      <w:r w:rsidR="009F60D1" w:rsidRPr="00742779">
        <w:t>’</w:t>
      </w:r>
      <w:r w:rsidR="0033544D" w:rsidRPr="00742779">
        <w:t>s refusal to expand, started his own competing trash collection business while still a partner with Dooley. He used knowledge of the partnership</w:t>
      </w:r>
      <w:r w:rsidR="009F60D1" w:rsidRPr="00742779">
        <w:t>’</w:t>
      </w:r>
      <w:r w:rsidR="0033544D" w:rsidRPr="00742779">
        <w:t>s customers and routes to undercut Dooley</w:t>
      </w:r>
      <w:r w:rsidR="009F60D1" w:rsidRPr="00742779">
        <w:t>’</w:t>
      </w:r>
      <w:r w:rsidR="0033544D" w:rsidRPr="00742779">
        <w:t>s prices and steal accounts. This would violate the duty of loyalty. Even though Dooley had blocked hiring decisions Summers thought necessary, Summers could not respond by competing while still a partner.</w:t>
      </w:r>
    </w:p>
    <w:p w14:paraId="2E0D0667" w14:textId="77777777" w:rsidR="0033544D" w:rsidRPr="00742779" w:rsidRDefault="00742779" w:rsidP="000E54B1">
      <w:del w:id="1048" w:author="Seth Oranburg" w:date="2026-03-07T09:50:00Z" w16du:dateUtc="2026-03-07T14:50:00Z">
        <w:r w:rsidRPr="00742779">
          <w:rPr>
            <w:rFonts w:ascii="ZWAdobeF" w:hAnsi="ZWAdobeF" w:cs="ZWAdobeF"/>
            <w:sz w:val="2"/>
            <w:szCs w:val="2"/>
          </w:rPr>
          <w:delText>579B</w:delText>
        </w:r>
        <w:r w:rsidR="0033544D" w:rsidRPr="00742779">
          <w:delText>Or</w:delText>
        </w:r>
      </w:del>
      <w:ins w:id="1049" w:author="Seth Oranburg" w:date="2026-03-07T09:50:00Z" w16du:dateUtc="2026-03-07T14:50:00Z">
        <w:r w:rsidR="0033544D" w:rsidRPr="00742779">
          <w:t>Or</w:t>
        </w:r>
      </w:ins>
      <w:r w:rsidR="0033544D" w:rsidRPr="00742779">
        <w:t xml:space="preserve"> suppose Dooley, knowing that a major commercial account wanted to contract for trash service, took the account for himself personally rather than for the partnership. This would violate the duty to account for opportunities derived from partnership business. The fact that Summers had unilaterally hired an employee without authorization would not excuse Dooley</w:t>
      </w:r>
      <w:r w:rsidR="009F60D1" w:rsidRPr="00742779">
        <w:t>’</w:t>
      </w:r>
      <w:r w:rsidR="0033544D" w:rsidRPr="00742779">
        <w:t>s appropriation of partnership opportunities.</w:t>
      </w:r>
    </w:p>
    <w:p w14:paraId="44BB6952" w14:textId="77777777" w:rsidR="0033544D" w:rsidRPr="00742779" w:rsidRDefault="00742779" w:rsidP="000E54B1">
      <w:del w:id="1050" w:author="Seth Oranburg" w:date="2026-03-07T09:50:00Z" w16du:dateUtc="2026-03-07T14:50:00Z">
        <w:r w:rsidRPr="00742779">
          <w:rPr>
            <w:rFonts w:ascii="ZWAdobeF" w:hAnsi="ZWAdobeF" w:cs="ZWAdobeF"/>
            <w:sz w:val="2"/>
            <w:szCs w:val="2"/>
          </w:rPr>
          <w:delText>580B</w:delText>
        </w:r>
        <w:r w:rsidR="0033544D" w:rsidRPr="00742779">
          <w:delText>Fiduciary</w:delText>
        </w:r>
      </w:del>
      <w:ins w:id="1051" w:author="Seth Oranburg" w:date="2026-03-07T09:50:00Z" w16du:dateUtc="2026-03-07T14:50:00Z">
        <w:r w:rsidR="0033544D" w:rsidRPr="00742779">
          <w:t>Fiduciary</w:t>
        </w:r>
      </w:ins>
      <w:r w:rsidR="0033544D" w:rsidRPr="00742779">
        <w:t xml:space="preserve"> duties operate independently of partners</w:t>
      </w:r>
      <w:r w:rsidR="009F60D1" w:rsidRPr="00742779">
        <w:t>’</w:t>
      </w:r>
      <w:r w:rsidR="0033544D" w:rsidRPr="00742779">
        <w:t xml:space="preserve"> disputes about ordinary business decisions. A partner who loses an internal vote cannot retaliate by violating loyalty duties. A partner who believes a co-partner acted wrongly in some operational matter cannot justify disloyalty as self-help. The duties constrain all partners all the time.</w:t>
      </w:r>
    </w:p>
    <w:p w14:paraId="64C448B3" w14:textId="77777777" w:rsidR="0033544D" w:rsidRPr="00742779" w:rsidRDefault="0033544D" w:rsidP="000E54B1">
      <w:pPr>
        <w:pStyle w:val="Heading3"/>
        <w:rPr>
          <w:rFonts w:eastAsia="Times New Roman"/>
        </w:rPr>
      </w:pPr>
      <w:r w:rsidRPr="00742779">
        <w:rPr>
          <w:rFonts w:eastAsia="Times New Roman"/>
        </w:rPr>
        <w:t>Why Loyalty Duties Cannot Be Eliminated</w:t>
      </w:r>
    </w:p>
    <w:p w14:paraId="5925FA08" w14:textId="77777777" w:rsidR="0033544D" w:rsidRPr="00742779" w:rsidRDefault="00742779" w:rsidP="000E54B1">
      <w:del w:id="1052" w:author="Seth Oranburg" w:date="2026-03-07T09:50:00Z" w16du:dateUtc="2026-03-07T14:50:00Z">
        <w:r w:rsidRPr="00742779">
          <w:rPr>
            <w:rFonts w:ascii="ZWAdobeF" w:hAnsi="ZWAdobeF" w:cs="ZWAdobeF"/>
            <w:sz w:val="2"/>
            <w:szCs w:val="2"/>
          </w:rPr>
          <w:delText>581B</w:delText>
        </w:r>
        <w:r w:rsidR="0033544D" w:rsidRPr="00742779">
          <w:delText>The</w:delText>
        </w:r>
      </w:del>
      <w:ins w:id="1053" w:author="Seth Oranburg" w:date="2026-03-07T09:50:00Z" w16du:dateUtc="2026-03-07T14:50:00Z">
        <w:r w:rsidR="0033544D" w:rsidRPr="00742779">
          <w:t>The</w:t>
        </w:r>
      </w:ins>
      <w:r w:rsidR="0033544D" w:rsidRPr="00742779">
        <w:t xml:space="preserve"> Revised Uniform Partnership Act allows partners to modify fiduciary duties by agreement, but it imposes limits. Partners cannot </w:t>
      </w:r>
      <w:r w:rsidR="009F60D1" w:rsidRPr="00742779">
        <w:t>“</w:t>
      </w:r>
      <w:r w:rsidR="0033544D" w:rsidRPr="00742779">
        <w:t>eliminate the duty of loyalty.</w:t>
      </w:r>
      <w:r w:rsidR="009F60D1" w:rsidRPr="00742779">
        <w:t>”</w:t>
      </w:r>
      <w:r w:rsidR="0033544D" w:rsidRPr="00742779">
        <w:t xml:space="preserve"> They can identify specific categories of activities that do not violate the duty, if not manifestly unreasonable, but they cannot remove the duty altogether.</w:t>
      </w:r>
    </w:p>
    <w:p w14:paraId="20F5DA2D" w14:textId="77777777" w:rsidR="0033544D" w:rsidRPr="00742779" w:rsidRDefault="00742779" w:rsidP="000E54B1">
      <w:del w:id="1054" w:author="Seth Oranburg" w:date="2026-03-07T09:50:00Z" w16du:dateUtc="2026-03-07T14:50:00Z">
        <w:r w:rsidRPr="00742779">
          <w:rPr>
            <w:rFonts w:ascii="ZWAdobeF" w:hAnsi="ZWAdobeF" w:cs="ZWAdobeF"/>
            <w:sz w:val="2"/>
            <w:szCs w:val="2"/>
          </w:rPr>
          <w:delText>582B</w:delText>
        </w:r>
        <w:r w:rsidR="0033544D" w:rsidRPr="00742779">
          <w:delText>Why</w:delText>
        </w:r>
      </w:del>
      <w:ins w:id="1055" w:author="Seth Oranburg" w:date="2026-03-07T09:50:00Z" w16du:dateUtc="2026-03-07T14:50:00Z">
        <w:r w:rsidR="0033544D" w:rsidRPr="00742779">
          <w:t>Why</w:t>
        </w:r>
      </w:ins>
      <w:r w:rsidR="0033544D" w:rsidRPr="00742779">
        <w:t xml:space="preserve"> this mandatory minimum? The answer connects to the monitoring problem and the proof problem from Chapter 1. Partners have access to each other</w:t>
      </w:r>
      <w:r w:rsidR="009F60D1" w:rsidRPr="00742779">
        <w:t>’</w:t>
      </w:r>
      <w:r w:rsidR="0033544D" w:rsidRPr="00742779">
        <w:t>s confidential information, partnership opportunities, and partnership resources. They make decisions that affect each other</w:t>
      </w:r>
      <w:r w:rsidR="009F60D1" w:rsidRPr="00742779">
        <w:t>’</w:t>
      </w:r>
      <w:r w:rsidR="0033544D" w:rsidRPr="00742779">
        <w:t>s financial interests. They act with substantial discretion in matters where other partners lack detailed knowledge.</w:t>
      </w:r>
    </w:p>
    <w:p w14:paraId="12BFBEF3" w14:textId="77777777" w:rsidR="0033544D" w:rsidRPr="00742779" w:rsidRDefault="00742779" w:rsidP="000E54B1">
      <w:del w:id="1056" w:author="Seth Oranburg" w:date="2026-03-07T09:50:00Z" w16du:dateUtc="2026-03-07T14:50:00Z">
        <w:r w:rsidRPr="00742779">
          <w:rPr>
            <w:rFonts w:ascii="ZWAdobeF" w:hAnsi="ZWAdobeF" w:cs="ZWAdobeF"/>
            <w:sz w:val="2"/>
            <w:szCs w:val="2"/>
          </w:rPr>
          <w:delText>583B</w:delText>
        </w:r>
        <w:r w:rsidR="0033544D" w:rsidRPr="00742779">
          <w:delText>Without</w:delText>
        </w:r>
      </w:del>
      <w:ins w:id="1057" w:author="Seth Oranburg" w:date="2026-03-07T09:50:00Z" w16du:dateUtc="2026-03-07T14:50:00Z">
        <w:r w:rsidR="0033544D" w:rsidRPr="00742779">
          <w:t>Without</w:t>
        </w:r>
      </w:ins>
      <w:r w:rsidR="0033544D" w:rsidRPr="00742779">
        <w:t xml:space="preserve"> fiduciary constraints, partners could exploit these informational and positional advantages for personal gain. Summers could not watch Dooley continuously to ensure Dooley was not stealing customers or diverting opportunities. Dooley could not monitor Summers</w:t>
      </w:r>
      <w:r w:rsidR="009F60D1" w:rsidRPr="00742779">
        <w:t>’</w:t>
      </w:r>
      <w:r w:rsidR="0033544D" w:rsidRPr="00742779">
        <w:t xml:space="preserve"> every interaction </w:t>
      </w:r>
      <w:r w:rsidR="0033544D" w:rsidRPr="00742779">
        <w:lastRenderedPageBreak/>
        <w:t>with trash collection clients to verify Summers was not competing. The costs of perfect monitoring would exceed the benefits of partnership.</w:t>
      </w:r>
    </w:p>
    <w:p w14:paraId="610D3882" w14:textId="77777777" w:rsidR="0033544D" w:rsidRPr="00742779" w:rsidRDefault="00742779" w:rsidP="000E54B1">
      <w:del w:id="1058" w:author="Seth Oranburg" w:date="2026-03-07T09:50:00Z" w16du:dateUtc="2026-03-07T14:50:00Z">
        <w:r w:rsidRPr="00742779">
          <w:rPr>
            <w:rFonts w:ascii="ZWAdobeF" w:hAnsi="ZWAdobeF" w:cs="ZWAdobeF"/>
            <w:sz w:val="2"/>
            <w:szCs w:val="2"/>
          </w:rPr>
          <w:delText>584B</w:delText>
        </w:r>
        <w:r w:rsidR="0033544D" w:rsidRPr="00742779">
          <w:delText>Fiduciary</w:delText>
        </w:r>
      </w:del>
      <w:ins w:id="1059" w:author="Seth Oranburg" w:date="2026-03-07T09:50:00Z" w16du:dateUtc="2026-03-07T14:50:00Z">
        <w:r w:rsidR="0033544D" w:rsidRPr="00742779">
          <w:t>Fiduciary</w:t>
        </w:r>
      </w:ins>
      <w:r w:rsidR="0033544D" w:rsidRPr="00742779">
        <w:t xml:space="preserve"> duties substitute for monitoring. Partners know that disloyalty, if discovered, results in liability. They know that courts will scrutinize self-dealing and may impose disgorgement remedies that strip away gains from breach. These legal rules create incentives for loyal behavior even when monitoring is incomplete.</w:t>
      </w:r>
    </w:p>
    <w:p w14:paraId="533DB0F6" w14:textId="77777777" w:rsidR="0033544D" w:rsidRPr="00742779" w:rsidRDefault="00742779" w:rsidP="000E54B1">
      <w:del w:id="1060" w:author="Seth Oranburg" w:date="2026-03-07T09:50:00Z" w16du:dateUtc="2026-03-07T14:50:00Z">
        <w:r w:rsidRPr="00742779">
          <w:rPr>
            <w:rFonts w:ascii="ZWAdobeF" w:hAnsi="ZWAdobeF" w:cs="ZWAdobeF"/>
            <w:sz w:val="2"/>
            <w:szCs w:val="2"/>
          </w:rPr>
          <w:delText>585B</w:delText>
        </w:r>
        <w:r w:rsidR="0033544D" w:rsidRPr="00742779">
          <w:delText>The</w:delText>
        </w:r>
      </w:del>
      <w:ins w:id="1061" w:author="Seth Oranburg" w:date="2026-03-07T09:50:00Z" w16du:dateUtc="2026-03-07T14:50:00Z">
        <w:r w:rsidR="0033544D" w:rsidRPr="00742779">
          <w:t>The</w:t>
        </w:r>
      </w:ins>
      <w:r w:rsidR="0033544D" w:rsidRPr="00742779">
        <w:t xml:space="preserve"> mandatory nature of loyalty duties also serves fairness. When people enter partnerships, they rely on the understanding that co-partners will act loyally. If that understanding could be eliminated by partnership agreement, sophisticated partners might impose waivers on less sophisticated partners. Mandatory loyalty duties protect vulnerable partners who lack bargaining power or do not fully understand the importance of fiduciary protections.</w:t>
      </w:r>
    </w:p>
    <w:p w14:paraId="00BAB020" w14:textId="77777777" w:rsidR="0033544D" w:rsidRPr="00742779" w:rsidRDefault="0033544D" w:rsidP="000E54B1">
      <w:pPr>
        <w:pStyle w:val="Heading3"/>
        <w:rPr>
          <w:rFonts w:eastAsia="Times New Roman"/>
        </w:rPr>
      </w:pPr>
      <w:r w:rsidRPr="00742779">
        <w:rPr>
          <w:rFonts w:eastAsia="Times New Roman"/>
        </w:rPr>
        <w:t>The Duty of Care: Gross Negligence, Not Ordinary Negligence</w:t>
      </w:r>
    </w:p>
    <w:p w14:paraId="15037E8A" w14:textId="77777777" w:rsidR="0033544D" w:rsidRPr="00742779" w:rsidRDefault="00742779" w:rsidP="000E54B1">
      <w:pPr>
        <w:pPrChange w:id="1062" w:author="Seth Oranburg" w:date="2026-03-07T09:50:00Z" w16du:dateUtc="2026-03-07T14:50:00Z">
          <w:pPr>
            <w:pStyle w:val="NormalWeb"/>
          </w:pPr>
        </w:pPrChange>
      </w:pPr>
      <w:del w:id="1063" w:author="Seth Oranburg" w:date="2026-03-07T09:50:00Z" w16du:dateUtc="2026-03-07T14:50:00Z">
        <w:r w:rsidRPr="00742779">
          <w:rPr>
            <w:rFonts w:ascii="ZWAdobeF" w:hAnsi="ZWAdobeF" w:cs="ZWAdobeF"/>
            <w:sz w:val="2"/>
            <w:szCs w:val="2"/>
          </w:rPr>
          <w:delText>586B</w:delText>
        </w:r>
        <w:r w:rsidR="0033544D" w:rsidRPr="00742779">
          <w:delText>The</w:delText>
        </w:r>
      </w:del>
      <w:ins w:id="1064" w:author="Seth Oranburg" w:date="2026-03-07T09:50:00Z" w16du:dateUtc="2026-03-07T14:50:00Z">
        <w:r w:rsidR="0033544D" w:rsidRPr="00742779">
          <w:t>The</w:t>
        </w:r>
      </w:ins>
      <w:r w:rsidR="0033544D" w:rsidRPr="00742779">
        <w:t xml:space="preserve"> duty of care requires partners to refrain from grossly negligent or reckless conduct, intentional misconduct, and knowing violations of law.</w:t>
      </w:r>
      <w:r w:rsidR="0033544D">
        <w:fldChar w:fldCharType="begin"/>
      </w:r>
      <w:r w:rsidR="0033544D">
        <w:instrText>HYPERLINK \l "fn48-11647" \o "Jump to citation"</w:instrText>
      </w:r>
      <w:r w:rsidR="0033544D">
        <w:fldChar w:fldCharType="separate"/>
      </w:r>
      <w:r w:rsidR="0033544D" w:rsidRPr="00742779">
        <w:rPr>
          <w:rStyle w:val="Hyperlink"/>
          <w:color w:val="auto"/>
          <w:u w:val="none"/>
        </w:rPr>
        <w:t>[48</w:t>
      </w:r>
      <w:r w:rsidR="00FA601A" w:rsidRPr="00742779">
        <w:rPr>
          <w:rStyle w:val="Hyperlink"/>
          <w:color w:val="auto"/>
          <w:u w:val="none"/>
        </w:rPr>
        <w:t>]</w:t>
      </w:r>
      <w:r w:rsidR="0033544D" w:rsidRPr="00742779">
        <w:rPr>
          <w:rStyle w:val="citekey"/>
          <w:vanish/>
        </w:rPr>
        <w:t>(c)</w:t>
      </w:r>
      <w:r w:rsidR="0033544D">
        <w:fldChar w:fldCharType="end"/>
      </w:r>
      <w:r w:rsidR="0033544D" w:rsidRPr="00742779">
        <w:t xml:space="preserve"> This standard is lenient compared to the ordinary negligence standard in tort law. Partners are not liable for honest mistakes, poor business judgment, or decisions that turn out badly. They are liable only when conduct falls far below acceptable standards.</w:t>
      </w:r>
    </w:p>
    <w:p w14:paraId="421A2F7A" w14:textId="77777777" w:rsidR="0033544D" w:rsidRPr="00742779" w:rsidRDefault="00742779" w:rsidP="000E54B1">
      <w:del w:id="1065" w:author="Seth Oranburg" w:date="2026-03-07T09:50:00Z" w16du:dateUtc="2026-03-07T14:50:00Z">
        <w:r w:rsidRPr="00742779">
          <w:rPr>
            <w:rFonts w:ascii="ZWAdobeF" w:hAnsi="ZWAdobeF" w:cs="ZWAdobeF"/>
            <w:sz w:val="2"/>
            <w:szCs w:val="2"/>
          </w:rPr>
          <w:delText>587B</w:delText>
        </w:r>
        <w:r w:rsidR="0033544D" w:rsidRPr="00742779">
          <w:delText>The</w:delText>
        </w:r>
      </w:del>
      <w:ins w:id="1066" w:author="Seth Oranburg" w:date="2026-03-07T09:50:00Z" w16du:dateUtc="2026-03-07T14:50:00Z">
        <w:r w:rsidR="0033544D" w:rsidRPr="00742779">
          <w:t>The</w:t>
        </w:r>
      </w:ins>
      <w:r w:rsidR="0033544D" w:rsidRPr="00742779">
        <w:t xml:space="preserve"> gross negligence standard reflects partnership governance realities. Partners make decisions continuously, often under time pressure and uncertainty. If they faced liability for ordinary negligence, they would be reluctant to act. Dooley, worried about liability for hiring decisions, might refuse to authorize any new employees. Summers, concerned about negligence claims, might refuse to expand routes. The partnership would suffer from paralysis.</w:t>
      </w:r>
    </w:p>
    <w:p w14:paraId="019C3B45" w14:textId="77777777" w:rsidR="0033544D" w:rsidRPr="00742779" w:rsidRDefault="00742779" w:rsidP="000E54B1">
      <w:del w:id="1067" w:author="Seth Oranburg" w:date="2026-03-07T09:50:00Z" w16du:dateUtc="2026-03-07T14:50:00Z">
        <w:r w:rsidRPr="00742779">
          <w:rPr>
            <w:rFonts w:ascii="ZWAdobeF" w:hAnsi="ZWAdobeF" w:cs="ZWAdobeF"/>
            <w:sz w:val="2"/>
            <w:szCs w:val="2"/>
          </w:rPr>
          <w:delText>588B</w:delText>
        </w:r>
        <w:r w:rsidR="0033544D" w:rsidRPr="00742779">
          <w:delText>The</w:delText>
        </w:r>
      </w:del>
      <w:ins w:id="1068" w:author="Seth Oranburg" w:date="2026-03-07T09:50:00Z" w16du:dateUtc="2026-03-07T14:50:00Z">
        <w:r w:rsidR="0033544D" w:rsidRPr="00742779">
          <w:t>The</w:t>
        </w:r>
      </w:ins>
      <w:r w:rsidR="0033544D" w:rsidRPr="00742779">
        <w:t xml:space="preserve"> lenient care standard also reflects the equal-management principle. If partners could sue each other for mere negligence in business decisions, partnership management would become litigation-focused rather than business-focused. Every decision that turned out poorly would spawn a lawsuit. Partners would spend more time defending their judgments than operating the business. The gross negligence standard filters out these disputes, allowing lawsuits only when conduct is truly egregious.</w:t>
      </w:r>
    </w:p>
    <w:p w14:paraId="619A7D10" w14:textId="77777777" w:rsidR="0033544D" w:rsidRPr="00742779" w:rsidRDefault="00742779" w:rsidP="000E54B1">
      <w:del w:id="1069" w:author="Seth Oranburg" w:date="2026-03-07T09:50:00Z" w16du:dateUtc="2026-03-07T14:50:00Z">
        <w:r w:rsidRPr="00742779">
          <w:rPr>
            <w:rFonts w:ascii="ZWAdobeF" w:hAnsi="ZWAdobeF" w:cs="ZWAdobeF"/>
            <w:sz w:val="2"/>
            <w:szCs w:val="2"/>
          </w:rPr>
          <w:delText>589B</w:delText>
        </w:r>
        <w:r w:rsidR="0033544D" w:rsidRPr="00742779">
          <w:delText>Summers</w:delText>
        </w:r>
        <w:r w:rsidR="009F60D1" w:rsidRPr="00742779">
          <w:delText>’</w:delText>
        </w:r>
      </w:del>
      <w:ins w:id="1070" w:author="Seth Oranburg" w:date="2026-03-07T09:50:00Z" w16du:dateUtc="2026-03-07T14:50:00Z">
        <w:r w:rsidR="0033544D" w:rsidRPr="00742779">
          <w:t>Summers</w:t>
        </w:r>
        <w:r w:rsidR="009F60D1" w:rsidRPr="00742779">
          <w:t>’</w:t>
        </w:r>
      </w:ins>
      <w:r w:rsidR="0033544D" w:rsidRPr="00742779">
        <w:t xml:space="preserve"> decision to hire an employee without authorization was not gross negligence. It was a reasonable business judgment about operational needs, made in good faith. Summers believed the partnership needed more labor. He was willing to invest his own money. He may have been wrong </w:t>
      </w:r>
      <w:r w:rsidR="0033544D" w:rsidRPr="00742779">
        <w:lastRenderedPageBreak/>
        <w:t>about whether the investment was wise, and he certainly was wrong about whether he could unilaterally commit partnership funds. But he was not grossly negligent. Dooley could not have sued Summers for breach of the duty of care based solely on the unauthorized hiring.</w:t>
      </w:r>
    </w:p>
    <w:p w14:paraId="7EBCB516" w14:textId="77777777" w:rsidR="0033544D" w:rsidRPr="00742779" w:rsidRDefault="0033544D" w:rsidP="000E54B1">
      <w:pPr>
        <w:pStyle w:val="Heading3"/>
        <w:rPr>
          <w:rFonts w:eastAsia="Times New Roman"/>
        </w:rPr>
      </w:pPr>
      <w:r w:rsidRPr="00742779">
        <w:rPr>
          <w:rFonts w:eastAsia="Times New Roman"/>
        </w:rPr>
        <w:t>Information Rights: Ensuring Transparency</w:t>
      </w:r>
    </w:p>
    <w:p w14:paraId="287C1656" w14:textId="77777777" w:rsidR="0033544D" w:rsidRPr="00742779" w:rsidRDefault="00742779" w:rsidP="000E54B1">
      <w:del w:id="1071" w:author="Seth Oranburg" w:date="2026-03-07T09:50:00Z" w16du:dateUtc="2026-03-07T14:50:00Z">
        <w:r w:rsidRPr="00742779">
          <w:rPr>
            <w:rFonts w:ascii="ZWAdobeF" w:hAnsi="ZWAdobeF" w:cs="ZWAdobeF"/>
            <w:sz w:val="2"/>
            <w:szCs w:val="2"/>
          </w:rPr>
          <w:delText>590B</w:delText>
        </w:r>
        <w:r w:rsidR="0033544D" w:rsidRPr="00742779">
          <w:delText>Fiduciary</w:delText>
        </w:r>
      </w:del>
      <w:ins w:id="1072" w:author="Seth Oranburg" w:date="2026-03-07T09:50:00Z" w16du:dateUtc="2026-03-07T14:50:00Z">
        <w:r w:rsidR="0033544D" w:rsidRPr="00742779">
          <w:t>Fiduciary</w:t>
        </w:r>
      </w:ins>
      <w:r w:rsidR="0033544D" w:rsidRPr="00742779">
        <w:t xml:space="preserve"> duties work only if partners can discover violations. A duty of loyalty that prohibits usurping opportunities means nothing if partners can hide opportunities they take. A duty to account for partnership property is worthless if partners can conceal diversions.</w:t>
      </w:r>
    </w:p>
    <w:p w14:paraId="3B71B922" w14:textId="77777777" w:rsidR="0033544D" w:rsidRPr="00742779" w:rsidRDefault="00742779" w:rsidP="000E54B1">
      <w:pPr>
        <w:pPrChange w:id="1073" w:author="Seth Oranburg" w:date="2026-03-07T09:50:00Z" w16du:dateUtc="2026-03-07T14:50:00Z">
          <w:pPr>
            <w:pStyle w:val="NormalWeb"/>
          </w:pPr>
        </w:pPrChange>
      </w:pPr>
      <w:del w:id="1074" w:author="Seth Oranburg" w:date="2026-03-07T09:50:00Z" w16du:dateUtc="2026-03-07T14:50:00Z">
        <w:r w:rsidRPr="00742779">
          <w:rPr>
            <w:rFonts w:ascii="ZWAdobeF" w:hAnsi="ZWAdobeF" w:cs="ZWAdobeF"/>
            <w:sz w:val="2"/>
            <w:szCs w:val="2"/>
          </w:rPr>
          <w:delText>591B</w:delText>
        </w:r>
        <w:r w:rsidR="0033544D" w:rsidRPr="00742779">
          <w:delText>Partnership</w:delText>
        </w:r>
      </w:del>
      <w:ins w:id="1075" w:author="Seth Oranburg" w:date="2026-03-07T09:50:00Z" w16du:dateUtc="2026-03-07T14:50:00Z">
        <w:r w:rsidR="0033544D" w:rsidRPr="00742779">
          <w:t>Partnership</w:t>
        </w:r>
      </w:ins>
      <w:r w:rsidR="0033544D" w:rsidRPr="00742779">
        <w:t xml:space="preserve"> law responds by granting partners extensive information rights. The Revised Uniform Partnership Act provides: </w:t>
      </w:r>
      <w:r w:rsidR="009F60D1" w:rsidRPr="00742779">
        <w:t>“</w:t>
      </w:r>
      <w:r w:rsidR="0033544D" w:rsidRPr="00742779">
        <w:t>A partnership shall provide partners and their agents and attorneys access to its books and records.</w:t>
      </w:r>
      <w:r w:rsidR="009F60D1" w:rsidRPr="00742779">
        <w:t>”</w:t>
      </w:r>
      <w:r w:rsidR="0033544D">
        <w:fldChar w:fldCharType="begin"/>
      </w:r>
      <w:r w:rsidR="0033544D">
        <w:instrText>HYPERLINK \l "fn49-11647" \o "Jump to citation"</w:instrText>
      </w:r>
      <w:r w:rsidR="0033544D">
        <w:fldChar w:fldCharType="separate"/>
      </w:r>
      <w:r w:rsidR="0033544D" w:rsidRPr="00742779">
        <w:rPr>
          <w:rStyle w:val="Hyperlink"/>
          <w:color w:val="auto"/>
          <w:u w:val="none"/>
        </w:rPr>
        <w:t>[49</w:t>
      </w:r>
      <w:r w:rsidR="00FA601A" w:rsidRPr="00742779">
        <w:rPr>
          <w:rStyle w:val="Hyperlink"/>
          <w:color w:val="auto"/>
          <w:u w:val="none"/>
        </w:rPr>
        <w:t>]</w:t>
      </w:r>
      <w:r w:rsidR="0033544D" w:rsidRPr="00742779">
        <w:rPr>
          <w:rStyle w:val="citekey"/>
          <w:vanish/>
        </w:rPr>
        <w:t>(b)</w:t>
      </w:r>
      <w:r w:rsidR="0033544D">
        <w:fldChar w:fldCharType="end"/>
      </w:r>
      <w:r w:rsidR="0033544D" w:rsidRPr="00742779">
        <w:t xml:space="preserve"> Partners can inspect financial statements, review contracts, examine correspondence, and verify that partnership business is being conducted properly.</w:t>
      </w:r>
    </w:p>
    <w:p w14:paraId="14D829AB" w14:textId="77777777" w:rsidR="0033544D" w:rsidRPr="00742779" w:rsidRDefault="00742779" w:rsidP="000E54B1">
      <w:pPr>
        <w:pPrChange w:id="1076" w:author="Seth Oranburg" w:date="2026-03-07T09:50:00Z" w16du:dateUtc="2026-03-07T14:50:00Z">
          <w:pPr>
            <w:pStyle w:val="NormalWeb"/>
          </w:pPr>
        </w:pPrChange>
      </w:pPr>
      <w:del w:id="1077" w:author="Seth Oranburg" w:date="2026-03-07T09:50:00Z" w16du:dateUtc="2026-03-07T14:50:00Z">
        <w:r w:rsidRPr="00742779">
          <w:rPr>
            <w:rFonts w:ascii="ZWAdobeF" w:hAnsi="ZWAdobeF" w:cs="ZWAdobeF"/>
            <w:sz w:val="2"/>
            <w:szCs w:val="2"/>
          </w:rPr>
          <w:delText>592B</w:delText>
        </w:r>
        <w:r w:rsidR="0033544D" w:rsidRPr="00742779">
          <w:delText>The</w:delText>
        </w:r>
      </w:del>
      <w:ins w:id="1078" w:author="Seth Oranburg" w:date="2026-03-07T09:50:00Z" w16du:dateUtc="2026-03-07T14:50:00Z">
        <w:r w:rsidR="0033544D" w:rsidRPr="00742779">
          <w:t>The</w:t>
        </w:r>
      </w:ins>
      <w:r w:rsidR="0033544D" w:rsidRPr="00742779">
        <w:t xml:space="preserve"> statute also imposes an affirmative duty to disclose. The partnership and each partner must furnish information concerning partnership business and affairs </w:t>
      </w:r>
      <w:r w:rsidR="009F60D1" w:rsidRPr="00742779">
        <w:t>“</w:t>
      </w:r>
      <w:r w:rsidR="0033544D" w:rsidRPr="00742779">
        <w:t>reasonably required for the proper exercise of the partner</w:t>
      </w:r>
      <w:r w:rsidR="009F60D1" w:rsidRPr="00742779">
        <w:t>’</w:t>
      </w:r>
      <w:r w:rsidR="0033544D" w:rsidRPr="00742779">
        <w:t>s rights and duties under the partnership agreement or this [Act].</w:t>
      </w:r>
      <w:r w:rsidR="009F60D1" w:rsidRPr="00742779">
        <w:t>”</w:t>
      </w:r>
      <w:r w:rsidR="0033544D">
        <w:fldChar w:fldCharType="begin"/>
      </w:r>
      <w:r w:rsidR="0033544D">
        <w:instrText>HYPERLINK \l "fn50-11647" \o "Jump to citation"</w:instrText>
      </w:r>
      <w:r w:rsidR="0033544D">
        <w:fldChar w:fldCharType="separate"/>
      </w:r>
      <w:r w:rsidR="0033544D" w:rsidRPr="00742779">
        <w:rPr>
          <w:rStyle w:val="Hyperlink"/>
          <w:color w:val="auto"/>
          <w:u w:val="none"/>
        </w:rPr>
        <w:t>[50</w:t>
      </w:r>
      <w:r w:rsidR="00FA601A" w:rsidRPr="00742779">
        <w:rPr>
          <w:rStyle w:val="Hyperlink"/>
          <w:color w:val="auto"/>
          <w:u w:val="none"/>
        </w:rPr>
        <w:t>]</w:t>
      </w:r>
      <w:r w:rsidR="0033544D" w:rsidRPr="00742779">
        <w:rPr>
          <w:rStyle w:val="citekey"/>
          <w:vanish/>
        </w:rPr>
        <w:t>(c)</w:t>
      </w:r>
      <w:r w:rsidR="0033544D">
        <w:fldChar w:fldCharType="end"/>
      </w:r>
      <w:r w:rsidR="0033544D" w:rsidRPr="00742779">
        <w:t xml:space="preserve"> This duty extends beyond passive record-keeping. It requires partners to communicate material facts that other partners need to know.</w:t>
      </w:r>
    </w:p>
    <w:p w14:paraId="43C33034" w14:textId="77777777" w:rsidR="0033544D" w:rsidRPr="00742779" w:rsidRDefault="00742779" w:rsidP="000E54B1">
      <w:del w:id="1079" w:author="Seth Oranburg" w:date="2026-03-07T09:50:00Z" w16du:dateUtc="2026-03-07T14:50:00Z">
        <w:r w:rsidRPr="00742779">
          <w:rPr>
            <w:rFonts w:ascii="ZWAdobeF" w:hAnsi="ZWAdobeF" w:cs="ZWAdobeF"/>
            <w:sz w:val="2"/>
            <w:szCs w:val="2"/>
          </w:rPr>
          <w:delText>593B</w:delText>
        </w:r>
        <w:r w:rsidR="0033544D" w:rsidRPr="00742779">
          <w:delText>Suppose</w:delText>
        </w:r>
      </w:del>
      <w:ins w:id="1080" w:author="Seth Oranburg" w:date="2026-03-07T09:50:00Z" w16du:dateUtc="2026-03-07T14:50:00Z">
        <w:r w:rsidR="0033544D" w:rsidRPr="00742779">
          <w:t>Suppose</w:t>
        </w:r>
      </w:ins>
      <w:r w:rsidR="0033544D" w:rsidRPr="00742779">
        <w:t xml:space="preserve"> Summers learned that a major new commercial development was planned in Lewiston and that trash collection contracts for the development would be awarded soon. If Summers kept this information to himself and pursued the contracts personally rather than for the partnership, he would violate both the duty of loyalty (by competing and usurping opportunities) and the duty to disclose (by withholding material information from Dooley).</w:t>
      </w:r>
    </w:p>
    <w:p w14:paraId="321D25BD" w14:textId="77777777" w:rsidR="0033544D" w:rsidRPr="00742779" w:rsidRDefault="00742779" w:rsidP="000E54B1">
      <w:del w:id="1081" w:author="Seth Oranburg" w:date="2026-03-07T09:50:00Z" w16du:dateUtc="2026-03-07T14:50:00Z">
        <w:r w:rsidRPr="00742779">
          <w:rPr>
            <w:rFonts w:ascii="ZWAdobeF" w:hAnsi="ZWAdobeF" w:cs="ZWAdobeF"/>
            <w:sz w:val="2"/>
            <w:szCs w:val="2"/>
          </w:rPr>
          <w:delText>594B</w:delText>
        </w:r>
        <w:r w:rsidR="0033544D" w:rsidRPr="00742779">
          <w:delText>Information</w:delText>
        </w:r>
      </w:del>
      <w:ins w:id="1082" w:author="Seth Oranburg" w:date="2026-03-07T09:50:00Z" w16du:dateUtc="2026-03-07T14:50:00Z">
        <w:r w:rsidR="0033544D" w:rsidRPr="00742779">
          <w:t>Information</w:t>
        </w:r>
      </w:ins>
      <w:r w:rsidR="0033544D" w:rsidRPr="00742779">
        <w:t xml:space="preserve"> rights protect partners against being frozen out. In some partnerships, one partner controls daily operations while others are passive or limited participants. The operating partner might prefer to keep other partners ignorant of financial details, business opportunities, or problems. Statutory information rights prevent this. Even partners who do not participate in daily management can demand information, inspect records, and verify proper operation.</w:t>
      </w:r>
    </w:p>
    <w:p w14:paraId="233D9E40" w14:textId="77777777" w:rsidR="0033544D" w:rsidRPr="00742779" w:rsidRDefault="0033544D" w:rsidP="000E54B1">
      <w:pPr>
        <w:pStyle w:val="Heading3"/>
        <w:rPr>
          <w:rFonts w:eastAsia="Times New Roman"/>
        </w:rPr>
      </w:pPr>
      <w:r w:rsidRPr="00742779">
        <w:rPr>
          <w:rFonts w:eastAsia="Times New Roman"/>
        </w:rPr>
        <w:lastRenderedPageBreak/>
        <w:t>Good Faith and Fair Dealing</w:t>
      </w:r>
    </w:p>
    <w:p w14:paraId="0DECC7E2" w14:textId="77777777" w:rsidR="0033544D" w:rsidRPr="00742779" w:rsidRDefault="00742779" w:rsidP="000E54B1">
      <w:pPr>
        <w:pPrChange w:id="1083" w:author="Seth Oranburg" w:date="2026-03-07T09:50:00Z" w16du:dateUtc="2026-03-07T14:50:00Z">
          <w:pPr>
            <w:pStyle w:val="NormalWeb"/>
          </w:pPr>
        </w:pPrChange>
      </w:pPr>
      <w:del w:id="1084" w:author="Seth Oranburg" w:date="2026-03-07T09:50:00Z" w16du:dateUtc="2026-03-07T14:50:00Z">
        <w:r w:rsidRPr="00742779">
          <w:rPr>
            <w:rFonts w:ascii="ZWAdobeF" w:hAnsi="ZWAdobeF" w:cs="ZWAdobeF"/>
            <w:sz w:val="2"/>
            <w:szCs w:val="2"/>
          </w:rPr>
          <w:delText>595B</w:delText>
        </w:r>
        <w:r w:rsidR="0033544D" w:rsidRPr="00742779">
          <w:delText>Beyond</w:delText>
        </w:r>
      </w:del>
      <w:ins w:id="1085" w:author="Seth Oranburg" w:date="2026-03-07T09:50:00Z" w16du:dateUtc="2026-03-07T14:50:00Z">
        <w:r w:rsidR="0033544D" w:rsidRPr="00742779">
          <w:t>Beyond</w:t>
        </w:r>
      </w:ins>
      <w:r w:rsidR="0033544D" w:rsidRPr="00742779">
        <w:t xml:space="preserve"> loyalty and care, partnership law imposes an obligation of good faith and fair dealing. The Revised Uniform Partnership Act states: </w:t>
      </w:r>
      <w:r w:rsidR="009F60D1" w:rsidRPr="00742779">
        <w:t>“</w:t>
      </w:r>
      <w:r w:rsidR="0033544D" w:rsidRPr="00742779">
        <w:t>A partner shall discharge the duties to the partnership and the other partners under this [Act] or under the partnership agreement and exercise any rights consistently with the obligation of good faith and fair dealing.</w:t>
      </w:r>
      <w:r w:rsidR="009F60D1" w:rsidRPr="00742779">
        <w:t>”</w:t>
      </w:r>
      <w:r w:rsidR="0033544D">
        <w:fldChar w:fldCharType="begin"/>
      </w:r>
      <w:r w:rsidR="0033544D">
        <w:instrText>HYPERLINK \l "fn51-11647" \o "Jump to citation"</w:instrText>
      </w:r>
      <w:r w:rsidR="0033544D">
        <w:fldChar w:fldCharType="separate"/>
      </w:r>
      <w:r w:rsidR="0033544D" w:rsidRPr="00742779">
        <w:rPr>
          <w:rStyle w:val="Hyperlink"/>
          <w:color w:val="auto"/>
          <w:u w:val="none"/>
        </w:rPr>
        <w:t>[51</w:t>
      </w:r>
      <w:r w:rsidR="00FA601A" w:rsidRPr="00742779">
        <w:rPr>
          <w:rStyle w:val="Hyperlink"/>
          <w:color w:val="auto"/>
          <w:u w:val="none"/>
        </w:rPr>
        <w:t>]</w:t>
      </w:r>
      <w:r w:rsidR="0033544D" w:rsidRPr="00742779">
        <w:rPr>
          <w:rStyle w:val="citekey"/>
          <w:vanish/>
        </w:rPr>
        <w:t>(d)</w:t>
      </w:r>
      <w:r w:rsidR="0033544D">
        <w:fldChar w:fldCharType="end"/>
      </w:r>
    </w:p>
    <w:p w14:paraId="4FBCD948" w14:textId="77777777" w:rsidR="0033544D" w:rsidRPr="00742779" w:rsidRDefault="00742779" w:rsidP="000E54B1">
      <w:del w:id="1086" w:author="Seth Oranburg" w:date="2026-03-07T09:50:00Z" w16du:dateUtc="2026-03-07T14:50:00Z">
        <w:r w:rsidRPr="00742779">
          <w:rPr>
            <w:rFonts w:ascii="ZWAdobeF" w:hAnsi="ZWAdobeF" w:cs="ZWAdobeF"/>
            <w:sz w:val="2"/>
            <w:szCs w:val="2"/>
          </w:rPr>
          <w:delText>596B</w:delText>
        </w:r>
        <w:r w:rsidR="0033544D" w:rsidRPr="00742779">
          <w:delText>Good</w:delText>
        </w:r>
      </w:del>
      <w:ins w:id="1087" w:author="Seth Oranburg" w:date="2026-03-07T09:50:00Z" w16du:dateUtc="2026-03-07T14:50:00Z">
        <w:r w:rsidR="0033544D" w:rsidRPr="00742779">
          <w:t>Good</w:t>
        </w:r>
      </w:ins>
      <w:r w:rsidR="0033544D" w:rsidRPr="00742779">
        <w:t xml:space="preserve"> faith means honesty in fact and fair dealing in conduct. A partner who technically complies with the partnership agreement but does so in a way that defeats other partners</w:t>
      </w:r>
      <w:r w:rsidR="009F60D1" w:rsidRPr="00742779">
        <w:t>’</w:t>
      </w:r>
      <w:r w:rsidR="0033544D" w:rsidRPr="00742779">
        <w:t xml:space="preserve"> reasonable expectations may violate good faith. A partner who uses contract terms opportunistically to obtain advantages the parties never contemplated may violate good faith.</w:t>
      </w:r>
    </w:p>
    <w:p w14:paraId="1AE87121" w14:textId="77777777" w:rsidR="0033544D" w:rsidRPr="00742779" w:rsidRDefault="00742779" w:rsidP="000E54B1">
      <w:del w:id="1088" w:author="Seth Oranburg" w:date="2026-03-07T09:50:00Z" w16du:dateUtc="2026-03-07T14:50:00Z">
        <w:r w:rsidRPr="00742779">
          <w:rPr>
            <w:rFonts w:ascii="ZWAdobeF" w:hAnsi="ZWAdobeF" w:cs="ZWAdobeF"/>
            <w:sz w:val="2"/>
            <w:szCs w:val="2"/>
          </w:rPr>
          <w:delText>597B</w:delText>
        </w:r>
        <w:r w:rsidR="0033544D" w:rsidRPr="00742779">
          <w:delText>Think</w:delText>
        </w:r>
      </w:del>
      <w:ins w:id="1089" w:author="Seth Oranburg" w:date="2026-03-07T09:50:00Z" w16du:dateUtc="2026-03-07T14:50:00Z">
        <w:r w:rsidR="0033544D" w:rsidRPr="00742779">
          <w:t>Think</w:t>
        </w:r>
      </w:ins>
      <w:r w:rsidR="0033544D" w:rsidRPr="00742779">
        <w:t xml:space="preserve"> about how this would apply if Summers, after losing his lawsuit to recover wages for the unauthorized employee, responded by refusing to work any routes himself. Suppose he claimed that the partnership agreement only required him to </w:t>
      </w:r>
      <w:r w:rsidR="009F60D1" w:rsidRPr="00742779">
        <w:t>“</w:t>
      </w:r>
      <w:r w:rsidR="0033544D" w:rsidRPr="00742779">
        <w:t>participate in management,</w:t>
      </w:r>
      <w:r w:rsidR="009F60D1" w:rsidRPr="00742779">
        <w:t>”</w:t>
      </w:r>
      <w:r w:rsidR="0033544D" w:rsidRPr="00742779">
        <w:t xml:space="preserve"> not to perform manual labor. Technically, Summers might be within his contractual rights. But this interpretation would violate the reasonable understanding that both partners would continue working routes as they always had. A court might find that Summers violated good faith by interpreting the agreement to avoid his traditional responsibilities.</w:t>
      </w:r>
    </w:p>
    <w:p w14:paraId="6248CDE3" w14:textId="77777777" w:rsidR="0033544D" w:rsidRPr="00742779" w:rsidRDefault="00742779" w:rsidP="000E54B1">
      <w:del w:id="1090" w:author="Seth Oranburg" w:date="2026-03-07T09:50:00Z" w16du:dateUtc="2026-03-07T14:50:00Z">
        <w:r w:rsidRPr="00742779">
          <w:rPr>
            <w:rFonts w:ascii="ZWAdobeF" w:hAnsi="ZWAdobeF" w:cs="ZWAdobeF"/>
            <w:sz w:val="2"/>
            <w:szCs w:val="2"/>
          </w:rPr>
          <w:delText>598B</w:delText>
        </w:r>
        <w:r w:rsidR="0033544D" w:rsidRPr="00742779">
          <w:delText>Good</w:delText>
        </w:r>
      </w:del>
      <w:ins w:id="1091" w:author="Seth Oranburg" w:date="2026-03-07T09:50:00Z" w16du:dateUtc="2026-03-07T14:50:00Z">
        <w:r w:rsidR="0033544D" w:rsidRPr="00742779">
          <w:t>Good</w:t>
        </w:r>
      </w:ins>
      <w:r w:rsidR="0033544D" w:rsidRPr="00742779">
        <w:t xml:space="preserve"> faith operates as a gap-filler and constraint on opportunism. It prevents partners from exploiting ambiguities to obtain windfalls at co-partners</w:t>
      </w:r>
      <w:r w:rsidR="009F60D1" w:rsidRPr="00742779">
        <w:t>’</w:t>
      </w:r>
      <w:r w:rsidR="0033544D" w:rsidRPr="00742779">
        <w:t xml:space="preserve"> expense. It requires partners to consider how their conduct affects others, not merely whether conduct is technically permitted. It imports into partnership law an equity principle: people in ongoing relationships owe each other more than the bare minimum that contract language requires.</w:t>
      </w:r>
    </w:p>
    <w:p w14:paraId="1E0F6192" w14:textId="77777777" w:rsidR="0033544D" w:rsidRPr="00742779" w:rsidRDefault="0033544D" w:rsidP="000E54B1">
      <w:pPr>
        <w:pStyle w:val="Heading2"/>
        <w:rPr>
          <w:rFonts w:eastAsia="Times New Roman"/>
        </w:rPr>
      </w:pPr>
      <w:r w:rsidRPr="00742779">
        <w:rPr>
          <w:rFonts w:eastAsia="Times New Roman"/>
        </w:rPr>
        <w:t>Partnership Accounting and Financial Rights</w:t>
      </w:r>
    </w:p>
    <w:p w14:paraId="4F1EEB4A" w14:textId="77777777" w:rsidR="0033544D" w:rsidRPr="00742779" w:rsidRDefault="00742779" w:rsidP="000E54B1">
      <w:del w:id="1092" w:author="Seth Oranburg" w:date="2026-03-07T09:50:00Z" w16du:dateUtc="2026-03-07T14:50:00Z">
        <w:r w:rsidRPr="00742779">
          <w:rPr>
            <w:rFonts w:ascii="ZWAdobeF" w:hAnsi="ZWAdobeF" w:cs="ZWAdobeF"/>
            <w:sz w:val="2"/>
            <w:szCs w:val="2"/>
          </w:rPr>
          <w:delText>599B</w:delText>
        </w:r>
        <w:r w:rsidR="0033544D" w:rsidRPr="00742779">
          <w:delText>Beyond</w:delText>
        </w:r>
      </w:del>
      <w:ins w:id="1093" w:author="Seth Oranburg" w:date="2026-03-07T09:50:00Z" w16du:dateUtc="2026-03-07T14:50:00Z">
        <w:r w:rsidR="0033544D" w:rsidRPr="00742779">
          <w:t>Beyond</w:t>
        </w:r>
      </w:ins>
      <w:r w:rsidR="0033544D" w:rsidRPr="00742779">
        <w:t xml:space="preserve"> governance and fiduciary duties, partnership law addresses how partners share profits and losses, how capital accounts are maintained, and when partners are entitled to distributions. These financial rules interact with governance rules to create a complete framework for partnership operations.</w:t>
      </w:r>
    </w:p>
    <w:p w14:paraId="70355A22" w14:textId="77777777" w:rsidR="0033544D" w:rsidRPr="00742779" w:rsidRDefault="0033544D" w:rsidP="000E54B1">
      <w:pPr>
        <w:pStyle w:val="Heading3"/>
        <w:rPr>
          <w:rFonts w:eastAsia="Times New Roman"/>
        </w:rPr>
      </w:pPr>
      <w:r w:rsidRPr="00742779">
        <w:rPr>
          <w:rFonts w:eastAsia="Times New Roman"/>
        </w:rPr>
        <w:lastRenderedPageBreak/>
        <w:t>Equal Profit Sharing: The Default Rule</w:t>
      </w:r>
    </w:p>
    <w:p w14:paraId="49CFCBE7" w14:textId="77777777" w:rsidR="0033544D" w:rsidRPr="00742779" w:rsidRDefault="00742779" w:rsidP="000E54B1">
      <w:pPr>
        <w:pPrChange w:id="1094" w:author="Seth Oranburg" w:date="2026-03-07T09:50:00Z" w16du:dateUtc="2026-03-07T14:50:00Z">
          <w:pPr>
            <w:pStyle w:val="NormalWeb"/>
          </w:pPr>
        </w:pPrChange>
      </w:pPr>
      <w:del w:id="1095" w:author="Seth Oranburg" w:date="2026-03-07T09:50:00Z" w16du:dateUtc="2026-03-07T14:50:00Z">
        <w:r w:rsidRPr="00742779">
          <w:rPr>
            <w:rFonts w:ascii="ZWAdobeF" w:hAnsi="ZWAdobeF" w:cs="ZWAdobeF"/>
            <w:sz w:val="2"/>
            <w:szCs w:val="2"/>
          </w:rPr>
          <w:delText>600B</w:delText>
        </w:r>
        <w:r w:rsidR="0033544D" w:rsidRPr="00742779">
          <w:delText>Unless</w:delText>
        </w:r>
      </w:del>
      <w:ins w:id="1096" w:author="Seth Oranburg" w:date="2026-03-07T09:50:00Z" w16du:dateUtc="2026-03-07T14:50:00Z">
        <w:r w:rsidR="0033544D" w:rsidRPr="00742779">
          <w:t>Unless</w:t>
        </w:r>
      </w:ins>
      <w:r w:rsidR="0033544D" w:rsidRPr="00742779">
        <w:t xml:space="preserve"> partners agree otherwise, they share profits equally and bear losses equally. The Revised Uniform Partnership Act provides: </w:t>
      </w:r>
      <w:r w:rsidR="009F60D1" w:rsidRPr="00742779">
        <w:t>“</w:t>
      </w:r>
      <w:r w:rsidR="0033544D" w:rsidRPr="00742779">
        <w:t>Each partner is entitled to an equal share of the partnership profits and is chargeable with a share of the partnership losses in proportion to the partner</w:t>
      </w:r>
      <w:r w:rsidR="009F60D1" w:rsidRPr="00742779">
        <w:t>’</w:t>
      </w:r>
      <w:r w:rsidR="0033544D" w:rsidRPr="00742779">
        <w:t>s share of the profits.</w:t>
      </w:r>
      <w:r w:rsidR="009F60D1" w:rsidRPr="00742779">
        <w:t>”</w:t>
      </w:r>
      <w:r w:rsidR="0033544D">
        <w:fldChar w:fldCharType="begin"/>
      </w:r>
      <w:r w:rsidR="0033544D">
        <w:instrText>HYPERLINK \l "fn52-11647" \o "Jump to citation"</w:instrText>
      </w:r>
      <w:r w:rsidR="0033544D">
        <w:fldChar w:fldCharType="separate"/>
      </w:r>
      <w:r w:rsidR="0033544D" w:rsidRPr="00742779">
        <w:rPr>
          <w:rStyle w:val="Hyperlink"/>
          <w:color w:val="auto"/>
          <w:u w:val="none"/>
        </w:rPr>
        <w:t>[52</w:t>
      </w:r>
      <w:r w:rsidR="00FA601A" w:rsidRPr="00742779">
        <w:rPr>
          <w:rStyle w:val="Hyperlink"/>
          <w:color w:val="auto"/>
          <w:u w:val="none"/>
        </w:rPr>
        <w:t>]</w:t>
      </w:r>
      <w:r w:rsidR="0033544D" w:rsidRPr="00742779">
        <w:rPr>
          <w:rStyle w:val="citekey"/>
          <w:vanish/>
        </w:rPr>
        <w:t>(b)</w:t>
      </w:r>
      <w:r w:rsidR="0033544D">
        <w:fldChar w:fldCharType="end"/>
      </w:r>
    </w:p>
    <w:p w14:paraId="43CE3901" w14:textId="77777777" w:rsidR="0033544D" w:rsidRPr="00742779" w:rsidRDefault="00742779" w:rsidP="000E54B1">
      <w:del w:id="1097" w:author="Seth Oranburg" w:date="2026-03-07T09:50:00Z" w16du:dateUtc="2026-03-07T14:50:00Z">
        <w:r w:rsidRPr="00742779">
          <w:rPr>
            <w:rFonts w:ascii="ZWAdobeF" w:hAnsi="ZWAdobeF" w:cs="ZWAdobeF"/>
            <w:sz w:val="2"/>
            <w:szCs w:val="2"/>
          </w:rPr>
          <w:delText>601B</w:delText>
        </w:r>
        <w:r w:rsidR="0033544D" w:rsidRPr="00742779">
          <w:delText>This</w:delText>
        </w:r>
      </w:del>
      <w:ins w:id="1098" w:author="Seth Oranburg" w:date="2026-03-07T09:50:00Z" w16du:dateUtc="2026-03-07T14:50:00Z">
        <w:r w:rsidR="0033544D" w:rsidRPr="00742779">
          <w:t>This</w:t>
        </w:r>
      </w:ins>
      <w:r w:rsidR="0033544D" w:rsidRPr="00742779">
        <w:t xml:space="preserve"> equal-sharing rule applied to Summers and Dooley. They split trash collection profits 50-50 regardless of who worked more hours or whose routes generated more revenue. The default assumption was equality. If they had wanted profits allocated differently—perhaps based on work effort, capital contribution, or customer development—they would have needed to specify that allocation in a partnership agreement.</w:t>
      </w:r>
    </w:p>
    <w:p w14:paraId="596DBE44" w14:textId="77777777" w:rsidR="0033544D" w:rsidRPr="00742779" w:rsidRDefault="00742779" w:rsidP="000E54B1">
      <w:del w:id="1099" w:author="Seth Oranburg" w:date="2026-03-07T09:50:00Z" w16du:dateUtc="2026-03-07T14:50:00Z">
        <w:r w:rsidRPr="00742779">
          <w:rPr>
            <w:rFonts w:ascii="ZWAdobeF" w:hAnsi="ZWAdobeF" w:cs="ZWAdobeF"/>
            <w:sz w:val="2"/>
            <w:szCs w:val="2"/>
          </w:rPr>
          <w:delText>602B</w:delText>
        </w:r>
        <w:r w:rsidR="0033544D" w:rsidRPr="00742779">
          <w:delText>The</w:delText>
        </w:r>
      </w:del>
      <w:ins w:id="1100" w:author="Seth Oranburg" w:date="2026-03-07T09:50:00Z" w16du:dateUtc="2026-03-07T14:50:00Z">
        <w:r w:rsidR="0033544D" w:rsidRPr="00742779">
          <w:t>The</w:t>
        </w:r>
      </w:ins>
      <w:r w:rsidR="0033544D" w:rsidRPr="00742779">
        <w:t xml:space="preserve"> equal-sharing rule may seem unfair when partners contribute unequal amounts of capital or labor. But it reflects partnership law</w:t>
      </w:r>
      <w:r w:rsidR="009F60D1" w:rsidRPr="00742779">
        <w:t>’</w:t>
      </w:r>
      <w:r w:rsidR="0033544D" w:rsidRPr="00742779">
        <w:t>s foundational assumption that partners are equals unless they choose otherwise. The rule encourages partners to negotiate financial terms explicitly. When partners know the law will not assume capital-based or effort-based allocations, they have incentives to address allocation before beginning operations.</w:t>
      </w:r>
    </w:p>
    <w:p w14:paraId="62292DEA" w14:textId="77777777" w:rsidR="0033544D" w:rsidRPr="00742779" w:rsidRDefault="00742779" w:rsidP="000E54B1">
      <w:del w:id="1101" w:author="Seth Oranburg" w:date="2026-03-07T09:50:00Z" w16du:dateUtc="2026-03-07T14:50:00Z">
        <w:r w:rsidRPr="00742779">
          <w:rPr>
            <w:rFonts w:ascii="ZWAdobeF" w:hAnsi="ZWAdobeF" w:cs="ZWAdobeF"/>
            <w:sz w:val="2"/>
            <w:szCs w:val="2"/>
          </w:rPr>
          <w:delText>603B</w:delText>
        </w:r>
        <w:r w:rsidR="0033544D" w:rsidRPr="00742779">
          <w:delText>For</w:delText>
        </w:r>
      </w:del>
      <w:ins w:id="1102" w:author="Seth Oranburg" w:date="2026-03-07T09:50:00Z" w16du:dateUtc="2026-03-07T14:50:00Z">
        <w:r w:rsidR="0033544D" w:rsidRPr="00742779">
          <w:t>For</w:t>
        </w:r>
      </w:ins>
      <w:r w:rsidR="0033544D" w:rsidRPr="00742779">
        <w:t xml:space="preserve"> Summers, the equal profit sharing meant that when the third employee performed work that increased partnership revenues, both Summers and Dooley benefited equally from those revenues. Summers bore 100 percent of the wage cost but received only 50 percent of the revenue benefit. This disparity was why Summers sought reimbursement. But because the hiring was never authorized by the partnership, Summers could not shift the wage burden to partnership accounts.</w:t>
      </w:r>
    </w:p>
    <w:p w14:paraId="60D34378" w14:textId="77777777" w:rsidR="0033544D" w:rsidRPr="00742779" w:rsidRDefault="0033544D" w:rsidP="000E54B1">
      <w:pPr>
        <w:pStyle w:val="Heading3"/>
        <w:rPr>
          <w:rFonts w:eastAsia="Times New Roman"/>
        </w:rPr>
      </w:pPr>
      <w:r w:rsidRPr="00742779">
        <w:rPr>
          <w:rFonts w:eastAsia="Times New Roman"/>
        </w:rPr>
        <w:t>No Automatic Right to Distributions</w:t>
      </w:r>
    </w:p>
    <w:p w14:paraId="23D04E27" w14:textId="77777777" w:rsidR="0033544D" w:rsidRPr="00742779" w:rsidRDefault="00742779" w:rsidP="000E54B1">
      <w:del w:id="1103" w:author="Seth Oranburg" w:date="2026-03-07T09:50:00Z" w16du:dateUtc="2026-03-07T14:50:00Z">
        <w:r w:rsidRPr="00742779">
          <w:rPr>
            <w:rFonts w:ascii="ZWAdobeF" w:hAnsi="ZWAdobeF" w:cs="ZWAdobeF"/>
            <w:sz w:val="2"/>
            <w:szCs w:val="2"/>
          </w:rPr>
          <w:delText>604B</w:delText>
        </w:r>
        <w:r w:rsidR="0033544D" w:rsidRPr="00742779">
          <w:delText>Partners</w:delText>
        </w:r>
      </w:del>
      <w:ins w:id="1104" w:author="Seth Oranburg" w:date="2026-03-07T09:50:00Z" w16du:dateUtc="2026-03-07T14:50:00Z">
        <w:r w:rsidR="0033544D" w:rsidRPr="00742779">
          <w:t>Partners</w:t>
        </w:r>
      </w:ins>
      <w:r w:rsidR="0033544D" w:rsidRPr="00742779">
        <w:t xml:space="preserve"> have no automatic right to distributions. The decision to distribute profits typically requires majority vote or may be governed by the partnership agreement. Partners receive distributions only when the partnership decides to make them or when the partnership agreement requires them.</w:t>
      </w:r>
    </w:p>
    <w:p w14:paraId="0952F5CE" w14:textId="77777777" w:rsidR="0033544D" w:rsidRPr="00742779" w:rsidRDefault="00742779" w:rsidP="000E54B1">
      <w:del w:id="1105" w:author="Seth Oranburg" w:date="2026-03-07T09:50:00Z" w16du:dateUtc="2026-03-07T14:50:00Z">
        <w:r w:rsidRPr="00742779">
          <w:rPr>
            <w:rFonts w:ascii="ZWAdobeF" w:hAnsi="ZWAdobeF" w:cs="ZWAdobeF"/>
            <w:sz w:val="2"/>
            <w:szCs w:val="2"/>
          </w:rPr>
          <w:delText>605B</w:delText>
        </w:r>
        <w:r w:rsidR="0033544D" w:rsidRPr="00742779">
          <w:delText>This</w:delText>
        </w:r>
      </w:del>
      <w:ins w:id="1106" w:author="Seth Oranburg" w:date="2026-03-07T09:50:00Z" w16du:dateUtc="2026-03-07T14:50:00Z">
        <w:r w:rsidR="0033544D" w:rsidRPr="00742779">
          <w:t>This</w:t>
        </w:r>
      </w:ins>
      <w:r w:rsidR="0033544D" w:rsidRPr="00742779">
        <w:t xml:space="preserve"> rule creates tension when partners disagree about distribution policy. Suppose Summers wanted to retain earnings to buy new trucks and expand routes. Dooley wanted to distribute all profits and reinvest nothing. As equal partners, neither could impose his preference. They would need to negotiate or, if unable to agree, consider dissolution.</w:t>
      </w:r>
    </w:p>
    <w:p w14:paraId="4EAC85D3" w14:textId="77777777" w:rsidR="0033544D" w:rsidRPr="00742779" w:rsidRDefault="00742779" w:rsidP="000E54B1">
      <w:del w:id="1107" w:author="Seth Oranburg" w:date="2026-03-07T09:50:00Z" w16du:dateUtc="2026-03-07T14:50:00Z">
        <w:r w:rsidRPr="00742779">
          <w:rPr>
            <w:rFonts w:ascii="ZWAdobeF" w:hAnsi="ZWAdobeF" w:cs="ZWAdobeF"/>
            <w:sz w:val="2"/>
            <w:szCs w:val="2"/>
          </w:rPr>
          <w:delText>606B</w:delText>
        </w:r>
        <w:r w:rsidR="0033544D" w:rsidRPr="00742779">
          <w:delText>The</w:delText>
        </w:r>
      </w:del>
      <w:ins w:id="1108" w:author="Seth Oranburg" w:date="2026-03-07T09:50:00Z" w16du:dateUtc="2026-03-07T14:50:00Z">
        <w:r w:rsidR="0033544D" w:rsidRPr="00742779">
          <w:t>The</w:t>
        </w:r>
      </w:ins>
      <w:r w:rsidR="0033544D" w:rsidRPr="00742779">
        <w:t xml:space="preserve"> absence of automatic distribution rights protects partnership creditors and ensures the partnership retains sufficient capital to operate. If </w:t>
      </w:r>
      <w:r w:rsidR="0033544D" w:rsidRPr="00742779">
        <w:lastRenderedPageBreak/>
        <w:t>partners could demand distributions at will, they could drain partnership assets, leaving creditors with an empty shell. The distribution rule creates entity shielding: partnership assets are protected from partners</w:t>
      </w:r>
      <w:r w:rsidR="009F60D1" w:rsidRPr="00742779">
        <w:t>’</w:t>
      </w:r>
      <w:r w:rsidR="0033544D" w:rsidRPr="00742779">
        <w:t xml:space="preserve"> unilateral withdrawal.</w:t>
      </w:r>
    </w:p>
    <w:p w14:paraId="4B96CD03" w14:textId="77777777" w:rsidR="0033544D" w:rsidRPr="00742779" w:rsidRDefault="00742779" w:rsidP="000E54B1">
      <w:del w:id="1109" w:author="Seth Oranburg" w:date="2026-03-07T09:50:00Z" w16du:dateUtc="2026-03-07T14:50:00Z">
        <w:r w:rsidRPr="00742779">
          <w:rPr>
            <w:rFonts w:ascii="ZWAdobeF" w:hAnsi="ZWAdobeF" w:cs="ZWAdobeF"/>
            <w:sz w:val="2"/>
            <w:szCs w:val="2"/>
          </w:rPr>
          <w:delText>607B</w:delText>
        </w:r>
        <w:r w:rsidR="0033544D" w:rsidRPr="00742779">
          <w:delText>Partners</w:delText>
        </w:r>
      </w:del>
      <w:ins w:id="1110" w:author="Seth Oranburg" w:date="2026-03-07T09:50:00Z" w16du:dateUtc="2026-03-07T14:50:00Z">
        <w:r w:rsidR="0033544D" w:rsidRPr="00742779">
          <w:t>Partners</w:t>
        </w:r>
      </w:ins>
      <w:r w:rsidR="0033544D" w:rsidRPr="00742779">
        <w:t xml:space="preserve"> also have no right to withdraw their capital contributions unless the partnership agreement permits withdrawal or the partnership dissolves. Capital contributions become locked in the entity for the partnership</w:t>
      </w:r>
      <w:r w:rsidR="009F60D1" w:rsidRPr="00742779">
        <w:t>’</w:t>
      </w:r>
      <w:r w:rsidR="0033544D" w:rsidRPr="00742779">
        <w:t>s duration. This restriction protects creditors and partnership operations. If partners could withdraw capital at will, the partnership might lack resources to meet its obligations or conduct business.</w:t>
      </w:r>
    </w:p>
    <w:p w14:paraId="7343D25D" w14:textId="77777777" w:rsidR="0033544D" w:rsidRPr="00742779" w:rsidRDefault="0033544D" w:rsidP="000E54B1">
      <w:pPr>
        <w:pStyle w:val="Heading3"/>
        <w:rPr>
          <w:rFonts w:eastAsia="Times New Roman"/>
        </w:rPr>
      </w:pPr>
      <w:r w:rsidRPr="00742779">
        <w:rPr>
          <w:rFonts w:eastAsia="Times New Roman"/>
        </w:rPr>
        <w:t>The Right to an Accounting</w:t>
      </w:r>
    </w:p>
    <w:p w14:paraId="0BEA37AB" w14:textId="77777777" w:rsidR="0033544D" w:rsidRPr="00742779" w:rsidRDefault="00742779" w:rsidP="000E54B1">
      <w:del w:id="1111" w:author="Seth Oranburg" w:date="2026-03-07T09:50:00Z" w16du:dateUtc="2026-03-07T14:50:00Z">
        <w:r w:rsidRPr="00742779">
          <w:rPr>
            <w:rFonts w:ascii="ZWAdobeF" w:hAnsi="ZWAdobeF" w:cs="ZWAdobeF"/>
            <w:sz w:val="2"/>
            <w:szCs w:val="2"/>
          </w:rPr>
          <w:delText>608B</w:delText>
        </w:r>
        <w:r w:rsidR="0033544D" w:rsidRPr="00742779">
          <w:delText>When</w:delText>
        </w:r>
      </w:del>
      <w:ins w:id="1112" w:author="Seth Oranburg" w:date="2026-03-07T09:50:00Z" w16du:dateUtc="2026-03-07T14:50:00Z">
        <w:r w:rsidR="0033544D" w:rsidRPr="00742779">
          <w:t>When</w:t>
        </w:r>
      </w:ins>
      <w:r w:rsidR="0033544D" w:rsidRPr="00742779">
        <w:t xml:space="preserve"> partners dispute financial matters—who owes what to whom, what profits were earned, whether distributions were proper—partnership law provides the remedy of </w:t>
      </w:r>
      <w:r w:rsidR="0033544D" w:rsidRPr="00742779">
        <w:rPr>
          <w:rStyle w:val="Strong"/>
        </w:rPr>
        <w:t>accounting</w:t>
      </w:r>
      <w:r w:rsidR="0033544D" w:rsidRPr="00742779">
        <w:t>. An accounting is a judicial determination of partnership finances and partners</w:t>
      </w:r>
      <w:r w:rsidR="009F60D1" w:rsidRPr="00742779">
        <w:t>’</w:t>
      </w:r>
      <w:r w:rsidR="0033544D" w:rsidRPr="00742779">
        <w:t xml:space="preserve"> rights and obligations. It allows courts to examine partnership books, determine what property belongs to the partnership, calculate profits and losses, assess whether partners violated fiduciary duties, and order appropriate payments.</w:t>
      </w:r>
    </w:p>
    <w:p w14:paraId="33665498" w14:textId="77777777" w:rsidR="0033544D" w:rsidRPr="00742779" w:rsidRDefault="00742779" w:rsidP="000E54B1">
      <w:del w:id="1113" w:author="Seth Oranburg" w:date="2026-03-07T09:50:00Z" w16du:dateUtc="2026-03-07T14:50:00Z">
        <w:r w:rsidRPr="00742779">
          <w:rPr>
            <w:rFonts w:ascii="ZWAdobeF" w:hAnsi="ZWAdobeF" w:cs="ZWAdobeF"/>
            <w:sz w:val="2"/>
            <w:szCs w:val="2"/>
          </w:rPr>
          <w:delText>609B</w:delText>
        </w:r>
        <w:r w:rsidR="0033544D" w:rsidRPr="00742779">
          <w:delText>Summers</w:delText>
        </w:r>
      </w:del>
      <w:ins w:id="1114" w:author="Seth Oranburg" w:date="2026-03-07T09:50:00Z" w16du:dateUtc="2026-03-07T14:50:00Z">
        <w:r w:rsidR="0033544D" w:rsidRPr="00742779">
          <w:t>Summers</w:t>
        </w:r>
      </w:ins>
      <w:r w:rsidR="0033544D" w:rsidRPr="00742779">
        <w:t xml:space="preserve"> could have sought an accounting when Dooley refused to reimburse wages. The accounting would have examined whether the employee</w:t>
      </w:r>
      <w:r w:rsidR="009F60D1" w:rsidRPr="00742779">
        <w:t>’</w:t>
      </w:r>
      <w:r w:rsidR="0033544D" w:rsidRPr="00742779">
        <w:t>s hiring was authorized, whether partnership revenues increased due to the employee</w:t>
      </w:r>
      <w:r w:rsidR="009F60D1" w:rsidRPr="00742779">
        <w:t>’</w:t>
      </w:r>
      <w:r w:rsidR="0033544D" w:rsidRPr="00742779">
        <w:t>s work, and whether Summers was entitled to reimbursement. The court performed this analysis in the lawsuit and determined that Summers had no claim. But the accounting mechanism remains available for more complex financial disputes where simple lawsuits cannot resolve tangled relationships.</w:t>
      </w:r>
    </w:p>
    <w:p w14:paraId="77C80AE8" w14:textId="77777777" w:rsidR="0033544D" w:rsidRPr="00742779" w:rsidRDefault="0033544D" w:rsidP="000E54B1">
      <w:pPr>
        <w:pStyle w:val="Heading2"/>
        <w:rPr>
          <w:rFonts w:eastAsia="Times New Roman"/>
        </w:rPr>
      </w:pPr>
      <w:r w:rsidRPr="00742779">
        <w:rPr>
          <w:rFonts w:eastAsia="Times New Roman"/>
        </w:rPr>
        <w:t>When Equal Management Fails: The Path to Dissolution</w:t>
      </w:r>
    </w:p>
    <w:p w14:paraId="50574F41" w14:textId="77777777" w:rsidR="0033544D" w:rsidRPr="00742779" w:rsidRDefault="00742779" w:rsidP="000E54B1">
      <w:del w:id="1115" w:author="Seth Oranburg" w:date="2026-03-07T09:50:00Z" w16du:dateUtc="2026-03-07T14:50:00Z">
        <w:r w:rsidRPr="00742779">
          <w:rPr>
            <w:rFonts w:ascii="ZWAdobeF" w:hAnsi="ZWAdobeF" w:cs="ZWAdobeF"/>
            <w:sz w:val="2"/>
            <w:szCs w:val="2"/>
          </w:rPr>
          <w:delText>610B</w:delText>
        </w:r>
        <w:r w:rsidR="0033544D" w:rsidRPr="00742779">
          <w:delText>The</w:delText>
        </w:r>
      </w:del>
      <w:ins w:id="1116" w:author="Seth Oranburg" w:date="2026-03-07T09:50:00Z" w16du:dateUtc="2026-03-07T14:50:00Z">
        <w:r w:rsidR="0033544D" w:rsidRPr="00742779">
          <w:t>The</w:t>
        </w:r>
      </w:ins>
      <w:r w:rsidR="0033544D" w:rsidRPr="00742779">
        <w:t xml:space="preserve"> Summers case ended with the court denying reimbursement. But what happened next? Did Summers and Dooley continue operating together, now knowing that deadlock would prevent any expansion? Did they negotiate a new arrangement? Did they dissolve the partnership?</w:t>
      </w:r>
    </w:p>
    <w:p w14:paraId="40885CE3" w14:textId="77777777" w:rsidR="0033544D" w:rsidRPr="00742779" w:rsidRDefault="00742779" w:rsidP="000E54B1">
      <w:del w:id="1117" w:author="Seth Oranburg" w:date="2026-03-07T09:50:00Z" w16du:dateUtc="2026-03-07T14:50:00Z">
        <w:r w:rsidRPr="00742779">
          <w:rPr>
            <w:rFonts w:ascii="ZWAdobeF" w:hAnsi="ZWAdobeF" w:cs="ZWAdobeF"/>
            <w:sz w:val="2"/>
            <w:szCs w:val="2"/>
          </w:rPr>
          <w:delText>611B</w:delText>
        </w:r>
        <w:r w:rsidR="0033544D" w:rsidRPr="00742779">
          <w:delText>Partnership</w:delText>
        </w:r>
      </w:del>
      <w:ins w:id="1118" w:author="Seth Oranburg" w:date="2026-03-07T09:50:00Z" w16du:dateUtc="2026-03-07T14:50:00Z">
        <w:r w:rsidR="0033544D" w:rsidRPr="00742779">
          <w:t>Partnership</w:t>
        </w:r>
      </w:ins>
      <w:r w:rsidR="0033544D" w:rsidRPr="00742779">
        <w:t xml:space="preserve"> law assumes that when equal partners reach genuine impasse, exit provides the solution. Part III will examine dissolution and dissociation in detail. But the availability of exit shapes how partners approach </w:t>
      </w:r>
      <w:r w:rsidR="0033544D" w:rsidRPr="00742779">
        <w:lastRenderedPageBreak/>
        <w:t>internal disputes. Neither Summers nor Dooley wanted to destroy the business. That threat—that deadlock might force dissolution—created pressure on both to find compromise.</w:t>
      </w:r>
    </w:p>
    <w:p w14:paraId="4A6035FF" w14:textId="77777777" w:rsidR="0033544D" w:rsidRPr="00742779" w:rsidRDefault="00742779" w:rsidP="000E54B1">
      <w:del w:id="1119" w:author="Seth Oranburg" w:date="2026-03-07T09:50:00Z" w16du:dateUtc="2026-03-07T14:50:00Z">
        <w:r w:rsidRPr="00742779">
          <w:rPr>
            <w:rFonts w:ascii="ZWAdobeF" w:hAnsi="ZWAdobeF" w:cs="ZWAdobeF"/>
            <w:sz w:val="2"/>
            <w:szCs w:val="2"/>
          </w:rPr>
          <w:delText>612B</w:delText>
        </w:r>
        <w:r w:rsidR="0033544D" w:rsidRPr="00742779">
          <w:delText>Yet</w:delText>
        </w:r>
      </w:del>
      <w:ins w:id="1120" w:author="Seth Oranburg" w:date="2026-03-07T09:50:00Z" w16du:dateUtc="2026-03-07T14:50:00Z">
        <w:r w:rsidR="0033544D" w:rsidRPr="00742779">
          <w:t>Yet</w:t>
        </w:r>
      </w:ins>
      <w:r w:rsidR="0033544D" w:rsidRPr="00742779">
        <w:t xml:space="preserve"> compromise is not always possible. Some disagreements are fundamental. Summers believed the business needed to grow through hiring. Dooley believed it should remain a two-person operation. These visions were incompatible. No amount of negotiation could reconcile them. When partners</w:t>
      </w:r>
      <w:r w:rsidR="009F60D1" w:rsidRPr="00742779">
        <w:t>’</w:t>
      </w:r>
      <w:r w:rsidR="0033544D" w:rsidRPr="00742779">
        <w:t xml:space="preserve"> visions diverge that fundamentally, continued partnership becomes untenable.</w:t>
      </w:r>
    </w:p>
    <w:p w14:paraId="6804670E" w14:textId="77777777" w:rsidR="0033544D" w:rsidRPr="00742779" w:rsidRDefault="00742779" w:rsidP="000E54B1">
      <w:del w:id="1121" w:author="Seth Oranburg" w:date="2026-03-07T09:50:00Z" w16du:dateUtc="2026-03-07T14:50:00Z">
        <w:r w:rsidRPr="00742779">
          <w:rPr>
            <w:rFonts w:ascii="ZWAdobeF" w:hAnsi="ZWAdobeF" w:cs="ZWAdobeF"/>
            <w:sz w:val="2"/>
            <w:szCs w:val="2"/>
          </w:rPr>
          <w:delText>613B</w:delText>
        </w:r>
        <w:r w:rsidR="0033544D" w:rsidRPr="00742779">
          <w:delText>Partnership</w:delText>
        </w:r>
      </w:del>
      <w:ins w:id="1122" w:author="Seth Oranburg" w:date="2026-03-07T09:50:00Z" w16du:dateUtc="2026-03-07T14:50:00Z">
        <w:r w:rsidR="0033544D" w:rsidRPr="00742779">
          <w:t>Partnership</w:t>
        </w:r>
      </w:ins>
      <w:r w:rsidR="0033544D" w:rsidRPr="00742779">
        <w:t xml:space="preserve"> law</w:t>
      </w:r>
      <w:r w:rsidR="009F60D1" w:rsidRPr="00742779">
        <w:t>’</w:t>
      </w:r>
      <w:r w:rsidR="0033544D" w:rsidRPr="00742779">
        <w:t>s acceptance of dissolution as an ultimate remedy reflects a judgment that some relationships cannot be saved through legal intervention. Courts cannot force partners to agree. They cannot impose business strategies on unwilling participants. They cannot make partnerships succeed when the partners themselves have lost faith in each other.</w:t>
      </w:r>
    </w:p>
    <w:p w14:paraId="0BF261C0" w14:textId="77777777" w:rsidR="0033544D" w:rsidRPr="00742779" w:rsidRDefault="00742779" w:rsidP="000E54B1">
      <w:del w:id="1123" w:author="Seth Oranburg" w:date="2026-03-07T09:50:00Z" w16du:dateUtc="2026-03-07T14:50:00Z">
        <w:r w:rsidRPr="00742779">
          <w:rPr>
            <w:rFonts w:ascii="ZWAdobeF" w:hAnsi="ZWAdobeF" w:cs="ZWAdobeF"/>
            <w:sz w:val="2"/>
            <w:szCs w:val="2"/>
          </w:rPr>
          <w:delText>614B</w:delText>
        </w:r>
        <w:r w:rsidR="0033544D" w:rsidRPr="00742779">
          <w:delText>What</w:delText>
        </w:r>
      </w:del>
      <w:ins w:id="1124" w:author="Seth Oranburg" w:date="2026-03-07T09:50:00Z" w16du:dateUtc="2026-03-07T14:50:00Z">
        <w:r w:rsidR="0033544D" w:rsidRPr="00742779">
          <w:t>What</w:t>
        </w:r>
      </w:ins>
      <w:r w:rsidR="0033544D" w:rsidRPr="00742779">
        <w:t xml:space="preserve"> courts can do is provide clear rules for how partnerships operate while they last and clear procedures for how they end when they must. The rules examined in this Part—equal management, majority voting, fiduciary duties, and financial rights—govern ongoing partnerships. Part III will examine what happens when partnerships dissolve and how the law protects partners and third parties during winding up.</w:t>
      </w:r>
    </w:p>
    <w:p w14:paraId="6C9CB82C" w14:textId="77777777" w:rsidR="0033544D" w:rsidRPr="00742779" w:rsidRDefault="00742779" w:rsidP="000E54B1">
      <w:del w:id="1125" w:author="Seth Oranburg" w:date="2026-03-07T09:50:00Z" w16du:dateUtc="2026-03-07T14:50:00Z">
        <w:r w:rsidRPr="00742779">
          <w:rPr>
            <w:rFonts w:ascii="ZWAdobeF" w:hAnsi="ZWAdobeF" w:cs="ZWAdobeF"/>
            <w:sz w:val="2"/>
            <w:szCs w:val="2"/>
          </w:rPr>
          <w:delText>615B</w:delText>
        </w:r>
        <w:r w:rsidR="0033544D" w:rsidRPr="00742779">
          <w:delText>But</w:delText>
        </w:r>
      </w:del>
      <w:ins w:id="1126" w:author="Seth Oranburg" w:date="2026-03-07T09:50:00Z" w16du:dateUtc="2026-03-07T14:50:00Z">
        <w:r w:rsidR="0033544D" w:rsidRPr="00742779">
          <w:t>But</w:t>
        </w:r>
      </w:ins>
      <w:r w:rsidR="0033544D" w:rsidRPr="00742779">
        <w:t xml:space="preserve"> before turning to dissolution, we must address the most dramatic feature of partnership law: unlimited personal liability. That liability makes partnership credible to third parties but also makes partnership unsuitable for many ventures. Understanding why partnership law imposes unlimited liability requires examining the relationship between liability rules and organizational credibility.</w:t>
      </w:r>
    </w:p>
    <w:p w14:paraId="53525D61" w14:textId="77777777" w:rsidR="0033544D" w:rsidRPr="00742779" w:rsidRDefault="0033544D" w:rsidP="000E54B1">
      <w:pPr>
        <w:pStyle w:val="Heading2"/>
        <w:rPr>
          <w:rFonts w:eastAsia="Times New Roman"/>
        </w:rPr>
      </w:pPr>
      <w:r w:rsidRPr="00742779">
        <w:rPr>
          <w:rFonts w:eastAsia="Times New Roman"/>
        </w:rPr>
        <w:t>The Partner Who Couldn</w:t>
      </w:r>
      <w:r w:rsidR="009F60D1" w:rsidRPr="00742779">
        <w:rPr>
          <w:rFonts w:eastAsia="Times New Roman"/>
        </w:rPr>
        <w:t>’</w:t>
      </w:r>
      <w:r w:rsidRPr="00742779">
        <w:rPr>
          <w:rFonts w:eastAsia="Times New Roman"/>
        </w:rPr>
        <w:t>t Escape</w:t>
      </w:r>
    </w:p>
    <w:p w14:paraId="19D53393" w14:textId="77777777" w:rsidR="0033544D" w:rsidRPr="00742779" w:rsidRDefault="00742779" w:rsidP="000E54B1">
      <w:del w:id="1127" w:author="Seth Oranburg" w:date="2026-03-07T09:50:00Z" w16du:dateUtc="2026-03-07T14:50:00Z">
        <w:r w:rsidRPr="00742779">
          <w:rPr>
            <w:rFonts w:ascii="ZWAdobeF" w:hAnsi="ZWAdobeF" w:cs="ZWAdobeF"/>
            <w:sz w:val="2"/>
            <w:szCs w:val="2"/>
          </w:rPr>
          <w:delText>616B</w:delText>
        </w:r>
        <w:r w:rsidR="0033544D" w:rsidRPr="00742779">
          <w:delText>Imagine</w:delText>
        </w:r>
      </w:del>
      <w:ins w:id="1128" w:author="Seth Oranburg" w:date="2026-03-07T09:50:00Z" w16du:dateUtc="2026-03-07T14:50:00Z">
        <w:r w:rsidR="0033544D" w:rsidRPr="00742779">
          <w:t>Imagine</w:t>
        </w:r>
      </w:ins>
      <w:r w:rsidR="0033544D" w:rsidRPr="00742779">
        <w:t xml:space="preserve"> you are a senior partner at a regional accounting firm. You joined thirty years ago when the firm had twelve partners. You worked hard. You built client relationships. You mentored young accountants. The firm grew. Today it has ninety partners across five states. You do not know all of them personally. You have never worked with the tax partner in the Phoenix office. You have never met the audit partner who joined the Denver office last year.</w:t>
      </w:r>
    </w:p>
    <w:p w14:paraId="23284002" w14:textId="77777777" w:rsidR="0033544D" w:rsidRPr="00742779" w:rsidRDefault="00742779" w:rsidP="000E54B1">
      <w:del w:id="1129" w:author="Seth Oranburg" w:date="2026-03-07T09:50:00Z" w16du:dateUtc="2026-03-07T14:50:00Z">
        <w:r w:rsidRPr="00742779">
          <w:rPr>
            <w:rFonts w:ascii="ZWAdobeF" w:hAnsi="ZWAdobeF" w:cs="ZWAdobeF"/>
            <w:sz w:val="2"/>
            <w:szCs w:val="2"/>
          </w:rPr>
          <w:delText>617B</w:delText>
        </w:r>
        <w:r w:rsidR="0033544D" w:rsidRPr="00742779">
          <w:delText>One</w:delText>
        </w:r>
      </w:del>
      <w:ins w:id="1130" w:author="Seth Oranburg" w:date="2026-03-07T09:50:00Z" w16du:dateUtc="2026-03-07T14:50:00Z">
        <w:r w:rsidR="0033544D" w:rsidRPr="00742779">
          <w:t>One</w:t>
        </w:r>
      </w:ins>
      <w:r w:rsidR="0033544D" w:rsidRPr="00742779">
        <w:t xml:space="preserve"> morning, you receive a call from the firm</w:t>
      </w:r>
      <w:r w:rsidR="009F60D1" w:rsidRPr="00742779">
        <w:t>’</w:t>
      </w:r>
      <w:r w:rsidR="0033544D" w:rsidRPr="00742779">
        <w:t xml:space="preserve">s managing partner. The Denver audit partner committed fraud. She falsified client financial statements </w:t>
      </w:r>
      <w:r w:rsidR="0033544D" w:rsidRPr="00742779">
        <w:lastRenderedPageBreak/>
        <w:t>to hide losses. The client relied on those statements to obtain bank loans. When the fraud was discovered, the client sued. The damages exceed $5 million. The firm</w:t>
      </w:r>
      <w:r w:rsidR="009F60D1" w:rsidRPr="00742779">
        <w:t>’</w:t>
      </w:r>
      <w:r w:rsidR="0033544D" w:rsidRPr="00742779">
        <w:t>s malpractice insurance has a $2 million deductible and covers only $3 million above that. Someone must pay the remaining $2 million in damages plus the $2 million deductible.</w:t>
      </w:r>
    </w:p>
    <w:p w14:paraId="5A2C49A4" w14:textId="77777777" w:rsidR="0033544D" w:rsidRPr="00742779" w:rsidRDefault="00742779" w:rsidP="000E54B1">
      <w:del w:id="1131" w:author="Seth Oranburg" w:date="2026-03-07T09:50:00Z" w16du:dateUtc="2026-03-07T14:50:00Z">
        <w:r w:rsidRPr="00742779">
          <w:rPr>
            <w:rFonts w:ascii="ZWAdobeF" w:hAnsi="ZWAdobeF" w:cs="ZWAdobeF"/>
            <w:sz w:val="2"/>
            <w:szCs w:val="2"/>
          </w:rPr>
          <w:delText>618B</w:delText>
        </w:r>
        <w:r w:rsidR="0033544D" w:rsidRPr="00742779">
          <w:delText>The</w:delText>
        </w:r>
      </w:del>
      <w:ins w:id="1132" w:author="Seth Oranburg" w:date="2026-03-07T09:50:00Z" w16du:dateUtc="2026-03-07T14:50:00Z">
        <w:r w:rsidR="0033544D" w:rsidRPr="00742779">
          <w:t>The</w:t>
        </w:r>
      </w:ins>
      <w:r w:rsidR="0033544D" w:rsidRPr="00742779">
        <w:t xml:space="preserve"> managing partner informs you that partnership assets—retained earnings, accounts receivable, equipment—total $1.5 million. After paying the deductible and uninsured damages, the firm still owes $2.5 million. The injured client can pursue any partner</w:t>
      </w:r>
      <w:r w:rsidR="009F60D1" w:rsidRPr="00742779">
        <w:t>’</w:t>
      </w:r>
      <w:r w:rsidR="0033544D" w:rsidRPr="00742779">
        <w:t>s personal assets to collect that amount. Your retirement account, your home equity, your savings—all are exposed.</w:t>
      </w:r>
    </w:p>
    <w:p w14:paraId="70120C44" w14:textId="77777777" w:rsidR="0033544D" w:rsidRPr="00742779" w:rsidRDefault="00742779" w:rsidP="000E54B1">
      <w:del w:id="1133" w:author="Seth Oranburg" w:date="2026-03-07T09:50:00Z" w16du:dateUtc="2026-03-07T14:50:00Z">
        <w:r w:rsidRPr="00742779">
          <w:rPr>
            <w:rFonts w:ascii="ZWAdobeF" w:hAnsi="ZWAdobeF" w:cs="ZWAdobeF"/>
            <w:sz w:val="2"/>
            <w:szCs w:val="2"/>
          </w:rPr>
          <w:delText>619B</w:delText>
        </w:r>
        <w:r w:rsidR="0033544D" w:rsidRPr="00742779">
          <w:delText>You</w:delText>
        </w:r>
      </w:del>
      <w:ins w:id="1134" w:author="Seth Oranburg" w:date="2026-03-07T09:50:00Z" w16du:dateUtc="2026-03-07T14:50:00Z">
        <w:r w:rsidR="0033544D" w:rsidRPr="00742779">
          <w:t>You</w:t>
        </w:r>
      </w:ins>
      <w:r w:rsidR="0033544D" w:rsidRPr="00742779">
        <w:t xml:space="preserve"> protest. You never supervised the Denver partner. You never reviewed her work. You never even knew she was handling that particular client. You had no ability to prevent her fraud. How can you possibly be held liable for her actions?</w:t>
      </w:r>
    </w:p>
    <w:p w14:paraId="7F6D77EC" w14:textId="77777777" w:rsidR="0033544D" w:rsidRPr="00742779" w:rsidRDefault="00742779" w:rsidP="000E54B1">
      <w:del w:id="1135" w:author="Seth Oranburg" w:date="2026-03-07T09:50:00Z" w16du:dateUtc="2026-03-07T14:50:00Z">
        <w:r w:rsidRPr="00742779">
          <w:rPr>
            <w:rFonts w:ascii="ZWAdobeF" w:hAnsi="ZWAdobeF" w:cs="ZWAdobeF"/>
            <w:sz w:val="2"/>
            <w:szCs w:val="2"/>
          </w:rPr>
          <w:delText>620B</w:delText>
        </w:r>
        <w:r w:rsidR="0033544D" w:rsidRPr="00742779">
          <w:delText>Partnership</w:delText>
        </w:r>
      </w:del>
      <w:ins w:id="1136" w:author="Seth Oranburg" w:date="2026-03-07T09:50:00Z" w16du:dateUtc="2026-03-07T14:50:00Z">
        <w:r w:rsidR="0033544D" w:rsidRPr="00742779">
          <w:t>Partnership</w:t>
        </w:r>
      </w:ins>
      <w:r w:rsidR="0033544D" w:rsidRPr="00742779">
        <w:t xml:space="preserve"> law has a straightforward answer: You are a partner. Your co-partner committed the fraud while conducting partnership business. The client is entitled to recover from the partnership. Partnership assets are insufficient. Therefore, partners are personally liable. You may seek contribution from the Denver partner and from other partners, but if they are insolvent or have protected their assets, you may bear the entire loss.</w:t>
      </w:r>
    </w:p>
    <w:p w14:paraId="259E963E" w14:textId="77777777" w:rsidR="0033544D" w:rsidRPr="00742779" w:rsidRDefault="00742779" w:rsidP="000E54B1">
      <w:del w:id="1137" w:author="Seth Oranburg" w:date="2026-03-07T09:50:00Z" w16du:dateUtc="2026-03-07T14:50:00Z">
        <w:r w:rsidRPr="00742779">
          <w:rPr>
            <w:rFonts w:ascii="ZWAdobeF" w:hAnsi="ZWAdobeF" w:cs="ZWAdobeF"/>
            <w:sz w:val="2"/>
            <w:szCs w:val="2"/>
          </w:rPr>
          <w:delText>621B</w:delText>
        </w:r>
        <w:r w:rsidR="0033544D" w:rsidRPr="00742779">
          <w:delText>This</w:delText>
        </w:r>
      </w:del>
      <w:ins w:id="1138" w:author="Seth Oranburg" w:date="2026-03-07T09:50:00Z" w16du:dateUtc="2026-03-07T14:50:00Z">
        <w:r w:rsidR="0033544D" w:rsidRPr="00742779">
          <w:t>This</w:t>
        </w:r>
      </w:ins>
      <w:r w:rsidR="0033544D" w:rsidRPr="00742779">
        <w:t xml:space="preserve"> scenario illustrates partnership</w:t>
      </w:r>
      <w:r w:rsidR="009F60D1" w:rsidRPr="00742779">
        <w:t>’</w:t>
      </w:r>
      <w:r w:rsidR="0033544D" w:rsidRPr="00742779">
        <w:t xml:space="preserve">s most dramatic feature: </w:t>
      </w:r>
      <w:r w:rsidR="0033544D" w:rsidRPr="00742779">
        <w:rPr>
          <w:rStyle w:val="Strong"/>
        </w:rPr>
        <w:t>unlimited personal liability</w:t>
      </w:r>
      <w:r w:rsidR="0033544D" w:rsidRPr="00742779">
        <w:t>. Parts I and II examined how partnerships form, how partners bind the partnership through mutual agency, and how partners govern their relationships internally. Those rules enable partnerships to operate as ongoing businesses. But they do not address who bears the loss when partnership obligations exceed partnership assets. This Part examines unlimited liability and why partnership law imposes such severe consequences on partners for co-partners</w:t>
      </w:r>
      <w:r w:rsidR="009F60D1" w:rsidRPr="00742779">
        <w:t>’</w:t>
      </w:r>
      <w:r w:rsidR="0033544D" w:rsidRPr="00742779">
        <w:t xml:space="preserve"> acts.</w:t>
      </w:r>
    </w:p>
    <w:p w14:paraId="4FF68597" w14:textId="77777777" w:rsidR="0033544D" w:rsidRPr="00742779" w:rsidRDefault="0033544D" w:rsidP="000E54B1">
      <w:pPr>
        <w:pStyle w:val="Heading2"/>
        <w:rPr>
          <w:rFonts w:eastAsia="Times New Roman"/>
        </w:rPr>
      </w:pPr>
      <w:r w:rsidRPr="00742779">
        <w:rPr>
          <w:rFonts w:eastAsia="Times New Roman"/>
        </w:rPr>
        <w:t>The Statutory Rule: Joint and Several Liability</w:t>
      </w:r>
    </w:p>
    <w:p w14:paraId="3F6FCD1E" w14:textId="77777777" w:rsidR="0033544D" w:rsidRPr="00742779" w:rsidRDefault="00742779" w:rsidP="000E54B1">
      <w:pPr>
        <w:pPrChange w:id="1139" w:author="Seth Oranburg" w:date="2026-03-07T09:50:00Z" w16du:dateUtc="2026-03-07T14:50:00Z">
          <w:pPr>
            <w:pStyle w:val="NormalWeb"/>
          </w:pPr>
        </w:pPrChange>
      </w:pPr>
      <w:del w:id="1140" w:author="Seth Oranburg" w:date="2026-03-07T09:50:00Z" w16du:dateUtc="2026-03-07T14:50:00Z">
        <w:r w:rsidRPr="00742779">
          <w:rPr>
            <w:rFonts w:ascii="ZWAdobeF" w:hAnsi="ZWAdobeF" w:cs="ZWAdobeF"/>
            <w:sz w:val="2"/>
            <w:szCs w:val="2"/>
          </w:rPr>
          <w:delText>622B</w:delText>
        </w:r>
        <w:r w:rsidR="0033544D" w:rsidRPr="00742779">
          <w:delText>The</w:delText>
        </w:r>
      </w:del>
      <w:ins w:id="1141" w:author="Seth Oranburg" w:date="2026-03-07T09:50:00Z" w16du:dateUtc="2026-03-07T14:50:00Z">
        <w:r w:rsidR="0033544D" w:rsidRPr="00742779">
          <w:t>The</w:t>
        </w:r>
      </w:ins>
      <w:r w:rsidR="0033544D" w:rsidRPr="00742779">
        <w:t xml:space="preserve"> Revised Uniform Partnership Act states the liability rule tersely: </w:t>
      </w:r>
      <w:r w:rsidR="009F60D1" w:rsidRPr="00742779">
        <w:t>“</w:t>
      </w:r>
      <w:r w:rsidR="0033544D" w:rsidRPr="00742779">
        <w:t>Except as otherwise provided in subsections (b) and (c), all partners are liable jointly and severally for all obligations of the partnership unless otherwise agreed by the claimant or provided by law.</w:t>
      </w:r>
      <w:r w:rsidR="009F60D1" w:rsidRPr="00742779">
        <w:t>”</w:t>
      </w:r>
      <w:r w:rsidR="0033544D">
        <w:fldChar w:fldCharType="begin"/>
      </w:r>
      <w:r w:rsidR="0033544D">
        <w:instrText>HYPERLINK \l "fn53-11647" \o "Jump to citation"</w:instrText>
      </w:r>
      <w:r w:rsidR="0033544D">
        <w:fldChar w:fldCharType="separate"/>
      </w:r>
      <w:r w:rsidR="0033544D" w:rsidRPr="00742779">
        <w:rPr>
          <w:rStyle w:val="Hyperlink"/>
          <w:color w:val="auto"/>
          <w:u w:val="none"/>
        </w:rPr>
        <w:t>[53</w:t>
      </w:r>
      <w:r w:rsidR="00FA601A" w:rsidRPr="00742779">
        <w:rPr>
          <w:rStyle w:val="Hyperlink"/>
          <w:color w:val="auto"/>
          <w:u w:val="none"/>
        </w:rPr>
        <w:t>]</w:t>
      </w:r>
      <w:r w:rsidR="0033544D" w:rsidRPr="00742779">
        <w:rPr>
          <w:rStyle w:val="citekey"/>
          <w:vanish/>
        </w:rPr>
        <w:t>(a)</w:t>
      </w:r>
      <w:r w:rsidR="0033544D">
        <w:fldChar w:fldCharType="end"/>
      </w:r>
    </w:p>
    <w:p w14:paraId="3F1CDAE1" w14:textId="77777777" w:rsidR="0033544D" w:rsidRPr="00742779" w:rsidRDefault="00742779" w:rsidP="000E54B1">
      <w:del w:id="1142" w:author="Seth Oranburg" w:date="2026-03-07T09:50:00Z" w16du:dateUtc="2026-03-07T14:50:00Z">
        <w:r w:rsidRPr="00742779">
          <w:rPr>
            <w:rStyle w:val="Strong"/>
            <w:rFonts w:ascii="ZWAdobeF" w:hAnsi="ZWAdobeF" w:cs="ZWAdobeF"/>
            <w:b w:val="0"/>
            <w:sz w:val="2"/>
            <w:szCs w:val="2"/>
          </w:rPr>
          <w:delText>623B</w:delText>
        </w:r>
        <w:r w:rsidR="0033544D" w:rsidRPr="00742779">
          <w:rPr>
            <w:rStyle w:val="Strong"/>
          </w:rPr>
          <w:delText>Joint</w:delText>
        </w:r>
      </w:del>
      <w:ins w:id="1143" w:author="Seth Oranburg" w:date="2026-03-07T09:50:00Z" w16du:dateUtc="2026-03-07T14:50:00Z">
        <w:r w:rsidR="0033544D" w:rsidRPr="00742779">
          <w:rPr>
            <w:rStyle w:val="Strong"/>
          </w:rPr>
          <w:t>Joint</w:t>
        </w:r>
      </w:ins>
      <w:r w:rsidR="0033544D" w:rsidRPr="00742779">
        <w:rPr>
          <w:rStyle w:val="Strong"/>
        </w:rPr>
        <w:t xml:space="preserve"> and several liability</w:t>
      </w:r>
      <w:r w:rsidR="0033544D" w:rsidRPr="00742779">
        <w:t xml:space="preserve"> means that a creditor can pursue any partner for the full amount of the debt. The creditor need not sue all partners. The </w:t>
      </w:r>
      <w:r w:rsidR="0033544D" w:rsidRPr="00742779">
        <w:lastRenderedPageBreak/>
        <w:t>creditor need not prove which partner caused the debt or benefited from it. The creditor can identify the wealthiest partner and collect the entire obligation from that partner, leaving the paying partner to seek contribution from co-partners.</w:t>
      </w:r>
    </w:p>
    <w:p w14:paraId="5105C18E" w14:textId="77777777" w:rsidR="0033544D" w:rsidRPr="00742779" w:rsidRDefault="00742779" w:rsidP="000E54B1">
      <w:del w:id="1144" w:author="Seth Oranburg" w:date="2026-03-07T09:50:00Z" w16du:dateUtc="2026-03-07T14:50:00Z">
        <w:r w:rsidRPr="00742779">
          <w:rPr>
            <w:rFonts w:ascii="ZWAdobeF" w:hAnsi="ZWAdobeF" w:cs="ZWAdobeF"/>
            <w:sz w:val="2"/>
            <w:szCs w:val="2"/>
          </w:rPr>
          <w:delText>624B</w:delText>
        </w:r>
        <w:r w:rsidR="0033544D" w:rsidRPr="00742779">
          <w:delText>For</w:delText>
        </w:r>
      </w:del>
      <w:ins w:id="1145" w:author="Seth Oranburg" w:date="2026-03-07T09:50:00Z" w16du:dateUtc="2026-03-07T14:50:00Z">
        <w:r w:rsidR="0033544D" w:rsidRPr="00742779">
          <w:t>For</w:t>
        </w:r>
      </w:ins>
      <w:r w:rsidR="0033544D" w:rsidRPr="00742779">
        <w:t xml:space="preserve"> the accounting firm partner in our hypothetical, this means the injured client can sue you personally for the full $2.5 million shortfall, even though ninety partners exist and even though you had no involvement in the fraud. If you are the most solvent partner—if you saved diligently, invested wisely, and accumulated substantial personal wealth—you become the most attractive target. The client pursues you. You pay. You then have the right to seek contribution from the Denver partner who committed the fraud and from the other eighty-eight partners who share liability.</w:t>
      </w:r>
    </w:p>
    <w:p w14:paraId="64DF39ED" w14:textId="77777777" w:rsidR="0033544D" w:rsidRPr="00742779" w:rsidRDefault="00742779" w:rsidP="000E54B1">
      <w:del w:id="1146" w:author="Seth Oranburg" w:date="2026-03-07T09:50:00Z" w16du:dateUtc="2026-03-07T14:50:00Z">
        <w:r w:rsidRPr="00742779">
          <w:rPr>
            <w:rFonts w:ascii="ZWAdobeF" w:hAnsi="ZWAdobeF" w:cs="ZWAdobeF"/>
            <w:sz w:val="2"/>
            <w:szCs w:val="2"/>
          </w:rPr>
          <w:delText>625B</w:delText>
        </w:r>
        <w:r w:rsidR="0033544D" w:rsidRPr="00742779">
          <w:delText>But</w:delText>
        </w:r>
      </w:del>
      <w:ins w:id="1147" w:author="Seth Oranburg" w:date="2026-03-07T09:50:00Z" w16du:dateUtc="2026-03-07T14:50:00Z">
        <w:r w:rsidR="0033544D" w:rsidRPr="00742779">
          <w:t>But</w:t>
        </w:r>
      </w:ins>
      <w:r w:rsidR="0033544D" w:rsidRPr="00742779">
        <w:t xml:space="preserve"> contribution is only valuable if the other partners can pay. Suppose the Denver partner is judgment-proof—she has no assets beyond those already seized. Suppose thirty other partners are similarly insolvent. Suppose another forty partners have modest assets that, when divided among creditors, yield little. That leaves you and perhaps nineteen other solvent partners bearing the bulk of the loss. The law gives you contribution rights, but those rights cannot manufacture money from insolvent co-partners.</w:t>
      </w:r>
    </w:p>
    <w:p w14:paraId="62BE3507" w14:textId="77777777" w:rsidR="0033544D" w:rsidRPr="00742779" w:rsidRDefault="00742779" w:rsidP="000E54B1">
      <w:del w:id="1148" w:author="Seth Oranburg" w:date="2026-03-07T09:50:00Z" w16du:dateUtc="2026-03-07T14:50:00Z">
        <w:r w:rsidRPr="00742779">
          <w:rPr>
            <w:rFonts w:ascii="ZWAdobeF" w:hAnsi="ZWAdobeF" w:cs="ZWAdobeF"/>
            <w:sz w:val="2"/>
            <w:szCs w:val="2"/>
          </w:rPr>
          <w:delText>626B</w:delText>
        </w:r>
        <w:r w:rsidR="0033544D" w:rsidRPr="00742779">
          <w:delText>This</w:delText>
        </w:r>
      </w:del>
      <w:ins w:id="1149" w:author="Seth Oranburg" w:date="2026-03-07T09:50:00Z" w16du:dateUtc="2026-03-07T14:50:00Z">
        <w:r w:rsidR="0033544D" w:rsidRPr="00742779">
          <w:t>This</w:t>
        </w:r>
      </w:ins>
      <w:r w:rsidR="0033544D" w:rsidRPr="00742779">
        <w:t xml:space="preserve"> risk—that you will bear co-partners</w:t>
      </w:r>
      <w:r w:rsidR="009F60D1" w:rsidRPr="00742779">
        <w:t>’</w:t>
      </w:r>
      <w:r w:rsidR="0033544D" w:rsidRPr="00742779">
        <w:t xml:space="preserve"> liabilities when they cannot contribute—is inherent in partnership. It flows from joint and several liability combined with the reality that partners often have different levels of wealth and different degrees of financial prudence.</w:t>
      </w:r>
    </w:p>
    <w:p w14:paraId="36053804" w14:textId="77777777" w:rsidR="0033544D" w:rsidRPr="00742779" w:rsidRDefault="0033544D" w:rsidP="000E54B1">
      <w:pPr>
        <w:pStyle w:val="Heading2"/>
        <w:rPr>
          <w:rFonts w:eastAsia="Times New Roman"/>
        </w:rPr>
      </w:pPr>
      <w:r w:rsidRPr="00742779">
        <w:rPr>
          <w:rFonts w:eastAsia="Times New Roman"/>
        </w:rPr>
        <w:t>Why Unlimited Liability Exists</w:t>
      </w:r>
    </w:p>
    <w:p w14:paraId="0142CF91" w14:textId="77777777" w:rsidR="0033544D" w:rsidRPr="00742779" w:rsidRDefault="00742779" w:rsidP="000E54B1">
      <w:del w:id="1150" w:author="Seth Oranburg" w:date="2026-03-07T09:50:00Z" w16du:dateUtc="2026-03-07T14:50:00Z">
        <w:r w:rsidRPr="00742779">
          <w:rPr>
            <w:rFonts w:ascii="ZWAdobeF" w:hAnsi="ZWAdobeF" w:cs="ZWAdobeF"/>
            <w:sz w:val="2"/>
            <w:szCs w:val="2"/>
          </w:rPr>
          <w:delText>627B</w:delText>
        </w:r>
        <w:r w:rsidR="0033544D" w:rsidRPr="00742779">
          <w:delText>Students</w:delText>
        </w:r>
      </w:del>
      <w:ins w:id="1151" w:author="Seth Oranburg" w:date="2026-03-07T09:50:00Z" w16du:dateUtc="2026-03-07T14:50:00Z">
        <w:r w:rsidR="0033544D" w:rsidRPr="00742779">
          <w:t>Students</w:t>
        </w:r>
      </w:ins>
      <w:r w:rsidR="0033544D" w:rsidRPr="00742779">
        <w:t xml:space="preserve"> invariably ask why partnership law imposes unlimited liability when corporate law does not. The question invites comparison. What do partnerships lack that corporations possess? What substitute for personal liability do corporations provide?</w:t>
      </w:r>
    </w:p>
    <w:p w14:paraId="7B21A68B" w14:textId="77777777" w:rsidR="0033544D" w:rsidRPr="00742779" w:rsidRDefault="0033544D" w:rsidP="000E54B1">
      <w:pPr>
        <w:pStyle w:val="Heading3"/>
        <w:rPr>
          <w:rFonts w:eastAsia="Times New Roman"/>
        </w:rPr>
      </w:pPr>
      <w:r w:rsidRPr="00742779">
        <w:rPr>
          <w:rFonts w:eastAsia="Times New Roman"/>
        </w:rPr>
        <w:t>What Partnerships Lack</w:t>
      </w:r>
    </w:p>
    <w:p w14:paraId="54FF1D87" w14:textId="77777777" w:rsidR="0033544D" w:rsidRPr="00742779" w:rsidRDefault="00742779" w:rsidP="000E54B1">
      <w:del w:id="1152" w:author="Seth Oranburg" w:date="2026-03-07T09:50:00Z" w16du:dateUtc="2026-03-07T14:50:00Z">
        <w:r w:rsidRPr="00742779">
          <w:rPr>
            <w:rFonts w:ascii="ZWAdobeF" w:hAnsi="ZWAdobeF" w:cs="ZWAdobeF"/>
            <w:sz w:val="2"/>
            <w:szCs w:val="2"/>
          </w:rPr>
          <w:delText>628B</w:delText>
        </w:r>
        <w:r w:rsidR="0033544D" w:rsidRPr="00742779">
          <w:delText>Corporations</w:delText>
        </w:r>
      </w:del>
      <w:ins w:id="1153" w:author="Seth Oranburg" w:date="2026-03-07T09:50:00Z" w16du:dateUtc="2026-03-07T14:50:00Z">
        <w:r w:rsidR="0033544D" w:rsidRPr="00742779">
          <w:t>Corporations</w:t>
        </w:r>
      </w:ins>
      <w:r w:rsidR="0033544D" w:rsidRPr="00742779">
        <w:t xml:space="preserve"> in some jurisdictions have minimum capital requirements, though Delaware and most American states do not impose them. But corporations have other structural features that provide creditor protection. They file articles of incorporation that create public records. They maintain registered agents for service of process. They have formal governance </w:t>
      </w:r>
      <w:r w:rsidR="0033544D" w:rsidRPr="00742779">
        <w:lastRenderedPageBreak/>
        <w:t>structures with boards of directors and officers whose authority is defined by statute and bylaws. They file annual reports in many states. They often must disclose financial information to shareholders and, if publicly traded, to the SEC and the public.</w:t>
      </w:r>
    </w:p>
    <w:p w14:paraId="5A1CB329" w14:textId="77777777" w:rsidR="0033544D" w:rsidRPr="00742779" w:rsidRDefault="00742779" w:rsidP="000E54B1">
      <w:del w:id="1154" w:author="Seth Oranburg" w:date="2026-03-07T09:50:00Z" w16du:dateUtc="2026-03-07T14:50:00Z">
        <w:r w:rsidRPr="00742779">
          <w:rPr>
            <w:rFonts w:ascii="ZWAdobeF" w:hAnsi="ZWAdobeF" w:cs="ZWAdobeF"/>
            <w:sz w:val="2"/>
            <w:szCs w:val="2"/>
          </w:rPr>
          <w:delText>629B</w:delText>
        </w:r>
        <w:r w:rsidR="0033544D" w:rsidRPr="00742779">
          <w:delText>These</w:delText>
        </w:r>
      </w:del>
      <w:ins w:id="1155" w:author="Seth Oranburg" w:date="2026-03-07T09:50:00Z" w16du:dateUtc="2026-03-07T14:50:00Z">
        <w:r w:rsidR="0033544D" w:rsidRPr="00742779">
          <w:t>These</w:t>
        </w:r>
      </w:ins>
      <w:r w:rsidR="0033544D" w:rsidRPr="00742779">
        <w:t xml:space="preserve"> features provide creditors with information and structural protections. A creditor extending credit to a corporation can search public records to verify corporate existence, review articles to understand capital structure, examine annual reports for financial condition, and confirm that officers signing contracts have authority. The formality and disclosure create transparency that reduces creditor risk.</w:t>
      </w:r>
    </w:p>
    <w:p w14:paraId="1A12140C" w14:textId="77777777" w:rsidR="0033544D" w:rsidRPr="00742779" w:rsidRDefault="00742779" w:rsidP="000E54B1">
      <w:del w:id="1156" w:author="Seth Oranburg" w:date="2026-03-07T09:50:00Z" w16du:dateUtc="2026-03-07T14:50:00Z">
        <w:r w:rsidRPr="00742779">
          <w:rPr>
            <w:rFonts w:ascii="ZWAdobeF" w:hAnsi="ZWAdobeF" w:cs="ZWAdobeF"/>
            <w:sz w:val="2"/>
            <w:szCs w:val="2"/>
          </w:rPr>
          <w:delText>630B</w:delText>
        </w:r>
        <w:r w:rsidR="0033544D" w:rsidRPr="00742779">
          <w:delText>Partnerships</w:delText>
        </w:r>
      </w:del>
      <w:ins w:id="1157" w:author="Seth Oranburg" w:date="2026-03-07T09:50:00Z" w16du:dateUtc="2026-03-07T14:50:00Z">
        <w:r w:rsidR="0033544D" w:rsidRPr="00742779">
          <w:t>Partnerships</w:t>
        </w:r>
      </w:ins>
      <w:r w:rsidR="0033544D" w:rsidRPr="00742779">
        <w:t xml:space="preserve"> historically have none of these features by default. Partnership forms by operation of law without state approval or filing. Partners need not maintain minimum capital. Partners need not file annual reports or publicly disclose financial information. Partners need not adopt formal governance structures or specify authority in public documents. A partnership can begin operations with minimal capital, operate informally, and dissolve when partners disagree.</w:t>
      </w:r>
    </w:p>
    <w:p w14:paraId="4297D645" w14:textId="77777777" w:rsidR="0033544D" w:rsidRPr="00742779" w:rsidRDefault="00742779" w:rsidP="000E54B1">
      <w:del w:id="1158" w:author="Seth Oranburg" w:date="2026-03-07T09:50:00Z" w16du:dateUtc="2026-03-07T14:50:00Z">
        <w:r w:rsidRPr="00742779">
          <w:rPr>
            <w:rFonts w:ascii="ZWAdobeF" w:hAnsi="ZWAdobeF" w:cs="ZWAdobeF"/>
            <w:sz w:val="2"/>
            <w:szCs w:val="2"/>
          </w:rPr>
          <w:delText>631B</w:delText>
        </w:r>
        <w:r w:rsidR="0033544D" w:rsidRPr="00742779">
          <w:delText>Given</w:delText>
        </w:r>
      </w:del>
      <w:ins w:id="1159" w:author="Seth Oranburg" w:date="2026-03-07T09:50:00Z" w16du:dateUtc="2026-03-07T14:50:00Z">
        <w:r w:rsidR="0033544D" w:rsidRPr="00742779">
          <w:t>Given</w:t>
        </w:r>
      </w:ins>
      <w:r w:rsidR="0033544D" w:rsidRPr="00742779">
        <w:t xml:space="preserve"> this informality and lack of mandatory disclosure, why would anyone extend credit to a partnership? The partnership itself offers no reliable structural security. Without partners</w:t>
      </w:r>
      <w:r w:rsidR="009F60D1" w:rsidRPr="00742779">
        <w:t>’</w:t>
      </w:r>
      <w:r w:rsidR="0033544D" w:rsidRPr="00742779">
        <w:t xml:space="preserve"> personal liability, partnership credit would be severely restricted or prohibitively expensive.</w:t>
      </w:r>
    </w:p>
    <w:p w14:paraId="5603DA99" w14:textId="77777777" w:rsidR="0033544D" w:rsidRPr="00742779" w:rsidRDefault="0033544D" w:rsidP="000E54B1">
      <w:pPr>
        <w:pStyle w:val="Heading3"/>
        <w:rPr>
          <w:rFonts w:eastAsia="Times New Roman"/>
        </w:rPr>
      </w:pPr>
      <w:r w:rsidRPr="00742779">
        <w:rPr>
          <w:rFonts w:eastAsia="Times New Roman"/>
        </w:rPr>
        <w:t>Unlimited Liability as Credibility</w:t>
      </w:r>
    </w:p>
    <w:p w14:paraId="6CE60EFF" w14:textId="77777777" w:rsidR="0033544D" w:rsidRPr="00742779" w:rsidRDefault="00742779" w:rsidP="000E54B1">
      <w:del w:id="1160" w:author="Seth Oranburg" w:date="2026-03-07T09:50:00Z" w16du:dateUtc="2026-03-07T14:50:00Z">
        <w:r w:rsidRPr="00742779">
          <w:rPr>
            <w:rFonts w:ascii="ZWAdobeF" w:hAnsi="ZWAdobeF" w:cs="ZWAdobeF"/>
            <w:sz w:val="2"/>
            <w:szCs w:val="2"/>
          </w:rPr>
          <w:delText>632B</w:delText>
        </w:r>
        <w:r w:rsidR="0033544D" w:rsidRPr="00742779">
          <w:delText>Unlimited</w:delText>
        </w:r>
      </w:del>
      <w:ins w:id="1161" w:author="Seth Oranburg" w:date="2026-03-07T09:50:00Z" w16du:dateUtc="2026-03-07T14:50:00Z">
        <w:r w:rsidR="0033544D" w:rsidRPr="00742779">
          <w:t>Unlimited</w:t>
        </w:r>
      </w:ins>
      <w:r w:rsidR="0033544D" w:rsidRPr="00742779">
        <w:t xml:space="preserve"> liability solves the partnership credibility problem. When creditors extend credit to a partnership, they rely not merely on partnership assets but on the combined personal wealth of all partners. The partnership</w:t>
      </w:r>
      <w:r w:rsidR="009F60D1" w:rsidRPr="00742779">
        <w:t>’</w:t>
      </w:r>
      <w:r w:rsidR="0033544D" w:rsidRPr="00742779">
        <w:t>s creditworthiness depends on partners</w:t>
      </w:r>
      <w:r w:rsidR="009F60D1" w:rsidRPr="00742779">
        <w:t>’</w:t>
      </w:r>
      <w:r w:rsidR="0033544D" w:rsidRPr="00742779">
        <w:t xml:space="preserve"> solvency. A partnership with three wealthy partners is more creditworthy than a partnership with three poor partners, regardless of partnership property.</w:t>
      </w:r>
    </w:p>
    <w:p w14:paraId="50DA50A9" w14:textId="77777777" w:rsidR="0033544D" w:rsidRPr="00742779" w:rsidRDefault="00742779" w:rsidP="000E54B1">
      <w:del w:id="1162" w:author="Seth Oranburg" w:date="2026-03-07T09:50:00Z" w16du:dateUtc="2026-03-07T14:50:00Z">
        <w:r w:rsidRPr="00742779">
          <w:rPr>
            <w:rFonts w:ascii="ZWAdobeF" w:hAnsi="ZWAdobeF" w:cs="ZWAdobeF"/>
            <w:sz w:val="2"/>
            <w:szCs w:val="2"/>
          </w:rPr>
          <w:delText>633B</w:delText>
        </w:r>
        <w:r w:rsidR="0033544D" w:rsidRPr="00742779">
          <w:delText>This</w:delText>
        </w:r>
      </w:del>
      <w:ins w:id="1163" w:author="Seth Oranburg" w:date="2026-03-07T09:50:00Z" w16du:dateUtc="2026-03-07T14:50:00Z">
        <w:r w:rsidR="0033544D" w:rsidRPr="00742779">
          <w:t>This</w:t>
        </w:r>
      </w:ins>
      <w:r w:rsidR="0033544D" w:rsidRPr="00742779">
        <w:t xml:space="preserve"> allows partnerships to obtain credit without the formalities and disclosures that corporate law requires. The National Biscuit Company extended credit to Stroud</w:t>
      </w:r>
      <w:r w:rsidR="009F60D1" w:rsidRPr="00742779">
        <w:t>’</w:t>
      </w:r>
      <w:r w:rsidR="0033544D" w:rsidRPr="00742779">
        <w:t>s Food Center based on knowledge that Stroud and Freeman were personally liable if partnership assets proved insufficient. The supplier did not need to review partnership financial statements, verify capital contributions, or examine governance documents. Partners</w:t>
      </w:r>
      <w:r w:rsidR="009F60D1" w:rsidRPr="00742779">
        <w:t>’</w:t>
      </w:r>
      <w:r w:rsidR="0033544D" w:rsidRPr="00742779">
        <w:t xml:space="preserve"> personal wealth provided security that made the credit extension reasonable.</w:t>
      </w:r>
    </w:p>
    <w:p w14:paraId="62553F2E" w14:textId="77777777" w:rsidR="0033544D" w:rsidRPr="00742779" w:rsidRDefault="00742779" w:rsidP="000E54B1">
      <w:del w:id="1164" w:author="Seth Oranburg" w:date="2026-03-07T09:50:00Z" w16du:dateUtc="2026-03-07T14:50:00Z">
        <w:r w:rsidRPr="00742779">
          <w:rPr>
            <w:rFonts w:ascii="ZWAdobeF" w:hAnsi="ZWAdobeF" w:cs="ZWAdobeF"/>
            <w:sz w:val="2"/>
            <w:szCs w:val="2"/>
          </w:rPr>
          <w:delText>634B</w:delText>
        </w:r>
        <w:r w:rsidR="0033544D" w:rsidRPr="00742779">
          <w:delText>For</w:delText>
        </w:r>
      </w:del>
      <w:ins w:id="1165" w:author="Seth Oranburg" w:date="2026-03-07T09:50:00Z" w16du:dateUtc="2026-03-07T14:50:00Z">
        <w:r w:rsidR="0033544D" w:rsidRPr="00742779">
          <w:t>For</w:t>
        </w:r>
      </w:ins>
      <w:r w:rsidR="0033544D" w:rsidRPr="00742779">
        <w:t xml:space="preserve"> small businesses operating informally, unlimited liability is the price of access to credit. The alternative would be cash-in-advance transactions, </w:t>
      </w:r>
      <w:r w:rsidR="0033544D" w:rsidRPr="00742779">
        <w:lastRenderedPageBreak/>
        <w:t>extensive collateral requirements, or mandatory disclosure and formalization that would increase transaction costs and reduce flexibility. Partnership law chooses unlimited liability over these alternatives, enabling informal operation at the cost of personal exposure.</w:t>
      </w:r>
    </w:p>
    <w:p w14:paraId="7B65B51A" w14:textId="77777777" w:rsidR="0033544D" w:rsidRPr="00742779" w:rsidRDefault="0033544D" w:rsidP="000E54B1">
      <w:pPr>
        <w:pStyle w:val="Heading3"/>
        <w:rPr>
          <w:rFonts w:eastAsia="Times New Roman"/>
        </w:rPr>
      </w:pPr>
      <w:r w:rsidRPr="00742779">
        <w:rPr>
          <w:rFonts w:eastAsia="Times New Roman"/>
        </w:rPr>
        <w:t>Voluntary versus Involuntary Creditors</w:t>
      </w:r>
    </w:p>
    <w:p w14:paraId="07E1AE25" w14:textId="77777777" w:rsidR="0033544D" w:rsidRPr="00742779" w:rsidRDefault="00742779" w:rsidP="000E54B1">
      <w:del w:id="1166" w:author="Seth Oranburg" w:date="2026-03-07T09:50:00Z" w16du:dateUtc="2026-03-07T14:50:00Z">
        <w:r w:rsidRPr="00742779">
          <w:rPr>
            <w:rFonts w:ascii="ZWAdobeF" w:hAnsi="ZWAdobeF" w:cs="ZWAdobeF"/>
            <w:sz w:val="2"/>
            <w:szCs w:val="2"/>
          </w:rPr>
          <w:delText>635B</w:delText>
        </w:r>
        <w:r w:rsidR="0033544D" w:rsidRPr="00742779">
          <w:delText>The</w:delText>
        </w:r>
      </w:del>
      <w:ins w:id="1167" w:author="Seth Oranburg" w:date="2026-03-07T09:50:00Z" w16du:dateUtc="2026-03-07T14:50:00Z">
        <w:r w:rsidR="0033544D" w:rsidRPr="00742779">
          <w:t>The</w:t>
        </w:r>
      </w:ins>
      <w:r w:rsidR="0033544D" w:rsidRPr="00742779">
        <w:t xml:space="preserve"> credibility explanation works well for voluntary creditors—suppliers, lenders, landlords who choose to deal with the partnership and can protect themselves through contract terms. But what about involuntary creditors who never agreed to extend credit?</w:t>
      </w:r>
    </w:p>
    <w:p w14:paraId="77E2731E" w14:textId="77777777" w:rsidR="0033544D" w:rsidRPr="00742779" w:rsidRDefault="00742779" w:rsidP="000E54B1">
      <w:del w:id="1168" w:author="Seth Oranburg" w:date="2026-03-07T09:50:00Z" w16du:dateUtc="2026-03-07T14:50:00Z">
        <w:r w:rsidRPr="00742779">
          <w:rPr>
            <w:rFonts w:ascii="ZWAdobeF" w:hAnsi="ZWAdobeF" w:cs="ZWAdobeF"/>
            <w:sz w:val="2"/>
            <w:szCs w:val="2"/>
          </w:rPr>
          <w:delText>636B</w:delText>
        </w:r>
        <w:r w:rsidR="0033544D" w:rsidRPr="00742779">
          <w:delText>Consider</w:delText>
        </w:r>
      </w:del>
      <w:ins w:id="1169" w:author="Seth Oranburg" w:date="2026-03-07T09:50:00Z" w16du:dateUtc="2026-03-07T14:50:00Z">
        <w:r w:rsidR="0033544D" w:rsidRPr="00742779">
          <w:t>Consider</w:t>
        </w:r>
      </w:ins>
      <w:r w:rsidR="0033544D" w:rsidRPr="00742779">
        <w:t xml:space="preserve"> the accounting firm scenario. The defrauded client never chose to become a partnership creditor. The client hired the firm to audit financial statements. The client relied on those statements to make business decisions. When the statements proved fraudulent, the client suffered losses it never agreed to bear. The client is an involuntary creditor—a party harmed by partnership operations who had no opportunity to negotiate protections in advance.</w:t>
      </w:r>
    </w:p>
    <w:p w14:paraId="45673026" w14:textId="77777777" w:rsidR="0033544D" w:rsidRPr="00742779" w:rsidRDefault="00742779" w:rsidP="000E54B1">
      <w:del w:id="1170" w:author="Seth Oranburg" w:date="2026-03-07T09:50:00Z" w16du:dateUtc="2026-03-07T14:50:00Z">
        <w:r w:rsidRPr="00742779">
          <w:rPr>
            <w:rFonts w:ascii="ZWAdobeF" w:hAnsi="ZWAdobeF" w:cs="ZWAdobeF"/>
            <w:sz w:val="2"/>
            <w:szCs w:val="2"/>
          </w:rPr>
          <w:delText>637B</w:delText>
        </w:r>
        <w:r w:rsidR="0033544D" w:rsidRPr="00742779">
          <w:delText>Unlimited</w:delText>
        </w:r>
      </w:del>
      <w:ins w:id="1171" w:author="Seth Oranburg" w:date="2026-03-07T09:50:00Z" w16du:dateUtc="2026-03-07T14:50:00Z">
        <w:r w:rsidR="0033544D" w:rsidRPr="00742779">
          <w:t>Unlimited</w:t>
        </w:r>
      </w:ins>
      <w:r w:rsidR="0033544D" w:rsidRPr="00742779">
        <w:t xml:space="preserve"> liability protects involuntary creditors who cannot protect themselves through contract. When a partnership delivery truck runs a red light and injures a pedestrian, partnership assets may be insufficient to compensate the victim. Limited liability would leave the victim bearing losses caused by partnership activity. Unlimited liability ensures that tort victims can reach partners</w:t>
      </w:r>
      <w:r w:rsidR="009F60D1" w:rsidRPr="00742779">
        <w:t>’</w:t>
      </w:r>
      <w:r w:rsidR="0033544D" w:rsidRPr="00742779">
        <w:t xml:space="preserve"> personal wealth, providing compensation that the partnership itself cannot supply.</w:t>
      </w:r>
    </w:p>
    <w:p w14:paraId="22AEEB03" w14:textId="77777777" w:rsidR="0033544D" w:rsidRPr="00742779" w:rsidRDefault="00742779" w:rsidP="000E54B1">
      <w:del w:id="1172" w:author="Seth Oranburg" w:date="2026-03-07T09:50:00Z" w16du:dateUtc="2026-03-07T14:50:00Z">
        <w:r w:rsidRPr="00742779">
          <w:rPr>
            <w:rFonts w:ascii="ZWAdobeF" w:hAnsi="ZWAdobeF" w:cs="ZWAdobeF"/>
            <w:sz w:val="2"/>
            <w:szCs w:val="2"/>
          </w:rPr>
          <w:delText>638B</w:delText>
        </w:r>
        <w:r w:rsidR="0033544D" w:rsidRPr="00742779">
          <w:delText>This</w:delText>
        </w:r>
      </w:del>
      <w:ins w:id="1173" w:author="Seth Oranburg" w:date="2026-03-07T09:50:00Z" w16du:dateUtc="2026-03-07T14:50:00Z">
        <w:r w:rsidR="0033544D" w:rsidRPr="00742779">
          <w:t>This</w:t>
        </w:r>
      </w:ins>
      <w:r w:rsidR="0033544D" w:rsidRPr="00742779">
        <w:t xml:space="preserve"> allocation reflects a judgment about who should bear enterprise risks. Partners choose to associate in business. They control partnership operations through equal management rights. They benefit from partnership profits. They are better positioned than tort victims to prevent harm through careful hiring, training, and supervision. Fairness and efficiency both support placing enterprise risks on partners who create and control those risks rather than on involuntary victims who cannot protect themselves.</w:t>
      </w:r>
    </w:p>
    <w:p w14:paraId="2B7A9753" w14:textId="77777777" w:rsidR="0033544D" w:rsidRPr="00742779" w:rsidRDefault="0033544D" w:rsidP="000E54B1">
      <w:pPr>
        <w:pStyle w:val="Heading2"/>
        <w:rPr>
          <w:rFonts w:eastAsia="Times New Roman"/>
        </w:rPr>
      </w:pPr>
      <w:r w:rsidRPr="00742779">
        <w:rPr>
          <w:rFonts w:eastAsia="Times New Roman"/>
        </w:rPr>
        <w:t>The Exhaustion Requirement: Partnership Assets First</w:t>
      </w:r>
    </w:p>
    <w:p w14:paraId="190C1EB3" w14:textId="77777777" w:rsidR="0033544D" w:rsidRPr="00742779" w:rsidRDefault="00742779" w:rsidP="000E54B1">
      <w:pPr>
        <w:pPrChange w:id="1174" w:author="Seth Oranburg" w:date="2026-03-07T09:50:00Z" w16du:dateUtc="2026-03-07T14:50:00Z">
          <w:pPr>
            <w:pStyle w:val="NormalWeb"/>
          </w:pPr>
        </w:pPrChange>
      </w:pPr>
      <w:del w:id="1175" w:author="Seth Oranburg" w:date="2026-03-07T09:50:00Z" w16du:dateUtc="2026-03-07T14:50:00Z">
        <w:r w:rsidRPr="00742779">
          <w:rPr>
            <w:rFonts w:ascii="ZWAdobeF" w:hAnsi="ZWAdobeF" w:cs="ZWAdobeF"/>
            <w:sz w:val="2"/>
            <w:szCs w:val="2"/>
          </w:rPr>
          <w:delText>639B</w:delText>
        </w:r>
        <w:r w:rsidR="0033544D" w:rsidRPr="00742779">
          <w:delText>The</w:delText>
        </w:r>
      </w:del>
      <w:ins w:id="1176" w:author="Seth Oranburg" w:date="2026-03-07T09:50:00Z" w16du:dateUtc="2026-03-07T14:50:00Z">
        <w:r w:rsidR="0033544D" w:rsidRPr="00742779">
          <w:t>The</w:t>
        </w:r>
      </w:ins>
      <w:r w:rsidR="0033544D" w:rsidRPr="00742779">
        <w:t xml:space="preserve"> Revised Uniform Partnership Act requires creditors to exhaust partnership assets before pursuing partners</w:t>
      </w:r>
      <w:r w:rsidR="009F60D1" w:rsidRPr="00742779">
        <w:t>’</w:t>
      </w:r>
      <w:r w:rsidR="0033544D" w:rsidRPr="00742779">
        <w:t xml:space="preserve"> personal assets. A creditor must first obtain judgment against the partnership and attempt execution against </w:t>
      </w:r>
      <w:r w:rsidR="0033544D" w:rsidRPr="00742779">
        <w:lastRenderedPageBreak/>
        <w:t>partnership property. If partnership property is insufficient to satisfy the judgment, the creditor can then proceed against individual partners.</w:t>
      </w:r>
      <w:r w:rsidR="0033544D">
        <w:fldChar w:fldCharType="begin"/>
      </w:r>
      <w:r w:rsidR="0033544D">
        <w:instrText>HYPERLINK \l "fn54-11647" \o "Jump to citation"</w:instrText>
      </w:r>
      <w:r w:rsidR="0033544D">
        <w:fldChar w:fldCharType="separate"/>
      </w:r>
      <w:r w:rsidR="0033544D" w:rsidRPr="00742779">
        <w:rPr>
          <w:rStyle w:val="Hyperlink"/>
          <w:color w:val="auto"/>
          <w:u w:val="none"/>
        </w:rPr>
        <w:t>[54</w:t>
      </w:r>
      <w:r w:rsidR="00FA601A" w:rsidRPr="00742779">
        <w:rPr>
          <w:rStyle w:val="Hyperlink"/>
          <w:color w:val="auto"/>
          <w:u w:val="none"/>
        </w:rPr>
        <w:t>]</w:t>
      </w:r>
      <w:r w:rsidR="0033544D" w:rsidRPr="00742779">
        <w:rPr>
          <w:rStyle w:val="citekey"/>
          <w:vanish/>
        </w:rPr>
        <w:t>(b)</w:t>
      </w:r>
      <w:r w:rsidR="0033544D">
        <w:fldChar w:fldCharType="end"/>
      </w:r>
    </w:p>
    <w:p w14:paraId="010280D0" w14:textId="77777777" w:rsidR="0033544D" w:rsidRPr="00742779" w:rsidRDefault="00742779" w:rsidP="000E54B1">
      <w:del w:id="1177" w:author="Seth Oranburg" w:date="2026-03-07T09:50:00Z" w16du:dateUtc="2026-03-07T14:50:00Z">
        <w:r w:rsidRPr="00742779">
          <w:rPr>
            <w:rFonts w:ascii="ZWAdobeF" w:hAnsi="ZWAdobeF" w:cs="ZWAdobeF"/>
            <w:sz w:val="2"/>
            <w:szCs w:val="2"/>
          </w:rPr>
          <w:delText>640B</w:delText>
        </w:r>
        <w:r w:rsidR="0033544D" w:rsidRPr="00742779">
          <w:delText>This</w:delText>
        </w:r>
      </w:del>
      <w:ins w:id="1178" w:author="Seth Oranburg" w:date="2026-03-07T09:50:00Z" w16du:dateUtc="2026-03-07T14:50:00Z">
        <w:r w:rsidR="0033544D" w:rsidRPr="00742779">
          <w:t>This</w:t>
        </w:r>
      </w:ins>
      <w:r w:rsidR="0033544D" w:rsidRPr="00742779">
        <w:t xml:space="preserve"> exhaustion rule prevents creditors from ignoring partnership assets and going directly to partners</w:t>
      </w:r>
      <w:r w:rsidR="009F60D1" w:rsidRPr="00742779">
        <w:t>’</w:t>
      </w:r>
      <w:r w:rsidR="0033544D" w:rsidRPr="00742779">
        <w:t xml:space="preserve"> personal wealth. It ensures that partnership property is applied to partnership debts before personal property is reached. For creditors, the rule creates a two-step process: pursue the partnership first, then pursue partners if necessary.</w:t>
      </w:r>
    </w:p>
    <w:p w14:paraId="58145F7D" w14:textId="77777777" w:rsidR="0033544D" w:rsidRPr="00742779" w:rsidRDefault="00742779" w:rsidP="000E54B1">
      <w:del w:id="1179" w:author="Seth Oranburg" w:date="2026-03-07T09:50:00Z" w16du:dateUtc="2026-03-07T14:50:00Z">
        <w:r w:rsidRPr="00742779">
          <w:rPr>
            <w:rFonts w:ascii="ZWAdobeF" w:hAnsi="ZWAdobeF" w:cs="ZWAdobeF"/>
            <w:sz w:val="2"/>
            <w:szCs w:val="2"/>
          </w:rPr>
          <w:delText>641B</w:delText>
        </w:r>
        <w:r w:rsidR="0033544D" w:rsidRPr="00742779">
          <w:delText>For</w:delText>
        </w:r>
      </w:del>
      <w:ins w:id="1180" w:author="Seth Oranburg" w:date="2026-03-07T09:50:00Z" w16du:dateUtc="2026-03-07T14:50:00Z">
        <w:r w:rsidR="0033544D" w:rsidRPr="00742779">
          <w:t>For</w:t>
        </w:r>
      </w:ins>
      <w:r w:rsidR="0033544D" w:rsidRPr="00742779">
        <w:t xml:space="preserve"> partners, the rule provides limited protection. If the partnership has substantial assets, those assets will satisfy partnership debts without reaching personal wealth. But if the partnership is thinly capitalized or heavily indebted, exhaustion of partnership assets happens quickly, and personal liability follows inevitably.</w:t>
      </w:r>
    </w:p>
    <w:p w14:paraId="20A01388" w14:textId="77777777" w:rsidR="0033544D" w:rsidRPr="00742779" w:rsidRDefault="00742779" w:rsidP="000E54B1">
      <w:del w:id="1181" w:author="Seth Oranburg" w:date="2026-03-07T09:50:00Z" w16du:dateUtc="2026-03-07T14:50:00Z">
        <w:r w:rsidRPr="00742779">
          <w:rPr>
            <w:rFonts w:ascii="ZWAdobeF" w:hAnsi="ZWAdobeF" w:cs="ZWAdobeF"/>
            <w:sz w:val="2"/>
            <w:szCs w:val="2"/>
          </w:rPr>
          <w:delText>642B</w:delText>
        </w:r>
        <w:r w:rsidR="0033544D" w:rsidRPr="00742779">
          <w:delText>Return</w:delText>
        </w:r>
      </w:del>
      <w:ins w:id="1182" w:author="Seth Oranburg" w:date="2026-03-07T09:50:00Z" w16du:dateUtc="2026-03-07T14:50:00Z">
        <w:r w:rsidR="0033544D" w:rsidRPr="00742779">
          <w:t>Return</w:t>
        </w:r>
      </w:ins>
      <w:r w:rsidR="0033544D" w:rsidRPr="00742779">
        <w:t xml:space="preserve"> to the accounting firm scenario. After paying the malpractice deductible and uninsured damages, partnership assets are depleted. Exhaustion is complete. The injured client proceeds directly against partners</w:t>
      </w:r>
      <w:r w:rsidR="009F60D1" w:rsidRPr="00742779">
        <w:t>’</w:t>
      </w:r>
      <w:r w:rsidR="0033544D" w:rsidRPr="00742779">
        <w:t xml:space="preserve"> personal assets. The rule delayed personal liability by requiring partnership assets to be applied first, but it did not prevent personal liability when partnership assets proved insufficient.</w:t>
      </w:r>
    </w:p>
    <w:p w14:paraId="381A1489" w14:textId="77777777" w:rsidR="0033544D" w:rsidRPr="00742779" w:rsidRDefault="0033544D" w:rsidP="000E54B1">
      <w:pPr>
        <w:pStyle w:val="Heading2"/>
        <w:rPr>
          <w:rFonts w:eastAsia="Times New Roman"/>
        </w:rPr>
      </w:pPr>
      <w:r w:rsidRPr="00742779">
        <w:rPr>
          <w:rFonts w:eastAsia="Times New Roman"/>
        </w:rPr>
        <w:t>The Geometric Monitoring Problem</w:t>
      </w:r>
    </w:p>
    <w:p w14:paraId="5B929439" w14:textId="77777777" w:rsidR="0033544D" w:rsidRPr="00742779" w:rsidRDefault="00742779" w:rsidP="000E54B1">
      <w:del w:id="1183" w:author="Seth Oranburg" w:date="2026-03-07T09:50:00Z" w16du:dateUtc="2026-03-07T14:50:00Z">
        <w:r w:rsidRPr="00742779">
          <w:rPr>
            <w:rFonts w:ascii="ZWAdobeF" w:hAnsi="ZWAdobeF" w:cs="ZWAdobeF"/>
            <w:sz w:val="2"/>
            <w:szCs w:val="2"/>
          </w:rPr>
          <w:delText>643B</w:delText>
        </w:r>
        <w:r w:rsidR="0033544D" w:rsidRPr="00742779">
          <w:delText>Unlimited</w:delText>
        </w:r>
      </w:del>
      <w:ins w:id="1184" w:author="Seth Oranburg" w:date="2026-03-07T09:50:00Z" w16du:dateUtc="2026-03-07T14:50:00Z">
        <w:r w:rsidR="0033544D" w:rsidRPr="00742779">
          <w:t>Unlimited</w:t>
        </w:r>
      </w:ins>
      <w:r w:rsidR="0033544D" w:rsidRPr="00742779">
        <w:t xml:space="preserve"> liability creates strong incentives for partners to monitor each other. When each partner</w:t>
      </w:r>
      <w:r w:rsidR="009F60D1" w:rsidRPr="00742779">
        <w:t>’</w:t>
      </w:r>
      <w:r w:rsidR="0033544D" w:rsidRPr="00742779">
        <w:t>s personal wealth is exposed by every partner</w:t>
      </w:r>
      <w:r w:rsidR="009F60D1" w:rsidRPr="00742779">
        <w:t>’</w:t>
      </w:r>
      <w:r w:rsidR="0033544D" w:rsidRPr="00742779">
        <w:t>s conduct, partners have reasons to pay attention to what co-partners are doing. This monitoring serves a useful function: it disciplines partner behavior and reduces the risk that any partner will act recklessly or commit the partnership to obligations it cannot meet.</w:t>
      </w:r>
    </w:p>
    <w:p w14:paraId="214D4159" w14:textId="77777777" w:rsidR="0033544D" w:rsidRPr="00742779" w:rsidRDefault="00742779" w:rsidP="000E54B1">
      <w:del w:id="1185" w:author="Seth Oranburg" w:date="2026-03-07T09:50:00Z" w16du:dateUtc="2026-03-07T14:50:00Z">
        <w:r w:rsidRPr="00742779">
          <w:rPr>
            <w:rFonts w:ascii="ZWAdobeF" w:hAnsi="ZWAdobeF" w:cs="ZWAdobeF"/>
            <w:sz w:val="2"/>
            <w:szCs w:val="2"/>
          </w:rPr>
          <w:delText>644B</w:delText>
        </w:r>
        <w:r w:rsidR="0033544D" w:rsidRPr="00742779">
          <w:delText>But</w:delText>
        </w:r>
      </w:del>
      <w:ins w:id="1186" w:author="Seth Oranburg" w:date="2026-03-07T09:50:00Z" w16du:dateUtc="2026-03-07T14:50:00Z">
        <w:r w:rsidR="0033544D" w:rsidRPr="00742779">
          <w:t>But</w:t>
        </w:r>
      </w:ins>
      <w:r w:rsidR="0033544D" w:rsidRPr="00742779">
        <w:t xml:space="preserve"> monitoring becomes prohibitively expensive as partnerships grow. In a two-partner firm like Stroud and Freeman</w:t>
      </w:r>
      <w:r w:rsidR="009F60D1" w:rsidRPr="00742779">
        <w:t>’</w:t>
      </w:r>
      <w:r w:rsidR="0033544D" w:rsidRPr="00742779">
        <w:t>s grocery store or Summers and Dooley</w:t>
      </w:r>
      <w:r w:rsidR="009F60D1" w:rsidRPr="00742779">
        <w:t>’</w:t>
      </w:r>
      <w:r w:rsidR="0033544D" w:rsidRPr="00742779">
        <w:t>s trash collection business, each partner monitors one other person. The relationship is manageable. Partners work together daily. They observe each other</w:t>
      </w:r>
      <w:r w:rsidR="009F60D1" w:rsidRPr="00742779">
        <w:t>’</w:t>
      </w:r>
      <w:r w:rsidR="0033544D" w:rsidRPr="00742779">
        <w:t>s conduct. They can detect problems early.</w:t>
      </w:r>
    </w:p>
    <w:p w14:paraId="2BD0C9BA" w14:textId="77777777" w:rsidR="0033544D" w:rsidRPr="00742779" w:rsidRDefault="00742779" w:rsidP="000E54B1">
      <w:del w:id="1187" w:author="Seth Oranburg" w:date="2026-03-07T09:50:00Z" w16du:dateUtc="2026-03-07T14:50:00Z">
        <w:r w:rsidRPr="00742779">
          <w:rPr>
            <w:rFonts w:ascii="ZWAdobeF" w:hAnsi="ZWAdobeF" w:cs="ZWAdobeF"/>
            <w:sz w:val="2"/>
            <w:szCs w:val="2"/>
          </w:rPr>
          <w:delText>645B</w:delText>
        </w:r>
        <w:r w:rsidR="0033544D" w:rsidRPr="00742779">
          <w:delText>In</w:delText>
        </w:r>
      </w:del>
      <w:ins w:id="1188" w:author="Seth Oranburg" w:date="2026-03-07T09:50:00Z" w16du:dateUtc="2026-03-07T14:50:00Z">
        <w:r w:rsidR="0033544D" w:rsidRPr="00742779">
          <w:t>In</w:t>
        </w:r>
      </w:ins>
      <w:r w:rsidR="0033544D" w:rsidRPr="00742779">
        <w:t xml:space="preserve"> a ten-partner firm, each partner must monitor nine others. The total number of bilateral monitoring relationships is forty-five: n(n-1)/2, where n is the number of partners. In a fifty-partner firm, 1,225 monitoring relationships exist. In a ninety-partner firm like our hypothetical accounting firm, 4,005 monitoring relationships must function to ensure comprehensive oversight.</w:t>
      </w:r>
    </w:p>
    <w:p w14:paraId="03D7A89C" w14:textId="77777777" w:rsidR="0033544D" w:rsidRPr="00742779" w:rsidRDefault="00742779" w:rsidP="000E54B1">
      <w:del w:id="1189" w:author="Seth Oranburg" w:date="2026-03-07T09:50:00Z" w16du:dateUtc="2026-03-07T14:50:00Z">
        <w:r w:rsidRPr="00742779">
          <w:rPr>
            <w:rFonts w:ascii="ZWAdobeF" w:hAnsi="ZWAdobeF" w:cs="ZWAdobeF"/>
            <w:sz w:val="2"/>
            <w:szCs w:val="2"/>
          </w:rPr>
          <w:lastRenderedPageBreak/>
          <w:delText>646B</w:delText>
        </w:r>
        <w:r w:rsidR="0033544D" w:rsidRPr="00742779">
          <w:delText>No</w:delText>
        </w:r>
      </w:del>
      <w:ins w:id="1190" w:author="Seth Oranburg" w:date="2026-03-07T09:50:00Z" w16du:dateUtc="2026-03-07T14:50:00Z">
        <w:r w:rsidR="0033544D" w:rsidRPr="00742779">
          <w:t>No</w:t>
        </w:r>
      </w:ins>
      <w:r w:rsidR="0033544D" w:rsidRPr="00742779">
        <w:t xml:space="preserve"> one can maintain effective oversight over thousands of relationships. The senior partner in our accounting firm scenario cannot monitor eighty-nine other partners, many of whom work in different offices, practice in different specialties, and serve clients the senior partner has never heard of. Geographic dispersion makes monitoring harder. Practice area specialization makes monitoring harder—the senior partner may not know how to evaluate audit procedures in complex industries. The monitoring that works in small partnerships becomes impossible at scale.</w:t>
      </w:r>
    </w:p>
    <w:p w14:paraId="036C1974" w14:textId="77777777" w:rsidR="0033544D" w:rsidRPr="00742779" w:rsidRDefault="00742779" w:rsidP="000E54B1">
      <w:del w:id="1191" w:author="Seth Oranburg" w:date="2026-03-07T09:50:00Z" w16du:dateUtc="2026-03-07T14:50:00Z">
        <w:r w:rsidRPr="00742779">
          <w:rPr>
            <w:rFonts w:ascii="ZWAdobeF" w:hAnsi="ZWAdobeF" w:cs="ZWAdobeF"/>
            <w:sz w:val="2"/>
            <w:szCs w:val="2"/>
          </w:rPr>
          <w:delText>647B</w:delText>
        </w:r>
        <w:r w:rsidR="0033544D" w:rsidRPr="00742779">
          <w:delText>When</w:delText>
        </w:r>
      </w:del>
      <w:ins w:id="1192" w:author="Seth Oranburg" w:date="2026-03-07T09:50:00Z" w16du:dateUtc="2026-03-07T14:50:00Z">
        <w:r w:rsidR="0033544D" w:rsidRPr="00742779">
          <w:t>When</w:t>
        </w:r>
      </w:ins>
      <w:r w:rsidR="0033544D" w:rsidRPr="00742779">
        <w:t xml:space="preserve"> monitoring fails, unlimited liability becomes catastrophic. The senior partner faces personal ruin from fraud she could not detect and had no ability to prevent. This exposure is not theoretical. Large accounting and law firms have experienced partner departures, dissolution, and reorganization because partners in one office or practice group created liabilities that threatened all partners</w:t>
      </w:r>
      <w:r w:rsidR="009F60D1" w:rsidRPr="00742779">
        <w:t>’</w:t>
      </w:r>
      <w:r w:rsidR="0033544D" w:rsidRPr="00742779">
        <w:t xml:space="preserve"> personal wealth.</w:t>
      </w:r>
    </w:p>
    <w:p w14:paraId="65193421" w14:textId="77777777" w:rsidR="0033544D" w:rsidRPr="00742779" w:rsidRDefault="0033544D" w:rsidP="000E54B1">
      <w:pPr>
        <w:pStyle w:val="Heading2"/>
        <w:rPr>
          <w:rFonts w:eastAsia="Times New Roman"/>
        </w:rPr>
      </w:pPr>
      <w:r w:rsidRPr="00742779">
        <w:rPr>
          <w:rFonts w:eastAsia="Times New Roman"/>
        </w:rPr>
        <w:t>Limited Liability Partnerships: Opting Out of Unlimited Liability</w:t>
      </w:r>
    </w:p>
    <w:p w14:paraId="12F1D0A6" w14:textId="77777777" w:rsidR="0033544D" w:rsidRPr="00742779" w:rsidRDefault="00742779" w:rsidP="000E54B1">
      <w:del w:id="1193" w:author="Seth Oranburg" w:date="2026-03-07T09:50:00Z" w16du:dateUtc="2026-03-07T14:50:00Z">
        <w:r w:rsidRPr="00742779">
          <w:rPr>
            <w:rFonts w:ascii="ZWAdobeF" w:hAnsi="ZWAdobeF" w:cs="ZWAdobeF"/>
            <w:sz w:val="2"/>
            <w:szCs w:val="2"/>
          </w:rPr>
          <w:delText>648B</w:delText>
        </w:r>
        <w:r w:rsidR="0033544D" w:rsidRPr="00742779">
          <w:delText>In</w:delText>
        </w:r>
      </w:del>
      <w:ins w:id="1194" w:author="Seth Oranburg" w:date="2026-03-07T09:50:00Z" w16du:dateUtc="2026-03-07T14:50:00Z">
        <w:r w:rsidR="0033544D" w:rsidRPr="00742779">
          <w:t>In</w:t>
        </w:r>
      </w:ins>
      <w:r w:rsidR="0033544D" w:rsidRPr="00742779">
        <w:t xml:space="preserve"> response to the liability exposure problem in large professional partnerships, states began enacting limited liability partnership (LLP) statutes in the 1990s. An LLP is a general partnership that has filed a statement of qualification with the state, gaining limited liability protection for its partners.</w:t>
      </w:r>
    </w:p>
    <w:p w14:paraId="61DE310A" w14:textId="77777777" w:rsidR="0033544D" w:rsidRPr="00742779" w:rsidRDefault="00742779" w:rsidP="000E54B1">
      <w:del w:id="1195" w:author="Seth Oranburg" w:date="2026-03-07T09:50:00Z" w16du:dateUtc="2026-03-07T14:50:00Z">
        <w:r w:rsidRPr="00742779">
          <w:rPr>
            <w:rFonts w:ascii="ZWAdobeF" w:hAnsi="ZWAdobeF" w:cs="ZWAdobeF"/>
            <w:sz w:val="2"/>
            <w:szCs w:val="2"/>
          </w:rPr>
          <w:delText>649B</w:delText>
        </w:r>
        <w:r w:rsidR="0033544D" w:rsidRPr="00742779">
          <w:delText>The</w:delText>
        </w:r>
      </w:del>
      <w:ins w:id="1196" w:author="Seth Oranburg" w:date="2026-03-07T09:50:00Z" w16du:dateUtc="2026-03-07T14:50:00Z">
        <w:r w:rsidR="0033544D" w:rsidRPr="00742779">
          <w:t>The</w:t>
        </w:r>
      </w:ins>
      <w:r w:rsidR="0033544D" w:rsidRPr="00742779">
        <w:t xml:space="preserve"> protection varies by state. In some states, LLP status eliminates partners</w:t>
      </w:r>
      <w:r w:rsidR="009F60D1" w:rsidRPr="00742779">
        <w:t>’</w:t>
      </w:r>
      <w:r w:rsidR="0033544D" w:rsidRPr="00742779">
        <w:t xml:space="preserve"> personal liability for all partnership obligations except those the partner personally incurred or supervised. In other states, LLP status eliminates vicarious liability for other partners</w:t>
      </w:r>
      <w:r w:rsidR="009F60D1" w:rsidRPr="00742779">
        <w:t>’</w:t>
      </w:r>
      <w:r w:rsidR="0033544D" w:rsidRPr="00742779">
        <w:t xml:space="preserve"> torts (like the malpractice in our accounting firm scenario) but preserves liability for contract debts.</w:t>
      </w:r>
    </w:p>
    <w:p w14:paraId="240C4A70" w14:textId="77777777" w:rsidR="0033544D" w:rsidRPr="00742779" w:rsidRDefault="00742779" w:rsidP="000E54B1">
      <w:del w:id="1197" w:author="Seth Oranburg" w:date="2026-03-07T09:50:00Z" w16du:dateUtc="2026-03-07T14:50:00Z">
        <w:r w:rsidRPr="00742779">
          <w:rPr>
            <w:rFonts w:ascii="ZWAdobeF" w:hAnsi="ZWAdobeF" w:cs="ZWAdobeF"/>
            <w:sz w:val="2"/>
            <w:szCs w:val="2"/>
          </w:rPr>
          <w:delText>650B</w:delText>
        </w:r>
        <w:r w:rsidR="0033544D" w:rsidRPr="00742779">
          <w:delText>The</w:delText>
        </w:r>
      </w:del>
      <w:ins w:id="1198" w:author="Seth Oranburg" w:date="2026-03-07T09:50:00Z" w16du:dateUtc="2026-03-07T14:50:00Z">
        <w:r w:rsidR="0033544D" w:rsidRPr="00742779">
          <w:t>The</w:t>
        </w:r>
      </w:ins>
      <w:r w:rsidR="0033544D" w:rsidRPr="00742779">
        <w:t xml:space="preserve"> LLP form shows that unlimited liability, while traditional for partnerships, is not strictly necessary. Once partnerships register with the state and accept some formalization, they can obtain limited liability protections similar to corporations or LLCs. The tradeoff is that LLPs lose the informality and default-formation advantages of traditional partnerships. They must file registration documents, pay fees, and maintain certain formalities.</w:t>
      </w:r>
    </w:p>
    <w:p w14:paraId="0690838E" w14:textId="77777777" w:rsidR="0033544D" w:rsidRPr="00742779" w:rsidRDefault="00742779" w:rsidP="000E54B1">
      <w:del w:id="1199" w:author="Seth Oranburg" w:date="2026-03-07T09:50:00Z" w16du:dateUtc="2026-03-07T14:50:00Z">
        <w:r w:rsidRPr="00742779">
          <w:rPr>
            <w:rFonts w:ascii="ZWAdobeF" w:hAnsi="ZWAdobeF" w:cs="ZWAdobeF"/>
            <w:sz w:val="2"/>
            <w:szCs w:val="2"/>
          </w:rPr>
          <w:delText>651B</w:delText>
        </w:r>
        <w:r w:rsidR="0033544D" w:rsidRPr="00742779">
          <w:delText>For</w:delText>
        </w:r>
      </w:del>
      <w:ins w:id="1200" w:author="Seth Oranburg" w:date="2026-03-07T09:50:00Z" w16du:dateUtc="2026-03-07T14:50:00Z">
        <w:r w:rsidR="0033544D" w:rsidRPr="00742779">
          <w:t>For</w:t>
        </w:r>
      </w:ins>
      <w:r w:rsidR="0033544D" w:rsidRPr="00742779">
        <w:t xml:space="preserve"> large professional firms, this tradeoff is worthwhile. The accounting firm in our scenario would almost certainly operate as an LLP if available in its jurisdiction. LLP status would protect the senior partner from personal liability for the Denver partner</w:t>
      </w:r>
      <w:r w:rsidR="009F60D1" w:rsidRPr="00742779">
        <w:t>’</w:t>
      </w:r>
      <w:r w:rsidR="0033544D" w:rsidRPr="00742779">
        <w:t xml:space="preserve">s fraud. She would lose her retirement account and </w:t>
      </w:r>
      <w:r w:rsidR="0033544D" w:rsidRPr="00742779">
        <w:lastRenderedPageBreak/>
        <w:t>savings only if she had supervised the fraudulent work or if her state</w:t>
      </w:r>
      <w:r w:rsidR="009F60D1" w:rsidRPr="00742779">
        <w:t>’</w:t>
      </w:r>
      <w:r w:rsidR="0033544D" w:rsidRPr="00742779">
        <w:t>s LLP statute did not protect against malpractice liability.</w:t>
      </w:r>
    </w:p>
    <w:p w14:paraId="7113A265" w14:textId="77777777" w:rsidR="0033544D" w:rsidRPr="00742779" w:rsidRDefault="00742779" w:rsidP="000E54B1">
      <w:del w:id="1201" w:author="Seth Oranburg" w:date="2026-03-07T09:50:00Z" w16du:dateUtc="2026-03-07T14:50:00Z">
        <w:r w:rsidRPr="00742779">
          <w:rPr>
            <w:rFonts w:ascii="ZWAdobeF" w:hAnsi="ZWAdobeF" w:cs="ZWAdobeF"/>
            <w:sz w:val="2"/>
            <w:szCs w:val="2"/>
          </w:rPr>
          <w:delText>652B</w:delText>
        </w:r>
        <w:r w:rsidR="0033544D" w:rsidRPr="00742779">
          <w:delText>But</w:delText>
        </w:r>
      </w:del>
      <w:ins w:id="1202" w:author="Seth Oranburg" w:date="2026-03-07T09:50:00Z" w16du:dateUtc="2026-03-07T14:50:00Z">
        <w:r w:rsidR="0033544D" w:rsidRPr="00742779">
          <w:t>But</w:t>
        </w:r>
      </w:ins>
      <w:r w:rsidR="0033544D" w:rsidRPr="00742779">
        <w:t xml:space="preserve"> LLP protection comes at a cost. LLPs must register publicly. They pay filing fees. They may face different tax treatment. They lose the simplicity of default-formation partnerships. For small partnerships like Stroud and Freeman</w:t>
      </w:r>
      <w:r w:rsidR="009F60D1" w:rsidRPr="00742779">
        <w:t>’</w:t>
      </w:r>
      <w:r w:rsidR="0033544D" w:rsidRPr="00742779">
        <w:t>s grocery store or Summers and Dooley</w:t>
      </w:r>
      <w:r w:rsidR="009F60D1" w:rsidRPr="00742779">
        <w:t>’</w:t>
      </w:r>
      <w:r w:rsidR="0033544D" w:rsidRPr="00742779">
        <w:t>s trash routes, these costs may outweigh the benefits. Those partnerships continue to operate as general partnerships with unlimited liability, accepting personal exposure as the price of informality and default formation.</w:t>
      </w:r>
    </w:p>
    <w:p w14:paraId="1949E54B" w14:textId="77777777" w:rsidR="0033544D" w:rsidRPr="00742779" w:rsidRDefault="0033544D" w:rsidP="000E54B1">
      <w:pPr>
        <w:pStyle w:val="Heading2"/>
        <w:rPr>
          <w:rFonts w:eastAsia="Times New Roman"/>
        </w:rPr>
      </w:pPr>
      <w:r w:rsidRPr="00742779">
        <w:rPr>
          <w:rFonts w:eastAsia="Times New Roman"/>
        </w:rPr>
        <w:t>Dissolution and Dissociation: When Partnerships End</w:t>
      </w:r>
    </w:p>
    <w:p w14:paraId="42EE379A" w14:textId="77777777" w:rsidR="0033544D" w:rsidRPr="00742779" w:rsidRDefault="00742779" w:rsidP="000E54B1">
      <w:del w:id="1203" w:author="Seth Oranburg" w:date="2026-03-07T09:50:00Z" w16du:dateUtc="2026-03-07T14:50:00Z">
        <w:r w:rsidRPr="00742779">
          <w:rPr>
            <w:rFonts w:ascii="ZWAdobeF" w:hAnsi="ZWAdobeF" w:cs="ZWAdobeF"/>
            <w:sz w:val="2"/>
            <w:szCs w:val="2"/>
          </w:rPr>
          <w:delText>653B</w:delText>
        </w:r>
        <w:r w:rsidR="0033544D" w:rsidRPr="00742779">
          <w:delText>Parts</w:delText>
        </w:r>
      </w:del>
      <w:ins w:id="1204" w:author="Seth Oranburg" w:date="2026-03-07T09:50:00Z" w16du:dateUtc="2026-03-07T14:50:00Z">
        <w:r w:rsidR="0033544D" w:rsidRPr="00742779">
          <w:t>Parts</w:t>
        </w:r>
      </w:ins>
      <w:r w:rsidR="0033544D" w:rsidRPr="00742779">
        <w:t xml:space="preserve"> I and II examined how partnerships operate: formation by default, mutual agency, equal management, fiduciary duties, and financial rights. Part III has explored unlimited liability and the risks it creates. But partnerships do not last forever. Partners die, withdraw, or disagree so fundamentally that continuation becomes impossible. Partnership law must address what happens when partnerships end.</w:t>
      </w:r>
    </w:p>
    <w:p w14:paraId="47D7E21E" w14:textId="77777777" w:rsidR="0033544D" w:rsidRPr="00742779" w:rsidRDefault="0033544D" w:rsidP="000E54B1">
      <w:pPr>
        <w:pStyle w:val="Heading3"/>
        <w:rPr>
          <w:rFonts w:eastAsia="Times New Roman"/>
        </w:rPr>
      </w:pPr>
      <w:r w:rsidRPr="00742779">
        <w:rPr>
          <w:rFonts w:eastAsia="Times New Roman"/>
        </w:rPr>
        <w:t>Two Models: UPA Dissolution versus RUPA Continuation</w:t>
      </w:r>
    </w:p>
    <w:p w14:paraId="400A6434" w14:textId="77777777" w:rsidR="0033544D" w:rsidRPr="00742779" w:rsidRDefault="00742779" w:rsidP="000E54B1">
      <w:del w:id="1205" w:author="Seth Oranburg" w:date="2026-03-07T09:50:00Z" w16du:dateUtc="2026-03-07T14:50:00Z">
        <w:r w:rsidRPr="00742779">
          <w:rPr>
            <w:rFonts w:ascii="ZWAdobeF" w:hAnsi="ZWAdobeF" w:cs="ZWAdobeF"/>
            <w:sz w:val="2"/>
            <w:szCs w:val="2"/>
          </w:rPr>
          <w:delText>654B</w:delText>
        </w:r>
        <w:r w:rsidR="0033544D" w:rsidRPr="00742779">
          <w:delText>The</w:delText>
        </w:r>
      </w:del>
      <w:ins w:id="1206" w:author="Seth Oranburg" w:date="2026-03-07T09:50:00Z" w16du:dateUtc="2026-03-07T14:50:00Z">
        <w:r w:rsidR="0033544D" w:rsidRPr="00742779">
          <w:t>The</w:t>
        </w:r>
      </w:ins>
      <w:r w:rsidR="0033544D" w:rsidRPr="00742779">
        <w:t xml:space="preserve"> original Uniform Partnership Act of 1914 treated any partner</w:t>
      </w:r>
      <w:r w:rsidR="009F60D1" w:rsidRPr="00742779">
        <w:t>’</w:t>
      </w:r>
      <w:r w:rsidR="0033544D" w:rsidRPr="00742779">
        <w:t xml:space="preserve">s departure as dissolving the partnership. </w:t>
      </w:r>
      <w:r w:rsidR="0033544D" w:rsidRPr="00742779">
        <w:rPr>
          <w:rStyle w:val="Strong"/>
        </w:rPr>
        <w:t>Dissolution</w:t>
      </w:r>
      <w:r w:rsidR="0033544D" w:rsidRPr="00742779">
        <w:t xml:space="preserve"> meant the partnership ceased to exist as a going concern. Partners would wind up affairs, liquidate assets, pay creditors, and distribute any remaining property. Former partners could form a new partnership and continue the business, but the legal entity had terminated.</w:t>
      </w:r>
    </w:p>
    <w:p w14:paraId="69B2E76B" w14:textId="77777777" w:rsidR="0033544D" w:rsidRPr="00742779" w:rsidRDefault="00742779" w:rsidP="000E54B1">
      <w:del w:id="1207" w:author="Seth Oranburg" w:date="2026-03-07T09:50:00Z" w16du:dateUtc="2026-03-07T14:50:00Z">
        <w:r w:rsidRPr="00742779">
          <w:rPr>
            <w:rFonts w:ascii="ZWAdobeF" w:hAnsi="ZWAdobeF" w:cs="ZWAdobeF"/>
            <w:sz w:val="2"/>
            <w:szCs w:val="2"/>
          </w:rPr>
          <w:delText>655B</w:delText>
        </w:r>
        <w:r w:rsidR="0033544D" w:rsidRPr="00742779">
          <w:delText>This</w:delText>
        </w:r>
      </w:del>
      <w:ins w:id="1208" w:author="Seth Oranburg" w:date="2026-03-07T09:50:00Z" w16du:dateUtc="2026-03-07T14:50:00Z">
        <w:r w:rsidR="0033544D" w:rsidRPr="00742779">
          <w:t>This</w:t>
        </w:r>
      </w:ins>
      <w:r w:rsidR="0033544D" w:rsidRPr="00742779">
        <w:t xml:space="preserve"> approach created practical problems. If a fifty-partner law firm lost one partner to retirement, the entire partnership dissolved. The firm needed to wind up affairs and reform with forty-nine partners. Clients might need to consent to substitution. Contracts might require renegotiation. The transaction costs of routine partner departures were substantial.</w:t>
      </w:r>
    </w:p>
    <w:p w14:paraId="0F64ED7C" w14:textId="77777777" w:rsidR="0033544D" w:rsidRPr="00742779" w:rsidRDefault="00742779" w:rsidP="000E54B1">
      <w:del w:id="1209" w:author="Seth Oranburg" w:date="2026-03-07T09:50:00Z" w16du:dateUtc="2026-03-07T14:50:00Z">
        <w:r w:rsidRPr="00742779">
          <w:rPr>
            <w:rFonts w:ascii="ZWAdobeF" w:hAnsi="ZWAdobeF" w:cs="ZWAdobeF"/>
            <w:sz w:val="2"/>
            <w:szCs w:val="2"/>
          </w:rPr>
          <w:delText>656B</w:delText>
        </w:r>
        <w:r w:rsidR="0033544D" w:rsidRPr="00742779">
          <w:delText>The</w:delText>
        </w:r>
      </w:del>
      <w:ins w:id="1210" w:author="Seth Oranburg" w:date="2026-03-07T09:50:00Z" w16du:dateUtc="2026-03-07T14:50:00Z">
        <w:r w:rsidR="0033544D" w:rsidRPr="00742779">
          <w:t>The</w:t>
        </w:r>
      </w:ins>
      <w:r w:rsidR="0033544D" w:rsidRPr="00742779">
        <w:t xml:space="preserve"> Revised Uniform Partnership Act of 1997 adopted a different model, distinguishing between dissociation and dissolution. </w:t>
      </w:r>
      <w:r w:rsidR="0033544D" w:rsidRPr="00742779">
        <w:rPr>
          <w:rStyle w:val="Strong"/>
        </w:rPr>
        <w:t>Dissociation</w:t>
      </w:r>
      <w:r w:rsidR="0033544D" w:rsidRPr="00742779">
        <w:t xml:space="preserve"> occurs when a partner ceases to be a partner. Dissolution occurs when the partnership itself terminates. Dissociation does not necessarily cause dissolution. In many cases, the partnership continues after a partner dissociates, and the </w:t>
      </w:r>
      <w:r w:rsidR="0033544D" w:rsidRPr="00742779">
        <w:lastRenderedPageBreak/>
        <w:t>dissociated partner receives the value of her partnership interest but has no ongoing role.</w:t>
      </w:r>
    </w:p>
    <w:p w14:paraId="2DF759F5" w14:textId="77777777" w:rsidR="0033544D" w:rsidRPr="00742779" w:rsidRDefault="00742779" w:rsidP="000E54B1">
      <w:del w:id="1211" w:author="Seth Oranburg" w:date="2026-03-07T09:50:00Z" w16du:dateUtc="2026-03-07T14:50:00Z">
        <w:r w:rsidRPr="00742779">
          <w:rPr>
            <w:rFonts w:ascii="ZWAdobeF" w:hAnsi="ZWAdobeF" w:cs="ZWAdobeF"/>
            <w:sz w:val="2"/>
            <w:szCs w:val="2"/>
          </w:rPr>
          <w:delText>657B</w:delText>
        </w:r>
        <w:r w:rsidR="0033544D" w:rsidRPr="00742779">
          <w:delText>The</w:delText>
        </w:r>
      </w:del>
      <w:ins w:id="1212" w:author="Seth Oranburg" w:date="2026-03-07T09:50:00Z" w16du:dateUtc="2026-03-07T14:50:00Z">
        <w:r w:rsidR="0033544D" w:rsidRPr="00742779">
          <w:t>The</w:t>
        </w:r>
      </w:ins>
      <w:r w:rsidR="0033544D" w:rsidRPr="00742779">
        <w:t xml:space="preserve"> RUPA approach reduces transaction costs associated with partner turnover. When a partner retires or dies, the partnership can continue without interruption. Remaining partners need not reform or renegotiate contracts. The dissociated partner (or her estate) receives fair value, but the business persists.</w:t>
      </w:r>
    </w:p>
    <w:p w14:paraId="0542D06B" w14:textId="77777777" w:rsidR="0033544D" w:rsidRPr="00742779" w:rsidRDefault="0033544D" w:rsidP="000E54B1">
      <w:pPr>
        <w:pStyle w:val="Heading3"/>
        <w:rPr>
          <w:rFonts w:eastAsia="Times New Roman"/>
        </w:rPr>
      </w:pPr>
      <w:r w:rsidRPr="00742779">
        <w:rPr>
          <w:rFonts w:eastAsia="Times New Roman"/>
        </w:rPr>
        <w:t>Rightful versus Wrongful Dissociation</w:t>
      </w:r>
    </w:p>
    <w:p w14:paraId="6F424620" w14:textId="77777777" w:rsidR="0033544D" w:rsidRPr="00742779" w:rsidRDefault="00742779" w:rsidP="000E54B1">
      <w:pPr>
        <w:pPrChange w:id="1213" w:author="Seth Oranburg" w:date="2026-03-07T09:50:00Z" w16du:dateUtc="2026-03-07T14:50:00Z">
          <w:pPr>
            <w:pStyle w:val="NormalWeb"/>
          </w:pPr>
        </w:pPrChange>
      </w:pPr>
      <w:del w:id="1214" w:author="Seth Oranburg" w:date="2026-03-07T09:50:00Z" w16du:dateUtc="2026-03-07T14:50:00Z">
        <w:r w:rsidRPr="00742779">
          <w:rPr>
            <w:rFonts w:ascii="ZWAdobeF" w:hAnsi="ZWAdobeF" w:cs="ZWAdobeF"/>
            <w:sz w:val="2"/>
            <w:szCs w:val="2"/>
          </w:rPr>
          <w:delText>658B</w:delText>
        </w:r>
        <w:r w:rsidR="0033544D" w:rsidRPr="00742779">
          <w:delText>The</w:delText>
        </w:r>
      </w:del>
      <w:ins w:id="1215" w:author="Seth Oranburg" w:date="2026-03-07T09:50:00Z" w16du:dateUtc="2026-03-07T14:50:00Z">
        <w:r w:rsidR="0033544D" w:rsidRPr="00742779">
          <w:t>The</w:t>
        </w:r>
      </w:ins>
      <w:r w:rsidR="0033544D" w:rsidRPr="00742779">
        <w:t xml:space="preserve"> Revised Uniform Partnership Act distinguishes between rightful and wrongful dissociation. A partner dissociates rightfully by giving notice of withdrawal in a partnership at will, by withdrawal at the time specified in the partnership agreement in a partnership for a term, by death, or by certain other events that do not constitute breach.</w:t>
      </w:r>
      <w:r w:rsidR="0033544D">
        <w:fldChar w:fldCharType="begin"/>
      </w:r>
      <w:r w:rsidR="0033544D">
        <w:instrText>HYPERLINK \l "fn55-11647" \o "Jump to citation"</w:instrText>
      </w:r>
      <w:r w:rsidR="0033544D">
        <w:fldChar w:fldCharType="separate"/>
      </w:r>
      <w:r w:rsidR="0033544D" w:rsidRPr="00742779">
        <w:rPr>
          <w:rStyle w:val="Hyperlink"/>
          <w:color w:val="auto"/>
          <w:u w:val="none"/>
        </w:rPr>
        <w:t>[55</w:t>
      </w:r>
      <w:r w:rsidR="00FA601A" w:rsidRPr="00742779">
        <w:rPr>
          <w:rStyle w:val="Hyperlink"/>
          <w:color w:val="auto"/>
          <w:u w:val="none"/>
        </w:rPr>
        <w:t>]</w:t>
      </w:r>
      <w:r w:rsidR="0033544D">
        <w:fldChar w:fldCharType="end"/>
      </w:r>
    </w:p>
    <w:p w14:paraId="5C892EBD" w14:textId="77777777" w:rsidR="0033544D" w:rsidRPr="00742779" w:rsidRDefault="00742779" w:rsidP="000E54B1">
      <w:pPr>
        <w:pPrChange w:id="1216" w:author="Seth Oranburg" w:date="2026-03-07T09:50:00Z" w16du:dateUtc="2026-03-07T14:50:00Z">
          <w:pPr>
            <w:pStyle w:val="NormalWeb"/>
          </w:pPr>
        </w:pPrChange>
      </w:pPr>
      <w:del w:id="1217" w:author="Seth Oranburg" w:date="2026-03-07T09:50:00Z" w16du:dateUtc="2026-03-07T14:50:00Z">
        <w:r w:rsidRPr="00742779">
          <w:rPr>
            <w:rFonts w:ascii="ZWAdobeF" w:hAnsi="ZWAdobeF" w:cs="ZWAdobeF"/>
            <w:sz w:val="2"/>
            <w:szCs w:val="2"/>
          </w:rPr>
          <w:delText>659B</w:delText>
        </w:r>
        <w:r w:rsidR="0033544D" w:rsidRPr="00742779">
          <w:delText>A</w:delText>
        </w:r>
      </w:del>
      <w:ins w:id="1218" w:author="Seth Oranburg" w:date="2026-03-07T09:50:00Z" w16du:dateUtc="2026-03-07T14:50:00Z">
        <w:r w:rsidR="0033544D" w:rsidRPr="00742779">
          <w:t>A</w:t>
        </w:r>
      </w:ins>
      <w:r w:rsidR="0033544D" w:rsidRPr="00742779">
        <w:t xml:space="preserve"> partner dissociates wrongfully by breaching an express provision of the partnership agreement, by withdrawing before the end of a term or completion of an undertaking in a partnership for a term or undertaking, or by engaging in specified wrongful conduct.</w:t>
      </w:r>
      <w:r w:rsidR="0033544D">
        <w:fldChar w:fldCharType="begin"/>
      </w:r>
      <w:r w:rsidR="0033544D">
        <w:instrText>HYPERLINK \l "fn56-11647" \o "Jump to citation"</w:instrText>
      </w:r>
      <w:r w:rsidR="0033544D">
        <w:fldChar w:fldCharType="separate"/>
      </w:r>
      <w:r w:rsidR="0033544D" w:rsidRPr="00742779">
        <w:rPr>
          <w:rStyle w:val="Hyperlink"/>
          <w:color w:val="auto"/>
          <w:u w:val="none"/>
        </w:rPr>
        <w:t>[56</w:t>
      </w:r>
      <w:r w:rsidR="00FA601A" w:rsidRPr="00742779">
        <w:rPr>
          <w:rStyle w:val="Hyperlink"/>
          <w:color w:val="auto"/>
          <w:u w:val="none"/>
        </w:rPr>
        <w:t>]</w:t>
      </w:r>
      <w:r w:rsidR="0033544D" w:rsidRPr="00742779">
        <w:rPr>
          <w:rStyle w:val="citekey"/>
          <w:vanish/>
        </w:rPr>
        <w:t>(b)</w:t>
      </w:r>
      <w:r w:rsidR="0033544D">
        <w:fldChar w:fldCharType="end"/>
      </w:r>
      <w:r w:rsidR="0033544D" w:rsidRPr="00742779">
        <w:t xml:space="preserve"> Wrongful dissociation creates liability. The wrongfully dissociating partner is liable to the partnership for damages caused by the dissociation.</w:t>
      </w:r>
      <w:r w:rsidR="0033544D">
        <w:fldChar w:fldCharType="begin"/>
      </w:r>
      <w:r w:rsidR="0033544D">
        <w:instrText>HYPERLINK \l "fn56-11647" \o "Jump to citation"</w:instrText>
      </w:r>
      <w:r w:rsidR="0033544D">
        <w:fldChar w:fldCharType="separate"/>
      </w:r>
      <w:r w:rsidR="0033544D" w:rsidRPr="00742779">
        <w:rPr>
          <w:rStyle w:val="Hyperlink"/>
          <w:color w:val="auto"/>
          <w:u w:val="none"/>
        </w:rPr>
        <w:t>[56</w:t>
      </w:r>
      <w:r w:rsidR="00FA601A" w:rsidRPr="00742779">
        <w:rPr>
          <w:rStyle w:val="Hyperlink"/>
          <w:color w:val="auto"/>
          <w:u w:val="none"/>
        </w:rPr>
        <w:t>]</w:t>
      </w:r>
      <w:r w:rsidR="0033544D" w:rsidRPr="00742779">
        <w:rPr>
          <w:rStyle w:val="citekey"/>
          <w:vanish/>
        </w:rPr>
        <w:t>(b)</w:t>
      </w:r>
      <w:r w:rsidR="0033544D">
        <w:fldChar w:fldCharType="end"/>
      </w:r>
    </w:p>
    <w:p w14:paraId="15D2DEE8" w14:textId="77777777" w:rsidR="0033544D" w:rsidRPr="00742779" w:rsidRDefault="00742779" w:rsidP="000E54B1">
      <w:del w:id="1219" w:author="Seth Oranburg" w:date="2026-03-07T09:50:00Z" w16du:dateUtc="2026-03-07T14:50:00Z">
        <w:r w:rsidRPr="00742779">
          <w:rPr>
            <w:rFonts w:ascii="ZWAdobeF" w:hAnsi="ZWAdobeF" w:cs="ZWAdobeF"/>
            <w:sz w:val="2"/>
            <w:szCs w:val="2"/>
          </w:rPr>
          <w:delText>660B</w:delText>
        </w:r>
        <w:r w:rsidR="0033544D" w:rsidRPr="00742779">
          <w:delText>Imagine</w:delText>
        </w:r>
      </w:del>
      <w:ins w:id="1220" w:author="Seth Oranburg" w:date="2026-03-07T09:50:00Z" w16du:dateUtc="2026-03-07T14:50:00Z">
        <w:r w:rsidR="0033544D" w:rsidRPr="00742779">
          <w:t>Imagine</w:t>
        </w:r>
      </w:ins>
      <w:r w:rsidR="0033544D" w:rsidRPr="00742779">
        <w:t xml:space="preserve"> if Summers, after losing his lawsuit over the unauthorized employee hiring, simply left the partnership in the middle of the trash collection season without notice. If the partnership was at will, his departure would be rightful. He could leave anytime. But if Summers and Dooley had agreed to operate for a specified term—say, five years—and Summers left in year three, his departure would be wrongful. Dooley could sue for damages caused by Summers</w:t>
      </w:r>
      <w:r w:rsidR="009F60D1" w:rsidRPr="00742779">
        <w:t>’</w:t>
      </w:r>
      <w:r w:rsidR="0033544D" w:rsidRPr="00742779">
        <w:t xml:space="preserve"> breach: costs of finding a replacement, lost profits from interrupted operations, expenses from clients who canceled service.</w:t>
      </w:r>
    </w:p>
    <w:p w14:paraId="55BE2061" w14:textId="77777777" w:rsidR="0033544D" w:rsidRPr="00742779" w:rsidRDefault="00742779" w:rsidP="000E54B1">
      <w:del w:id="1221" w:author="Seth Oranburg" w:date="2026-03-07T09:50:00Z" w16du:dateUtc="2026-03-07T14:50:00Z">
        <w:r w:rsidRPr="00742779">
          <w:rPr>
            <w:rFonts w:ascii="ZWAdobeF" w:hAnsi="ZWAdobeF" w:cs="ZWAdobeF"/>
            <w:sz w:val="2"/>
            <w:szCs w:val="2"/>
          </w:rPr>
          <w:delText>661B</w:delText>
        </w:r>
        <w:r w:rsidR="0033544D" w:rsidRPr="00742779">
          <w:delText>This</w:delText>
        </w:r>
      </w:del>
      <w:ins w:id="1222" w:author="Seth Oranburg" w:date="2026-03-07T09:50:00Z" w16du:dateUtc="2026-03-07T14:50:00Z">
        <w:r w:rsidR="0033544D" w:rsidRPr="00742779">
          <w:t>This</w:t>
        </w:r>
      </w:ins>
      <w:r w:rsidR="0033544D" w:rsidRPr="00742779">
        <w:t xml:space="preserve"> framework encourages partners to honor commitments while preserving exit rights. Partners in at-will partnerships can leave freely. Partners who commit to terms must see those commitments through or pay damages. The law permits departure but constrains the manner and timing.</w:t>
      </w:r>
    </w:p>
    <w:p w14:paraId="79ED089E" w14:textId="77777777" w:rsidR="0033544D" w:rsidRPr="00742779" w:rsidRDefault="0033544D" w:rsidP="000E54B1">
      <w:pPr>
        <w:pStyle w:val="Heading3"/>
        <w:rPr>
          <w:rFonts w:eastAsia="Times New Roman"/>
        </w:rPr>
      </w:pPr>
      <w:r w:rsidRPr="00742779">
        <w:rPr>
          <w:rFonts w:eastAsia="Times New Roman"/>
        </w:rPr>
        <w:t>Dissolution Events Under RUPA</w:t>
      </w:r>
    </w:p>
    <w:p w14:paraId="15709E5F" w14:textId="77777777" w:rsidR="0033544D" w:rsidRPr="00742779" w:rsidRDefault="00742779" w:rsidP="000E54B1">
      <w:pPr>
        <w:pPrChange w:id="1223" w:author="Seth Oranburg" w:date="2026-03-07T09:50:00Z" w16du:dateUtc="2026-03-07T14:50:00Z">
          <w:pPr>
            <w:pStyle w:val="NormalWeb"/>
          </w:pPr>
        </w:pPrChange>
      </w:pPr>
      <w:del w:id="1224" w:author="Seth Oranburg" w:date="2026-03-07T09:50:00Z" w16du:dateUtc="2026-03-07T14:50:00Z">
        <w:r w:rsidRPr="00742779">
          <w:rPr>
            <w:rFonts w:ascii="ZWAdobeF" w:hAnsi="ZWAdobeF" w:cs="ZWAdobeF"/>
            <w:sz w:val="2"/>
            <w:szCs w:val="2"/>
          </w:rPr>
          <w:delText>662B</w:delText>
        </w:r>
        <w:r w:rsidR="0033544D" w:rsidRPr="00742779">
          <w:delText>Even</w:delText>
        </w:r>
      </w:del>
      <w:ins w:id="1225" w:author="Seth Oranburg" w:date="2026-03-07T09:50:00Z" w16du:dateUtc="2026-03-07T14:50:00Z">
        <w:r w:rsidR="0033544D" w:rsidRPr="00742779">
          <w:t>Even</w:t>
        </w:r>
      </w:ins>
      <w:r w:rsidR="0033544D" w:rsidRPr="00742779">
        <w:t xml:space="preserve"> under the RUPA</w:t>
      </w:r>
      <w:r w:rsidR="009F60D1" w:rsidRPr="00742779">
        <w:t>’</w:t>
      </w:r>
      <w:r w:rsidR="0033544D" w:rsidRPr="00742779">
        <w:t>s continuation-based approach, certain events cause dissolution. The partnership dissolves when all partners agree to dissolution, when the partnership</w:t>
      </w:r>
      <w:r w:rsidR="009F60D1" w:rsidRPr="00742779">
        <w:t>’</w:t>
      </w:r>
      <w:r w:rsidR="0033544D" w:rsidRPr="00742779">
        <w:t xml:space="preserve">s term expires or its undertaking is completed, when an event specified in the partnership agreement occurs, when </w:t>
      </w:r>
      <w:r w:rsidR="0033544D" w:rsidRPr="00742779">
        <w:lastRenderedPageBreak/>
        <w:t>partnership business becomes unlawful, or when a court orders dissolution under specified circumstances.</w:t>
      </w:r>
      <w:r w:rsidR="0033544D">
        <w:fldChar w:fldCharType="begin"/>
      </w:r>
      <w:r w:rsidR="0033544D">
        <w:instrText>HYPERLINK \l "fn57-11647" \o "Jump to citation"</w:instrText>
      </w:r>
      <w:r w:rsidR="0033544D">
        <w:fldChar w:fldCharType="separate"/>
      </w:r>
      <w:r w:rsidR="0033544D" w:rsidRPr="00742779">
        <w:rPr>
          <w:rStyle w:val="Hyperlink"/>
          <w:color w:val="auto"/>
          <w:u w:val="none"/>
        </w:rPr>
        <w:t>[57</w:t>
      </w:r>
      <w:r w:rsidR="00FA601A" w:rsidRPr="00742779">
        <w:rPr>
          <w:rStyle w:val="Hyperlink"/>
          <w:color w:val="auto"/>
          <w:u w:val="none"/>
        </w:rPr>
        <w:t>]</w:t>
      </w:r>
      <w:r w:rsidR="0033544D" w:rsidRPr="00742779">
        <w:rPr>
          <w:rStyle w:val="citekey"/>
          <w:vanish/>
        </w:rPr>
        <w:t>(a)</w:t>
      </w:r>
      <w:r w:rsidR="0033544D">
        <w:fldChar w:fldCharType="end"/>
      </w:r>
    </w:p>
    <w:p w14:paraId="1C78577D" w14:textId="77777777" w:rsidR="0033544D" w:rsidRPr="00742779" w:rsidRDefault="00742779" w:rsidP="000E54B1">
      <w:pPr>
        <w:pPrChange w:id="1226" w:author="Seth Oranburg" w:date="2026-03-07T09:50:00Z" w16du:dateUtc="2026-03-07T14:50:00Z">
          <w:pPr>
            <w:pStyle w:val="NormalWeb"/>
          </w:pPr>
        </w:pPrChange>
      </w:pPr>
      <w:del w:id="1227" w:author="Seth Oranburg" w:date="2026-03-07T09:50:00Z" w16du:dateUtc="2026-03-07T14:50:00Z">
        <w:r w:rsidRPr="00742779">
          <w:rPr>
            <w:rFonts w:ascii="ZWAdobeF" w:hAnsi="ZWAdobeF" w:cs="ZWAdobeF"/>
            <w:sz w:val="2"/>
            <w:szCs w:val="2"/>
          </w:rPr>
          <w:delText>663B</w:delText>
        </w:r>
        <w:r w:rsidR="0033544D" w:rsidRPr="00742779">
          <w:delText>Judicial</w:delText>
        </w:r>
      </w:del>
      <w:ins w:id="1228" w:author="Seth Oranburg" w:date="2026-03-07T09:50:00Z" w16du:dateUtc="2026-03-07T14:50:00Z">
        <w:r w:rsidR="0033544D" w:rsidRPr="00742779">
          <w:t>Judicial</w:t>
        </w:r>
      </w:ins>
      <w:r w:rsidR="0033544D" w:rsidRPr="00742779">
        <w:t xml:space="preserve"> dissolution is particularly important. Courts can order dissolution when a partner engages in wrongful conduct that makes it not reasonably practicable to carry on the business in partnership, when partnership business can only be carried on at a loss, or when circumstances render dissolution equitable.</w:t>
      </w:r>
      <w:r w:rsidR="0033544D">
        <w:fldChar w:fldCharType="begin"/>
      </w:r>
      <w:r w:rsidR="0033544D">
        <w:instrText>HYPERLINK \l "fn57-11647" \o "Jump to citation"</w:instrText>
      </w:r>
      <w:r w:rsidR="0033544D">
        <w:fldChar w:fldCharType="separate"/>
      </w:r>
      <w:r w:rsidR="0033544D" w:rsidRPr="00742779">
        <w:rPr>
          <w:rStyle w:val="Hyperlink"/>
          <w:color w:val="auto"/>
          <w:u w:val="none"/>
        </w:rPr>
        <w:t>[57</w:t>
      </w:r>
      <w:r w:rsidR="00FA601A" w:rsidRPr="00742779">
        <w:rPr>
          <w:rStyle w:val="Hyperlink"/>
          <w:color w:val="auto"/>
          <w:u w:val="none"/>
        </w:rPr>
        <w:t>]</w:t>
      </w:r>
      <w:r w:rsidR="0033544D" w:rsidRPr="00742779">
        <w:rPr>
          <w:rStyle w:val="citekey"/>
          <w:vanish/>
        </w:rPr>
        <w:t>(a)</w:t>
      </w:r>
      <w:r w:rsidR="0033544D">
        <w:fldChar w:fldCharType="end"/>
      </w:r>
    </w:p>
    <w:p w14:paraId="4FC119FF" w14:textId="77777777" w:rsidR="0033544D" w:rsidRPr="00742779" w:rsidRDefault="00742779" w:rsidP="000E54B1">
      <w:del w:id="1229" w:author="Seth Oranburg" w:date="2026-03-07T09:50:00Z" w16du:dateUtc="2026-03-07T14:50:00Z">
        <w:r w:rsidRPr="00742779">
          <w:rPr>
            <w:rFonts w:ascii="ZWAdobeF" w:hAnsi="ZWAdobeF" w:cs="ZWAdobeF"/>
            <w:sz w:val="2"/>
            <w:szCs w:val="2"/>
          </w:rPr>
          <w:delText>664B</w:delText>
        </w:r>
        <w:r w:rsidR="0033544D" w:rsidRPr="00742779">
          <w:delText>These</w:delText>
        </w:r>
      </w:del>
      <w:ins w:id="1230" w:author="Seth Oranburg" w:date="2026-03-07T09:50:00Z" w16du:dateUtc="2026-03-07T14:50:00Z">
        <w:r w:rsidR="0033544D" w:rsidRPr="00742779">
          <w:t>These</w:t>
        </w:r>
      </w:ins>
      <w:r w:rsidR="0033544D" w:rsidRPr="00742779">
        <w:t xml:space="preserve"> grounds allow partners to seek exit even when other dissolution grounds do not apply. If Summers and Dooley had reached the point where they could not speak civilly to each other, where every business decision became a battle, where the partnership was paralyzed by conflict, either could petition a court for dissolution. The court could determine that continuing the partnership was not reasonably practicable and order winding up.</w:t>
      </w:r>
    </w:p>
    <w:p w14:paraId="3E0F1F55" w14:textId="77777777" w:rsidR="0033544D" w:rsidRPr="00742779" w:rsidRDefault="0033544D" w:rsidP="000E54B1">
      <w:pPr>
        <w:pStyle w:val="Heading3"/>
        <w:rPr>
          <w:rFonts w:eastAsia="Times New Roman"/>
        </w:rPr>
      </w:pPr>
      <w:r w:rsidRPr="00742779">
        <w:rPr>
          <w:rFonts w:eastAsia="Times New Roman"/>
        </w:rPr>
        <w:t>Winding Up: Completing the Partnership</w:t>
      </w:r>
      <w:r w:rsidR="009F60D1" w:rsidRPr="00742779">
        <w:rPr>
          <w:rFonts w:eastAsia="Times New Roman"/>
        </w:rPr>
        <w:t>’</w:t>
      </w:r>
      <w:r w:rsidRPr="00742779">
        <w:rPr>
          <w:rFonts w:eastAsia="Times New Roman"/>
        </w:rPr>
        <w:t>s Affairs</w:t>
      </w:r>
    </w:p>
    <w:p w14:paraId="6531D598" w14:textId="77777777" w:rsidR="0033544D" w:rsidRPr="00742779" w:rsidRDefault="00742779" w:rsidP="000E54B1">
      <w:pPr>
        <w:pPrChange w:id="1231" w:author="Seth Oranburg" w:date="2026-03-07T09:50:00Z" w16du:dateUtc="2026-03-07T14:50:00Z">
          <w:pPr>
            <w:pStyle w:val="NormalWeb"/>
          </w:pPr>
        </w:pPrChange>
      </w:pPr>
      <w:del w:id="1232" w:author="Seth Oranburg" w:date="2026-03-07T09:50:00Z" w16du:dateUtc="2026-03-07T14:50:00Z">
        <w:r w:rsidRPr="00742779">
          <w:rPr>
            <w:rFonts w:ascii="ZWAdobeF" w:hAnsi="ZWAdobeF" w:cs="ZWAdobeF"/>
            <w:sz w:val="2"/>
            <w:szCs w:val="2"/>
          </w:rPr>
          <w:delText>665B</w:delText>
        </w:r>
        <w:r w:rsidR="0033544D" w:rsidRPr="00742779">
          <w:delText>Once</w:delText>
        </w:r>
      </w:del>
      <w:ins w:id="1233" w:author="Seth Oranburg" w:date="2026-03-07T09:50:00Z" w16du:dateUtc="2026-03-07T14:50:00Z">
        <w:r w:rsidR="0033544D" w:rsidRPr="00742779">
          <w:t>Once</w:t>
        </w:r>
      </w:ins>
      <w:r w:rsidR="0033544D" w:rsidRPr="00742779">
        <w:t xml:space="preserve"> dissolution occurs, the partnership must wind up its affairs. </w:t>
      </w:r>
      <w:r w:rsidR="0033544D" w:rsidRPr="00742779">
        <w:rPr>
          <w:rStyle w:val="Strong"/>
        </w:rPr>
        <w:t>Winding up</w:t>
      </w:r>
      <w:r w:rsidR="0033544D" w:rsidRPr="00742779">
        <w:t xml:space="preserve"> means completing unfinished business, collecting assets, paying creditors, and distributing any remaining property to partners. The partnership continues to exist for purposes of winding up but cannot undertake new business.</w:t>
      </w:r>
      <w:r w:rsidR="0033544D">
        <w:fldChar w:fldCharType="begin"/>
      </w:r>
      <w:r w:rsidR="0033544D">
        <w:instrText>HYPERLINK \l "fn58-11647" \o "Jump to citation"</w:instrText>
      </w:r>
      <w:r w:rsidR="0033544D">
        <w:fldChar w:fldCharType="separate"/>
      </w:r>
      <w:r w:rsidR="0033544D" w:rsidRPr="00742779">
        <w:rPr>
          <w:rStyle w:val="Hyperlink"/>
          <w:color w:val="auto"/>
          <w:u w:val="none"/>
        </w:rPr>
        <w:t>[58</w:t>
      </w:r>
      <w:r w:rsidR="00FA601A" w:rsidRPr="00742779">
        <w:rPr>
          <w:rStyle w:val="Hyperlink"/>
          <w:color w:val="auto"/>
          <w:u w:val="none"/>
        </w:rPr>
        <w:t>]</w:t>
      </w:r>
      <w:r w:rsidR="0033544D">
        <w:fldChar w:fldCharType="end"/>
      </w:r>
    </w:p>
    <w:p w14:paraId="43DC20A1" w14:textId="77777777" w:rsidR="0033544D" w:rsidRPr="00742779" w:rsidRDefault="00742779" w:rsidP="000E54B1">
      <w:pPr>
        <w:pPrChange w:id="1234" w:author="Seth Oranburg" w:date="2026-03-07T09:50:00Z" w16du:dateUtc="2026-03-07T14:50:00Z">
          <w:pPr>
            <w:pStyle w:val="NormalWeb"/>
          </w:pPr>
        </w:pPrChange>
      </w:pPr>
      <w:del w:id="1235" w:author="Seth Oranburg" w:date="2026-03-07T09:50:00Z" w16du:dateUtc="2026-03-07T14:50:00Z">
        <w:r w:rsidRPr="00742779">
          <w:rPr>
            <w:rFonts w:ascii="ZWAdobeF" w:hAnsi="ZWAdobeF" w:cs="ZWAdobeF"/>
            <w:sz w:val="2"/>
            <w:szCs w:val="2"/>
          </w:rPr>
          <w:delText>666B</w:delText>
        </w:r>
        <w:r w:rsidR="0033544D" w:rsidRPr="00742779">
          <w:delText>During</w:delText>
        </w:r>
      </w:del>
      <w:ins w:id="1236" w:author="Seth Oranburg" w:date="2026-03-07T09:50:00Z" w16du:dateUtc="2026-03-07T14:50:00Z">
        <w:r w:rsidR="0033544D" w:rsidRPr="00742779">
          <w:t>During</w:t>
        </w:r>
      </w:ins>
      <w:r w:rsidR="0033544D" w:rsidRPr="00742779">
        <w:t xml:space="preserve"> winding up, partnership assets are applied in a specific order: (1) to creditors, including partners who are creditors; (2) to partners for unpaid distributions; and (3) to partners in accordance with their account balances.</w:t>
      </w:r>
      <w:r w:rsidR="0033544D">
        <w:fldChar w:fldCharType="begin"/>
      </w:r>
      <w:r w:rsidR="0033544D">
        <w:instrText>HYPERLINK \l "fn59-11647" \o "Jump to citation"</w:instrText>
      </w:r>
      <w:r w:rsidR="0033544D">
        <w:fldChar w:fldCharType="separate"/>
      </w:r>
      <w:r w:rsidR="0033544D" w:rsidRPr="00742779">
        <w:rPr>
          <w:rStyle w:val="Hyperlink"/>
          <w:color w:val="auto"/>
          <w:u w:val="none"/>
        </w:rPr>
        <w:t>[59</w:t>
      </w:r>
      <w:r w:rsidR="00FA601A" w:rsidRPr="00742779">
        <w:rPr>
          <w:rStyle w:val="Hyperlink"/>
          <w:color w:val="auto"/>
          <w:u w:val="none"/>
        </w:rPr>
        <w:t>]</w:t>
      </w:r>
      <w:r w:rsidR="0033544D">
        <w:fldChar w:fldCharType="end"/>
      </w:r>
      <w:r w:rsidR="0033544D" w:rsidRPr="00742779">
        <w:t xml:space="preserve"> If partnership assets are insufficient to pay all creditors, partners must contribute additional funds according to their loss-sharing ratios. If partnership assets exceed creditors</w:t>
      </w:r>
      <w:r w:rsidR="009F60D1" w:rsidRPr="00742779">
        <w:t>’</w:t>
      </w:r>
      <w:r w:rsidR="0033544D" w:rsidRPr="00742779">
        <w:t xml:space="preserve"> claims, the surplus is distributed to partners based on their capital accounts.</w:t>
      </w:r>
    </w:p>
    <w:p w14:paraId="6EDC965B" w14:textId="77777777" w:rsidR="0033544D" w:rsidRPr="00742779" w:rsidRDefault="00742779" w:rsidP="000E54B1">
      <w:del w:id="1237" w:author="Seth Oranburg" w:date="2026-03-07T09:50:00Z" w16du:dateUtc="2026-03-07T14:50:00Z">
        <w:r w:rsidRPr="00742779">
          <w:rPr>
            <w:rFonts w:ascii="ZWAdobeF" w:hAnsi="ZWAdobeF" w:cs="ZWAdobeF"/>
            <w:sz w:val="2"/>
            <w:szCs w:val="2"/>
          </w:rPr>
          <w:delText>667B</w:delText>
        </w:r>
        <w:r w:rsidR="0033544D" w:rsidRPr="00742779">
          <w:delText>This</w:delText>
        </w:r>
      </w:del>
      <w:ins w:id="1238" w:author="Seth Oranburg" w:date="2026-03-07T09:50:00Z" w16du:dateUtc="2026-03-07T14:50:00Z">
        <w:r w:rsidR="0033544D" w:rsidRPr="00742779">
          <w:t>This</w:t>
        </w:r>
      </w:ins>
      <w:r w:rsidR="0033544D" w:rsidRPr="00742779">
        <w:t xml:space="preserve"> priority structure protects creditors first. Partnership creditors must be paid before partners receive any distributions. If the accounting firm in our scenario dissolved after the malpractice judgment, the injured client would be paid before any partner received distributions of capital or profits. If partnership assets were insufficient, partners would contribute personally to satisfy the judgment. Only after all creditors were paid would remaining assets be distributed to partners.</w:t>
      </w:r>
    </w:p>
    <w:p w14:paraId="1F81010B" w14:textId="77777777" w:rsidR="0033544D" w:rsidRPr="00742779" w:rsidRDefault="0033544D" w:rsidP="000E54B1">
      <w:pPr>
        <w:pStyle w:val="Heading3"/>
        <w:rPr>
          <w:rFonts w:eastAsia="Times New Roman"/>
        </w:rPr>
      </w:pPr>
      <w:r w:rsidRPr="00742779">
        <w:rPr>
          <w:rFonts w:eastAsia="Times New Roman"/>
        </w:rPr>
        <w:t>Fiduciary Duties During Departure</w:t>
      </w:r>
    </w:p>
    <w:p w14:paraId="3311D0B3" w14:textId="77777777" w:rsidR="0033544D" w:rsidRPr="00742779" w:rsidRDefault="00742779" w:rsidP="000E54B1">
      <w:pPr>
        <w:pPrChange w:id="1239" w:author="Seth Oranburg" w:date="2026-03-07T09:50:00Z" w16du:dateUtc="2026-03-07T14:50:00Z">
          <w:pPr>
            <w:pStyle w:val="NormalWeb"/>
          </w:pPr>
        </w:pPrChange>
      </w:pPr>
      <w:del w:id="1240" w:author="Seth Oranburg" w:date="2026-03-07T09:50:00Z" w16du:dateUtc="2026-03-07T14:50:00Z">
        <w:r w:rsidRPr="00742779">
          <w:rPr>
            <w:rStyle w:val="Emphasis"/>
            <w:rFonts w:ascii="ZWAdobeF" w:hAnsi="ZWAdobeF" w:cs="ZWAdobeF"/>
            <w:i w:val="0"/>
            <w:sz w:val="2"/>
            <w:szCs w:val="2"/>
          </w:rPr>
          <w:delText>668B</w:delText>
        </w:r>
        <w:r w:rsidR="0033544D" w:rsidRPr="00742779">
          <w:rPr>
            <w:rStyle w:val="Emphasis"/>
          </w:rPr>
          <w:delText>Meehan</w:delText>
        </w:r>
      </w:del>
      <w:ins w:id="1241" w:author="Seth Oranburg" w:date="2026-03-07T09:50:00Z" w16du:dateUtc="2026-03-07T14:50:00Z">
        <w:r w:rsidR="0033544D" w:rsidRPr="00742779">
          <w:rPr>
            <w:rStyle w:val="Emphasis"/>
          </w:rPr>
          <w:t>Meehan</w:t>
        </w:r>
      </w:ins>
      <w:r w:rsidR="0033544D" w:rsidRPr="00742779">
        <w:rPr>
          <w:rStyle w:val="Emphasis"/>
        </w:rPr>
        <w:t xml:space="preserve"> v. Shaughnessy</w:t>
      </w:r>
      <w:r w:rsidR="0033544D" w:rsidRPr="00742779">
        <w:t xml:space="preserve"> illustrates that fiduciary duties continue during exit and constrain how departing partners pursue opportunities.</w:t>
      </w:r>
      <w:r w:rsidR="0033544D">
        <w:fldChar w:fldCharType="begin"/>
      </w:r>
      <w:r w:rsidR="0033544D">
        <w:instrText>HYPERLINK \l "fn60-11647" \o "Jump to citation"</w:instrText>
      </w:r>
      <w:r w:rsidR="0033544D">
        <w:fldChar w:fldCharType="separate"/>
      </w:r>
      <w:r w:rsidR="0033544D" w:rsidRPr="00742779">
        <w:rPr>
          <w:rStyle w:val="Hyperlink"/>
          <w:color w:val="auto"/>
          <w:u w:val="none"/>
        </w:rPr>
        <w:t>[60</w:t>
      </w:r>
      <w:r w:rsidR="00EE2871" w:rsidRPr="00742779">
        <w:rPr>
          <w:rStyle w:val="Hyperlink"/>
          <w:color w:val="auto"/>
          <w:u w:val="none"/>
        </w:rPr>
        <w:t>]</w:t>
      </w:r>
      <w:r w:rsidR="0033544D">
        <w:fldChar w:fldCharType="end"/>
      </w:r>
      <w:r w:rsidR="0033544D" w:rsidRPr="00742779">
        <w:t xml:space="preserve"> </w:t>
      </w:r>
      <w:r w:rsidR="0033544D" w:rsidRPr="00742779">
        <w:lastRenderedPageBreak/>
        <w:t>James Meehan and Leo Boyle were partners at Parker Coulter, a Boston law firm. They decided to leave and form their own firm. Before announcing their departure, they secretly contacted clients to solicit business and arranged for associates to join the new firm.</w:t>
      </w:r>
    </w:p>
    <w:p w14:paraId="4D80245D" w14:textId="77777777" w:rsidR="0033544D" w:rsidRPr="00742779" w:rsidRDefault="00742779" w:rsidP="000E54B1">
      <w:del w:id="1242" w:author="Seth Oranburg" w:date="2026-03-07T09:50:00Z" w16du:dateUtc="2026-03-07T14:50:00Z">
        <w:r w:rsidRPr="00742779">
          <w:rPr>
            <w:rFonts w:ascii="ZWAdobeF" w:hAnsi="ZWAdobeF" w:cs="ZWAdobeF"/>
            <w:sz w:val="2"/>
            <w:szCs w:val="2"/>
          </w:rPr>
          <w:delText>669B</w:delText>
        </w:r>
        <w:r w:rsidR="0033544D" w:rsidRPr="00742779">
          <w:delText>Parker</w:delText>
        </w:r>
      </w:del>
      <w:ins w:id="1243" w:author="Seth Oranburg" w:date="2026-03-07T09:50:00Z" w16du:dateUtc="2026-03-07T14:50:00Z">
        <w:r w:rsidR="0033544D" w:rsidRPr="00742779">
          <w:t>Parker</w:t>
        </w:r>
      </w:ins>
      <w:r w:rsidR="0033544D" w:rsidRPr="00742779">
        <w:t xml:space="preserve"> Coulter sued, claiming Meehan and Boyle breached fiduciary duties by engaging in improper solicitation and competition before departure. The Supreme Judicial Court of Massachusetts held that partners have the right to plan for departure and to compete after leaving, but they must conduct departure preparations fairly. They cannot use unfair advantages derived from partnership position to secure client commitments before the partnership can respond.</w:t>
      </w:r>
    </w:p>
    <w:p w14:paraId="47FFEC9C" w14:textId="77777777" w:rsidR="0033544D" w:rsidRPr="00742779" w:rsidRDefault="00742779" w:rsidP="000E54B1">
      <w:del w:id="1244" w:author="Seth Oranburg" w:date="2026-03-07T09:50:00Z" w16du:dateUtc="2026-03-07T14:50:00Z">
        <w:r w:rsidRPr="00742779">
          <w:rPr>
            <w:rFonts w:ascii="ZWAdobeF" w:hAnsi="ZWAdobeF" w:cs="ZWAdobeF"/>
            <w:sz w:val="2"/>
            <w:szCs w:val="2"/>
          </w:rPr>
          <w:delText>670B</w:delText>
        </w:r>
        <w:r w:rsidR="0033544D" w:rsidRPr="00742779">
          <w:delText>The</w:delText>
        </w:r>
      </w:del>
      <w:ins w:id="1245" w:author="Seth Oranburg" w:date="2026-03-07T09:50:00Z" w16du:dateUtc="2026-03-07T14:50:00Z">
        <w:r w:rsidR="0033544D" w:rsidRPr="00742779">
          <w:t>The</w:t>
        </w:r>
      </w:ins>
      <w:r w:rsidR="0033544D" w:rsidRPr="00742779">
        <w:t xml:space="preserve"> court explained that departing partners may inform clients of their plans and may discuss future representation, but they cannot solicit clients aggressively or obtain commitments before giving the partnership reasonable opportunity to retain the clients. The line between permissible preparation and wrongful solicitation is fact-intensive, but the principle is clear: fiduciary duties constrain the manner of exit even when exit itself is permissible.</w:t>
      </w:r>
    </w:p>
    <w:p w14:paraId="4024FAEF" w14:textId="77777777" w:rsidR="0033544D" w:rsidRPr="00742779" w:rsidRDefault="00742779" w:rsidP="000E54B1">
      <w:del w:id="1246" w:author="Seth Oranburg" w:date="2026-03-07T09:50:00Z" w16du:dateUtc="2026-03-07T14:50:00Z">
        <w:r w:rsidRPr="00742779">
          <w:rPr>
            <w:rFonts w:ascii="ZWAdobeF" w:hAnsi="ZWAdobeF" w:cs="ZWAdobeF"/>
            <w:sz w:val="2"/>
            <w:szCs w:val="2"/>
          </w:rPr>
          <w:delText>671B</w:delText>
        </w:r>
        <w:r w:rsidR="0033544D" w:rsidRPr="00742779">
          <w:delText>The</w:delText>
        </w:r>
      </w:del>
      <w:ins w:id="1247" w:author="Seth Oranburg" w:date="2026-03-07T09:50:00Z" w16du:dateUtc="2026-03-07T14:50:00Z">
        <w:r w:rsidR="0033544D" w:rsidRPr="00742779">
          <w:t>The</w:t>
        </w:r>
      </w:ins>
      <w:r w:rsidR="0033544D" w:rsidRPr="00742779">
        <w:t xml:space="preserve"> remedy for breach during exit is typically disgorgement. The departing partner must account for profits obtained through wrongful conduct and may forfeit the value of client relationships or business opportunities improperly appropriated. Courts do not typically enjoin departure or prevent competition. They adjust financial remedies to reflect wrongful conduct.</w:t>
      </w:r>
    </w:p>
    <w:p w14:paraId="65BB69A1" w14:textId="77777777" w:rsidR="0033544D" w:rsidRPr="00742779" w:rsidRDefault="0033544D" w:rsidP="000E54B1">
      <w:pPr>
        <w:pStyle w:val="Heading2"/>
        <w:rPr>
          <w:rFonts w:eastAsia="Times New Roman"/>
        </w:rPr>
      </w:pPr>
      <w:r w:rsidRPr="00742779">
        <w:rPr>
          <w:rFonts w:eastAsia="Times New Roman"/>
        </w:rPr>
        <w:t>The Limits of Partnership: The Bridge to Chapter 4</w:t>
      </w:r>
    </w:p>
    <w:p w14:paraId="61D03847" w14:textId="77777777" w:rsidR="0033544D" w:rsidRPr="00742779" w:rsidRDefault="00742779" w:rsidP="000E54B1">
      <w:del w:id="1248" w:author="Seth Oranburg" w:date="2026-03-07T09:50:00Z" w16du:dateUtc="2026-03-07T14:50:00Z">
        <w:r w:rsidRPr="00742779">
          <w:rPr>
            <w:rFonts w:ascii="ZWAdobeF" w:hAnsi="ZWAdobeF" w:cs="ZWAdobeF"/>
            <w:sz w:val="2"/>
            <w:szCs w:val="2"/>
          </w:rPr>
          <w:delText>672B</w:delText>
        </w:r>
        <w:r w:rsidR="0033544D" w:rsidRPr="00742779">
          <w:delText>We</w:delText>
        </w:r>
      </w:del>
      <w:ins w:id="1249" w:author="Seth Oranburg" w:date="2026-03-07T09:50:00Z" w16du:dateUtc="2026-03-07T14:50:00Z">
        <w:r w:rsidR="0033544D" w:rsidRPr="00742779">
          <w:t>We</w:t>
        </w:r>
      </w:ins>
      <w:r w:rsidR="0033544D" w:rsidRPr="00742779">
        <w:t xml:space="preserve"> can now see why partnership law, despite its longevity and continued importance, cannot serve all business needs. Partnership solves certain coordination problems that contract alone cannot address. It provides default formation that reduces transaction costs. It creates mutual agency that allows any partner to bind the partnership. It imposes fiduciary duties that constrain opportunistic behavior. It supplies governance rules that enable equal partners to operate without hierarchy.</w:t>
      </w:r>
    </w:p>
    <w:p w14:paraId="0C0BE020" w14:textId="77777777" w:rsidR="0033544D" w:rsidRPr="00742779" w:rsidRDefault="00742779" w:rsidP="000E54B1">
      <w:del w:id="1250" w:author="Seth Oranburg" w:date="2026-03-07T09:50:00Z" w16du:dateUtc="2026-03-07T14:50:00Z">
        <w:r w:rsidRPr="00742779">
          <w:rPr>
            <w:rFonts w:ascii="ZWAdobeF" w:hAnsi="ZWAdobeF" w:cs="ZWAdobeF"/>
            <w:sz w:val="2"/>
            <w:szCs w:val="2"/>
          </w:rPr>
          <w:delText>673B</w:delText>
        </w:r>
        <w:r w:rsidR="0033544D" w:rsidRPr="00742779">
          <w:delText>But</w:delText>
        </w:r>
      </w:del>
      <w:ins w:id="1251" w:author="Seth Oranburg" w:date="2026-03-07T09:50:00Z" w16du:dateUtc="2026-03-07T14:50:00Z">
        <w:r w:rsidR="0033544D" w:rsidRPr="00742779">
          <w:t>But</w:t>
        </w:r>
      </w:ins>
      <w:r w:rsidR="0033544D" w:rsidRPr="00742779">
        <w:t xml:space="preserve"> partnership</w:t>
      </w:r>
      <w:r w:rsidR="009F60D1" w:rsidRPr="00742779">
        <w:t>’</w:t>
      </w:r>
      <w:r w:rsidR="0033544D" w:rsidRPr="00742779">
        <w:t>s solutions create new problems that partnership law itself cannot solve.</w:t>
      </w:r>
    </w:p>
    <w:p w14:paraId="3EA1E76B" w14:textId="77777777" w:rsidR="0033544D" w:rsidRPr="00742779" w:rsidRDefault="0033544D" w:rsidP="000E54B1">
      <w:pPr>
        <w:pStyle w:val="Heading3"/>
        <w:rPr>
          <w:rFonts w:eastAsia="Times New Roman"/>
        </w:rPr>
      </w:pPr>
      <w:r w:rsidRPr="00742779">
        <w:rPr>
          <w:rFonts w:eastAsia="Times New Roman"/>
        </w:rPr>
        <w:lastRenderedPageBreak/>
        <w:t>The Capital Formation Problem</w:t>
      </w:r>
    </w:p>
    <w:p w14:paraId="6437CBC3" w14:textId="77777777" w:rsidR="0033544D" w:rsidRPr="00742779" w:rsidRDefault="00742779" w:rsidP="000E54B1">
      <w:del w:id="1252" w:author="Seth Oranburg" w:date="2026-03-07T09:50:00Z" w16du:dateUtc="2026-03-07T14:50:00Z">
        <w:r w:rsidRPr="00742779">
          <w:rPr>
            <w:rFonts w:ascii="ZWAdobeF" w:hAnsi="ZWAdobeF" w:cs="ZWAdobeF"/>
            <w:sz w:val="2"/>
            <w:szCs w:val="2"/>
          </w:rPr>
          <w:delText>674B</w:delText>
        </w:r>
        <w:r w:rsidR="0033544D" w:rsidRPr="00742779">
          <w:delText>Partnerships</w:delText>
        </w:r>
      </w:del>
      <w:ins w:id="1253" w:author="Seth Oranburg" w:date="2026-03-07T09:50:00Z" w16du:dateUtc="2026-03-07T14:50:00Z">
        <w:r w:rsidR="0033544D" w:rsidRPr="00742779">
          <w:t>Partnerships</w:t>
        </w:r>
      </w:ins>
      <w:r w:rsidR="0033544D" w:rsidRPr="00742779">
        <w:t xml:space="preserve"> cannot raise capital from passive investors at scale. Every person who becomes a partner assumes unlimited personal liability, gains management rights, and owes fiduciary duties to other partners. Few passive investors want these burdens. An investor with $1 million to deploy typically prefers corporate shares that offer limited liability and no management obligations to partnership interests that create unlimited exposure and require participation in governance.</w:t>
      </w:r>
    </w:p>
    <w:p w14:paraId="4B90D427" w14:textId="77777777" w:rsidR="0033544D" w:rsidRPr="00742779" w:rsidRDefault="00742779" w:rsidP="000E54B1">
      <w:del w:id="1254" w:author="Seth Oranburg" w:date="2026-03-07T09:50:00Z" w16du:dateUtc="2026-03-07T14:50:00Z">
        <w:r w:rsidRPr="00742779">
          <w:rPr>
            <w:rFonts w:ascii="ZWAdobeF" w:hAnsi="ZWAdobeF" w:cs="ZWAdobeF"/>
            <w:sz w:val="2"/>
            <w:szCs w:val="2"/>
          </w:rPr>
          <w:delText>675B</w:delText>
        </w:r>
        <w:r w:rsidR="0033544D" w:rsidRPr="00742779">
          <w:delText>This</w:delText>
        </w:r>
      </w:del>
      <w:ins w:id="1255" w:author="Seth Oranburg" w:date="2026-03-07T09:50:00Z" w16du:dateUtc="2026-03-07T14:50:00Z">
        <w:r w:rsidR="0033544D" w:rsidRPr="00742779">
          <w:t>This</w:t>
        </w:r>
      </w:ins>
      <w:r w:rsidR="0033544D" w:rsidRPr="00742779">
        <w:t xml:space="preserve"> incompatibility limits partnership capital to what working partners can contribute and what creditors will lend. Capital-intensive businesses—manufacturing, transportation, infrastructure, technology companies requiring massive investment—cannot operate as partnerships. They need access to public capital markets. Partnership form cannot serve them.</w:t>
      </w:r>
    </w:p>
    <w:p w14:paraId="0E27AD9E" w14:textId="77777777" w:rsidR="0033544D" w:rsidRPr="00742779" w:rsidRDefault="0033544D" w:rsidP="000E54B1">
      <w:pPr>
        <w:pStyle w:val="Heading3"/>
        <w:rPr>
          <w:rFonts w:eastAsia="Times New Roman"/>
        </w:rPr>
      </w:pPr>
      <w:r w:rsidRPr="00742779">
        <w:rPr>
          <w:rFonts w:eastAsia="Times New Roman"/>
        </w:rPr>
        <w:t>The Monitoring Problem at Scale</w:t>
      </w:r>
    </w:p>
    <w:p w14:paraId="233C4AE3" w14:textId="77777777" w:rsidR="0033544D" w:rsidRPr="00742779" w:rsidRDefault="00742779" w:rsidP="000E54B1">
      <w:del w:id="1256" w:author="Seth Oranburg" w:date="2026-03-07T09:50:00Z" w16du:dateUtc="2026-03-07T14:50:00Z">
        <w:r w:rsidRPr="00742779">
          <w:rPr>
            <w:rFonts w:ascii="ZWAdobeF" w:hAnsi="ZWAdobeF" w:cs="ZWAdobeF"/>
            <w:sz w:val="2"/>
            <w:szCs w:val="2"/>
          </w:rPr>
          <w:delText>676B</w:delText>
        </w:r>
        <w:r w:rsidR="0033544D" w:rsidRPr="00742779">
          <w:delText>The</w:delText>
        </w:r>
      </w:del>
      <w:ins w:id="1257" w:author="Seth Oranburg" w:date="2026-03-07T09:50:00Z" w16du:dateUtc="2026-03-07T14:50:00Z">
        <w:r w:rsidR="0033544D" w:rsidRPr="00742779">
          <w:t>The</w:t>
        </w:r>
      </w:ins>
      <w:r w:rsidR="0033544D" w:rsidRPr="00742779">
        <w:t xml:space="preserve"> geometric growth of monitoring relationships makes large partnerships unstable. Two partners monitor one relationship. Ninety partners monitor 4,005 relationships. No one can maintain effective oversight at that scale. When monitoring fails and unlimited liability persists, catastrophic exposure follows. The senior accounting partner in our scenario faces personal ruin from fraud committed by someone she never supervised, working in an office she never visited, serving a client she never met.</w:t>
      </w:r>
    </w:p>
    <w:p w14:paraId="5B119AB0" w14:textId="77777777" w:rsidR="0033544D" w:rsidRPr="00742779" w:rsidRDefault="00742779" w:rsidP="000E54B1">
      <w:del w:id="1258" w:author="Seth Oranburg" w:date="2026-03-07T09:50:00Z" w16du:dateUtc="2026-03-07T14:50:00Z">
        <w:r w:rsidRPr="00742779">
          <w:rPr>
            <w:rFonts w:ascii="ZWAdobeF" w:hAnsi="ZWAdobeF" w:cs="ZWAdobeF"/>
            <w:sz w:val="2"/>
            <w:szCs w:val="2"/>
          </w:rPr>
          <w:delText>677B</w:delText>
        </w:r>
        <w:r w:rsidR="0033544D" w:rsidRPr="00742779">
          <w:delText>Large</w:delText>
        </w:r>
      </w:del>
      <w:ins w:id="1259" w:author="Seth Oranburg" w:date="2026-03-07T09:50:00Z" w16du:dateUtc="2026-03-07T14:50:00Z">
        <w:r w:rsidR="0033544D" w:rsidRPr="00742779">
          <w:t>Large</w:t>
        </w:r>
      </w:ins>
      <w:r w:rsidR="0033544D" w:rsidRPr="00742779">
        <w:t xml:space="preserve"> partnerships respond by creating hierarchy—managing partners, executive committees, department heads. These structures concentrate decision-making and reduce monitoring requirements. But hierarchy contradicts partnership</w:t>
      </w:r>
      <w:r w:rsidR="009F60D1" w:rsidRPr="00742779">
        <w:t>’</w:t>
      </w:r>
      <w:r w:rsidR="0033544D" w:rsidRPr="00742779">
        <w:t>s foundational principle of equal management. A partnership with formal hierarchy has become functionally corporate even if it retains the partnership label for tax or regulatory reasons.</w:t>
      </w:r>
    </w:p>
    <w:p w14:paraId="4D6842EE" w14:textId="77777777" w:rsidR="0033544D" w:rsidRPr="00742779" w:rsidRDefault="0033544D" w:rsidP="000E54B1">
      <w:pPr>
        <w:pStyle w:val="Heading3"/>
        <w:rPr>
          <w:rFonts w:eastAsia="Times New Roman"/>
        </w:rPr>
      </w:pPr>
      <w:r w:rsidRPr="00742779">
        <w:rPr>
          <w:rFonts w:eastAsia="Times New Roman"/>
        </w:rPr>
        <w:t>The Deadlock and Continuity Problems</w:t>
      </w:r>
    </w:p>
    <w:p w14:paraId="33DC7B01" w14:textId="77777777" w:rsidR="0033544D" w:rsidRPr="00742779" w:rsidRDefault="00742779" w:rsidP="000E54B1">
      <w:del w:id="1260" w:author="Seth Oranburg" w:date="2026-03-07T09:50:00Z" w16du:dateUtc="2026-03-07T14:50:00Z">
        <w:r w:rsidRPr="00742779">
          <w:rPr>
            <w:rFonts w:ascii="ZWAdobeF" w:hAnsi="ZWAdobeF" w:cs="ZWAdobeF"/>
            <w:sz w:val="2"/>
            <w:szCs w:val="2"/>
          </w:rPr>
          <w:delText>678B</w:delText>
        </w:r>
        <w:r w:rsidR="0033544D" w:rsidRPr="00742779">
          <w:delText>Equal</w:delText>
        </w:r>
      </w:del>
      <w:ins w:id="1261" w:author="Seth Oranburg" w:date="2026-03-07T09:50:00Z" w16du:dateUtc="2026-03-07T14:50:00Z">
        <w:r w:rsidR="0033544D" w:rsidRPr="00742779">
          <w:t>Equal</w:t>
        </w:r>
      </w:ins>
      <w:r w:rsidR="0033544D" w:rsidRPr="00742779">
        <w:t xml:space="preserve"> management enables deadlock. When partners are evenly divided on ordinary business matters, no decision can be made. Summers could not hire an employee. Dooley could not prevent hiring without offering an alternative solution. The partnership was paralyzed. In larger partnerships, majority voting reduces deadlock risk, but minority partners can still block extraordinary matters requiring unanimity.</w:t>
      </w:r>
    </w:p>
    <w:p w14:paraId="2C67A756" w14:textId="77777777" w:rsidR="0033544D" w:rsidRPr="00742779" w:rsidRDefault="00742779" w:rsidP="000E54B1">
      <w:del w:id="1262" w:author="Seth Oranburg" w:date="2026-03-07T09:50:00Z" w16du:dateUtc="2026-03-07T14:50:00Z">
        <w:r w:rsidRPr="00742779">
          <w:rPr>
            <w:rFonts w:ascii="ZWAdobeF" w:hAnsi="ZWAdobeF" w:cs="ZWAdobeF"/>
            <w:sz w:val="2"/>
            <w:szCs w:val="2"/>
          </w:rPr>
          <w:delText>679B</w:delText>
        </w:r>
        <w:r w:rsidR="0033544D" w:rsidRPr="00742779">
          <w:delText>Partnership</w:delText>
        </w:r>
      </w:del>
      <w:ins w:id="1263" w:author="Seth Oranburg" w:date="2026-03-07T09:50:00Z" w16du:dateUtc="2026-03-07T14:50:00Z">
        <w:r w:rsidR="0033544D" w:rsidRPr="00742779">
          <w:t>Partnership</w:t>
        </w:r>
      </w:ins>
      <w:r w:rsidR="0033544D" w:rsidRPr="00742779">
        <w:t xml:space="preserve"> also lacks continuity. Under traditional partnership law, any partner</w:t>
      </w:r>
      <w:r w:rsidR="009F60D1" w:rsidRPr="00742779">
        <w:t>’</w:t>
      </w:r>
      <w:r w:rsidR="0033544D" w:rsidRPr="00742779">
        <w:t xml:space="preserve">s departure dissolved the partnership. Even under RUPA, </w:t>
      </w:r>
      <w:r w:rsidR="0033544D" w:rsidRPr="00742779">
        <w:lastRenderedPageBreak/>
        <w:t>certain events trigger dissolution. Partnership interests are not freely transferable. A partner cannot sell her interest to a stranger without consent from all other partners. This illiquidity makes partnership inappropriate for investors who value exit flexibility and makes partnership difficult for businesses expecting frequent ownership changes.</w:t>
      </w:r>
    </w:p>
    <w:p w14:paraId="1F8B5D25" w14:textId="77777777" w:rsidR="0033544D" w:rsidRPr="00742779" w:rsidRDefault="0033544D" w:rsidP="000E54B1">
      <w:pPr>
        <w:pStyle w:val="Heading3"/>
        <w:rPr>
          <w:rFonts w:eastAsia="Times New Roman"/>
        </w:rPr>
      </w:pPr>
      <w:r w:rsidRPr="00742779">
        <w:rPr>
          <w:rFonts w:eastAsia="Times New Roman"/>
        </w:rPr>
        <w:t>The Demand for Corporate Form</w:t>
      </w:r>
    </w:p>
    <w:p w14:paraId="4081122F" w14:textId="77777777" w:rsidR="0033544D" w:rsidRPr="00742779" w:rsidRDefault="00742779" w:rsidP="000E54B1">
      <w:del w:id="1264" w:author="Seth Oranburg" w:date="2026-03-07T09:50:00Z" w16du:dateUtc="2026-03-07T14:50:00Z">
        <w:r w:rsidRPr="00742779">
          <w:rPr>
            <w:rFonts w:ascii="ZWAdobeF" w:hAnsi="ZWAdobeF" w:cs="ZWAdobeF"/>
            <w:sz w:val="2"/>
            <w:szCs w:val="2"/>
          </w:rPr>
          <w:delText>680B</w:delText>
        </w:r>
        <w:r w:rsidR="0033544D" w:rsidRPr="00742779">
          <w:delText>These</w:delText>
        </w:r>
      </w:del>
      <w:ins w:id="1265" w:author="Seth Oranburg" w:date="2026-03-07T09:50:00Z" w16du:dateUtc="2026-03-07T14:50:00Z">
        <w:r w:rsidR="0033544D" w:rsidRPr="00742779">
          <w:t>These</w:t>
        </w:r>
      </w:ins>
      <w:r w:rsidR="0033544D" w:rsidRPr="00742779">
        <w:t xml:space="preserve"> limitations explain why partnership, despite its default status and historical importance, cannot be the final answer to organizational law</w:t>
      </w:r>
      <w:r w:rsidR="009F60D1" w:rsidRPr="00742779">
        <w:t>’</w:t>
      </w:r>
      <w:r w:rsidR="0033544D" w:rsidRPr="00742779">
        <w:t>s problems. Businesses needing large-scale capital, businesses requiring hierarchical governance, businesses intended to outlast their founders, businesses where unlimited liability would prevent participation—all require different legal structures.</w:t>
      </w:r>
    </w:p>
    <w:p w14:paraId="32A36254" w14:textId="77777777" w:rsidR="0033544D" w:rsidRPr="00742779" w:rsidRDefault="00742779" w:rsidP="000E54B1">
      <w:del w:id="1266" w:author="Seth Oranburg" w:date="2026-03-07T09:50:00Z" w16du:dateUtc="2026-03-07T14:50:00Z">
        <w:r w:rsidRPr="00742779">
          <w:rPr>
            <w:rFonts w:ascii="ZWAdobeF" w:hAnsi="ZWAdobeF" w:cs="ZWAdobeF"/>
            <w:sz w:val="2"/>
            <w:szCs w:val="2"/>
          </w:rPr>
          <w:delText>681B</w:delText>
        </w:r>
        <w:r w:rsidR="0033544D" w:rsidRPr="00742779">
          <w:delText>Chapter</w:delText>
        </w:r>
      </w:del>
      <w:ins w:id="1267" w:author="Seth Oranburg" w:date="2026-03-07T09:50:00Z" w16du:dateUtc="2026-03-07T14:50:00Z">
        <w:r w:rsidR="0033544D" w:rsidRPr="00742779">
          <w:t>Chapter</w:t>
        </w:r>
      </w:ins>
      <w:r w:rsidR="0033544D" w:rsidRPr="00742779">
        <w:t xml:space="preserve"> 4 examines corporations, which provide these structures. Corporations enable capital raising from passive investors through limited liability and transferable shares. They create perpetual existence that survives ownership changes. They establish hierarchical governance with boards of directors and officers who can make decisions without requiring consensus. They protect investors from unlimited exposure while still enabling large-scale commercial activity.</w:t>
      </w:r>
    </w:p>
    <w:p w14:paraId="40FFEE68" w14:textId="77777777" w:rsidR="0033544D" w:rsidRPr="00742779" w:rsidRDefault="00742779" w:rsidP="000E54B1">
      <w:del w:id="1268" w:author="Seth Oranburg" w:date="2026-03-07T09:50:00Z" w16du:dateUtc="2026-03-07T14:50:00Z">
        <w:r w:rsidRPr="00742779">
          <w:rPr>
            <w:rFonts w:ascii="ZWAdobeF" w:hAnsi="ZWAdobeF" w:cs="ZWAdobeF"/>
            <w:sz w:val="2"/>
            <w:szCs w:val="2"/>
          </w:rPr>
          <w:delText>682B</w:delText>
        </w:r>
        <w:r w:rsidR="0033544D" w:rsidRPr="00742779">
          <w:delText>But</w:delText>
        </w:r>
      </w:del>
      <w:ins w:id="1269" w:author="Seth Oranburg" w:date="2026-03-07T09:50:00Z" w16du:dateUtc="2026-03-07T14:50:00Z">
        <w:r w:rsidR="0033544D" w:rsidRPr="00742779">
          <w:t>But</w:t>
        </w:r>
      </w:ins>
      <w:r w:rsidR="0033544D" w:rsidRPr="00742779">
        <w:t xml:space="preserve"> corporations introduce new problems that partnerships avoid. Separating ownership from control creates agency costs between shareholders and managers. Limited liability shifts risks to creditors and involuntary victims who may be unable to protect themselves. Perpetual existence with transferable shares allows managers to entrench themselves. Hierarchical governance concentrates power and creates opportunities for abuse.</w:t>
      </w:r>
    </w:p>
    <w:p w14:paraId="3569E6F8" w14:textId="77777777" w:rsidR="0033544D" w:rsidRPr="00742779" w:rsidRDefault="00742779" w:rsidP="000E54B1">
      <w:del w:id="1270" w:author="Seth Oranburg" w:date="2026-03-07T09:50:00Z" w16du:dateUtc="2026-03-07T14:50:00Z">
        <w:r w:rsidRPr="00742779">
          <w:rPr>
            <w:rFonts w:ascii="ZWAdobeF" w:hAnsi="ZWAdobeF" w:cs="ZWAdobeF"/>
            <w:sz w:val="2"/>
            <w:szCs w:val="2"/>
          </w:rPr>
          <w:delText>683B</w:delText>
        </w:r>
        <w:r w:rsidR="0033544D" w:rsidRPr="00742779">
          <w:delText>Understanding</w:delText>
        </w:r>
      </w:del>
      <w:ins w:id="1271" w:author="Seth Oranburg" w:date="2026-03-07T09:50:00Z" w16du:dateUtc="2026-03-07T14:50:00Z">
        <w:r w:rsidR="0033544D" w:rsidRPr="00742779">
          <w:t>Understanding</w:t>
        </w:r>
      </w:ins>
      <w:r w:rsidR="0033544D" w:rsidRPr="00742779">
        <w:t xml:space="preserve"> partnership makes understanding corporations clearer. Each form solves certain problems while creating others. Comparing the forms reveals tradeoffs: flexibility versus certainty, equality versus efficiency, partner protection versus creditor protection, relational investment versus liquidity. No form is best for all purposes. Choosing appropriately requires understanding what problems the form addresses and what costs it imposes.</w:t>
      </w:r>
    </w:p>
    <w:p w14:paraId="3ACE941B" w14:textId="77777777" w:rsidR="0033544D" w:rsidRPr="00742779" w:rsidRDefault="00742779" w:rsidP="000E54B1">
      <w:del w:id="1272" w:author="Seth Oranburg" w:date="2026-03-07T09:50:00Z" w16du:dateUtc="2026-03-07T14:50:00Z">
        <w:r w:rsidRPr="00742779">
          <w:rPr>
            <w:rFonts w:ascii="ZWAdobeF" w:hAnsi="ZWAdobeF" w:cs="ZWAdobeF"/>
            <w:sz w:val="2"/>
            <w:szCs w:val="2"/>
          </w:rPr>
          <w:delText>684B</w:delText>
        </w:r>
        <w:r w:rsidR="0033544D" w:rsidRPr="00742779">
          <w:delText>Partnership</w:delText>
        </w:r>
      </w:del>
      <w:ins w:id="1273" w:author="Seth Oranburg" w:date="2026-03-07T09:50:00Z" w16du:dateUtc="2026-03-07T14:50:00Z">
        <w:r w:rsidR="0033544D" w:rsidRPr="00742779">
          <w:t>Partnership</w:t>
        </w:r>
      </w:ins>
      <w:r w:rsidR="0033544D" w:rsidRPr="00742779">
        <w:t xml:space="preserve"> law represents the first major step beyond pure contract in organizing commercial activity. It supplies default rules, mutual agency, fiduciary duties, and entity status. It solves coordination problems for small ventures. But it cannot solve problems that require separation of </w:t>
      </w:r>
      <w:r w:rsidR="0033544D" w:rsidRPr="00742779">
        <w:lastRenderedPageBreak/>
        <w:t>ownership and control, limitation of liability, perpetual existence, and hierarchical governance. Those solutions require corporate law.</w:t>
      </w:r>
    </w:p>
    <w:p w14:paraId="2214ABBF" w14:textId="77777777" w:rsidR="0033544D" w:rsidRPr="00742779" w:rsidRDefault="0033544D" w:rsidP="000E54B1">
      <w:pPr>
        <w:pStyle w:val="Heading2"/>
        <w:rPr>
          <w:rFonts w:eastAsia="Times New Roman"/>
        </w:rPr>
      </w:pPr>
      <w:r w:rsidRPr="00742779">
        <w:rPr>
          <w:rFonts w:eastAsia="Times New Roman"/>
        </w:rPr>
        <w:t>Conclusion</w:t>
      </w:r>
    </w:p>
    <w:p w14:paraId="0E0D935C" w14:textId="77777777" w:rsidR="0033544D" w:rsidRPr="00742779" w:rsidRDefault="00742779" w:rsidP="000E54B1">
      <w:del w:id="1274" w:author="Seth Oranburg" w:date="2026-03-07T09:50:00Z" w16du:dateUtc="2026-03-07T14:50:00Z">
        <w:r w:rsidRPr="00742779">
          <w:rPr>
            <w:rFonts w:ascii="ZWAdobeF" w:hAnsi="ZWAdobeF" w:cs="ZWAdobeF"/>
            <w:sz w:val="2"/>
            <w:szCs w:val="2"/>
          </w:rPr>
          <w:delText>685B</w:delText>
        </w:r>
        <w:r w:rsidR="0033544D" w:rsidRPr="00742779">
          <w:delText>Partnership</w:delText>
        </w:r>
      </w:del>
      <w:ins w:id="1275" w:author="Seth Oranburg" w:date="2026-03-07T09:50:00Z" w16du:dateUtc="2026-03-07T14:50:00Z">
        <w:r w:rsidR="0033544D" w:rsidRPr="00742779">
          <w:t>Partnership</w:t>
        </w:r>
      </w:ins>
      <w:r w:rsidR="0033544D" w:rsidRPr="00742779">
        <w:t xml:space="preserve"> law addresses the four fundamental problems from Chapter 1 through default formation, mutual agency, equal management, and unlimited liability. These features enable small businesses to operate without extensive formalization. They provide third parties with clear rules about authority, liability, and property. They constrain partners through fiduciary duties and governance requirements.</w:t>
      </w:r>
    </w:p>
    <w:p w14:paraId="39DAE326" w14:textId="77777777" w:rsidR="0033544D" w:rsidRPr="00742779" w:rsidRDefault="00742779" w:rsidP="000E54B1">
      <w:del w:id="1276" w:author="Seth Oranburg" w:date="2026-03-07T09:50:00Z" w16du:dateUtc="2026-03-07T14:50:00Z">
        <w:r w:rsidRPr="00742779">
          <w:rPr>
            <w:rFonts w:ascii="ZWAdobeF" w:hAnsi="ZWAdobeF" w:cs="ZWAdobeF"/>
            <w:sz w:val="2"/>
            <w:szCs w:val="2"/>
          </w:rPr>
          <w:delText>686B</w:delText>
        </w:r>
        <w:r w:rsidR="0033544D" w:rsidRPr="00742779">
          <w:delText>But</w:delText>
        </w:r>
      </w:del>
      <w:ins w:id="1277" w:author="Seth Oranburg" w:date="2026-03-07T09:50:00Z" w16du:dateUtc="2026-03-07T14:50:00Z">
        <w:r w:rsidR="0033544D" w:rsidRPr="00742779">
          <w:t>But</w:t>
        </w:r>
      </w:ins>
      <w:r w:rsidR="0033544D" w:rsidRPr="00742779">
        <w:t xml:space="preserve"> the same features that make partnership workable for small ventures create limitations at scale. Unlimited liability discourages passive investment. Equal management enables deadlock. Monitoring costs grow geometrically. Non-transferability limits liquidity. Partnership is the default form because it requires no filing and serves small ventures well. It cannot serve businesses needing different tradeoffs.</w:t>
      </w:r>
    </w:p>
    <w:p w14:paraId="1D490186" w14:textId="77777777" w:rsidR="0033544D" w:rsidRPr="00742779" w:rsidRDefault="00742779" w:rsidP="000E54B1">
      <w:del w:id="1278" w:author="Seth Oranburg" w:date="2026-03-07T09:50:00Z" w16du:dateUtc="2026-03-07T14:50:00Z">
        <w:r w:rsidRPr="00742779">
          <w:rPr>
            <w:rFonts w:ascii="ZWAdobeF" w:hAnsi="ZWAdobeF" w:cs="ZWAdobeF"/>
            <w:sz w:val="2"/>
            <w:szCs w:val="2"/>
          </w:rPr>
          <w:delText>687B</w:delText>
        </w:r>
        <w:r w:rsidR="0033544D" w:rsidRPr="00742779">
          <w:delText>The</w:delText>
        </w:r>
      </w:del>
      <w:ins w:id="1279" w:author="Seth Oranburg" w:date="2026-03-07T09:50:00Z" w16du:dateUtc="2026-03-07T14:50:00Z">
        <w:r w:rsidR="0033544D" w:rsidRPr="00742779">
          <w:t>The</w:t>
        </w:r>
      </w:ins>
      <w:r w:rsidR="0033544D" w:rsidRPr="00742779">
        <w:t xml:space="preserve"> next chapter examines how corporation law responds to partnership</w:t>
      </w:r>
      <w:r w:rsidR="009F60D1" w:rsidRPr="00742779">
        <w:t>’</w:t>
      </w:r>
      <w:r w:rsidR="0033544D" w:rsidRPr="00742779">
        <w:t>s limitations and what new problems corporate solutions create.</w:t>
      </w:r>
    </w:p>
    <w:p w14:paraId="14CC278E" w14:textId="77777777" w:rsidR="0033544D" w:rsidRPr="00742779" w:rsidRDefault="0033544D" w:rsidP="000E54B1">
      <w:pPr>
        <w:pStyle w:val="Heading1"/>
        <w:rPr>
          <w:rFonts w:eastAsia="Times New Roman"/>
        </w:rPr>
      </w:pPr>
      <w:bookmarkStart w:id="1280" w:name="_Toc220771156"/>
      <w:r w:rsidRPr="00742779">
        <w:rPr>
          <w:rFonts w:eastAsia="Times New Roman"/>
        </w:rPr>
        <w:lastRenderedPageBreak/>
        <w:t>Chapter 4: Corporations: The Legal Technology That Built America</w:t>
      </w:r>
      <w:bookmarkEnd w:id="1280"/>
    </w:p>
    <w:p w14:paraId="77163D10" w14:textId="77777777" w:rsidR="00753506" w:rsidRDefault="00742779">
      <w:pPr>
        <w:pStyle w:val="Heading4"/>
        <w:rPr>
          <w:ins w:id="1281" w:author="Seth Oranburg" w:date="2026-03-07T09:50:00Z" w16du:dateUtc="2026-03-07T14:50:00Z"/>
        </w:rPr>
      </w:pPr>
      <w:del w:id="1282" w:author="Seth Oranburg" w:date="2026-03-07T09:50:00Z" w16du:dateUtc="2026-03-07T14:50:00Z">
        <w:r w:rsidRPr="00742779">
          <w:rPr>
            <w:rFonts w:ascii="ZWAdobeF" w:hAnsi="ZWAdobeF" w:cs="ZWAdobeF"/>
            <w:sz w:val="2"/>
            <w:szCs w:val="2"/>
          </w:rPr>
          <w:delText>688B</w:delText>
        </w:r>
        <w:r w:rsidR="0033544D" w:rsidRPr="00742779">
          <w:delText>Chapter</w:delText>
        </w:r>
      </w:del>
      <w:ins w:id="1283" w:author="Seth Oranburg" w:date="2026-03-07T09:50:00Z" w16du:dateUtc="2026-03-07T14:50:00Z">
        <w:r w:rsidR="0059744E">
          <w:t>Learning Objectives</w:t>
        </w:r>
      </w:ins>
    </w:p>
    <w:p w14:paraId="2B317DC8" w14:textId="77777777" w:rsidR="00753506" w:rsidRDefault="0059744E">
      <w:pPr>
        <w:rPr>
          <w:ins w:id="1284" w:author="Seth Oranburg" w:date="2026-03-07T09:50:00Z" w16du:dateUtc="2026-03-07T14:50:00Z"/>
        </w:rPr>
      </w:pPr>
      <w:ins w:id="1285" w:author="Seth Oranburg" w:date="2026-03-07T09:50:00Z" w16du:dateUtc="2026-03-07T14:50:00Z">
        <w:r>
          <w:t>1. Analyze how the corporate form solves the Four Problems that partnership and agency address only partially.</w:t>
        </w:r>
      </w:ins>
    </w:p>
    <w:p w14:paraId="24B33BF2" w14:textId="77777777" w:rsidR="00753506" w:rsidRDefault="0059744E">
      <w:pPr>
        <w:rPr>
          <w:ins w:id="1286" w:author="Seth Oranburg" w:date="2026-03-07T09:50:00Z" w16du:dateUtc="2026-03-07T14:50:00Z"/>
        </w:rPr>
      </w:pPr>
      <w:ins w:id="1287" w:author="Seth Oranburg" w:date="2026-03-07T09:50:00Z" w16du:dateUtc="2026-03-07T14:50:00Z">
        <w:r>
          <w:t>2. Compare the governance rights of shareholders, directors, and officers under Delaware law.</w:t>
        </w:r>
      </w:ins>
    </w:p>
    <w:p w14:paraId="0B0F8809" w14:textId="77777777" w:rsidR="00753506" w:rsidRDefault="0059744E">
      <w:pPr>
        <w:rPr>
          <w:ins w:id="1288" w:author="Seth Oranburg" w:date="2026-03-07T09:50:00Z" w16du:dateUtc="2026-03-07T14:50:00Z"/>
        </w:rPr>
      </w:pPr>
      <w:ins w:id="1289" w:author="Seth Oranburg" w:date="2026-03-07T09:50:00Z" w16du:dateUtc="2026-03-07T14:50:00Z">
        <w:r>
          <w:t>3. Evaluate the business judgment rule as a standard of judicial review and explain its policy rationale.</w:t>
        </w:r>
      </w:ins>
    </w:p>
    <w:p w14:paraId="6DE281EE" w14:textId="77777777" w:rsidR="00753506" w:rsidRDefault="0059744E">
      <w:pPr>
        <w:rPr>
          <w:ins w:id="1290" w:author="Seth Oranburg" w:date="2026-03-07T09:50:00Z" w16du:dateUtc="2026-03-07T14:50:00Z"/>
        </w:rPr>
      </w:pPr>
      <w:ins w:id="1291" w:author="Seth Oranburg" w:date="2026-03-07T09:50:00Z" w16du:dateUtc="2026-03-07T14:50:00Z">
        <w:r>
          <w:t>4. Distinguish direct and derivative suits as mechanisms for shareholder enforcement of corporate rights.</w:t>
        </w:r>
      </w:ins>
    </w:p>
    <w:p w14:paraId="259F7E4D" w14:textId="77777777" w:rsidR="00753506" w:rsidRDefault="0059744E">
      <w:pPr>
        <w:rPr>
          <w:ins w:id="1292" w:author="Seth Oranburg" w:date="2026-03-07T09:50:00Z" w16du:dateUtc="2026-03-07T14:50:00Z"/>
        </w:rPr>
      </w:pPr>
      <w:ins w:id="1293" w:author="Seth Oranburg" w:date="2026-03-07T09:50:00Z" w16du:dateUtc="2026-03-07T14:50:00Z">
        <w:r>
          <w:t>5. Apply the duty of loyalty framework to interested-director transactions and self-dealing scenarios.</w:t>
        </w:r>
      </w:ins>
    </w:p>
    <w:p w14:paraId="72BD0698" w14:textId="77777777" w:rsidR="0033544D" w:rsidRPr="00742779" w:rsidRDefault="0033544D" w:rsidP="000E54B1">
      <w:ins w:id="1294" w:author="Seth Oranburg" w:date="2026-03-07T09:50:00Z" w16du:dateUtc="2026-03-07T14:50:00Z">
        <w:r w:rsidRPr="00742779">
          <w:t>Chapter</w:t>
        </w:r>
      </w:ins>
      <w:r w:rsidRPr="00742779">
        <w:t xml:space="preserve"> 1 identified four fundamental problems that contract law cannot solve adequately: attribution (whose act binds the organization), governance (what rights and duties arise when agreements are incomplete), risk allocation (who bears losses when enterprise creates harm), and asset partitioning (where boundaries lie between organizational and personal wealth). Chapter 2 examined agency as the foundational relationship enabling delegation in business. Chapter 3 showed how partnership law addresses these problems through mutual agency, equal management, and unlimited liability: features that work well for small ventures but create obstacles to growth.</w:t>
      </w:r>
    </w:p>
    <w:p w14:paraId="58B2DF04" w14:textId="77777777" w:rsidR="0033544D" w:rsidRPr="00742779" w:rsidRDefault="00742779" w:rsidP="000E54B1">
      <w:del w:id="1295" w:author="Seth Oranburg" w:date="2026-03-07T09:50:00Z" w16du:dateUtc="2026-03-07T14:50:00Z">
        <w:r w:rsidRPr="00742779">
          <w:rPr>
            <w:rFonts w:ascii="ZWAdobeF" w:hAnsi="ZWAdobeF" w:cs="ZWAdobeF"/>
            <w:sz w:val="2"/>
            <w:szCs w:val="2"/>
          </w:rPr>
          <w:delText>689B</w:delText>
        </w:r>
        <w:r w:rsidR="0033544D" w:rsidRPr="00742779">
          <w:delText>The</w:delText>
        </w:r>
      </w:del>
      <w:ins w:id="1296" w:author="Seth Oranburg" w:date="2026-03-07T09:50:00Z" w16du:dateUtc="2026-03-07T14:50:00Z">
        <w:r w:rsidR="0033544D" w:rsidRPr="00742779">
          <w:t>The</w:t>
        </w:r>
      </w:ins>
      <w:r w:rsidR="0033544D" w:rsidRPr="00742779">
        <w:t xml:space="preserve"> analysis now turns to corporations, the legal form that dominates large-scale enterprise. The corporation solves problems that partnership cannot address: how to raise capital from passive investors who will not manage the business, how to limit investor liability to encourage diversification, how to create continuity that survives the death or departure of founders, and how to enable transferable ownership interests that create liquid capital markets.</w:t>
      </w:r>
    </w:p>
    <w:p w14:paraId="61228893" w14:textId="77777777" w:rsidR="0033544D" w:rsidRPr="00742779" w:rsidRDefault="00742779" w:rsidP="000E54B1">
      <w:del w:id="1297" w:author="Seth Oranburg" w:date="2026-03-07T09:50:00Z" w16du:dateUtc="2026-03-07T14:50:00Z">
        <w:r w:rsidRPr="00742779">
          <w:rPr>
            <w:rFonts w:ascii="ZWAdobeF" w:hAnsi="ZWAdobeF" w:cs="ZWAdobeF"/>
            <w:sz w:val="2"/>
            <w:szCs w:val="2"/>
          </w:rPr>
          <w:delText>690B</w:delText>
        </w:r>
        <w:r w:rsidR="0033544D" w:rsidRPr="00742779">
          <w:delText>These</w:delText>
        </w:r>
      </w:del>
      <w:ins w:id="1298" w:author="Seth Oranburg" w:date="2026-03-07T09:50:00Z" w16du:dateUtc="2026-03-07T14:50:00Z">
        <w:r w:rsidR="0033544D" w:rsidRPr="00742779">
          <w:t>These</w:t>
        </w:r>
      </w:ins>
      <w:r w:rsidR="0033544D" w:rsidRPr="00742779">
        <w:t xml:space="preserve"> solutions did not emerge naturally from market forces. They required legal innovation. Corporate law is technology in the most literal sense: a deliberately engineered system of rules designed to solve specific coordination problems. The corporate form separates ownership from control, limits shareholder liability while creating entity liability, establishes hierarchical governance through boards and officers, and creates perpetual legal personhood </w:t>
      </w:r>
      <w:r w:rsidR="0033544D" w:rsidRPr="00742779">
        <w:lastRenderedPageBreak/>
        <w:t>distinct from any individual human. Each feature addresses specific economic problems while creating new governance challenges.</w:t>
      </w:r>
    </w:p>
    <w:p w14:paraId="04DE4D5E" w14:textId="77777777" w:rsidR="0033544D" w:rsidRPr="00742779" w:rsidRDefault="00742779" w:rsidP="000E54B1">
      <w:del w:id="1299" w:author="Seth Oranburg" w:date="2026-03-07T09:50:00Z" w16du:dateUtc="2026-03-07T14:50:00Z">
        <w:r w:rsidRPr="00742779">
          <w:rPr>
            <w:rFonts w:ascii="ZWAdobeF" w:hAnsi="ZWAdobeF" w:cs="ZWAdobeF"/>
            <w:sz w:val="2"/>
            <w:szCs w:val="2"/>
          </w:rPr>
          <w:delText>691B</w:delText>
        </w:r>
        <w:r w:rsidR="0033544D" w:rsidRPr="00742779">
          <w:delText>This</w:delText>
        </w:r>
      </w:del>
      <w:ins w:id="1300" w:author="Seth Oranburg" w:date="2026-03-07T09:50:00Z" w16du:dateUtc="2026-03-07T14:50:00Z">
        <w:r w:rsidR="0033544D" w:rsidRPr="00742779">
          <w:t>This</w:t>
        </w:r>
      </w:ins>
      <w:r w:rsidR="0033544D" w:rsidRPr="00742779">
        <w:t xml:space="preserve"> chapter shows how corporate law addresses the four fundamental problems at scale. But it also reveals the distinctive costs of the corporate form: agency costs from separating ownership and control, externalities from limited liability, and tensions about whether corporations exist solely to maximize shareholder profit or serve broader stakeholder interests. These costs and tensions explain why corporate law, despite its success, cannot serve all business needs. The limitations create demand for limited liability companies, the subject of Chapter 5.</w:t>
      </w:r>
    </w:p>
    <w:p w14:paraId="5F4ABA15" w14:textId="77777777" w:rsidR="0033544D" w:rsidRPr="00742779" w:rsidRDefault="00742779" w:rsidP="000E54B1">
      <w:del w:id="1301" w:author="Seth Oranburg" w:date="2026-03-07T09:50:00Z" w16du:dateUtc="2026-03-07T14:50:00Z">
        <w:r w:rsidRPr="00742779">
          <w:rPr>
            <w:rFonts w:ascii="ZWAdobeF" w:hAnsi="ZWAdobeF" w:cs="ZWAdobeF"/>
            <w:sz w:val="2"/>
            <w:szCs w:val="2"/>
          </w:rPr>
          <w:delText>692B</w:delText>
        </w:r>
        <w:r w:rsidR="0033544D" w:rsidRPr="00742779">
          <w:delText>The</w:delText>
        </w:r>
      </w:del>
      <w:ins w:id="1302" w:author="Seth Oranburg" w:date="2026-03-07T09:50:00Z" w16du:dateUtc="2026-03-07T14:50:00Z">
        <w:r w:rsidR="0033544D" w:rsidRPr="00742779">
          <w:t>The</w:t>
        </w:r>
      </w:ins>
      <w:r w:rsidR="0033544D" w:rsidRPr="00742779">
        <w:t xml:space="preserve"> best way to understand what makes corporations distinctive is to see corporate law in action. What happens when a founder who built a spectacularly profitable corporation decides that shareholders have made enough money and the corporation should focus on benefiting workers and the public instead? Can directors lawfully subordinate shareholder profit to other goals? What does it mean for a corporation to have a </w:t>
      </w:r>
      <w:r w:rsidR="009F60D1" w:rsidRPr="00742779">
        <w:t>“</w:t>
      </w:r>
      <w:r w:rsidR="0033544D" w:rsidRPr="00742779">
        <w:t>purpose,</w:t>
      </w:r>
      <w:r w:rsidR="009F60D1" w:rsidRPr="00742779">
        <w:t>”</w:t>
      </w:r>
      <w:r w:rsidR="0033544D" w:rsidRPr="00742779">
        <w:t xml:space="preserve"> and who decides what that purpose is? These questions came to a head in Michigan in 1916, when America</w:t>
      </w:r>
      <w:r w:rsidR="009F60D1" w:rsidRPr="00742779">
        <w:t>’</w:t>
      </w:r>
      <w:r w:rsidR="0033544D" w:rsidRPr="00742779">
        <w:t>s most famous industrialist told his shareholders he was making too much money.</w:t>
      </w:r>
    </w:p>
    <w:p w14:paraId="50D1948A" w14:textId="77777777" w:rsidR="0033544D" w:rsidRPr="00742779" w:rsidRDefault="0033544D" w:rsidP="000E54B1">
      <w:pPr>
        <w:pStyle w:val="Heading2"/>
        <w:rPr>
          <w:rFonts w:eastAsia="Times New Roman"/>
        </w:rPr>
      </w:pPr>
      <w:r w:rsidRPr="00742779">
        <w:rPr>
          <w:rFonts w:eastAsia="Times New Roman"/>
        </w:rPr>
        <w:t>The Fight Over Ford</w:t>
      </w:r>
      <w:r w:rsidR="009F60D1" w:rsidRPr="00742779">
        <w:rPr>
          <w:rFonts w:eastAsia="Times New Roman"/>
        </w:rPr>
        <w:t>’</w:t>
      </w:r>
      <w:r w:rsidRPr="00742779">
        <w:rPr>
          <w:rFonts w:eastAsia="Times New Roman"/>
        </w:rPr>
        <w:t>s Fortune</w:t>
      </w:r>
    </w:p>
    <w:p w14:paraId="133C54F7" w14:textId="77777777" w:rsidR="0033544D" w:rsidRPr="00742779" w:rsidRDefault="00742779" w:rsidP="000E54B1">
      <w:del w:id="1303" w:author="Seth Oranburg" w:date="2026-03-07T09:50:00Z" w16du:dateUtc="2026-03-07T14:50:00Z">
        <w:r w:rsidRPr="00742779">
          <w:rPr>
            <w:rFonts w:ascii="ZWAdobeF" w:hAnsi="ZWAdobeF" w:cs="ZWAdobeF"/>
            <w:sz w:val="2"/>
            <w:szCs w:val="2"/>
          </w:rPr>
          <w:delText>693B</w:delText>
        </w:r>
        <w:r w:rsidR="0033544D" w:rsidRPr="00742779">
          <w:delText>By</w:delText>
        </w:r>
      </w:del>
      <w:ins w:id="1304" w:author="Seth Oranburg" w:date="2026-03-07T09:50:00Z" w16du:dateUtc="2026-03-07T14:50:00Z">
        <w:r w:rsidR="0033544D" w:rsidRPr="00742779">
          <w:t>By</w:t>
        </w:r>
      </w:ins>
      <w:r w:rsidR="0033544D" w:rsidRPr="00742779">
        <w:t xml:space="preserve"> 1916, Henry Ford had created the most profitable manufacturing enterprise in American history. Ford Motor Company had sold over 1.2 million automobiles. Cumulative profits exceeded $173 million (approximately $5 billion in today</w:t>
      </w:r>
      <w:r w:rsidR="009F60D1" w:rsidRPr="00742779">
        <w:t>’</w:t>
      </w:r>
      <w:r w:rsidR="0033544D" w:rsidRPr="00742779">
        <w:t>s dollars). The company</w:t>
      </w:r>
      <w:r w:rsidR="009F60D1" w:rsidRPr="00742779">
        <w:t>’</w:t>
      </w:r>
      <w:r w:rsidR="0033544D" w:rsidRPr="00742779">
        <w:t>s cash surplus exceeded $50 million. For years, in addition to regular dividends, the board had declared special dividends totaling over $34 million.</w:t>
      </w:r>
    </w:p>
    <w:p w14:paraId="0C94519D" w14:textId="77777777" w:rsidR="0033544D" w:rsidRPr="00742779" w:rsidRDefault="00742779" w:rsidP="000E54B1">
      <w:del w:id="1305" w:author="Seth Oranburg" w:date="2026-03-07T09:50:00Z" w16du:dateUtc="2026-03-07T14:50:00Z">
        <w:r w:rsidRPr="00742779">
          <w:rPr>
            <w:rFonts w:ascii="ZWAdobeF" w:hAnsi="ZWAdobeF" w:cs="ZWAdobeF"/>
            <w:sz w:val="2"/>
            <w:szCs w:val="2"/>
          </w:rPr>
          <w:delText>694B</w:delText>
        </w:r>
        <w:r w:rsidR="0033544D" w:rsidRPr="00742779">
          <w:delText>Then</w:delText>
        </w:r>
      </w:del>
      <w:ins w:id="1306" w:author="Seth Oranburg" w:date="2026-03-07T09:50:00Z" w16du:dateUtc="2026-03-07T14:50:00Z">
        <w:r w:rsidR="0033544D" w:rsidRPr="00742779">
          <w:t>Then</w:t>
        </w:r>
      </w:ins>
      <w:r w:rsidR="0033544D" w:rsidRPr="00742779">
        <w:t xml:space="preserve"> Ford announced a dramatic policy change. The company would cease the massive special dividends that shareholders had come to expect. Ford planned to build a massive new smelting plant. He would expand production facilities dramatically. And he had something else in mind.</w:t>
      </w:r>
    </w:p>
    <w:p w14:paraId="310BAB42" w14:textId="77777777" w:rsidR="0033544D" w:rsidRPr="00742779" w:rsidRDefault="00742779" w:rsidP="000E54B1">
      <w:del w:id="1307" w:author="Seth Oranburg" w:date="2026-03-07T09:50:00Z" w16du:dateUtc="2026-03-07T14:50:00Z">
        <w:r w:rsidRPr="00742779">
          <w:rPr>
            <w:rFonts w:ascii="ZWAdobeF" w:hAnsi="ZWAdobeF" w:cs="ZWAdobeF"/>
            <w:sz w:val="2"/>
            <w:szCs w:val="2"/>
          </w:rPr>
          <w:delText>695B</w:delText>
        </w:r>
        <w:r w:rsidR="0033544D" w:rsidRPr="00742779">
          <w:delText>Ford</w:delText>
        </w:r>
      </w:del>
      <w:ins w:id="1308" w:author="Seth Oranburg" w:date="2026-03-07T09:50:00Z" w16du:dateUtc="2026-03-07T14:50:00Z">
        <w:r w:rsidR="0033544D" w:rsidRPr="00742779">
          <w:t>Ford</w:t>
        </w:r>
      </w:ins>
      <w:r w:rsidR="0033544D" w:rsidRPr="00742779">
        <w:t xml:space="preserve"> explained his reasoning to newspaper reporters with characteristic bluntness. His ambition was to employ still more men, to spread the benefits of this industrial system to the greatest possible number, to help them build up their lives and their homes. To do this, the company would put the greatest share of its profits back into the business.</w:t>
      </w:r>
    </w:p>
    <w:p w14:paraId="27B5D7CC" w14:textId="77777777" w:rsidR="0033544D" w:rsidRPr="00742779" w:rsidRDefault="00742779" w:rsidP="000E54B1">
      <w:del w:id="1309" w:author="Seth Oranburg" w:date="2026-03-07T09:50:00Z" w16du:dateUtc="2026-03-07T14:50:00Z">
        <w:r w:rsidRPr="00742779">
          <w:rPr>
            <w:rFonts w:ascii="ZWAdobeF" w:hAnsi="ZWAdobeF" w:cs="ZWAdobeF"/>
            <w:sz w:val="2"/>
            <w:szCs w:val="2"/>
          </w:rPr>
          <w:lastRenderedPageBreak/>
          <w:delText>696B</w:delText>
        </w:r>
        <w:r w:rsidR="0033544D" w:rsidRPr="00742779">
          <w:delText>He</w:delText>
        </w:r>
      </w:del>
      <w:ins w:id="1310" w:author="Seth Oranburg" w:date="2026-03-07T09:50:00Z" w16du:dateUtc="2026-03-07T14:50:00Z">
        <w:r w:rsidR="0033544D" w:rsidRPr="00742779">
          <w:t>He</w:t>
        </w:r>
      </w:ins>
      <w:r w:rsidR="0033544D" w:rsidRPr="00742779">
        <w:t xml:space="preserve"> went further. The company had made too much money, he said. It should share its success with the public by reducing automobile prices, making cars accessible to working people who could not currently afford them. When the Dodge brothers (John and Horace Dodge, who owned 10% of Ford Motor Company) questioned this policy, Ford told the Detroit News that the stockholders had received back in dividends more than they had invested. They were entitled to nothing more than the regular dividend.</w:t>
      </w:r>
    </w:p>
    <w:p w14:paraId="06247844" w14:textId="77777777" w:rsidR="0033544D" w:rsidRPr="00742779" w:rsidRDefault="0033544D" w:rsidP="000E54B1">
      <w:pPr>
        <w:pStyle w:val="Heading3"/>
        <w:rPr>
          <w:rFonts w:eastAsia="Times New Roman"/>
        </w:rPr>
      </w:pPr>
      <w:r w:rsidRPr="00742779">
        <w:rPr>
          <w:rFonts w:eastAsia="Times New Roman"/>
        </w:rPr>
        <w:t>The Dodge Brothers</w:t>
      </w:r>
      <w:r w:rsidR="009F60D1" w:rsidRPr="00742779">
        <w:rPr>
          <w:rFonts w:eastAsia="Times New Roman"/>
        </w:rPr>
        <w:t>’</w:t>
      </w:r>
      <w:r w:rsidRPr="00742779">
        <w:rPr>
          <w:rFonts w:eastAsia="Times New Roman"/>
        </w:rPr>
        <w:t xml:space="preserve"> Challenge</w:t>
      </w:r>
    </w:p>
    <w:p w14:paraId="4026834C" w14:textId="77777777" w:rsidR="0033544D" w:rsidRPr="00742779" w:rsidRDefault="00742779" w:rsidP="000E54B1">
      <w:del w:id="1311" w:author="Seth Oranburg" w:date="2026-03-07T09:50:00Z" w16du:dateUtc="2026-03-07T14:50:00Z">
        <w:r w:rsidRPr="00742779">
          <w:rPr>
            <w:rFonts w:ascii="ZWAdobeF" w:hAnsi="ZWAdobeF" w:cs="ZWAdobeF"/>
            <w:sz w:val="2"/>
            <w:szCs w:val="2"/>
          </w:rPr>
          <w:delText>697B</w:delText>
        </w:r>
        <w:r w:rsidR="0033544D" w:rsidRPr="00742779">
          <w:delText>The</w:delText>
        </w:r>
      </w:del>
      <w:ins w:id="1312" w:author="Seth Oranburg" w:date="2026-03-07T09:50:00Z" w16du:dateUtc="2026-03-07T14:50:00Z">
        <w:r w:rsidR="0033544D" w:rsidRPr="00742779">
          <w:t>The</w:t>
        </w:r>
      </w:ins>
      <w:r w:rsidR="0033544D" w:rsidRPr="00742779">
        <w:t xml:space="preserve"> Dodge brothers had used their Ford dividends to finance their own competing automobile company. They needed continued dividend income to fund that expansion. When Ford refused to declare special dividends, they sued.</w:t>
      </w:r>
    </w:p>
    <w:p w14:paraId="2087D619" w14:textId="77777777" w:rsidR="0033544D" w:rsidRPr="00742779" w:rsidRDefault="00742779" w:rsidP="000E54B1">
      <w:del w:id="1313" w:author="Seth Oranburg" w:date="2026-03-07T09:50:00Z" w16du:dateUtc="2026-03-07T14:50:00Z">
        <w:r w:rsidRPr="00742779">
          <w:rPr>
            <w:rFonts w:ascii="ZWAdobeF" w:hAnsi="ZWAdobeF" w:cs="ZWAdobeF"/>
            <w:sz w:val="2"/>
            <w:szCs w:val="2"/>
          </w:rPr>
          <w:delText>698B</w:delText>
        </w:r>
        <w:r w:rsidR="0033544D" w:rsidRPr="00742779">
          <w:delText>Their</w:delText>
        </w:r>
      </w:del>
      <w:ins w:id="1314" w:author="Seth Oranburg" w:date="2026-03-07T09:50:00Z" w16du:dateUtc="2026-03-07T14:50:00Z">
        <w:r w:rsidR="0033544D" w:rsidRPr="00742779">
          <w:t>Their</w:t>
        </w:r>
      </w:ins>
      <w:r w:rsidR="0033544D" w:rsidRPr="00742779">
        <w:t xml:space="preserve"> complaint was straightforward. Ford Motor Company existed to make profits for shareholders. Ford was using corporate resources to pursue social goals (employing more workers, benefiting the public, making automobiles affordable) rather than maximizing shareholder returns. This violated his duty to shareholders.</w:t>
      </w:r>
    </w:p>
    <w:p w14:paraId="162D4E9B" w14:textId="77777777" w:rsidR="0033544D" w:rsidRPr="00742779" w:rsidRDefault="00742779" w:rsidP="000E54B1">
      <w:del w:id="1315" w:author="Seth Oranburg" w:date="2026-03-07T09:50:00Z" w16du:dateUtc="2026-03-07T14:50:00Z">
        <w:r w:rsidRPr="00742779">
          <w:rPr>
            <w:rFonts w:ascii="ZWAdobeF" w:hAnsi="ZWAdobeF" w:cs="ZWAdobeF"/>
            <w:sz w:val="2"/>
            <w:szCs w:val="2"/>
          </w:rPr>
          <w:delText>699B</w:delText>
        </w:r>
        <w:r w:rsidR="0033544D" w:rsidRPr="00742779">
          <w:delText>Ford</w:delText>
        </w:r>
        <w:r w:rsidR="009F60D1" w:rsidRPr="00742779">
          <w:delText>’</w:delText>
        </w:r>
        <w:r w:rsidR="0033544D" w:rsidRPr="00742779">
          <w:delText>s</w:delText>
        </w:r>
      </w:del>
      <w:ins w:id="1316" w:author="Seth Oranburg" w:date="2026-03-07T09:50:00Z" w16du:dateUtc="2026-03-07T14:50:00Z">
        <w:r w:rsidR="0033544D" w:rsidRPr="00742779">
          <w:t>Ford</w:t>
        </w:r>
        <w:r w:rsidR="009F60D1" w:rsidRPr="00742779">
          <w:t>’</w:t>
        </w:r>
        <w:r w:rsidR="0033544D" w:rsidRPr="00742779">
          <w:t>s</w:t>
        </w:r>
      </w:ins>
      <w:r w:rsidR="0033544D" w:rsidRPr="00742779">
        <w:t xml:space="preserve"> response was equally direct. He had built the company. His business judgment about reinvestment and expansion should be respected. And yes, he believed the corporation had responsibilities beyond enriching shareholders. The company should benefit workers, customers, and the public, not just stockholders.</w:t>
      </w:r>
    </w:p>
    <w:p w14:paraId="632D5BC2" w14:textId="77777777" w:rsidR="0033544D" w:rsidRPr="00742779" w:rsidRDefault="00742779" w:rsidP="000E54B1">
      <w:del w:id="1317" w:author="Seth Oranburg" w:date="2026-03-07T09:50:00Z" w16du:dateUtc="2026-03-07T14:50:00Z">
        <w:r w:rsidRPr="00742779">
          <w:rPr>
            <w:rFonts w:ascii="ZWAdobeF" w:hAnsi="ZWAdobeF" w:cs="ZWAdobeF"/>
            <w:sz w:val="2"/>
            <w:szCs w:val="2"/>
          </w:rPr>
          <w:delText>700B</w:delText>
        </w:r>
        <w:r w:rsidR="0033544D" w:rsidRPr="00742779">
          <w:delText>The</w:delText>
        </w:r>
      </w:del>
      <w:ins w:id="1318" w:author="Seth Oranburg" w:date="2026-03-07T09:50:00Z" w16du:dateUtc="2026-03-07T14:50:00Z">
        <w:r w:rsidR="0033544D" w:rsidRPr="00742779">
          <w:t>The</w:t>
        </w:r>
      </w:ins>
      <w:r w:rsidR="0033544D" w:rsidRPr="00742779">
        <w:t xml:space="preserve"> Michigan Supreme Court</w:t>
      </w:r>
      <w:r w:rsidR="009F60D1" w:rsidRPr="00742779">
        <w:t>’</w:t>
      </w:r>
      <w:r w:rsidR="0033544D" w:rsidRPr="00742779">
        <w:t>s decision would become the most cited case in corporate law on the fundamental question of corporate purpose.</w:t>
      </w:r>
    </w:p>
    <w:p w14:paraId="5E261E4E" w14:textId="77777777" w:rsidR="0033544D" w:rsidRPr="00742779" w:rsidRDefault="0033544D" w:rsidP="000E54B1">
      <w:pPr>
        <w:pStyle w:val="Heading3"/>
        <w:rPr>
          <w:rFonts w:eastAsia="Times New Roman"/>
        </w:rPr>
      </w:pPr>
      <w:r w:rsidRPr="00742779">
        <w:rPr>
          <w:rFonts w:eastAsia="Times New Roman"/>
        </w:rPr>
        <w:t>The Shareholder Primacy Doctrine</w:t>
      </w:r>
    </w:p>
    <w:p w14:paraId="776587B3" w14:textId="77777777" w:rsidR="0033544D" w:rsidRPr="00742779" w:rsidRDefault="00742779" w:rsidP="000E54B1">
      <w:del w:id="1319" w:author="Seth Oranburg" w:date="2026-03-07T09:50:00Z" w16du:dateUtc="2026-03-07T14:50:00Z">
        <w:r w:rsidRPr="00742779">
          <w:rPr>
            <w:rFonts w:ascii="ZWAdobeF" w:hAnsi="ZWAdobeF" w:cs="ZWAdobeF"/>
            <w:sz w:val="2"/>
            <w:szCs w:val="2"/>
          </w:rPr>
          <w:delText>701B</w:delText>
        </w:r>
        <w:r w:rsidR="0033544D" w:rsidRPr="00742779">
          <w:delText>The</w:delText>
        </w:r>
      </w:del>
      <w:ins w:id="1320" w:author="Seth Oranburg" w:date="2026-03-07T09:50:00Z" w16du:dateUtc="2026-03-07T14:50:00Z">
        <w:r w:rsidR="0033544D" w:rsidRPr="00742779">
          <w:t>The</w:t>
        </w:r>
      </w:ins>
      <w:r w:rsidR="0033544D" w:rsidRPr="00742779">
        <w:t xml:space="preserve"> court ruled for the Dodge brothers. In language that has echoed through corporate law for over a century, the court held:</w:t>
      </w:r>
    </w:p>
    <w:p w14:paraId="0D13D76A" w14:textId="77777777" w:rsidR="0033544D" w:rsidRPr="00742779" w:rsidRDefault="00742779" w:rsidP="000E54B1">
      <w:pPr>
        <w:divId w:val="391929657"/>
      </w:pPr>
      <w:del w:id="1321" w:author="Seth Oranburg" w:date="2026-03-07T09:50:00Z" w16du:dateUtc="2026-03-07T14:50:00Z">
        <w:r w:rsidRPr="00742779">
          <w:rPr>
            <w:rFonts w:ascii="ZWAdobeF" w:hAnsi="ZWAdobeF" w:cs="ZWAdobeF"/>
            <w:sz w:val="2"/>
            <w:szCs w:val="2"/>
          </w:rPr>
          <w:delText>702B</w:delText>
        </w:r>
        <w:r w:rsidR="0033544D" w:rsidRPr="00742779">
          <w:delText>A</w:delText>
        </w:r>
      </w:del>
      <w:ins w:id="1322" w:author="Seth Oranburg" w:date="2026-03-07T09:50:00Z" w16du:dateUtc="2026-03-07T14:50:00Z">
        <w:r w:rsidR="0033544D" w:rsidRPr="00742779">
          <w:t>A</w:t>
        </w:r>
      </w:ins>
      <w:r w:rsidR="0033544D" w:rsidRPr="00742779">
        <w:t xml:space="preserve"> business corporation is organized and carried on primarily for the profit of the stockholders. The powers of the directors are to be employed for that end. The discretion of directors is to be exercised in the choice of means to attain that end, and does not extend to a change in the end itself, to the reduction of profits, or to the nondistribution of profits among stockholders in order to devote them to other purposes.</w:t>
      </w:r>
    </w:p>
    <w:p w14:paraId="4D3BBAE0" w14:textId="77777777" w:rsidR="0033544D" w:rsidRPr="00742779" w:rsidRDefault="00742779" w:rsidP="000E54B1">
      <w:del w:id="1323" w:author="Seth Oranburg" w:date="2026-03-07T09:50:00Z" w16du:dateUtc="2026-03-07T14:50:00Z">
        <w:r w:rsidRPr="00742779">
          <w:rPr>
            <w:rFonts w:ascii="ZWAdobeF" w:hAnsi="ZWAdobeF" w:cs="ZWAdobeF"/>
            <w:sz w:val="2"/>
            <w:szCs w:val="2"/>
          </w:rPr>
          <w:lastRenderedPageBreak/>
          <w:delText>703B</w:delText>
        </w:r>
        <w:r w:rsidR="0033544D" w:rsidRPr="00742779">
          <w:delText>The</w:delText>
        </w:r>
      </w:del>
      <w:ins w:id="1324" w:author="Seth Oranburg" w:date="2026-03-07T09:50:00Z" w16du:dateUtc="2026-03-07T14:50:00Z">
        <w:r w:rsidR="0033544D" w:rsidRPr="00742779">
          <w:t>The</w:t>
        </w:r>
      </w:ins>
      <w:r w:rsidR="0033544D" w:rsidRPr="00742779">
        <w:t xml:space="preserve"> court ordered Ford to distribute a special dividend of $19.3 million to shareholders (an enormous sum).</w:t>
      </w:r>
    </w:p>
    <w:p w14:paraId="077CF427" w14:textId="77777777" w:rsidR="0033544D" w:rsidRPr="00742779" w:rsidRDefault="00742779" w:rsidP="000E54B1">
      <w:del w:id="1325" w:author="Seth Oranburg" w:date="2026-03-07T09:50:00Z" w16du:dateUtc="2026-03-07T14:50:00Z">
        <w:r w:rsidRPr="00742779">
          <w:rPr>
            <w:rFonts w:ascii="ZWAdobeF" w:hAnsi="ZWAdobeF" w:cs="ZWAdobeF"/>
            <w:sz w:val="2"/>
            <w:szCs w:val="2"/>
          </w:rPr>
          <w:delText>704B</w:delText>
        </w:r>
        <w:r w:rsidR="0033544D" w:rsidRPr="00742779">
          <w:delText>This</w:delText>
        </w:r>
      </w:del>
      <w:ins w:id="1326" w:author="Seth Oranburg" w:date="2026-03-07T09:50:00Z" w16du:dateUtc="2026-03-07T14:50:00Z">
        <w:r w:rsidR="0033544D" w:rsidRPr="00742779">
          <w:t>This</w:t>
        </w:r>
      </w:ins>
      <w:r w:rsidR="0033544D" w:rsidRPr="00742779">
        <w:t xml:space="preserve"> outcome surprises many observers. Ford built the company. Ford understood the automobile business better than any judge. Ford</w:t>
      </w:r>
      <w:r w:rsidR="009F60D1" w:rsidRPr="00742779">
        <w:t>’</w:t>
      </w:r>
      <w:r w:rsidR="0033544D" w:rsidRPr="00742779">
        <w:t>s expansion plans might well have created long-term value. How could courts tell one of America</w:t>
      </w:r>
      <w:r w:rsidR="009F60D1" w:rsidRPr="00742779">
        <w:t>’</w:t>
      </w:r>
      <w:r w:rsidR="0033544D" w:rsidRPr="00742779">
        <w:t>s greatest entrepreneurs how to run his business?</w:t>
      </w:r>
    </w:p>
    <w:p w14:paraId="5FAF284D" w14:textId="77777777" w:rsidR="0033544D" w:rsidRPr="00742779" w:rsidRDefault="00742779" w:rsidP="000E54B1">
      <w:del w:id="1327" w:author="Seth Oranburg" w:date="2026-03-07T09:50:00Z" w16du:dateUtc="2026-03-07T14:50:00Z">
        <w:r w:rsidRPr="00742779">
          <w:rPr>
            <w:rFonts w:ascii="ZWAdobeF" w:hAnsi="ZWAdobeF" w:cs="ZWAdobeF"/>
            <w:sz w:val="2"/>
            <w:szCs w:val="2"/>
          </w:rPr>
          <w:delText>705B</w:delText>
        </w:r>
        <w:r w:rsidR="0033544D" w:rsidRPr="00742779">
          <w:delText>The</w:delText>
        </w:r>
      </w:del>
      <w:ins w:id="1328" w:author="Seth Oranburg" w:date="2026-03-07T09:50:00Z" w16du:dateUtc="2026-03-07T14:50:00Z">
        <w:r w:rsidR="0033544D" w:rsidRPr="00742779">
          <w:t>The</w:t>
        </w:r>
      </w:ins>
      <w:r w:rsidR="0033544D" w:rsidRPr="00742779">
        <w:t xml:space="preserve"> court, however, was not second-guessing Ford</w:t>
      </w:r>
      <w:r w:rsidR="009F60D1" w:rsidRPr="00742779">
        <w:t>’</w:t>
      </w:r>
      <w:r w:rsidR="0033544D" w:rsidRPr="00742779">
        <w:t>s business judgment about expansion or reinvestment. The court objected to Ford</w:t>
      </w:r>
      <w:r w:rsidR="009F60D1" w:rsidRPr="00742779">
        <w:t>’</w:t>
      </w:r>
      <w:r w:rsidR="0033544D" w:rsidRPr="00742779">
        <w:t>s stated purpose. Ford had explicitly said he wanted to employ more workers and benefit the public rather than maximize profits. He had openly subordinated shareholder interests to other goals. That, the court held, exceeded his authority as a director.</w:t>
      </w:r>
    </w:p>
    <w:p w14:paraId="5DA9EB49" w14:textId="77777777" w:rsidR="0033544D" w:rsidRPr="00742779" w:rsidRDefault="00742779" w:rsidP="000E54B1">
      <w:del w:id="1329" w:author="Seth Oranburg" w:date="2026-03-07T09:50:00Z" w16du:dateUtc="2026-03-07T14:50:00Z">
        <w:r w:rsidRPr="00742779">
          <w:rPr>
            <w:rFonts w:ascii="ZWAdobeF" w:hAnsi="ZWAdobeF" w:cs="ZWAdobeF"/>
            <w:sz w:val="2"/>
            <w:szCs w:val="2"/>
          </w:rPr>
          <w:delText>706B</w:delText>
        </w:r>
        <w:r w:rsidR="0033544D" w:rsidRPr="00742779">
          <w:delText>Yet</w:delText>
        </w:r>
      </w:del>
      <w:ins w:id="1330" w:author="Seth Oranburg" w:date="2026-03-07T09:50:00Z" w16du:dateUtc="2026-03-07T14:50:00Z">
        <w:r w:rsidR="0033544D" w:rsidRPr="00742779">
          <w:t>Yet</w:t>
        </w:r>
      </w:ins>
      <w:r w:rsidR="0033544D" w:rsidRPr="00742779">
        <w:t xml:space="preserve"> in the same opinion, the court refused to enjoin Ford</w:t>
      </w:r>
      <w:r w:rsidR="009F60D1" w:rsidRPr="00742779">
        <w:t>’</w:t>
      </w:r>
      <w:r w:rsidR="0033544D" w:rsidRPr="00742779">
        <w:t xml:space="preserve">s planned expansion. Ford intended to build a massive smelting plant that would cost millions and reduce short-term profits. The Dodges argued this expansion was wasteful and excessive. The court disagreed: </w:t>
      </w:r>
      <w:r w:rsidR="009F60D1" w:rsidRPr="00742779">
        <w:t>“</w:t>
      </w:r>
      <w:r w:rsidR="0033544D" w:rsidRPr="00742779">
        <w:t>In view of the fact that the selling price of products may be increased at any time, the ultimate results of the larger business cannot be certainly estimated. The judges are not business experts.</w:t>
      </w:r>
      <w:r w:rsidR="009F60D1" w:rsidRPr="00742779">
        <w:t>”</w:t>
      </w:r>
    </w:p>
    <w:p w14:paraId="5AB43D23" w14:textId="77777777" w:rsidR="0033544D" w:rsidRPr="00742779" w:rsidRDefault="0033544D" w:rsidP="000E54B1">
      <w:pPr>
        <w:pStyle w:val="Heading3"/>
        <w:rPr>
          <w:rFonts w:eastAsia="Times New Roman"/>
        </w:rPr>
      </w:pPr>
      <w:r w:rsidRPr="00742779">
        <w:rPr>
          <w:rFonts w:eastAsia="Times New Roman"/>
        </w:rPr>
        <w:t>The Business Judgment Paradox</w:t>
      </w:r>
    </w:p>
    <w:p w14:paraId="4F9A5DF3" w14:textId="77777777" w:rsidR="0033544D" w:rsidRPr="00742779" w:rsidRDefault="00742779" w:rsidP="000E54B1">
      <w:del w:id="1331" w:author="Seth Oranburg" w:date="2026-03-07T09:50:00Z" w16du:dateUtc="2026-03-07T14:50:00Z">
        <w:r w:rsidRPr="00742779">
          <w:rPr>
            <w:rFonts w:ascii="ZWAdobeF" w:hAnsi="ZWAdobeF" w:cs="ZWAdobeF"/>
            <w:sz w:val="2"/>
            <w:szCs w:val="2"/>
          </w:rPr>
          <w:delText>707B</w:delText>
        </w:r>
        <w:r w:rsidR="0033544D" w:rsidRPr="00742779">
          <w:delText>This</w:delText>
        </w:r>
      </w:del>
      <w:ins w:id="1332" w:author="Seth Oranburg" w:date="2026-03-07T09:50:00Z" w16du:dateUtc="2026-03-07T14:50:00Z">
        <w:r w:rsidR="0033544D" w:rsidRPr="00742779">
          <w:t>This</w:t>
        </w:r>
      </w:ins>
      <w:r w:rsidR="0033544D" w:rsidRPr="00742779">
        <w:t xml:space="preserve"> creates an apparent contradiction. The court enforced profit maximization by requiring Ford to pay dividends. But it deferred to Ford</w:t>
      </w:r>
      <w:r w:rsidR="009F60D1" w:rsidRPr="00742779">
        <w:t>’</w:t>
      </w:r>
      <w:r w:rsidR="0033544D" w:rsidRPr="00742779">
        <w:t>s business judgment about expansion that would reduce profits. What explains this?</w:t>
      </w:r>
    </w:p>
    <w:p w14:paraId="7013253E" w14:textId="77777777" w:rsidR="0033544D" w:rsidRPr="00742779" w:rsidRDefault="00742779" w:rsidP="000E54B1">
      <w:del w:id="1333" w:author="Seth Oranburg" w:date="2026-03-07T09:50:00Z" w16du:dateUtc="2026-03-07T14:50:00Z">
        <w:r w:rsidRPr="00742779">
          <w:rPr>
            <w:rFonts w:ascii="ZWAdobeF" w:hAnsi="ZWAdobeF" w:cs="ZWAdobeF"/>
            <w:sz w:val="2"/>
            <w:szCs w:val="2"/>
          </w:rPr>
          <w:delText>708B</w:delText>
        </w:r>
        <w:r w:rsidR="0033544D" w:rsidRPr="00742779">
          <w:delText>The</w:delText>
        </w:r>
      </w:del>
      <w:ins w:id="1334" w:author="Seth Oranburg" w:date="2026-03-07T09:50:00Z" w16du:dateUtc="2026-03-07T14:50:00Z">
        <w:r w:rsidR="0033544D" w:rsidRPr="00742779">
          <w:t>The</w:t>
        </w:r>
      </w:ins>
      <w:r w:rsidR="0033544D" w:rsidRPr="00742779">
        <w:t xml:space="preserve"> answer reveals something fundamental about corporate law</w:t>
      </w:r>
      <w:r w:rsidR="009F60D1" w:rsidRPr="00742779">
        <w:t>’</w:t>
      </w:r>
      <w:r w:rsidR="0033544D" w:rsidRPr="00742779">
        <w:t>s approach to the purpose question. Courts will enforce the profit-maximization norm when directors openly repudiate it, as Ford did. But courts will not second-guess business decisions that might plausibly serve long-term shareholder value, even if those decisions reduce short-term profits or reflect strategic judgments that shareholders dispute.</w:t>
      </w:r>
    </w:p>
    <w:p w14:paraId="29889FEE" w14:textId="77777777" w:rsidR="0033544D" w:rsidRPr="00742779" w:rsidRDefault="00742779" w:rsidP="000E54B1">
      <w:del w:id="1335" w:author="Seth Oranburg" w:date="2026-03-07T09:50:00Z" w16du:dateUtc="2026-03-07T14:50:00Z">
        <w:r w:rsidRPr="00742779">
          <w:rPr>
            <w:rFonts w:ascii="ZWAdobeF" w:hAnsi="ZWAdobeF" w:cs="ZWAdobeF"/>
            <w:sz w:val="2"/>
            <w:szCs w:val="2"/>
          </w:rPr>
          <w:delText>709B</w:delText>
        </w:r>
        <w:r w:rsidR="0033544D" w:rsidRPr="00742779">
          <w:delText>Ford</w:delText>
        </w:r>
      </w:del>
      <w:ins w:id="1336" w:author="Seth Oranburg" w:date="2026-03-07T09:50:00Z" w16du:dateUtc="2026-03-07T14:50:00Z">
        <w:r w:rsidR="0033544D" w:rsidRPr="00742779">
          <w:t>Ford</w:t>
        </w:r>
      </w:ins>
      <w:r w:rsidR="0033544D" w:rsidRPr="00742779">
        <w:t xml:space="preserve"> could have expanded the business and reduced car prices if he framed these decisions as long-term strategy. He could have argued that building the River Rouge plant would reduce costs and increase long-term profitability. He could have claimed that cutting car prices would expand market share and generate greater total profits. He could have contended that paying workers more would reduce turnover and increase productivity. He could have maintained that preserving public goodwill would protect the company from regulation and adverse legislation.</w:t>
      </w:r>
    </w:p>
    <w:p w14:paraId="796C3038" w14:textId="77777777" w:rsidR="0033544D" w:rsidRPr="00742779" w:rsidRDefault="00742779" w:rsidP="000E54B1">
      <w:del w:id="1337" w:author="Seth Oranburg" w:date="2026-03-07T09:50:00Z" w16du:dateUtc="2026-03-07T14:50:00Z">
        <w:r w:rsidRPr="00742779">
          <w:rPr>
            <w:rFonts w:ascii="ZWAdobeF" w:hAnsi="ZWAdobeF" w:cs="ZWAdobeF"/>
            <w:sz w:val="2"/>
            <w:szCs w:val="2"/>
          </w:rPr>
          <w:lastRenderedPageBreak/>
          <w:delText>710B</w:delText>
        </w:r>
        <w:r w:rsidR="0033544D" w:rsidRPr="00742779">
          <w:delText>Framed</w:delText>
        </w:r>
      </w:del>
      <w:ins w:id="1338" w:author="Seth Oranburg" w:date="2026-03-07T09:50:00Z" w16du:dateUtc="2026-03-07T14:50:00Z">
        <w:r w:rsidR="0033544D" w:rsidRPr="00742779">
          <w:t>Framed</w:t>
        </w:r>
      </w:ins>
      <w:r w:rsidR="0033544D" w:rsidRPr="00742779">
        <w:t xml:space="preserve"> this way, courts would defer to Ford</w:t>
      </w:r>
      <w:r w:rsidR="009F60D1" w:rsidRPr="00742779">
        <w:t>’</w:t>
      </w:r>
      <w:r w:rsidR="0033544D" w:rsidRPr="00742779">
        <w:t>s business judgment. The same decisions that violated shareholder primacy when justified as social responsibility become permissible when justified as profit strategy.</w:t>
      </w:r>
    </w:p>
    <w:p w14:paraId="4682CE7A" w14:textId="77777777" w:rsidR="0033544D" w:rsidRPr="00742779" w:rsidRDefault="00742779" w:rsidP="000E54B1">
      <w:del w:id="1339" w:author="Seth Oranburg" w:date="2026-03-07T09:50:00Z" w16du:dateUtc="2026-03-07T14:50:00Z">
        <w:r w:rsidRPr="00742779">
          <w:rPr>
            <w:rFonts w:ascii="ZWAdobeF" w:hAnsi="ZWAdobeF" w:cs="ZWAdobeF"/>
            <w:sz w:val="2"/>
            <w:szCs w:val="2"/>
          </w:rPr>
          <w:delText>711B</w:delText>
        </w:r>
        <w:r w:rsidR="0033544D" w:rsidRPr="00742779">
          <w:delText>This</w:delText>
        </w:r>
      </w:del>
      <w:ins w:id="1340" w:author="Seth Oranburg" w:date="2026-03-07T09:50:00Z" w16du:dateUtc="2026-03-07T14:50:00Z">
        <w:r w:rsidR="0033544D" w:rsidRPr="00742779">
          <w:t>This</w:t>
        </w:r>
      </w:ins>
      <w:r w:rsidR="0033544D" w:rsidRPr="00742779">
        <w:t xml:space="preserve"> creates a fundamental tension in corporate law. Corporate law purports to require profit maximization. But it gives directors discretion to pursue almost any strategy as long as they articulate it in profit-maximizing terms. The duty is rhetorical as much as substantive.</w:t>
      </w:r>
    </w:p>
    <w:p w14:paraId="2337FB02" w14:textId="77777777" w:rsidR="0033544D" w:rsidRPr="00742779" w:rsidRDefault="00742779" w:rsidP="000E54B1">
      <w:del w:id="1341" w:author="Seth Oranburg" w:date="2026-03-07T09:50:00Z" w16du:dateUtc="2026-03-07T14:50:00Z">
        <w:r w:rsidRPr="00742779">
          <w:rPr>
            <w:rStyle w:val="Emphasis"/>
            <w:rFonts w:ascii="ZWAdobeF" w:hAnsi="ZWAdobeF" w:cs="ZWAdobeF"/>
            <w:i w:val="0"/>
            <w:sz w:val="2"/>
            <w:szCs w:val="2"/>
          </w:rPr>
          <w:delText>712B</w:delText>
        </w:r>
        <w:r w:rsidR="0033544D" w:rsidRPr="00742779">
          <w:rPr>
            <w:rStyle w:val="Emphasis"/>
          </w:rPr>
          <w:delText>Dodge</w:delText>
        </w:r>
      </w:del>
      <w:ins w:id="1342" w:author="Seth Oranburg" w:date="2026-03-07T09:50:00Z" w16du:dateUtc="2026-03-07T14:50:00Z">
        <w:r w:rsidR="0033544D" w:rsidRPr="00742779">
          <w:rPr>
            <w:rStyle w:val="Emphasis"/>
          </w:rPr>
          <w:t>Dodge</w:t>
        </w:r>
      </w:ins>
      <w:r w:rsidR="0033544D" w:rsidRPr="00742779">
        <w:rPr>
          <w:rStyle w:val="Emphasis"/>
        </w:rPr>
        <w:t xml:space="preserve"> v. Ford</w:t>
      </w:r>
      <w:r w:rsidR="0033544D" w:rsidRPr="00742779">
        <w:t xml:space="preserve"> thus establishes two principles that define modern corporate law. First, directors must pursue shareholder profit maximization as their primary objective. Second, courts will defer to directors</w:t>
      </w:r>
      <w:r w:rsidR="009F60D1" w:rsidRPr="00742779">
        <w:t>’</w:t>
      </w:r>
      <w:r w:rsidR="0033544D" w:rsidRPr="00742779">
        <w:t xml:space="preserve"> business judgment about how to achieve that objective, as long as directors do not openly repudiate the profit goal itself.</w:t>
      </w:r>
    </w:p>
    <w:p w14:paraId="35A549A7" w14:textId="77777777" w:rsidR="0033544D" w:rsidRPr="00742779" w:rsidRDefault="00742779" w:rsidP="000E54B1">
      <w:del w:id="1343" w:author="Seth Oranburg" w:date="2026-03-07T09:50:00Z" w16du:dateUtc="2026-03-07T14:50:00Z">
        <w:r w:rsidRPr="00742779">
          <w:rPr>
            <w:rFonts w:ascii="ZWAdobeF" w:hAnsi="ZWAdobeF" w:cs="ZWAdobeF"/>
            <w:sz w:val="2"/>
            <w:szCs w:val="2"/>
          </w:rPr>
          <w:delText>713B</w:delText>
        </w:r>
        <w:r w:rsidR="0033544D" w:rsidRPr="00742779">
          <w:delText>These</w:delText>
        </w:r>
      </w:del>
      <w:ins w:id="1344" w:author="Seth Oranburg" w:date="2026-03-07T09:50:00Z" w16du:dateUtc="2026-03-07T14:50:00Z">
        <w:r w:rsidR="0033544D" w:rsidRPr="00742779">
          <w:t>These</w:t>
        </w:r>
      </w:ins>
      <w:r w:rsidR="0033544D" w:rsidRPr="00742779">
        <w:t xml:space="preserve"> principles created the framework within which American corporations have operated for over a century. But understanding why entrepreneurs choose the corporate form despite these constraints requires examining how corporations came to exist at all. The corporate form did not emerge inevitably from commerce. It required deliberate legal engineering that solved specific problems partnership could not address.</w:t>
      </w:r>
    </w:p>
    <w:p w14:paraId="210761EA" w14:textId="77777777" w:rsidR="0033544D" w:rsidRPr="00742779" w:rsidRDefault="00742779" w:rsidP="000E54B1">
      <w:del w:id="1345" w:author="Seth Oranburg" w:date="2026-03-07T09:50:00Z" w16du:dateUtc="2026-03-07T14:50:00Z">
        <w:r w:rsidRPr="00742779">
          <w:rPr>
            <w:rFonts w:ascii="ZWAdobeF" w:hAnsi="ZWAdobeF" w:cs="ZWAdobeF"/>
            <w:sz w:val="2"/>
            <w:szCs w:val="2"/>
          </w:rPr>
          <w:delText>714B</w:delText>
        </w:r>
        <w:r w:rsidR="0033544D" w:rsidRPr="00742779">
          <w:delText>Three</w:delText>
        </w:r>
      </w:del>
      <w:ins w:id="1346" w:author="Seth Oranburg" w:date="2026-03-07T09:50:00Z" w16du:dateUtc="2026-03-07T14:50:00Z">
        <w:r w:rsidR="0033544D" w:rsidRPr="00742779">
          <w:t>Three</w:t>
        </w:r>
      </w:ins>
      <w:r w:rsidR="0033544D" w:rsidRPr="00742779">
        <w:t xml:space="preserve"> years from now, when Zeeva and Sammy face the Henderson opportunity, they will confront Ford</w:t>
      </w:r>
      <w:r w:rsidR="009F60D1" w:rsidRPr="00742779">
        <w:t>’</w:t>
      </w:r>
      <w:r w:rsidR="0033544D" w:rsidRPr="00742779">
        <w:t>s paradox personally. They will gain access to capital and legal protections that partnership cannot provide. But they will also accept constraints on their authority to direct the business they built. Understanding that tradeoff requires understanding what corporations fundamentally are.</w:t>
      </w:r>
    </w:p>
    <w:p w14:paraId="3344041B" w14:textId="77777777" w:rsidR="0033544D" w:rsidRPr="00742779" w:rsidRDefault="0033544D" w:rsidP="000E54B1">
      <w:pPr>
        <w:pStyle w:val="Heading2"/>
        <w:rPr>
          <w:rFonts w:eastAsia="Times New Roman"/>
        </w:rPr>
      </w:pPr>
      <w:r w:rsidRPr="00742779">
        <w:rPr>
          <w:rFonts w:eastAsia="Times New Roman"/>
        </w:rPr>
        <w:t>The Corporation as Legal Innovation</w:t>
      </w:r>
    </w:p>
    <w:p w14:paraId="535E5F31" w14:textId="77777777" w:rsidR="0033544D" w:rsidRPr="00742779" w:rsidRDefault="00742779" w:rsidP="000E54B1">
      <w:del w:id="1347" w:author="Seth Oranburg" w:date="2026-03-07T09:50:00Z" w16du:dateUtc="2026-03-07T14:50:00Z">
        <w:r w:rsidRPr="00742779">
          <w:rPr>
            <w:rFonts w:ascii="ZWAdobeF" w:hAnsi="ZWAdobeF" w:cs="ZWAdobeF"/>
            <w:sz w:val="2"/>
            <w:szCs w:val="2"/>
          </w:rPr>
          <w:delText>715B</w:delText>
        </w:r>
        <w:r w:rsidR="0033544D" w:rsidRPr="00742779">
          <w:delText>In</w:delText>
        </w:r>
      </w:del>
      <w:ins w:id="1348" w:author="Seth Oranburg" w:date="2026-03-07T09:50:00Z" w16du:dateUtc="2026-03-07T14:50:00Z">
        <w:r w:rsidR="0033544D" w:rsidRPr="00742779">
          <w:t>In</w:t>
        </w:r>
      </w:ins>
      <w:r w:rsidR="0033544D" w:rsidRPr="00742779">
        <w:t xml:space="preserve"> 2022, Zeeva and Sammy formed their partnership with a handshake and mutual understanding. Partnership law supplied default rules that matched their expectations. Each could bind the firm. Each participated in management. Each bore unlimited liability. This structure aligned incentives and created accountability.</w:t>
      </w:r>
    </w:p>
    <w:p w14:paraId="6676BD68" w14:textId="77777777" w:rsidR="0033544D" w:rsidRPr="00742779" w:rsidRDefault="00742779" w:rsidP="000E54B1">
      <w:del w:id="1349" w:author="Seth Oranburg" w:date="2026-03-07T09:50:00Z" w16du:dateUtc="2026-03-07T14:50:00Z">
        <w:r w:rsidRPr="00742779">
          <w:rPr>
            <w:rFonts w:ascii="ZWAdobeF" w:hAnsi="ZWAdobeF" w:cs="ZWAdobeF"/>
            <w:sz w:val="2"/>
            <w:szCs w:val="2"/>
          </w:rPr>
          <w:delText>716B</w:delText>
        </w:r>
        <w:r w:rsidR="0033544D" w:rsidRPr="00742779">
          <w:delText>But</w:delText>
        </w:r>
      </w:del>
      <w:ins w:id="1350" w:author="Seth Oranburg" w:date="2026-03-07T09:50:00Z" w16du:dateUtc="2026-03-07T14:50:00Z">
        <w:r w:rsidR="0033544D" w:rsidRPr="00742779">
          <w:t>But</w:t>
        </w:r>
      </w:ins>
      <w:r w:rsidR="0033544D" w:rsidRPr="00742779">
        <w:t xml:space="preserve"> partnership has inherent limits. The firm cannot outlive its members. Capital cannot be locked in against withdrawal demands. Passive investors face unlimited liability for debts they cannot control. Ownership interests cannot transfer freely without unanimous consent. These features prevent </w:t>
      </w:r>
      <w:r w:rsidR="0033544D" w:rsidRPr="00742779">
        <w:lastRenderedPageBreak/>
        <w:t>partnerships from pursuing ventures that require patient capital, institutional continuity, or broad investor participation.</w:t>
      </w:r>
    </w:p>
    <w:p w14:paraId="744D1A1E" w14:textId="77777777" w:rsidR="0033544D" w:rsidRPr="00742779" w:rsidRDefault="00742779" w:rsidP="000E54B1">
      <w:del w:id="1351" w:author="Seth Oranburg" w:date="2026-03-07T09:50:00Z" w16du:dateUtc="2026-03-07T14:50:00Z">
        <w:r w:rsidRPr="00742779">
          <w:rPr>
            <w:rFonts w:ascii="ZWAdobeF" w:hAnsi="ZWAdobeF" w:cs="ZWAdobeF"/>
            <w:sz w:val="2"/>
            <w:szCs w:val="2"/>
          </w:rPr>
          <w:delText>717B</w:delText>
        </w:r>
        <w:r w:rsidR="0033544D" w:rsidRPr="00742779">
          <w:delText>The</w:delText>
        </w:r>
      </w:del>
      <w:ins w:id="1352" w:author="Seth Oranburg" w:date="2026-03-07T09:50:00Z" w16du:dateUtc="2026-03-07T14:50:00Z">
        <w:r w:rsidR="0033544D" w:rsidRPr="00742779">
          <w:t>The</w:t>
        </w:r>
      </w:ins>
      <w:r w:rsidR="0033544D" w:rsidRPr="00742779">
        <w:t xml:space="preserve"> corporation emerged as a legal solution to these structural constraints. But the solution was not obvious. It required centuries of experimentation and deliberate legal engineering. Viewing corporate law as technology—as a designed system of rules intended to solve specific coordination problems—helps explain both its triumph and its limitations. The corporation belongs to the second category. It is a governance structure designed to economize on transaction costs, just as a bridge is a physical structure designed to span a river. Viewing the corporation this way strips it of mystique. It becomes a tool built for a purpose, and like all tools, it excels at some tasks while failing at others.</w:t>
      </w:r>
    </w:p>
    <w:p w14:paraId="4CEFDAD9" w14:textId="77777777" w:rsidR="0033544D" w:rsidRPr="00742779" w:rsidRDefault="0033544D" w:rsidP="000E54B1">
      <w:pPr>
        <w:pStyle w:val="Heading3"/>
        <w:rPr>
          <w:rFonts w:eastAsia="Times New Roman"/>
        </w:rPr>
      </w:pPr>
      <w:r w:rsidRPr="00742779">
        <w:rPr>
          <w:rFonts w:eastAsia="Times New Roman"/>
        </w:rPr>
        <w:t>Separate Legal Personality and Its Origins</w:t>
      </w:r>
    </w:p>
    <w:p w14:paraId="28AB8A87" w14:textId="77777777" w:rsidR="0033544D" w:rsidRPr="00742779" w:rsidRDefault="00742779" w:rsidP="000E54B1">
      <w:del w:id="1353" w:author="Seth Oranburg" w:date="2026-03-07T09:50:00Z" w16du:dateUtc="2026-03-07T14:50:00Z">
        <w:r w:rsidRPr="00742779">
          <w:rPr>
            <w:rFonts w:ascii="ZWAdobeF" w:hAnsi="ZWAdobeF" w:cs="ZWAdobeF"/>
            <w:sz w:val="2"/>
            <w:szCs w:val="2"/>
          </w:rPr>
          <w:delText>718B</w:delText>
        </w:r>
        <w:r w:rsidR="0033544D" w:rsidRPr="00742779">
          <w:delText>The</w:delText>
        </w:r>
      </w:del>
      <w:ins w:id="1354" w:author="Seth Oranburg" w:date="2026-03-07T09:50:00Z" w16du:dateUtc="2026-03-07T14:50:00Z">
        <w:r w:rsidR="0033544D" w:rsidRPr="00742779">
          <w:t>The</w:t>
        </w:r>
      </w:ins>
      <w:r w:rsidR="0033544D" w:rsidRPr="00742779">
        <w:t xml:space="preserve"> concept of the corporation as a distinct legal person separate from its members has ancient roots. Roman law recognized </w:t>
      </w:r>
      <w:r w:rsidR="0033544D" w:rsidRPr="00742779">
        <w:rPr>
          <w:rStyle w:val="Emphasis"/>
        </w:rPr>
        <w:t>universitates</w:t>
      </w:r>
      <w:r w:rsidR="0033544D" w:rsidRPr="00742779">
        <w:t>—entities that could own property and act through representatives. Medieval canon law developed the concept of the corporate body to govern monasteries and religious orders. English law created municipal corporations and guilds as perpetual entities with rights and duties distinct from their changing membership.</w:t>
      </w:r>
    </w:p>
    <w:p w14:paraId="57EE32C3" w14:textId="77777777" w:rsidR="0033544D" w:rsidRPr="00742779" w:rsidRDefault="00742779" w:rsidP="000E54B1">
      <w:del w:id="1355" w:author="Seth Oranburg" w:date="2026-03-07T09:50:00Z" w16du:dateUtc="2026-03-07T14:50:00Z">
        <w:r w:rsidRPr="00742779">
          <w:rPr>
            <w:rFonts w:ascii="ZWAdobeF" w:hAnsi="ZWAdobeF" w:cs="ZWAdobeF"/>
            <w:sz w:val="2"/>
            <w:szCs w:val="2"/>
          </w:rPr>
          <w:delText>719B</w:delText>
        </w:r>
        <w:r w:rsidR="0033544D" w:rsidRPr="00742779">
          <w:delText>But</w:delText>
        </w:r>
      </w:del>
      <w:ins w:id="1356" w:author="Seth Oranburg" w:date="2026-03-07T09:50:00Z" w16du:dateUtc="2026-03-07T14:50:00Z">
        <w:r w:rsidR="0033544D" w:rsidRPr="00742779">
          <w:t>But</w:t>
        </w:r>
      </w:ins>
      <w:r w:rsidR="0033544D" w:rsidRPr="00742779">
        <w:t xml:space="preserve"> the modern business corporation emerged in the 17th and 18th centuries to address a specific commercial problem: how to finance long-distance trade requiring enormous capital investment and multi-year commitments while spreading risk across many investors. The partnership form could not solve this problem. If twenty merchants pooled resources to finance a voyage to India, each would bear unlimited liability for the venture</w:t>
      </w:r>
      <w:r w:rsidR="009F60D1" w:rsidRPr="00742779">
        <w:t>’</w:t>
      </w:r>
      <w:r w:rsidR="0033544D" w:rsidRPr="00742779">
        <w:t>s debts. If one partner died during the two-year voyage, the partnership would dissolve by operation of law, potentially voiding contracts made on the far side of the world. If a partner needed capital for another venture, he could withdraw his share, leaving the expedition underfunded at a critical moment.</w:t>
      </w:r>
    </w:p>
    <w:p w14:paraId="681E34E2" w14:textId="77777777" w:rsidR="0033544D" w:rsidRPr="00742779" w:rsidRDefault="00742779" w:rsidP="000E54B1">
      <w:del w:id="1357" w:author="Seth Oranburg" w:date="2026-03-07T09:50:00Z" w16du:dateUtc="2026-03-07T14:50:00Z">
        <w:r w:rsidRPr="00742779">
          <w:rPr>
            <w:rFonts w:ascii="ZWAdobeF" w:hAnsi="ZWAdobeF" w:cs="ZWAdobeF"/>
            <w:sz w:val="2"/>
            <w:szCs w:val="2"/>
          </w:rPr>
          <w:delText>720B</w:delText>
        </w:r>
        <w:r w:rsidR="0033544D" w:rsidRPr="00742779">
          <w:delText>The</w:delText>
        </w:r>
      </w:del>
      <w:ins w:id="1358" w:author="Seth Oranburg" w:date="2026-03-07T09:50:00Z" w16du:dateUtc="2026-03-07T14:50:00Z">
        <w:r w:rsidR="0033544D" w:rsidRPr="00742779">
          <w:t>The</w:t>
        </w:r>
      </w:ins>
      <w:r w:rsidR="0033544D" w:rsidRPr="00742779">
        <w:t xml:space="preserve"> English East India Company, chartered in 1600, pioneered the essential features that distinguish corporations from partnerships. The Crown granted the Company a monopoly on English trade with the East Indies. The Company raised capital by selling shares to investors. Those investors elected a governing board (the Court of Directors). The board appointed officers who managed operations. The Company owned ships, trading posts, and warehouses in its own name. It entered contracts through its agents. It sued and was sued as an entity.</w:t>
      </w:r>
    </w:p>
    <w:p w14:paraId="69DFBE55" w14:textId="77777777" w:rsidR="0033544D" w:rsidRPr="00742779" w:rsidRDefault="00742779" w:rsidP="000E54B1">
      <w:del w:id="1359" w:author="Seth Oranburg" w:date="2026-03-07T09:50:00Z" w16du:dateUtc="2026-03-07T14:50:00Z">
        <w:r w:rsidRPr="00742779">
          <w:rPr>
            <w:rFonts w:ascii="ZWAdobeF" w:hAnsi="ZWAdobeF" w:cs="ZWAdobeF"/>
            <w:sz w:val="2"/>
            <w:szCs w:val="2"/>
          </w:rPr>
          <w:lastRenderedPageBreak/>
          <w:delText>721B</w:delText>
        </w:r>
        <w:r w:rsidR="0033544D" w:rsidRPr="00742779">
          <w:delText>Most</w:delText>
        </w:r>
      </w:del>
      <w:ins w:id="1360" w:author="Seth Oranburg" w:date="2026-03-07T09:50:00Z" w16du:dateUtc="2026-03-07T14:50:00Z">
        <w:r w:rsidR="0033544D" w:rsidRPr="00742779">
          <w:t>Most</w:t>
        </w:r>
      </w:ins>
      <w:r w:rsidR="0033544D" w:rsidRPr="00742779">
        <w:t xml:space="preserve"> critically, the Company persisted through time. Original investors died or sold their shares. New investors replaced them. The Court of Directors changed composition annually. Officers came and went. But the East India Company endured. It established permanent trading posts in India. It negotiated treaties with foreign powers. It built institutions designed to last generations.</w:t>
      </w:r>
    </w:p>
    <w:p w14:paraId="4795A2DD" w14:textId="77777777" w:rsidR="0033544D" w:rsidRPr="00742779" w:rsidRDefault="00742779" w:rsidP="000E54B1">
      <w:del w:id="1361" w:author="Seth Oranburg" w:date="2026-03-07T09:50:00Z" w16du:dateUtc="2026-03-07T14:50:00Z">
        <w:r w:rsidRPr="00742779">
          <w:rPr>
            <w:rFonts w:ascii="ZWAdobeF" w:hAnsi="ZWAdobeF" w:cs="ZWAdobeF"/>
            <w:sz w:val="2"/>
            <w:szCs w:val="2"/>
          </w:rPr>
          <w:delText>722B</w:delText>
        </w:r>
        <w:r w:rsidR="0033544D" w:rsidRPr="00742779">
          <w:delText>This</w:delText>
        </w:r>
      </w:del>
      <w:ins w:id="1362" w:author="Seth Oranburg" w:date="2026-03-07T09:50:00Z" w16du:dateUtc="2026-03-07T14:50:00Z">
        <w:r w:rsidR="0033544D" w:rsidRPr="00742779">
          <w:t>This</w:t>
        </w:r>
      </w:ins>
      <w:r w:rsidR="0033544D" w:rsidRPr="00742779">
        <w:t xml:space="preserve"> continuity created value that partnerships could never achieve. A partnership trading with the East Indies would dissolve when any partner died (absent agreement otherwise). Creditors and trading partners would face uncertainty about whether agreements would be honored after dissolution. The partnership could not make credible long-term commitments. The corporation solved this through perpetual legal personality. The East India Company was not John Smith and Thomas Brown and William Jones collectively. It was a distinct legal person that would outlive all of them. When William Jones died, his shares passed to his heirs, but the Company continued unchanged. This legal innovation enabled multi-generational enterprise.</w:t>
      </w:r>
    </w:p>
    <w:p w14:paraId="5295C5E9" w14:textId="77777777" w:rsidR="0033544D" w:rsidRPr="00742779" w:rsidRDefault="00742779" w:rsidP="000E54B1">
      <w:del w:id="1363" w:author="Seth Oranburg" w:date="2026-03-07T09:50:00Z" w16du:dateUtc="2026-03-07T14:50:00Z">
        <w:r w:rsidRPr="00742779">
          <w:rPr>
            <w:rFonts w:ascii="ZWAdobeF" w:hAnsi="ZWAdobeF" w:cs="ZWAdobeF"/>
            <w:sz w:val="2"/>
            <w:szCs w:val="2"/>
          </w:rPr>
          <w:delText>723B</w:delText>
        </w:r>
        <w:r w:rsidR="0033544D" w:rsidRPr="00742779">
          <w:delText>The</w:delText>
        </w:r>
      </w:del>
      <w:ins w:id="1364" w:author="Seth Oranburg" w:date="2026-03-07T09:50:00Z" w16du:dateUtc="2026-03-07T14:50:00Z">
        <w:r w:rsidR="0033544D" w:rsidRPr="00742779">
          <w:t>The</w:t>
        </w:r>
      </w:ins>
      <w:r w:rsidR="0033544D" w:rsidRPr="00742779">
        <w:t xml:space="preserve"> Dutch East India Company (VOC), founded in 1602, refined the model further by making shares freely transferable and creating liquid secondary markets for those shares. This solved another partnership problem: the lock-in of capital. In a partnership, a partner who wanted to exit typically had to dissolve the entire firm or obtain unanimous consent for a buyout. In the VOC, shareholders could sell their shares to third parties without affecting the company</w:t>
      </w:r>
      <w:r w:rsidR="009F60D1" w:rsidRPr="00742779">
        <w:t>’</w:t>
      </w:r>
      <w:r w:rsidR="0033544D" w:rsidRPr="00742779">
        <w:t>s operations or requiring permission from other shareholders. This liquidity made corporate investment more attractive than partnership interests, enabling the VOC to raise far more capital than any partnership could command.</w:t>
      </w:r>
    </w:p>
    <w:p w14:paraId="56D65C60" w14:textId="77777777" w:rsidR="0033544D" w:rsidRPr="00742779" w:rsidRDefault="00742779" w:rsidP="000E54B1">
      <w:del w:id="1365" w:author="Seth Oranburg" w:date="2026-03-07T09:50:00Z" w16du:dateUtc="2026-03-07T14:50:00Z">
        <w:r w:rsidRPr="00742779">
          <w:rPr>
            <w:rFonts w:ascii="ZWAdobeF" w:hAnsi="ZWAdobeF" w:cs="ZWAdobeF"/>
            <w:sz w:val="2"/>
            <w:szCs w:val="2"/>
          </w:rPr>
          <w:delText>724B</w:delText>
        </w:r>
        <w:r w:rsidR="0033544D" w:rsidRPr="00742779">
          <w:delText>These</w:delText>
        </w:r>
      </w:del>
      <w:ins w:id="1366" w:author="Seth Oranburg" w:date="2026-03-07T09:50:00Z" w16du:dateUtc="2026-03-07T14:50:00Z">
        <w:r w:rsidR="0033544D" w:rsidRPr="00742779">
          <w:t>These</w:t>
        </w:r>
      </w:ins>
      <w:r w:rsidR="0033544D" w:rsidRPr="00742779">
        <w:t xml:space="preserve"> early corporations were not purely private ventures. They exercised quasi-governmental powers, raised armies, collected taxes, and governed territories. The innovation was not yet available to ordinary merchants. But the basic architecture was in place: separate legal personality, centralized management by a board and officers, transferable ownership interests, and continuity independent of any individual member</w:t>
      </w:r>
      <w:r w:rsidR="009F60D1" w:rsidRPr="00742779">
        <w:t>’</w:t>
      </w:r>
      <w:r w:rsidR="0033544D" w:rsidRPr="00742779">
        <w:t>s life or withdrawal.</w:t>
      </w:r>
    </w:p>
    <w:p w14:paraId="78A2BBD1" w14:textId="77777777" w:rsidR="0033544D" w:rsidRPr="00742779" w:rsidRDefault="0033544D" w:rsidP="000E54B1">
      <w:pPr>
        <w:pStyle w:val="Heading3"/>
        <w:rPr>
          <w:rFonts w:eastAsia="Times New Roman"/>
        </w:rPr>
      </w:pPr>
      <w:r w:rsidRPr="00742779">
        <w:rPr>
          <w:rFonts w:eastAsia="Times New Roman"/>
        </w:rPr>
        <w:t>The Transition from Special Charters to General Incorporation</w:t>
      </w:r>
    </w:p>
    <w:p w14:paraId="160C452D" w14:textId="77777777" w:rsidR="0033544D" w:rsidRPr="00742779" w:rsidRDefault="00742779" w:rsidP="000E54B1">
      <w:del w:id="1367" w:author="Seth Oranburg" w:date="2026-03-07T09:50:00Z" w16du:dateUtc="2026-03-07T14:50:00Z">
        <w:r w:rsidRPr="00742779">
          <w:rPr>
            <w:rFonts w:ascii="ZWAdobeF" w:hAnsi="ZWAdobeF" w:cs="ZWAdobeF"/>
            <w:sz w:val="2"/>
            <w:szCs w:val="2"/>
          </w:rPr>
          <w:delText>725B</w:delText>
        </w:r>
        <w:r w:rsidR="0033544D" w:rsidRPr="00742779">
          <w:delText>For</w:delText>
        </w:r>
      </w:del>
      <w:ins w:id="1368" w:author="Seth Oranburg" w:date="2026-03-07T09:50:00Z" w16du:dateUtc="2026-03-07T14:50:00Z">
        <w:r w:rsidR="0033544D" w:rsidRPr="00742779">
          <w:t>For</w:t>
        </w:r>
      </w:ins>
      <w:r w:rsidR="0033544D" w:rsidRPr="00742779">
        <w:t xml:space="preserve"> two centuries, corporate status remained a rare privilege granted by the sovereign or legislature for specific purposes deemed to serve the public interest. Corporations built canals, bridges, turnpikes, and banks. Each </w:t>
      </w:r>
      <w:r w:rsidR="0033544D" w:rsidRPr="00742779">
        <w:lastRenderedPageBreak/>
        <w:t>required a special charter. Legislatures evaluated whether the proposed venture would benefit the public sufficiently to justify granting corporate powers.</w:t>
      </w:r>
    </w:p>
    <w:p w14:paraId="6FC699C0" w14:textId="77777777" w:rsidR="0033544D" w:rsidRPr="00742779" w:rsidRDefault="00742779" w:rsidP="000E54B1">
      <w:del w:id="1369" w:author="Seth Oranburg" w:date="2026-03-07T09:50:00Z" w16du:dateUtc="2026-03-07T14:50:00Z">
        <w:r w:rsidRPr="00742779">
          <w:rPr>
            <w:rFonts w:ascii="ZWAdobeF" w:hAnsi="ZWAdobeF" w:cs="ZWAdobeF"/>
            <w:sz w:val="2"/>
            <w:szCs w:val="2"/>
          </w:rPr>
          <w:delText>726B</w:delText>
        </w:r>
        <w:r w:rsidR="0033544D" w:rsidRPr="00742779">
          <w:delText>This</w:delText>
        </w:r>
      </w:del>
      <w:ins w:id="1370" w:author="Seth Oranburg" w:date="2026-03-07T09:50:00Z" w16du:dateUtc="2026-03-07T14:50:00Z">
        <w:r w:rsidR="0033544D" w:rsidRPr="00742779">
          <w:t>This</w:t>
        </w:r>
      </w:ins>
      <w:r w:rsidR="0033544D" w:rsidRPr="00742779">
        <w:t xml:space="preserve"> system invited corruption and favoritism. Politicians granted charters to allies and denied them to rivals. Federalists controlled certain state legislatures and used corporate charters to reward their supporters. Jeffersonian Republicans opposed concentrated economic power and restricted corporate charters. The result was a patchwork of privilege rather than a coherent commercial law.</w:t>
      </w:r>
    </w:p>
    <w:p w14:paraId="310542C0" w14:textId="77777777" w:rsidR="0033544D" w:rsidRPr="00742779" w:rsidRDefault="00742779" w:rsidP="000E54B1">
      <w:del w:id="1371" w:author="Seth Oranburg" w:date="2026-03-07T09:50:00Z" w16du:dateUtc="2026-03-07T14:50:00Z">
        <w:r w:rsidRPr="00742779">
          <w:rPr>
            <w:rFonts w:ascii="ZWAdobeF" w:hAnsi="ZWAdobeF" w:cs="ZWAdobeF"/>
            <w:sz w:val="2"/>
            <w:szCs w:val="2"/>
          </w:rPr>
          <w:delText>727B</w:delText>
        </w:r>
        <w:r w:rsidR="0033544D" w:rsidRPr="00742779">
          <w:delText>In</w:delText>
        </w:r>
      </w:del>
      <w:ins w:id="1372" w:author="Seth Oranburg" w:date="2026-03-07T09:50:00Z" w16du:dateUtc="2026-03-07T14:50:00Z">
        <w:r w:rsidR="0033544D" w:rsidRPr="00742779">
          <w:t>In</w:t>
        </w:r>
      </w:ins>
      <w:r w:rsidR="0033544D" w:rsidRPr="00742779">
        <w:t xml:space="preserve"> 1809, New York enacted the first general incorporation statute allowing any qualifying business to incorporate without special legislative act. The statute applied initially only to manufacturing companies. Other states followed slowly. By the 1870s, most states had enacted general incorporation statutes that made the corporate form available to a wide range of businesses on standardized terms.</w:t>
      </w:r>
    </w:p>
    <w:p w14:paraId="31DE9E16" w14:textId="77777777" w:rsidR="0033544D" w:rsidRPr="00742779" w:rsidRDefault="00742779" w:rsidP="000E54B1">
      <w:pPr>
        <w:pPrChange w:id="1373" w:author="Seth Oranburg" w:date="2026-03-07T09:50:00Z" w16du:dateUtc="2026-03-07T14:50:00Z">
          <w:pPr>
            <w:pStyle w:val="NormalWeb"/>
          </w:pPr>
        </w:pPrChange>
      </w:pPr>
      <w:del w:id="1374" w:author="Seth Oranburg" w:date="2026-03-07T09:50:00Z" w16du:dateUtc="2026-03-07T14:50:00Z">
        <w:r w:rsidRPr="00742779">
          <w:rPr>
            <w:rFonts w:ascii="ZWAdobeF" w:hAnsi="ZWAdobeF" w:cs="ZWAdobeF"/>
            <w:sz w:val="2"/>
            <w:szCs w:val="2"/>
          </w:rPr>
          <w:delText>728B</w:delText>
        </w:r>
        <w:r w:rsidR="0033544D" w:rsidRPr="00742779">
          <w:delText>This</w:delText>
        </w:r>
      </w:del>
      <w:ins w:id="1375" w:author="Seth Oranburg" w:date="2026-03-07T09:50:00Z" w16du:dateUtc="2026-03-07T14:50:00Z">
        <w:r w:rsidR="0033544D" w:rsidRPr="00742779">
          <w:t>This</w:t>
        </w:r>
      </w:ins>
      <w:r w:rsidR="0033544D" w:rsidRPr="00742779">
        <w:t xml:space="preserve"> transition reflected a fundamental shift in how American law conceived of corporations. The early view, articulated most clearly by Chief Justice Marshall, treated corporations as </w:t>
      </w:r>
      <w:r w:rsidR="009F60D1" w:rsidRPr="00742779">
        <w:t>“</w:t>
      </w:r>
      <w:r w:rsidR="0033544D" w:rsidRPr="00742779">
        <w:t>artificial beings</w:t>
      </w:r>
      <w:r w:rsidR="009F60D1" w:rsidRPr="00742779">
        <w:t>”</w:t>
      </w:r>
      <w:r w:rsidR="0033544D" w:rsidRPr="00742779">
        <w:t xml:space="preserve"> created by the state to serve public purposes.</w:t>
      </w:r>
      <w:r w:rsidR="0033544D">
        <w:fldChar w:fldCharType="begin"/>
      </w:r>
      <w:r w:rsidR="0033544D">
        <w:instrText>HYPERLINK \l "fn61-11647" \o "Jump to citation"</w:instrText>
      </w:r>
      <w:r w:rsidR="0033544D">
        <w:fldChar w:fldCharType="separate"/>
      </w:r>
      <w:r w:rsidR="0033544D" w:rsidRPr="00742779">
        <w:rPr>
          <w:rStyle w:val="Hyperlink"/>
          <w:color w:val="auto"/>
          <w:u w:val="none"/>
        </w:rPr>
        <w:t>[61</w:t>
      </w:r>
      <w:r w:rsidR="00754648" w:rsidRPr="00742779">
        <w:rPr>
          <w:rStyle w:val="Hyperlink"/>
          <w:color w:val="auto"/>
          <w:u w:val="none"/>
        </w:rPr>
        <w:t>]</w:t>
      </w:r>
      <w:r w:rsidR="0033544D">
        <w:fldChar w:fldCharType="end"/>
      </w:r>
      <w:r w:rsidR="0033544D" w:rsidRPr="00742779">
        <w:t xml:space="preserve"> The state granted corporate powers in exchange for the corporation undertaking projects that served the public interest. The emerging view treated incorporation as a right available to private citizens pursuing private purposes. Corporations were no longer artificial beings created by sovereign grant, but private associations exercising a form of freedom of contract.</w:t>
      </w:r>
    </w:p>
    <w:p w14:paraId="44637FC5" w14:textId="77777777" w:rsidR="0033544D" w:rsidRPr="00742779" w:rsidRDefault="00742779" w:rsidP="000E54B1">
      <w:del w:id="1376" w:author="Seth Oranburg" w:date="2026-03-07T09:50:00Z" w16du:dateUtc="2026-03-07T14:50:00Z">
        <w:r w:rsidRPr="00742779">
          <w:rPr>
            <w:rFonts w:ascii="ZWAdobeF" w:hAnsi="ZWAdobeF" w:cs="ZWAdobeF"/>
            <w:sz w:val="2"/>
            <w:szCs w:val="2"/>
          </w:rPr>
          <w:delText>729B</w:delText>
        </w:r>
        <w:r w:rsidR="0033544D" w:rsidRPr="00742779">
          <w:delText>This</w:delText>
        </w:r>
      </w:del>
      <w:ins w:id="1377" w:author="Seth Oranburg" w:date="2026-03-07T09:50:00Z" w16du:dateUtc="2026-03-07T14:50:00Z">
        <w:r w:rsidR="0033544D" w:rsidRPr="00742779">
          <w:t>This</w:t>
        </w:r>
      </w:ins>
      <w:r w:rsidR="0033544D" w:rsidRPr="00742779">
        <w:t xml:space="preserve"> democratization of the corporate form transformed American capitalism. In 1839, Zeeva and Sammy would have needed to persuade the New Hampshire legislature to pass a special act creating </w:t>
      </w:r>
      <w:r w:rsidR="009F60D1" w:rsidRPr="00742779">
        <w:t>“</w:t>
      </w:r>
      <w:r w:rsidR="0033544D" w:rsidRPr="00742779">
        <w:t>Poplar Construction Company.</w:t>
      </w:r>
      <w:r w:rsidR="009F60D1" w:rsidRPr="00742779">
        <w:t>”</w:t>
      </w:r>
      <w:r w:rsidR="0033544D" w:rsidRPr="00742779">
        <w:t xml:space="preserve"> They would have needed to demonstrate public benefit. They would have paid fees and perhaps political favors. This system made incorporation available mainly to the wealthy and well-connected. By 1890, any entrepreneur who filed proper paperwork and paid modest fees could create a legal person with perpetual existence, limited liability, and centralized management. The corporate form became a technology available to all rather than a privilege reserved for the few.</w:t>
      </w:r>
    </w:p>
    <w:p w14:paraId="382970DF" w14:textId="77777777" w:rsidR="0033544D" w:rsidRPr="00742779" w:rsidRDefault="00742779" w:rsidP="000E54B1">
      <w:del w:id="1378" w:author="Seth Oranburg" w:date="2026-03-07T09:50:00Z" w16du:dateUtc="2026-03-07T14:50:00Z">
        <w:r w:rsidRPr="00742779">
          <w:rPr>
            <w:rFonts w:ascii="ZWAdobeF" w:hAnsi="ZWAdobeF" w:cs="ZWAdobeF"/>
            <w:sz w:val="2"/>
            <w:szCs w:val="2"/>
          </w:rPr>
          <w:delText>730B</w:delText>
        </w:r>
        <w:r w:rsidR="0033544D" w:rsidRPr="00742779">
          <w:delText>The</w:delText>
        </w:r>
      </w:del>
      <w:ins w:id="1379" w:author="Seth Oranburg" w:date="2026-03-07T09:50:00Z" w16du:dateUtc="2026-03-07T14:50:00Z">
        <w:r w:rsidR="0033544D" w:rsidRPr="00742779">
          <w:t>The</w:t>
        </w:r>
      </w:ins>
      <w:r w:rsidR="0033544D" w:rsidRPr="00742779">
        <w:t xml:space="preserve"> transition to general incorporation also shifted power from legislatures to courts. Under the special charter regime, legislatures designed each corporation individually, tailoring governance structures to particular projects. Under general incorporation, statutes provided standardized default rules. Courts interpreted those rules and filled gaps when disputes arose. This shift made corporate law more predictable and portable across state lines, </w:t>
      </w:r>
      <w:r w:rsidR="0033544D" w:rsidRPr="00742779">
        <w:lastRenderedPageBreak/>
        <w:t>facilitating interstate commerce but also raising questions about regulatory competition among states, a topic explored later in this chapter.</w:t>
      </w:r>
    </w:p>
    <w:p w14:paraId="28DBFFB8" w14:textId="77777777" w:rsidR="0033544D" w:rsidRPr="00742779" w:rsidRDefault="0033544D" w:rsidP="000E54B1">
      <w:pPr>
        <w:pStyle w:val="Heading3"/>
        <w:rPr>
          <w:rFonts w:eastAsia="Times New Roman"/>
        </w:rPr>
      </w:pPr>
      <w:r w:rsidRPr="00742779">
        <w:rPr>
          <w:rFonts w:eastAsia="Times New Roman"/>
        </w:rPr>
        <w:t>Constitutional Personhood and Property Rights</w:t>
      </w:r>
    </w:p>
    <w:p w14:paraId="1AEDEE1E" w14:textId="77777777" w:rsidR="0033544D" w:rsidRPr="00742779" w:rsidRDefault="00742779" w:rsidP="000E54B1">
      <w:pPr>
        <w:pPrChange w:id="1380" w:author="Seth Oranburg" w:date="2026-03-07T09:50:00Z" w16du:dateUtc="2026-03-07T14:50:00Z">
          <w:pPr>
            <w:pStyle w:val="NormalWeb"/>
          </w:pPr>
        </w:pPrChange>
      </w:pPr>
      <w:del w:id="1381" w:author="Seth Oranburg" w:date="2026-03-07T09:50:00Z" w16du:dateUtc="2026-03-07T14:50:00Z">
        <w:r w:rsidRPr="00742779">
          <w:rPr>
            <w:rFonts w:ascii="ZWAdobeF" w:hAnsi="ZWAdobeF" w:cs="ZWAdobeF"/>
            <w:sz w:val="2"/>
            <w:szCs w:val="2"/>
          </w:rPr>
          <w:delText>731B</w:delText>
        </w:r>
        <w:r w:rsidR="0033544D" w:rsidRPr="00742779">
          <w:delText>The</w:delText>
        </w:r>
      </w:del>
      <w:ins w:id="1382" w:author="Seth Oranburg" w:date="2026-03-07T09:50:00Z" w16du:dateUtc="2026-03-07T14:50:00Z">
        <w:r w:rsidR="0033544D" w:rsidRPr="00742779">
          <w:t>The</w:t>
        </w:r>
      </w:ins>
      <w:r w:rsidR="0033544D" w:rsidRPr="00742779">
        <w:t xml:space="preserve"> most important early case defining corporate legal personality was not a business corporation case at all. </w:t>
      </w:r>
      <w:r w:rsidR="0033544D" w:rsidRPr="00742779">
        <w:rPr>
          <w:rStyle w:val="Emphasis"/>
        </w:rPr>
        <w:t>Trustees of Dartmouth College v. Woodward</w:t>
      </w:r>
      <w:r w:rsidR="0033544D" w:rsidRPr="00742779">
        <w:t>, decided by the Supreme Court in 1819, involved an educational institution, but its reasoning established foundational principles for all corporations.</w:t>
      </w:r>
      <w:r w:rsidR="0033544D">
        <w:fldChar w:fldCharType="begin"/>
      </w:r>
      <w:r w:rsidR="0033544D">
        <w:instrText>HYPERLINK \l "fn61-11647" \o "Jump to citation"</w:instrText>
      </w:r>
      <w:r w:rsidR="0033544D">
        <w:fldChar w:fldCharType="separate"/>
      </w:r>
      <w:r w:rsidR="0033544D" w:rsidRPr="00742779">
        <w:rPr>
          <w:rStyle w:val="Hyperlink"/>
          <w:color w:val="auto"/>
          <w:u w:val="none"/>
        </w:rPr>
        <w:t>[61</w:t>
      </w:r>
      <w:r w:rsidR="00754648" w:rsidRPr="00742779">
        <w:rPr>
          <w:rStyle w:val="Hyperlink"/>
          <w:color w:val="auto"/>
          <w:u w:val="none"/>
        </w:rPr>
        <w:t>]</w:t>
      </w:r>
      <w:r w:rsidR="0033544D">
        <w:fldChar w:fldCharType="end"/>
      </w:r>
    </w:p>
    <w:p w14:paraId="34D4B82F" w14:textId="77777777" w:rsidR="0033544D" w:rsidRPr="00742779" w:rsidRDefault="00742779" w:rsidP="000E54B1">
      <w:del w:id="1383" w:author="Seth Oranburg" w:date="2026-03-07T09:50:00Z" w16du:dateUtc="2026-03-07T14:50:00Z">
        <w:r w:rsidRPr="00742779">
          <w:rPr>
            <w:rFonts w:ascii="ZWAdobeF" w:hAnsi="ZWAdobeF" w:cs="ZWAdobeF"/>
            <w:sz w:val="2"/>
            <w:szCs w:val="2"/>
          </w:rPr>
          <w:delText>732B</w:delText>
        </w:r>
        <w:r w:rsidR="0033544D" w:rsidRPr="00742779">
          <w:delText>Dartmouth</w:delText>
        </w:r>
      </w:del>
      <w:ins w:id="1384" w:author="Seth Oranburg" w:date="2026-03-07T09:50:00Z" w16du:dateUtc="2026-03-07T14:50:00Z">
        <w:r w:rsidR="0033544D" w:rsidRPr="00742779">
          <w:t>Dartmouth</w:t>
        </w:r>
      </w:ins>
      <w:r w:rsidR="0033544D" w:rsidRPr="00742779">
        <w:t xml:space="preserve"> College was founded in 1769 by a royal charter from King George III. After independence, New Hampshire recognized the charter. In 1816, the New Hampshire legislature, controlled by Jeffersonian Republicans hostile to the Federalist-dominated college, enacted a statute purporting to amend the charter. The statute increased the number of trustees, changed the board</w:t>
      </w:r>
      <w:r w:rsidR="009F60D1" w:rsidRPr="00742779">
        <w:t>’</w:t>
      </w:r>
      <w:r w:rsidR="0033544D" w:rsidRPr="00742779">
        <w:t>s composition, and placed the college under state control. The legislature essentially attempted to take over the college by rewriting its governing documents.</w:t>
      </w:r>
    </w:p>
    <w:p w14:paraId="5FAAC142" w14:textId="77777777" w:rsidR="0033544D" w:rsidRPr="00742779" w:rsidRDefault="00742779" w:rsidP="000E54B1">
      <w:del w:id="1385" w:author="Seth Oranburg" w:date="2026-03-07T09:50:00Z" w16du:dateUtc="2026-03-07T14:50:00Z">
        <w:r w:rsidRPr="00742779">
          <w:rPr>
            <w:rFonts w:ascii="ZWAdobeF" w:hAnsi="ZWAdobeF" w:cs="ZWAdobeF"/>
            <w:sz w:val="2"/>
            <w:szCs w:val="2"/>
          </w:rPr>
          <w:delText>733B</w:delText>
        </w:r>
        <w:r w:rsidR="0033544D" w:rsidRPr="00742779">
          <w:delText>The</w:delText>
        </w:r>
      </w:del>
      <w:ins w:id="1386" w:author="Seth Oranburg" w:date="2026-03-07T09:50:00Z" w16du:dateUtc="2026-03-07T14:50:00Z">
        <w:r w:rsidR="0033544D" w:rsidRPr="00742779">
          <w:t>The</w:t>
        </w:r>
      </w:ins>
      <w:r w:rsidR="0033544D" w:rsidRPr="00742779">
        <w:t xml:space="preserve"> college trustees refused to recognize the legislative changes. They argued that the charter was a contract between the Crown (whose rights passed to the state) and the trustees as a corporate body. The legislature</w:t>
      </w:r>
      <w:r w:rsidR="009F60D1" w:rsidRPr="00742779">
        <w:t>’</w:t>
      </w:r>
      <w:r w:rsidR="0033544D" w:rsidRPr="00742779">
        <w:t>s attempt to amend this contract unilaterally violated the Contract Clause of the Constitution, which prohibits states from impairing the obligation of contracts.</w:t>
      </w:r>
    </w:p>
    <w:p w14:paraId="34C4E72E" w14:textId="77777777" w:rsidR="0033544D" w:rsidRPr="00742779" w:rsidRDefault="00742779" w:rsidP="000E54B1">
      <w:del w:id="1387" w:author="Seth Oranburg" w:date="2026-03-07T09:50:00Z" w16du:dateUtc="2026-03-07T14:50:00Z">
        <w:r w:rsidRPr="00742779">
          <w:rPr>
            <w:rFonts w:ascii="ZWAdobeF" w:hAnsi="ZWAdobeF" w:cs="ZWAdobeF"/>
            <w:sz w:val="2"/>
            <w:szCs w:val="2"/>
          </w:rPr>
          <w:delText>734B</w:delText>
        </w:r>
        <w:r w:rsidR="0033544D" w:rsidRPr="00742779">
          <w:delText>The</w:delText>
        </w:r>
      </w:del>
      <w:ins w:id="1388" w:author="Seth Oranburg" w:date="2026-03-07T09:50:00Z" w16du:dateUtc="2026-03-07T14:50:00Z">
        <w:r w:rsidR="0033544D" w:rsidRPr="00742779">
          <w:t>The</w:t>
        </w:r>
      </w:ins>
      <w:r w:rsidR="0033544D" w:rsidRPr="00742779">
        <w:t xml:space="preserve"> state argued that corporations are mere creatures of the state, subject to legislative alteration at will. The state creates them; the state can modify or dissolve them.</w:t>
      </w:r>
    </w:p>
    <w:p w14:paraId="00E5A043" w14:textId="77777777" w:rsidR="0033544D" w:rsidRPr="00742779" w:rsidRDefault="00742779" w:rsidP="000E54B1">
      <w:del w:id="1389" w:author="Seth Oranburg" w:date="2026-03-07T09:50:00Z" w16du:dateUtc="2026-03-07T14:50:00Z">
        <w:r w:rsidRPr="00742779">
          <w:rPr>
            <w:rFonts w:ascii="ZWAdobeF" w:hAnsi="ZWAdobeF" w:cs="ZWAdobeF"/>
            <w:sz w:val="2"/>
            <w:szCs w:val="2"/>
          </w:rPr>
          <w:delText>735B</w:delText>
        </w:r>
        <w:r w:rsidR="0033544D" w:rsidRPr="00742779">
          <w:delText>Chief</w:delText>
        </w:r>
      </w:del>
      <w:ins w:id="1390" w:author="Seth Oranburg" w:date="2026-03-07T09:50:00Z" w16du:dateUtc="2026-03-07T14:50:00Z">
        <w:r w:rsidR="0033544D" w:rsidRPr="00742779">
          <w:t>Chief</w:t>
        </w:r>
      </w:ins>
      <w:r w:rsidR="0033544D" w:rsidRPr="00742779">
        <w:t xml:space="preserve"> Justice Marshall, writing for the Court, rejected this argument. A corporate charter is a contract. The state cannot unilaterally alter it without violating the Contract Clause. The corporation is a legal person with property rights and contract rights independent of the state that created it. Marshall wrote:</w:t>
      </w:r>
    </w:p>
    <w:p w14:paraId="0441E7EF" w14:textId="77777777" w:rsidR="0033544D" w:rsidRPr="00742779" w:rsidRDefault="00742779" w:rsidP="000E54B1">
      <w:pPr>
        <w:divId w:val="1026251644"/>
      </w:pPr>
      <w:del w:id="1391" w:author="Seth Oranburg" w:date="2026-03-07T09:50:00Z" w16du:dateUtc="2026-03-07T14:50:00Z">
        <w:r w:rsidRPr="00742779">
          <w:rPr>
            <w:rFonts w:ascii="ZWAdobeF" w:hAnsi="ZWAdobeF" w:cs="ZWAdobeF"/>
            <w:sz w:val="2"/>
            <w:szCs w:val="2"/>
          </w:rPr>
          <w:delText>736B</w:delText>
        </w:r>
        <w:r w:rsidR="0033544D" w:rsidRPr="00742779">
          <w:delText>A</w:delText>
        </w:r>
      </w:del>
      <w:ins w:id="1392" w:author="Seth Oranburg" w:date="2026-03-07T09:50:00Z" w16du:dateUtc="2026-03-07T14:50:00Z">
        <w:r w:rsidR="0033544D" w:rsidRPr="00742779">
          <w:t>A</w:t>
        </w:r>
      </w:ins>
      <w:r w:rsidR="0033544D" w:rsidRPr="00742779">
        <w:t xml:space="preserve"> corporation is an artificial being, invisible, intangible, and existing only in contemplation of law. Being the mere creature of law, it possesses only those properties which the charter of its creation confers upon it. But among the most important are immortality, and, if the expression may be allowed, individuality; properties, by which a perpetual succession of many persons are considered as the same, and may act as a single individual.</w:t>
      </w:r>
    </w:p>
    <w:p w14:paraId="6F6B7B23" w14:textId="77777777" w:rsidR="0033544D" w:rsidRPr="00742779" w:rsidRDefault="00742779" w:rsidP="000E54B1">
      <w:del w:id="1393" w:author="Seth Oranburg" w:date="2026-03-07T09:50:00Z" w16du:dateUtc="2026-03-07T14:50:00Z">
        <w:r w:rsidRPr="00742779">
          <w:rPr>
            <w:rFonts w:ascii="ZWAdobeF" w:hAnsi="ZWAdobeF" w:cs="ZWAdobeF"/>
            <w:sz w:val="2"/>
            <w:szCs w:val="2"/>
          </w:rPr>
          <w:lastRenderedPageBreak/>
          <w:delText>737B</w:delText>
        </w:r>
        <w:r w:rsidR="0033544D" w:rsidRPr="00742779">
          <w:delText>This</w:delText>
        </w:r>
      </w:del>
      <w:ins w:id="1394" w:author="Seth Oranburg" w:date="2026-03-07T09:50:00Z" w16du:dateUtc="2026-03-07T14:50:00Z">
        <w:r w:rsidR="0033544D" w:rsidRPr="00742779">
          <w:t>This</w:t>
        </w:r>
      </w:ins>
      <w:r w:rsidR="0033544D" w:rsidRPr="00742779">
        <w:t xml:space="preserve"> passage captures the legal paradox of the corporation. It is </w:t>
      </w:r>
      <w:r w:rsidR="009F60D1" w:rsidRPr="00742779">
        <w:t>“</w:t>
      </w:r>
      <w:r w:rsidR="0033544D" w:rsidRPr="00742779">
        <w:t>artificial</w:t>
      </w:r>
      <w:r w:rsidR="009F60D1" w:rsidRPr="00742779">
        <w:t>”</w:t>
      </w:r>
      <w:r w:rsidR="0033544D" w:rsidRPr="00742779">
        <w:t xml:space="preserve"> and </w:t>
      </w:r>
      <w:r w:rsidR="009F60D1" w:rsidRPr="00742779">
        <w:t>“</w:t>
      </w:r>
      <w:r w:rsidR="0033544D" w:rsidRPr="00742779">
        <w:t>invisible,</w:t>
      </w:r>
      <w:r w:rsidR="009F60D1" w:rsidRPr="00742779">
        <w:t>”</w:t>
      </w:r>
      <w:r w:rsidR="0033544D" w:rsidRPr="00742779">
        <w:t xml:space="preserve"> existing only in law. But it is also </w:t>
      </w:r>
      <w:r w:rsidR="009F60D1" w:rsidRPr="00742779">
        <w:t>“</w:t>
      </w:r>
      <w:r w:rsidR="0033544D" w:rsidRPr="00742779">
        <w:t>immortal</w:t>
      </w:r>
      <w:r w:rsidR="009F60D1" w:rsidRPr="00742779">
        <w:t>”</w:t>
      </w:r>
      <w:r w:rsidR="0033544D" w:rsidRPr="00742779">
        <w:t xml:space="preserve"> and has </w:t>
      </w:r>
      <w:r w:rsidR="009F60D1" w:rsidRPr="00742779">
        <w:t>“</w:t>
      </w:r>
      <w:r w:rsidR="0033544D" w:rsidRPr="00742779">
        <w:t>individuality.</w:t>
      </w:r>
      <w:r w:rsidR="009F60D1" w:rsidRPr="00742779">
        <w:t>”</w:t>
      </w:r>
      <w:r w:rsidR="0033544D" w:rsidRPr="00742779">
        <w:t xml:space="preserve"> It is </w:t>
      </w:r>
      <w:r w:rsidR="009F60D1" w:rsidRPr="00742779">
        <w:t>“</w:t>
      </w:r>
      <w:r w:rsidR="0033544D" w:rsidRPr="00742779">
        <w:t>many persons</w:t>
      </w:r>
      <w:r w:rsidR="009F60D1" w:rsidRPr="00742779">
        <w:t>”</w:t>
      </w:r>
      <w:r w:rsidR="0033544D" w:rsidRPr="00742779">
        <w:t xml:space="preserve"> acting </w:t>
      </w:r>
      <w:r w:rsidR="009F60D1" w:rsidRPr="00742779">
        <w:t>“</w:t>
      </w:r>
      <w:r w:rsidR="0033544D" w:rsidRPr="00742779">
        <w:t>as a single individual.</w:t>
      </w:r>
      <w:r w:rsidR="009F60D1" w:rsidRPr="00742779">
        <w:t>”</w:t>
      </w:r>
    </w:p>
    <w:p w14:paraId="095FE5B7" w14:textId="77777777" w:rsidR="0033544D" w:rsidRPr="00742779" w:rsidRDefault="00742779" w:rsidP="000E54B1">
      <w:del w:id="1395" w:author="Seth Oranburg" w:date="2026-03-07T09:50:00Z" w16du:dateUtc="2026-03-07T14:50:00Z">
        <w:r w:rsidRPr="00742779">
          <w:rPr>
            <w:rFonts w:ascii="ZWAdobeF" w:hAnsi="ZWAdobeF" w:cs="ZWAdobeF"/>
            <w:sz w:val="2"/>
            <w:szCs w:val="2"/>
          </w:rPr>
          <w:delText>738B</w:delText>
        </w:r>
        <w:r w:rsidR="0033544D" w:rsidRPr="00742779">
          <w:delText>The</w:delText>
        </w:r>
      </w:del>
      <w:ins w:id="1396" w:author="Seth Oranburg" w:date="2026-03-07T09:50:00Z" w16du:dateUtc="2026-03-07T14:50:00Z">
        <w:r w:rsidR="0033544D" w:rsidRPr="00742779">
          <w:t>The</w:t>
        </w:r>
      </w:ins>
      <w:r w:rsidR="0033544D" w:rsidRPr="00742779">
        <w:t xml:space="preserve"> practical consequence was profound. Once the state creates a corporation by granting a charter or accepting articles of incorporation, the corporation becomes a distinct legal person with constitutional rights. The state cannot later take back those rights without compensating the corporation or its members. This gives corporations stability and predictability that enables long-term planning. It also means that corporations, once created, develop interests independent of both their members and the state that created them.</w:t>
      </w:r>
    </w:p>
    <w:p w14:paraId="3EFC603E" w14:textId="77777777" w:rsidR="0033544D" w:rsidRPr="00742779" w:rsidRDefault="00742779" w:rsidP="000E54B1">
      <w:del w:id="1397" w:author="Seth Oranburg" w:date="2026-03-07T09:50:00Z" w16du:dateUtc="2026-03-07T14:50:00Z">
        <w:r w:rsidRPr="00742779">
          <w:rPr>
            <w:rFonts w:ascii="ZWAdobeF" w:hAnsi="ZWAdobeF" w:cs="ZWAdobeF"/>
            <w:sz w:val="2"/>
            <w:szCs w:val="2"/>
          </w:rPr>
          <w:delText>739B</w:delText>
        </w:r>
        <w:r w:rsidR="0033544D" w:rsidRPr="00742779">
          <w:delText>Daniel</w:delText>
        </w:r>
      </w:del>
      <w:ins w:id="1398" w:author="Seth Oranburg" w:date="2026-03-07T09:50:00Z" w16du:dateUtc="2026-03-07T14:50:00Z">
        <w:r w:rsidR="0033544D" w:rsidRPr="00742779">
          <w:t>Daniel</w:t>
        </w:r>
      </w:ins>
      <w:r w:rsidR="0033544D" w:rsidRPr="00742779">
        <w:t xml:space="preserve"> Webster, arguing for the college, supposedly concluded his oral argument by declaring: </w:t>
      </w:r>
      <w:r w:rsidR="009F60D1" w:rsidRPr="00742779">
        <w:t>“</w:t>
      </w:r>
      <w:r w:rsidR="0033544D" w:rsidRPr="00742779">
        <w:t>It is, sir, as I have said, a small college. And yet there are those who love it.</w:t>
      </w:r>
      <w:r w:rsidR="009F60D1" w:rsidRPr="00742779">
        <w:t>”</w:t>
      </w:r>
      <w:r w:rsidR="0033544D" w:rsidRPr="00742779">
        <w:t xml:space="preserve"> Witnesses reported that Justice Marshall and other members of the Court wept. Whether or not this account is apocryphal, the case established corporate legal personality as a constitutional principle, not merely a matter of state law subject to legislative revision.</w:t>
      </w:r>
    </w:p>
    <w:p w14:paraId="7304FE4A" w14:textId="77777777" w:rsidR="0033544D" w:rsidRPr="00742779" w:rsidRDefault="00742779" w:rsidP="000E54B1">
      <w:del w:id="1399" w:author="Seth Oranburg" w:date="2026-03-07T09:50:00Z" w16du:dateUtc="2026-03-07T14:50:00Z">
        <w:r w:rsidRPr="00742779">
          <w:rPr>
            <w:rFonts w:ascii="ZWAdobeF" w:hAnsi="ZWAdobeF" w:cs="ZWAdobeF"/>
            <w:sz w:val="2"/>
            <w:szCs w:val="2"/>
          </w:rPr>
          <w:delText>740B</w:delText>
        </w:r>
        <w:r w:rsidR="0033544D" w:rsidRPr="00742779">
          <w:delText>When</w:delText>
        </w:r>
      </w:del>
      <w:ins w:id="1400" w:author="Seth Oranburg" w:date="2026-03-07T09:50:00Z" w16du:dateUtc="2026-03-07T14:50:00Z">
        <w:r w:rsidR="0033544D" w:rsidRPr="00742779">
          <w:t>When</w:t>
        </w:r>
      </w:ins>
      <w:r w:rsidR="0033544D" w:rsidRPr="00742779">
        <w:t xml:space="preserve"> Zeeva files Articles of Incorporation for Poplar Construction, Inc. in 2025, she will create an entity that possesses this same constitutional status. The corporation will own the crane, the trucks, and the Henderson contract in its own name. If New Hampshire later attempts to impose retroactive taxes or alter corporate governance rules applicable to existing corporations, Poplar Construction, Inc. can invoke </w:t>
      </w:r>
      <w:r w:rsidR="0033544D" w:rsidRPr="00742779">
        <w:rPr>
          <w:rStyle w:val="Emphasis"/>
        </w:rPr>
        <w:t>Dartmouth College</w:t>
      </w:r>
      <w:r w:rsidR="0033544D" w:rsidRPr="00742779">
        <w:t xml:space="preserve"> to argue that its charter rights cannot be impaired. The legal person Zeeva creates will have rights against the state that created it.</w:t>
      </w:r>
    </w:p>
    <w:p w14:paraId="219C5FEF" w14:textId="77777777" w:rsidR="0033544D" w:rsidRPr="00742779" w:rsidRDefault="0033544D" w:rsidP="000E54B1">
      <w:pPr>
        <w:pStyle w:val="Heading3"/>
        <w:rPr>
          <w:rFonts w:eastAsia="Times New Roman"/>
        </w:rPr>
      </w:pPr>
      <w:r w:rsidRPr="00742779">
        <w:rPr>
          <w:rFonts w:eastAsia="Times New Roman"/>
        </w:rPr>
        <w:t>Entity Theory, Aggregate Theory, and the Mechanics of Separate Personality</w:t>
      </w:r>
    </w:p>
    <w:p w14:paraId="071921D4" w14:textId="77777777" w:rsidR="0033544D" w:rsidRPr="00742779" w:rsidRDefault="00742779" w:rsidP="000E54B1">
      <w:del w:id="1401" w:author="Seth Oranburg" w:date="2026-03-07T09:50:00Z" w16du:dateUtc="2026-03-07T14:50:00Z">
        <w:r w:rsidRPr="00742779">
          <w:rPr>
            <w:rFonts w:ascii="ZWAdobeF" w:hAnsi="ZWAdobeF" w:cs="ZWAdobeF"/>
            <w:sz w:val="2"/>
            <w:szCs w:val="2"/>
          </w:rPr>
          <w:delText>741B</w:delText>
        </w:r>
        <w:r w:rsidR="0033544D" w:rsidRPr="00742779">
          <w:delText>The</w:delText>
        </w:r>
      </w:del>
      <w:ins w:id="1402" w:author="Seth Oranburg" w:date="2026-03-07T09:50:00Z" w16du:dateUtc="2026-03-07T14:50:00Z">
        <w:r w:rsidR="0033544D" w:rsidRPr="00742779">
          <w:t>The</w:t>
        </w:r>
      </w:ins>
      <w:r w:rsidR="0033544D" w:rsidRPr="00742779">
        <w:t xml:space="preserve"> conceptual question remains: What is a corporation? Two competing theories have dominated corporate law scholarship. Entity theory treats the corporation as a real thing separate from its members. The corporation is not a fiction or a shorthand. It is a genuine legal person with its own identity, interests, and existence. When the corporation owns property, the corporation itself (not the shareholders collectively) is the owner. When the corporation acts, it acts as an independent agent, not as the collective expression of shareholder will.</w:t>
      </w:r>
    </w:p>
    <w:p w14:paraId="6A3378DC" w14:textId="77777777" w:rsidR="0033544D" w:rsidRPr="00742779" w:rsidRDefault="00742779" w:rsidP="000E54B1">
      <w:del w:id="1403" w:author="Seth Oranburg" w:date="2026-03-07T09:50:00Z" w16du:dateUtc="2026-03-07T14:50:00Z">
        <w:r w:rsidRPr="00742779">
          <w:rPr>
            <w:rFonts w:ascii="ZWAdobeF" w:hAnsi="ZWAdobeF" w:cs="ZWAdobeF"/>
            <w:sz w:val="2"/>
            <w:szCs w:val="2"/>
          </w:rPr>
          <w:delText>742B</w:delText>
        </w:r>
        <w:r w:rsidR="0033544D" w:rsidRPr="00742779">
          <w:delText>Aggregate</w:delText>
        </w:r>
      </w:del>
      <w:ins w:id="1404" w:author="Seth Oranburg" w:date="2026-03-07T09:50:00Z" w16du:dateUtc="2026-03-07T14:50:00Z">
        <w:r w:rsidR="0033544D" w:rsidRPr="00742779">
          <w:t>Aggregate</w:t>
        </w:r>
      </w:ins>
      <w:r w:rsidR="0033544D" w:rsidRPr="00742779">
        <w:t xml:space="preserve"> theory treats the corporation as a convenient label for the collective shareholders. The corporation is a fiction that simplifies referring to a group of people. When the corporation owns property, the shareholders </w:t>
      </w:r>
      <w:r w:rsidR="0033544D" w:rsidRPr="00742779">
        <w:lastRenderedPageBreak/>
        <w:t>own it collectively. When the corporation acts, the shareholders are acting through representatives.</w:t>
      </w:r>
    </w:p>
    <w:p w14:paraId="53B08EA0" w14:textId="77777777" w:rsidR="0033544D" w:rsidRPr="00742779" w:rsidRDefault="00742779" w:rsidP="000E54B1">
      <w:del w:id="1405" w:author="Seth Oranburg" w:date="2026-03-07T09:50:00Z" w16du:dateUtc="2026-03-07T14:50:00Z">
        <w:r w:rsidRPr="00742779">
          <w:rPr>
            <w:rFonts w:ascii="ZWAdobeF" w:hAnsi="ZWAdobeF" w:cs="ZWAdobeF"/>
            <w:sz w:val="2"/>
            <w:szCs w:val="2"/>
          </w:rPr>
          <w:delText>743B</w:delText>
        </w:r>
        <w:r w:rsidR="0033544D" w:rsidRPr="00742779">
          <w:delText>American</w:delText>
        </w:r>
      </w:del>
      <w:ins w:id="1406" w:author="Seth Oranburg" w:date="2026-03-07T09:50:00Z" w16du:dateUtc="2026-03-07T14:50:00Z">
        <w:r w:rsidR="0033544D" w:rsidRPr="00742779">
          <w:t>American</w:t>
        </w:r>
      </w:ins>
      <w:r w:rsidR="0033544D" w:rsidRPr="00742779">
        <w:t xml:space="preserve"> law has firmly adopted entity theory. Shareholders do not own corporate assets. They own shares, which are property distinct from the assets the corporation owns. This has several important consequences that distinguish corporations from partnerships.</w:t>
      </w:r>
    </w:p>
    <w:p w14:paraId="375C6FE2" w14:textId="77777777" w:rsidR="0033544D" w:rsidRPr="00742779" w:rsidRDefault="00742779" w:rsidP="000E54B1">
      <w:del w:id="1407" w:author="Seth Oranburg" w:date="2026-03-07T09:50:00Z" w16du:dateUtc="2026-03-07T14:50:00Z">
        <w:r w:rsidRPr="00742779">
          <w:rPr>
            <w:rFonts w:ascii="ZWAdobeF" w:hAnsi="ZWAdobeF" w:cs="ZWAdobeF"/>
            <w:sz w:val="2"/>
            <w:szCs w:val="2"/>
          </w:rPr>
          <w:delText>744B</w:delText>
        </w:r>
        <w:r w:rsidR="0033544D" w:rsidRPr="00742779">
          <w:delText>First</w:delText>
        </w:r>
      </w:del>
      <w:ins w:id="1408" w:author="Seth Oranburg" w:date="2026-03-07T09:50:00Z" w16du:dateUtc="2026-03-07T14:50:00Z">
        <w:r w:rsidR="0033544D" w:rsidRPr="00742779">
          <w:t>First</w:t>
        </w:r>
      </w:ins>
      <w:r w:rsidR="0033544D" w:rsidRPr="00742779">
        <w:t>, shareholders cannot demand specific corporate assets. If Poplar Construction, Inc. owns ten trucks, Marcus cannot demand title to two of them as his 20% share. He owns 20% of the shares. The shares give him economic rights (dividends, liquidation proceeds) and governance rights (voting). But they give him no direct claim on corporate property. In a partnership, by contrast, partners have direct ownership interests in partnership property, though these interests are constrained by partnership agreement and statutory default rules.</w:t>
      </w:r>
    </w:p>
    <w:p w14:paraId="703D102F" w14:textId="77777777" w:rsidR="0033544D" w:rsidRPr="00742779" w:rsidRDefault="00742779" w:rsidP="000E54B1">
      <w:del w:id="1409" w:author="Seth Oranburg" w:date="2026-03-07T09:50:00Z" w16du:dateUtc="2026-03-07T14:50:00Z">
        <w:r w:rsidRPr="00742779">
          <w:rPr>
            <w:rFonts w:ascii="ZWAdobeF" w:hAnsi="ZWAdobeF" w:cs="ZWAdobeF"/>
            <w:sz w:val="2"/>
            <w:szCs w:val="2"/>
          </w:rPr>
          <w:delText>745B</w:delText>
        </w:r>
        <w:r w:rsidR="0033544D" w:rsidRPr="00742779">
          <w:delText>Second</w:delText>
        </w:r>
      </w:del>
      <w:ins w:id="1410" w:author="Seth Oranburg" w:date="2026-03-07T09:50:00Z" w16du:dateUtc="2026-03-07T14:50:00Z">
        <w:r w:rsidR="0033544D" w:rsidRPr="00742779">
          <w:t>Second</w:t>
        </w:r>
      </w:ins>
      <w:r w:rsidR="0033544D" w:rsidRPr="00742779">
        <w:t>, corporate creditors have priority over shareholders</w:t>
      </w:r>
      <w:r w:rsidR="009F60D1" w:rsidRPr="00742779">
        <w:t>’</w:t>
      </w:r>
      <w:r w:rsidR="0033544D" w:rsidRPr="00742779">
        <w:t xml:space="preserve"> personal creditors. If Marcus goes bankrupt, his personal creditors can seize his shares in Poplar Construction, Inc. They can sell those shares to satisfy his debts. But they cannot reach through the corporation to seize the trucks. The trucks belong to the corporation, not to Marcus. This feature, called asset partitioning, is explored in detail in the next section. It represents one of the corporation</w:t>
      </w:r>
      <w:r w:rsidR="009F60D1" w:rsidRPr="00742779">
        <w:t>’</w:t>
      </w:r>
      <w:r w:rsidR="0033544D" w:rsidRPr="00742779">
        <w:t>s most valuable innovations.</w:t>
      </w:r>
    </w:p>
    <w:p w14:paraId="71A2C82B" w14:textId="77777777" w:rsidR="0033544D" w:rsidRPr="00742779" w:rsidRDefault="00742779" w:rsidP="000E54B1">
      <w:del w:id="1411" w:author="Seth Oranburg" w:date="2026-03-07T09:50:00Z" w16du:dateUtc="2026-03-07T14:50:00Z">
        <w:r w:rsidRPr="00742779">
          <w:rPr>
            <w:rFonts w:ascii="ZWAdobeF" w:hAnsi="ZWAdobeF" w:cs="ZWAdobeF"/>
            <w:sz w:val="2"/>
            <w:szCs w:val="2"/>
          </w:rPr>
          <w:delText>746B</w:delText>
        </w:r>
        <w:r w:rsidR="0033544D" w:rsidRPr="00742779">
          <w:delText>Third</w:delText>
        </w:r>
      </w:del>
      <w:ins w:id="1412" w:author="Seth Oranburg" w:date="2026-03-07T09:50:00Z" w16du:dateUtc="2026-03-07T14:50:00Z">
        <w:r w:rsidR="0033544D" w:rsidRPr="00742779">
          <w:t>Third</w:t>
        </w:r>
      </w:ins>
      <w:r w:rsidR="0033544D" w:rsidRPr="00742779">
        <w:t>, the corporation can sue and be sued without joining shareholders as parties. When Poplar Construction, Inc. enters the Henderson contract, only the corporation is bound. If the developer sues for breach, only the corporation is the defendant. Zeeva, Sammy, and Marcus are not parties (though they might face derivative liability if the corporation lacks assets and extraordinary circumstances justify piercing the veil, as discussed in Chapter 5).</w:t>
      </w:r>
    </w:p>
    <w:p w14:paraId="0CE60572" w14:textId="77777777" w:rsidR="0033544D" w:rsidRPr="00742779" w:rsidRDefault="00742779" w:rsidP="000E54B1">
      <w:del w:id="1413" w:author="Seth Oranburg" w:date="2026-03-07T09:50:00Z" w16du:dateUtc="2026-03-07T14:50:00Z">
        <w:r w:rsidRPr="00742779">
          <w:rPr>
            <w:rFonts w:ascii="ZWAdobeF" w:hAnsi="ZWAdobeF" w:cs="ZWAdobeF"/>
            <w:sz w:val="2"/>
            <w:szCs w:val="2"/>
          </w:rPr>
          <w:delText>747B</w:delText>
        </w:r>
        <w:r w:rsidR="0033544D" w:rsidRPr="00742779">
          <w:delText>Entity</w:delText>
        </w:r>
      </w:del>
      <w:ins w:id="1414" w:author="Seth Oranburg" w:date="2026-03-07T09:50:00Z" w16du:dateUtc="2026-03-07T14:50:00Z">
        <w:r w:rsidR="0033544D" w:rsidRPr="00742779">
          <w:t>Entity</w:t>
        </w:r>
      </w:ins>
      <w:r w:rsidR="0033544D" w:rsidRPr="00742779">
        <w:t xml:space="preserve"> theory reflects functional necessity more than metaphysical truth. Corporations are legal constructs. They do not exist in physical reality. But treating them as real entities simplifies commercial transactions. Third parties can deal with a single legal person rather than tracking the changing composition of shareholders. Property records can list the corporation as owner without updating entries every time shares transfer. Contract rights run to a stable entity rather than a fluctuating group of people.</w:t>
      </w:r>
    </w:p>
    <w:p w14:paraId="6F6BA893" w14:textId="77777777" w:rsidR="0033544D" w:rsidRPr="00742779" w:rsidRDefault="00742779" w:rsidP="000E54B1">
      <w:del w:id="1415" w:author="Seth Oranburg" w:date="2026-03-07T09:50:00Z" w16du:dateUtc="2026-03-07T14:50:00Z">
        <w:r w:rsidRPr="00742779">
          <w:rPr>
            <w:rFonts w:ascii="ZWAdobeF" w:hAnsi="ZWAdobeF" w:cs="ZWAdobeF"/>
            <w:sz w:val="2"/>
            <w:szCs w:val="2"/>
          </w:rPr>
          <w:delText>748B</w:delText>
        </w:r>
        <w:r w:rsidR="0033544D" w:rsidRPr="00742779">
          <w:delText>When</w:delText>
        </w:r>
      </w:del>
      <w:ins w:id="1416" w:author="Seth Oranburg" w:date="2026-03-07T09:50:00Z" w16du:dateUtc="2026-03-07T14:50:00Z">
        <w:r w:rsidR="0033544D" w:rsidRPr="00742779">
          <w:t>When</w:t>
        </w:r>
      </w:ins>
      <w:r w:rsidR="0033544D" w:rsidRPr="00742779">
        <w:t xml:space="preserve"> Zeeva signs a contract as </w:t>
      </w:r>
      <w:r w:rsidR="009F60D1" w:rsidRPr="00742779">
        <w:t>“</w:t>
      </w:r>
      <w:r w:rsidR="0033544D" w:rsidRPr="00742779">
        <w:t>President of Poplar Construction, Inc.,</w:t>
      </w:r>
      <w:r w:rsidR="009F60D1" w:rsidRPr="00742779">
        <w:t>”</w:t>
      </w:r>
      <w:r w:rsidR="0033544D" w:rsidRPr="00742779">
        <w:t xml:space="preserve"> the counterparty knows exactly who is bound: the corporation. Under aggregate theory, the counterparty would need to know who the current </w:t>
      </w:r>
      <w:r w:rsidR="0033544D" w:rsidRPr="00742779">
        <w:lastRenderedPageBreak/>
        <w:t>shareholders are, in what proportions, whether they all consented to the contract, and whether any have since withdrawn. Entity theory eliminates this complexity by creating a single legal person that persists through changes in ownership.</w:t>
      </w:r>
    </w:p>
    <w:p w14:paraId="102EF828" w14:textId="77777777" w:rsidR="0033544D" w:rsidRPr="00742779" w:rsidRDefault="00742779" w:rsidP="000E54B1">
      <w:del w:id="1417" w:author="Seth Oranburg" w:date="2026-03-07T09:50:00Z" w16du:dateUtc="2026-03-07T14:50:00Z">
        <w:r w:rsidRPr="00742779">
          <w:rPr>
            <w:rFonts w:ascii="ZWAdobeF" w:hAnsi="ZWAdobeF" w:cs="ZWAdobeF"/>
            <w:sz w:val="2"/>
            <w:szCs w:val="2"/>
          </w:rPr>
          <w:delText>749B</w:delText>
        </w:r>
        <w:r w:rsidR="0033544D" w:rsidRPr="00742779">
          <w:delText>The</w:delText>
        </w:r>
      </w:del>
      <w:ins w:id="1418" w:author="Seth Oranburg" w:date="2026-03-07T09:50:00Z" w16du:dateUtc="2026-03-07T14:50:00Z">
        <w:r w:rsidR="0033544D" w:rsidRPr="00742779">
          <w:t>The</w:t>
        </w:r>
      </w:ins>
      <w:r w:rsidR="0033544D" w:rsidRPr="00742779">
        <w:t xml:space="preserve"> theoretical debate between entity and aggregate theories continues in academic literature, particularly in discussions of corporate purpose and fiduciary duties. But as a practical matter, entity theory has prevailed in American corporate law. Corporations are treated as legal persons distinct from their shareholders for purposes of property ownership, contract, tort, and constitutional rights.</w:t>
      </w:r>
    </w:p>
    <w:p w14:paraId="74F2C775" w14:textId="77777777" w:rsidR="0033544D" w:rsidRPr="00742779" w:rsidRDefault="0033544D" w:rsidP="000E54B1">
      <w:pPr>
        <w:pStyle w:val="Heading3"/>
        <w:rPr>
          <w:rFonts w:eastAsia="Times New Roman"/>
        </w:rPr>
      </w:pPr>
      <w:r w:rsidRPr="00742779">
        <w:rPr>
          <w:rFonts w:eastAsia="Times New Roman"/>
        </w:rPr>
        <w:t>Perpetual Existence and Institutional Continuity</w:t>
      </w:r>
    </w:p>
    <w:p w14:paraId="20DAC4CC" w14:textId="77777777" w:rsidR="0033544D" w:rsidRPr="00742779" w:rsidRDefault="00742779" w:rsidP="000E54B1">
      <w:pPr>
        <w:pPrChange w:id="1419" w:author="Seth Oranburg" w:date="2026-03-07T09:50:00Z" w16du:dateUtc="2026-03-07T14:50:00Z">
          <w:pPr>
            <w:pStyle w:val="NormalWeb"/>
          </w:pPr>
        </w:pPrChange>
      </w:pPr>
      <w:del w:id="1420" w:author="Seth Oranburg" w:date="2026-03-07T09:50:00Z" w16du:dateUtc="2026-03-07T14:50:00Z">
        <w:r w:rsidRPr="00742779">
          <w:rPr>
            <w:rFonts w:ascii="ZWAdobeF" w:hAnsi="ZWAdobeF" w:cs="ZWAdobeF"/>
            <w:sz w:val="2"/>
            <w:szCs w:val="2"/>
          </w:rPr>
          <w:delText>750B</w:delText>
        </w:r>
        <w:r w:rsidR="0033544D" w:rsidRPr="00742779">
          <w:delText>The</w:delText>
        </w:r>
      </w:del>
      <w:ins w:id="1421" w:author="Seth Oranburg" w:date="2026-03-07T09:50:00Z" w16du:dateUtc="2026-03-07T14:50:00Z">
        <w:r w:rsidR="0033544D" w:rsidRPr="00742779">
          <w:t>The</w:t>
        </w:r>
      </w:ins>
      <w:r w:rsidR="0033544D" w:rsidRPr="00742779">
        <w:t xml:space="preserve"> most striking feature of corporate legal personality is perpetual existence. Corporations do not die. They can be dissolved voluntarily or involuntarily, but absent such dissolution, they endure indefinitely.</w:t>
      </w:r>
      <w:r w:rsidR="0033544D">
        <w:fldChar w:fldCharType="begin"/>
      </w:r>
      <w:r w:rsidR="0033544D">
        <w:instrText>HYPERLINK \l "fn62-11647" \o "Jump to citation"</w:instrText>
      </w:r>
      <w:r w:rsidR="0033544D">
        <w:fldChar w:fldCharType="separate"/>
      </w:r>
      <w:r w:rsidR="0033544D" w:rsidRPr="00742779">
        <w:rPr>
          <w:rStyle w:val="Hyperlink"/>
          <w:color w:val="auto"/>
          <w:u w:val="none"/>
        </w:rPr>
        <w:t>[62</w:t>
      </w:r>
      <w:r w:rsidR="00FA601A" w:rsidRPr="00742779">
        <w:rPr>
          <w:rStyle w:val="Hyperlink"/>
          <w:color w:val="auto"/>
          <w:u w:val="none"/>
        </w:rPr>
        <w:t>]</w:t>
      </w:r>
      <w:r w:rsidR="0033544D">
        <w:fldChar w:fldCharType="end"/>
      </w:r>
      <w:r w:rsidR="0033544D" w:rsidRPr="00742779">
        <w:t xml:space="preserve"> This single feature distinguishes corporations from all forms of unincorporated business associations and creates both opportunities and challenges.</w:t>
      </w:r>
    </w:p>
    <w:p w14:paraId="03BC922A" w14:textId="77777777" w:rsidR="0033544D" w:rsidRPr="00742779" w:rsidRDefault="00742779" w:rsidP="000E54B1">
      <w:del w:id="1422" w:author="Seth Oranburg" w:date="2026-03-07T09:50:00Z" w16du:dateUtc="2026-03-07T14:50:00Z">
        <w:r w:rsidRPr="00742779">
          <w:rPr>
            <w:rFonts w:ascii="ZWAdobeF" w:hAnsi="ZWAdobeF" w:cs="ZWAdobeF"/>
            <w:sz w:val="2"/>
            <w:szCs w:val="2"/>
          </w:rPr>
          <w:delText>751B</w:delText>
        </w:r>
        <w:r w:rsidR="0033544D" w:rsidRPr="00742779">
          <w:delText>On</w:delText>
        </w:r>
      </w:del>
      <w:ins w:id="1423" w:author="Seth Oranburg" w:date="2026-03-07T09:50:00Z" w16du:dateUtc="2026-03-07T14:50:00Z">
        <w:r w:rsidR="0033544D" w:rsidRPr="00742779">
          <w:t>On</w:t>
        </w:r>
      </w:ins>
      <w:r w:rsidR="0033544D" w:rsidRPr="00742779">
        <w:t xml:space="preserve"> the opportunity side, perpetual existence enables long-term commitments and institutional continuity. Ford Motor Company made contracts with suppliers, dealers, and customers that assumed the company would exist for decades. It invested in plants and equipment with multi-decade useful lives. It built a brand and reputation that compounded over time. None of this would be possible if the company dissolved every time a shareholder died or withdrew.</w:t>
      </w:r>
    </w:p>
    <w:p w14:paraId="744016BE" w14:textId="77777777" w:rsidR="0033544D" w:rsidRPr="00742779" w:rsidRDefault="00742779" w:rsidP="000E54B1">
      <w:del w:id="1424" w:author="Seth Oranburg" w:date="2026-03-07T09:50:00Z" w16du:dateUtc="2026-03-07T14:50:00Z">
        <w:r w:rsidRPr="00742779">
          <w:rPr>
            <w:rFonts w:ascii="ZWAdobeF" w:hAnsi="ZWAdobeF" w:cs="ZWAdobeF"/>
            <w:sz w:val="2"/>
            <w:szCs w:val="2"/>
          </w:rPr>
          <w:delText>752B</w:delText>
        </w:r>
        <w:r w:rsidR="0033544D" w:rsidRPr="00742779">
          <w:delText>Three</w:delText>
        </w:r>
      </w:del>
      <w:ins w:id="1425" w:author="Seth Oranburg" w:date="2026-03-07T09:50:00Z" w16du:dateUtc="2026-03-07T14:50:00Z">
        <w:r w:rsidR="0033544D" w:rsidRPr="00742779">
          <w:t>Three</w:t>
        </w:r>
      </w:ins>
      <w:r w:rsidR="0033544D" w:rsidRPr="00742779">
        <w:t xml:space="preserve"> years from now, Zeeva and Sammy will bid on a 15-year maintenance contract with the Henderson Development. The developer</w:t>
      </w:r>
      <w:r w:rsidR="009F60D1" w:rsidRPr="00742779">
        <w:t>’</w:t>
      </w:r>
      <w:r w:rsidR="0033544D" w:rsidRPr="00742779">
        <w:t>s attorney will insist on a corporate counterparty. Why? If Zeeva and Sammy contract as a partnership, the partnership dissolves upon the death or withdrawal of either partner (absent specific provisions in a partnership agreement stating otherwise). The developer faces the risk that the firm responsible for maintaining the property will cease to exist partway through the contract term. The developer would need to renegotiate with a successor partnership or find a new contractor.</w:t>
      </w:r>
    </w:p>
    <w:p w14:paraId="59B56DC9" w14:textId="77777777" w:rsidR="0033544D" w:rsidRPr="00742779" w:rsidRDefault="00742779" w:rsidP="000E54B1">
      <w:del w:id="1426" w:author="Seth Oranburg" w:date="2026-03-07T09:50:00Z" w16du:dateUtc="2026-03-07T14:50:00Z">
        <w:r w:rsidRPr="00742779">
          <w:rPr>
            <w:rFonts w:ascii="ZWAdobeF" w:hAnsi="ZWAdobeF" w:cs="ZWAdobeF"/>
            <w:sz w:val="2"/>
            <w:szCs w:val="2"/>
          </w:rPr>
          <w:delText>753B</w:delText>
        </w:r>
        <w:r w:rsidR="0033544D" w:rsidRPr="00742779">
          <w:delText>If</w:delText>
        </w:r>
      </w:del>
      <w:ins w:id="1427" w:author="Seth Oranburg" w:date="2026-03-07T09:50:00Z" w16du:dateUtc="2026-03-07T14:50:00Z">
        <w:r w:rsidR="0033544D" w:rsidRPr="00742779">
          <w:t>If</w:t>
        </w:r>
      </w:ins>
      <w:r w:rsidR="0033544D" w:rsidRPr="00742779">
        <w:t xml:space="preserve"> Poplar Construction, Inc. signs the contract, the corporation continues to exist regardless of what happens to Zeeva, Sammy, or Marcus. Even if all three die in a plane crash, Poplar Construction, Inc. persists. Their shares pass to their heirs, who become the new shareholders. The new shareholders elect </w:t>
      </w:r>
      <w:r w:rsidR="0033544D" w:rsidRPr="00742779">
        <w:lastRenderedPageBreak/>
        <w:t>a new board. The new board appoints new officers. But the corporation, and its contractual obligations, continue uninterrupted.</w:t>
      </w:r>
    </w:p>
    <w:p w14:paraId="20418E1D" w14:textId="77777777" w:rsidR="0033544D" w:rsidRPr="00742779" w:rsidRDefault="00742779" w:rsidP="000E54B1">
      <w:del w:id="1428" w:author="Seth Oranburg" w:date="2026-03-07T09:50:00Z" w16du:dateUtc="2026-03-07T14:50:00Z">
        <w:r w:rsidRPr="00742779">
          <w:rPr>
            <w:rFonts w:ascii="ZWAdobeF" w:hAnsi="ZWAdobeF" w:cs="ZWAdobeF"/>
            <w:sz w:val="2"/>
            <w:szCs w:val="2"/>
          </w:rPr>
          <w:delText>754B</w:delText>
        </w:r>
        <w:r w:rsidR="0033544D" w:rsidRPr="00742779">
          <w:delText>This</w:delText>
        </w:r>
      </w:del>
      <w:ins w:id="1429" w:author="Seth Oranburg" w:date="2026-03-07T09:50:00Z" w16du:dateUtc="2026-03-07T14:50:00Z">
        <w:r w:rsidR="0033544D" w:rsidRPr="00742779">
          <w:t>This</w:t>
        </w:r>
      </w:ins>
      <w:r w:rsidR="0033544D" w:rsidRPr="00742779">
        <w:t xml:space="preserve"> continuity also enables corporations to accumulate institutional knowledge and establish routines that outlive any individual employee. Large corporations develop standard operating procedures, quality control systems, training programs, and corporate cultures that persist through changes in personnel. This institutional memory creates value that sole proprietorships and partnerships struggle to achieve. When a senior partner in a law firm retires, much of her expertise and client relationships may leave with her. When a senior executive at a corporation retires, the institution retains far more of the knowledge and relationships she built.</w:t>
      </w:r>
    </w:p>
    <w:p w14:paraId="0DF5BD10" w14:textId="77777777" w:rsidR="0033544D" w:rsidRPr="00742779" w:rsidRDefault="00742779" w:rsidP="000E54B1">
      <w:del w:id="1430" w:author="Seth Oranburg" w:date="2026-03-07T09:50:00Z" w16du:dateUtc="2026-03-07T14:50:00Z">
        <w:r w:rsidRPr="00742779">
          <w:rPr>
            <w:rFonts w:ascii="ZWAdobeF" w:hAnsi="ZWAdobeF" w:cs="ZWAdobeF"/>
            <w:sz w:val="2"/>
            <w:szCs w:val="2"/>
          </w:rPr>
          <w:delText>755B</w:delText>
        </w:r>
        <w:r w:rsidR="0033544D" w:rsidRPr="00742779">
          <w:delText>Perpetual</w:delText>
        </w:r>
      </w:del>
      <w:ins w:id="1431" w:author="Seth Oranburg" w:date="2026-03-07T09:50:00Z" w16du:dateUtc="2026-03-07T14:50:00Z">
        <w:r w:rsidR="0033544D" w:rsidRPr="00742779">
          <w:t>Perpetual</w:t>
        </w:r>
      </w:ins>
      <w:r w:rsidR="0033544D" w:rsidRPr="00742779">
        <w:t xml:space="preserve"> existence creates challenges as well. It means corporations can accumulate wealth and power that far exceeds any individual human</w:t>
      </w:r>
      <w:r w:rsidR="009F60D1" w:rsidRPr="00742779">
        <w:t>’</w:t>
      </w:r>
      <w:r w:rsidR="0033544D" w:rsidRPr="00742779">
        <w:t>s lifetime. Standard Oil, AT&amp;T, and U.S. Steel became so dominant that antitrust law had to restrain them. Modern technology corporations command market capitalizations exceeding the GDP of entire nations. Their decisions affect billions of people. Their institutional momentum can resist change even when change is economically or socially necessary.</w:t>
      </w:r>
    </w:p>
    <w:p w14:paraId="2762D014" w14:textId="77777777" w:rsidR="0033544D" w:rsidRPr="00742779" w:rsidRDefault="00742779" w:rsidP="000E54B1">
      <w:del w:id="1432" w:author="Seth Oranburg" w:date="2026-03-07T09:50:00Z" w16du:dateUtc="2026-03-07T14:50:00Z">
        <w:r w:rsidRPr="00742779">
          <w:rPr>
            <w:rFonts w:ascii="ZWAdobeF" w:hAnsi="ZWAdobeF" w:cs="ZWAdobeF"/>
            <w:sz w:val="2"/>
            <w:szCs w:val="2"/>
          </w:rPr>
          <w:delText>756B</w:delText>
        </w:r>
        <w:r w:rsidR="0033544D" w:rsidRPr="00742779">
          <w:delText>Moreover</w:delText>
        </w:r>
      </w:del>
      <w:ins w:id="1433" w:author="Seth Oranburg" w:date="2026-03-07T09:50:00Z" w16du:dateUtc="2026-03-07T14:50:00Z">
        <w:r w:rsidR="0033544D" w:rsidRPr="00742779">
          <w:t>Moreover</w:t>
        </w:r>
      </w:ins>
      <w:r w:rsidR="0033544D" w:rsidRPr="00742779">
        <w:t>, perpetual existence creates governance challenges. In a partnership, accountability is direct. Partners monitor each other because they bear unlimited liability and active management responsibility. In a corporation with perpetual existence, shareholders come and go. Most hold diversified portfolios. Few have incentives to monitor management closely. Directors and officers control vast resources with limited ownership stakes. The separation of ownership from control, combined with perpetual existence, creates agency cost problems that partnership law never faces.</w:t>
      </w:r>
    </w:p>
    <w:p w14:paraId="14D54AC3" w14:textId="77777777" w:rsidR="0033544D" w:rsidRPr="00742779" w:rsidRDefault="00742779" w:rsidP="000E54B1">
      <w:del w:id="1434" w:author="Seth Oranburg" w:date="2026-03-07T09:50:00Z" w16du:dateUtc="2026-03-07T14:50:00Z">
        <w:r w:rsidRPr="00742779">
          <w:rPr>
            <w:rStyle w:val="Emphasis"/>
            <w:rFonts w:ascii="ZWAdobeF" w:hAnsi="ZWAdobeF" w:cs="ZWAdobeF"/>
            <w:i w:val="0"/>
            <w:sz w:val="2"/>
            <w:szCs w:val="2"/>
          </w:rPr>
          <w:delText>757B</w:delText>
        </w:r>
        <w:r w:rsidR="0033544D" w:rsidRPr="00742779">
          <w:rPr>
            <w:rStyle w:val="Emphasis"/>
          </w:rPr>
          <w:delText>Dodge</w:delText>
        </w:r>
      </w:del>
      <w:ins w:id="1435" w:author="Seth Oranburg" w:date="2026-03-07T09:50:00Z" w16du:dateUtc="2026-03-07T14:50:00Z">
        <w:r w:rsidR="0033544D" w:rsidRPr="00742779">
          <w:rPr>
            <w:rStyle w:val="Emphasis"/>
          </w:rPr>
          <w:t>Dodge</w:t>
        </w:r>
      </w:ins>
      <w:r w:rsidR="0033544D" w:rsidRPr="00742779">
        <w:rPr>
          <w:rStyle w:val="Emphasis"/>
        </w:rPr>
        <w:t xml:space="preserve"> v. Ford</w:t>
      </w:r>
      <w:r w:rsidR="0033544D" w:rsidRPr="00742779">
        <w:t>, discussed at the chapter</w:t>
      </w:r>
      <w:r w:rsidR="009F60D1" w:rsidRPr="00742779">
        <w:t>’</w:t>
      </w:r>
      <w:r w:rsidR="0033544D" w:rsidRPr="00742779">
        <w:t>s opening, illustrates these agency costs. Henry Ford, as a director and officer, wanted to use corporate wealth to pursue social goals. Shareholders wanted profit maximization. The temporal horizon mattered: Ford was building an institution designed to last generations. Shareholders wanted returns now. Perpetual existence meant the corporation could accumulate capital far beyond what any individual needed. This created the question of corporate purpose that courts had to resolve.</w:t>
      </w:r>
    </w:p>
    <w:p w14:paraId="55A1D6DB" w14:textId="77777777" w:rsidR="0033544D" w:rsidRPr="00742779" w:rsidRDefault="00742779" w:rsidP="000E54B1">
      <w:del w:id="1436" w:author="Seth Oranburg" w:date="2026-03-07T09:50:00Z" w16du:dateUtc="2026-03-07T14:50:00Z">
        <w:r w:rsidRPr="00742779">
          <w:rPr>
            <w:rFonts w:ascii="ZWAdobeF" w:hAnsi="ZWAdobeF" w:cs="ZWAdobeF"/>
            <w:sz w:val="2"/>
            <w:szCs w:val="2"/>
          </w:rPr>
          <w:delText>758B</w:delText>
        </w:r>
        <w:r w:rsidR="0033544D" w:rsidRPr="00742779">
          <w:delText>The</w:delText>
        </w:r>
      </w:del>
      <w:ins w:id="1437" w:author="Seth Oranburg" w:date="2026-03-07T09:50:00Z" w16du:dateUtc="2026-03-07T14:50:00Z">
        <w:r w:rsidR="0033544D" w:rsidRPr="00742779">
          <w:t>The</w:t>
        </w:r>
      </w:ins>
      <w:r w:rsidR="0033544D" w:rsidRPr="00742779">
        <w:t xml:space="preserve"> legal innovation of perpetual existence thus cuts both ways. It enables large-scale enterprise, long-term investment, and institutional stability. But it also enables concentration of power, creates agency cost problems, and raises fundamental questions about corporate purpose and accountability. </w:t>
      </w:r>
      <w:r w:rsidR="0033544D" w:rsidRPr="00742779">
        <w:lastRenderedPageBreak/>
        <w:t>These tensions persist throughout corporate law and drive many of the doctrines examined in subsequent sections.</w:t>
      </w:r>
    </w:p>
    <w:p w14:paraId="3CBC7C5B" w14:textId="77777777" w:rsidR="0033544D" w:rsidRPr="00742779" w:rsidRDefault="0033544D" w:rsidP="000E54B1">
      <w:pPr>
        <w:pStyle w:val="Heading3"/>
        <w:rPr>
          <w:rFonts w:eastAsia="Times New Roman"/>
        </w:rPr>
      </w:pPr>
      <w:r w:rsidRPr="00742779">
        <w:rPr>
          <w:rFonts w:eastAsia="Times New Roman"/>
        </w:rPr>
        <w:t>The Technology of Legal Personhood</w:t>
      </w:r>
    </w:p>
    <w:p w14:paraId="25FB7F02" w14:textId="77777777" w:rsidR="0033544D" w:rsidRPr="00742779" w:rsidRDefault="00742779" w:rsidP="000E54B1">
      <w:del w:id="1438" w:author="Seth Oranburg" w:date="2026-03-07T09:50:00Z" w16du:dateUtc="2026-03-07T14:50:00Z">
        <w:r w:rsidRPr="00742779">
          <w:rPr>
            <w:rFonts w:ascii="ZWAdobeF" w:hAnsi="ZWAdobeF" w:cs="ZWAdobeF"/>
            <w:sz w:val="2"/>
            <w:szCs w:val="2"/>
          </w:rPr>
          <w:delText>759B</w:delText>
        </w:r>
        <w:r w:rsidR="0033544D" w:rsidRPr="00742779">
          <w:delText>When</w:delText>
        </w:r>
      </w:del>
      <w:ins w:id="1439" w:author="Seth Oranburg" w:date="2026-03-07T09:50:00Z" w16du:dateUtc="2026-03-07T14:50:00Z">
        <w:r w:rsidR="0033544D" w:rsidRPr="00742779">
          <w:t>When</w:t>
        </w:r>
      </w:ins>
      <w:r w:rsidR="0033544D" w:rsidRPr="00742779">
        <w:t xml:space="preserve"> Zeeva and Sammy incorporate Poplar Construction in 2025, they will invoke legal technologies developed over four centuries: separate legal personality from the East India Company, transferable shares from the Dutch VOC, general incorporation rights won through Jacksonian reforms, constitutional status established by </w:t>
      </w:r>
      <w:r w:rsidR="0033544D" w:rsidRPr="00742779">
        <w:rPr>
          <w:rStyle w:val="Emphasis"/>
        </w:rPr>
        <w:t>Dartmouth College</w:t>
      </w:r>
      <w:r w:rsidR="0033544D" w:rsidRPr="00742779">
        <w:t>, entity theory confirmed by subsequent case law, and perpetual existence that enables multi-generational enterprise. These technologies did not emerge naturally from markets. They required deliberate legal innovation, often driven by specific commercial needs.</w:t>
      </w:r>
    </w:p>
    <w:p w14:paraId="3C44424C" w14:textId="77777777" w:rsidR="0033544D" w:rsidRPr="00742779" w:rsidRDefault="00742779" w:rsidP="000E54B1">
      <w:del w:id="1440" w:author="Seth Oranburg" w:date="2026-03-07T09:50:00Z" w16du:dateUtc="2026-03-07T14:50:00Z">
        <w:r w:rsidRPr="00742779">
          <w:rPr>
            <w:rFonts w:ascii="ZWAdobeF" w:hAnsi="ZWAdobeF" w:cs="ZWAdobeF"/>
            <w:sz w:val="2"/>
            <w:szCs w:val="2"/>
          </w:rPr>
          <w:delText>760B</w:delText>
        </w:r>
        <w:r w:rsidR="0033544D" w:rsidRPr="00742779">
          <w:delText>But</w:delText>
        </w:r>
      </w:del>
      <w:ins w:id="1441" w:author="Seth Oranburg" w:date="2026-03-07T09:50:00Z" w16du:dateUtc="2026-03-07T14:50:00Z">
        <w:r w:rsidR="0033544D" w:rsidRPr="00742779">
          <w:t>But</w:t>
        </w:r>
      </w:ins>
      <w:r w:rsidR="0033544D" w:rsidRPr="00742779">
        <w:t xml:space="preserve"> creating a legal person with perpetual existence and separate identity only addresses some of the problems partnership cannot solve. The Henderson project requires more than continuity. It requires capital lock-in, limited liability, and transferable ownership. These features arise from asset partitioning, the corporation</w:t>
      </w:r>
      <w:r w:rsidR="009F60D1" w:rsidRPr="00742779">
        <w:t>’</w:t>
      </w:r>
      <w:r w:rsidR="0033544D" w:rsidRPr="00742779">
        <w:t>s most important functional innovation.</w:t>
      </w:r>
    </w:p>
    <w:p w14:paraId="21B03DE5" w14:textId="77777777" w:rsidR="0033544D" w:rsidRPr="00742779" w:rsidRDefault="0033544D" w:rsidP="000E54B1">
      <w:pPr>
        <w:pStyle w:val="Heading2"/>
        <w:rPr>
          <w:rFonts w:eastAsia="Times New Roman"/>
        </w:rPr>
      </w:pPr>
      <w:r w:rsidRPr="00742779">
        <w:rPr>
          <w:rFonts w:eastAsia="Times New Roman"/>
        </w:rPr>
        <w:t>Asset Partitioning: The Corporation</w:t>
      </w:r>
      <w:r w:rsidR="009F60D1" w:rsidRPr="00742779">
        <w:rPr>
          <w:rFonts w:eastAsia="Times New Roman"/>
        </w:rPr>
        <w:t>’</w:t>
      </w:r>
      <w:r w:rsidRPr="00742779">
        <w:rPr>
          <w:rFonts w:eastAsia="Times New Roman"/>
        </w:rPr>
        <w:t>s Most Important Innovation</w:t>
      </w:r>
    </w:p>
    <w:p w14:paraId="01433D55" w14:textId="77777777" w:rsidR="0033544D" w:rsidRPr="00742779" w:rsidRDefault="00742779" w:rsidP="000E54B1">
      <w:del w:id="1442" w:author="Seth Oranburg" w:date="2026-03-07T09:50:00Z" w16du:dateUtc="2026-03-07T14:50:00Z">
        <w:r w:rsidRPr="00742779">
          <w:rPr>
            <w:rFonts w:ascii="ZWAdobeF" w:hAnsi="ZWAdobeF" w:cs="ZWAdobeF"/>
            <w:sz w:val="2"/>
            <w:szCs w:val="2"/>
          </w:rPr>
          <w:delText>761B</w:delText>
        </w:r>
        <w:r w:rsidR="0033544D" w:rsidRPr="00742779">
          <w:delText>Limited</w:delText>
        </w:r>
      </w:del>
      <w:ins w:id="1443" w:author="Seth Oranburg" w:date="2026-03-07T09:50:00Z" w16du:dateUtc="2026-03-07T14:50:00Z">
        <w:r w:rsidR="0033544D" w:rsidRPr="00742779">
          <w:t>Limited</w:t>
        </w:r>
      </w:ins>
      <w:r w:rsidR="0033544D" w:rsidRPr="00742779">
        <w:t xml:space="preserve"> liability is often called the corporation</w:t>
      </w:r>
      <w:r w:rsidR="009F60D1" w:rsidRPr="00742779">
        <w:t>’</w:t>
      </w:r>
      <w:r w:rsidR="0033544D" w:rsidRPr="00742779">
        <w:t>s defining feature. Popular accounts describe how corporations shield shareholders from personal liability for corporate debts, enabling risk-taking and capital formation. This account is incomplete. The more important innovation is asset partitioning: the creation of a boundary that separates corporate assets from shareholder assets in both directions.</w:t>
      </w:r>
    </w:p>
    <w:p w14:paraId="0B948FC4" w14:textId="77777777" w:rsidR="0033544D" w:rsidRPr="00742779" w:rsidRDefault="00742779" w:rsidP="000E54B1">
      <w:del w:id="1444" w:author="Seth Oranburg" w:date="2026-03-07T09:50:00Z" w16du:dateUtc="2026-03-07T14:50:00Z">
        <w:r w:rsidRPr="00742779">
          <w:rPr>
            <w:rFonts w:ascii="ZWAdobeF" w:hAnsi="ZWAdobeF" w:cs="ZWAdobeF"/>
            <w:sz w:val="2"/>
            <w:szCs w:val="2"/>
          </w:rPr>
          <w:delText>762B</w:delText>
        </w:r>
        <w:r w:rsidR="0033544D" w:rsidRPr="00742779">
          <w:delText>Asset</w:delText>
        </w:r>
      </w:del>
      <w:ins w:id="1445" w:author="Seth Oranburg" w:date="2026-03-07T09:50:00Z" w16du:dateUtc="2026-03-07T14:50:00Z">
        <w:r w:rsidR="0033544D" w:rsidRPr="00742779">
          <w:t>Asset</w:t>
        </w:r>
      </w:ins>
      <w:r w:rsidR="0033544D" w:rsidRPr="00742779">
        <w:t xml:space="preserve"> partitioning has two components. The defensive shield prevents corporate creditors from reaching shareholders</w:t>
      </w:r>
      <w:r w:rsidR="009F60D1" w:rsidRPr="00742779">
        <w:t>’</w:t>
      </w:r>
      <w:r w:rsidR="0033544D" w:rsidRPr="00742779">
        <w:t xml:space="preserve"> personal assets (limited liability). The affirmative shield prevents shareholders</w:t>
      </w:r>
      <w:r w:rsidR="009F60D1" w:rsidRPr="00742779">
        <w:t>’</w:t>
      </w:r>
      <w:r w:rsidR="0033544D" w:rsidRPr="00742779">
        <w:t xml:space="preserve"> personal creditors from reaching corporate assets (entity shielding). Both matter, but the affirmative shield creates more value in most contexts. Understanding why requires examining what happens when these shields are absent.</w:t>
      </w:r>
    </w:p>
    <w:p w14:paraId="5D5C1A49" w14:textId="77777777" w:rsidR="0033544D" w:rsidRPr="00742779" w:rsidRDefault="0033544D" w:rsidP="000E54B1">
      <w:pPr>
        <w:pStyle w:val="Heading3"/>
        <w:rPr>
          <w:rFonts w:eastAsia="Times New Roman"/>
        </w:rPr>
      </w:pPr>
      <w:r w:rsidRPr="00742779">
        <w:rPr>
          <w:rFonts w:eastAsia="Times New Roman"/>
        </w:rPr>
        <w:t>The Partnership Baseline: No Asset Partitioning</w:t>
      </w:r>
    </w:p>
    <w:p w14:paraId="31693DD2" w14:textId="77777777" w:rsidR="0033544D" w:rsidRPr="00742779" w:rsidRDefault="00742779" w:rsidP="000E54B1">
      <w:pPr>
        <w:pPrChange w:id="1446" w:author="Seth Oranburg" w:date="2026-03-07T09:50:00Z" w16du:dateUtc="2026-03-07T14:50:00Z">
          <w:pPr>
            <w:pStyle w:val="NormalWeb"/>
          </w:pPr>
        </w:pPrChange>
      </w:pPr>
      <w:del w:id="1447" w:author="Seth Oranburg" w:date="2026-03-07T09:50:00Z" w16du:dateUtc="2026-03-07T14:50:00Z">
        <w:r w:rsidRPr="00742779">
          <w:rPr>
            <w:rFonts w:ascii="ZWAdobeF" w:hAnsi="ZWAdobeF" w:cs="ZWAdobeF"/>
            <w:sz w:val="2"/>
            <w:szCs w:val="2"/>
          </w:rPr>
          <w:delText>763B</w:delText>
        </w:r>
        <w:r w:rsidR="0033544D" w:rsidRPr="00742779">
          <w:delText>In</w:delText>
        </w:r>
      </w:del>
      <w:ins w:id="1448" w:author="Seth Oranburg" w:date="2026-03-07T09:50:00Z" w16du:dateUtc="2026-03-07T14:50:00Z">
        <w:r w:rsidR="0033544D" w:rsidRPr="00742779">
          <w:t>In</w:t>
        </w:r>
      </w:ins>
      <w:r w:rsidR="0033544D" w:rsidRPr="00742779">
        <w:t xml:space="preserve"> Zeeva and Sammy</w:t>
      </w:r>
      <w:r w:rsidR="009F60D1" w:rsidRPr="00742779">
        <w:t>’</w:t>
      </w:r>
      <w:r w:rsidR="0033544D" w:rsidRPr="00742779">
        <w:t>s partnership, no asset partition exists. Partnership creditors can pursue both partnership assets and partners</w:t>
      </w:r>
      <w:r w:rsidR="009F60D1" w:rsidRPr="00742779">
        <w:t>’</w:t>
      </w:r>
      <w:r w:rsidR="0033544D" w:rsidRPr="00742779">
        <w:t xml:space="preserve"> personal assets. If </w:t>
      </w:r>
      <w:r w:rsidR="0033544D" w:rsidRPr="00742779">
        <w:lastRenderedPageBreak/>
        <w:t>the partnership owes $500,000 to a supplier and has only $300,000 in assets, the supplier can collect the remaining $200,000 from Zeeva</w:t>
      </w:r>
      <w:r w:rsidR="009F60D1" w:rsidRPr="00742779">
        <w:t>’</w:t>
      </w:r>
      <w:r w:rsidR="0033544D" w:rsidRPr="00742779">
        <w:t>s house or Sammy</w:t>
      </w:r>
      <w:r w:rsidR="009F60D1" w:rsidRPr="00742779">
        <w:t>’</w:t>
      </w:r>
      <w:r w:rsidR="0033544D" w:rsidRPr="00742779">
        <w:t>s savings account. Partners bear joint and several liability for partnership obligations.</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p>
    <w:p w14:paraId="2D75749C" w14:textId="77777777" w:rsidR="0033544D" w:rsidRPr="00742779" w:rsidRDefault="00742779" w:rsidP="000E54B1">
      <w:pPr>
        <w:pPrChange w:id="1449" w:author="Seth Oranburg" w:date="2026-03-07T09:50:00Z" w16du:dateUtc="2026-03-07T14:50:00Z">
          <w:pPr>
            <w:pStyle w:val="NormalWeb"/>
          </w:pPr>
        </w:pPrChange>
      </w:pPr>
      <w:del w:id="1450" w:author="Seth Oranburg" w:date="2026-03-07T09:50:00Z" w16du:dateUtc="2026-03-07T14:50:00Z">
        <w:r w:rsidRPr="00742779">
          <w:rPr>
            <w:rFonts w:ascii="ZWAdobeF" w:hAnsi="ZWAdobeF" w:cs="ZWAdobeF"/>
            <w:sz w:val="2"/>
            <w:szCs w:val="2"/>
          </w:rPr>
          <w:delText>764B</w:delText>
        </w:r>
        <w:r w:rsidR="0033544D" w:rsidRPr="00742779">
          <w:delText>Conversely</w:delText>
        </w:r>
      </w:del>
      <w:ins w:id="1451" w:author="Seth Oranburg" w:date="2026-03-07T09:50:00Z" w16du:dateUtc="2026-03-07T14:50:00Z">
        <w:r w:rsidR="0033544D" w:rsidRPr="00742779">
          <w:t>Conversely</w:t>
        </w:r>
      </w:ins>
      <w:r w:rsidR="0033544D" w:rsidRPr="00742779">
        <w:t>, Zeeva</w:t>
      </w:r>
      <w:r w:rsidR="009F60D1" w:rsidRPr="00742779">
        <w:t>’</w:t>
      </w:r>
      <w:r w:rsidR="0033544D" w:rsidRPr="00742779">
        <w:t>s personal creditors can reach partnership assets to satisfy her personal debts. If Zeeva</w:t>
      </w:r>
      <w:r w:rsidR="009F60D1" w:rsidRPr="00742779">
        <w:t>’</w:t>
      </w:r>
      <w:r w:rsidR="0033544D" w:rsidRPr="00742779">
        <w:t>s personal credit card company obtains a judgment against her for $50,000, it can levy on her interest in partnership property. This creates problems for Sammy. The partnership might need to liquidate assets to pay Zeeva</w:t>
      </w:r>
      <w:r w:rsidR="009F60D1" w:rsidRPr="00742779">
        <w:t>’</w:t>
      </w:r>
      <w:r w:rsidR="0033544D" w:rsidRPr="00742779">
        <w:t>s personal debts, disrupting operations. Or Zeeva</w:t>
      </w:r>
      <w:r w:rsidR="009F60D1" w:rsidRPr="00742779">
        <w:t>’</w:t>
      </w:r>
      <w:r w:rsidR="0033544D" w:rsidRPr="00742779">
        <w:t>s creditor might obtain a charging order that entitles it to receive distributions that would otherwise go to Zeeva, giving the creditor effective veto power over partnership distributions.</w:t>
      </w:r>
      <w:r w:rsidR="0033544D">
        <w:fldChar w:fldCharType="begin"/>
      </w:r>
      <w:r w:rsidR="0033544D">
        <w:instrText>HYPERLINK \l "fn64-11647" \o "Jump to citation"</w:instrText>
      </w:r>
      <w:r w:rsidR="0033544D">
        <w:fldChar w:fldCharType="separate"/>
      </w:r>
      <w:r w:rsidR="0033544D" w:rsidRPr="00742779">
        <w:rPr>
          <w:rStyle w:val="Hyperlink"/>
          <w:color w:val="auto"/>
          <w:u w:val="none"/>
        </w:rPr>
        <w:t>[64</w:t>
      </w:r>
      <w:r w:rsidR="00FA601A" w:rsidRPr="00742779">
        <w:rPr>
          <w:rStyle w:val="Hyperlink"/>
          <w:color w:val="auto"/>
          <w:u w:val="none"/>
        </w:rPr>
        <w:t>]</w:t>
      </w:r>
      <w:r w:rsidR="0033544D">
        <w:fldChar w:fldCharType="end"/>
      </w:r>
    </w:p>
    <w:p w14:paraId="0E075DEA" w14:textId="77777777" w:rsidR="0033544D" w:rsidRPr="00742779" w:rsidRDefault="00742779" w:rsidP="000E54B1">
      <w:del w:id="1452" w:author="Seth Oranburg" w:date="2026-03-07T09:50:00Z" w16du:dateUtc="2026-03-07T14:50:00Z">
        <w:r w:rsidRPr="00742779">
          <w:rPr>
            <w:rFonts w:ascii="ZWAdobeF" w:hAnsi="ZWAdobeF" w:cs="ZWAdobeF"/>
            <w:sz w:val="2"/>
            <w:szCs w:val="2"/>
          </w:rPr>
          <w:delText>765B</w:delText>
        </w:r>
        <w:r w:rsidR="0033544D" w:rsidRPr="00742779">
          <w:delText>This</w:delText>
        </w:r>
      </w:del>
      <w:ins w:id="1453" w:author="Seth Oranburg" w:date="2026-03-07T09:50:00Z" w16du:dateUtc="2026-03-07T14:50:00Z">
        <w:r w:rsidR="0033544D" w:rsidRPr="00742779">
          <w:t>This</w:t>
        </w:r>
      </w:ins>
      <w:r w:rsidR="0033544D" w:rsidRPr="00742779">
        <w:t xml:space="preserve"> lack of asset partitioning creates three serious problems. First, it limits the partnership</w:t>
      </w:r>
      <w:r w:rsidR="009F60D1" w:rsidRPr="00742779">
        <w:t>’</w:t>
      </w:r>
      <w:r w:rsidR="0033544D" w:rsidRPr="00742779">
        <w:t>s ability to borrow. Lenders to the partnership must evaluate not only the partnership</w:t>
      </w:r>
      <w:r w:rsidR="009F60D1" w:rsidRPr="00742779">
        <w:t>’</w:t>
      </w:r>
      <w:r w:rsidR="0033544D" w:rsidRPr="00742779">
        <w:t>s creditworthiness but also each partner</w:t>
      </w:r>
      <w:r w:rsidR="009F60D1" w:rsidRPr="00742779">
        <w:t>’</w:t>
      </w:r>
      <w:r w:rsidR="0033544D" w:rsidRPr="00742779">
        <w:t>s personal financial situation. If one partner is judgment-proof (has no personal assets), the partnership</w:t>
      </w:r>
      <w:r w:rsidR="009F60D1" w:rsidRPr="00742779">
        <w:t>’</w:t>
      </w:r>
      <w:r w:rsidR="0033544D" w:rsidRPr="00742779">
        <w:t>s borrowing capacity decreases. If one partner has substantial personal debts, partnership creditors worry that the partner</w:t>
      </w:r>
      <w:r w:rsidR="009F60D1" w:rsidRPr="00742779">
        <w:t>’</w:t>
      </w:r>
      <w:r w:rsidR="0033544D" w:rsidRPr="00742779">
        <w:t>s personal creditors will reach partnership assets first.</w:t>
      </w:r>
    </w:p>
    <w:p w14:paraId="4BAA9A4C" w14:textId="77777777" w:rsidR="0033544D" w:rsidRPr="00742779" w:rsidRDefault="00742779" w:rsidP="000E54B1">
      <w:del w:id="1454" w:author="Seth Oranburg" w:date="2026-03-07T09:50:00Z" w16du:dateUtc="2026-03-07T14:50:00Z">
        <w:r w:rsidRPr="00742779">
          <w:rPr>
            <w:rFonts w:ascii="ZWAdobeF" w:hAnsi="ZWAdobeF" w:cs="ZWAdobeF"/>
            <w:sz w:val="2"/>
            <w:szCs w:val="2"/>
          </w:rPr>
          <w:delText>766B</w:delText>
        </w:r>
        <w:r w:rsidR="0033544D" w:rsidRPr="00742779">
          <w:delText>Second</w:delText>
        </w:r>
      </w:del>
      <w:ins w:id="1455" w:author="Seth Oranburg" w:date="2026-03-07T09:50:00Z" w16du:dateUtc="2026-03-07T14:50:00Z">
        <w:r w:rsidR="0033544D" w:rsidRPr="00742779">
          <w:t>Second</w:t>
        </w:r>
      </w:ins>
      <w:r w:rsidR="0033544D" w:rsidRPr="00742779">
        <w:t>, it makes partnership interests illiquid. Who would buy Zeeva</w:t>
      </w:r>
      <w:r w:rsidR="009F60D1" w:rsidRPr="00742779">
        <w:t>’</w:t>
      </w:r>
      <w:r w:rsidR="0033544D" w:rsidRPr="00742779">
        <w:t>s partnership interest if that purchase potentially brings exposure to all partnership liabilities? A buyer would need to conduct due diligence on every partnership contract, every potential tort claim, every possible contingent liability. The transaction costs are prohibitive. Partnership interests therefore rarely trade in secondary markets.</w:t>
      </w:r>
    </w:p>
    <w:p w14:paraId="6AEE299A" w14:textId="77777777" w:rsidR="0033544D" w:rsidRPr="00742779" w:rsidRDefault="00742779" w:rsidP="000E54B1">
      <w:del w:id="1456" w:author="Seth Oranburg" w:date="2026-03-07T09:50:00Z" w16du:dateUtc="2026-03-07T14:50:00Z">
        <w:r w:rsidRPr="00742779">
          <w:rPr>
            <w:rFonts w:ascii="ZWAdobeF" w:hAnsi="ZWAdobeF" w:cs="ZWAdobeF"/>
            <w:sz w:val="2"/>
            <w:szCs w:val="2"/>
          </w:rPr>
          <w:delText>767B</w:delText>
        </w:r>
        <w:r w:rsidR="0033544D" w:rsidRPr="00742779">
          <w:delText>Third</w:delText>
        </w:r>
      </w:del>
      <w:ins w:id="1457" w:author="Seth Oranburg" w:date="2026-03-07T09:50:00Z" w16du:dateUtc="2026-03-07T14:50:00Z">
        <w:r w:rsidR="0033544D" w:rsidRPr="00742779">
          <w:t>Third</w:t>
        </w:r>
      </w:ins>
      <w:r w:rsidR="0033544D" w:rsidRPr="00742779">
        <w:t>, it creates monitoring costs. Zeeva must monitor not only Sammy</w:t>
      </w:r>
      <w:r w:rsidR="009F60D1" w:rsidRPr="00742779">
        <w:t>’</w:t>
      </w:r>
      <w:r w:rsidR="0033544D" w:rsidRPr="00742779">
        <w:t>s management of partnership business but also Sammy</w:t>
      </w:r>
      <w:r w:rsidR="009F60D1" w:rsidRPr="00742779">
        <w:t>’</w:t>
      </w:r>
      <w:r w:rsidR="0033544D" w:rsidRPr="00742779">
        <w:t>s personal finances. If Sammy gambles away his personal wealth, Sammy</w:t>
      </w:r>
      <w:r w:rsidR="009F60D1" w:rsidRPr="00742779">
        <w:t>’</w:t>
      </w:r>
      <w:r w:rsidR="0033544D" w:rsidRPr="00742779">
        <w:t>s creditors might seize partnership assets, harming Zeeva. Partners in effect become guarantors of each other</w:t>
      </w:r>
      <w:r w:rsidR="009F60D1" w:rsidRPr="00742779">
        <w:t>’</w:t>
      </w:r>
      <w:r w:rsidR="0033544D" w:rsidRPr="00742779">
        <w:t>s personal debts, creating incentives to restrict partners</w:t>
      </w:r>
      <w:r w:rsidR="009F60D1" w:rsidRPr="00742779">
        <w:t>’</w:t>
      </w:r>
      <w:r w:rsidR="0033544D" w:rsidRPr="00742779">
        <w:t xml:space="preserve"> private behavior in ways unrelated to the business.</w:t>
      </w:r>
    </w:p>
    <w:p w14:paraId="4DBEEA89" w14:textId="77777777" w:rsidR="0033544D" w:rsidRPr="00742779" w:rsidRDefault="0033544D" w:rsidP="000E54B1">
      <w:pPr>
        <w:pStyle w:val="Heading3"/>
        <w:rPr>
          <w:rFonts w:eastAsia="Times New Roman"/>
        </w:rPr>
      </w:pPr>
      <w:r w:rsidRPr="00742779">
        <w:rPr>
          <w:rFonts w:eastAsia="Times New Roman"/>
        </w:rPr>
        <w:t>The Corporate Solution: Two-Way Partitioning</w:t>
      </w:r>
    </w:p>
    <w:p w14:paraId="303871B2" w14:textId="77777777" w:rsidR="0033544D" w:rsidRPr="00742779" w:rsidRDefault="00742779" w:rsidP="000E54B1">
      <w:del w:id="1458" w:author="Seth Oranburg" w:date="2026-03-07T09:50:00Z" w16du:dateUtc="2026-03-07T14:50:00Z">
        <w:r w:rsidRPr="00742779">
          <w:rPr>
            <w:rFonts w:ascii="ZWAdobeF" w:hAnsi="ZWAdobeF" w:cs="ZWAdobeF"/>
            <w:sz w:val="2"/>
            <w:szCs w:val="2"/>
          </w:rPr>
          <w:delText>768B</w:delText>
        </w:r>
        <w:r w:rsidR="0033544D" w:rsidRPr="00742779">
          <w:delText>Corporate</w:delText>
        </w:r>
      </w:del>
      <w:ins w:id="1459" w:author="Seth Oranburg" w:date="2026-03-07T09:50:00Z" w16du:dateUtc="2026-03-07T14:50:00Z">
        <w:r w:rsidR="0033544D" w:rsidRPr="00742779">
          <w:t>Corporate</w:t>
        </w:r>
      </w:ins>
      <w:r w:rsidR="0033544D" w:rsidRPr="00742779">
        <w:t xml:space="preserve"> law solves these problems through two-way asset partitioning. The corporation owns its assets. Shareholders own shares. The two pools remain separate.</w:t>
      </w:r>
    </w:p>
    <w:p w14:paraId="006E9109" w14:textId="77777777" w:rsidR="0033544D" w:rsidRPr="00742779" w:rsidRDefault="00742779" w:rsidP="000E54B1">
      <w:del w:id="1460" w:author="Seth Oranburg" w:date="2026-03-07T09:50:00Z" w16du:dateUtc="2026-03-07T14:50:00Z">
        <w:r w:rsidRPr="00742779">
          <w:rPr>
            <w:rFonts w:ascii="ZWAdobeF" w:hAnsi="ZWAdobeF" w:cs="ZWAdobeF"/>
            <w:sz w:val="2"/>
            <w:szCs w:val="2"/>
          </w:rPr>
          <w:delText>769B</w:delText>
        </w:r>
        <w:r w:rsidR="0033544D" w:rsidRPr="00742779">
          <w:delText>The</w:delText>
        </w:r>
      </w:del>
      <w:ins w:id="1461" w:author="Seth Oranburg" w:date="2026-03-07T09:50:00Z" w16du:dateUtc="2026-03-07T14:50:00Z">
        <w:r w:rsidR="0033544D" w:rsidRPr="00742779">
          <w:t>The</w:t>
        </w:r>
      </w:ins>
      <w:r w:rsidR="0033544D" w:rsidRPr="00742779">
        <w:t xml:space="preserve"> defensive shield (limited liability) protects shareholders from corporate creditors. When Poplar Construction, Inc. defaults on a $500,000 debt, </w:t>
      </w:r>
      <w:r w:rsidR="0033544D" w:rsidRPr="00742779">
        <w:lastRenderedPageBreak/>
        <w:t>corporate creditors can seize the corporation</w:t>
      </w:r>
      <w:r w:rsidR="009F60D1" w:rsidRPr="00742779">
        <w:t>’</w:t>
      </w:r>
      <w:r w:rsidR="0033544D" w:rsidRPr="00742779">
        <w:t>s crane, trucks, and accounts receivable. But they cannot pursue Zeeva</w:t>
      </w:r>
      <w:r w:rsidR="009F60D1" w:rsidRPr="00742779">
        <w:t>’</w:t>
      </w:r>
      <w:r w:rsidR="0033544D" w:rsidRPr="00742779">
        <w:t>s house, Sammy</w:t>
      </w:r>
      <w:r w:rsidR="009F60D1" w:rsidRPr="00742779">
        <w:t>’</w:t>
      </w:r>
      <w:r w:rsidR="0033544D" w:rsidRPr="00742779">
        <w:t>s retirement account, or Marcus</w:t>
      </w:r>
      <w:r w:rsidR="009F60D1" w:rsidRPr="00742779">
        <w:t>’</w:t>
      </w:r>
      <w:r w:rsidR="0033544D" w:rsidRPr="00742779">
        <w:t>s investment portfolio. Shareholders</w:t>
      </w:r>
      <w:r w:rsidR="009F60D1" w:rsidRPr="00742779">
        <w:t>’</w:t>
      </w:r>
      <w:r w:rsidR="0033544D" w:rsidRPr="00742779">
        <w:t xml:space="preserve"> maximum loss is their investment in shares.</w:t>
      </w:r>
    </w:p>
    <w:p w14:paraId="2CBEB1CE" w14:textId="77777777" w:rsidR="0033544D" w:rsidRPr="00742779" w:rsidRDefault="00742779" w:rsidP="000E54B1">
      <w:del w:id="1462" w:author="Seth Oranburg" w:date="2026-03-07T09:50:00Z" w16du:dateUtc="2026-03-07T14:50:00Z">
        <w:r w:rsidRPr="00742779">
          <w:rPr>
            <w:rFonts w:ascii="ZWAdobeF" w:hAnsi="ZWAdobeF" w:cs="ZWAdobeF"/>
            <w:sz w:val="2"/>
            <w:szCs w:val="2"/>
          </w:rPr>
          <w:delText>770B</w:delText>
        </w:r>
        <w:r w:rsidR="0033544D" w:rsidRPr="00742779">
          <w:delText>The</w:delText>
        </w:r>
      </w:del>
      <w:ins w:id="1463" w:author="Seth Oranburg" w:date="2026-03-07T09:50:00Z" w16du:dateUtc="2026-03-07T14:50:00Z">
        <w:r w:rsidR="0033544D" w:rsidRPr="00742779">
          <w:t>The</w:t>
        </w:r>
      </w:ins>
      <w:r w:rsidR="0033544D" w:rsidRPr="00742779">
        <w:t xml:space="preserve"> affirmative shield (entity shielding) protects corporate assets from shareholders</w:t>
      </w:r>
      <w:r w:rsidR="009F60D1" w:rsidRPr="00742779">
        <w:t>’</w:t>
      </w:r>
      <w:r w:rsidR="0033544D" w:rsidRPr="00742779">
        <w:t xml:space="preserve"> personal creditors. When Zeeva</w:t>
      </w:r>
      <w:r w:rsidR="009F60D1" w:rsidRPr="00742779">
        <w:t>’</w:t>
      </w:r>
      <w:r w:rsidR="0033544D" w:rsidRPr="00742779">
        <w:t>s credit card company obtains a judgment against her personally, it can seize and sell her shares in Poplar Construction, Inc. But it cannot reach through the corporation to seize the crane or trucks. Those assets belong to the corporation, a separate legal person. The creditor</w:t>
      </w:r>
      <w:r w:rsidR="009F60D1" w:rsidRPr="00742779">
        <w:t>’</w:t>
      </w:r>
      <w:r w:rsidR="0033544D" w:rsidRPr="00742779">
        <w:t>s remedy is limited to Zeeva</w:t>
      </w:r>
      <w:r w:rsidR="009F60D1" w:rsidRPr="00742779">
        <w:t>’</w:t>
      </w:r>
      <w:r w:rsidR="0033544D" w:rsidRPr="00742779">
        <w:t>s shares.</w:t>
      </w:r>
    </w:p>
    <w:p w14:paraId="2AB7F3C5" w14:textId="77777777" w:rsidR="0033544D" w:rsidRPr="00742779" w:rsidRDefault="00742779" w:rsidP="000E54B1">
      <w:del w:id="1464" w:author="Seth Oranburg" w:date="2026-03-07T09:50:00Z" w16du:dateUtc="2026-03-07T14:50:00Z">
        <w:r w:rsidRPr="00742779">
          <w:rPr>
            <w:rFonts w:ascii="ZWAdobeF" w:hAnsi="ZWAdobeF" w:cs="ZWAdobeF"/>
            <w:sz w:val="2"/>
            <w:szCs w:val="2"/>
          </w:rPr>
          <w:delText>771B</w:delText>
        </w:r>
        <w:r w:rsidR="0033544D" w:rsidRPr="00742779">
          <w:delText>This</w:delText>
        </w:r>
      </w:del>
      <w:ins w:id="1465" w:author="Seth Oranburg" w:date="2026-03-07T09:50:00Z" w16du:dateUtc="2026-03-07T14:50:00Z">
        <w:r w:rsidR="0033544D" w:rsidRPr="00742779">
          <w:t>This</w:t>
        </w:r>
      </w:ins>
      <w:r w:rsidR="0033544D" w:rsidRPr="00742779">
        <w:t xml:space="preserve"> two-way partition creates several advantages over partnership. First, it simplifies corporate borrowing. Lenders to the corporation need evaluate only the corporation</w:t>
      </w:r>
      <w:r w:rsidR="009F60D1" w:rsidRPr="00742779">
        <w:t>’</w:t>
      </w:r>
      <w:r w:rsidR="0033544D" w:rsidRPr="00742779">
        <w:t>s financial condition, not shareholders</w:t>
      </w:r>
      <w:r w:rsidR="009F60D1" w:rsidRPr="00742779">
        <w:t>’</w:t>
      </w:r>
      <w:r w:rsidR="0033544D" w:rsidRPr="00742779">
        <w:t xml:space="preserve"> personal balance sheets. This dramatically reduces transaction costs in credit markets. A bank lending $2 million to Poplar Construction, Inc. need not investigate whether Marcus has gambling debts or whether Zeeva is getting divorced. The loan is secured by corporate assets alone.</w:t>
      </w:r>
    </w:p>
    <w:p w14:paraId="6E0F99ED" w14:textId="77777777" w:rsidR="0033544D" w:rsidRPr="00742779" w:rsidRDefault="00742779" w:rsidP="000E54B1">
      <w:del w:id="1466" w:author="Seth Oranburg" w:date="2026-03-07T09:50:00Z" w16du:dateUtc="2026-03-07T14:50:00Z">
        <w:r w:rsidRPr="00742779">
          <w:rPr>
            <w:rFonts w:ascii="ZWAdobeF" w:hAnsi="ZWAdobeF" w:cs="ZWAdobeF"/>
            <w:sz w:val="2"/>
            <w:szCs w:val="2"/>
          </w:rPr>
          <w:delText>772B</w:delText>
        </w:r>
        <w:r w:rsidR="0033544D" w:rsidRPr="00742779">
          <w:delText>Second</w:delText>
        </w:r>
      </w:del>
      <w:ins w:id="1467" w:author="Seth Oranburg" w:date="2026-03-07T09:50:00Z" w16du:dateUtc="2026-03-07T14:50:00Z">
        <w:r w:rsidR="0033544D" w:rsidRPr="00742779">
          <w:t>Second</w:t>
        </w:r>
      </w:ins>
      <w:r w:rsidR="0033544D" w:rsidRPr="00742779">
        <w:t>, it creates liquidity in equity markets. Because purchasing shares brings no exposure to corporate liabilities (beyond the share price paid), and because owning shares brings no exposure to other shareholders</w:t>
      </w:r>
      <w:r w:rsidR="009F60D1" w:rsidRPr="00742779">
        <w:t>’</w:t>
      </w:r>
      <w:r w:rsidR="0033544D" w:rsidRPr="00742779">
        <w:t xml:space="preserve"> personal liabilities, shares can trade freely. This liquidity makes shares valuable, enabling corporations to raise capital by selling ownership interests to passive investors who will never participate in management.</w:t>
      </w:r>
    </w:p>
    <w:p w14:paraId="67911AFC" w14:textId="77777777" w:rsidR="0033544D" w:rsidRPr="00742779" w:rsidRDefault="00742779" w:rsidP="000E54B1">
      <w:del w:id="1468" w:author="Seth Oranburg" w:date="2026-03-07T09:50:00Z" w16du:dateUtc="2026-03-07T14:50:00Z">
        <w:r w:rsidRPr="00742779">
          <w:rPr>
            <w:rFonts w:ascii="ZWAdobeF" w:hAnsi="ZWAdobeF" w:cs="ZWAdobeF"/>
            <w:sz w:val="2"/>
            <w:szCs w:val="2"/>
          </w:rPr>
          <w:delText>773B</w:delText>
        </w:r>
        <w:r w:rsidR="0033544D" w:rsidRPr="00742779">
          <w:delText>Third</w:delText>
        </w:r>
      </w:del>
      <w:ins w:id="1469" w:author="Seth Oranburg" w:date="2026-03-07T09:50:00Z" w16du:dateUtc="2026-03-07T14:50:00Z">
        <w:r w:rsidR="0033544D" w:rsidRPr="00742779">
          <w:t>Third</w:t>
        </w:r>
      </w:ins>
      <w:r w:rsidR="0033544D" w:rsidRPr="00742779">
        <w:t>, it eliminates the need for partners to monitor each other</w:t>
      </w:r>
      <w:r w:rsidR="009F60D1" w:rsidRPr="00742779">
        <w:t>’</w:t>
      </w:r>
      <w:r w:rsidR="0033544D" w:rsidRPr="00742779">
        <w:t>s personal finances. Zeeva need not care whether Sammy gambles or Marcus borrows recklessly. Their personal creditors can seize their shares, but the corporation</w:t>
      </w:r>
      <w:r w:rsidR="009F60D1" w:rsidRPr="00742779">
        <w:t>’</w:t>
      </w:r>
      <w:r w:rsidR="0033544D" w:rsidRPr="00742779">
        <w:t>s assets remain insulated. This allows investors to hold diversified portfolios without investigating every co-investor</w:t>
      </w:r>
      <w:r w:rsidR="009F60D1" w:rsidRPr="00742779">
        <w:t>’</w:t>
      </w:r>
      <w:r w:rsidR="0033544D" w:rsidRPr="00742779">
        <w:t>s private life.</w:t>
      </w:r>
    </w:p>
    <w:p w14:paraId="44C51DC6" w14:textId="77777777" w:rsidR="0033544D" w:rsidRPr="00742779" w:rsidRDefault="0033544D" w:rsidP="000E54B1">
      <w:pPr>
        <w:pStyle w:val="Heading3"/>
        <w:rPr>
          <w:rFonts w:eastAsia="Times New Roman"/>
        </w:rPr>
      </w:pPr>
      <w:r w:rsidRPr="00742779">
        <w:rPr>
          <w:rFonts w:eastAsia="Times New Roman"/>
        </w:rPr>
        <w:t>The Historical Development of Limited Liability</w:t>
      </w:r>
    </w:p>
    <w:p w14:paraId="591401CE" w14:textId="77777777" w:rsidR="0033544D" w:rsidRPr="00742779" w:rsidRDefault="00742779" w:rsidP="000E54B1">
      <w:del w:id="1470" w:author="Seth Oranburg" w:date="2026-03-07T09:50:00Z" w16du:dateUtc="2026-03-07T14:50:00Z">
        <w:r w:rsidRPr="00742779">
          <w:rPr>
            <w:rFonts w:ascii="ZWAdobeF" w:hAnsi="ZWAdobeF" w:cs="ZWAdobeF"/>
            <w:sz w:val="2"/>
            <w:szCs w:val="2"/>
          </w:rPr>
          <w:delText>774B</w:delText>
        </w:r>
        <w:r w:rsidR="0033544D" w:rsidRPr="00742779">
          <w:delText>Limited</w:delText>
        </w:r>
      </w:del>
      <w:ins w:id="1471" w:author="Seth Oranburg" w:date="2026-03-07T09:50:00Z" w16du:dateUtc="2026-03-07T14:50:00Z">
        <w:r w:rsidR="0033544D" w:rsidRPr="00742779">
          <w:t>Limited</w:t>
        </w:r>
      </w:ins>
      <w:r w:rsidR="0033544D" w:rsidRPr="00742779">
        <w:t xml:space="preserve"> liability was not always a corporate feature. Early corporations often imposed unlimited liability on shareholders, much like modern partnerships. The transition to limited liability occurred gradually and faced substantial opposition.</w:t>
      </w:r>
    </w:p>
    <w:p w14:paraId="6F96239C" w14:textId="77777777" w:rsidR="0033544D" w:rsidRPr="00742779" w:rsidRDefault="00742779" w:rsidP="000E54B1">
      <w:del w:id="1472" w:author="Seth Oranburg" w:date="2026-03-07T09:50:00Z" w16du:dateUtc="2026-03-07T14:50:00Z">
        <w:r w:rsidRPr="00742779">
          <w:rPr>
            <w:rFonts w:ascii="ZWAdobeF" w:hAnsi="ZWAdobeF" w:cs="ZWAdobeF"/>
            <w:sz w:val="2"/>
            <w:szCs w:val="2"/>
          </w:rPr>
          <w:delText>775B</w:delText>
        </w:r>
        <w:r w:rsidR="0033544D" w:rsidRPr="00742779">
          <w:delText>Critics</w:delText>
        </w:r>
      </w:del>
      <w:ins w:id="1473" w:author="Seth Oranburg" w:date="2026-03-07T09:50:00Z" w16du:dateUtc="2026-03-07T14:50:00Z">
        <w:r w:rsidR="0033544D" w:rsidRPr="00742779">
          <w:t>Critics</w:t>
        </w:r>
      </w:ins>
      <w:r w:rsidR="0033544D" w:rsidRPr="00742779">
        <w:t xml:space="preserve"> argued that limited liability enabled fraud. If shareholders bore no personal risk, they would invest in excessively risky ventures, imposing costs on creditors who could not recover losses. Some states initially made limited liability optional, expecting that corporations would opt for unlimited </w:t>
      </w:r>
      <w:r w:rsidR="0033544D" w:rsidRPr="00742779">
        <w:lastRenderedPageBreak/>
        <w:t>liability to signal creditworthiness to lenders. Instead, virtually all corporations chose limited liability, suggesting that the benefits outweighed the signaling costs.</w:t>
      </w:r>
    </w:p>
    <w:p w14:paraId="6DE10776" w14:textId="77777777" w:rsidR="0033544D" w:rsidRPr="00742779" w:rsidRDefault="00742779" w:rsidP="000E54B1">
      <w:del w:id="1474" w:author="Seth Oranburg" w:date="2026-03-07T09:50:00Z" w16du:dateUtc="2026-03-07T14:50:00Z">
        <w:r w:rsidRPr="00742779">
          <w:rPr>
            <w:rFonts w:ascii="ZWAdobeF" w:hAnsi="ZWAdobeF" w:cs="ZWAdobeF"/>
            <w:sz w:val="2"/>
            <w:szCs w:val="2"/>
          </w:rPr>
          <w:delText>776B</w:delText>
        </w:r>
        <w:r w:rsidR="0033544D" w:rsidRPr="00742779">
          <w:delText>By</w:delText>
        </w:r>
      </w:del>
      <w:ins w:id="1475" w:author="Seth Oranburg" w:date="2026-03-07T09:50:00Z" w16du:dateUtc="2026-03-07T14:50:00Z">
        <w:r w:rsidR="0033544D" w:rsidRPr="00742779">
          <w:t>By</w:t>
        </w:r>
      </w:ins>
      <w:r w:rsidR="0033544D" w:rsidRPr="00742779">
        <w:t xml:space="preserve"> the late 19th century, limited liability became the default rule in all American states. But the debate about its justification continues. Three theories compete.</w:t>
      </w:r>
    </w:p>
    <w:p w14:paraId="6CE83A5E" w14:textId="77777777" w:rsidR="0033544D" w:rsidRPr="00742779" w:rsidRDefault="00742779" w:rsidP="000E54B1">
      <w:del w:id="1476" w:author="Seth Oranburg" w:date="2026-03-07T09:50:00Z" w16du:dateUtc="2026-03-07T14:50:00Z">
        <w:r w:rsidRPr="00742779">
          <w:rPr>
            <w:rFonts w:ascii="ZWAdobeF" w:hAnsi="ZWAdobeF" w:cs="ZWAdobeF"/>
            <w:sz w:val="2"/>
            <w:szCs w:val="2"/>
          </w:rPr>
          <w:delText>777B</w:delText>
        </w:r>
        <w:r w:rsidR="0033544D" w:rsidRPr="00742779">
          <w:delText>The</w:delText>
        </w:r>
      </w:del>
      <w:ins w:id="1477" w:author="Seth Oranburg" w:date="2026-03-07T09:50:00Z" w16du:dateUtc="2026-03-07T14:50:00Z">
        <w:r w:rsidR="0033544D" w:rsidRPr="00742779">
          <w:t>The</w:t>
        </w:r>
      </w:ins>
      <w:r w:rsidR="0033544D" w:rsidRPr="00742779">
        <w:t xml:space="preserve"> consent theory argues that creditors who deal with corporations voluntarily accept limited liability in exchange for interest rates or contract terms that reflect this risk. If a supplier knows it is dealing with a corporation, it can price the risk of nonpayment accordingly. Limited liability is therefore a contract term like any other.</w:t>
      </w:r>
    </w:p>
    <w:p w14:paraId="241415C5" w14:textId="77777777" w:rsidR="0033544D" w:rsidRPr="00742779" w:rsidRDefault="00742779" w:rsidP="000E54B1">
      <w:del w:id="1478" w:author="Seth Oranburg" w:date="2026-03-07T09:50:00Z" w16du:dateUtc="2026-03-07T14:50:00Z">
        <w:r w:rsidRPr="00742779">
          <w:rPr>
            <w:rFonts w:ascii="ZWAdobeF" w:hAnsi="ZWAdobeF" w:cs="ZWAdobeF"/>
            <w:sz w:val="2"/>
            <w:szCs w:val="2"/>
          </w:rPr>
          <w:delText>778B</w:delText>
        </w:r>
        <w:r w:rsidR="0033544D" w:rsidRPr="00742779">
          <w:delText>This</w:delText>
        </w:r>
      </w:del>
      <w:ins w:id="1479" w:author="Seth Oranburg" w:date="2026-03-07T09:50:00Z" w16du:dateUtc="2026-03-07T14:50:00Z">
        <w:r w:rsidR="0033544D" w:rsidRPr="00742779">
          <w:t>This</w:t>
        </w:r>
      </w:ins>
      <w:r w:rsidR="0033544D" w:rsidRPr="00742779">
        <w:t xml:space="preserve"> theory fails for involuntary creditors (tort victims). A pedestrian struck by a corporate delivery truck never consented to limited liability. She cannot </w:t>
      </w:r>
      <w:r w:rsidR="009F60D1" w:rsidRPr="00742779">
        <w:t>“</w:t>
      </w:r>
      <w:r w:rsidR="0033544D" w:rsidRPr="00742779">
        <w:t>price</w:t>
      </w:r>
      <w:r w:rsidR="009F60D1" w:rsidRPr="00742779">
        <w:t>”</w:t>
      </w:r>
      <w:r w:rsidR="0033544D" w:rsidRPr="00742779">
        <w:t xml:space="preserve"> the risk before the accident occurs. The consent theory thus cannot justify limited liability for tort claims.</w:t>
      </w:r>
    </w:p>
    <w:p w14:paraId="3193F684" w14:textId="77777777" w:rsidR="0033544D" w:rsidRPr="00742779" w:rsidRDefault="00742779" w:rsidP="000E54B1">
      <w:del w:id="1480" w:author="Seth Oranburg" w:date="2026-03-07T09:50:00Z" w16du:dateUtc="2026-03-07T14:50:00Z">
        <w:r w:rsidRPr="00742779">
          <w:rPr>
            <w:rFonts w:ascii="ZWAdobeF" w:hAnsi="ZWAdobeF" w:cs="ZWAdobeF"/>
            <w:sz w:val="2"/>
            <w:szCs w:val="2"/>
          </w:rPr>
          <w:delText>779B</w:delText>
        </w:r>
        <w:r w:rsidR="0033544D" w:rsidRPr="00742779">
          <w:delText>The</w:delText>
        </w:r>
      </w:del>
      <w:ins w:id="1481" w:author="Seth Oranburg" w:date="2026-03-07T09:50:00Z" w16du:dateUtc="2026-03-07T14:50:00Z">
        <w:r w:rsidR="0033544D" w:rsidRPr="00742779">
          <w:t>The</w:t>
        </w:r>
      </w:ins>
      <w:r w:rsidR="0033544D" w:rsidRPr="00742779">
        <w:t xml:space="preserve"> diversification theory argues that limited liability enables investors to hold diversified portfolios, reducing risk and lowering the cost of capital. If shareholders faced unlimited liability, they would need to investigate every firm thoroughly before investing, limiting their ability to diversify. Limited liability allows passive investment in multiple firms, spreading risk and channeling capital to productive uses.</w:t>
      </w:r>
    </w:p>
    <w:p w14:paraId="1464F887" w14:textId="77777777" w:rsidR="0033544D" w:rsidRPr="00742779" w:rsidRDefault="00742779" w:rsidP="000E54B1">
      <w:del w:id="1482" w:author="Seth Oranburg" w:date="2026-03-07T09:50:00Z" w16du:dateUtc="2026-03-07T14:50:00Z">
        <w:r w:rsidRPr="00742779">
          <w:rPr>
            <w:rFonts w:ascii="ZWAdobeF" w:hAnsi="ZWAdobeF" w:cs="ZWAdobeF"/>
            <w:sz w:val="2"/>
            <w:szCs w:val="2"/>
          </w:rPr>
          <w:delText>780B</w:delText>
        </w:r>
        <w:r w:rsidR="0033544D" w:rsidRPr="00742779">
          <w:delText>Critics</w:delText>
        </w:r>
      </w:del>
      <w:ins w:id="1483" w:author="Seth Oranburg" w:date="2026-03-07T09:50:00Z" w16du:dateUtc="2026-03-07T14:50:00Z">
        <w:r w:rsidR="0033544D" w:rsidRPr="00742779">
          <w:t>Critics</w:t>
        </w:r>
      </w:ins>
      <w:r w:rsidR="0033544D" w:rsidRPr="00742779">
        <w:t xml:space="preserve"> respond that diversification benefits shareholders at creditors</w:t>
      </w:r>
      <w:r w:rsidR="009F60D1" w:rsidRPr="00742779">
        <w:t>’</w:t>
      </w:r>
      <w:r w:rsidR="0033544D" w:rsidRPr="00742779">
        <w:t xml:space="preserve"> expense. Shareholders externalize risk through limited liability, leaving creditors to bear losses when corporations become insolvent. This creates moral hazard: shareholders have incentives to approve excessively risky projects because they capture gains if projects succeed but avoid losses beyond their investment if projects fail.</w:t>
      </w:r>
    </w:p>
    <w:p w14:paraId="009F0CF7" w14:textId="77777777" w:rsidR="0033544D" w:rsidRPr="00742779" w:rsidRDefault="00742779" w:rsidP="000E54B1">
      <w:del w:id="1484" w:author="Seth Oranburg" w:date="2026-03-07T09:50:00Z" w16du:dateUtc="2026-03-07T14:50:00Z">
        <w:r w:rsidRPr="00742779">
          <w:rPr>
            <w:rFonts w:ascii="ZWAdobeF" w:hAnsi="ZWAdobeF" w:cs="ZWAdobeF"/>
            <w:sz w:val="2"/>
            <w:szCs w:val="2"/>
          </w:rPr>
          <w:delText>781B</w:delText>
        </w:r>
        <w:r w:rsidR="0033544D" w:rsidRPr="00742779">
          <w:delText>The</w:delText>
        </w:r>
      </w:del>
      <w:ins w:id="1485" w:author="Seth Oranburg" w:date="2026-03-07T09:50:00Z" w16du:dateUtc="2026-03-07T14:50:00Z">
        <w:r w:rsidR="0033544D" w:rsidRPr="00742779">
          <w:t>The</w:t>
        </w:r>
      </w:ins>
      <w:r w:rsidR="0033544D" w:rsidRPr="00742779">
        <w:t xml:space="preserve"> monitoring theory argues that limited liability solves a collective action problem among shareholders. With unlimited liability, each shareholder must monitor both the firm and other shareholders. A wealthy shareholder faces disproportionate risk because creditors will pursue the deepest pocket first. This creates incentives to avoid investing alongside poor shareholders, fragmenting capital markets. Limited liability eliminates this problem by capping each shareholder</w:t>
      </w:r>
      <w:r w:rsidR="009F60D1" w:rsidRPr="00742779">
        <w:t>’</w:t>
      </w:r>
      <w:r w:rsidR="0033544D" w:rsidRPr="00742779">
        <w:t>s exposure.</w:t>
      </w:r>
    </w:p>
    <w:p w14:paraId="70C122DD" w14:textId="77777777" w:rsidR="0033544D" w:rsidRPr="00742779" w:rsidRDefault="00742779" w:rsidP="000E54B1">
      <w:del w:id="1486" w:author="Seth Oranburg" w:date="2026-03-07T09:50:00Z" w16du:dateUtc="2026-03-07T14:50:00Z">
        <w:r w:rsidRPr="00742779">
          <w:rPr>
            <w:rFonts w:ascii="ZWAdobeF" w:hAnsi="ZWAdobeF" w:cs="ZWAdobeF"/>
            <w:sz w:val="2"/>
            <w:szCs w:val="2"/>
          </w:rPr>
          <w:delText>782B</w:delText>
        </w:r>
        <w:r w:rsidR="0033544D" w:rsidRPr="00742779">
          <w:delText>None</w:delText>
        </w:r>
      </w:del>
      <w:ins w:id="1487" w:author="Seth Oranburg" w:date="2026-03-07T09:50:00Z" w16du:dateUtc="2026-03-07T14:50:00Z">
        <w:r w:rsidR="0033544D" w:rsidRPr="00742779">
          <w:t>None</w:t>
        </w:r>
      </w:ins>
      <w:r w:rsidR="0033544D" w:rsidRPr="00742779">
        <w:t xml:space="preserve"> of these theories fully justifies limited liability for all contexts. The consent theory fails for tort victims. The diversification theory ignores externalities. The monitoring theory proves too much: it would justify limited </w:t>
      </w:r>
      <w:r w:rsidR="0033544D" w:rsidRPr="00742779">
        <w:lastRenderedPageBreak/>
        <w:t>liability for partnerships as well, yet partnership law imposes unlimited liability.</w:t>
      </w:r>
    </w:p>
    <w:p w14:paraId="3C636EE6" w14:textId="77777777" w:rsidR="0033544D" w:rsidRPr="00742779" w:rsidRDefault="00742779" w:rsidP="000E54B1">
      <w:del w:id="1488" w:author="Seth Oranburg" w:date="2026-03-07T09:50:00Z" w16du:dateUtc="2026-03-07T14:50:00Z">
        <w:r w:rsidRPr="00742779">
          <w:rPr>
            <w:rFonts w:ascii="ZWAdobeF" w:hAnsi="ZWAdobeF" w:cs="ZWAdobeF"/>
            <w:sz w:val="2"/>
            <w:szCs w:val="2"/>
          </w:rPr>
          <w:delText>783B</w:delText>
        </w:r>
        <w:r w:rsidR="0033544D" w:rsidRPr="00742779">
          <w:delText>The</w:delText>
        </w:r>
      </w:del>
      <w:ins w:id="1489" w:author="Seth Oranburg" w:date="2026-03-07T09:50:00Z" w16du:dateUtc="2026-03-07T14:50:00Z">
        <w:r w:rsidR="0033544D" w:rsidRPr="00742779">
          <w:t>The</w:t>
        </w:r>
      </w:ins>
      <w:r w:rsidR="0033544D" w:rsidRPr="00742779">
        <w:t xml:space="preserve"> best justification may be pragmatic rather than theoretical. Limited liability emerged not because theorists proved it optimal, but because it proved essential for large-scale enterprise. Without limited liability, corporations could not have raised the capital necessary to build railroads, steel mills, and oil refineries. The social benefits of large-scale enterprise outweighed the costs of enabling some risk externalization.</w:t>
      </w:r>
    </w:p>
    <w:p w14:paraId="4DA24119" w14:textId="77777777" w:rsidR="0033544D" w:rsidRPr="00742779" w:rsidRDefault="0033544D" w:rsidP="000E54B1">
      <w:pPr>
        <w:pStyle w:val="Heading3"/>
        <w:rPr>
          <w:rFonts w:eastAsia="Times New Roman"/>
        </w:rPr>
      </w:pPr>
      <w:r w:rsidRPr="00742779">
        <w:rPr>
          <w:rFonts w:eastAsia="Times New Roman"/>
        </w:rPr>
        <w:t>Entity Shielding: The More Important Innovation</w:t>
      </w:r>
    </w:p>
    <w:p w14:paraId="64A84A3A" w14:textId="77777777" w:rsidR="0033544D" w:rsidRPr="00742779" w:rsidRDefault="00742779" w:rsidP="000E54B1">
      <w:del w:id="1490" w:author="Seth Oranburg" w:date="2026-03-07T09:50:00Z" w16du:dateUtc="2026-03-07T14:50:00Z">
        <w:r w:rsidRPr="00742779">
          <w:rPr>
            <w:rFonts w:ascii="ZWAdobeF" w:hAnsi="ZWAdobeF" w:cs="ZWAdobeF"/>
            <w:sz w:val="2"/>
            <w:szCs w:val="2"/>
          </w:rPr>
          <w:delText>784B</w:delText>
        </w:r>
        <w:r w:rsidR="0033544D" w:rsidRPr="00742779">
          <w:delText>While</w:delText>
        </w:r>
      </w:del>
      <w:ins w:id="1491" w:author="Seth Oranburg" w:date="2026-03-07T09:50:00Z" w16du:dateUtc="2026-03-07T14:50:00Z">
        <w:r w:rsidR="0033544D" w:rsidRPr="00742779">
          <w:t>While</w:t>
        </w:r>
      </w:ins>
      <w:r w:rsidR="0033544D" w:rsidRPr="00742779">
        <w:t xml:space="preserve"> limited liability attracts scholarly attention, entity shielding may create more economic value. Entity shielding ensures that corporate assets remain dedicated to corporate purposes, insulated from claims arising from shareholders</w:t>
      </w:r>
      <w:r w:rsidR="009F60D1" w:rsidRPr="00742779">
        <w:t>’</w:t>
      </w:r>
      <w:r w:rsidR="0033544D" w:rsidRPr="00742779">
        <w:t xml:space="preserve"> personal activities.</w:t>
      </w:r>
    </w:p>
    <w:p w14:paraId="27346D5C" w14:textId="77777777" w:rsidR="0033544D" w:rsidRPr="00742779" w:rsidRDefault="00742779" w:rsidP="000E54B1">
      <w:del w:id="1492" w:author="Seth Oranburg" w:date="2026-03-07T09:50:00Z" w16du:dateUtc="2026-03-07T14:50:00Z">
        <w:r w:rsidRPr="00742779">
          <w:rPr>
            <w:rFonts w:ascii="ZWAdobeF" w:hAnsi="ZWAdobeF" w:cs="ZWAdobeF"/>
            <w:sz w:val="2"/>
            <w:szCs w:val="2"/>
          </w:rPr>
          <w:delText>785B</w:delText>
        </w:r>
        <w:r w:rsidR="0033544D" w:rsidRPr="00742779">
          <w:delText>Consider</w:delText>
        </w:r>
      </w:del>
      <w:ins w:id="1493" w:author="Seth Oranburg" w:date="2026-03-07T09:50:00Z" w16du:dateUtc="2026-03-07T14:50:00Z">
        <w:r w:rsidR="0033544D" w:rsidRPr="00742779">
          <w:t>Consider</w:t>
        </w:r>
      </w:ins>
      <w:r w:rsidR="0033544D" w:rsidRPr="00742779">
        <w:t xml:space="preserve"> why this matters. Imagine Poplar Construction, Inc. bids on a five-year contract to maintain the Henderson Development. The developer</w:t>
      </w:r>
      <w:r w:rsidR="009F60D1" w:rsidRPr="00742779">
        <w:t>’</w:t>
      </w:r>
      <w:r w:rsidR="0033544D" w:rsidRPr="00742779">
        <w:t>s lawyer conducts due diligence on Poplar</w:t>
      </w:r>
      <w:r w:rsidR="009F60D1" w:rsidRPr="00742779">
        <w:t>’</w:t>
      </w:r>
      <w:r w:rsidR="0033544D" w:rsidRPr="00742779">
        <w:t>s financial capacity. She reviews the corporation</w:t>
      </w:r>
      <w:r w:rsidR="009F60D1" w:rsidRPr="00742779">
        <w:t>’</w:t>
      </w:r>
      <w:r w:rsidR="0033544D" w:rsidRPr="00742779">
        <w:t>s balance sheet: $2 million in equipment, $500,000 in cash, $800,000 in receivables. She determines that the corporation has sufficient assets to perform.</w:t>
      </w:r>
    </w:p>
    <w:p w14:paraId="2154378B" w14:textId="77777777" w:rsidR="0033544D" w:rsidRPr="00742779" w:rsidRDefault="00742779" w:rsidP="000E54B1">
      <w:del w:id="1494" w:author="Seth Oranburg" w:date="2026-03-07T09:50:00Z" w16du:dateUtc="2026-03-07T14:50:00Z">
        <w:r w:rsidRPr="00742779">
          <w:rPr>
            <w:rFonts w:ascii="ZWAdobeF" w:hAnsi="ZWAdobeF" w:cs="ZWAdobeF"/>
            <w:sz w:val="2"/>
            <w:szCs w:val="2"/>
          </w:rPr>
          <w:delText>786B</w:delText>
        </w:r>
        <w:r w:rsidR="0033544D" w:rsidRPr="00742779">
          <w:delText>Without</w:delText>
        </w:r>
      </w:del>
      <w:ins w:id="1495" w:author="Seth Oranburg" w:date="2026-03-07T09:50:00Z" w16du:dateUtc="2026-03-07T14:50:00Z">
        <w:r w:rsidR="0033544D" w:rsidRPr="00742779">
          <w:t>Without</w:t>
        </w:r>
      </w:ins>
      <w:r w:rsidR="0033544D" w:rsidRPr="00742779">
        <w:t xml:space="preserve"> entity shielding, this due diligence would be incomplete. The lawyer would also need to investigate whether Zeeva, Sammy, and Marcus have personal creditors who might seize corporate assets. She would need to know: Does Zeeva have credit card debt? Has Sammy guaranteed his brother</w:t>
      </w:r>
      <w:r w:rsidR="009F60D1" w:rsidRPr="00742779">
        <w:t>’</w:t>
      </w:r>
      <w:r w:rsidR="0033544D" w:rsidRPr="00742779">
        <w:t>s business loan? Is Marcus divorcing, with a spouse who might claim half his assets (including his stake in the corporation)? Each of these personal liabilities could potentially reduce the corporation</w:t>
      </w:r>
      <w:r w:rsidR="009F60D1" w:rsidRPr="00742779">
        <w:t>’</w:t>
      </w:r>
      <w:r w:rsidR="0033544D" w:rsidRPr="00742779">
        <w:t>s assets available to perform the Henderson contract.</w:t>
      </w:r>
    </w:p>
    <w:p w14:paraId="36E39029" w14:textId="77777777" w:rsidR="0033544D" w:rsidRPr="00742779" w:rsidRDefault="00742779" w:rsidP="000E54B1">
      <w:del w:id="1496" w:author="Seth Oranburg" w:date="2026-03-07T09:50:00Z" w16du:dateUtc="2026-03-07T14:50:00Z">
        <w:r w:rsidRPr="00742779">
          <w:rPr>
            <w:rFonts w:ascii="ZWAdobeF" w:hAnsi="ZWAdobeF" w:cs="ZWAdobeF"/>
            <w:sz w:val="2"/>
            <w:szCs w:val="2"/>
          </w:rPr>
          <w:delText>787B</w:delText>
        </w:r>
        <w:r w:rsidR="0033544D" w:rsidRPr="00742779">
          <w:delText>Entity</w:delText>
        </w:r>
      </w:del>
      <w:ins w:id="1497" w:author="Seth Oranburg" w:date="2026-03-07T09:50:00Z" w16du:dateUtc="2026-03-07T14:50:00Z">
        <w:r w:rsidR="0033544D" w:rsidRPr="00742779">
          <w:t>Entity</w:t>
        </w:r>
      </w:ins>
      <w:r w:rsidR="0033544D" w:rsidRPr="00742779">
        <w:t xml:space="preserve"> shielding eliminates this inquiry. The corporation</w:t>
      </w:r>
      <w:r w:rsidR="009F60D1" w:rsidRPr="00742779">
        <w:t>’</w:t>
      </w:r>
      <w:r w:rsidR="0033544D" w:rsidRPr="00742779">
        <w:t>s $2 million in equipment belongs to the corporation. Even if Zeeva has $2 million in personal debts, her creditors cannot seize corporate equipment. They can seize her shares, but seizing shares merely transfers ownership; it does not transfer assets out of the corporation. The equipment remains available to perform corporate contracts regardless of what happens in shareholders</w:t>
      </w:r>
      <w:r w:rsidR="009F60D1" w:rsidRPr="00742779">
        <w:t>’</w:t>
      </w:r>
      <w:r w:rsidR="0033544D" w:rsidRPr="00742779">
        <w:t xml:space="preserve"> personal lives.</w:t>
      </w:r>
    </w:p>
    <w:p w14:paraId="531E455E" w14:textId="77777777" w:rsidR="0033544D" w:rsidRPr="00742779" w:rsidRDefault="00742779" w:rsidP="000E54B1">
      <w:del w:id="1498" w:author="Seth Oranburg" w:date="2026-03-07T09:50:00Z" w16du:dateUtc="2026-03-07T14:50:00Z">
        <w:r w:rsidRPr="00742779">
          <w:rPr>
            <w:rFonts w:ascii="ZWAdobeF" w:hAnsi="ZWAdobeF" w:cs="ZWAdobeF"/>
            <w:sz w:val="2"/>
            <w:szCs w:val="2"/>
          </w:rPr>
          <w:delText>788B</w:delText>
        </w:r>
        <w:r w:rsidR="0033544D" w:rsidRPr="00742779">
          <w:delText>This</w:delText>
        </w:r>
      </w:del>
      <w:ins w:id="1499" w:author="Seth Oranburg" w:date="2026-03-07T09:50:00Z" w16du:dateUtc="2026-03-07T14:50:00Z">
        <w:r w:rsidR="0033544D" w:rsidRPr="00742779">
          <w:t>This</w:t>
        </w:r>
      </w:ins>
      <w:r w:rsidR="0033544D" w:rsidRPr="00742779">
        <w:t xml:space="preserve"> creates enormous value. It allows commercial parties to transact with corporations based solely on corporate balance sheets, without investigating the personal financial condition of potentially thousands of shareholders. For publicly traded corporations with millions of shares outstanding, this </w:t>
      </w:r>
      <w:r w:rsidR="0033544D" w:rsidRPr="00742779">
        <w:lastRenderedPageBreak/>
        <w:t>reduction in transaction costs is essential. No lender could possibly investigate every shareholder</w:t>
      </w:r>
      <w:r w:rsidR="009F60D1" w:rsidRPr="00742779">
        <w:t>’</w:t>
      </w:r>
      <w:r w:rsidR="0033544D" w:rsidRPr="00742779">
        <w:t>s personal liabilities before extending credit to General Motors.</w:t>
      </w:r>
    </w:p>
    <w:p w14:paraId="4B580422" w14:textId="77777777" w:rsidR="0033544D" w:rsidRPr="00742779" w:rsidRDefault="00742779" w:rsidP="000E54B1">
      <w:del w:id="1500" w:author="Seth Oranburg" w:date="2026-03-07T09:50:00Z" w16du:dateUtc="2026-03-07T14:50:00Z">
        <w:r w:rsidRPr="00742779">
          <w:rPr>
            <w:rFonts w:ascii="ZWAdobeF" w:hAnsi="ZWAdobeF" w:cs="ZWAdobeF"/>
            <w:sz w:val="2"/>
            <w:szCs w:val="2"/>
          </w:rPr>
          <w:delText>789B</w:delText>
        </w:r>
        <w:r w:rsidR="0033544D" w:rsidRPr="00742779">
          <w:delText>Entity</w:delText>
        </w:r>
      </w:del>
      <w:ins w:id="1501" w:author="Seth Oranburg" w:date="2026-03-07T09:50:00Z" w16du:dateUtc="2026-03-07T14:50:00Z">
        <w:r w:rsidR="0033544D" w:rsidRPr="00742779">
          <w:t>Entity</w:t>
        </w:r>
      </w:ins>
      <w:r w:rsidR="0033544D" w:rsidRPr="00742779">
        <w:t xml:space="preserve"> shielding also enables lock-in of capital. When investors purchase corporate shares, they commit capital to the firm. They cannot withdraw that capital on demand, as partners can (subject to partnership agreement). They can sell their shares to third parties, but this merely substitutes one shareholder for another; capital remains in the corporation. This lock-in allows corporations to make long-term investments in specialized assets without fearing that shareholders will withdraw capital at inopportune moments.</w:t>
      </w:r>
    </w:p>
    <w:p w14:paraId="0AA37627" w14:textId="77777777" w:rsidR="0033544D" w:rsidRPr="00742779" w:rsidRDefault="00742779" w:rsidP="000E54B1">
      <w:del w:id="1502" w:author="Seth Oranburg" w:date="2026-03-07T09:50:00Z" w16du:dateUtc="2026-03-07T14:50:00Z">
        <w:r w:rsidRPr="00742779">
          <w:rPr>
            <w:rFonts w:ascii="ZWAdobeF" w:hAnsi="ZWAdobeF" w:cs="ZWAdobeF"/>
            <w:sz w:val="2"/>
            <w:szCs w:val="2"/>
          </w:rPr>
          <w:delText>790B</w:delText>
        </w:r>
        <w:r w:rsidR="0033544D" w:rsidRPr="00742779">
          <w:delText>In</w:delText>
        </w:r>
      </w:del>
      <w:ins w:id="1503" w:author="Seth Oranburg" w:date="2026-03-07T09:50:00Z" w16du:dateUtc="2026-03-07T14:50:00Z">
        <w:r w:rsidR="0033544D" w:rsidRPr="00742779">
          <w:t>In</w:t>
        </w:r>
      </w:ins>
      <w:r w:rsidR="0033544D" w:rsidRPr="00742779">
        <w:t xml:space="preserve"> partnerships, the lack of entity shielding creates constant tension. Partners with immediate liquidity needs may demand distributions or threaten to withdraw, forcing liquidation of partnership assets. In corporations, shareholders with liquidity needs sell shares in secondary markets. The corporation</w:t>
      </w:r>
      <w:r w:rsidR="009F60D1" w:rsidRPr="00742779">
        <w:t>’</w:t>
      </w:r>
      <w:r w:rsidR="0033544D" w:rsidRPr="00742779">
        <w:t>s assets and operations remain undisturbed.</w:t>
      </w:r>
    </w:p>
    <w:p w14:paraId="3BF87BED" w14:textId="77777777" w:rsidR="0033544D" w:rsidRPr="00742779" w:rsidRDefault="0033544D" w:rsidP="000E54B1">
      <w:pPr>
        <w:pStyle w:val="Heading3"/>
        <w:rPr>
          <w:rFonts w:eastAsia="Times New Roman"/>
        </w:rPr>
      </w:pPr>
      <w:r w:rsidRPr="00742779">
        <w:rPr>
          <w:rFonts w:eastAsia="Times New Roman"/>
        </w:rPr>
        <w:t>The Costs of Asset Partitioning: Externalities and Moral Hazard</w:t>
      </w:r>
    </w:p>
    <w:p w14:paraId="46B7110F" w14:textId="77777777" w:rsidR="0033544D" w:rsidRPr="00742779" w:rsidRDefault="00742779" w:rsidP="000E54B1">
      <w:del w:id="1504" w:author="Seth Oranburg" w:date="2026-03-07T09:50:00Z" w16du:dateUtc="2026-03-07T14:50:00Z">
        <w:r w:rsidRPr="00742779">
          <w:rPr>
            <w:rFonts w:ascii="ZWAdobeF" w:hAnsi="ZWAdobeF" w:cs="ZWAdobeF"/>
            <w:sz w:val="2"/>
            <w:szCs w:val="2"/>
          </w:rPr>
          <w:delText>791B</w:delText>
        </w:r>
        <w:r w:rsidR="0033544D" w:rsidRPr="00742779">
          <w:delText>Asset</w:delText>
        </w:r>
      </w:del>
      <w:ins w:id="1505" w:author="Seth Oranburg" w:date="2026-03-07T09:50:00Z" w16du:dateUtc="2026-03-07T14:50:00Z">
        <w:r w:rsidR="0033544D" w:rsidRPr="00742779">
          <w:t>Asset</w:t>
        </w:r>
      </w:ins>
      <w:r w:rsidR="0033544D" w:rsidRPr="00742779">
        <w:t xml:space="preserve"> partitioning, particularly limited liability, creates agency costs and externalities. Shareholders who bear limited liability have incentives to approve projects that transfer risk to creditors.</w:t>
      </w:r>
    </w:p>
    <w:p w14:paraId="78163DBE" w14:textId="77777777" w:rsidR="0033544D" w:rsidRPr="00742779" w:rsidRDefault="00742779" w:rsidP="000E54B1">
      <w:del w:id="1506" w:author="Seth Oranburg" w:date="2026-03-07T09:50:00Z" w16du:dateUtc="2026-03-07T14:50:00Z">
        <w:r w:rsidRPr="00742779">
          <w:rPr>
            <w:rFonts w:ascii="ZWAdobeF" w:hAnsi="ZWAdobeF" w:cs="ZWAdobeF"/>
            <w:sz w:val="2"/>
            <w:szCs w:val="2"/>
          </w:rPr>
          <w:delText>792B</w:delText>
        </w:r>
        <w:r w:rsidR="0033544D" w:rsidRPr="00742779">
          <w:delText>Imagine</w:delText>
        </w:r>
      </w:del>
      <w:ins w:id="1507" w:author="Seth Oranburg" w:date="2026-03-07T09:50:00Z" w16du:dateUtc="2026-03-07T14:50:00Z">
        <w:r w:rsidR="0033544D" w:rsidRPr="00742779">
          <w:t>Imagine</w:t>
        </w:r>
      </w:ins>
      <w:r w:rsidR="0033544D" w:rsidRPr="00742779">
        <w:t xml:space="preserve"> that Poplar Construction, Inc. can choose between two projects. Project A returns $1 million with certainty. Project B returns $5 million with 40% probability and $0 with 60% probability. The expected value of Project B ($2 million) exceeds Project A</w:t>
      </w:r>
      <w:r w:rsidR="009F60D1" w:rsidRPr="00742779">
        <w:t>’</w:t>
      </w:r>
      <w:r w:rsidR="0033544D" w:rsidRPr="00742779">
        <w:t>s certain return. But Project B creates a 60% chance of bankruptcy.</w:t>
      </w:r>
    </w:p>
    <w:p w14:paraId="084BA54D" w14:textId="77777777" w:rsidR="0033544D" w:rsidRPr="00742779" w:rsidRDefault="00742779" w:rsidP="000E54B1">
      <w:del w:id="1508" w:author="Seth Oranburg" w:date="2026-03-07T09:50:00Z" w16du:dateUtc="2026-03-07T14:50:00Z">
        <w:r w:rsidRPr="00742779">
          <w:rPr>
            <w:rFonts w:ascii="ZWAdobeF" w:hAnsi="ZWAdobeF" w:cs="ZWAdobeF"/>
            <w:sz w:val="2"/>
            <w:szCs w:val="2"/>
          </w:rPr>
          <w:delText>793B</w:delText>
        </w:r>
        <w:r w:rsidR="0033544D" w:rsidRPr="00742779">
          <w:delText>If</w:delText>
        </w:r>
      </w:del>
      <w:ins w:id="1509" w:author="Seth Oranburg" w:date="2026-03-07T09:50:00Z" w16du:dateUtc="2026-03-07T14:50:00Z">
        <w:r w:rsidR="0033544D" w:rsidRPr="00742779">
          <w:t>If</w:t>
        </w:r>
      </w:ins>
      <w:r w:rsidR="0033544D" w:rsidRPr="00742779">
        <w:t xml:space="preserve"> shareholders bore unlimited liability, they might prefer Project A. Bankruptcy would expose them to personal liability for corporate debts. But with limited liability, shareholders prefer Project B. If the project succeeds, shareholders capture the $5 million return. If it fails, creditors bear the loss beyond shareholders</w:t>
      </w:r>
      <w:r w:rsidR="009F60D1" w:rsidRPr="00742779">
        <w:t>’</w:t>
      </w:r>
      <w:r w:rsidR="0033544D" w:rsidRPr="00742779">
        <w:t xml:space="preserve"> initial investment.</w:t>
      </w:r>
    </w:p>
    <w:p w14:paraId="59113770" w14:textId="77777777" w:rsidR="0033544D" w:rsidRPr="00742779" w:rsidRDefault="00742779" w:rsidP="000E54B1">
      <w:del w:id="1510" w:author="Seth Oranburg" w:date="2026-03-07T09:50:00Z" w16du:dateUtc="2026-03-07T14:50:00Z">
        <w:r w:rsidRPr="00742779">
          <w:rPr>
            <w:rFonts w:ascii="ZWAdobeF" w:hAnsi="ZWAdobeF" w:cs="ZWAdobeF"/>
            <w:sz w:val="2"/>
            <w:szCs w:val="2"/>
          </w:rPr>
          <w:delText>794B</w:delText>
        </w:r>
        <w:r w:rsidR="0033544D" w:rsidRPr="00742779">
          <w:delText>This</w:delText>
        </w:r>
      </w:del>
      <w:ins w:id="1511" w:author="Seth Oranburg" w:date="2026-03-07T09:50:00Z" w16du:dateUtc="2026-03-07T14:50:00Z">
        <w:r w:rsidR="0033544D" w:rsidRPr="00742779">
          <w:t>This</w:t>
        </w:r>
      </w:ins>
      <w:r w:rsidR="0033544D" w:rsidRPr="00742779">
        <w:t xml:space="preserve"> creates moral hazard. Limited liability encourages excessive risk-taking. Shareholders capture the upside of risky projects but transfer downside risk to creditors. Tort victims face even greater exposure because they, unlike contract creditors, never agreed to bear this risk.</w:t>
      </w:r>
    </w:p>
    <w:p w14:paraId="0488B3EF" w14:textId="77777777" w:rsidR="0033544D" w:rsidRPr="00742779" w:rsidRDefault="00742779" w:rsidP="000E54B1">
      <w:del w:id="1512" w:author="Seth Oranburg" w:date="2026-03-07T09:50:00Z" w16du:dateUtc="2026-03-07T14:50:00Z">
        <w:r w:rsidRPr="00742779">
          <w:rPr>
            <w:rFonts w:ascii="ZWAdobeF" w:hAnsi="ZWAdobeF" w:cs="ZWAdobeF"/>
            <w:sz w:val="2"/>
            <w:szCs w:val="2"/>
          </w:rPr>
          <w:delText>795B</w:delText>
        </w:r>
        <w:r w:rsidR="0033544D" w:rsidRPr="00742779">
          <w:delText>Corporate</w:delText>
        </w:r>
      </w:del>
      <w:ins w:id="1513" w:author="Seth Oranburg" w:date="2026-03-07T09:50:00Z" w16du:dateUtc="2026-03-07T14:50:00Z">
        <w:r w:rsidR="0033544D" w:rsidRPr="00742779">
          <w:t>Corporate</w:t>
        </w:r>
      </w:ins>
      <w:r w:rsidR="0033544D" w:rsidRPr="00742779">
        <w:t xml:space="preserve"> law addresses these costs through several mechanisms. Mandatory disclosure requirements allow creditors to monitor corporate risk-taking. Fiduciary duties constrain directors from approving transactions that benefit shareholders at creditors</w:t>
      </w:r>
      <w:r w:rsidR="009F60D1" w:rsidRPr="00742779">
        <w:t>’</w:t>
      </w:r>
      <w:r w:rsidR="0033544D" w:rsidRPr="00742779">
        <w:t xml:space="preserve"> expense. Fraudulent transfer law </w:t>
      </w:r>
      <w:r w:rsidR="0033544D" w:rsidRPr="00742779">
        <w:lastRenderedPageBreak/>
        <w:t>prevents corporations from distributing assets to shareholders when insolvency is imminent. Veil-piercing doctrine allows courts to disregard limited liability in extreme cases of abuse.</w:t>
      </w:r>
    </w:p>
    <w:p w14:paraId="0B6B8F0D" w14:textId="77777777" w:rsidR="0033544D" w:rsidRPr="00742779" w:rsidRDefault="00742779" w:rsidP="000E54B1">
      <w:del w:id="1514" w:author="Seth Oranburg" w:date="2026-03-07T09:50:00Z" w16du:dateUtc="2026-03-07T14:50:00Z">
        <w:r w:rsidRPr="00742779">
          <w:rPr>
            <w:rFonts w:ascii="ZWAdobeF" w:hAnsi="ZWAdobeF" w:cs="ZWAdobeF"/>
            <w:sz w:val="2"/>
            <w:szCs w:val="2"/>
          </w:rPr>
          <w:delText>796B</w:delText>
        </w:r>
        <w:r w:rsidR="0033544D" w:rsidRPr="00742779">
          <w:delText>But</w:delText>
        </w:r>
      </w:del>
      <w:ins w:id="1515" w:author="Seth Oranburg" w:date="2026-03-07T09:50:00Z" w16du:dateUtc="2026-03-07T14:50:00Z">
        <w:r w:rsidR="0033544D" w:rsidRPr="00742779">
          <w:t>But</w:t>
        </w:r>
      </w:ins>
      <w:r w:rsidR="0033544D" w:rsidRPr="00742779">
        <w:t xml:space="preserve"> these mechanisms are imperfect. Disclosure works only for creditors sophisticated enough to understand financial statements. Fiduciary duties run to shareholders, not creditors, except when the corporation nears insolvency. Veil-piercing occurs rarely and unpredictably. The result is that limited liability does enable some risk externalization that partnership law would prevent.</w:t>
      </w:r>
    </w:p>
    <w:p w14:paraId="385B942E" w14:textId="77777777" w:rsidR="0033544D" w:rsidRPr="00742779" w:rsidRDefault="00742779" w:rsidP="000E54B1">
      <w:del w:id="1516" w:author="Seth Oranburg" w:date="2026-03-07T09:50:00Z" w16du:dateUtc="2026-03-07T14:50:00Z">
        <w:r w:rsidRPr="00742779">
          <w:rPr>
            <w:rFonts w:ascii="ZWAdobeF" w:hAnsi="ZWAdobeF" w:cs="ZWAdobeF"/>
            <w:sz w:val="2"/>
            <w:szCs w:val="2"/>
          </w:rPr>
          <w:delText>797B</w:delText>
        </w:r>
        <w:r w:rsidR="0033544D" w:rsidRPr="00742779">
          <w:delText>The</w:delText>
        </w:r>
      </w:del>
      <w:ins w:id="1517" w:author="Seth Oranburg" w:date="2026-03-07T09:50:00Z" w16du:dateUtc="2026-03-07T14:50:00Z">
        <w:r w:rsidR="0033544D" w:rsidRPr="00742779">
          <w:t>The</w:t>
        </w:r>
      </w:ins>
      <w:r w:rsidR="0033544D" w:rsidRPr="00742779">
        <w:t xml:space="preserve"> policy question is whether the benefits of asset partitioning outweigh these costs. Historical evidence suggests that they do. Every jurisdiction with a developed economy provides corporate limited liability. Partnerships exist for small ventures where unlimited liability creates accountability. Corporations exist for large ventures where asset partitioning enables capital formation. The division of labor between forms suggests that each serves distinct purposes.</w:t>
      </w:r>
    </w:p>
    <w:p w14:paraId="2C5073DE" w14:textId="77777777" w:rsidR="0033544D" w:rsidRPr="00742779" w:rsidRDefault="00742779" w:rsidP="000E54B1">
      <w:del w:id="1518" w:author="Seth Oranburg" w:date="2026-03-07T09:50:00Z" w16du:dateUtc="2026-03-07T14:50:00Z">
        <w:r w:rsidRPr="00742779">
          <w:rPr>
            <w:rFonts w:ascii="ZWAdobeF" w:hAnsi="ZWAdobeF" w:cs="ZWAdobeF"/>
            <w:sz w:val="2"/>
            <w:szCs w:val="2"/>
          </w:rPr>
          <w:delText>798B</w:delText>
        </w:r>
        <w:r w:rsidR="0033544D" w:rsidRPr="00742779">
          <w:delText>When</w:delText>
        </w:r>
      </w:del>
      <w:ins w:id="1519" w:author="Seth Oranburg" w:date="2026-03-07T09:50:00Z" w16du:dateUtc="2026-03-07T14:50:00Z">
        <w:r w:rsidR="0033544D" w:rsidRPr="00742779">
          <w:t>When</w:t>
        </w:r>
      </w:ins>
      <w:r w:rsidR="0033544D" w:rsidRPr="00742779">
        <w:t xml:space="preserve"> Zeeva and Sammy incorporate Poplar Construction in 2025 to bid on the Henderson project, asset partitioning will be the feature that makes the bid credible. The developer</w:t>
      </w:r>
      <w:r w:rsidR="009F60D1" w:rsidRPr="00742779">
        <w:t>’</w:t>
      </w:r>
      <w:r w:rsidR="0033544D" w:rsidRPr="00742779">
        <w:t>s lawyer will review the corporation</w:t>
      </w:r>
      <w:r w:rsidR="009F60D1" w:rsidRPr="00742779">
        <w:t>’</w:t>
      </w:r>
      <w:r w:rsidR="0033544D" w:rsidRPr="00742779">
        <w:t>s balance sheet without investigating whether Zeeva has credit card debt or whether Marcus is divorcing. The corporation</w:t>
      </w:r>
      <w:r w:rsidR="009F60D1" w:rsidRPr="00742779">
        <w:t>’</w:t>
      </w:r>
      <w:r w:rsidR="0033544D" w:rsidRPr="00742779">
        <w:t>s assets will remain dedicated to corporate purposes, insulated from shareholders</w:t>
      </w:r>
      <w:r w:rsidR="009F60D1" w:rsidRPr="00742779">
        <w:t>’</w:t>
      </w:r>
      <w:r w:rsidR="0033544D" w:rsidRPr="00742779">
        <w:t xml:space="preserve"> personal lives. This lock-in of capital, made possible by entity shielding, allows long-term contracting that partnerships cannot achieve.</w:t>
      </w:r>
    </w:p>
    <w:p w14:paraId="2579C63F" w14:textId="77777777" w:rsidR="0033544D" w:rsidRPr="00742779" w:rsidRDefault="00742779" w:rsidP="000E54B1">
      <w:del w:id="1520" w:author="Seth Oranburg" w:date="2026-03-07T09:50:00Z" w16du:dateUtc="2026-03-07T14:50:00Z">
        <w:r w:rsidRPr="00742779">
          <w:rPr>
            <w:rFonts w:ascii="ZWAdobeF" w:hAnsi="ZWAdobeF" w:cs="ZWAdobeF"/>
            <w:sz w:val="2"/>
            <w:szCs w:val="2"/>
          </w:rPr>
          <w:delText>799B</w:delText>
        </w:r>
        <w:r w:rsidR="0033544D" w:rsidRPr="00742779">
          <w:delText>But</w:delText>
        </w:r>
      </w:del>
      <w:ins w:id="1521" w:author="Seth Oranburg" w:date="2026-03-07T09:50:00Z" w16du:dateUtc="2026-03-07T14:50:00Z">
        <w:r w:rsidR="0033544D" w:rsidRPr="00742779">
          <w:t>But</w:t>
        </w:r>
      </w:ins>
      <w:r w:rsidR="0033544D" w:rsidRPr="00742779">
        <w:t xml:space="preserve"> asset partitioning also changes accountability structures. Zeeva and Sammy will no longer bear unlimited personal liability for business debts. This will encourage risk-taking—exactly what the Henderson project requires. But it will also create incentives to take excessive risks, transferring costs to creditors and tort victims. Understanding these tradeoffs is essential to understanding when incorporation makes sense and when partnership remains superior.</w:t>
      </w:r>
    </w:p>
    <w:p w14:paraId="4BB71403" w14:textId="77777777" w:rsidR="0033544D" w:rsidRPr="00742779" w:rsidRDefault="00742779" w:rsidP="000E54B1">
      <w:del w:id="1522" w:author="Seth Oranburg" w:date="2026-03-07T09:50:00Z" w16du:dateUtc="2026-03-07T14:50:00Z">
        <w:r w:rsidRPr="00742779">
          <w:rPr>
            <w:rFonts w:ascii="ZWAdobeF" w:hAnsi="ZWAdobeF" w:cs="ZWAdobeF"/>
            <w:sz w:val="2"/>
            <w:szCs w:val="2"/>
          </w:rPr>
          <w:delText>800B</w:delText>
        </w:r>
        <w:r w:rsidR="0033544D" w:rsidRPr="00742779">
          <w:delText>The</w:delText>
        </w:r>
      </w:del>
      <w:ins w:id="1523" w:author="Seth Oranburg" w:date="2026-03-07T09:50:00Z" w16du:dateUtc="2026-03-07T14:50:00Z">
        <w:r w:rsidR="0033544D" w:rsidRPr="00742779">
          <w:t>The</w:t>
        </w:r>
      </w:ins>
      <w:r w:rsidR="0033544D" w:rsidRPr="00742779">
        <w:t xml:space="preserve"> next section examines how corporations are managed despite separating ownership from control—the governance challenge that asset partitioning and perpetual existence create.</w:t>
      </w:r>
    </w:p>
    <w:p w14:paraId="4987889D" w14:textId="77777777" w:rsidR="0033544D" w:rsidRPr="00742779" w:rsidRDefault="0033544D" w:rsidP="000E54B1">
      <w:pPr>
        <w:pStyle w:val="Heading2"/>
        <w:rPr>
          <w:rFonts w:eastAsia="Times New Roman"/>
        </w:rPr>
      </w:pPr>
      <w:r w:rsidRPr="00742779">
        <w:rPr>
          <w:rFonts w:eastAsia="Times New Roman"/>
        </w:rPr>
        <w:lastRenderedPageBreak/>
        <w:t>Governance and the Separation of Ownership from Control</w:t>
      </w:r>
    </w:p>
    <w:p w14:paraId="6F90BA7C" w14:textId="77777777" w:rsidR="0033544D" w:rsidRPr="00742779" w:rsidRDefault="00742779" w:rsidP="000E54B1">
      <w:del w:id="1524" w:author="Seth Oranburg" w:date="2026-03-07T09:50:00Z" w16du:dateUtc="2026-03-07T14:50:00Z">
        <w:r w:rsidRPr="00742779">
          <w:rPr>
            <w:rFonts w:ascii="ZWAdobeF" w:hAnsi="ZWAdobeF" w:cs="ZWAdobeF"/>
            <w:sz w:val="2"/>
            <w:szCs w:val="2"/>
          </w:rPr>
          <w:delText>801B</w:delText>
        </w:r>
        <w:r w:rsidR="0033544D" w:rsidRPr="00742779">
          <w:delText>The</w:delText>
        </w:r>
      </w:del>
      <w:ins w:id="1525" w:author="Seth Oranburg" w:date="2026-03-07T09:50:00Z" w16du:dateUtc="2026-03-07T14:50:00Z">
        <w:r w:rsidR="0033544D" w:rsidRPr="00742779">
          <w:t>The</w:t>
        </w:r>
      </w:ins>
      <w:r w:rsidR="0033544D" w:rsidRPr="00742779">
        <w:t xml:space="preserve"> corporate features examined so far—separate legal personality, perpetual existence, and asset partitioning—create a distinctive governance challenge. In partnerships, owners manage and managers own. Partners bear unlimited personal liability for partnership debts, giving them strong incentives to monitor each other and the business. Partners can withdraw capital and dissolve the firm if management goes astray. The unity of ownership and control creates natural accountability.</w:t>
      </w:r>
    </w:p>
    <w:p w14:paraId="1E4F23E1" w14:textId="77777777" w:rsidR="0033544D" w:rsidRPr="00742779" w:rsidRDefault="00742779" w:rsidP="000E54B1">
      <w:del w:id="1526" w:author="Seth Oranburg" w:date="2026-03-07T09:50:00Z" w16du:dateUtc="2026-03-07T14:50:00Z">
        <w:r w:rsidRPr="00742779">
          <w:rPr>
            <w:rFonts w:ascii="ZWAdobeF" w:hAnsi="ZWAdobeF" w:cs="ZWAdobeF"/>
            <w:sz w:val="2"/>
            <w:szCs w:val="2"/>
          </w:rPr>
          <w:delText>802B</w:delText>
        </w:r>
        <w:r w:rsidR="0033544D" w:rsidRPr="00742779">
          <w:delText>Corporations</w:delText>
        </w:r>
      </w:del>
      <w:ins w:id="1527" w:author="Seth Oranburg" w:date="2026-03-07T09:50:00Z" w16du:dateUtc="2026-03-07T14:50:00Z">
        <w:r w:rsidR="0033544D" w:rsidRPr="00742779">
          <w:t>Corporations</w:t>
        </w:r>
      </w:ins>
      <w:r w:rsidR="0033544D" w:rsidRPr="00742779">
        <w:t xml:space="preserve"> sever this unity. Shareholders own the corporation (through ownership of shares) but do not manage it. Directors and officers manage the corporation but need not own significant equity stakes. This separation enables the corporation</w:t>
      </w:r>
      <w:r w:rsidR="009F60D1" w:rsidRPr="00742779">
        <w:t>’</w:t>
      </w:r>
      <w:r w:rsidR="0033544D" w:rsidRPr="00742779">
        <w:t>s great advantages: passive investors can supply capital without participating in management, shares can trade in liquid markets, and professional managers can specialize in running the business. But it also creates the corporation</w:t>
      </w:r>
      <w:r w:rsidR="009F60D1" w:rsidRPr="00742779">
        <w:t>’</w:t>
      </w:r>
      <w:r w:rsidR="0033544D" w:rsidRPr="00742779">
        <w:t>s great challenge: how to ensure that managers serve owners</w:t>
      </w:r>
      <w:r w:rsidR="009F60D1" w:rsidRPr="00742779">
        <w:t>’</w:t>
      </w:r>
      <w:r w:rsidR="0033544D" w:rsidRPr="00742779">
        <w:t xml:space="preserve"> interests when the two groups are distinct.</w:t>
      </w:r>
    </w:p>
    <w:p w14:paraId="5D2039BD" w14:textId="77777777" w:rsidR="0033544D" w:rsidRPr="00742779" w:rsidRDefault="0033544D" w:rsidP="000E54B1">
      <w:pPr>
        <w:pStyle w:val="Heading3"/>
        <w:rPr>
          <w:rFonts w:eastAsia="Times New Roman"/>
        </w:rPr>
      </w:pPr>
      <w:r w:rsidRPr="00742779">
        <w:rPr>
          <w:rFonts w:eastAsia="Times New Roman"/>
        </w:rPr>
        <w:t>The Structural Necessity of Separation</w:t>
      </w:r>
    </w:p>
    <w:p w14:paraId="3854010B" w14:textId="77777777" w:rsidR="0033544D" w:rsidRPr="00742779" w:rsidRDefault="00742779" w:rsidP="000E54B1">
      <w:del w:id="1528" w:author="Seth Oranburg" w:date="2026-03-07T09:50:00Z" w16du:dateUtc="2026-03-07T14:50:00Z">
        <w:r w:rsidRPr="00742779">
          <w:rPr>
            <w:rFonts w:ascii="ZWAdobeF" w:hAnsi="ZWAdobeF" w:cs="ZWAdobeF"/>
            <w:sz w:val="2"/>
            <w:szCs w:val="2"/>
          </w:rPr>
          <w:delText>803B</w:delText>
        </w:r>
        <w:r w:rsidR="0033544D" w:rsidRPr="00742779">
          <w:delText>The</w:delText>
        </w:r>
      </w:del>
      <w:ins w:id="1529" w:author="Seth Oranburg" w:date="2026-03-07T09:50:00Z" w16du:dateUtc="2026-03-07T14:50:00Z">
        <w:r w:rsidR="0033544D" w:rsidRPr="00742779">
          <w:t>The</w:t>
        </w:r>
      </w:ins>
      <w:r w:rsidR="0033544D" w:rsidRPr="00742779">
        <w:t xml:space="preserve"> separation of ownership from control is not a design flaw. It follows necessarily from the corporate form</w:t>
      </w:r>
      <w:r w:rsidR="009F60D1" w:rsidRPr="00742779">
        <w:t>’</w:t>
      </w:r>
      <w:r w:rsidR="0033544D" w:rsidRPr="00742779">
        <w:t>s other features. Limited liability prevents shareholders from managing because management authority would expose them to liability they cannot control. If shareholders managed directly, limited liability would enable fraud: shareholders would approve risky transactions, capture gains if successful, and leave creditors to bear losses if unsuccessful.</w:t>
      </w:r>
    </w:p>
    <w:p w14:paraId="09B8E6BB" w14:textId="77777777" w:rsidR="0033544D" w:rsidRPr="00742779" w:rsidRDefault="00742779" w:rsidP="000E54B1">
      <w:del w:id="1530" w:author="Seth Oranburg" w:date="2026-03-07T09:50:00Z" w16du:dateUtc="2026-03-07T14:50:00Z">
        <w:r w:rsidRPr="00742779">
          <w:rPr>
            <w:rFonts w:ascii="ZWAdobeF" w:hAnsi="ZWAdobeF" w:cs="ZWAdobeF"/>
            <w:sz w:val="2"/>
            <w:szCs w:val="2"/>
          </w:rPr>
          <w:delText>804B</w:delText>
        </w:r>
        <w:r w:rsidR="0033544D" w:rsidRPr="00742779">
          <w:delText>Transferable</w:delText>
        </w:r>
      </w:del>
      <w:ins w:id="1531" w:author="Seth Oranburg" w:date="2026-03-07T09:50:00Z" w16du:dateUtc="2026-03-07T14:50:00Z">
        <w:r w:rsidR="0033544D" w:rsidRPr="00742779">
          <w:t>Transferable</w:t>
        </w:r>
      </w:ins>
      <w:r w:rsidR="0033544D" w:rsidRPr="00742779">
        <w:t xml:space="preserve"> shares prevent direct shareholder management because shareholders change constantly. In publicly traded corporations, shares turn over rapidly. If shareholders managed directly, every share transfer would require renegotiating management authority. The corporation could not maintain stable policies or long-term strategies.</w:t>
      </w:r>
    </w:p>
    <w:p w14:paraId="15783E59" w14:textId="77777777" w:rsidR="0033544D" w:rsidRPr="00742779" w:rsidRDefault="00742779" w:rsidP="000E54B1">
      <w:del w:id="1532" w:author="Seth Oranburg" w:date="2026-03-07T09:50:00Z" w16du:dateUtc="2026-03-07T14:50:00Z">
        <w:r w:rsidRPr="00742779">
          <w:rPr>
            <w:rFonts w:ascii="ZWAdobeF" w:hAnsi="ZWAdobeF" w:cs="ZWAdobeF"/>
            <w:sz w:val="2"/>
            <w:szCs w:val="2"/>
          </w:rPr>
          <w:delText>805B</w:delText>
        </w:r>
        <w:r w:rsidR="0033544D" w:rsidRPr="00742779">
          <w:delText>Perpetual</w:delText>
        </w:r>
      </w:del>
      <w:ins w:id="1533" w:author="Seth Oranburg" w:date="2026-03-07T09:50:00Z" w16du:dateUtc="2026-03-07T14:50:00Z">
        <w:r w:rsidR="0033544D" w:rsidRPr="00742779">
          <w:t>Perpetual</w:t>
        </w:r>
      </w:ins>
      <w:r w:rsidR="0033544D" w:rsidRPr="00742779">
        <w:t xml:space="preserve"> existence prevents direct shareholder management because the corporation must outlive any individual shareholder. If specific shareholders held management authority tied to their personal identity, the corporation would need to reorganize governance each time a shareholder died or sold shares.</w:t>
      </w:r>
    </w:p>
    <w:p w14:paraId="40FC8877" w14:textId="77777777" w:rsidR="0033544D" w:rsidRPr="00742779" w:rsidRDefault="00742779" w:rsidP="000E54B1">
      <w:del w:id="1534" w:author="Seth Oranburg" w:date="2026-03-07T09:50:00Z" w16du:dateUtc="2026-03-07T14:50:00Z">
        <w:r w:rsidRPr="00742779">
          <w:rPr>
            <w:rFonts w:ascii="ZWAdobeF" w:hAnsi="ZWAdobeF" w:cs="ZWAdobeF"/>
            <w:sz w:val="2"/>
            <w:szCs w:val="2"/>
          </w:rPr>
          <w:delText>806B</w:delText>
        </w:r>
        <w:r w:rsidR="0033544D" w:rsidRPr="00742779">
          <w:delText>The</w:delText>
        </w:r>
      </w:del>
      <w:ins w:id="1535" w:author="Seth Oranburg" w:date="2026-03-07T09:50:00Z" w16du:dateUtc="2026-03-07T14:50:00Z">
        <w:r w:rsidR="0033544D" w:rsidRPr="00742779">
          <w:t>The</w:t>
        </w:r>
      </w:ins>
      <w:r w:rsidR="0033544D" w:rsidRPr="00742779">
        <w:t xml:space="preserve"> corporate form thus requires delegated management. Shareholders elect directors. Directors appoint officers. Officers manage day-to-day </w:t>
      </w:r>
      <w:r w:rsidR="0033544D" w:rsidRPr="00742779">
        <w:lastRenderedPageBreak/>
        <w:t>operations. This hierarchy creates stability and enables specialization. But it also creates agency costs.</w:t>
      </w:r>
    </w:p>
    <w:p w14:paraId="330C168C" w14:textId="77777777" w:rsidR="0033544D" w:rsidRPr="00742779" w:rsidRDefault="0033544D" w:rsidP="000E54B1">
      <w:pPr>
        <w:pStyle w:val="Heading3"/>
        <w:rPr>
          <w:rFonts w:eastAsia="Times New Roman"/>
        </w:rPr>
      </w:pPr>
      <w:r w:rsidRPr="00742779">
        <w:rPr>
          <w:rFonts w:eastAsia="Times New Roman"/>
        </w:rPr>
        <w:t>Agency Costs and the Central Problem of Corporate Governance</w:t>
      </w:r>
    </w:p>
    <w:p w14:paraId="71C9C01D" w14:textId="77777777" w:rsidR="0033544D" w:rsidRPr="00742779" w:rsidRDefault="00742779" w:rsidP="000E54B1">
      <w:del w:id="1536" w:author="Seth Oranburg" w:date="2026-03-07T09:50:00Z" w16du:dateUtc="2026-03-07T14:50:00Z">
        <w:r w:rsidRPr="00742779">
          <w:rPr>
            <w:rFonts w:ascii="ZWAdobeF" w:hAnsi="ZWAdobeF" w:cs="ZWAdobeF"/>
            <w:sz w:val="2"/>
            <w:szCs w:val="2"/>
          </w:rPr>
          <w:delText>807B</w:delText>
        </w:r>
        <w:r w:rsidR="0033544D" w:rsidRPr="00742779">
          <w:delText>Agency</w:delText>
        </w:r>
      </w:del>
      <w:ins w:id="1537" w:author="Seth Oranburg" w:date="2026-03-07T09:50:00Z" w16du:dateUtc="2026-03-07T14:50:00Z">
        <w:r w:rsidR="0033544D" w:rsidRPr="00742779">
          <w:t>Agency</w:t>
        </w:r>
      </w:ins>
      <w:r w:rsidR="0033544D" w:rsidRPr="00742779">
        <w:t xml:space="preserve"> costs arise whenever one party (the principal) delegates authority to another (the agent) whose interests may diverge. Shareholders are principals; directors and officers are agents. Shareholders want managers to maximize share value. Managers may want salary, perquisites, job security, empire building, or quiet lives. When interests diverge, managers may pursue their own goals at shareholders</w:t>
      </w:r>
      <w:r w:rsidR="009F60D1" w:rsidRPr="00742779">
        <w:t>’</w:t>
      </w:r>
      <w:r w:rsidR="0033544D" w:rsidRPr="00742779">
        <w:t xml:space="preserve"> expense.</w:t>
      </w:r>
    </w:p>
    <w:p w14:paraId="63DC0EC5" w14:textId="77777777" w:rsidR="0033544D" w:rsidRPr="00742779" w:rsidRDefault="00742779" w:rsidP="000E54B1">
      <w:del w:id="1538" w:author="Seth Oranburg" w:date="2026-03-07T09:50:00Z" w16du:dateUtc="2026-03-07T14:50:00Z">
        <w:r w:rsidRPr="00742779">
          <w:rPr>
            <w:rFonts w:ascii="ZWAdobeF" w:hAnsi="ZWAdobeF" w:cs="ZWAdobeF"/>
            <w:sz w:val="2"/>
            <w:szCs w:val="2"/>
          </w:rPr>
          <w:delText>808B</w:delText>
        </w:r>
        <w:r w:rsidR="0033544D" w:rsidRPr="00742779">
          <w:delText>Three</w:delText>
        </w:r>
      </w:del>
      <w:ins w:id="1539" w:author="Seth Oranburg" w:date="2026-03-07T09:50:00Z" w16du:dateUtc="2026-03-07T14:50:00Z">
        <w:r w:rsidR="0033544D" w:rsidRPr="00742779">
          <w:t>Three</w:t>
        </w:r>
      </w:ins>
      <w:r w:rsidR="0033544D" w:rsidRPr="00742779">
        <w:t xml:space="preserve"> types of agency costs occur. Monitoring costs arise when shareholders must supervise managers to ensure faithful performance. These include costs of auditing financial statements, hiring independent directors, and conducting performance reviews. Bonding costs arise when managers signal their loyalty through mechanisms like stock-based compensation or contractual covenants. Residual loss represents the value sacrificed when managers pursue their interests despite monitoring and bonding efforts.</w:t>
      </w:r>
    </w:p>
    <w:p w14:paraId="0C2F8D89" w14:textId="77777777" w:rsidR="0033544D" w:rsidRPr="00742779" w:rsidRDefault="00742779" w:rsidP="000E54B1">
      <w:del w:id="1540" w:author="Seth Oranburg" w:date="2026-03-07T09:50:00Z" w16du:dateUtc="2026-03-07T14:50:00Z">
        <w:r w:rsidRPr="00742779">
          <w:rPr>
            <w:rFonts w:ascii="ZWAdobeF" w:hAnsi="ZWAdobeF" w:cs="ZWAdobeF"/>
            <w:sz w:val="2"/>
            <w:szCs w:val="2"/>
          </w:rPr>
          <w:delText>809B</w:delText>
        </w:r>
        <w:r w:rsidR="0033544D" w:rsidRPr="00742779">
          <w:delText>Partnership</w:delText>
        </w:r>
      </w:del>
      <w:ins w:id="1541" w:author="Seth Oranburg" w:date="2026-03-07T09:50:00Z" w16du:dateUtc="2026-03-07T14:50:00Z">
        <w:r w:rsidR="0033544D" w:rsidRPr="00742779">
          <w:t>Partnership</w:t>
        </w:r>
      </w:ins>
      <w:r w:rsidR="0033544D" w:rsidRPr="00742779">
        <w:t xml:space="preserve"> law minimizes agency costs through unlimited liability and direct management. Each partner monitors the others because each bears full liability for partnership debts. If one partner shirks, others suffer financial consequences. If one partner pursues personal interests at partnership expense, others can withdraw and force dissolution.</w:t>
      </w:r>
    </w:p>
    <w:p w14:paraId="17557ED0" w14:textId="77777777" w:rsidR="0033544D" w:rsidRPr="00742779" w:rsidRDefault="00742779" w:rsidP="000E54B1">
      <w:del w:id="1542" w:author="Seth Oranburg" w:date="2026-03-07T09:50:00Z" w16du:dateUtc="2026-03-07T14:50:00Z">
        <w:r w:rsidRPr="00742779">
          <w:rPr>
            <w:rFonts w:ascii="ZWAdobeF" w:hAnsi="ZWAdobeF" w:cs="ZWAdobeF"/>
            <w:sz w:val="2"/>
            <w:szCs w:val="2"/>
          </w:rPr>
          <w:delText>810B</w:delText>
        </w:r>
        <w:r w:rsidR="0033544D" w:rsidRPr="00742779">
          <w:delText>Corporate</w:delText>
        </w:r>
      </w:del>
      <w:ins w:id="1543" w:author="Seth Oranburg" w:date="2026-03-07T09:50:00Z" w16du:dateUtc="2026-03-07T14:50:00Z">
        <w:r w:rsidR="0033544D" w:rsidRPr="00742779">
          <w:t>Corporate</w:t>
        </w:r>
      </w:ins>
      <w:r w:rsidR="0033544D" w:rsidRPr="00742779">
        <w:t xml:space="preserve"> law cannot rely on these mechanisms. Limited liability eliminates shareholders</w:t>
      </w:r>
      <w:r w:rsidR="009F60D1" w:rsidRPr="00742779">
        <w:t>’</w:t>
      </w:r>
      <w:r w:rsidR="0033544D" w:rsidRPr="00742779">
        <w:t xml:space="preserve"> incentive to monitor closely—their maximum loss is their investment, regardless of how badly managers perform. Shareholders cannot withdraw capital by demanding dissolution—their remedy is to sell shares, which merely transfers ownership without affecting management. Public shareholders hold diversified portfolios with small stakes in many firms, making intensive monitoring of any single firm irrational.</w:t>
      </w:r>
    </w:p>
    <w:p w14:paraId="45EEB453" w14:textId="77777777" w:rsidR="0033544D" w:rsidRPr="00742779" w:rsidRDefault="00742779" w:rsidP="000E54B1">
      <w:del w:id="1544" w:author="Seth Oranburg" w:date="2026-03-07T09:50:00Z" w16du:dateUtc="2026-03-07T14:50:00Z">
        <w:r w:rsidRPr="00742779">
          <w:rPr>
            <w:rFonts w:ascii="ZWAdobeF" w:hAnsi="ZWAdobeF" w:cs="ZWAdobeF"/>
            <w:sz w:val="2"/>
            <w:szCs w:val="2"/>
          </w:rPr>
          <w:delText>811B</w:delText>
        </w:r>
        <w:r w:rsidR="0033544D" w:rsidRPr="00742779">
          <w:delText>The</w:delText>
        </w:r>
      </w:del>
      <w:ins w:id="1545" w:author="Seth Oranburg" w:date="2026-03-07T09:50:00Z" w16du:dateUtc="2026-03-07T14:50:00Z">
        <w:r w:rsidR="0033544D" w:rsidRPr="00742779">
          <w:t>The</w:t>
        </w:r>
      </w:ins>
      <w:r w:rsidR="0033544D" w:rsidRPr="00742779">
        <w:t xml:space="preserve"> result is a governance structure that looks nothing like partnership. Shareholders exercise control primarily through voting for directors, not through direct management. Directors owe fiduciary duties to the corporation (and indirectly to shareholders), constraining their discretion. Officers serve at the board</w:t>
      </w:r>
      <w:r w:rsidR="009F60D1" w:rsidRPr="00742779">
        <w:t>’</w:t>
      </w:r>
      <w:r w:rsidR="0033544D" w:rsidRPr="00742779">
        <w:t>s pleasure, subject to removal for poor performance. Markets for corporate control allow hostile acquirers to replace ineffective management teams.</w:t>
      </w:r>
    </w:p>
    <w:p w14:paraId="7188A7EB" w14:textId="77777777" w:rsidR="0033544D" w:rsidRPr="00742779" w:rsidRDefault="00742779" w:rsidP="000E54B1">
      <w:del w:id="1546" w:author="Seth Oranburg" w:date="2026-03-07T09:50:00Z" w16du:dateUtc="2026-03-07T14:50:00Z">
        <w:r w:rsidRPr="00742779">
          <w:rPr>
            <w:rFonts w:ascii="ZWAdobeF" w:hAnsi="ZWAdobeF" w:cs="ZWAdobeF"/>
            <w:sz w:val="2"/>
            <w:szCs w:val="2"/>
          </w:rPr>
          <w:delText>812B</w:delText>
        </w:r>
        <w:r w:rsidR="0033544D" w:rsidRPr="00742779">
          <w:delText>These</w:delText>
        </w:r>
      </w:del>
      <w:ins w:id="1547" w:author="Seth Oranburg" w:date="2026-03-07T09:50:00Z" w16du:dateUtc="2026-03-07T14:50:00Z">
        <w:r w:rsidR="0033544D" w:rsidRPr="00742779">
          <w:t>These</w:t>
        </w:r>
      </w:ins>
      <w:r w:rsidR="0033544D" w:rsidRPr="00742779">
        <w:t xml:space="preserve"> mechanisms are examined in detail in later chapters on corporate governance. The point here is ontological: corporations exist as entities </w:t>
      </w:r>
      <w:r w:rsidR="0033544D" w:rsidRPr="00742779">
        <w:lastRenderedPageBreak/>
        <w:t>fundamentally distinct from their owners, managed by professional agents whose interests may diverge from owners</w:t>
      </w:r>
      <w:r w:rsidR="009F60D1" w:rsidRPr="00742779">
        <w:t>’</w:t>
      </w:r>
      <w:r w:rsidR="0033544D" w:rsidRPr="00742779">
        <w:t xml:space="preserve"> interests. This structure is not incidental. It flows necessarily from the features that make corporations valuable for large-scale enterprise.</w:t>
      </w:r>
    </w:p>
    <w:p w14:paraId="229EE56C" w14:textId="77777777" w:rsidR="0033544D" w:rsidRPr="00742779" w:rsidRDefault="0033544D" w:rsidP="000E54B1">
      <w:pPr>
        <w:pStyle w:val="Heading3"/>
        <w:rPr>
          <w:rFonts w:eastAsia="Times New Roman"/>
        </w:rPr>
      </w:pPr>
      <w:r w:rsidRPr="00742779">
        <w:rPr>
          <w:rFonts w:eastAsia="Times New Roman"/>
        </w:rPr>
        <w:t>The Ontological Implications</w:t>
      </w:r>
    </w:p>
    <w:p w14:paraId="44D42E3C" w14:textId="77777777" w:rsidR="0033544D" w:rsidRPr="00742779" w:rsidRDefault="00742779" w:rsidP="000E54B1">
      <w:del w:id="1548" w:author="Seth Oranburg" w:date="2026-03-07T09:50:00Z" w16du:dateUtc="2026-03-07T14:50:00Z">
        <w:r w:rsidRPr="00742779">
          <w:rPr>
            <w:rFonts w:ascii="ZWAdobeF" w:hAnsi="ZWAdobeF" w:cs="ZWAdobeF"/>
            <w:sz w:val="2"/>
            <w:szCs w:val="2"/>
          </w:rPr>
          <w:delText>813B</w:delText>
        </w:r>
        <w:r w:rsidR="0033544D" w:rsidRPr="00742779">
          <w:delText>The</w:delText>
        </w:r>
      </w:del>
      <w:ins w:id="1549" w:author="Seth Oranburg" w:date="2026-03-07T09:50:00Z" w16du:dateUtc="2026-03-07T14:50:00Z">
        <w:r w:rsidR="0033544D" w:rsidRPr="00742779">
          <w:t>The</w:t>
        </w:r>
      </w:ins>
      <w:r w:rsidR="0033544D" w:rsidRPr="00742779">
        <w:t xml:space="preserve"> separation of ownership from control means that corporations have interests distinct from their shareholders</w:t>
      </w:r>
      <w:r w:rsidR="009F60D1" w:rsidRPr="00742779">
        <w:t>’</w:t>
      </w:r>
      <w:r w:rsidR="0033544D" w:rsidRPr="00742779">
        <w:t xml:space="preserve"> interests. When Henry Ford announced he was making too much money and wanted to benefit workers and customers, he was not confused. He understood that Ford Motor Company, as an institution, had developed interests and purposes that transcended shareholder profit maximization. The Michigan Supreme Court rejected his vision, holding that corporate purposes must align with shareholder interests. But Ford</w:t>
      </w:r>
      <w:r w:rsidR="009F60D1" w:rsidRPr="00742779">
        <w:t>’</w:t>
      </w:r>
      <w:r w:rsidR="0033544D" w:rsidRPr="00742779">
        <w:t>s intuition reflected an important truth: corporations are not mere aggregations of shareholder interests. They are separate legal persons with their own trajectories.</w:t>
      </w:r>
    </w:p>
    <w:p w14:paraId="1AFE9103" w14:textId="77777777" w:rsidR="0033544D" w:rsidRPr="00742779" w:rsidRDefault="00742779" w:rsidP="000E54B1">
      <w:del w:id="1550" w:author="Seth Oranburg" w:date="2026-03-07T09:50:00Z" w16du:dateUtc="2026-03-07T14:50:00Z">
        <w:r w:rsidRPr="00742779">
          <w:rPr>
            <w:rFonts w:ascii="ZWAdobeF" w:hAnsi="ZWAdobeF" w:cs="ZWAdobeF"/>
            <w:sz w:val="2"/>
            <w:szCs w:val="2"/>
          </w:rPr>
          <w:delText>814B</w:delText>
        </w:r>
        <w:r w:rsidR="0033544D" w:rsidRPr="00742779">
          <w:delText>This</w:delText>
        </w:r>
      </w:del>
      <w:ins w:id="1551" w:author="Seth Oranburg" w:date="2026-03-07T09:50:00Z" w16du:dateUtc="2026-03-07T14:50:00Z">
        <w:r w:rsidR="0033544D" w:rsidRPr="00742779">
          <w:t>This</w:t>
        </w:r>
      </w:ins>
      <w:r w:rsidR="0033544D" w:rsidRPr="00742779">
        <w:t xml:space="preserve"> separateness creates tension. Corporate law insists that directors must pursue shareholder interests, not corporate interests conceived independently. The business judgment rule gives directors discretion to make strategic choices, but always subject to the ultimate constraint of shareholder value maximization. Yet in practice, large corporations develop institutional cultures, long-term strategies, and stakeholder relationships that shape decisions as much as shareholder pressure does.</w:t>
      </w:r>
    </w:p>
    <w:p w14:paraId="330DD211" w14:textId="77777777" w:rsidR="0033544D" w:rsidRPr="00742779" w:rsidRDefault="00742779" w:rsidP="000E54B1">
      <w:del w:id="1552" w:author="Seth Oranburg" w:date="2026-03-07T09:50:00Z" w16du:dateUtc="2026-03-07T14:50:00Z">
        <w:r w:rsidRPr="00742779">
          <w:rPr>
            <w:rFonts w:ascii="ZWAdobeF" w:hAnsi="ZWAdobeF" w:cs="ZWAdobeF"/>
            <w:sz w:val="2"/>
            <w:szCs w:val="2"/>
          </w:rPr>
          <w:delText>815B</w:delText>
        </w:r>
        <w:r w:rsidR="0033544D" w:rsidRPr="00742779">
          <w:delText>When</w:delText>
        </w:r>
      </w:del>
      <w:ins w:id="1553" w:author="Seth Oranburg" w:date="2026-03-07T09:50:00Z" w16du:dateUtc="2026-03-07T14:50:00Z">
        <w:r w:rsidR="0033544D" w:rsidRPr="00742779">
          <w:t>When</w:t>
        </w:r>
      </w:ins>
      <w:r w:rsidR="0033544D" w:rsidRPr="00742779">
        <w:t xml:space="preserve"> Zeeva and Sammy incorporate Poplar Construction, they will experience this tension personally. As shareholders, they will want the corporation to maximize the value of their shares. As directors and officers, they will develop loyalty to the institution they are building. They will care about employee welfare, customer satisfaction, and community reputation—not only because these serve shareholder value instrumentally, but because they value these things intrinsically. Corporate law will permit them to pursue these values only insofar as they can articulate them in terms of long-term shareholder benefit.</w:t>
      </w:r>
    </w:p>
    <w:p w14:paraId="3440B5EF" w14:textId="77777777" w:rsidR="0033544D" w:rsidRPr="00742779" w:rsidRDefault="00742779" w:rsidP="000E54B1">
      <w:del w:id="1554" w:author="Seth Oranburg" w:date="2026-03-07T09:50:00Z" w16du:dateUtc="2026-03-07T14:50:00Z">
        <w:r w:rsidRPr="00742779">
          <w:rPr>
            <w:rFonts w:ascii="ZWAdobeF" w:hAnsi="ZWAdobeF" w:cs="ZWAdobeF"/>
            <w:sz w:val="2"/>
            <w:szCs w:val="2"/>
          </w:rPr>
          <w:delText>816B</w:delText>
        </w:r>
        <w:r w:rsidR="0033544D" w:rsidRPr="00742779">
          <w:delText>This</w:delText>
        </w:r>
      </w:del>
      <w:ins w:id="1555" w:author="Seth Oranburg" w:date="2026-03-07T09:50:00Z" w16du:dateUtc="2026-03-07T14:50:00Z">
        <w:r w:rsidR="0033544D" w:rsidRPr="00742779">
          <w:t>This</w:t>
        </w:r>
      </w:ins>
      <w:r w:rsidR="0033544D" w:rsidRPr="00742779">
        <w:t xml:space="preserve"> governance structure distinguishes corporations from all other business forms. Partnerships unify ownership and control. Limited liability companies (examined in Chapter 5) offer flexibility to separate or combine these functions as members choose. Only corporations impose mandatory separation, creating the agency cost problems and governance challenges that fill corporate law casebooks.</w:t>
      </w:r>
    </w:p>
    <w:p w14:paraId="319070E9" w14:textId="77777777" w:rsidR="0033544D" w:rsidRPr="00742779" w:rsidRDefault="00742779" w:rsidP="000E54B1">
      <w:del w:id="1556" w:author="Seth Oranburg" w:date="2026-03-07T09:50:00Z" w16du:dateUtc="2026-03-07T14:50:00Z">
        <w:r w:rsidRPr="00742779">
          <w:rPr>
            <w:rFonts w:ascii="ZWAdobeF" w:hAnsi="ZWAdobeF" w:cs="ZWAdobeF"/>
            <w:sz w:val="2"/>
            <w:szCs w:val="2"/>
          </w:rPr>
          <w:lastRenderedPageBreak/>
          <w:delText>817B</w:delText>
        </w:r>
        <w:r w:rsidR="0033544D" w:rsidRPr="00742779">
          <w:delText>Understanding</w:delText>
        </w:r>
      </w:del>
      <w:ins w:id="1557" w:author="Seth Oranburg" w:date="2026-03-07T09:50:00Z" w16du:dateUtc="2026-03-07T14:50:00Z">
        <w:r w:rsidR="0033544D" w:rsidRPr="00742779">
          <w:t>Understanding</w:t>
        </w:r>
      </w:ins>
      <w:r w:rsidR="0033544D" w:rsidRPr="00742779">
        <w:t xml:space="preserve"> corporations requires understanding this governance architecture. The corporation is not simply a partnership with limited liability. It is a fundamentally different entity: a separate legal person, managed by agents who are not owners, pursuing purposes that law defines as shareholder value maximization but that institutions often experience as more complex and multifaceted. The next section examines how this structure emerged in practice and how American law came to permit entrepreneurs to choose their state of incorporation, creating regulatory competition that shapes corporate law today.</w:t>
      </w:r>
    </w:p>
    <w:p w14:paraId="0D486161" w14:textId="77777777" w:rsidR="0033544D" w:rsidRPr="00742779" w:rsidRDefault="0033544D" w:rsidP="000E54B1">
      <w:pPr>
        <w:pStyle w:val="Heading2"/>
        <w:rPr>
          <w:rFonts w:eastAsia="Times New Roman"/>
        </w:rPr>
      </w:pPr>
      <w:r w:rsidRPr="00742779">
        <w:rPr>
          <w:rFonts w:eastAsia="Times New Roman"/>
        </w:rPr>
        <w:t>Corporate Federalism and the Choice of Law</w:t>
      </w:r>
    </w:p>
    <w:p w14:paraId="2CCC8BB3" w14:textId="77777777" w:rsidR="0033544D" w:rsidRPr="00742779" w:rsidRDefault="00742779" w:rsidP="000E54B1">
      <w:del w:id="1558" w:author="Seth Oranburg" w:date="2026-03-07T09:50:00Z" w16du:dateUtc="2026-03-07T14:50:00Z">
        <w:r w:rsidRPr="00742779">
          <w:rPr>
            <w:rFonts w:ascii="ZWAdobeF" w:hAnsi="ZWAdobeF" w:cs="ZWAdobeF"/>
            <w:sz w:val="2"/>
            <w:szCs w:val="2"/>
          </w:rPr>
          <w:delText>818B</w:delText>
        </w:r>
        <w:r w:rsidR="0033544D" w:rsidRPr="00742779">
          <w:delText>Corporations</w:delText>
        </w:r>
      </w:del>
      <w:ins w:id="1559" w:author="Seth Oranburg" w:date="2026-03-07T09:50:00Z" w16du:dateUtc="2026-03-07T14:50:00Z">
        <w:r w:rsidR="0033544D" w:rsidRPr="00742779">
          <w:t>Corporations</w:t>
        </w:r>
      </w:ins>
      <w:r w:rsidR="0033544D" w:rsidRPr="00742779">
        <w:t xml:space="preserve"> exist in a federal system where fifty states compete to supply corporate law. This competition has produced a remarkable result: over half of publicly traded corporations and two-thirds of Fortune 500 companies incorporate in Delaware, a state with fewer than one million residents. Understanding why requires examining how American law determines which state</w:t>
      </w:r>
      <w:r w:rsidR="009F60D1" w:rsidRPr="00742779">
        <w:t>’</w:t>
      </w:r>
      <w:r w:rsidR="0033544D" w:rsidRPr="00742779">
        <w:t>s corporate law governs.</w:t>
      </w:r>
    </w:p>
    <w:p w14:paraId="3E18141D" w14:textId="77777777" w:rsidR="0033544D" w:rsidRPr="00742779" w:rsidRDefault="0033544D" w:rsidP="000E54B1">
      <w:pPr>
        <w:pStyle w:val="Heading3"/>
        <w:rPr>
          <w:rFonts w:eastAsia="Times New Roman"/>
        </w:rPr>
      </w:pPr>
      <w:r w:rsidRPr="00742779">
        <w:rPr>
          <w:rFonts w:eastAsia="Times New Roman"/>
        </w:rPr>
        <w:t>The Internal Affairs Doctrine</w:t>
      </w:r>
    </w:p>
    <w:p w14:paraId="3CC87E51" w14:textId="77777777" w:rsidR="0033544D" w:rsidRPr="00742779" w:rsidRDefault="00742779" w:rsidP="000E54B1">
      <w:del w:id="1560" w:author="Seth Oranburg" w:date="2026-03-07T09:50:00Z" w16du:dateUtc="2026-03-07T14:50:00Z">
        <w:r w:rsidRPr="00742779">
          <w:rPr>
            <w:rFonts w:ascii="ZWAdobeF" w:hAnsi="ZWAdobeF" w:cs="ZWAdobeF"/>
            <w:sz w:val="2"/>
            <w:szCs w:val="2"/>
          </w:rPr>
          <w:delText>819B</w:delText>
        </w:r>
        <w:r w:rsidR="0033544D" w:rsidRPr="00742779">
          <w:delText>The</w:delText>
        </w:r>
      </w:del>
      <w:ins w:id="1561" w:author="Seth Oranburg" w:date="2026-03-07T09:50:00Z" w16du:dateUtc="2026-03-07T14:50:00Z">
        <w:r w:rsidR="0033544D" w:rsidRPr="00742779">
          <w:t>The</w:t>
        </w:r>
      </w:ins>
      <w:r w:rsidR="0033544D" w:rsidRPr="00742779">
        <w:t xml:space="preserve"> internal affairs doctrine holds that the law of the state of incorporation governs the corporation</w:t>
      </w:r>
      <w:r w:rsidR="009F60D1" w:rsidRPr="00742779">
        <w:t>’</w:t>
      </w:r>
      <w:r w:rsidR="0033544D" w:rsidRPr="00742779">
        <w:t>s internal affairs—relations among shareholders, directors, and officers. This rule applies regardless of where the corporation does business. A corporation incorporated in Delaware but operating entirely in California is governed by Delaware corporate law for questions of director duties, shareholder voting, and dividend distributions. California law governs the corporation</w:t>
      </w:r>
      <w:r w:rsidR="009F60D1" w:rsidRPr="00742779">
        <w:t>’</w:t>
      </w:r>
      <w:r w:rsidR="0033544D" w:rsidRPr="00742779">
        <w:t>s contracts, torts, and property transactions in California, but not its internal governance.</w:t>
      </w:r>
    </w:p>
    <w:p w14:paraId="72A2C4D6" w14:textId="77777777" w:rsidR="0033544D" w:rsidRPr="00742779" w:rsidRDefault="00742779" w:rsidP="000E54B1">
      <w:del w:id="1562" w:author="Seth Oranburg" w:date="2026-03-07T09:50:00Z" w16du:dateUtc="2026-03-07T14:50:00Z">
        <w:r w:rsidRPr="00742779">
          <w:rPr>
            <w:rFonts w:ascii="ZWAdobeF" w:hAnsi="ZWAdobeF" w:cs="ZWAdobeF"/>
            <w:sz w:val="2"/>
            <w:szCs w:val="2"/>
          </w:rPr>
          <w:delText>820B</w:delText>
        </w:r>
        <w:r w:rsidR="0033544D" w:rsidRPr="00742779">
          <w:delText>This</w:delText>
        </w:r>
      </w:del>
      <w:ins w:id="1563" w:author="Seth Oranburg" w:date="2026-03-07T09:50:00Z" w16du:dateUtc="2026-03-07T14:50:00Z">
        <w:r w:rsidR="0033544D" w:rsidRPr="00742779">
          <w:t>This</w:t>
        </w:r>
      </w:ins>
      <w:r w:rsidR="0033544D" w:rsidRPr="00742779">
        <w:t xml:space="preserve"> creates a choice. Entrepreneurs can incorporate in any state, regardless of where they plan to operate. Zeeva and Sammy can form Poplar Construction, Inc. in Delaware, Nevada, Wyoming, or New Hampshire. Each state offers different corporate law rules, filing fees, and franchise taxes. The internal affairs doctrine ensures that whichever state they choose will govern the corporation</w:t>
      </w:r>
      <w:r w:rsidR="009F60D1" w:rsidRPr="00742779">
        <w:t>’</w:t>
      </w:r>
      <w:r w:rsidR="0033544D" w:rsidRPr="00742779">
        <w:t>s internal operations even if all the company</w:t>
      </w:r>
      <w:r w:rsidR="009F60D1" w:rsidRPr="00742779">
        <w:t>’</w:t>
      </w:r>
      <w:r w:rsidR="0033544D" w:rsidRPr="00742779">
        <w:t>s work occurs in New Hampshire.</w:t>
      </w:r>
    </w:p>
    <w:p w14:paraId="696636A8" w14:textId="77777777" w:rsidR="0033544D" w:rsidRPr="00742779" w:rsidRDefault="00742779" w:rsidP="000E54B1">
      <w:del w:id="1564" w:author="Seth Oranburg" w:date="2026-03-07T09:50:00Z" w16du:dateUtc="2026-03-07T14:50:00Z">
        <w:r w:rsidRPr="00742779">
          <w:rPr>
            <w:rFonts w:ascii="ZWAdobeF" w:hAnsi="ZWAdobeF" w:cs="ZWAdobeF"/>
            <w:sz w:val="2"/>
            <w:szCs w:val="2"/>
          </w:rPr>
          <w:delText>821B</w:delText>
        </w:r>
        <w:r w:rsidR="0033544D" w:rsidRPr="00742779">
          <w:delText>This</w:delText>
        </w:r>
      </w:del>
      <w:ins w:id="1565" w:author="Seth Oranburg" w:date="2026-03-07T09:50:00Z" w16du:dateUtc="2026-03-07T14:50:00Z">
        <w:r w:rsidR="0033544D" w:rsidRPr="00742779">
          <w:t>This</w:t>
        </w:r>
      </w:ins>
      <w:r w:rsidR="0033544D" w:rsidRPr="00742779">
        <w:t xml:space="preserve"> choice of law rule reflects policy judgments about certainty and efficiency. Corporations operate across state lines. If each state where a </w:t>
      </w:r>
      <w:r w:rsidR="0033544D" w:rsidRPr="00742779">
        <w:lastRenderedPageBreak/>
        <w:t>corporation did business could impose its own corporate governance rules, corporations would face conflicting obligations. Shareholders might vote under one state</w:t>
      </w:r>
      <w:r w:rsidR="009F60D1" w:rsidRPr="00742779">
        <w:t>’</w:t>
      </w:r>
      <w:r w:rsidR="0033544D" w:rsidRPr="00742779">
        <w:t>s rules, directors might owe fiduciary duties defined by another state</w:t>
      </w:r>
      <w:r w:rsidR="009F60D1" w:rsidRPr="00742779">
        <w:t>’</w:t>
      </w:r>
      <w:r w:rsidR="0033544D" w:rsidRPr="00742779">
        <w:t>s law, and dividend distributions might be regulated by a third state. The resulting confusion would make interstate commerce costly and unpredictable.</w:t>
      </w:r>
    </w:p>
    <w:p w14:paraId="114BC10C" w14:textId="77777777" w:rsidR="0033544D" w:rsidRPr="00742779" w:rsidRDefault="00742779" w:rsidP="000E54B1">
      <w:del w:id="1566" w:author="Seth Oranburg" w:date="2026-03-07T09:50:00Z" w16du:dateUtc="2026-03-07T14:50:00Z">
        <w:r w:rsidRPr="00742779">
          <w:rPr>
            <w:rFonts w:ascii="ZWAdobeF" w:hAnsi="ZWAdobeF" w:cs="ZWAdobeF"/>
            <w:sz w:val="2"/>
            <w:szCs w:val="2"/>
          </w:rPr>
          <w:delText>822B</w:delText>
        </w:r>
        <w:r w:rsidR="0033544D" w:rsidRPr="00742779">
          <w:delText>The</w:delText>
        </w:r>
      </w:del>
      <w:ins w:id="1567" w:author="Seth Oranburg" w:date="2026-03-07T09:50:00Z" w16du:dateUtc="2026-03-07T14:50:00Z">
        <w:r w:rsidR="0033544D" w:rsidRPr="00742779">
          <w:t>The</w:t>
        </w:r>
      </w:ins>
      <w:r w:rsidR="0033544D" w:rsidRPr="00742779">
        <w:t xml:space="preserve"> internal affairs doctrine solves this problem by anchoring corporate law to a single jurisdiction: the state of incorporation. This creates certainty. Investors know which law governs when they purchase shares. Directors know which fiduciary standards apply. Courts know which precedents control when resolving disputes.</w:t>
      </w:r>
    </w:p>
    <w:p w14:paraId="2239A00F" w14:textId="77777777" w:rsidR="0033544D" w:rsidRPr="00742779" w:rsidRDefault="00742779" w:rsidP="000E54B1">
      <w:del w:id="1568" w:author="Seth Oranburg" w:date="2026-03-07T09:50:00Z" w16du:dateUtc="2026-03-07T14:50:00Z">
        <w:r w:rsidRPr="00742779">
          <w:rPr>
            <w:rFonts w:ascii="ZWAdobeF" w:hAnsi="ZWAdobeF" w:cs="ZWAdobeF"/>
            <w:sz w:val="2"/>
            <w:szCs w:val="2"/>
          </w:rPr>
          <w:delText>823B</w:delText>
        </w:r>
        <w:r w:rsidR="0033544D" w:rsidRPr="00742779">
          <w:delText>But</w:delText>
        </w:r>
      </w:del>
      <w:ins w:id="1569" w:author="Seth Oranburg" w:date="2026-03-07T09:50:00Z" w16du:dateUtc="2026-03-07T14:50:00Z">
        <w:r w:rsidR="0033544D" w:rsidRPr="00742779">
          <w:t>But</w:t>
        </w:r>
      </w:ins>
      <w:r w:rsidR="0033544D" w:rsidRPr="00742779">
        <w:t xml:space="preserve"> it also creates regulatory competition. States compete to attract incorporations by offering corporate law rules that entrepreneurs and investors prefer. Delaware has won this competition decisively. Understanding why reveals important features of what corporations are and how they function.</w:t>
      </w:r>
    </w:p>
    <w:p w14:paraId="17BE29DB" w14:textId="77777777" w:rsidR="0033544D" w:rsidRPr="00742779" w:rsidRDefault="0033544D" w:rsidP="000E54B1">
      <w:pPr>
        <w:pStyle w:val="Heading3"/>
        <w:rPr>
          <w:rFonts w:eastAsia="Times New Roman"/>
        </w:rPr>
      </w:pPr>
      <w:r w:rsidRPr="00742779">
        <w:rPr>
          <w:rFonts w:eastAsia="Times New Roman"/>
        </w:rPr>
        <w:t>Delaware</w:t>
      </w:r>
      <w:r w:rsidR="009F60D1" w:rsidRPr="00742779">
        <w:rPr>
          <w:rFonts w:eastAsia="Times New Roman"/>
        </w:rPr>
        <w:t>’</w:t>
      </w:r>
      <w:r w:rsidRPr="00742779">
        <w:rPr>
          <w:rFonts w:eastAsia="Times New Roman"/>
        </w:rPr>
        <w:t>s Dominance and Its Explanations</w:t>
      </w:r>
    </w:p>
    <w:p w14:paraId="75587831" w14:textId="77777777" w:rsidR="0033544D" w:rsidRPr="00742779" w:rsidRDefault="00742779" w:rsidP="000E54B1">
      <w:del w:id="1570" w:author="Seth Oranburg" w:date="2026-03-07T09:50:00Z" w16du:dateUtc="2026-03-07T14:50:00Z">
        <w:r w:rsidRPr="00742779">
          <w:rPr>
            <w:rFonts w:ascii="ZWAdobeF" w:hAnsi="ZWAdobeF" w:cs="ZWAdobeF"/>
            <w:sz w:val="2"/>
            <w:szCs w:val="2"/>
          </w:rPr>
          <w:delText>824B</w:delText>
        </w:r>
        <w:r w:rsidR="0033544D" w:rsidRPr="00742779">
          <w:delText>Delaware</w:delText>
        </w:r>
        <w:r w:rsidR="009F60D1" w:rsidRPr="00742779">
          <w:delText>’</w:delText>
        </w:r>
        <w:r w:rsidR="0033544D" w:rsidRPr="00742779">
          <w:delText>s</w:delText>
        </w:r>
      </w:del>
      <w:ins w:id="1571" w:author="Seth Oranburg" w:date="2026-03-07T09:50:00Z" w16du:dateUtc="2026-03-07T14:50:00Z">
        <w:r w:rsidR="0033544D" w:rsidRPr="00742779">
          <w:t>Delaware</w:t>
        </w:r>
        <w:r w:rsidR="009F60D1" w:rsidRPr="00742779">
          <w:t>’</w:t>
        </w:r>
        <w:r w:rsidR="0033544D" w:rsidRPr="00742779">
          <w:t>s</w:t>
        </w:r>
      </w:ins>
      <w:r w:rsidR="0033544D" w:rsidRPr="00742779">
        <w:t xml:space="preserve"> dominance is not accidental. The state has invested heavily in creating corporate law infrastructure: specialized courts (the Court of Chancery) staffed by judges expert in business law, a large body of precedent providing guidance on recurring issues, and a legislature responsive to corporate law developments.</w:t>
      </w:r>
    </w:p>
    <w:p w14:paraId="5E07F47F" w14:textId="77777777" w:rsidR="0033544D" w:rsidRPr="00742779" w:rsidRDefault="00742779" w:rsidP="000E54B1">
      <w:del w:id="1572" w:author="Seth Oranburg" w:date="2026-03-07T09:50:00Z" w16du:dateUtc="2026-03-07T14:50:00Z">
        <w:r w:rsidRPr="00742779">
          <w:rPr>
            <w:rFonts w:ascii="ZWAdobeF" w:hAnsi="ZWAdobeF" w:cs="ZWAdobeF"/>
            <w:sz w:val="2"/>
            <w:szCs w:val="2"/>
          </w:rPr>
          <w:delText>825B</w:delText>
        </w:r>
        <w:r w:rsidR="0033544D" w:rsidRPr="00742779">
          <w:delText>The</w:delText>
        </w:r>
      </w:del>
      <w:ins w:id="1573" w:author="Seth Oranburg" w:date="2026-03-07T09:50:00Z" w16du:dateUtc="2026-03-07T14:50:00Z">
        <w:r w:rsidR="0033544D" w:rsidRPr="00742779">
          <w:t>The</w:t>
        </w:r>
      </w:ins>
      <w:r w:rsidR="0033544D" w:rsidRPr="00742779">
        <w:t xml:space="preserve"> Court of Chancery decides cases without juries, producing faster and more predictable outcomes than jury trials in other states. Its judges handle only business disputes, developing expertise that generalist judges cannot match. Delaware produces more corporate law opinions than any other state, creating a rich body of precedent that reduces legal uncertainty.</w:t>
      </w:r>
    </w:p>
    <w:p w14:paraId="723BA059" w14:textId="77777777" w:rsidR="0033544D" w:rsidRPr="00742779" w:rsidRDefault="00742779" w:rsidP="000E54B1">
      <w:del w:id="1574" w:author="Seth Oranburg" w:date="2026-03-07T09:50:00Z" w16du:dateUtc="2026-03-07T14:50:00Z">
        <w:r w:rsidRPr="00742779">
          <w:rPr>
            <w:rFonts w:ascii="ZWAdobeF" w:hAnsi="ZWAdobeF" w:cs="ZWAdobeF"/>
            <w:sz w:val="2"/>
            <w:szCs w:val="2"/>
          </w:rPr>
          <w:delText>826B</w:delText>
        </w:r>
        <w:r w:rsidR="0033544D" w:rsidRPr="00742779">
          <w:delText>Delaware</w:delText>
        </w:r>
      </w:del>
      <w:ins w:id="1575" w:author="Seth Oranburg" w:date="2026-03-07T09:50:00Z" w16du:dateUtc="2026-03-07T14:50:00Z">
        <w:r w:rsidR="0033544D" w:rsidRPr="00742779">
          <w:t>Delaware</w:t>
        </w:r>
      </w:ins>
      <w:r w:rsidR="0033544D" w:rsidRPr="00742779">
        <w:t xml:space="preserve"> law itself is widely regarded as pro-management while protecting shareholder rights through fiduciary duties. The Delaware General Corporation Law gives directors substantial discretion through the business judgment rule while constraining self-dealing through enhanced scrutiny of interested transactions. This balance appeals to managers (who want discretion) and investors (who want protection).</w:t>
      </w:r>
    </w:p>
    <w:p w14:paraId="74836BF7" w14:textId="77777777" w:rsidR="0033544D" w:rsidRPr="00742779" w:rsidRDefault="00742779" w:rsidP="000E54B1">
      <w:del w:id="1576" w:author="Seth Oranburg" w:date="2026-03-07T09:50:00Z" w16du:dateUtc="2026-03-07T14:50:00Z">
        <w:r w:rsidRPr="00742779">
          <w:rPr>
            <w:rFonts w:ascii="ZWAdobeF" w:hAnsi="ZWAdobeF" w:cs="ZWAdobeF"/>
            <w:sz w:val="2"/>
            <w:szCs w:val="2"/>
          </w:rPr>
          <w:delText>827B</w:delText>
        </w:r>
        <w:r w:rsidR="0033544D" w:rsidRPr="00742779">
          <w:delText>Network</w:delText>
        </w:r>
      </w:del>
      <w:ins w:id="1577" w:author="Seth Oranburg" w:date="2026-03-07T09:50:00Z" w16du:dateUtc="2026-03-07T14:50:00Z">
        <w:r w:rsidR="0033544D" w:rsidRPr="00742779">
          <w:t>Network</w:t>
        </w:r>
      </w:ins>
      <w:r w:rsidR="0033544D" w:rsidRPr="00742779">
        <w:t xml:space="preserve"> effects reinforce Delaware</w:t>
      </w:r>
      <w:r w:rsidR="009F60D1" w:rsidRPr="00742779">
        <w:t>’</w:t>
      </w:r>
      <w:r w:rsidR="0033544D" w:rsidRPr="00742779">
        <w:t>s position. Lawyers know Delaware law better than other states</w:t>
      </w:r>
      <w:r w:rsidR="009F60D1" w:rsidRPr="00742779">
        <w:t>’</w:t>
      </w:r>
      <w:r w:rsidR="0033544D" w:rsidRPr="00742779">
        <w:t xml:space="preserve"> corporate law because they encounter it more frequently. Investors find Delaware corporations more familiar and easier to evaluate. These network effects create path dependence: once Delaware achieved dominance, its lead became self-reinforcing.</w:t>
      </w:r>
    </w:p>
    <w:p w14:paraId="70D1E9AC" w14:textId="77777777" w:rsidR="0033544D" w:rsidRPr="00742779" w:rsidRDefault="0033544D" w:rsidP="000E54B1">
      <w:pPr>
        <w:pStyle w:val="Heading3"/>
        <w:rPr>
          <w:rFonts w:eastAsia="Times New Roman"/>
        </w:rPr>
      </w:pPr>
      <w:r w:rsidRPr="00742779">
        <w:rPr>
          <w:rFonts w:eastAsia="Times New Roman"/>
        </w:rPr>
        <w:lastRenderedPageBreak/>
        <w:t>The Race to the Bottom Debate</w:t>
      </w:r>
    </w:p>
    <w:p w14:paraId="3FFE70EF" w14:textId="77777777" w:rsidR="0033544D" w:rsidRPr="00742779" w:rsidRDefault="00742779" w:rsidP="000E54B1">
      <w:del w:id="1578" w:author="Seth Oranburg" w:date="2026-03-07T09:50:00Z" w16du:dateUtc="2026-03-07T14:50:00Z">
        <w:r w:rsidRPr="00742779">
          <w:rPr>
            <w:rFonts w:ascii="ZWAdobeF" w:hAnsi="ZWAdobeF" w:cs="ZWAdobeF"/>
            <w:sz w:val="2"/>
            <w:szCs w:val="2"/>
          </w:rPr>
          <w:delText>828B</w:delText>
        </w:r>
        <w:r w:rsidR="0033544D" w:rsidRPr="00742779">
          <w:delText>Delaware</w:delText>
        </w:r>
        <w:r w:rsidR="009F60D1" w:rsidRPr="00742779">
          <w:delText>’</w:delText>
        </w:r>
        <w:r w:rsidR="0033544D" w:rsidRPr="00742779">
          <w:delText>s</w:delText>
        </w:r>
      </w:del>
      <w:ins w:id="1579" w:author="Seth Oranburg" w:date="2026-03-07T09:50:00Z" w16du:dateUtc="2026-03-07T14:50:00Z">
        <w:r w:rsidR="0033544D" w:rsidRPr="00742779">
          <w:t>Delaware</w:t>
        </w:r>
        <w:r w:rsidR="009F60D1" w:rsidRPr="00742779">
          <w:t>’</w:t>
        </w:r>
        <w:r w:rsidR="0033544D" w:rsidRPr="00742779">
          <w:t>s</w:t>
        </w:r>
      </w:ins>
      <w:r w:rsidR="0033544D" w:rsidRPr="00742779">
        <w:t xml:space="preserve"> dominance has sparked debate about whether regulatory competition produces good law or bad law. The race to the bottom theory argues that states compete by offering rules that benefit managers at shareholders</w:t>
      </w:r>
      <w:r w:rsidR="009F60D1" w:rsidRPr="00742779">
        <w:t>’</w:t>
      </w:r>
      <w:r w:rsidR="0033544D" w:rsidRPr="00742779">
        <w:t xml:space="preserve"> expense. Managers choose the state of incorporation. Shareholders ratify that choice only indirectly by deciding whether to purchase shares. States therefore have incentives to offer rules that make managers happy—weak fiduciary duties, limited shareholder rights, and generous compensation provisions. The result is a </w:t>
      </w:r>
      <w:r w:rsidR="009F60D1" w:rsidRPr="00742779">
        <w:t>“</w:t>
      </w:r>
      <w:r w:rsidR="0033544D" w:rsidRPr="00742779">
        <w:t>race to the bottom</w:t>
      </w:r>
      <w:r w:rsidR="009F60D1" w:rsidRPr="00742779">
        <w:t>”</w:t>
      </w:r>
      <w:r w:rsidR="0033544D" w:rsidRPr="00742779">
        <w:t xml:space="preserve"> where states compete to be most permissive toward management.</w:t>
      </w:r>
    </w:p>
    <w:p w14:paraId="1F3F47A2" w14:textId="77777777" w:rsidR="0033544D" w:rsidRPr="00742779" w:rsidRDefault="00742779" w:rsidP="000E54B1">
      <w:del w:id="1580" w:author="Seth Oranburg" w:date="2026-03-07T09:50:00Z" w16du:dateUtc="2026-03-07T14:50:00Z">
        <w:r w:rsidRPr="00742779">
          <w:rPr>
            <w:rFonts w:ascii="ZWAdobeF" w:hAnsi="ZWAdobeF" w:cs="ZWAdobeF"/>
            <w:sz w:val="2"/>
            <w:szCs w:val="2"/>
          </w:rPr>
          <w:delText>829B</w:delText>
        </w:r>
        <w:r w:rsidR="0033544D" w:rsidRPr="00742779">
          <w:delText>The</w:delText>
        </w:r>
      </w:del>
      <w:ins w:id="1581" w:author="Seth Oranburg" w:date="2026-03-07T09:50:00Z" w16du:dateUtc="2026-03-07T14:50:00Z">
        <w:r w:rsidR="0033544D" w:rsidRPr="00742779">
          <w:t>The</w:t>
        </w:r>
      </w:ins>
      <w:r w:rsidR="0033544D" w:rsidRPr="00742779">
        <w:t xml:space="preserve"> race to the top theory responds that investors price shares based on governance quality. If Delaware law favored managers excessively, Delaware corporations would trade at discounts reflecting this governance weakness. Delaware would lose incorporations as entrepreneurs discovered they could raise capital more cheaply by incorporating in states with stronger shareholder protections. The market for corporate charters thus rewards states that provide efficient rules, creating a </w:t>
      </w:r>
      <w:r w:rsidR="009F60D1" w:rsidRPr="00742779">
        <w:t>“</w:t>
      </w:r>
      <w:r w:rsidR="0033544D" w:rsidRPr="00742779">
        <w:t>race to the top.</w:t>
      </w:r>
      <w:r w:rsidR="009F60D1" w:rsidRPr="00742779">
        <w:t>”</w:t>
      </w:r>
    </w:p>
    <w:p w14:paraId="59ABDE47" w14:textId="77777777" w:rsidR="0033544D" w:rsidRPr="00742779" w:rsidRDefault="00742779" w:rsidP="000E54B1">
      <w:del w:id="1582" w:author="Seth Oranburg" w:date="2026-03-07T09:50:00Z" w16du:dateUtc="2026-03-07T14:50:00Z">
        <w:r w:rsidRPr="00742779">
          <w:rPr>
            <w:rFonts w:ascii="ZWAdobeF" w:hAnsi="ZWAdobeF" w:cs="ZWAdobeF"/>
            <w:sz w:val="2"/>
            <w:szCs w:val="2"/>
          </w:rPr>
          <w:delText>830B</w:delText>
        </w:r>
        <w:r w:rsidR="0033544D" w:rsidRPr="00742779">
          <w:delText>Empirical</w:delText>
        </w:r>
      </w:del>
      <w:ins w:id="1583" w:author="Seth Oranburg" w:date="2026-03-07T09:50:00Z" w16du:dateUtc="2026-03-07T14:50:00Z">
        <w:r w:rsidR="0033544D" w:rsidRPr="00742779">
          <w:t>Empirical</w:t>
        </w:r>
      </w:ins>
      <w:r w:rsidR="0033544D" w:rsidRPr="00742779">
        <w:t xml:space="preserve"> evidence is mixed. Delaware corporations do not appear to trade at discounts compared to corporations incorporated elsewhere, suggesting that investors do not view Delaware law as harmful. But Delaware law does give managers substantial discretion, and Delaware courts rarely second-guess business decisions. Whether this discretion serves shareholders</w:t>
      </w:r>
      <w:r w:rsidR="009F60D1" w:rsidRPr="00742779">
        <w:t>’</w:t>
      </w:r>
      <w:r w:rsidR="0033544D" w:rsidRPr="00742779">
        <w:t xml:space="preserve"> interests or managers</w:t>
      </w:r>
      <w:r w:rsidR="009F60D1" w:rsidRPr="00742779">
        <w:t>’</w:t>
      </w:r>
      <w:r w:rsidR="0033544D" w:rsidRPr="00742779">
        <w:t xml:space="preserve"> interests remains contested.</w:t>
      </w:r>
    </w:p>
    <w:p w14:paraId="317B2E20" w14:textId="77777777" w:rsidR="0033544D" w:rsidRPr="00742779" w:rsidRDefault="00742779" w:rsidP="000E54B1">
      <w:del w:id="1584" w:author="Seth Oranburg" w:date="2026-03-07T09:50:00Z" w16du:dateUtc="2026-03-07T14:50:00Z">
        <w:r w:rsidRPr="00742779">
          <w:rPr>
            <w:rFonts w:ascii="ZWAdobeF" w:hAnsi="ZWAdobeF" w:cs="ZWAdobeF"/>
            <w:sz w:val="2"/>
            <w:szCs w:val="2"/>
          </w:rPr>
          <w:delText>831B</w:delText>
        </w:r>
        <w:r w:rsidR="0033544D" w:rsidRPr="00742779">
          <w:delText>The</w:delText>
        </w:r>
      </w:del>
      <w:ins w:id="1585" w:author="Seth Oranburg" w:date="2026-03-07T09:50:00Z" w16du:dateUtc="2026-03-07T14:50:00Z">
        <w:r w:rsidR="0033544D" w:rsidRPr="00742779">
          <w:t>The</w:t>
        </w:r>
      </w:ins>
      <w:r w:rsidR="0033544D" w:rsidRPr="00742779">
        <w:t xml:space="preserve"> debate reflects deeper questions about corporate purpose. If corporations exist solely to maximize shareholder value, regulatory competition should produce rules that do exactly that. If corporations serve multiple stakeholders or pursue institutional objectives that transcend any single constituency, regulatory competition may produce rules that give managers discretion to balance competing interests. Delaware law</w:t>
      </w:r>
      <w:r w:rsidR="009F60D1" w:rsidRPr="00742779">
        <w:t>’</w:t>
      </w:r>
      <w:r w:rsidR="0033544D" w:rsidRPr="00742779">
        <w:t>s flexibility can be read either way: as efficient delegation to expert managers, or as excessive permissiveness toward agency costs.</w:t>
      </w:r>
    </w:p>
    <w:p w14:paraId="5DA53D6B" w14:textId="77777777" w:rsidR="0033544D" w:rsidRPr="00742779" w:rsidRDefault="0033544D" w:rsidP="000E54B1">
      <w:pPr>
        <w:pStyle w:val="Heading3"/>
        <w:rPr>
          <w:rFonts w:eastAsia="Times New Roman"/>
        </w:rPr>
      </w:pPr>
      <w:r w:rsidRPr="00742779">
        <w:rPr>
          <w:rFonts w:eastAsia="Times New Roman"/>
        </w:rPr>
        <w:t>Implications for Corporate Ontology</w:t>
      </w:r>
    </w:p>
    <w:p w14:paraId="273209C4" w14:textId="77777777" w:rsidR="0033544D" w:rsidRPr="00742779" w:rsidRDefault="00742779" w:rsidP="000E54B1">
      <w:del w:id="1586" w:author="Seth Oranburg" w:date="2026-03-07T09:50:00Z" w16du:dateUtc="2026-03-07T14:50:00Z">
        <w:r w:rsidRPr="00742779">
          <w:rPr>
            <w:rFonts w:ascii="ZWAdobeF" w:hAnsi="ZWAdobeF" w:cs="ZWAdobeF"/>
            <w:sz w:val="2"/>
            <w:szCs w:val="2"/>
          </w:rPr>
          <w:delText>832B</w:delText>
        </w:r>
        <w:r w:rsidR="0033544D" w:rsidRPr="00742779">
          <w:delText>The</w:delText>
        </w:r>
      </w:del>
      <w:ins w:id="1587" w:author="Seth Oranburg" w:date="2026-03-07T09:50:00Z" w16du:dateUtc="2026-03-07T14:50:00Z">
        <w:r w:rsidR="0033544D" w:rsidRPr="00742779">
          <w:t>The</w:t>
        </w:r>
      </w:ins>
      <w:r w:rsidR="0033544D" w:rsidRPr="00742779">
        <w:t xml:space="preserve"> internal affairs doctrine and regulatory competition reveal something fundamental about what corporations are. Corporations are not natural entities with inherent properties. They are legal constructs whose characteristics depend on the law that creates them. That law varies by state. A Delaware </w:t>
      </w:r>
      <w:r w:rsidR="0033544D" w:rsidRPr="00742779">
        <w:lastRenderedPageBreak/>
        <w:t>corporation is not identical to a Nevada corporation or a New York corporation, even if they engage in identical business activities.</w:t>
      </w:r>
    </w:p>
    <w:p w14:paraId="45AD5A27" w14:textId="77777777" w:rsidR="0033544D" w:rsidRPr="00742779" w:rsidRDefault="00742779" w:rsidP="000E54B1">
      <w:del w:id="1588" w:author="Seth Oranburg" w:date="2026-03-07T09:50:00Z" w16du:dateUtc="2026-03-07T14:50:00Z">
        <w:r w:rsidRPr="00742779">
          <w:rPr>
            <w:rFonts w:ascii="ZWAdobeF" w:hAnsi="ZWAdobeF" w:cs="ZWAdobeF"/>
            <w:sz w:val="2"/>
            <w:szCs w:val="2"/>
          </w:rPr>
          <w:delText>833B</w:delText>
        </w:r>
        <w:r w:rsidR="0033544D" w:rsidRPr="00742779">
          <w:delText>This</w:delText>
        </w:r>
      </w:del>
      <w:ins w:id="1589" w:author="Seth Oranburg" w:date="2026-03-07T09:50:00Z" w16du:dateUtc="2026-03-07T14:50:00Z">
        <w:r w:rsidR="0033544D" w:rsidRPr="00742779">
          <w:t>This</w:t>
        </w:r>
      </w:ins>
      <w:r w:rsidR="0033544D" w:rsidRPr="00742779">
        <w:t xml:space="preserve"> variability distinguishes corporations from partnerships. Partnership law is relatively uniform across states, codified in the Uniform Partnership Act and Revised Uniform Partnership Act adopted by most jurisdictions. Corporations, by contrast, are products of state-specific corporate law that varies significantly in details and sometimes in fundamental principles.</w:t>
      </w:r>
    </w:p>
    <w:p w14:paraId="26685B9E" w14:textId="77777777" w:rsidR="0033544D" w:rsidRPr="00742779" w:rsidRDefault="00742779" w:rsidP="000E54B1">
      <w:del w:id="1590" w:author="Seth Oranburg" w:date="2026-03-07T09:50:00Z" w16du:dateUtc="2026-03-07T14:50:00Z">
        <w:r w:rsidRPr="00742779">
          <w:rPr>
            <w:rFonts w:ascii="ZWAdobeF" w:hAnsi="ZWAdobeF" w:cs="ZWAdobeF"/>
            <w:sz w:val="2"/>
            <w:szCs w:val="2"/>
          </w:rPr>
          <w:delText>834B</w:delText>
        </w:r>
        <w:r w:rsidR="0033544D" w:rsidRPr="00742779">
          <w:delText>When</w:delText>
        </w:r>
      </w:del>
      <w:ins w:id="1591" w:author="Seth Oranburg" w:date="2026-03-07T09:50:00Z" w16du:dateUtc="2026-03-07T14:50:00Z">
        <w:r w:rsidR="0033544D" w:rsidRPr="00742779">
          <w:t>When</w:t>
        </w:r>
      </w:ins>
      <w:r w:rsidR="0033544D" w:rsidRPr="00742779">
        <w:t xml:space="preserve"> Zeeva and Sammy incorporate Poplar Construction, they must choose not just to use the corporate form, but to use a specific state</w:t>
      </w:r>
      <w:r w:rsidR="009F60D1" w:rsidRPr="00742779">
        <w:t>’</w:t>
      </w:r>
      <w:r w:rsidR="0033544D" w:rsidRPr="00742779">
        <w:t>s version of that form. If they incorporate in Delaware, they will get the business judgment rule as Delaware courts interpret it, the fiduciary duties that Delaware law defines, and the governance flexibility that Delaware permits. If they incorporate in New Hampshire, they will get New Hampshire</w:t>
      </w:r>
      <w:r w:rsidR="009F60D1" w:rsidRPr="00742779">
        <w:t>’</w:t>
      </w:r>
      <w:r w:rsidR="0033544D" w:rsidRPr="00742779">
        <w:t>s corporate law, which differs in ways both subtle and significant.</w:t>
      </w:r>
    </w:p>
    <w:p w14:paraId="0C8F80E3" w14:textId="77777777" w:rsidR="0033544D" w:rsidRPr="00742779" w:rsidRDefault="00742779" w:rsidP="000E54B1">
      <w:del w:id="1592" w:author="Seth Oranburg" w:date="2026-03-07T09:50:00Z" w16du:dateUtc="2026-03-07T14:50:00Z">
        <w:r w:rsidRPr="00742779">
          <w:rPr>
            <w:rFonts w:ascii="ZWAdobeF" w:hAnsi="ZWAdobeF" w:cs="ZWAdobeF"/>
            <w:sz w:val="2"/>
            <w:szCs w:val="2"/>
          </w:rPr>
          <w:delText>835B</w:delText>
        </w:r>
        <w:r w:rsidR="0033544D" w:rsidRPr="00742779">
          <w:delText>This</w:delText>
        </w:r>
      </w:del>
      <w:ins w:id="1593" w:author="Seth Oranburg" w:date="2026-03-07T09:50:00Z" w16du:dateUtc="2026-03-07T14:50:00Z">
        <w:r w:rsidR="0033544D" w:rsidRPr="00742779">
          <w:t>This</w:t>
        </w:r>
      </w:ins>
      <w:r w:rsidR="0033544D" w:rsidRPr="00742779">
        <w:t xml:space="preserve"> choice is meaningful but constrained. For small, closely held corporations operating in a single state, incorporating locally usually makes sense. Filing fees and franchise taxes are lower. Lawyers are more familiar with local law. Shareholder disputes can be resolved in local courts without traveling to Delaware.</w:t>
      </w:r>
    </w:p>
    <w:p w14:paraId="785038B0" w14:textId="77777777" w:rsidR="0033544D" w:rsidRPr="00742779" w:rsidRDefault="00742779" w:rsidP="000E54B1">
      <w:del w:id="1594" w:author="Seth Oranburg" w:date="2026-03-07T09:50:00Z" w16du:dateUtc="2026-03-07T14:50:00Z">
        <w:r w:rsidRPr="00742779">
          <w:rPr>
            <w:rFonts w:ascii="ZWAdobeF" w:hAnsi="ZWAdobeF" w:cs="ZWAdobeF"/>
            <w:sz w:val="2"/>
            <w:szCs w:val="2"/>
          </w:rPr>
          <w:delText>836B</w:delText>
        </w:r>
        <w:r w:rsidR="0033544D" w:rsidRPr="00742779">
          <w:delText>For</w:delText>
        </w:r>
      </w:del>
      <w:ins w:id="1595" w:author="Seth Oranburg" w:date="2026-03-07T09:50:00Z" w16du:dateUtc="2026-03-07T14:50:00Z">
        <w:r w:rsidR="0033544D" w:rsidRPr="00742779">
          <w:t>For</w:t>
        </w:r>
      </w:ins>
      <w:r w:rsidR="0033544D" w:rsidRPr="00742779">
        <w:t xml:space="preserve"> corporations planning to raise venture capital or pursue public offerings, Delaware incorporation is nearly mandatory. Venture capitalists and underwriters expect Delaware law. Deviating from this expectation signals inexperience or stubbornness. The network effects are too strong to resist.</w:t>
      </w:r>
    </w:p>
    <w:p w14:paraId="389BA8EE" w14:textId="77777777" w:rsidR="0033544D" w:rsidRPr="00742779" w:rsidRDefault="00742779" w:rsidP="000E54B1">
      <w:del w:id="1596" w:author="Seth Oranburg" w:date="2026-03-07T09:50:00Z" w16du:dateUtc="2026-03-07T14:50:00Z">
        <w:r w:rsidRPr="00742779">
          <w:rPr>
            <w:rFonts w:ascii="ZWAdobeF" w:hAnsi="ZWAdobeF" w:cs="ZWAdobeF"/>
            <w:sz w:val="2"/>
            <w:szCs w:val="2"/>
          </w:rPr>
          <w:delText>837B</w:delText>
        </w:r>
        <w:r w:rsidR="0033544D" w:rsidRPr="00742779">
          <w:delText>The</w:delText>
        </w:r>
      </w:del>
      <w:ins w:id="1597" w:author="Seth Oranburg" w:date="2026-03-07T09:50:00Z" w16du:dateUtc="2026-03-07T14:50:00Z">
        <w:r w:rsidR="0033544D" w:rsidRPr="00742779">
          <w:t>The</w:t>
        </w:r>
      </w:ins>
      <w:r w:rsidR="0033544D" w:rsidRPr="00742779">
        <w:t xml:space="preserve"> internal affairs doctrine and regulatory competition thus shape corporate identity. Corporations are not generic entities defined by abstract principles of corporate law. They are Delaware corporations or Nevada corporations or New Hampshire corporations, governed by the specific statutes and precedents of their chosen jurisdiction. This jurisdictional choice is part of what defines what a corporation is and how it will operate.</w:t>
      </w:r>
    </w:p>
    <w:p w14:paraId="46AC8901" w14:textId="77777777" w:rsidR="0033544D" w:rsidRPr="00742779" w:rsidRDefault="00742779" w:rsidP="000E54B1">
      <w:del w:id="1598" w:author="Seth Oranburg" w:date="2026-03-07T09:50:00Z" w16du:dateUtc="2026-03-07T14:50:00Z">
        <w:r w:rsidRPr="00742779">
          <w:rPr>
            <w:rFonts w:ascii="ZWAdobeF" w:hAnsi="ZWAdobeF" w:cs="ZWAdobeF"/>
            <w:sz w:val="2"/>
            <w:szCs w:val="2"/>
          </w:rPr>
          <w:delText>838B</w:delText>
        </w:r>
        <w:r w:rsidR="0033544D" w:rsidRPr="00742779">
          <w:delText>The</w:delText>
        </w:r>
      </w:del>
      <w:ins w:id="1599" w:author="Seth Oranburg" w:date="2026-03-07T09:50:00Z" w16du:dateUtc="2026-03-07T14:50:00Z">
        <w:r w:rsidR="0033544D" w:rsidRPr="00742779">
          <w:t>The</w:t>
        </w:r>
      </w:ins>
      <w:r w:rsidR="0033544D" w:rsidRPr="00742779">
        <w:t xml:space="preserve"> final section of this chapter examines what these features—separate legal personality, perpetual existence, asset partitioning, separation of ownership from control, and jurisdictional choice—mean for understanding the corporation as a legal technology and how that technology compares to alternative business forms.</w:t>
      </w:r>
    </w:p>
    <w:p w14:paraId="6410BD55" w14:textId="77777777" w:rsidR="0033544D" w:rsidRPr="00742779" w:rsidRDefault="0033544D" w:rsidP="000E54B1">
      <w:pPr>
        <w:pStyle w:val="Heading2"/>
        <w:rPr>
          <w:rFonts w:eastAsia="Times New Roman"/>
        </w:rPr>
      </w:pPr>
      <w:r w:rsidRPr="00742779">
        <w:rPr>
          <w:rFonts w:eastAsia="Times New Roman"/>
        </w:rPr>
        <w:t xml:space="preserve">Conclusion: The Corporation as Engineered Entity*The corporation is not a natural phenomenon. It is a deliberately designed legal </w:t>
      </w:r>
      <w:r w:rsidRPr="00742779">
        <w:rPr>
          <w:rFonts w:eastAsia="Times New Roman"/>
        </w:rPr>
        <w:lastRenderedPageBreak/>
        <w:t xml:space="preserve">technology that solves specific coordination problems. Understanding what corporations </w:t>
      </w:r>
      <w:r w:rsidRPr="00742779">
        <w:rPr>
          <w:rStyle w:val="Emphasis"/>
          <w:rFonts w:eastAsia="Times New Roman"/>
        </w:rPr>
        <w:t>are</w:t>
      </w:r>
      <w:r w:rsidRPr="00742779">
        <w:rPr>
          <w:rFonts w:eastAsia="Times New Roman"/>
        </w:rPr>
        <w:t xml:space="preserve"> requires understanding the problems they solve and the tradeoffs they create.</w:t>
      </w:r>
    </w:p>
    <w:p w14:paraId="713C5B24" w14:textId="77777777" w:rsidR="0033544D" w:rsidRPr="00742779" w:rsidRDefault="0033544D" w:rsidP="000E54B1">
      <w:pPr>
        <w:pStyle w:val="Heading3"/>
        <w:rPr>
          <w:rFonts w:eastAsia="Times New Roman"/>
        </w:rPr>
      </w:pPr>
      <w:r w:rsidRPr="00742779">
        <w:rPr>
          <w:rFonts w:eastAsia="Times New Roman"/>
        </w:rPr>
        <w:t>Comparing the Forms: Partnership and Corporation</w:t>
      </w:r>
    </w:p>
    <w:p w14:paraId="3381582F" w14:textId="77777777" w:rsidR="0033544D" w:rsidRPr="00742779" w:rsidRDefault="00742779" w:rsidP="000E54B1">
      <w:del w:id="1600" w:author="Seth Oranburg" w:date="2026-03-07T09:50:00Z" w16du:dateUtc="2026-03-07T14:50:00Z">
        <w:r w:rsidRPr="00742779">
          <w:rPr>
            <w:rFonts w:ascii="ZWAdobeF" w:hAnsi="ZWAdobeF" w:cs="ZWAdobeF"/>
            <w:sz w:val="2"/>
            <w:szCs w:val="2"/>
          </w:rPr>
          <w:delText>839B</w:delText>
        </w:r>
        <w:r w:rsidR="0033544D" w:rsidRPr="00742779">
          <w:delText>Partnership</w:delText>
        </w:r>
      </w:del>
      <w:ins w:id="1601" w:author="Seth Oranburg" w:date="2026-03-07T09:50:00Z" w16du:dateUtc="2026-03-07T14:50:00Z">
        <w:r w:rsidR="0033544D" w:rsidRPr="00742779">
          <w:t>Partnership</w:t>
        </w:r>
      </w:ins>
      <w:r w:rsidR="0033544D" w:rsidRPr="00742779">
        <w:t xml:space="preserve"> and corporation represent fundamentally different approaches to organizing business activity. The differences are not merely technical; they reflect different assumptions about how to balance flexibility, accountability, and scale.</w:t>
      </w:r>
    </w:p>
    <w:p w14:paraId="0420D054" w14:textId="77777777" w:rsidR="0033544D" w:rsidRPr="00742779" w:rsidRDefault="00742779" w:rsidP="000E54B1">
      <w:del w:id="1602" w:author="Seth Oranburg" w:date="2026-03-07T09:50:00Z" w16du:dateUtc="2026-03-07T14:50:00Z">
        <w:r w:rsidRPr="00742779">
          <w:rPr>
            <w:rFonts w:ascii="ZWAdobeF" w:hAnsi="ZWAdobeF" w:cs="ZWAdobeF"/>
            <w:sz w:val="2"/>
            <w:szCs w:val="2"/>
          </w:rPr>
          <w:delText>840B</w:delText>
        </w:r>
        <w:r w:rsidR="0033544D" w:rsidRPr="00742779">
          <w:delText>Partnership</w:delText>
        </w:r>
      </w:del>
      <w:ins w:id="1603" w:author="Seth Oranburg" w:date="2026-03-07T09:50:00Z" w16du:dateUtc="2026-03-07T14:50:00Z">
        <w:r w:rsidR="0033544D" w:rsidRPr="00742779">
          <w:t>Partnership</w:t>
        </w:r>
      </w:ins>
      <w:r w:rsidR="0033544D" w:rsidRPr="00742779">
        <w:t xml:space="preserve"> unifies ownership and control. Partners manage the business they own. This unity creates direct accountability: partners bear unlimited personal liability for partnership debts and can monitor each other</w:t>
      </w:r>
      <w:r w:rsidR="009F60D1" w:rsidRPr="00742779">
        <w:t>’</w:t>
      </w:r>
      <w:r w:rsidR="0033544D" w:rsidRPr="00742779">
        <w:t>s conduct because they work together daily. Partnership law supplies default rules that match this structure. Each partner can bind the partnership. Each participates in management. Profits and losses flow through to partners</w:t>
      </w:r>
      <w:r w:rsidR="009F60D1" w:rsidRPr="00742779">
        <w:t>’</w:t>
      </w:r>
      <w:r w:rsidR="0033544D" w:rsidRPr="00742779">
        <w:t xml:space="preserve"> personal tax returns. The partnership dissolves when partners die or withdraw unless the partnership agreement provides otherwise.</w:t>
      </w:r>
    </w:p>
    <w:p w14:paraId="79E4E467" w14:textId="77777777" w:rsidR="0033544D" w:rsidRPr="00742779" w:rsidRDefault="00742779" w:rsidP="000E54B1">
      <w:del w:id="1604" w:author="Seth Oranburg" w:date="2026-03-07T09:50:00Z" w16du:dateUtc="2026-03-07T14:50:00Z">
        <w:r w:rsidRPr="00742779">
          <w:rPr>
            <w:rFonts w:ascii="ZWAdobeF" w:hAnsi="ZWAdobeF" w:cs="ZWAdobeF"/>
            <w:sz w:val="2"/>
            <w:szCs w:val="2"/>
          </w:rPr>
          <w:delText>841B</w:delText>
        </w:r>
        <w:r w:rsidR="0033544D" w:rsidRPr="00742779">
          <w:delText>This</w:delText>
        </w:r>
      </w:del>
      <w:ins w:id="1605" w:author="Seth Oranburg" w:date="2026-03-07T09:50:00Z" w16du:dateUtc="2026-03-07T14:50:00Z">
        <w:r w:rsidR="0033544D" w:rsidRPr="00742779">
          <w:t>This</w:t>
        </w:r>
      </w:ins>
      <w:r w:rsidR="0033544D" w:rsidRPr="00742779">
        <w:t xml:space="preserve"> structure works well for small ventures where all participants contribute labor and expertise. Law firms, accounting practices, medical groups, and consulting businesses often choose partnership because the form aligns with how professionals actually work together. Partners want direct control over strategy, clients, and quality. They trust each other enough to bear joint liability. They value flexibility over permanence.</w:t>
      </w:r>
    </w:p>
    <w:p w14:paraId="5D1B44F8" w14:textId="77777777" w:rsidR="0033544D" w:rsidRPr="00742779" w:rsidRDefault="00742779" w:rsidP="000E54B1">
      <w:del w:id="1606" w:author="Seth Oranburg" w:date="2026-03-07T09:50:00Z" w16du:dateUtc="2026-03-07T14:50:00Z">
        <w:r w:rsidRPr="00742779">
          <w:rPr>
            <w:rFonts w:ascii="ZWAdobeF" w:hAnsi="ZWAdobeF" w:cs="ZWAdobeF"/>
            <w:sz w:val="2"/>
            <w:szCs w:val="2"/>
          </w:rPr>
          <w:delText>842B</w:delText>
        </w:r>
        <w:r w:rsidR="0033544D" w:rsidRPr="00742779">
          <w:delText>But</w:delText>
        </w:r>
      </w:del>
      <w:ins w:id="1607" w:author="Seth Oranburg" w:date="2026-03-07T09:50:00Z" w16du:dateUtc="2026-03-07T14:50:00Z">
        <w:r w:rsidR="0033544D" w:rsidRPr="00742779">
          <w:t>But</w:t>
        </w:r>
      </w:ins>
      <w:r w:rsidR="0033544D" w:rsidRPr="00742779">
        <w:t xml:space="preserve"> partnership cannot scale beyond a certain point. Passive investors will not accept unlimited liability for debts they cannot control. Partnership interests cannot transfer freely without disrupting management relationships. Capital cannot lock in for long-term projects when partners can withdraw. These structural features prevent partnerships from financing railroads, building factories, or raising money from public markets.</w:t>
      </w:r>
    </w:p>
    <w:p w14:paraId="7A31BA2D" w14:textId="77777777" w:rsidR="0033544D" w:rsidRPr="00742779" w:rsidRDefault="00742779" w:rsidP="000E54B1">
      <w:del w:id="1608" w:author="Seth Oranburg" w:date="2026-03-07T09:50:00Z" w16du:dateUtc="2026-03-07T14:50:00Z">
        <w:r w:rsidRPr="00742779">
          <w:rPr>
            <w:rFonts w:ascii="ZWAdobeF" w:hAnsi="ZWAdobeF" w:cs="ZWAdobeF"/>
            <w:sz w:val="2"/>
            <w:szCs w:val="2"/>
          </w:rPr>
          <w:delText>843B</w:delText>
        </w:r>
        <w:r w:rsidR="0033544D" w:rsidRPr="00742779">
          <w:delText>Corporations</w:delText>
        </w:r>
      </w:del>
      <w:ins w:id="1609" w:author="Seth Oranburg" w:date="2026-03-07T09:50:00Z" w16du:dateUtc="2026-03-07T14:50:00Z">
        <w:r w:rsidR="0033544D" w:rsidRPr="00742779">
          <w:t>Corporations</w:t>
        </w:r>
      </w:ins>
      <w:r w:rsidR="0033544D" w:rsidRPr="00742779">
        <w:t xml:space="preserve"> sacrifice partnership</w:t>
      </w:r>
      <w:r w:rsidR="009F60D1" w:rsidRPr="00742779">
        <w:t>’</w:t>
      </w:r>
      <w:r w:rsidR="0033544D" w:rsidRPr="00742779">
        <w:t>s unity and flexibility to achieve scale and permanence. Shareholders own but do not manage. Directors and officers manage but need not own substantial stakes. This separation enables passive investment: shareholders supply capital without participating in operations. Limited liability encourages diversification: investors can hold small stakes in many corporations without investigating each thoroughly. Perpetual existence enables long-term commitments: corporations outlive their founders and can build institutions designed for generations.</w:t>
      </w:r>
    </w:p>
    <w:p w14:paraId="60C0599D" w14:textId="77777777" w:rsidR="0033544D" w:rsidRPr="00742779" w:rsidRDefault="00742779" w:rsidP="000E54B1">
      <w:del w:id="1610" w:author="Seth Oranburg" w:date="2026-03-07T09:50:00Z" w16du:dateUtc="2026-03-07T14:50:00Z">
        <w:r w:rsidRPr="00742779">
          <w:rPr>
            <w:rFonts w:ascii="ZWAdobeF" w:hAnsi="ZWAdobeF" w:cs="ZWAdobeF"/>
            <w:sz w:val="2"/>
            <w:szCs w:val="2"/>
          </w:rPr>
          <w:lastRenderedPageBreak/>
          <w:delText>844B</w:delText>
        </w:r>
        <w:r w:rsidR="0033544D" w:rsidRPr="00742779">
          <w:delText>Asset</w:delText>
        </w:r>
      </w:del>
      <w:ins w:id="1611" w:author="Seth Oranburg" w:date="2026-03-07T09:50:00Z" w16du:dateUtc="2026-03-07T14:50:00Z">
        <w:r w:rsidR="0033544D" w:rsidRPr="00742779">
          <w:t>Asset</w:t>
        </w:r>
      </w:ins>
      <w:r w:rsidR="0033544D" w:rsidRPr="00742779">
        <w:t xml:space="preserve"> partitioning locks capital into the corporation. Entity shielding prevents shareholders</w:t>
      </w:r>
      <w:r w:rsidR="009F60D1" w:rsidRPr="00742779">
        <w:t>’</w:t>
      </w:r>
      <w:r w:rsidR="0033544D" w:rsidRPr="00742779">
        <w:t xml:space="preserve"> personal creditors from reaching corporate assets, protecting corporate operations from disruptions in shareholders</w:t>
      </w:r>
      <w:r w:rsidR="009F60D1" w:rsidRPr="00742779">
        <w:t>’</w:t>
      </w:r>
      <w:r w:rsidR="0033544D" w:rsidRPr="00742779">
        <w:t xml:space="preserve"> private lives. The defensive shield (limited liability) prevents corporate creditors from reaching shareholders</w:t>
      </w:r>
      <w:r w:rsidR="009F60D1" w:rsidRPr="00742779">
        <w:t>’</w:t>
      </w:r>
      <w:r w:rsidR="0033544D" w:rsidRPr="00742779">
        <w:t xml:space="preserve"> personal assets, encouraging risk-taking and capital formation.</w:t>
      </w:r>
    </w:p>
    <w:p w14:paraId="4E3AD33F" w14:textId="77777777" w:rsidR="0033544D" w:rsidRPr="00742779" w:rsidRDefault="00742779" w:rsidP="000E54B1">
      <w:del w:id="1612" w:author="Seth Oranburg" w:date="2026-03-07T09:50:00Z" w16du:dateUtc="2026-03-07T14:50:00Z">
        <w:r w:rsidRPr="00742779">
          <w:rPr>
            <w:rFonts w:ascii="ZWAdobeF" w:hAnsi="ZWAdobeF" w:cs="ZWAdobeF"/>
            <w:sz w:val="2"/>
            <w:szCs w:val="2"/>
          </w:rPr>
          <w:delText>845B</w:delText>
        </w:r>
        <w:r w:rsidR="0033544D" w:rsidRPr="00742779">
          <w:delText>But</w:delText>
        </w:r>
      </w:del>
      <w:ins w:id="1613" w:author="Seth Oranburg" w:date="2026-03-07T09:50:00Z" w16du:dateUtc="2026-03-07T14:50:00Z">
        <w:r w:rsidR="0033544D" w:rsidRPr="00742779">
          <w:t>But</w:t>
        </w:r>
      </w:ins>
      <w:r w:rsidR="0033544D" w:rsidRPr="00742779">
        <w:t xml:space="preserve"> these features create agency costs. Managers control vast resources they do not own. Shareholders own vast resources they cannot control. This separation creates incentives for managers to pursue their interests at shareholders</w:t>
      </w:r>
      <w:r w:rsidR="009F60D1" w:rsidRPr="00742779">
        <w:t>’</w:t>
      </w:r>
      <w:r w:rsidR="0033544D" w:rsidRPr="00742779">
        <w:t xml:space="preserve"> expense. Corporate law addresses these agency costs through fiduciary duties, shareholder voting, disclosure requirements, and markets for corporate control. But it cannot eliminate them.</w:t>
      </w:r>
    </w:p>
    <w:p w14:paraId="41C6F15A" w14:textId="77777777" w:rsidR="0033544D" w:rsidRPr="00742779" w:rsidRDefault="00742779" w:rsidP="000E54B1">
      <w:del w:id="1614" w:author="Seth Oranburg" w:date="2026-03-07T09:50:00Z" w16du:dateUtc="2026-03-07T14:50:00Z">
        <w:r w:rsidRPr="00742779">
          <w:rPr>
            <w:rFonts w:ascii="ZWAdobeF" w:hAnsi="ZWAdobeF" w:cs="ZWAdobeF"/>
            <w:sz w:val="2"/>
            <w:szCs w:val="2"/>
          </w:rPr>
          <w:delText>846B</w:delText>
        </w:r>
        <w:r w:rsidR="0033544D" w:rsidRPr="00742779">
          <w:delText>The</w:delText>
        </w:r>
      </w:del>
      <w:ins w:id="1615" w:author="Seth Oranburg" w:date="2026-03-07T09:50:00Z" w16du:dateUtc="2026-03-07T14:50:00Z">
        <w:r w:rsidR="0033544D" w:rsidRPr="00742779">
          <w:t>The</w:t>
        </w:r>
      </w:ins>
      <w:r w:rsidR="0033544D" w:rsidRPr="00742779">
        <w:t xml:space="preserve"> corporate form also enables externalities. Limited liability allows shareholders to approve risky projects that may impose costs on creditors and tort victims. Perpetual existence allows corporations to accumulate power that transcends human lifespans. Separate legal personality creates entities with interests that may diverge from any human constituency.</w:t>
      </w:r>
    </w:p>
    <w:p w14:paraId="0825DEE4" w14:textId="77777777" w:rsidR="0033544D" w:rsidRPr="00742779" w:rsidRDefault="0033544D" w:rsidP="000E54B1">
      <w:pPr>
        <w:pStyle w:val="Heading3"/>
        <w:rPr>
          <w:rFonts w:eastAsia="Times New Roman"/>
        </w:rPr>
      </w:pPr>
      <w:r w:rsidRPr="00742779">
        <w:rPr>
          <w:rFonts w:eastAsia="Times New Roman"/>
        </w:rPr>
        <w:t>The Tradeoffs Made Visible</w:t>
      </w:r>
    </w:p>
    <w:p w14:paraId="2FE49876" w14:textId="77777777" w:rsidR="0033544D" w:rsidRPr="00742779" w:rsidRDefault="00742779" w:rsidP="000E54B1">
      <w:del w:id="1616" w:author="Seth Oranburg" w:date="2026-03-07T09:50:00Z" w16du:dateUtc="2026-03-07T14:50:00Z">
        <w:r w:rsidRPr="00742779">
          <w:rPr>
            <w:rFonts w:ascii="ZWAdobeF" w:hAnsi="ZWAdobeF" w:cs="ZWAdobeF"/>
            <w:sz w:val="2"/>
            <w:szCs w:val="2"/>
          </w:rPr>
          <w:delText>847B</w:delText>
        </w:r>
        <w:r w:rsidR="0033544D" w:rsidRPr="00742779">
          <w:delText>The</w:delText>
        </w:r>
      </w:del>
      <w:ins w:id="1617" w:author="Seth Oranburg" w:date="2026-03-07T09:50:00Z" w16du:dateUtc="2026-03-07T14:50:00Z">
        <w:r w:rsidR="0033544D" w:rsidRPr="00742779">
          <w:t>The</w:t>
        </w:r>
      </w:ins>
      <w:r w:rsidR="0033544D" w:rsidRPr="00742779">
        <w:t xml:space="preserve"> choice between partnership and corporation is not a choice between </w:t>
      </w:r>
      <w:r w:rsidR="009F60D1" w:rsidRPr="00742779">
        <w:t>“</w:t>
      </w:r>
      <w:r w:rsidR="0033544D" w:rsidRPr="00742779">
        <w:t>good</w:t>
      </w:r>
      <w:r w:rsidR="009F60D1" w:rsidRPr="00742779">
        <w:t>”</w:t>
      </w:r>
      <w:r w:rsidR="0033544D" w:rsidRPr="00742779">
        <w:t xml:space="preserve"> and </w:t>
      </w:r>
      <w:r w:rsidR="009F60D1" w:rsidRPr="00742779">
        <w:t>“</w:t>
      </w:r>
      <w:r w:rsidR="0033544D" w:rsidRPr="00742779">
        <w:t>bad</w:t>
      </w:r>
      <w:r w:rsidR="009F60D1" w:rsidRPr="00742779">
        <w:t>”</w:t>
      </w:r>
      <w:r w:rsidR="0033544D" w:rsidRPr="00742779">
        <w:t xml:space="preserve"> forms. It is a choice between different packages of tradeoffs.</w:t>
      </w:r>
    </w:p>
    <w:p w14:paraId="6FB9B337" w14:textId="77777777" w:rsidR="0033544D" w:rsidRPr="00742779" w:rsidRDefault="00742779" w:rsidP="000E54B1">
      <w:del w:id="1618" w:author="Seth Oranburg" w:date="2026-03-07T09:50:00Z" w16du:dateUtc="2026-03-07T14:50:00Z">
        <w:r w:rsidRPr="00742779">
          <w:rPr>
            <w:rFonts w:ascii="ZWAdobeF" w:hAnsi="ZWAdobeF" w:cs="ZWAdobeF"/>
            <w:sz w:val="2"/>
            <w:szCs w:val="2"/>
          </w:rPr>
          <w:delText>848B</w:delText>
        </w:r>
        <w:r w:rsidR="0033544D" w:rsidRPr="00742779">
          <w:delText>Partnership</w:delText>
        </w:r>
      </w:del>
      <w:ins w:id="1619" w:author="Seth Oranburg" w:date="2026-03-07T09:50:00Z" w16du:dateUtc="2026-03-07T14:50:00Z">
        <w:r w:rsidR="0033544D" w:rsidRPr="00742779">
          <w:t>Partnership</w:t>
        </w:r>
      </w:ins>
      <w:r w:rsidR="0033544D" w:rsidRPr="00742779">
        <w:t xml:space="preserve"> offers:</w:t>
      </w:r>
    </w:p>
    <w:p w14:paraId="421D48B4" w14:textId="77777777" w:rsidR="0033544D" w:rsidRPr="00742779" w:rsidRDefault="00742779" w:rsidP="000E54B1">
      <w:pPr>
        <w:pStyle w:val="ListParagraph"/>
        <w:numPr>
          <w:ilvl w:val="0"/>
          <w:numId w:val="1"/>
        </w:numPr>
        <w:rPr>
          <w:rFonts w:eastAsia="Times New Roman"/>
        </w:rPr>
      </w:pPr>
      <w:del w:id="1620" w:author="Seth Oranburg" w:date="2026-03-07T09:50:00Z" w16du:dateUtc="2026-03-07T14:50:00Z">
        <w:r w:rsidRPr="00742779">
          <w:rPr>
            <w:rFonts w:ascii="ZWAdobeF" w:eastAsia="Times New Roman" w:hAnsi="ZWAdobeF" w:cs="ZWAdobeF"/>
            <w:sz w:val="2"/>
            <w:szCs w:val="2"/>
          </w:rPr>
          <w:delText>0B</w:delText>
        </w:r>
        <w:r w:rsidR="0033544D" w:rsidRPr="00742779">
          <w:rPr>
            <w:rFonts w:eastAsia="Times New Roman"/>
          </w:rPr>
          <w:delText>Direct</w:delText>
        </w:r>
      </w:del>
      <w:ins w:id="1621" w:author="Seth Oranburg" w:date="2026-03-07T09:50:00Z" w16du:dateUtc="2026-03-07T14:50:00Z">
        <w:r w:rsidR="0033544D" w:rsidRPr="00742779">
          <w:rPr>
            <w:rFonts w:eastAsia="Times New Roman"/>
          </w:rPr>
          <w:t>Direct</w:t>
        </w:r>
      </w:ins>
      <w:r w:rsidR="0033544D" w:rsidRPr="00742779">
        <w:rPr>
          <w:rFonts w:eastAsia="Times New Roman"/>
        </w:rPr>
        <w:t xml:space="preserve"> owner management and control</w:t>
      </w:r>
    </w:p>
    <w:p w14:paraId="787B07AA" w14:textId="77777777" w:rsidR="0033544D" w:rsidRPr="00742779" w:rsidRDefault="00742779" w:rsidP="000E54B1">
      <w:pPr>
        <w:pStyle w:val="ListParagraph"/>
        <w:numPr>
          <w:ilvl w:val="0"/>
          <w:numId w:val="1"/>
        </w:numPr>
        <w:rPr>
          <w:rFonts w:eastAsia="Times New Roman"/>
        </w:rPr>
      </w:pPr>
      <w:del w:id="1622" w:author="Seth Oranburg" w:date="2026-03-07T09:50:00Z" w16du:dateUtc="2026-03-07T14:50:00Z">
        <w:r w:rsidRPr="00742779">
          <w:rPr>
            <w:rFonts w:ascii="ZWAdobeF" w:eastAsia="Times New Roman" w:hAnsi="ZWAdobeF" w:cs="ZWAdobeF"/>
            <w:sz w:val="2"/>
            <w:szCs w:val="2"/>
          </w:rPr>
          <w:delText>1B</w:delText>
        </w:r>
        <w:r w:rsidR="0033544D" w:rsidRPr="00742779">
          <w:rPr>
            <w:rFonts w:eastAsia="Times New Roman"/>
          </w:rPr>
          <w:delText>Unified</w:delText>
        </w:r>
      </w:del>
      <w:ins w:id="1623" w:author="Seth Oranburg" w:date="2026-03-07T09:50:00Z" w16du:dateUtc="2026-03-07T14:50:00Z">
        <w:r w:rsidR="0033544D" w:rsidRPr="00742779">
          <w:rPr>
            <w:rFonts w:eastAsia="Times New Roman"/>
          </w:rPr>
          <w:t>Unified</w:t>
        </w:r>
      </w:ins>
      <w:r w:rsidR="0033544D" w:rsidRPr="00742779">
        <w:rPr>
          <w:rFonts w:eastAsia="Times New Roman"/>
        </w:rPr>
        <w:t xml:space="preserve"> accountability through unlimited liability</w:t>
      </w:r>
    </w:p>
    <w:p w14:paraId="22E202A4" w14:textId="77777777" w:rsidR="0033544D" w:rsidRPr="00742779" w:rsidRDefault="00742779" w:rsidP="000E54B1">
      <w:pPr>
        <w:pStyle w:val="ListParagraph"/>
        <w:numPr>
          <w:ilvl w:val="0"/>
          <w:numId w:val="1"/>
        </w:numPr>
        <w:rPr>
          <w:rFonts w:eastAsia="Times New Roman"/>
        </w:rPr>
      </w:pPr>
      <w:del w:id="1624" w:author="Seth Oranburg" w:date="2026-03-07T09:50:00Z" w16du:dateUtc="2026-03-07T14:50:00Z">
        <w:r w:rsidRPr="00742779">
          <w:rPr>
            <w:rFonts w:ascii="ZWAdobeF" w:eastAsia="Times New Roman" w:hAnsi="ZWAdobeF" w:cs="ZWAdobeF"/>
            <w:sz w:val="2"/>
            <w:szCs w:val="2"/>
          </w:rPr>
          <w:delText>2B</w:delText>
        </w:r>
        <w:r w:rsidR="0033544D" w:rsidRPr="00742779">
          <w:rPr>
            <w:rFonts w:eastAsia="Times New Roman"/>
          </w:rPr>
          <w:delText>Flexibility</w:delText>
        </w:r>
      </w:del>
      <w:ins w:id="1625" w:author="Seth Oranburg" w:date="2026-03-07T09:50:00Z" w16du:dateUtc="2026-03-07T14:50:00Z">
        <w:r w:rsidR="0033544D" w:rsidRPr="00742779">
          <w:rPr>
            <w:rFonts w:eastAsia="Times New Roman"/>
          </w:rPr>
          <w:t>Flexibility</w:t>
        </w:r>
      </w:ins>
      <w:r w:rsidR="0033544D" w:rsidRPr="00742779">
        <w:rPr>
          <w:rFonts w:eastAsia="Times New Roman"/>
        </w:rPr>
        <w:t xml:space="preserve"> to adapt governance as relationships evolve</w:t>
      </w:r>
    </w:p>
    <w:p w14:paraId="538C070C" w14:textId="77777777" w:rsidR="0033544D" w:rsidRPr="00742779" w:rsidRDefault="00742779" w:rsidP="000E54B1">
      <w:pPr>
        <w:pStyle w:val="ListParagraph"/>
        <w:numPr>
          <w:ilvl w:val="0"/>
          <w:numId w:val="1"/>
        </w:numPr>
        <w:rPr>
          <w:rFonts w:eastAsia="Times New Roman"/>
        </w:rPr>
      </w:pPr>
      <w:del w:id="1626" w:author="Seth Oranburg" w:date="2026-03-07T09:50:00Z" w16du:dateUtc="2026-03-07T14:50:00Z">
        <w:r w:rsidRPr="00742779">
          <w:rPr>
            <w:rFonts w:ascii="ZWAdobeF" w:eastAsia="Times New Roman" w:hAnsi="ZWAdobeF" w:cs="ZWAdobeF"/>
            <w:sz w:val="2"/>
            <w:szCs w:val="2"/>
          </w:rPr>
          <w:delText>3B</w:delText>
        </w:r>
        <w:r w:rsidR="0033544D" w:rsidRPr="00742779">
          <w:rPr>
            <w:rFonts w:eastAsia="Times New Roman"/>
          </w:rPr>
          <w:delText>Pass</w:delText>
        </w:r>
      </w:del>
      <w:ins w:id="1627" w:author="Seth Oranburg" w:date="2026-03-07T09:50:00Z" w16du:dateUtc="2026-03-07T14:50:00Z">
        <w:r w:rsidR="0033544D" w:rsidRPr="00742779">
          <w:rPr>
            <w:rFonts w:eastAsia="Times New Roman"/>
          </w:rPr>
          <w:t>Pass</w:t>
        </w:r>
      </w:ins>
      <w:r w:rsidR="0033544D" w:rsidRPr="00742779">
        <w:rPr>
          <w:rFonts w:eastAsia="Times New Roman"/>
        </w:rPr>
        <w:t>-through taxation avoiding entity-level tax</w:t>
      </w:r>
    </w:p>
    <w:p w14:paraId="3DF73D6A" w14:textId="77777777" w:rsidR="0033544D" w:rsidRPr="00742779" w:rsidRDefault="00742779" w:rsidP="000E54B1">
      <w:pPr>
        <w:pStyle w:val="ListParagraph"/>
        <w:numPr>
          <w:ilvl w:val="0"/>
          <w:numId w:val="1"/>
        </w:numPr>
        <w:rPr>
          <w:rFonts w:eastAsia="Times New Roman"/>
        </w:rPr>
      </w:pPr>
      <w:del w:id="1628" w:author="Seth Oranburg" w:date="2026-03-07T09:50:00Z" w16du:dateUtc="2026-03-07T14:50:00Z">
        <w:r w:rsidRPr="00742779">
          <w:rPr>
            <w:rFonts w:ascii="ZWAdobeF" w:eastAsia="Times New Roman" w:hAnsi="ZWAdobeF" w:cs="ZWAdobeF"/>
            <w:sz w:val="2"/>
            <w:szCs w:val="2"/>
          </w:rPr>
          <w:delText>4B</w:delText>
        </w:r>
        <w:r w:rsidR="0033544D" w:rsidRPr="00742779">
          <w:rPr>
            <w:rFonts w:eastAsia="Times New Roman"/>
          </w:rPr>
          <w:delText>Personal</w:delText>
        </w:r>
      </w:del>
      <w:ins w:id="1629" w:author="Seth Oranburg" w:date="2026-03-07T09:50:00Z" w16du:dateUtc="2026-03-07T14:50:00Z">
        <w:r w:rsidR="0033544D" w:rsidRPr="00742779">
          <w:rPr>
            <w:rFonts w:eastAsia="Times New Roman"/>
          </w:rPr>
          <w:t>Personal</w:t>
        </w:r>
      </w:ins>
      <w:r w:rsidR="0033544D" w:rsidRPr="00742779">
        <w:rPr>
          <w:rFonts w:eastAsia="Times New Roman"/>
        </w:rPr>
        <w:t xml:space="preserve"> relationships that reduce monitoring costs</w:t>
      </w:r>
    </w:p>
    <w:p w14:paraId="50FBCE1E" w14:textId="77777777" w:rsidR="0033544D" w:rsidRPr="00742779" w:rsidRDefault="00742779" w:rsidP="000E54B1">
      <w:del w:id="1630" w:author="Seth Oranburg" w:date="2026-03-07T09:50:00Z" w16du:dateUtc="2026-03-07T14:50:00Z">
        <w:r w:rsidRPr="00742779">
          <w:rPr>
            <w:rFonts w:ascii="ZWAdobeF" w:hAnsi="ZWAdobeF" w:cs="ZWAdobeF"/>
            <w:sz w:val="2"/>
            <w:szCs w:val="2"/>
          </w:rPr>
          <w:delText>849B</w:delText>
        </w:r>
        <w:r w:rsidR="0033544D" w:rsidRPr="00742779">
          <w:delText>At</w:delText>
        </w:r>
      </w:del>
      <w:ins w:id="1631" w:author="Seth Oranburg" w:date="2026-03-07T09:50:00Z" w16du:dateUtc="2026-03-07T14:50:00Z">
        <w:r w:rsidR="0033544D" w:rsidRPr="00742779">
          <w:t>At</w:t>
        </w:r>
      </w:ins>
      <w:r w:rsidR="0033544D" w:rsidRPr="00742779">
        <w:t xml:space="preserve"> the cost of:</w:t>
      </w:r>
    </w:p>
    <w:p w14:paraId="671F4118" w14:textId="77777777" w:rsidR="0033544D" w:rsidRPr="00742779" w:rsidRDefault="00742779" w:rsidP="000E54B1">
      <w:pPr>
        <w:pStyle w:val="ListParagraph"/>
        <w:numPr>
          <w:ilvl w:val="0"/>
          <w:numId w:val="2"/>
        </w:numPr>
        <w:rPr>
          <w:rFonts w:eastAsia="Times New Roman"/>
        </w:rPr>
      </w:pPr>
      <w:del w:id="1632" w:author="Seth Oranburg" w:date="2026-03-07T09:50:00Z" w16du:dateUtc="2026-03-07T14:50:00Z">
        <w:r w:rsidRPr="00742779">
          <w:rPr>
            <w:rFonts w:ascii="ZWAdobeF" w:eastAsia="Times New Roman" w:hAnsi="ZWAdobeF" w:cs="ZWAdobeF"/>
            <w:sz w:val="2"/>
            <w:szCs w:val="2"/>
          </w:rPr>
          <w:delText>5B</w:delText>
        </w:r>
        <w:r w:rsidR="0033544D" w:rsidRPr="00742779">
          <w:rPr>
            <w:rFonts w:eastAsia="Times New Roman"/>
          </w:rPr>
          <w:delText>Inability</w:delText>
        </w:r>
      </w:del>
      <w:ins w:id="1633" w:author="Seth Oranburg" w:date="2026-03-07T09:50:00Z" w16du:dateUtc="2026-03-07T14:50:00Z">
        <w:r w:rsidR="0033544D" w:rsidRPr="00742779">
          <w:rPr>
            <w:rFonts w:eastAsia="Times New Roman"/>
          </w:rPr>
          <w:t>Inability</w:t>
        </w:r>
      </w:ins>
      <w:r w:rsidR="0033544D" w:rsidRPr="00742779">
        <w:rPr>
          <w:rFonts w:eastAsia="Times New Roman"/>
        </w:rPr>
        <w:t xml:space="preserve"> to raise capital from passive investors</w:t>
      </w:r>
    </w:p>
    <w:p w14:paraId="35111AA6" w14:textId="77777777" w:rsidR="0033544D" w:rsidRPr="00742779" w:rsidRDefault="00742779" w:rsidP="000E54B1">
      <w:pPr>
        <w:pStyle w:val="ListParagraph"/>
        <w:numPr>
          <w:ilvl w:val="0"/>
          <w:numId w:val="2"/>
        </w:numPr>
        <w:rPr>
          <w:rFonts w:eastAsia="Times New Roman"/>
        </w:rPr>
      </w:pPr>
      <w:del w:id="1634" w:author="Seth Oranburg" w:date="2026-03-07T09:50:00Z" w16du:dateUtc="2026-03-07T14:50:00Z">
        <w:r w:rsidRPr="00742779">
          <w:rPr>
            <w:rFonts w:ascii="ZWAdobeF" w:eastAsia="Times New Roman" w:hAnsi="ZWAdobeF" w:cs="ZWAdobeF"/>
            <w:sz w:val="2"/>
            <w:szCs w:val="2"/>
          </w:rPr>
          <w:delText>6B</w:delText>
        </w:r>
        <w:r w:rsidR="0033544D" w:rsidRPr="00742779">
          <w:rPr>
            <w:rFonts w:eastAsia="Times New Roman"/>
          </w:rPr>
          <w:delText>Unlimited</w:delText>
        </w:r>
      </w:del>
      <w:ins w:id="1635" w:author="Seth Oranburg" w:date="2026-03-07T09:50:00Z" w16du:dateUtc="2026-03-07T14:50:00Z">
        <w:r w:rsidR="0033544D" w:rsidRPr="00742779">
          <w:rPr>
            <w:rFonts w:eastAsia="Times New Roman"/>
          </w:rPr>
          <w:t>Unlimited</w:t>
        </w:r>
      </w:ins>
      <w:r w:rsidR="0033544D" w:rsidRPr="00742779">
        <w:rPr>
          <w:rFonts w:eastAsia="Times New Roman"/>
        </w:rPr>
        <w:t xml:space="preserve"> personal liability discouraging risk-taking</w:t>
      </w:r>
    </w:p>
    <w:p w14:paraId="6C381F7A" w14:textId="77777777" w:rsidR="0033544D" w:rsidRPr="00742779" w:rsidRDefault="00742779" w:rsidP="000E54B1">
      <w:pPr>
        <w:pStyle w:val="ListParagraph"/>
        <w:numPr>
          <w:ilvl w:val="0"/>
          <w:numId w:val="2"/>
        </w:numPr>
        <w:rPr>
          <w:rFonts w:eastAsia="Times New Roman"/>
        </w:rPr>
      </w:pPr>
      <w:del w:id="1636" w:author="Seth Oranburg" w:date="2026-03-07T09:50:00Z" w16du:dateUtc="2026-03-07T14:50:00Z">
        <w:r w:rsidRPr="00742779">
          <w:rPr>
            <w:rFonts w:ascii="ZWAdobeF" w:eastAsia="Times New Roman" w:hAnsi="ZWAdobeF" w:cs="ZWAdobeF"/>
            <w:sz w:val="2"/>
            <w:szCs w:val="2"/>
          </w:rPr>
          <w:delText>7B</w:delText>
        </w:r>
        <w:r w:rsidR="0033544D" w:rsidRPr="00742779">
          <w:rPr>
            <w:rFonts w:eastAsia="Times New Roman"/>
          </w:rPr>
          <w:delText>Illiquidity</w:delText>
        </w:r>
      </w:del>
      <w:ins w:id="1637" w:author="Seth Oranburg" w:date="2026-03-07T09:50:00Z" w16du:dateUtc="2026-03-07T14:50:00Z">
        <w:r w:rsidR="0033544D" w:rsidRPr="00742779">
          <w:rPr>
            <w:rFonts w:eastAsia="Times New Roman"/>
          </w:rPr>
          <w:t>Illiquidity</w:t>
        </w:r>
      </w:ins>
      <w:r w:rsidR="0033544D" w:rsidRPr="00742779">
        <w:rPr>
          <w:rFonts w:eastAsia="Times New Roman"/>
        </w:rPr>
        <w:t xml:space="preserve"> of ownership interests</w:t>
      </w:r>
    </w:p>
    <w:p w14:paraId="401C8EF8" w14:textId="77777777" w:rsidR="0033544D" w:rsidRPr="00742779" w:rsidRDefault="00742779" w:rsidP="000E54B1">
      <w:pPr>
        <w:pStyle w:val="ListParagraph"/>
        <w:numPr>
          <w:ilvl w:val="0"/>
          <w:numId w:val="2"/>
        </w:numPr>
        <w:rPr>
          <w:rFonts w:eastAsia="Times New Roman"/>
        </w:rPr>
      </w:pPr>
      <w:del w:id="1638" w:author="Seth Oranburg" w:date="2026-03-07T09:50:00Z" w16du:dateUtc="2026-03-07T14:50:00Z">
        <w:r w:rsidRPr="00742779">
          <w:rPr>
            <w:rFonts w:ascii="ZWAdobeF" w:eastAsia="Times New Roman" w:hAnsi="ZWAdobeF" w:cs="ZWAdobeF"/>
            <w:sz w:val="2"/>
            <w:szCs w:val="2"/>
          </w:rPr>
          <w:delText>8B</w:delText>
        </w:r>
        <w:r w:rsidR="0033544D" w:rsidRPr="00742779">
          <w:rPr>
            <w:rFonts w:eastAsia="Times New Roman"/>
          </w:rPr>
          <w:delText>Dissolution</w:delText>
        </w:r>
      </w:del>
      <w:ins w:id="1639" w:author="Seth Oranburg" w:date="2026-03-07T09:50:00Z" w16du:dateUtc="2026-03-07T14:50:00Z">
        <w:r w:rsidR="0033544D" w:rsidRPr="00742779">
          <w:rPr>
            <w:rFonts w:eastAsia="Times New Roman"/>
          </w:rPr>
          <w:t>Dissolution</w:t>
        </w:r>
      </w:ins>
      <w:r w:rsidR="0033544D" w:rsidRPr="00742779">
        <w:rPr>
          <w:rFonts w:eastAsia="Times New Roman"/>
        </w:rPr>
        <w:t xml:space="preserve"> when partners die or withdraw</w:t>
      </w:r>
    </w:p>
    <w:p w14:paraId="22A59F7B" w14:textId="77777777" w:rsidR="0033544D" w:rsidRPr="00742779" w:rsidRDefault="00742779" w:rsidP="000E54B1">
      <w:pPr>
        <w:pStyle w:val="ListParagraph"/>
        <w:numPr>
          <w:ilvl w:val="0"/>
          <w:numId w:val="2"/>
        </w:numPr>
        <w:rPr>
          <w:rFonts w:eastAsia="Times New Roman"/>
        </w:rPr>
      </w:pPr>
      <w:del w:id="1640" w:author="Seth Oranburg" w:date="2026-03-07T09:50:00Z" w16du:dateUtc="2026-03-07T14:50:00Z">
        <w:r w:rsidRPr="00742779">
          <w:rPr>
            <w:rFonts w:ascii="ZWAdobeF" w:eastAsia="Times New Roman" w:hAnsi="ZWAdobeF" w:cs="ZWAdobeF"/>
            <w:sz w:val="2"/>
            <w:szCs w:val="2"/>
          </w:rPr>
          <w:delText>9B</w:delText>
        </w:r>
        <w:r w:rsidR="0033544D" w:rsidRPr="00742779">
          <w:rPr>
            <w:rFonts w:eastAsia="Times New Roman"/>
          </w:rPr>
          <w:delText>Difficulty</w:delText>
        </w:r>
      </w:del>
      <w:ins w:id="1641" w:author="Seth Oranburg" w:date="2026-03-07T09:50:00Z" w16du:dateUtc="2026-03-07T14:50:00Z">
        <w:r w:rsidR="0033544D" w:rsidRPr="00742779">
          <w:rPr>
            <w:rFonts w:eastAsia="Times New Roman"/>
          </w:rPr>
          <w:t>Difficulty</w:t>
        </w:r>
      </w:ins>
      <w:r w:rsidR="0033544D" w:rsidRPr="00742779">
        <w:rPr>
          <w:rFonts w:eastAsia="Times New Roman"/>
        </w:rPr>
        <w:t xml:space="preserve"> scaling beyond small groups</w:t>
      </w:r>
    </w:p>
    <w:p w14:paraId="46E3EDED" w14:textId="77777777" w:rsidR="0033544D" w:rsidRPr="00742779" w:rsidRDefault="00742779" w:rsidP="000E54B1">
      <w:del w:id="1642" w:author="Seth Oranburg" w:date="2026-03-07T09:50:00Z" w16du:dateUtc="2026-03-07T14:50:00Z">
        <w:r w:rsidRPr="00742779">
          <w:rPr>
            <w:rFonts w:ascii="ZWAdobeF" w:hAnsi="ZWAdobeF" w:cs="ZWAdobeF"/>
            <w:sz w:val="2"/>
            <w:szCs w:val="2"/>
          </w:rPr>
          <w:delText>850B</w:delText>
        </w:r>
        <w:r w:rsidR="0033544D" w:rsidRPr="00742779">
          <w:delText>Corporations</w:delText>
        </w:r>
      </w:del>
      <w:ins w:id="1643" w:author="Seth Oranburg" w:date="2026-03-07T09:50:00Z" w16du:dateUtc="2026-03-07T14:50:00Z">
        <w:r w:rsidR="0033544D" w:rsidRPr="00742779">
          <w:t>Corporations</w:t>
        </w:r>
      </w:ins>
      <w:r w:rsidR="0033544D" w:rsidRPr="00742779">
        <w:t xml:space="preserve"> offer:</w:t>
      </w:r>
    </w:p>
    <w:p w14:paraId="312B7870" w14:textId="77777777" w:rsidR="0033544D" w:rsidRPr="00742779" w:rsidRDefault="00742779" w:rsidP="000E54B1">
      <w:pPr>
        <w:pStyle w:val="ListParagraph"/>
        <w:numPr>
          <w:ilvl w:val="0"/>
          <w:numId w:val="3"/>
        </w:numPr>
        <w:rPr>
          <w:rFonts w:eastAsia="Times New Roman"/>
        </w:rPr>
      </w:pPr>
      <w:del w:id="1644" w:author="Seth Oranburg" w:date="2026-03-07T09:50:00Z" w16du:dateUtc="2026-03-07T14:50:00Z">
        <w:r w:rsidRPr="00742779">
          <w:rPr>
            <w:rFonts w:ascii="ZWAdobeF" w:eastAsia="Times New Roman" w:hAnsi="ZWAdobeF" w:cs="ZWAdobeF"/>
            <w:sz w:val="2"/>
            <w:szCs w:val="2"/>
          </w:rPr>
          <w:delText>10B</w:delText>
        </w:r>
        <w:r w:rsidR="0033544D" w:rsidRPr="00742779">
          <w:rPr>
            <w:rFonts w:eastAsia="Times New Roman"/>
          </w:rPr>
          <w:delText>Limited</w:delText>
        </w:r>
      </w:del>
      <w:ins w:id="1645" w:author="Seth Oranburg" w:date="2026-03-07T09:50:00Z" w16du:dateUtc="2026-03-07T14:50:00Z">
        <w:r w:rsidR="0033544D" w:rsidRPr="00742779">
          <w:rPr>
            <w:rFonts w:eastAsia="Times New Roman"/>
          </w:rPr>
          <w:t>Limited</w:t>
        </w:r>
      </w:ins>
      <w:r w:rsidR="0033544D" w:rsidRPr="00742779">
        <w:rPr>
          <w:rFonts w:eastAsia="Times New Roman"/>
        </w:rPr>
        <w:t xml:space="preserve"> liability encouraging investment and risk-taking</w:t>
      </w:r>
    </w:p>
    <w:p w14:paraId="6BB82445" w14:textId="77777777" w:rsidR="0033544D" w:rsidRPr="00742779" w:rsidRDefault="00742779" w:rsidP="000E54B1">
      <w:pPr>
        <w:pStyle w:val="ListParagraph"/>
        <w:numPr>
          <w:ilvl w:val="0"/>
          <w:numId w:val="3"/>
        </w:numPr>
        <w:rPr>
          <w:rFonts w:eastAsia="Times New Roman"/>
        </w:rPr>
      </w:pPr>
      <w:del w:id="1646" w:author="Seth Oranburg" w:date="2026-03-07T09:50:00Z" w16du:dateUtc="2026-03-07T14:50:00Z">
        <w:r w:rsidRPr="00742779">
          <w:rPr>
            <w:rFonts w:ascii="ZWAdobeF" w:eastAsia="Times New Roman" w:hAnsi="ZWAdobeF" w:cs="ZWAdobeF"/>
            <w:sz w:val="2"/>
            <w:szCs w:val="2"/>
          </w:rPr>
          <w:delText>11B</w:delText>
        </w:r>
        <w:r w:rsidR="0033544D" w:rsidRPr="00742779">
          <w:rPr>
            <w:rFonts w:eastAsia="Times New Roman"/>
          </w:rPr>
          <w:delText>Perpetual</w:delText>
        </w:r>
      </w:del>
      <w:ins w:id="1647" w:author="Seth Oranburg" w:date="2026-03-07T09:50:00Z" w16du:dateUtc="2026-03-07T14:50:00Z">
        <w:r w:rsidR="0033544D" w:rsidRPr="00742779">
          <w:rPr>
            <w:rFonts w:eastAsia="Times New Roman"/>
          </w:rPr>
          <w:t>Perpetual</w:t>
        </w:r>
      </w:ins>
      <w:r w:rsidR="0033544D" w:rsidRPr="00742779">
        <w:rPr>
          <w:rFonts w:eastAsia="Times New Roman"/>
        </w:rPr>
        <w:t xml:space="preserve"> existence enabling long-term planning</w:t>
      </w:r>
    </w:p>
    <w:p w14:paraId="12546521" w14:textId="77777777" w:rsidR="0033544D" w:rsidRPr="00742779" w:rsidRDefault="00742779" w:rsidP="000E54B1">
      <w:pPr>
        <w:pStyle w:val="ListParagraph"/>
        <w:numPr>
          <w:ilvl w:val="0"/>
          <w:numId w:val="3"/>
        </w:numPr>
        <w:rPr>
          <w:rFonts w:eastAsia="Times New Roman"/>
        </w:rPr>
      </w:pPr>
      <w:del w:id="1648" w:author="Seth Oranburg" w:date="2026-03-07T09:50:00Z" w16du:dateUtc="2026-03-07T14:50:00Z">
        <w:r w:rsidRPr="00742779">
          <w:rPr>
            <w:rFonts w:ascii="ZWAdobeF" w:eastAsia="Times New Roman" w:hAnsi="ZWAdobeF" w:cs="ZWAdobeF"/>
            <w:sz w:val="2"/>
            <w:szCs w:val="2"/>
          </w:rPr>
          <w:delText>12B</w:delText>
        </w:r>
        <w:r w:rsidR="0033544D" w:rsidRPr="00742779">
          <w:rPr>
            <w:rFonts w:eastAsia="Times New Roman"/>
          </w:rPr>
          <w:delText>Transferable</w:delText>
        </w:r>
      </w:del>
      <w:ins w:id="1649" w:author="Seth Oranburg" w:date="2026-03-07T09:50:00Z" w16du:dateUtc="2026-03-07T14:50:00Z">
        <w:r w:rsidR="0033544D" w:rsidRPr="00742779">
          <w:rPr>
            <w:rFonts w:eastAsia="Times New Roman"/>
          </w:rPr>
          <w:t>Transferable</w:t>
        </w:r>
      </w:ins>
      <w:r w:rsidR="0033544D" w:rsidRPr="00742779">
        <w:rPr>
          <w:rFonts w:eastAsia="Times New Roman"/>
        </w:rPr>
        <w:t xml:space="preserve"> shares creating liquid capital markets</w:t>
      </w:r>
    </w:p>
    <w:p w14:paraId="4AB8526B" w14:textId="77777777" w:rsidR="0033544D" w:rsidRPr="00742779" w:rsidRDefault="00742779" w:rsidP="000E54B1">
      <w:pPr>
        <w:pStyle w:val="ListParagraph"/>
        <w:numPr>
          <w:ilvl w:val="0"/>
          <w:numId w:val="3"/>
        </w:numPr>
        <w:rPr>
          <w:rFonts w:eastAsia="Times New Roman"/>
        </w:rPr>
      </w:pPr>
      <w:del w:id="1650" w:author="Seth Oranburg" w:date="2026-03-07T09:50:00Z" w16du:dateUtc="2026-03-07T14:50:00Z">
        <w:r w:rsidRPr="00742779">
          <w:rPr>
            <w:rFonts w:ascii="ZWAdobeF" w:eastAsia="Times New Roman" w:hAnsi="ZWAdobeF" w:cs="ZWAdobeF"/>
            <w:sz w:val="2"/>
            <w:szCs w:val="2"/>
          </w:rPr>
          <w:lastRenderedPageBreak/>
          <w:delText>13B</w:delText>
        </w:r>
        <w:r w:rsidR="0033544D" w:rsidRPr="00742779">
          <w:rPr>
            <w:rFonts w:eastAsia="Times New Roman"/>
          </w:rPr>
          <w:delText>Asset</w:delText>
        </w:r>
      </w:del>
      <w:ins w:id="1651" w:author="Seth Oranburg" w:date="2026-03-07T09:50:00Z" w16du:dateUtc="2026-03-07T14:50:00Z">
        <w:r w:rsidR="0033544D" w:rsidRPr="00742779">
          <w:rPr>
            <w:rFonts w:eastAsia="Times New Roman"/>
          </w:rPr>
          <w:t>Asset</w:t>
        </w:r>
      </w:ins>
      <w:r w:rsidR="0033544D" w:rsidRPr="00742779">
        <w:rPr>
          <w:rFonts w:eastAsia="Times New Roman"/>
        </w:rPr>
        <w:t xml:space="preserve"> partitioning protecting operations from shareholders</w:t>
      </w:r>
      <w:r w:rsidR="009F60D1" w:rsidRPr="00742779">
        <w:rPr>
          <w:rFonts w:eastAsia="Times New Roman"/>
        </w:rPr>
        <w:t>’</w:t>
      </w:r>
      <w:r w:rsidR="0033544D" w:rsidRPr="00742779">
        <w:rPr>
          <w:rFonts w:eastAsia="Times New Roman"/>
        </w:rPr>
        <w:t xml:space="preserve"> personal disruptions</w:t>
      </w:r>
    </w:p>
    <w:p w14:paraId="1C3EABE3" w14:textId="77777777" w:rsidR="0033544D" w:rsidRPr="00742779" w:rsidRDefault="00742779" w:rsidP="000E54B1">
      <w:pPr>
        <w:pStyle w:val="ListParagraph"/>
        <w:numPr>
          <w:ilvl w:val="0"/>
          <w:numId w:val="3"/>
        </w:numPr>
        <w:rPr>
          <w:rFonts w:eastAsia="Times New Roman"/>
        </w:rPr>
      </w:pPr>
      <w:del w:id="1652" w:author="Seth Oranburg" w:date="2026-03-07T09:50:00Z" w16du:dateUtc="2026-03-07T14:50:00Z">
        <w:r w:rsidRPr="00742779">
          <w:rPr>
            <w:rFonts w:ascii="ZWAdobeF" w:eastAsia="Times New Roman" w:hAnsi="ZWAdobeF" w:cs="ZWAdobeF"/>
            <w:sz w:val="2"/>
            <w:szCs w:val="2"/>
          </w:rPr>
          <w:delText>14B</w:delText>
        </w:r>
        <w:r w:rsidR="0033544D" w:rsidRPr="00742779">
          <w:rPr>
            <w:rFonts w:eastAsia="Times New Roman"/>
          </w:rPr>
          <w:delText>Professional</w:delText>
        </w:r>
      </w:del>
      <w:ins w:id="1653" w:author="Seth Oranburg" w:date="2026-03-07T09:50:00Z" w16du:dateUtc="2026-03-07T14:50:00Z">
        <w:r w:rsidR="0033544D" w:rsidRPr="00742779">
          <w:rPr>
            <w:rFonts w:eastAsia="Times New Roman"/>
          </w:rPr>
          <w:t>Professional</w:t>
        </w:r>
      </w:ins>
      <w:r w:rsidR="0033544D" w:rsidRPr="00742779">
        <w:rPr>
          <w:rFonts w:eastAsia="Times New Roman"/>
        </w:rPr>
        <w:t xml:space="preserve"> management by specialized experts</w:t>
      </w:r>
    </w:p>
    <w:p w14:paraId="2B54F537" w14:textId="77777777" w:rsidR="0033544D" w:rsidRPr="00742779" w:rsidRDefault="00742779" w:rsidP="000E54B1">
      <w:del w:id="1654" w:author="Seth Oranburg" w:date="2026-03-07T09:50:00Z" w16du:dateUtc="2026-03-07T14:50:00Z">
        <w:r w:rsidRPr="00742779">
          <w:rPr>
            <w:rFonts w:ascii="ZWAdobeF" w:hAnsi="ZWAdobeF" w:cs="ZWAdobeF"/>
            <w:sz w:val="2"/>
            <w:szCs w:val="2"/>
          </w:rPr>
          <w:delText>851B</w:delText>
        </w:r>
        <w:r w:rsidR="0033544D" w:rsidRPr="00742779">
          <w:delText>At</w:delText>
        </w:r>
      </w:del>
      <w:ins w:id="1655" w:author="Seth Oranburg" w:date="2026-03-07T09:50:00Z" w16du:dateUtc="2026-03-07T14:50:00Z">
        <w:r w:rsidR="0033544D" w:rsidRPr="00742779">
          <w:t>At</w:t>
        </w:r>
      </w:ins>
      <w:r w:rsidR="0033544D" w:rsidRPr="00742779">
        <w:t xml:space="preserve"> the cost of:</w:t>
      </w:r>
    </w:p>
    <w:p w14:paraId="754FF8F9" w14:textId="77777777" w:rsidR="0033544D" w:rsidRPr="00742779" w:rsidRDefault="00742779" w:rsidP="000E54B1">
      <w:pPr>
        <w:pStyle w:val="ListParagraph"/>
        <w:numPr>
          <w:ilvl w:val="0"/>
          <w:numId w:val="4"/>
        </w:numPr>
        <w:rPr>
          <w:rFonts w:eastAsia="Times New Roman"/>
        </w:rPr>
      </w:pPr>
      <w:del w:id="1656" w:author="Seth Oranburg" w:date="2026-03-07T09:50:00Z" w16du:dateUtc="2026-03-07T14:50:00Z">
        <w:r w:rsidRPr="00742779">
          <w:rPr>
            <w:rFonts w:ascii="ZWAdobeF" w:eastAsia="Times New Roman" w:hAnsi="ZWAdobeF" w:cs="ZWAdobeF"/>
            <w:sz w:val="2"/>
            <w:szCs w:val="2"/>
          </w:rPr>
          <w:delText>15B</w:delText>
        </w:r>
        <w:r w:rsidR="0033544D" w:rsidRPr="00742779">
          <w:rPr>
            <w:rFonts w:eastAsia="Times New Roman"/>
          </w:rPr>
          <w:delText>Agency</w:delText>
        </w:r>
      </w:del>
      <w:ins w:id="1657" w:author="Seth Oranburg" w:date="2026-03-07T09:50:00Z" w16du:dateUtc="2026-03-07T14:50:00Z">
        <w:r w:rsidR="0033544D" w:rsidRPr="00742779">
          <w:rPr>
            <w:rFonts w:eastAsia="Times New Roman"/>
          </w:rPr>
          <w:t>Agency</w:t>
        </w:r>
      </w:ins>
      <w:r w:rsidR="0033544D" w:rsidRPr="00742779">
        <w:rPr>
          <w:rFonts w:eastAsia="Times New Roman"/>
        </w:rPr>
        <w:t xml:space="preserve"> costs from separating ownership and control</w:t>
      </w:r>
    </w:p>
    <w:p w14:paraId="180F58ED" w14:textId="77777777" w:rsidR="0033544D" w:rsidRPr="00742779" w:rsidRDefault="00742779" w:rsidP="000E54B1">
      <w:pPr>
        <w:pStyle w:val="ListParagraph"/>
        <w:numPr>
          <w:ilvl w:val="0"/>
          <w:numId w:val="4"/>
        </w:numPr>
        <w:rPr>
          <w:rFonts w:eastAsia="Times New Roman"/>
        </w:rPr>
      </w:pPr>
      <w:del w:id="1658" w:author="Seth Oranburg" w:date="2026-03-07T09:50:00Z" w16du:dateUtc="2026-03-07T14:50:00Z">
        <w:r w:rsidRPr="00742779">
          <w:rPr>
            <w:rFonts w:ascii="ZWAdobeF" w:eastAsia="Times New Roman" w:hAnsi="ZWAdobeF" w:cs="ZWAdobeF"/>
            <w:sz w:val="2"/>
            <w:szCs w:val="2"/>
          </w:rPr>
          <w:delText>16B</w:delText>
        </w:r>
        <w:r w:rsidR="0033544D" w:rsidRPr="00742779">
          <w:rPr>
            <w:rFonts w:eastAsia="Times New Roman"/>
          </w:rPr>
          <w:delText>Complexity</w:delText>
        </w:r>
      </w:del>
      <w:ins w:id="1659" w:author="Seth Oranburg" w:date="2026-03-07T09:50:00Z" w16du:dateUtc="2026-03-07T14:50:00Z">
        <w:r w:rsidR="0033544D" w:rsidRPr="00742779">
          <w:rPr>
            <w:rFonts w:eastAsia="Times New Roman"/>
          </w:rPr>
          <w:t>Complexity</w:t>
        </w:r>
      </w:ins>
      <w:r w:rsidR="0033544D" w:rsidRPr="00742779">
        <w:rPr>
          <w:rFonts w:eastAsia="Times New Roman"/>
        </w:rPr>
        <w:t xml:space="preserve"> and formality in governance</w:t>
      </w:r>
    </w:p>
    <w:p w14:paraId="1FD3484D" w14:textId="77777777" w:rsidR="0033544D" w:rsidRPr="00742779" w:rsidRDefault="00742779" w:rsidP="000E54B1">
      <w:pPr>
        <w:pStyle w:val="ListParagraph"/>
        <w:numPr>
          <w:ilvl w:val="0"/>
          <w:numId w:val="4"/>
        </w:numPr>
        <w:rPr>
          <w:rFonts w:eastAsia="Times New Roman"/>
        </w:rPr>
      </w:pPr>
      <w:del w:id="1660" w:author="Seth Oranburg" w:date="2026-03-07T09:50:00Z" w16du:dateUtc="2026-03-07T14:50:00Z">
        <w:r w:rsidRPr="00742779">
          <w:rPr>
            <w:rFonts w:ascii="ZWAdobeF" w:eastAsia="Times New Roman" w:hAnsi="ZWAdobeF" w:cs="ZWAdobeF"/>
            <w:sz w:val="2"/>
            <w:szCs w:val="2"/>
          </w:rPr>
          <w:delText>17B</w:delText>
        </w:r>
        <w:r w:rsidR="0033544D" w:rsidRPr="00742779">
          <w:rPr>
            <w:rFonts w:eastAsia="Times New Roman"/>
          </w:rPr>
          <w:delText>Double</w:delText>
        </w:r>
      </w:del>
      <w:ins w:id="1661" w:author="Seth Oranburg" w:date="2026-03-07T09:50:00Z" w16du:dateUtc="2026-03-07T14:50:00Z">
        <w:r w:rsidR="0033544D" w:rsidRPr="00742779">
          <w:rPr>
            <w:rFonts w:eastAsia="Times New Roman"/>
          </w:rPr>
          <w:t>Double</w:t>
        </w:r>
      </w:ins>
      <w:r w:rsidR="0033544D" w:rsidRPr="00742779">
        <w:rPr>
          <w:rFonts w:eastAsia="Times New Roman"/>
        </w:rPr>
        <w:t xml:space="preserve"> taxation at entity and shareholder levels</w:t>
      </w:r>
    </w:p>
    <w:p w14:paraId="07898167" w14:textId="77777777" w:rsidR="0033544D" w:rsidRPr="00742779" w:rsidRDefault="00742779" w:rsidP="000E54B1">
      <w:pPr>
        <w:pStyle w:val="ListParagraph"/>
        <w:numPr>
          <w:ilvl w:val="0"/>
          <w:numId w:val="4"/>
        </w:numPr>
        <w:rPr>
          <w:rFonts w:eastAsia="Times New Roman"/>
        </w:rPr>
      </w:pPr>
      <w:del w:id="1662" w:author="Seth Oranburg" w:date="2026-03-07T09:50:00Z" w16du:dateUtc="2026-03-07T14:50:00Z">
        <w:r w:rsidRPr="00742779">
          <w:rPr>
            <w:rFonts w:ascii="ZWAdobeF" w:eastAsia="Times New Roman" w:hAnsi="ZWAdobeF" w:cs="ZWAdobeF"/>
            <w:sz w:val="2"/>
            <w:szCs w:val="2"/>
          </w:rPr>
          <w:delText>18B</w:delText>
        </w:r>
        <w:r w:rsidR="0033544D" w:rsidRPr="00742779">
          <w:rPr>
            <w:rFonts w:eastAsia="Times New Roman"/>
          </w:rPr>
          <w:delText>Mandatory</w:delText>
        </w:r>
      </w:del>
      <w:ins w:id="1663" w:author="Seth Oranburg" w:date="2026-03-07T09:50:00Z" w16du:dateUtc="2026-03-07T14:50:00Z">
        <w:r w:rsidR="0033544D" w:rsidRPr="00742779">
          <w:rPr>
            <w:rFonts w:eastAsia="Times New Roman"/>
          </w:rPr>
          <w:t>Mandatory</w:t>
        </w:r>
      </w:ins>
      <w:r w:rsidR="0033544D" w:rsidRPr="00742779">
        <w:rPr>
          <w:rFonts w:eastAsia="Times New Roman"/>
        </w:rPr>
        <w:t xml:space="preserve"> separation of management from ownership</w:t>
      </w:r>
    </w:p>
    <w:p w14:paraId="4135EE36" w14:textId="77777777" w:rsidR="0033544D" w:rsidRPr="00742779" w:rsidRDefault="00742779" w:rsidP="000E54B1">
      <w:pPr>
        <w:pStyle w:val="ListParagraph"/>
        <w:numPr>
          <w:ilvl w:val="0"/>
          <w:numId w:val="4"/>
        </w:numPr>
        <w:rPr>
          <w:rFonts w:eastAsia="Times New Roman"/>
        </w:rPr>
      </w:pPr>
      <w:del w:id="1664" w:author="Seth Oranburg" w:date="2026-03-07T09:50:00Z" w16du:dateUtc="2026-03-07T14:50:00Z">
        <w:r w:rsidRPr="00742779">
          <w:rPr>
            <w:rFonts w:ascii="ZWAdobeF" w:eastAsia="Times New Roman" w:hAnsi="ZWAdobeF" w:cs="ZWAdobeF"/>
            <w:sz w:val="2"/>
            <w:szCs w:val="2"/>
          </w:rPr>
          <w:delText>19B</w:delText>
        </w:r>
        <w:r w:rsidR="0033544D" w:rsidRPr="00742779">
          <w:rPr>
            <w:rFonts w:eastAsia="Times New Roman"/>
          </w:rPr>
          <w:delText>Externalities</w:delText>
        </w:r>
      </w:del>
      <w:ins w:id="1665" w:author="Seth Oranburg" w:date="2026-03-07T09:50:00Z" w16du:dateUtc="2026-03-07T14:50:00Z">
        <w:r w:rsidR="0033544D" w:rsidRPr="00742779">
          <w:rPr>
            <w:rFonts w:eastAsia="Times New Roman"/>
          </w:rPr>
          <w:t>Externalities</w:t>
        </w:r>
      </w:ins>
      <w:r w:rsidR="0033544D" w:rsidRPr="00742779">
        <w:rPr>
          <w:rFonts w:eastAsia="Times New Roman"/>
        </w:rPr>
        <w:t xml:space="preserve"> from limited liability and separate personality</w:t>
      </w:r>
    </w:p>
    <w:p w14:paraId="4D006462" w14:textId="77777777" w:rsidR="0033544D" w:rsidRPr="00742779" w:rsidRDefault="00742779" w:rsidP="000E54B1">
      <w:del w:id="1666" w:author="Seth Oranburg" w:date="2026-03-07T09:50:00Z" w16du:dateUtc="2026-03-07T14:50:00Z">
        <w:r w:rsidRPr="00742779">
          <w:rPr>
            <w:rFonts w:ascii="ZWAdobeF" w:hAnsi="ZWAdobeF" w:cs="ZWAdobeF"/>
            <w:sz w:val="2"/>
            <w:szCs w:val="2"/>
          </w:rPr>
          <w:delText>852B</w:delText>
        </w:r>
        <w:r w:rsidR="0033544D" w:rsidRPr="00742779">
          <w:delText>Neither</w:delText>
        </w:r>
      </w:del>
      <w:ins w:id="1667" w:author="Seth Oranburg" w:date="2026-03-07T09:50:00Z" w16du:dateUtc="2026-03-07T14:50:00Z">
        <w:r w:rsidR="0033544D" w:rsidRPr="00742779">
          <w:t>Neither</w:t>
        </w:r>
      </w:ins>
      <w:r w:rsidR="0033544D" w:rsidRPr="00742779">
        <w:t xml:space="preserve"> form dominates the other. Each excels at different tasks. Small professional services firms choose partnership. Large manufacturing enterprises choose corporations. The choice reflects the nature of the business, not the sophistication or preferences of the organizers.</w:t>
      </w:r>
    </w:p>
    <w:p w14:paraId="2317EA7B" w14:textId="77777777" w:rsidR="0033544D" w:rsidRPr="00742779" w:rsidRDefault="0033544D" w:rsidP="000E54B1">
      <w:pPr>
        <w:pStyle w:val="Heading3"/>
        <w:rPr>
          <w:rFonts w:eastAsia="Times New Roman"/>
        </w:rPr>
      </w:pPr>
      <w:r w:rsidRPr="00742779">
        <w:rPr>
          <w:rFonts w:eastAsia="Times New Roman"/>
        </w:rPr>
        <w:t>What Corporations Are</w:t>
      </w:r>
    </w:p>
    <w:p w14:paraId="678B3338" w14:textId="77777777" w:rsidR="0033544D" w:rsidRPr="00742779" w:rsidRDefault="00742779" w:rsidP="000E54B1">
      <w:del w:id="1668" w:author="Seth Oranburg" w:date="2026-03-07T09:50:00Z" w16du:dateUtc="2026-03-07T14:50:00Z">
        <w:r w:rsidRPr="00742779">
          <w:rPr>
            <w:rFonts w:ascii="ZWAdobeF" w:hAnsi="ZWAdobeF" w:cs="ZWAdobeF"/>
            <w:sz w:val="2"/>
            <w:szCs w:val="2"/>
          </w:rPr>
          <w:delText>853B</w:delText>
        </w:r>
        <w:r w:rsidR="0033544D" w:rsidRPr="00742779">
          <w:delText>Synthesizing</w:delText>
        </w:r>
      </w:del>
      <w:ins w:id="1669" w:author="Seth Oranburg" w:date="2026-03-07T09:50:00Z" w16du:dateUtc="2026-03-07T14:50:00Z">
        <w:r w:rsidR="0033544D" w:rsidRPr="00742779">
          <w:t>Synthesizing</w:t>
        </w:r>
      </w:ins>
      <w:r w:rsidR="0033544D" w:rsidRPr="00742779">
        <w:t xml:space="preserve"> the analysis, corporations are:</w:t>
      </w:r>
    </w:p>
    <w:p w14:paraId="6238D092" w14:textId="77777777" w:rsidR="0033544D" w:rsidRPr="00742779" w:rsidRDefault="00742779" w:rsidP="000E54B1">
      <w:del w:id="1670" w:author="Seth Oranburg" w:date="2026-03-07T09:50:00Z" w16du:dateUtc="2026-03-07T14:50:00Z">
        <w:r w:rsidRPr="00742779">
          <w:rPr>
            <w:rFonts w:ascii="ZWAdobeF" w:hAnsi="ZWAdobeF" w:cs="ZWAdobeF"/>
            <w:sz w:val="2"/>
            <w:szCs w:val="2"/>
          </w:rPr>
          <w:delText>854B</w:delText>
        </w:r>
        <w:r w:rsidR="0033544D" w:rsidRPr="00742779">
          <w:delText>Separate</w:delText>
        </w:r>
      </w:del>
      <w:ins w:id="1671" w:author="Seth Oranburg" w:date="2026-03-07T09:50:00Z" w16du:dateUtc="2026-03-07T14:50:00Z">
        <w:r w:rsidR="0033544D" w:rsidRPr="00742779">
          <w:t>Separate</w:t>
        </w:r>
      </w:ins>
      <w:r w:rsidR="0033544D" w:rsidRPr="00742779">
        <w:t xml:space="preserve"> legal persons with existence independent of their members. They own property, enter contracts, sue and be sued in their own names. This separate personality persists through changes in ownership and management.</w:t>
      </w:r>
    </w:p>
    <w:p w14:paraId="38A65A17" w14:textId="77777777" w:rsidR="0033544D" w:rsidRPr="00742779" w:rsidRDefault="00742779" w:rsidP="000E54B1">
      <w:del w:id="1672" w:author="Seth Oranburg" w:date="2026-03-07T09:50:00Z" w16du:dateUtc="2026-03-07T14:50:00Z">
        <w:r w:rsidRPr="00742779">
          <w:rPr>
            <w:rFonts w:ascii="ZWAdobeF" w:hAnsi="ZWAdobeF" w:cs="ZWAdobeF"/>
            <w:sz w:val="2"/>
            <w:szCs w:val="2"/>
          </w:rPr>
          <w:delText>855B</w:delText>
        </w:r>
        <w:r w:rsidR="0033544D" w:rsidRPr="00742779">
          <w:delText>Perpetual</w:delText>
        </w:r>
      </w:del>
      <w:ins w:id="1673" w:author="Seth Oranburg" w:date="2026-03-07T09:50:00Z" w16du:dateUtc="2026-03-07T14:50:00Z">
        <w:r w:rsidR="0033544D" w:rsidRPr="00742779">
          <w:t>Perpetual</w:t>
        </w:r>
      </w:ins>
      <w:r w:rsidR="0033544D" w:rsidRPr="00742779">
        <w:t xml:space="preserve"> entities that do not die when shareholders die or sell shares. This permanence enables long-term commitments and multi-generational institution building.</w:t>
      </w:r>
    </w:p>
    <w:p w14:paraId="60DAF128" w14:textId="77777777" w:rsidR="0033544D" w:rsidRPr="00742779" w:rsidRDefault="00742779" w:rsidP="000E54B1">
      <w:del w:id="1674" w:author="Seth Oranburg" w:date="2026-03-07T09:50:00Z" w16du:dateUtc="2026-03-07T14:50:00Z">
        <w:r w:rsidRPr="00742779">
          <w:rPr>
            <w:rFonts w:ascii="ZWAdobeF" w:hAnsi="ZWAdobeF" w:cs="ZWAdobeF"/>
            <w:sz w:val="2"/>
            <w:szCs w:val="2"/>
          </w:rPr>
          <w:delText>856B</w:delText>
        </w:r>
        <w:r w:rsidR="0033544D" w:rsidRPr="00742779">
          <w:delText>Asset</w:delText>
        </w:r>
      </w:del>
      <w:ins w:id="1675" w:author="Seth Oranburg" w:date="2026-03-07T09:50:00Z" w16du:dateUtc="2026-03-07T14:50:00Z">
        <w:r w:rsidR="0033544D" w:rsidRPr="00742779">
          <w:t>Asset</w:t>
        </w:r>
      </w:ins>
      <w:r w:rsidR="0033544D" w:rsidRPr="00742779">
        <w:t xml:space="preserve"> pools separated from shareholders</w:t>
      </w:r>
      <w:r w:rsidR="009F60D1" w:rsidRPr="00742779">
        <w:t>’</w:t>
      </w:r>
      <w:r w:rsidR="0033544D" w:rsidRPr="00742779">
        <w:t xml:space="preserve"> personal assets by two-way partitioning. Corporate assets belong to the corporation and remain insulated from shareholders</w:t>
      </w:r>
      <w:r w:rsidR="009F60D1" w:rsidRPr="00742779">
        <w:t>’</w:t>
      </w:r>
      <w:r w:rsidR="0033544D" w:rsidRPr="00742779">
        <w:t xml:space="preserve"> personal creditors. Shareholders</w:t>
      </w:r>
      <w:r w:rsidR="009F60D1" w:rsidRPr="00742779">
        <w:t>’</w:t>
      </w:r>
      <w:r w:rsidR="0033544D" w:rsidRPr="00742779">
        <w:t xml:space="preserve"> personal assets remain insulated from corporate creditors beyond their investment in shares.</w:t>
      </w:r>
    </w:p>
    <w:p w14:paraId="4A626C57" w14:textId="77777777" w:rsidR="0033544D" w:rsidRPr="00742779" w:rsidRDefault="00742779" w:rsidP="000E54B1">
      <w:del w:id="1676" w:author="Seth Oranburg" w:date="2026-03-07T09:50:00Z" w16du:dateUtc="2026-03-07T14:50:00Z">
        <w:r w:rsidRPr="00742779">
          <w:rPr>
            <w:rFonts w:ascii="ZWAdobeF" w:hAnsi="ZWAdobeF" w:cs="ZWAdobeF"/>
            <w:sz w:val="2"/>
            <w:szCs w:val="2"/>
          </w:rPr>
          <w:delText>857B</w:delText>
        </w:r>
        <w:r w:rsidR="0033544D" w:rsidRPr="00742779">
          <w:delText>Managed</w:delText>
        </w:r>
      </w:del>
      <w:ins w:id="1677" w:author="Seth Oranburg" w:date="2026-03-07T09:50:00Z" w16du:dateUtc="2026-03-07T14:50:00Z">
        <w:r w:rsidR="0033544D" w:rsidRPr="00742779">
          <w:t>Managed</w:t>
        </w:r>
      </w:ins>
      <w:r w:rsidR="0033544D" w:rsidRPr="00742779">
        <w:t xml:space="preserve"> hierarchies where shareholders elect directors, directors appoint officers, and officers run daily operations. This delegation enables specialization but creates agency costs.</w:t>
      </w:r>
    </w:p>
    <w:p w14:paraId="3CE31328" w14:textId="77777777" w:rsidR="0033544D" w:rsidRPr="00742779" w:rsidRDefault="00742779" w:rsidP="000E54B1">
      <w:del w:id="1678" w:author="Seth Oranburg" w:date="2026-03-07T09:50:00Z" w16du:dateUtc="2026-03-07T14:50:00Z">
        <w:r w:rsidRPr="00742779">
          <w:rPr>
            <w:rFonts w:ascii="ZWAdobeF" w:hAnsi="ZWAdobeF" w:cs="ZWAdobeF"/>
            <w:sz w:val="2"/>
            <w:szCs w:val="2"/>
          </w:rPr>
          <w:delText>858B</w:delText>
        </w:r>
        <w:r w:rsidR="0033544D" w:rsidRPr="00742779">
          <w:delText>Creatures</w:delText>
        </w:r>
      </w:del>
      <w:ins w:id="1679" w:author="Seth Oranburg" w:date="2026-03-07T09:50:00Z" w16du:dateUtc="2026-03-07T14:50:00Z">
        <w:r w:rsidR="0033544D" w:rsidRPr="00742779">
          <w:t>Creatures</w:t>
        </w:r>
      </w:ins>
      <w:r w:rsidR="0033544D" w:rsidRPr="00742779">
        <w:t xml:space="preserve"> of state law governed by the corporate statute of their chosen jurisdiction. Delaware corporations differ from Nevada corporations, which differ from New York corporations. The internal affairs doctrine ensures that one state</w:t>
      </w:r>
      <w:r w:rsidR="009F60D1" w:rsidRPr="00742779">
        <w:t>’</w:t>
      </w:r>
      <w:r w:rsidR="0033544D" w:rsidRPr="00742779">
        <w:t>s law controls, but regulatory competition means that choice matters.</w:t>
      </w:r>
    </w:p>
    <w:p w14:paraId="6E62BF4B" w14:textId="77777777" w:rsidR="0033544D" w:rsidRPr="00742779" w:rsidRDefault="00742779" w:rsidP="000E54B1">
      <w:del w:id="1680" w:author="Seth Oranburg" w:date="2026-03-07T09:50:00Z" w16du:dateUtc="2026-03-07T14:50:00Z">
        <w:r w:rsidRPr="00742779">
          <w:rPr>
            <w:rFonts w:ascii="ZWAdobeF" w:hAnsi="ZWAdobeF" w:cs="ZWAdobeF"/>
            <w:sz w:val="2"/>
            <w:szCs w:val="2"/>
          </w:rPr>
          <w:delText>859B</w:delText>
        </w:r>
        <w:r w:rsidR="0033544D" w:rsidRPr="00742779">
          <w:delText>Social</w:delText>
        </w:r>
      </w:del>
      <w:ins w:id="1681" w:author="Seth Oranburg" w:date="2026-03-07T09:50:00Z" w16du:dateUtc="2026-03-07T14:50:00Z">
        <w:r w:rsidR="0033544D" w:rsidRPr="00742779">
          <w:t>Social</w:t>
        </w:r>
      </w:ins>
      <w:r w:rsidR="0033544D" w:rsidRPr="00742779">
        <w:t xml:space="preserve"> technologies designed to solve coordination problems that markets and contracts cannot address efficiently. Like all technologies, </w:t>
      </w:r>
      <w:r w:rsidR="0033544D" w:rsidRPr="00742779">
        <w:lastRenderedPageBreak/>
        <w:t>corporations excel at some tasks and fail at others. Their value depends on matching the tool to the job.</w:t>
      </w:r>
    </w:p>
    <w:p w14:paraId="5D519150" w14:textId="77777777" w:rsidR="0033544D" w:rsidRPr="00742779" w:rsidRDefault="0033544D" w:rsidP="000E54B1">
      <w:pPr>
        <w:pStyle w:val="Heading3"/>
        <w:rPr>
          <w:rFonts w:eastAsia="Times New Roman"/>
        </w:rPr>
      </w:pPr>
      <w:r w:rsidRPr="00742779">
        <w:rPr>
          <w:rFonts w:eastAsia="Times New Roman"/>
        </w:rPr>
        <w:t>The Gap That Remains</w:t>
      </w:r>
    </w:p>
    <w:p w14:paraId="1D4087A6" w14:textId="77777777" w:rsidR="0033544D" w:rsidRPr="00742779" w:rsidRDefault="00742779" w:rsidP="000E54B1">
      <w:del w:id="1682" w:author="Seth Oranburg" w:date="2026-03-07T09:50:00Z" w16du:dateUtc="2026-03-07T14:50:00Z">
        <w:r w:rsidRPr="00742779">
          <w:rPr>
            <w:rFonts w:ascii="ZWAdobeF" w:hAnsi="ZWAdobeF" w:cs="ZWAdobeF"/>
            <w:sz w:val="2"/>
            <w:szCs w:val="2"/>
          </w:rPr>
          <w:delText>860B</w:delText>
        </w:r>
        <w:r w:rsidR="0033544D" w:rsidRPr="00742779">
          <w:delText>For</w:delText>
        </w:r>
      </w:del>
      <w:ins w:id="1683" w:author="Seth Oranburg" w:date="2026-03-07T09:50:00Z" w16du:dateUtc="2026-03-07T14:50:00Z">
        <w:r w:rsidR="0033544D" w:rsidRPr="00742779">
          <w:t>For</w:t>
        </w:r>
      </w:ins>
      <w:r w:rsidR="0033544D" w:rsidRPr="00742779">
        <w:t xml:space="preserve"> much of the 20th century, businesses faced a binary choice: partnership or corporation. Each form came with a fixed package of features. Entrepreneurs who wanted limited liability had to accept perpetual existence, centralized management, and double taxation. Entrepreneurs who wanted flexible management had to accept unlimited liability and dissolution on withdrawal.</w:t>
      </w:r>
    </w:p>
    <w:p w14:paraId="4FA0C01F" w14:textId="77777777" w:rsidR="0033544D" w:rsidRPr="00742779" w:rsidRDefault="00742779" w:rsidP="000E54B1">
      <w:del w:id="1684" w:author="Seth Oranburg" w:date="2026-03-07T09:50:00Z" w16du:dateUtc="2026-03-07T14:50:00Z">
        <w:r w:rsidRPr="00742779">
          <w:rPr>
            <w:rFonts w:ascii="ZWAdobeF" w:hAnsi="ZWAdobeF" w:cs="ZWAdobeF"/>
            <w:sz w:val="2"/>
            <w:szCs w:val="2"/>
          </w:rPr>
          <w:delText>861B</w:delText>
        </w:r>
        <w:r w:rsidR="0033544D" w:rsidRPr="00742779">
          <w:delText>This</w:delText>
        </w:r>
      </w:del>
      <w:ins w:id="1685" w:author="Seth Oranburg" w:date="2026-03-07T09:50:00Z" w16du:dateUtc="2026-03-07T14:50:00Z">
        <w:r w:rsidR="0033544D" w:rsidRPr="00742779">
          <w:t>This</w:t>
        </w:r>
      </w:ins>
      <w:r w:rsidR="0033544D" w:rsidRPr="00742779">
        <w:t xml:space="preserve"> binary choice created pressure for a hybrid form. Small businesses wanted limited liability without corporate formality. They wanted pass-through taxation without partnership dissolution risk. They wanted flexible management without mandatory separation of ownership and control.</w:t>
      </w:r>
    </w:p>
    <w:p w14:paraId="64F756C7" w14:textId="77777777" w:rsidR="0033544D" w:rsidRPr="00742779" w:rsidRDefault="00742779" w:rsidP="000E54B1">
      <w:del w:id="1686" w:author="Seth Oranburg" w:date="2026-03-07T09:50:00Z" w16du:dateUtc="2026-03-07T14:50:00Z">
        <w:r w:rsidRPr="00742779">
          <w:rPr>
            <w:rFonts w:ascii="ZWAdobeF" w:hAnsi="ZWAdobeF" w:cs="ZWAdobeF"/>
            <w:sz w:val="2"/>
            <w:szCs w:val="2"/>
          </w:rPr>
          <w:delText>862B</w:delText>
        </w:r>
        <w:r w:rsidR="0033544D" w:rsidRPr="00742779">
          <w:delText>The</w:delText>
        </w:r>
      </w:del>
      <w:ins w:id="1687" w:author="Seth Oranburg" w:date="2026-03-07T09:50:00Z" w16du:dateUtc="2026-03-07T14:50:00Z">
        <w:r w:rsidR="0033544D" w:rsidRPr="00742779">
          <w:t>The</w:t>
        </w:r>
      </w:ins>
      <w:r w:rsidR="0033544D" w:rsidRPr="00742779">
        <w:t xml:space="preserve"> limited liability company emerged to fill this gap. Chapter 5 examines how LLCs combine features from both partnership and corporate law, creating unprecedented flexibility while raising new questions about what business organizations fundamentally are.</w:t>
      </w:r>
    </w:p>
    <w:p w14:paraId="7FC8F13F" w14:textId="77777777" w:rsidR="0033544D" w:rsidRPr="00742779" w:rsidRDefault="00742779" w:rsidP="000E54B1">
      <w:del w:id="1688" w:author="Seth Oranburg" w:date="2026-03-07T09:50:00Z" w16du:dateUtc="2026-03-07T14:50:00Z">
        <w:r w:rsidRPr="00742779">
          <w:rPr>
            <w:rFonts w:ascii="ZWAdobeF" w:hAnsi="ZWAdobeF" w:cs="ZWAdobeF"/>
            <w:sz w:val="2"/>
            <w:szCs w:val="2"/>
          </w:rPr>
          <w:delText>863B</w:delText>
        </w:r>
        <w:r w:rsidR="0033544D" w:rsidRPr="00742779">
          <w:delText>But</w:delText>
        </w:r>
      </w:del>
      <w:ins w:id="1689" w:author="Seth Oranburg" w:date="2026-03-07T09:50:00Z" w16du:dateUtc="2026-03-07T14:50:00Z">
        <w:r w:rsidR="0033544D" w:rsidRPr="00742779">
          <w:t>But</w:t>
        </w:r>
      </w:ins>
      <w:r w:rsidR="0033544D" w:rsidRPr="00742779">
        <w:t xml:space="preserve"> LLCs did not replace corporations. Public companies remain corporations. Venture-backed startups incorporate in Delaware. The corporate form continues to dominate large-scale enterprise because its features—particularly asset partitioning, perpetual existence, and liquid markets for shares—remain essential for raising substantial capital from dispersed investors.</w:t>
      </w:r>
    </w:p>
    <w:p w14:paraId="5ADBFFBC" w14:textId="77777777" w:rsidR="0033544D" w:rsidRPr="00742779" w:rsidRDefault="00742779" w:rsidP="000E54B1">
      <w:del w:id="1690" w:author="Seth Oranburg" w:date="2026-03-07T09:50:00Z" w16du:dateUtc="2026-03-07T14:50:00Z">
        <w:r w:rsidRPr="00742779">
          <w:rPr>
            <w:rFonts w:ascii="ZWAdobeF" w:hAnsi="ZWAdobeF" w:cs="ZWAdobeF"/>
            <w:sz w:val="2"/>
            <w:szCs w:val="2"/>
          </w:rPr>
          <w:delText>864B</w:delText>
        </w:r>
        <w:r w:rsidR="0033544D" w:rsidRPr="00742779">
          <w:delText>Understanding</w:delText>
        </w:r>
      </w:del>
      <w:ins w:id="1691" w:author="Seth Oranburg" w:date="2026-03-07T09:50:00Z" w16du:dateUtc="2026-03-07T14:50:00Z">
        <w:r w:rsidR="0033544D" w:rsidRPr="00742779">
          <w:t>Understanding</w:t>
        </w:r>
      </w:ins>
      <w:r w:rsidR="0033544D" w:rsidRPr="00742779">
        <w:t xml:space="preserve"> corporations means understanding both their triumph and their limitations. They are the most successful legal technology ever created for organizing large-scale economic activity. Every advanced economy relies on corporations to build infrastructure, develop technology, and employ millions of workers. But corporations are not natural entities with inherent moral status. They are tools that humans designed to achieve specific ends. Those ends—profit maximization, shareholder primacy, limited liability for investors—reflect choices about values, not discoveries about nature.</w:t>
      </w:r>
    </w:p>
    <w:p w14:paraId="44EEC742" w14:textId="77777777" w:rsidR="0033544D" w:rsidRPr="00742779" w:rsidRDefault="00742779" w:rsidP="000E54B1">
      <w:del w:id="1692" w:author="Seth Oranburg" w:date="2026-03-07T09:50:00Z" w16du:dateUtc="2026-03-07T14:50:00Z">
        <w:r w:rsidRPr="00742779">
          <w:rPr>
            <w:rFonts w:ascii="ZWAdobeF" w:hAnsi="ZWAdobeF" w:cs="ZWAdobeF"/>
            <w:sz w:val="2"/>
            <w:szCs w:val="2"/>
          </w:rPr>
          <w:delText>865B</w:delText>
        </w:r>
        <w:r w:rsidR="0033544D" w:rsidRPr="00742779">
          <w:delText>When</w:delText>
        </w:r>
      </w:del>
      <w:ins w:id="1693" w:author="Seth Oranburg" w:date="2026-03-07T09:50:00Z" w16du:dateUtc="2026-03-07T14:50:00Z">
        <w:r w:rsidR="0033544D" w:rsidRPr="00742779">
          <w:t>When</w:t>
        </w:r>
      </w:ins>
      <w:r w:rsidR="0033544D" w:rsidRPr="00742779">
        <w:t xml:space="preserve"> Zeeva and Sammy face the Henderson Development opportunity in 2025, they will confront these choices directly. Their partnership served them well for small residential projects. But the Henderson contract requires capital they cannot supply personally, creates risks they cannot bear individually, and demands institutional continuity beyond their personal relationship. The corporate form offers solutions to all these problems. But it will transform the business they built together. They will no longer control it </w:t>
      </w:r>
      <w:r w:rsidR="0033544D" w:rsidRPr="00742779">
        <w:lastRenderedPageBreak/>
        <w:t>directly. They will answer to shareholders and directors. They will operate within Delaware corporate law</w:t>
      </w:r>
      <w:r w:rsidR="009F60D1" w:rsidRPr="00742779">
        <w:t>’</w:t>
      </w:r>
      <w:r w:rsidR="0033544D" w:rsidRPr="00742779">
        <w:t>s constraints on director discretion and fiduciary duties.</w:t>
      </w:r>
    </w:p>
    <w:p w14:paraId="175F0167" w14:textId="77777777" w:rsidR="0033544D" w:rsidRPr="00742779" w:rsidRDefault="00742779" w:rsidP="000E54B1">
      <w:del w:id="1694" w:author="Seth Oranburg" w:date="2026-03-07T09:50:00Z" w16du:dateUtc="2026-03-07T14:50:00Z">
        <w:r w:rsidRPr="00742779">
          <w:rPr>
            <w:rFonts w:ascii="ZWAdobeF" w:hAnsi="ZWAdobeF" w:cs="ZWAdobeF"/>
            <w:sz w:val="2"/>
            <w:szCs w:val="2"/>
          </w:rPr>
          <w:delText>866B</w:delText>
        </w:r>
        <w:r w:rsidR="0033544D" w:rsidRPr="00742779">
          <w:delText>The</w:delText>
        </w:r>
      </w:del>
      <w:ins w:id="1695" w:author="Seth Oranburg" w:date="2026-03-07T09:50:00Z" w16du:dateUtc="2026-03-07T14:50:00Z">
        <w:r w:rsidR="0033544D" w:rsidRPr="00742779">
          <w:t>The</w:t>
        </w:r>
      </w:ins>
      <w:r w:rsidR="0033544D" w:rsidRPr="00742779">
        <w:t xml:space="preserve"> decision to incorporate is not merely a technical choice about liability or taxation. It is a decision about what kind of entity Poplar Construction will become: a person in law but not in fact, an institution that will outlive its founders, a separate legal person with interests potentially distinct from any human participant</w:t>
      </w:r>
      <w:r w:rsidR="009F60D1" w:rsidRPr="00742779">
        <w:t>’</w:t>
      </w:r>
      <w:r w:rsidR="0033544D" w:rsidRPr="00742779">
        <w:t>s interests.</w:t>
      </w:r>
    </w:p>
    <w:p w14:paraId="32C57867" w14:textId="77777777" w:rsidR="0033544D" w:rsidRPr="00742779" w:rsidRDefault="00742779" w:rsidP="000E54B1">
      <w:del w:id="1696" w:author="Seth Oranburg" w:date="2026-03-07T09:50:00Z" w16du:dateUtc="2026-03-07T14:50:00Z">
        <w:r w:rsidRPr="00742779">
          <w:rPr>
            <w:rFonts w:ascii="ZWAdobeF" w:hAnsi="ZWAdobeF" w:cs="ZWAdobeF"/>
            <w:sz w:val="2"/>
            <w:szCs w:val="2"/>
          </w:rPr>
          <w:delText>867B</w:delText>
        </w:r>
        <w:r w:rsidR="0033544D" w:rsidRPr="00742779">
          <w:delText>Understanding</w:delText>
        </w:r>
      </w:del>
      <w:ins w:id="1697" w:author="Seth Oranburg" w:date="2026-03-07T09:50:00Z" w16du:dateUtc="2026-03-07T14:50:00Z">
        <w:r w:rsidR="0033544D" w:rsidRPr="00742779">
          <w:t>Understanding</w:t>
        </w:r>
      </w:ins>
      <w:r w:rsidR="0033544D" w:rsidRPr="00742779">
        <w:t xml:space="preserve"> this transformation—from partnership to corporation, from human association to legal person—is essential to understanding business law. The next chapter examines whether there is a third option: the limited liability company that promises to combine the best of both worlds.</w:t>
      </w:r>
    </w:p>
    <w:p w14:paraId="5CA8D2CB" w14:textId="77777777" w:rsidR="0033544D" w:rsidRPr="00742779" w:rsidRDefault="0033544D" w:rsidP="000E54B1">
      <w:pPr>
        <w:pStyle w:val="Heading1"/>
        <w:rPr>
          <w:rFonts w:eastAsia="Times New Roman"/>
        </w:rPr>
      </w:pPr>
      <w:bookmarkStart w:id="1698" w:name="_Toc220771157"/>
      <w:r w:rsidRPr="00742779">
        <w:rPr>
          <w:rFonts w:eastAsia="Times New Roman"/>
        </w:rPr>
        <w:lastRenderedPageBreak/>
        <w:t>Chapter 5: Limited Liability Companies</w:t>
      </w:r>
      <w:bookmarkEnd w:id="1698"/>
    </w:p>
    <w:p w14:paraId="53ABAB9B" w14:textId="77777777" w:rsidR="00753506" w:rsidRDefault="00742779">
      <w:pPr>
        <w:pStyle w:val="Heading4"/>
        <w:rPr>
          <w:ins w:id="1699" w:author="Seth Oranburg" w:date="2026-03-07T09:50:00Z" w16du:dateUtc="2026-03-07T14:50:00Z"/>
        </w:rPr>
      </w:pPr>
      <w:del w:id="1700" w:author="Seth Oranburg" w:date="2026-03-07T09:50:00Z" w16du:dateUtc="2026-03-07T14:50:00Z">
        <w:r w:rsidRPr="00742779">
          <w:rPr>
            <w:rFonts w:ascii="ZWAdobeF" w:hAnsi="ZWAdobeF" w:cs="ZWAdobeF"/>
            <w:sz w:val="2"/>
            <w:szCs w:val="2"/>
          </w:rPr>
          <w:delText>868B</w:delText>
        </w:r>
        <w:r w:rsidR="0033544D" w:rsidRPr="00742779">
          <w:delText>The</w:delText>
        </w:r>
      </w:del>
      <w:ins w:id="1701" w:author="Seth Oranburg" w:date="2026-03-07T09:50:00Z" w16du:dateUtc="2026-03-07T14:50:00Z">
        <w:r w:rsidR="0059744E">
          <w:t>Learning Objectives</w:t>
        </w:r>
      </w:ins>
    </w:p>
    <w:p w14:paraId="7BE34ECB" w14:textId="77777777" w:rsidR="00753506" w:rsidRDefault="0059744E">
      <w:pPr>
        <w:rPr>
          <w:ins w:id="1702" w:author="Seth Oranburg" w:date="2026-03-07T09:50:00Z" w16du:dateUtc="2026-03-07T14:50:00Z"/>
        </w:rPr>
      </w:pPr>
      <w:ins w:id="1703" w:author="Seth Oranburg" w:date="2026-03-07T09:50:00Z" w16du:dateUtc="2026-03-07T14:50:00Z">
        <w:r>
          <w:t>1. Analyze how the LLC's operating agreement functions as a private constitution governing member relationships.</w:t>
        </w:r>
      </w:ins>
    </w:p>
    <w:p w14:paraId="5A52BAC1" w14:textId="77777777" w:rsidR="00753506" w:rsidRDefault="0059744E">
      <w:pPr>
        <w:rPr>
          <w:ins w:id="1704" w:author="Seth Oranburg" w:date="2026-03-07T09:50:00Z" w16du:dateUtc="2026-03-07T14:50:00Z"/>
        </w:rPr>
      </w:pPr>
      <w:ins w:id="1705" w:author="Seth Oranburg" w:date="2026-03-07T09:50:00Z" w16du:dateUtc="2026-03-07T14:50:00Z">
        <w:r>
          <w:t>2. Evaluate the tradeoffs between contractual flexibility and the protections provided by default rules.</w:t>
        </w:r>
      </w:ins>
    </w:p>
    <w:p w14:paraId="32D36571" w14:textId="77777777" w:rsidR="00753506" w:rsidRDefault="0059744E">
      <w:pPr>
        <w:rPr>
          <w:ins w:id="1706" w:author="Seth Oranburg" w:date="2026-03-07T09:50:00Z" w16du:dateUtc="2026-03-07T14:50:00Z"/>
        </w:rPr>
      </w:pPr>
      <w:ins w:id="1707" w:author="Seth Oranburg" w:date="2026-03-07T09:50:00Z" w16du:dateUtc="2026-03-07T14:50:00Z">
        <w:r>
          <w:t>3. Distinguish member-managed and manager-managed governance structures and the legal consequences of each.</w:t>
        </w:r>
      </w:ins>
    </w:p>
    <w:p w14:paraId="72E76608" w14:textId="77777777" w:rsidR="00753506" w:rsidRDefault="0059744E">
      <w:pPr>
        <w:rPr>
          <w:ins w:id="1708" w:author="Seth Oranburg" w:date="2026-03-07T09:50:00Z" w16du:dateUtc="2026-03-07T14:50:00Z"/>
        </w:rPr>
      </w:pPr>
      <w:ins w:id="1709" w:author="Seth Oranburg" w:date="2026-03-07T09:50:00Z" w16du:dateUtc="2026-03-07T14:50:00Z">
        <w:r>
          <w:t>4. Apply the implied covenant of good faith and fair dealing to fill gaps in incomplete operating agreements.</w:t>
        </w:r>
      </w:ins>
    </w:p>
    <w:p w14:paraId="324233C6" w14:textId="77777777" w:rsidR="00753506" w:rsidRDefault="0059744E">
      <w:pPr>
        <w:rPr>
          <w:ins w:id="1710" w:author="Seth Oranburg" w:date="2026-03-07T09:50:00Z" w16du:dateUtc="2026-03-07T14:50:00Z"/>
        </w:rPr>
      </w:pPr>
      <w:ins w:id="1711" w:author="Seth Oranburg" w:date="2026-03-07T09:50:00Z" w16du:dateUtc="2026-03-07T14:50:00Z">
        <w:r>
          <w:t>5. Compare the charging order protection available to LLC member-creditors with the corporate equivalent.</w:t>
        </w:r>
      </w:ins>
    </w:p>
    <w:p w14:paraId="30C8F7F1" w14:textId="77777777" w:rsidR="0033544D" w:rsidRPr="00742779" w:rsidRDefault="0033544D" w:rsidP="000E54B1">
      <w:ins w:id="1712" w:author="Seth Oranburg" w:date="2026-03-07T09:50:00Z" w16du:dateUtc="2026-03-07T14:50:00Z">
        <w:r w:rsidRPr="00742779">
          <w:t>The</w:t>
        </w:r>
      </w:ins>
      <w:r w:rsidRPr="00742779">
        <w:t xml:space="preserve"> limited liability company emerged in the 1990s to solve a problem that neither partnership nor corporation could address satisfactorily. Entrepreneurs wanted limited liability without mandatory corporate governance structures. They wanted pass-through taxation without the constraints of S corporations or the unlimited liability of general partnerships. Most importantly, they wanted to design their own governance rules through private agreement rather than accepting a statutory template.</w:t>
      </w:r>
    </w:p>
    <w:p w14:paraId="28DC9731" w14:textId="77777777" w:rsidR="0033544D" w:rsidRPr="00742779" w:rsidRDefault="00742779" w:rsidP="000E54B1">
      <w:del w:id="1713" w:author="Seth Oranburg" w:date="2026-03-07T09:50:00Z" w16du:dateUtc="2026-03-07T14:50:00Z">
        <w:r w:rsidRPr="00742779">
          <w:rPr>
            <w:rFonts w:ascii="ZWAdobeF" w:hAnsi="ZWAdobeF" w:cs="ZWAdobeF"/>
            <w:sz w:val="2"/>
            <w:szCs w:val="2"/>
          </w:rPr>
          <w:delText>869B</w:delText>
        </w:r>
        <w:r w:rsidR="0033544D" w:rsidRPr="00742779">
          <w:delText>The</w:delText>
        </w:r>
      </w:del>
      <w:ins w:id="1714" w:author="Seth Oranburg" w:date="2026-03-07T09:50:00Z" w16du:dateUtc="2026-03-07T14:50:00Z">
        <w:r w:rsidR="0033544D" w:rsidRPr="00742779">
          <w:t>The</w:t>
        </w:r>
      </w:ins>
      <w:r w:rsidR="0033544D" w:rsidRPr="00742779">
        <w:t xml:space="preserve"> LLC delivers on this promise by making governance fundamentally contractual. Where corporate law supplies thick mandatory rules about boards, officers, and shareholder voting, LLC statutes supply thin default rules that parties can reshape or eliminate through their operating agreement. Where partnership law unifies ownership and management through unlimited liability, LLCs separate the two through contract while preserving entity-level protection. The result is a form that reveals business entities to be designed instruments rather than natural categories.</w:t>
      </w:r>
    </w:p>
    <w:p w14:paraId="31A106F2" w14:textId="77777777" w:rsidR="0033544D" w:rsidRPr="00742779" w:rsidRDefault="00742779" w:rsidP="000E54B1">
      <w:del w:id="1715" w:author="Seth Oranburg" w:date="2026-03-07T09:50:00Z" w16du:dateUtc="2026-03-07T14:50:00Z">
        <w:r w:rsidRPr="00742779">
          <w:rPr>
            <w:rFonts w:ascii="ZWAdobeF" w:hAnsi="ZWAdobeF" w:cs="ZWAdobeF"/>
            <w:sz w:val="2"/>
            <w:szCs w:val="2"/>
          </w:rPr>
          <w:delText>870B</w:delText>
        </w:r>
        <w:r w:rsidR="0033544D" w:rsidRPr="00742779">
          <w:delText>This</w:delText>
        </w:r>
      </w:del>
      <w:ins w:id="1716" w:author="Seth Oranburg" w:date="2026-03-07T09:50:00Z" w16du:dateUtc="2026-03-07T14:50:00Z">
        <w:r w:rsidR="0033544D" w:rsidRPr="00742779">
          <w:t>This</w:t>
        </w:r>
      </w:ins>
      <w:r w:rsidR="0033544D" w:rsidRPr="00742779">
        <w:t xml:space="preserve"> chapter examines what follows when governance becomes primarily contractual. Section I uses a leading Delaware case to show why LLC disputes turn on drafting choices rather than statutory defaults. Section II explains how operating agreements function as private constitutions for the entity. Section III introduces a new analytical frame: understanding the LLC as proof that business forms are essentially negotiated agreements, not fixed </w:t>
      </w:r>
      <w:r w:rsidR="0033544D" w:rsidRPr="00742779">
        <w:lastRenderedPageBreak/>
        <w:t>categories with inherent properties. Section IV examines the mandatory floor that remains even in contract-driven governance. Sections V through VII address governance conflicts, creditor protection, taxation, and the LLC</w:t>
      </w:r>
      <w:r w:rsidR="009F60D1" w:rsidRPr="00742779">
        <w:t>’</w:t>
      </w:r>
      <w:r w:rsidR="0033544D" w:rsidRPr="00742779">
        <w:t>s characteristic tradeoffs.</w:t>
      </w:r>
    </w:p>
    <w:p w14:paraId="09944B15" w14:textId="77777777" w:rsidR="0033544D" w:rsidRPr="00742779" w:rsidRDefault="0033544D" w:rsidP="000E54B1">
      <w:pPr>
        <w:pStyle w:val="Heading2"/>
        <w:rPr>
          <w:rFonts w:eastAsia="Times New Roman"/>
        </w:rPr>
      </w:pPr>
      <w:del w:id="1717" w:author="Seth Oranburg" w:date="2026-03-07T09:50:00Z" w16du:dateUtc="2026-03-07T14:50:00Z">
        <w:r w:rsidRPr="00742779">
          <w:rPr>
            <w:rFonts w:eastAsia="Times New Roman"/>
          </w:rPr>
          <w:delText xml:space="preserve">I. </w:delText>
        </w:r>
      </w:del>
      <w:r>
        <w:t>When the Operating Agreement Leaves Gaps</w:t>
      </w:r>
    </w:p>
    <w:p w14:paraId="19111DF4" w14:textId="77777777" w:rsidR="0033544D" w:rsidRPr="00742779" w:rsidRDefault="00742779" w:rsidP="000E54B1">
      <w:del w:id="1718" w:author="Seth Oranburg" w:date="2026-03-07T09:50:00Z" w16du:dateUtc="2026-03-07T14:50:00Z">
        <w:r w:rsidRPr="00742779">
          <w:rPr>
            <w:rFonts w:ascii="ZWAdobeF" w:hAnsi="ZWAdobeF" w:cs="ZWAdobeF"/>
            <w:sz w:val="2"/>
            <w:szCs w:val="2"/>
          </w:rPr>
          <w:delText>871B</w:delText>
        </w:r>
        <w:r w:rsidR="0033544D" w:rsidRPr="00742779">
          <w:delText>This</w:delText>
        </w:r>
      </w:del>
      <w:ins w:id="1719" w:author="Seth Oranburg" w:date="2026-03-07T09:50:00Z" w16du:dateUtc="2026-03-07T14:50:00Z">
        <w:r w:rsidR="0033544D" w:rsidRPr="00742779">
          <w:t>This</w:t>
        </w:r>
      </w:ins>
      <w:r w:rsidR="0033544D" w:rsidRPr="00742779">
        <w:t xml:space="preserve"> section uses a single dispute to show why LLC doctrine often turns on drafting choices. It also shows why flexibility does not eliminate conflict; it changes the forum in which conflict is resolved.</w:t>
      </w:r>
    </w:p>
    <w:p w14:paraId="40B6CB65" w14:textId="77777777" w:rsidR="0033544D" w:rsidRPr="00742779" w:rsidRDefault="0033544D" w:rsidP="000E54B1">
      <w:pPr>
        <w:pStyle w:val="Heading3"/>
        <w:rPr>
          <w:rFonts w:eastAsia="Times New Roman"/>
        </w:rPr>
      </w:pPr>
      <w:r w:rsidRPr="00742779">
        <w:rPr>
          <w:rFonts w:eastAsia="Times New Roman"/>
        </w:rPr>
        <w:t>The Gatz Properties Dispute</w:t>
      </w:r>
    </w:p>
    <w:p w14:paraId="3FA5AC8C" w14:textId="77777777" w:rsidR="0033544D" w:rsidRPr="00742779" w:rsidRDefault="00742779" w:rsidP="000E54B1">
      <w:pPr>
        <w:pPrChange w:id="1720" w:author="Seth Oranburg" w:date="2026-03-07T09:50:00Z" w16du:dateUtc="2026-03-07T14:50:00Z">
          <w:pPr>
            <w:pStyle w:val="NormalWeb"/>
          </w:pPr>
        </w:pPrChange>
      </w:pPr>
      <w:del w:id="1721" w:author="Seth Oranburg" w:date="2026-03-07T09:50:00Z" w16du:dateUtc="2026-03-07T14:50:00Z">
        <w:r w:rsidRPr="00742779">
          <w:rPr>
            <w:rFonts w:ascii="ZWAdobeF" w:hAnsi="ZWAdobeF" w:cs="ZWAdobeF"/>
            <w:sz w:val="2"/>
            <w:szCs w:val="2"/>
          </w:rPr>
          <w:delText>872B</w:delText>
        </w:r>
        <w:r w:rsidR="0033544D" w:rsidRPr="00742779">
          <w:delText>In</w:delText>
        </w:r>
      </w:del>
      <w:ins w:id="1722" w:author="Seth Oranburg" w:date="2026-03-07T09:50:00Z" w16du:dateUtc="2026-03-07T14:50:00Z">
        <w:r w:rsidR="0033544D" w:rsidRPr="00742779">
          <w:t>In</w:t>
        </w:r>
      </w:ins>
      <w:r w:rsidR="0033544D" w:rsidRPr="00742779">
        <w:t xml:space="preserve"> 2002, Auriga Capital Corporation and Argo Fund invested $2.7 million in Gatz Properties, LLC, a Delaware limited liability company formed to acquire and operate commercial real estate.</w:t>
      </w:r>
      <w:r w:rsidR="0033544D">
        <w:fldChar w:fldCharType="begin"/>
      </w:r>
      <w:r w:rsidR="0033544D">
        <w:instrText>HYPERLINK \l "fn65-11647" \o "Jump to citation"</w:instrText>
      </w:r>
      <w:r w:rsidR="0033544D">
        <w:fldChar w:fldCharType="separate"/>
      </w:r>
      <w:r w:rsidR="0033544D" w:rsidRPr="00742779">
        <w:rPr>
          <w:rStyle w:val="Hyperlink"/>
          <w:color w:val="auto"/>
          <w:u w:val="none"/>
        </w:rPr>
        <w:t>[65</w:t>
      </w:r>
      <w:r w:rsidR="00EE2871" w:rsidRPr="00742779">
        <w:rPr>
          <w:rStyle w:val="Hyperlink"/>
          <w:color w:val="auto"/>
          <w:u w:val="none"/>
        </w:rPr>
        <w:t>]</w:t>
      </w:r>
      <w:r w:rsidR="0033544D">
        <w:fldChar w:fldCharType="end"/>
      </w:r>
      <w:r w:rsidR="0033544D" w:rsidRPr="00742779">
        <w:t xml:space="preserve"> Together they held 48% of the membership interests. William Gatz, through entities he controlled, held the remaining 52% and served as the LLC</w:t>
      </w:r>
      <w:r w:rsidR="009F60D1" w:rsidRPr="00742779">
        <w:t>’</w:t>
      </w:r>
      <w:r w:rsidR="0033544D" w:rsidRPr="00742779">
        <w:t>s manager.</w:t>
      </w:r>
    </w:p>
    <w:p w14:paraId="51D93BF1" w14:textId="77777777" w:rsidR="0033544D" w:rsidRPr="00742779" w:rsidRDefault="00742779" w:rsidP="000E54B1">
      <w:del w:id="1723" w:author="Seth Oranburg" w:date="2026-03-07T09:50:00Z" w16du:dateUtc="2026-03-07T14:50:00Z">
        <w:r w:rsidRPr="00742779">
          <w:rPr>
            <w:rFonts w:ascii="ZWAdobeF" w:hAnsi="ZWAdobeF" w:cs="ZWAdobeF"/>
            <w:sz w:val="2"/>
            <w:szCs w:val="2"/>
          </w:rPr>
          <w:delText>873B</w:delText>
        </w:r>
        <w:r w:rsidR="0033544D" w:rsidRPr="00742779">
          <w:delText>The</w:delText>
        </w:r>
      </w:del>
      <w:ins w:id="1724" w:author="Seth Oranburg" w:date="2026-03-07T09:50:00Z" w16du:dateUtc="2026-03-07T14:50:00Z">
        <w:r w:rsidR="0033544D" w:rsidRPr="00742779">
          <w:t>The</w:t>
        </w:r>
      </w:ins>
      <w:r w:rsidR="0033544D" w:rsidRPr="00742779">
        <w:t xml:space="preserve"> operating agreement provided some procedural rules and limited distributions unless certain conditions were met. It also included an exculpation provision that broadly limited manager liability, subject to exceptions for fraud, willful misconduct, or gross negligence. Most important for present purposes, the agreement addressed conflict transactions by stating that they would be evaluated under the entire fairness standard as applied in Delaware case law. The agreement did not otherwise spell out a baseline set of manager duties, or specify how the parties intended corporate fiduciary concepts to operate in the LLC setting.</w:t>
      </w:r>
    </w:p>
    <w:p w14:paraId="15DD7886" w14:textId="77777777" w:rsidR="0033544D" w:rsidRPr="00742779" w:rsidRDefault="00742779" w:rsidP="000E54B1">
      <w:del w:id="1725" w:author="Seth Oranburg" w:date="2026-03-07T09:50:00Z" w16du:dateUtc="2026-03-07T14:50:00Z">
        <w:r w:rsidRPr="00742779">
          <w:rPr>
            <w:rFonts w:ascii="ZWAdobeF" w:hAnsi="ZWAdobeF" w:cs="ZWAdobeF"/>
            <w:sz w:val="2"/>
            <w:szCs w:val="2"/>
          </w:rPr>
          <w:delText>874B</w:delText>
        </w:r>
        <w:r w:rsidR="0033544D" w:rsidRPr="00742779">
          <w:delText>By</w:delText>
        </w:r>
      </w:del>
      <w:ins w:id="1726" w:author="Seth Oranburg" w:date="2026-03-07T09:50:00Z" w16du:dateUtc="2026-03-07T14:50:00Z">
        <w:r w:rsidR="0033544D" w:rsidRPr="00742779">
          <w:t>By</w:t>
        </w:r>
      </w:ins>
      <w:r w:rsidR="0033544D" w:rsidRPr="00742779">
        <w:t xml:space="preserve"> 2006, the LLC owned twelve self-storage facilities in New York and Pennsylvania. A third party, Sentinel Real Estate Corporation, expressed interest in acquiring the portfolio at a price above book value. Gatz declined to negotiate.</w:t>
      </w:r>
    </w:p>
    <w:p w14:paraId="6C657CB3" w14:textId="77777777" w:rsidR="0033544D" w:rsidRPr="00742779" w:rsidRDefault="00742779" w:rsidP="000E54B1">
      <w:del w:id="1727" w:author="Seth Oranburg" w:date="2026-03-07T09:50:00Z" w16du:dateUtc="2026-03-07T14:50:00Z">
        <w:r w:rsidRPr="00742779">
          <w:rPr>
            <w:rFonts w:ascii="ZWAdobeF" w:hAnsi="ZWAdobeF" w:cs="ZWAdobeF"/>
            <w:sz w:val="2"/>
            <w:szCs w:val="2"/>
          </w:rPr>
          <w:delText>875B</w:delText>
        </w:r>
        <w:r w:rsidR="0033544D" w:rsidRPr="00742779">
          <w:delText>Gatz</w:delText>
        </w:r>
      </w:del>
      <w:ins w:id="1728" w:author="Seth Oranburg" w:date="2026-03-07T09:50:00Z" w16du:dateUtc="2026-03-07T14:50:00Z">
        <w:r w:rsidR="0033544D" w:rsidRPr="00742779">
          <w:t>Gatz</w:t>
        </w:r>
      </w:ins>
      <w:r w:rsidR="0033544D" w:rsidRPr="00742779">
        <w:t xml:space="preserve"> then pursued a buyout of the minority members. He caused the LLC to retain an investment bank to run a sales process. The bank circulated materials to forty potential buyers. Three bids were submitted. Gatz, through a new entity he controlled, submitted the winning bid at $6.35 million.</w:t>
      </w:r>
    </w:p>
    <w:p w14:paraId="0C6DDEEF" w14:textId="77777777" w:rsidR="0033544D" w:rsidRPr="00742779" w:rsidRDefault="00742779" w:rsidP="000E54B1">
      <w:del w:id="1729" w:author="Seth Oranburg" w:date="2026-03-07T09:50:00Z" w16du:dateUtc="2026-03-07T14:50:00Z">
        <w:r w:rsidRPr="00742779">
          <w:rPr>
            <w:rFonts w:ascii="ZWAdobeF" w:hAnsi="ZWAdobeF" w:cs="ZWAdobeF"/>
            <w:sz w:val="2"/>
            <w:szCs w:val="2"/>
          </w:rPr>
          <w:delText>876B</w:delText>
        </w:r>
        <w:r w:rsidR="0033544D" w:rsidRPr="00742779">
          <w:delText>Auriga</w:delText>
        </w:r>
      </w:del>
      <w:ins w:id="1730" w:author="Seth Oranburg" w:date="2026-03-07T09:50:00Z" w16du:dateUtc="2026-03-07T14:50:00Z">
        <w:r w:rsidR="0033544D" w:rsidRPr="00742779">
          <w:t>Auriga</w:t>
        </w:r>
      </w:ins>
      <w:r w:rsidR="0033544D" w:rsidRPr="00742779">
        <w:t xml:space="preserve"> challenged the transaction. It argued that the process was structured to produce a low price and to limit meaningful competition. It also argued that Gatz used his control over the sales process to advance his interests </w:t>
      </w:r>
      <w:r w:rsidR="0033544D" w:rsidRPr="00742779">
        <w:lastRenderedPageBreak/>
        <w:t>as buyer rather than to pursue the best available outcome for the LLC and its members.</w:t>
      </w:r>
    </w:p>
    <w:p w14:paraId="6E0E2CB2" w14:textId="77777777" w:rsidR="0033544D" w:rsidRPr="00742779" w:rsidRDefault="00742779" w:rsidP="000E54B1">
      <w:pPr>
        <w:pPrChange w:id="1731" w:author="Seth Oranburg" w:date="2026-03-07T09:50:00Z" w16du:dateUtc="2026-03-07T14:50:00Z">
          <w:pPr>
            <w:pStyle w:val="NormalWeb"/>
          </w:pPr>
        </w:pPrChange>
      </w:pPr>
      <w:del w:id="1732" w:author="Seth Oranburg" w:date="2026-03-07T09:50:00Z" w16du:dateUtc="2026-03-07T14:50:00Z">
        <w:r w:rsidRPr="00742779">
          <w:rPr>
            <w:rFonts w:ascii="ZWAdobeF" w:hAnsi="ZWAdobeF" w:cs="ZWAdobeF"/>
            <w:sz w:val="2"/>
            <w:szCs w:val="2"/>
          </w:rPr>
          <w:delText>877B</w:delText>
        </w:r>
        <w:r w:rsidR="0033544D" w:rsidRPr="00742779">
          <w:delText>The</w:delText>
        </w:r>
      </w:del>
      <w:ins w:id="1733" w:author="Seth Oranburg" w:date="2026-03-07T09:50:00Z" w16du:dateUtc="2026-03-07T14:50:00Z">
        <w:r w:rsidR="0033544D" w:rsidRPr="00742779">
          <w:t>The</w:t>
        </w:r>
      </w:ins>
      <w:r w:rsidR="0033544D" w:rsidRPr="00742779">
        <w:t xml:space="preserve"> Delaware Court of Chancery agreed that Gatz had breached his obligations and awarded damages. The Delaware Supreme Court affirmed the judgment but grounded liability in contract. The court held that the relevant standard arose from the operating agreement</w:t>
      </w:r>
      <w:r w:rsidR="009F60D1" w:rsidRPr="00742779">
        <w:t>’</w:t>
      </w:r>
      <w:r w:rsidR="0033544D" w:rsidRPr="00742779">
        <w:t>s adoption of entire fairness for conflict transactions, not from a free-standing body of default fiduciary duties. The court emphasized that it was not deciding the broader question of default duties in LLCs: the court need not, and indeed did not, reach the issue of what (if any) default fiduciary duties apply.</w:t>
      </w:r>
      <w:r w:rsidR="0033544D">
        <w:fldChar w:fldCharType="begin"/>
      </w:r>
      <w:r w:rsidR="0033544D">
        <w:instrText>HYPERLINK \l "fn65-11647" \o "Jump to citation"</w:instrText>
      </w:r>
      <w:r w:rsidR="0033544D">
        <w:fldChar w:fldCharType="separate"/>
      </w:r>
      <w:r w:rsidR="0033544D" w:rsidRPr="00742779">
        <w:rPr>
          <w:rStyle w:val="Hyperlink"/>
          <w:color w:val="auto"/>
          <w:u w:val="none"/>
        </w:rPr>
        <w:t>[65</w:t>
      </w:r>
      <w:r w:rsidR="00EE2871" w:rsidRPr="00742779">
        <w:rPr>
          <w:rStyle w:val="Hyperlink"/>
          <w:color w:val="auto"/>
          <w:u w:val="none"/>
        </w:rPr>
        <w:t>]</w:t>
      </w:r>
      <w:r w:rsidR="0033544D">
        <w:fldChar w:fldCharType="end"/>
      </w:r>
    </w:p>
    <w:p w14:paraId="30D59982" w14:textId="77777777" w:rsidR="0033544D" w:rsidRPr="00742779" w:rsidRDefault="00742779" w:rsidP="000E54B1">
      <w:del w:id="1734" w:author="Seth Oranburg" w:date="2026-03-07T09:50:00Z" w16du:dateUtc="2026-03-07T14:50:00Z">
        <w:r w:rsidRPr="00742779">
          <w:rPr>
            <w:rFonts w:ascii="ZWAdobeF" w:hAnsi="ZWAdobeF" w:cs="ZWAdobeF"/>
            <w:sz w:val="2"/>
            <w:szCs w:val="2"/>
          </w:rPr>
          <w:delText>878B</w:delText>
        </w:r>
        <w:r w:rsidR="0033544D" w:rsidRPr="00742779">
          <w:delText>Gatz</w:delText>
        </w:r>
      </w:del>
      <w:ins w:id="1735" w:author="Seth Oranburg" w:date="2026-03-07T09:50:00Z" w16du:dateUtc="2026-03-07T14:50:00Z">
        <w:r w:rsidR="0033544D" w:rsidRPr="00742779">
          <w:t>Gatz</w:t>
        </w:r>
      </w:ins>
      <w:r w:rsidR="0033544D" w:rsidRPr="00742779">
        <w:t xml:space="preserve"> Properties makes a basic point about LLC design. When parties rely on an operating agreement to supply governance constraints, the content of those constraints depends on what the agreement actually says. Incorporating corporate standards by reference can be effective, but it can also leave key questions unanswered. Those questions do not disappear. They reappear as disputes about meaning, scope, and the consequences of silence.</w:t>
      </w:r>
    </w:p>
    <w:p w14:paraId="0D6ED8D6" w14:textId="77777777" w:rsidR="0033544D" w:rsidRPr="00742779" w:rsidRDefault="00742779" w:rsidP="000E54B1">
      <w:del w:id="1736" w:author="Seth Oranburg" w:date="2026-03-07T09:50:00Z" w16du:dateUtc="2026-03-07T14:50:00Z">
        <w:r w:rsidRPr="00742779">
          <w:rPr>
            <w:rFonts w:ascii="ZWAdobeF" w:hAnsi="ZWAdobeF" w:cs="ZWAdobeF"/>
            <w:sz w:val="2"/>
            <w:szCs w:val="2"/>
          </w:rPr>
          <w:delText>879B</w:delText>
        </w:r>
        <w:r w:rsidR="0033544D" w:rsidRPr="00742779">
          <w:delText>The</w:delText>
        </w:r>
      </w:del>
      <w:ins w:id="1737" w:author="Seth Oranburg" w:date="2026-03-07T09:50:00Z" w16du:dateUtc="2026-03-07T14:50:00Z">
        <w:r w:rsidR="0033544D" w:rsidRPr="00742779">
          <w:t>The</w:t>
        </w:r>
      </w:ins>
      <w:r w:rsidR="0033544D" w:rsidRPr="00742779">
        <w:t xml:space="preserve"> dispute also reveals something deeper about what LLCs are. In corporate law, when the charter and bylaws are silent, courts apply developed bodies of fiduciary doctrine, statutory default rules, and case law about board authority and shareholder rights. In LLC law, when the operating agreement is silent, the first question is often what law applies at all. Statutory defaults may be thin or nonexistent. Fiduciary principles may apply as gap-fillers in some jurisdictions but not others. The implied covenant of good faith and fair dealing remains as a backstop, but its content is uncertain and fact-dependent.</w:t>
      </w:r>
    </w:p>
    <w:p w14:paraId="70813D97" w14:textId="77777777" w:rsidR="0033544D" w:rsidRPr="00742779" w:rsidRDefault="00742779" w:rsidP="000E54B1">
      <w:del w:id="1738" w:author="Seth Oranburg" w:date="2026-03-07T09:50:00Z" w16du:dateUtc="2026-03-07T14:50:00Z">
        <w:r w:rsidRPr="00742779">
          <w:rPr>
            <w:rFonts w:ascii="ZWAdobeF" w:hAnsi="ZWAdobeF" w:cs="ZWAdobeF"/>
            <w:sz w:val="2"/>
            <w:szCs w:val="2"/>
          </w:rPr>
          <w:delText>880B</w:delText>
        </w:r>
        <w:r w:rsidR="0033544D" w:rsidRPr="00742779">
          <w:delText>This</w:delText>
        </w:r>
      </w:del>
      <w:ins w:id="1739" w:author="Seth Oranburg" w:date="2026-03-07T09:50:00Z" w16du:dateUtc="2026-03-07T14:50:00Z">
        <w:r w:rsidR="0033544D" w:rsidRPr="00742779">
          <w:t>This</w:t>
        </w:r>
      </w:ins>
      <w:r w:rsidR="0033544D" w:rsidRPr="00742779">
        <w:t xml:space="preserve"> structure reveals the LLC</w:t>
      </w:r>
      <w:r w:rsidR="009F60D1" w:rsidRPr="00742779">
        <w:t>’</w:t>
      </w:r>
      <w:r w:rsidR="0033544D" w:rsidRPr="00742779">
        <w:t>s essential character: it is a creature of contract more than a creature of statute. The parties define the entity through their agreement. Law supplies a liability shield and minimal formation requirements, but governance comes primarily from private ordering. When that private ordering is incomplete, the costs of incompleteness fall on the parties who drafted (or failed to draft) the relevant terms.</w:t>
      </w:r>
    </w:p>
    <w:p w14:paraId="2924BE5F" w14:textId="77777777" w:rsidR="0033544D" w:rsidRPr="00742779" w:rsidRDefault="0033544D" w:rsidP="000E54B1">
      <w:pPr>
        <w:pStyle w:val="Heading3"/>
        <w:rPr>
          <w:rFonts w:eastAsia="Times New Roman"/>
        </w:rPr>
      </w:pPr>
      <w:r w:rsidRPr="00742779">
        <w:rPr>
          <w:rFonts w:eastAsia="Times New Roman"/>
        </w:rPr>
        <w:t>The Uniform Act</w:t>
      </w:r>
      <w:r w:rsidR="009F60D1" w:rsidRPr="00742779">
        <w:rPr>
          <w:rFonts w:eastAsia="Times New Roman"/>
        </w:rPr>
        <w:t>’</w:t>
      </w:r>
      <w:r w:rsidRPr="00742779">
        <w:rPr>
          <w:rFonts w:eastAsia="Times New Roman"/>
        </w:rPr>
        <w:t>s Framework for Gap-Filling</w:t>
      </w:r>
    </w:p>
    <w:p w14:paraId="01A80760" w14:textId="77777777" w:rsidR="0033544D" w:rsidRPr="00742779" w:rsidRDefault="00742779" w:rsidP="000E54B1">
      <w:pPr>
        <w:pPrChange w:id="1740" w:author="Seth Oranburg" w:date="2026-03-07T09:50:00Z" w16du:dateUtc="2026-03-07T14:50:00Z">
          <w:pPr>
            <w:pStyle w:val="NormalWeb"/>
          </w:pPr>
        </w:pPrChange>
      </w:pPr>
      <w:del w:id="1741" w:author="Seth Oranburg" w:date="2026-03-07T09:50:00Z" w16du:dateUtc="2026-03-07T14:50:00Z">
        <w:r w:rsidRPr="00742779">
          <w:rPr>
            <w:rFonts w:ascii="ZWAdobeF" w:hAnsi="ZWAdobeF" w:cs="ZWAdobeF"/>
            <w:sz w:val="2"/>
            <w:szCs w:val="2"/>
          </w:rPr>
          <w:delText>881B</w:delText>
        </w:r>
        <w:r w:rsidR="0033544D" w:rsidRPr="00742779">
          <w:delText>The</w:delText>
        </w:r>
      </w:del>
      <w:ins w:id="1742" w:author="Seth Oranburg" w:date="2026-03-07T09:50:00Z" w16du:dateUtc="2026-03-07T14:50:00Z">
        <w:r w:rsidR="0033544D" w:rsidRPr="00742779">
          <w:t>The</w:t>
        </w:r>
      </w:ins>
      <w:r w:rsidR="0033544D" w:rsidRPr="00742779">
        <w:t xml:space="preserve"> Revised Uniform Limited Liability Company Act addresses this gap-filling problem through a multilayered approach. The operating agreement governs the LLC and the members</w:t>
      </w:r>
      <w:r w:rsidR="009F60D1" w:rsidRPr="00742779">
        <w:t>’</w:t>
      </w:r>
      <w:r w:rsidR="0033544D" w:rsidRPr="00742779">
        <w:t xml:space="preserve"> relations.</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It defines what terms the operating agreement can address: relations among members, relations between members and the LLC, rights and duties of managers, activities and affairs of the LLC, and means and conditions for amending the agreement.</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But the </w:t>
      </w:r>
      <w:r w:rsidR="0033544D" w:rsidRPr="00742779">
        <w:lastRenderedPageBreak/>
        <w:t>uniform act also recognizes that operating agreements cannot address everything, and some matters should not be left entirely to private ordering.</w:t>
      </w:r>
    </w:p>
    <w:p w14:paraId="262F9E95" w14:textId="77777777" w:rsidR="0033544D" w:rsidRPr="00742779" w:rsidRDefault="00742779" w:rsidP="000E54B1">
      <w:pPr>
        <w:pPrChange w:id="1743" w:author="Seth Oranburg" w:date="2026-03-07T09:50:00Z" w16du:dateUtc="2026-03-07T14:50:00Z">
          <w:pPr>
            <w:pStyle w:val="NormalWeb"/>
          </w:pPr>
        </w:pPrChange>
      </w:pPr>
      <w:del w:id="1744" w:author="Seth Oranburg" w:date="2026-03-07T09:50:00Z" w16du:dateUtc="2026-03-07T14:50:00Z">
        <w:r w:rsidRPr="00742779">
          <w:rPr>
            <w:rFonts w:ascii="ZWAdobeF" w:hAnsi="ZWAdobeF" w:cs="ZWAdobeF"/>
            <w:sz w:val="2"/>
            <w:szCs w:val="2"/>
          </w:rPr>
          <w:delText>882B</w:delText>
        </w:r>
        <w:r w:rsidR="0033544D" w:rsidRPr="00742779">
          <w:delText>The</w:delText>
        </w:r>
      </w:del>
      <w:ins w:id="1745" w:author="Seth Oranburg" w:date="2026-03-07T09:50:00Z" w16du:dateUtc="2026-03-07T14:50:00Z">
        <w:r w:rsidR="0033544D" w:rsidRPr="00742779">
          <w:t>The</w:t>
        </w:r>
      </w:ins>
      <w:r w:rsidR="0033544D" w:rsidRPr="00742779">
        <w:t xml:space="preserve"> uniform act therefore specifies what the operating agreement cannot do. It may not unreasonably restrict access to records. It may not eliminate the duty of loyalty or the duty of care, though it may prescribe standards to measure their performance if not manifestly unreasonable. It may not eliminate the contractual obligation of good faith and fair dealing, though it may prescribe standards to measure performance if not manifestly unreasonable. It may not unreasonably reduce the duty to disclose material information, vary the power to dissociate, vary certain rights to bring derivative actions, or relieve members or managers from liability for intentional misconduct or knowing violations of law.</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p>
    <w:p w14:paraId="0BE37028" w14:textId="77777777" w:rsidR="0033544D" w:rsidRPr="00742779" w:rsidRDefault="00742779" w:rsidP="000E54B1">
      <w:del w:id="1746" w:author="Seth Oranburg" w:date="2026-03-07T09:50:00Z" w16du:dateUtc="2026-03-07T14:50:00Z">
        <w:r w:rsidRPr="00742779">
          <w:rPr>
            <w:rFonts w:ascii="ZWAdobeF" w:hAnsi="ZWAdobeF" w:cs="ZWAdobeF"/>
            <w:sz w:val="2"/>
            <w:szCs w:val="2"/>
          </w:rPr>
          <w:delText>883B</w:delText>
        </w:r>
        <w:r w:rsidR="0033544D" w:rsidRPr="00742779">
          <w:delText>This</w:delText>
        </w:r>
      </w:del>
      <w:ins w:id="1747" w:author="Seth Oranburg" w:date="2026-03-07T09:50:00Z" w16du:dateUtc="2026-03-07T14:50:00Z">
        <w:r w:rsidR="0033544D" w:rsidRPr="00742779">
          <w:t>This</w:t>
        </w:r>
      </w:ins>
      <w:r w:rsidR="0033544D" w:rsidRPr="00742779">
        <w:t xml:space="preserve"> structure makes explicit what Gatz Properties illustrated implicitly. The LLC statute creates a hierarchy: the operating agreement controls where it speaks and where the statute permits it to speak. Statutory mandatory rules override contrary agreement provisions. Default statutory rules apply when the operating agreement is silent. The implied covenant of good faith and fair dealing operates as a mandatory backstop that cannot be eliminated even when fiduciary duties are modified or restricted.</w:t>
      </w:r>
    </w:p>
    <w:p w14:paraId="2F526C16" w14:textId="77777777" w:rsidR="0033544D" w:rsidRPr="00742779" w:rsidRDefault="00742779" w:rsidP="000E54B1">
      <w:pPr>
        <w:pPrChange w:id="1748" w:author="Seth Oranburg" w:date="2026-03-07T09:50:00Z" w16du:dateUtc="2026-03-07T14:50:00Z">
          <w:pPr>
            <w:pStyle w:val="NormalWeb"/>
          </w:pPr>
        </w:pPrChange>
      </w:pPr>
      <w:del w:id="1749" w:author="Seth Oranburg" w:date="2026-03-07T09:50:00Z" w16du:dateUtc="2026-03-07T14:50:00Z">
        <w:r w:rsidRPr="00742779">
          <w:rPr>
            <w:rFonts w:ascii="ZWAdobeF" w:hAnsi="ZWAdobeF" w:cs="ZWAdobeF"/>
            <w:sz w:val="2"/>
            <w:szCs w:val="2"/>
          </w:rPr>
          <w:delText>884B</w:delText>
        </w:r>
        <w:r w:rsidR="0033544D" w:rsidRPr="00742779">
          <w:delText>Many</w:delText>
        </w:r>
      </w:del>
      <w:ins w:id="1750" w:author="Seth Oranburg" w:date="2026-03-07T09:50:00Z" w16du:dateUtc="2026-03-07T14:50:00Z">
        <w:r w:rsidR="0033544D" w:rsidRPr="00742779">
          <w:t>Many</w:t>
        </w:r>
      </w:ins>
      <w:r w:rsidR="0033544D" w:rsidRPr="00742779">
        <w:t xml:space="preserve"> states follow this general pattern, though the specific mandatory rules and default provisions vary. Delaware gives parties even broader freedom to eliminate or modify fiduciary duties, but it too preserves the implied covenant as nonwaivable.</w:t>
      </w:r>
      <w:r w:rsidR="0033544D">
        <w:fldChar w:fldCharType="begin"/>
      </w:r>
      <w:r w:rsidR="0033544D">
        <w:instrText>HYPERLINK \l "fn67-11647" \o "Jump to citation"</w:instrText>
      </w:r>
      <w:r w:rsidR="0033544D">
        <w:fldChar w:fldCharType="separate"/>
      </w:r>
      <w:r w:rsidR="0033544D" w:rsidRPr="00742779">
        <w:rPr>
          <w:rStyle w:val="Hyperlink"/>
          <w:color w:val="auto"/>
          <w:u w:val="none"/>
        </w:rPr>
        <w:t>[67</w:t>
      </w:r>
      <w:r w:rsidR="00EE2871" w:rsidRPr="00742779">
        <w:rPr>
          <w:rStyle w:val="Hyperlink"/>
          <w:color w:val="auto"/>
          <w:u w:val="none"/>
        </w:rPr>
        <w:t>]</w:t>
      </w:r>
      <w:r w:rsidR="0033544D">
        <w:fldChar w:fldCharType="end"/>
      </w:r>
      <w:r w:rsidR="0033544D" w:rsidRPr="00742779">
        <w:t xml:space="preserve"> Understanding what an LLC is therefore requires understanding which rules are mandatory, which are default, and which can be modified or eliminated by agreement. The answer depends on the governing statute.</w:t>
      </w:r>
    </w:p>
    <w:p w14:paraId="08095702" w14:textId="77777777" w:rsidR="0033544D" w:rsidRPr="00742779" w:rsidRDefault="0033544D" w:rsidP="000E54B1">
      <w:pPr>
        <w:pStyle w:val="Heading3"/>
        <w:rPr>
          <w:rFonts w:eastAsia="Times New Roman"/>
        </w:rPr>
      </w:pPr>
      <w:r w:rsidRPr="00742779">
        <w:rPr>
          <w:rFonts w:eastAsia="Times New Roman"/>
        </w:rPr>
        <w:t>What Happens When Contract is Silent</w:t>
      </w:r>
    </w:p>
    <w:p w14:paraId="695B9CBC" w14:textId="77777777" w:rsidR="0033544D" w:rsidRPr="00742779" w:rsidRDefault="00742779" w:rsidP="000E54B1">
      <w:del w:id="1751" w:author="Seth Oranburg" w:date="2026-03-07T09:50:00Z" w16du:dateUtc="2026-03-07T14:50:00Z">
        <w:r w:rsidRPr="00742779">
          <w:rPr>
            <w:rFonts w:ascii="ZWAdobeF" w:hAnsi="ZWAdobeF" w:cs="ZWAdobeF"/>
            <w:sz w:val="2"/>
            <w:szCs w:val="2"/>
          </w:rPr>
          <w:delText>885B</w:delText>
        </w:r>
        <w:r w:rsidR="0033544D" w:rsidRPr="00742779">
          <w:delText>Gatz</w:delText>
        </w:r>
      </w:del>
      <w:ins w:id="1752" w:author="Seth Oranburg" w:date="2026-03-07T09:50:00Z" w16du:dateUtc="2026-03-07T14:50:00Z">
        <w:r w:rsidR="0033544D" w:rsidRPr="00742779">
          <w:t>Gatz</w:t>
        </w:r>
      </w:ins>
      <w:r w:rsidR="0033544D" w:rsidRPr="00742779">
        <w:t xml:space="preserve"> Properties shows that contractual silence does not mean the LLC lacks rules. It means the rules must be found elsewhere: in statutory gap-fillers, in principles of equity, in the implied contractual covenant, or in findings that the parties intentionally left the matter unregulated.</w:t>
      </w:r>
    </w:p>
    <w:p w14:paraId="7A98D8E8" w14:textId="77777777" w:rsidR="0033544D" w:rsidRPr="00742779" w:rsidRDefault="00742779" w:rsidP="000E54B1">
      <w:del w:id="1753" w:author="Seth Oranburg" w:date="2026-03-07T09:50:00Z" w16du:dateUtc="2026-03-07T14:50:00Z">
        <w:r w:rsidRPr="00742779">
          <w:rPr>
            <w:rFonts w:ascii="ZWAdobeF" w:hAnsi="ZWAdobeF" w:cs="ZWAdobeF"/>
            <w:sz w:val="2"/>
            <w:szCs w:val="2"/>
          </w:rPr>
          <w:delText>886B</w:delText>
        </w:r>
        <w:r w:rsidR="0033544D" w:rsidRPr="00742779">
          <w:delText>Delaware</w:delText>
        </w:r>
        <w:r w:rsidR="009F60D1" w:rsidRPr="00742779">
          <w:delText>’</w:delText>
        </w:r>
        <w:r w:rsidR="0033544D" w:rsidRPr="00742779">
          <w:delText>s</w:delText>
        </w:r>
      </w:del>
      <w:ins w:id="1754" w:author="Seth Oranburg" w:date="2026-03-07T09:50:00Z" w16du:dateUtc="2026-03-07T14:50:00Z">
        <w:r w:rsidR="0033544D" w:rsidRPr="00742779">
          <w:t>Delaware</w:t>
        </w:r>
        <w:r w:rsidR="009F60D1" w:rsidRPr="00742779">
          <w:t>’</w:t>
        </w:r>
        <w:r w:rsidR="0033544D" w:rsidRPr="00742779">
          <w:t>s</w:t>
        </w:r>
      </w:ins>
      <w:r w:rsidR="0033544D" w:rsidRPr="00742779">
        <w:t xml:space="preserve"> approach illustrates the range of possibilities. When Gatz was decided, Delaware</w:t>
      </w:r>
      <w:r w:rsidR="009F60D1" w:rsidRPr="00742779">
        <w:t>’</w:t>
      </w:r>
      <w:r w:rsidR="0033544D" w:rsidRPr="00742779">
        <w:t>s LLC statute emphasized private ordering but did not clearly state what duties applied when the operating agreement was silent. After Gatz, the Delaware legislature amended the statute to provide that when the LLC Act and operating agreement do not resolve an issue, courts should apply rules of law and equity, including fiduciary principles.</w:t>
      </w:r>
    </w:p>
    <w:p w14:paraId="54C6477F" w14:textId="77777777" w:rsidR="0033544D" w:rsidRPr="00742779" w:rsidRDefault="00742779" w:rsidP="000E54B1">
      <w:del w:id="1755" w:author="Seth Oranburg" w:date="2026-03-07T09:50:00Z" w16du:dateUtc="2026-03-07T14:50:00Z">
        <w:r w:rsidRPr="00742779">
          <w:rPr>
            <w:rFonts w:ascii="ZWAdobeF" w:hAnsi="ZWAdobeF" w:cs="ZWAdobeF"/>
            <w:sz w:val="2"/>
            <w:szCs w:val="2"/>
          </w:rPr>
          <w:lastRenderedPageBreak/>
          <w:delText>887B</w:delText>
        </w:r>
        <w:r w:rsidR="0033544D" w:rsidRPr="00742779">
          <w:delText>The</w:delText>
        </w:r>
      </w:del>
      <w:ins w:id="1756" w:author="Seth Oranburg" w:date="2026-03-07T09:50:00Z" w16du:dateUtc="2026-03-07T14:50:00Z">
        <w:r w:rsidR="0033544D" w:rsidRPr="00742779">
          <w:t>The</w:t>
        </w:r>
      </w:ins>
      <w:r w:rsidR="0033544D" w:rsidRPr="00742779">
        <w:t xml:space="preserve"> practical effect is that Delaware now has a three-tier structure. First, the operating agreement controls to the extent it addresses an issue. Second, specific statutory provisions apply where the statute supplies them. Third, traditional equitable principles, including fiduciary concepts, serve as gap-fillers when neither the agreement nor the statute resolves the question.</w:t>
      </w:r>
    </w:p>
    <w:p w14:paraId="55B1BFB5" w14:textId="77777777" w:rsidR="0033544D" w:rsidRPr="00742779" w:rsidRDefault="00742779" w:rsidP="000E54B1">
      <w:pPr>
        <w:pPrChange w:id="1757" w:author="Seth Oranburg" w:date="2026-03-07T09:50:00Z" w16du:dateUtc="2026-03-07T14:50:00Z">
          <w:pPr>
            <w:pStyle w:val="NormalWeb"/>
          </w:pPr>
        </w:pPrChange>
      </w:pPr>
      <w:del w:id="1758" w:author="Seth Oranburg" w:date="2026-03-07T09:50:00Z" w16du:dateUtc="2026-03-07T14:50:00Z">
        <w:r w:rsidRPr="00742779">
          <w:rPr>
            <w:rFonts w:ascii="ZWAdobeF" w:hAnsi="ZWAdobeF" w:cs="ZWAdobeF"/>
            <w:sz w:val="2"/>
            <w:szCs w:val="2"/>
          </w:rPr>
          <w:delText>888B</w:delText>
        </w:r>
        <w:r w:rsidR="0033544D" w:rsidRPr="00742779">
          <w:delText>The</w:delText>
        </w:r>
      </w:del>
      <w:ins w:id="1759" w:author="Seth Oranburg" w:date="2026-03-07T09:50:00Z" w16du:dateUtc="2026-03-07T14:50:00Z">
        <w:r w:rsidR="0033544D" w:rsidRPr="00742779">
          <w:t>The</w:t>
        </w:r>
      </w:ins>
      <w:r w:rsidR="0033544D" w:rsidRPr="00742779">
        <w:t xml:space="preserve"> uniform act</w:t>
      </w:r>
      <w:r w:rsidR="009F60D1" w:rsidRPr="00742779">
        <w:t>’</w:t>
      </w:r>
      <w:r w:rsidR="0033544D" w:rsidRPr="00742779">
        <w:t>s approach is different but serves similar purposes. The uniform act supplies default fiduciary duties of loyalty and care for members in member-managed LLCs and for managers in manager-managed LLCs.</w:t>
      </w:r>
      <w:r w:rsidR="0033544D">
        <w:fldChar w:fldCharType="begin"/>
      </w:r>
      <w:r w:rsidR="0033544D">
        <w:instrText>HYPERLINK \l "fn68-11647" \o "Jump to citation"</w:instrText>
      </w:r>
      <w:r w:rsidR="0033544D">
        <w:fldChar w:fldCharType="separate"/>
      </w:r>
      <w:r w:rsidR="0033544D" w:rsidRPr="00742779">
        <w:rPr>
          <w:rStyle w:val="Hyperlink"/>
          <w:color w:val="auto"/>
          <w:u w:val="none"/>
        </w:rPr>
        <w:t>[68</w:t>
      </w:r>
      <w:r w:rsidR="00FA601A" w:rsidRPr="00742779">
        <w:rPr>
          <w:rStyle w:val="Hyperlink"/>
          <w:color w:val="auto"/>
          <w:u w:val="none"/>
        </w:rPr>
        <w:t>]</w:t>
      </w:r>
      <w:r w:rsidR="0033544D">
        <w:fldChar w:fldCharType="end"/>
      </w:r>
      <w:r w:rsidR="0033544D" w:rsidRPr="00742779">
        <w:t xml:space="preserve"> Those duties can be modified within limits, but they exist as defaults when the operating agreement is silent. This gives parties more ex ante predictability about baseline governance standards while still permitting customization.</w:t>
      </w:r>
    </w:p>
    <w:p w14:paraId="1F14642A" w14:textId="77777777" w:rsidR="0033544D" w:rsidRPr="00742779" w:rsidRDefault="00742779" w:rsidP="000E54B1">
      <w:del w:id="1760" w:author="Seth Oranburg" w:date="2026-03-07T09:50:00Z" w16du:dateUtc="2026-03-07T14:50:00Z">
        <w:r w:rsidRPr="00742779">
          <w:rPr>
            <w:rFonts w:ascii="ZWAdobeF" w:hAnsi="ZWAdobeF" w:cs="ZWAdobeF"/>
            <w:sz w:val="2"/>
            <w:szCs w:val="2"/>
          </w:rPr>
          <w:delText>889B</w:delText>
        </w:r>
        <w:r w:rsidR="0033544D" w:rsidRPr="00742779">
          <w:delText>This</w:delText>
        </w:r>
      </w:del>
      <w:ins w:id="1761" w:author="Seth Oranburg" w:date="2026-03-07T09:50:00Z" w16du:dateUtc="2026-03-07T14:50:00Z">
        <w:r w:rsidR="0033544D" w:rsidRPr="00742779">
          <w:t>This</w:t>
        </w:r>
      </w:ins>
      <w:r w:rsidR="0033544D" w:rsidRPr="00742779">
        <w:t xml:space="preserve"> is fundamentally different from corporate law</w:t>
      </w:r>
      <w:r w:rsidR="009F60D1" w:rsidRPr="00742779">
        <w:t>’</w:t>
      </w:r>
      <w:r w:rsidR="0033544D" w:rsidRPr="00742779">
        <w:t>s architecture. Corporate law starts with mandatory structures and thick defaults, then permits some customization around the edges through charter provisions and shareholder agreements. LLC law starts with the operating agreement and uses statutory and equitable principles only to fill gaps that the agreement leaves.</w:t>
      </w:r>
    </w:p>
    <w:p w14:paraId="6C5357D4" w14:textId="77777777" w:rsidR="0033544D" w:rsidRPr="00742779" w:rsidRDefault="00742779" w:rsidP="000E54B1">
      <w:del w:id="1762" w:author="Seth Oranburg" w:date="2026-03-07T09:50:00Z" w16du:dateUtc="2026-03-07T14:50:00Z">
        <w:r w:rsidRPr="00742779">
          <w:rPr>
            <w:rFonts w:ascii="ZWAdobeF" w:hAnsi="ZWAdobeF" w:cs="ZWAdobeF"/>
            <w:sz w:val="2"/>
            <w:szCs w:val="2"/>
          </w:rPr>
          <w:delText>890B</w:delText>
        </w:r>
        <w:r w:rsidR="0033544D" w:rsidRPr="00742779">
          <w:delText>The</w:delText>
        </w:r>
      </w:del>
      <w:ins w:id="1763" w:author="Seth Oranburg" w:date="2026-03-07T09:50:00Z" w16du:dateUtc="2026-03-07T14:50:00Z">
        <w:r w:rsidR="0033544D" w:rsidRPr="00742779">
          <w:t>The</w:t>
        </w:r>
      </w:ins>
      <w:r w:rsidR="0033544D" w:rsidRPr="00742779">
        <w:t xml:space="preserve"> shift matters because it changes what drafting means. In corporate law, the charter and bylaws operate within a well-developed framework. Silence often means accepting a well-understood default. In LLC law, silence creates interpretive risk. Courts in different jurisdictions may fill the same gap differently. What counts as fiduciary duty in one state may be purely contractual obligation in another. The implied covenant of good faith and fair dealing may be narrow or broad depending on local precedent and factual context.</w:t>
      </w:r>
    </w:p>
    <w:p w14:paraId="545D3F2C" w14:textId="77777777" w:rsidR="0033544D" w:rsidRPr="00742779" w:rsidRDefault="00742779" w:rsidP="000E54B1">
      <w:del w:id="1764" w:author="Seth Oranburg" w:date="2026-03-07T09:50:00Z" w16du:dateUtc="2026-03-07T14:50:00Z">
        <w:r w:rsidRPr="00742779">
          <w:rPr>
            <w:rFonts w:ascii="ZWAdobeF" w:hAnsi="ZWAdobeF" w:cs="ZWAdobeF"/>
            <w:sz w:val="2"/>
            <w:szCs w:val="2"/>
          </w:rPr>
          <w:delText>891B</w:delText>
        </w:r>
        <w:r w:rsidR="0033544D" w:rsidRPr="00742779">
          <w:delText>For</w:delText>
        </w:r>
      </w:del>
      <w:ins w:id="1765" w:author="Seth Oranburg" w:date="2026-03-07T09:50:00Z" w16du:dateUtc="2026-03-07T14:50:00Z">
        <w:r w:rsidR="0033544D" w:rsidRPr="00742779">
          <w:t>For</w:t>
        </w:r>
      </w:ins>
      <w:r w:rsidR="0033544D" w:rsidRPr="00742779">
        <w:t xml:space="preserve"> Zeeva and Sammy, this means the operating agreement cannot be an afterthought. If they convert their construction business to LLC form to achieve tax efficiency and governance flexibility, the operating agreement becomes the entity</w:t>
      </w:r>
      <w:r w:rsidR="009F60D1" w:rsidRPr="00742779">
        <w:t>’</w:t>
      </w:r>
      <w:r w:rsidR="0033544D" w:rsidRPr="00742779">
        <w:t>s constitution. What it says determines who has authority, what conflicts are permitted, what approvals are required, and what remedies exist when someone breaches. What it does not say leaves those questions to gap-filling doctrines that vary by jurisdiction and lack the predictability of well-settled corporate defaults.</w:t>
      </w:r>
    </w:p>
    <w:p w14:paraId="184D6F0D" w14:textId="77777777" w:rsidR="0033544D" w:rsidRPr="00742779" w:rsidRDefault="0033544D" w:rsidP="000E54B1">
      <w:pPr>
        <w:pStyle w:val="Heading2"/>
        <w:rPr>
          <w:rFonts w:eastAsia="Times New Roman"/>
        </w:rPr>
      </w:pPr>
      <w:del w:id="1766" w:author="Seth Oranburg" w:date="2026-03-07T09:50:00Z" w16du:dateUtc="2026-03-07T14:50:00Z">
        <w:r w:rsidRPr="00742779">
          <w:rPr>
            <w:rFonts w:eastAsia="Times New Roman"/>
          </w:rPr>
          <w:delText xml:space="preserve">II. </w:delText>
        </w:r>
      </w:del>
      <w:r>
        <w:t>Formation and the Operating Agreement</w:t>
      </w:r>
    </w:p>
    <w:p w14:paraId="6DAA070F" w14:textId="77777777" w:rsidR="0033544D" w:rsidRPr="00742779" w:rsidRDefault="00742779" w:rsidP="000E54B1">
      <w:del w:id="1767" w:author="Seth Oranburg" w:date="2026-03-07T09:50:00Z" w16du:dateUtc="2026-03-07T14:50:00Z">
        <w:r w:rsidRPr="00742779">
          <w:rPr>
            <w:rFonts w:ascii="ZWAdobeF" w:hAnsi="ZWAdobeF" w:cs="ZWAdobeF"/>
            <w:sz w:val="2"/>
            <w:szCs w:val="2"/>
          </w:rPr>
          <w:delText>892B</w:delText>
        </w:r>
        <w:r w:rsidR="0033544D" w:rsidRPr="00742779">
          <w:delText>This</w:delText>
        </w:r>
      </w:del>
      <w:ins w:id="1768" w:author="Seth Oranburg" w:date="2026-03-07T09:50:00Z" w16du:dateUtc="2026-03-07T14:50:00Z">
        <w:r w:rsidR="0033544D" w:rsidRPr="00742779">
          <w:t>This</w:t>
        </w:r>
      </w:ins>
      <w:r w:rsidR="0033544D" w:rsidRPr="00742779">
        <w:t xml:space="preserve"> section explains why the LLC is often described as contract-like. The public filing creates a separate legal entity with limited liability, but it </w:t>
      </w:r>
      <w:r w:rsidR="0033544D" w:rsidRPr="00742779">
        <w:lastRenderedPageBreak/>
        <w:t>reveals relatively little about internal governance. The operating agreement therefore does more work than corporate charters and bylaws typically do.</w:t>
      </w:r>
    </w:p>
    <w:p w14:paraId="2EDDB346" w14:textId="77777777" w:rsidR="0033544D" w:rsidRPr="00742779" w:rsidRDefault="0033544D" w:rsidP="000E54B1">
      <w:pPr>
        <w:pStyle w:val="Heading3"/>
        <w:rPr>
          <w:rFonts w:eastAsia="Times New Roman"/>
        </w:rPr>
      </w:pPr>
      <w:r w:rsidRPr="00742779">
        <w:rPr>
          <w:rFonts w:eastAsia="Times New Roman"/>
        </w:rPr>
        <w:t>Formation Creates the Entity Boundary</w:t>
      </w:r>
    </w:p>
    <w:p w14:paraId="0A3362C5" w14:textId="77777777" w:rsidR="0033544D" w:rsidRPr="00742779" w:rsidRDefault="00742779" w:rsidP="000E54B1">
      <w:pPr>
        <w:pPrChange w:id="1769" w:author="Seth Oranburg" w:date="2026-03-07T09:50:00Z" w16du:dateUtc="2026-03-07T14:50:00Z">
          <w:pPr>
            <w:pStyle w:val="NormalWeb"/>
          </w:pPr>
        </w:pPrChange>
      </w:pPr>
      <w:del w:id="1770" w:author="Seth Oranburg" w:date="2026-03-07T09:50:00Z" w16du:dateUtc="2026-03-07T14:50:00Z">
        <w:r w:rsidRPr="00742779">
          <w:rPr>
            <w:rFonts w:ascii="ZWAdobeF" w:hAnsi="ZWAdobeF" w:cs="ZWAdobeF"/>
            <w:sz w:val="2"/>
            <w:szCs w:val="2"/>
          </w:rPr>
          <w:delText>893B</w:delText>
        </w:r>
        <w:r w:rsidR="0033544D" w:rsidRPr="00742779">
          <w:delText>Forming</w:delText>
        </w:r>
      </w:del>
      <w:ins w:id="1771" w:author="Seth Oranburg" w:date="2026-03-07T09:50:00Z" w16du:dateUtc="2026-03-07T14:50:00Z">
        <w:r w:rsidR="0033544D" w:rsidRPr="00742779">
          <w:t>Forming</w:t>
        </w:r>
      </w:ins>
      <w:r w:rsidR="0033544D" w:rsidRPr="00742779">
        <w:t xml:space="preserve"> an LLC generally requires less public documentation than forming a corporation. Under the uniform act, one or more organizers form an LLC by delivering a certificate of organization to the filing office for filing.</w:t>
      </w:r>
      <w:r w:rsidR="0033544D">
        <w:fldChar w:fldCharType="begin"/>
      </w:r>
      <w:r w:rsidR="0033544D">
        <w:instrText>HYPERLINK \l "fn69-11647" \o "Jump to citation"</w:instrText>
      </w:r>
      <w:r w:rsidR="0033544D">
        <w:fldChar w:fldCharType="separate"/>
      </w:r>
      <w:r w:rsidR="0033544D" w:rsidRPr="00742779">
        <w:rPr>
          <w:rStyle w:val="Hyperlink"/>
          <w:color w:val="auto"/>
          <w:u w:val="none"/>
        </w:rPr>
        <w:t>[69</w:t>
      </w:r>
      <w:r w:rsidR="00FA601A" w:rsidRPr="00742779">
        <w:rPr>
          <w:rStyle w:val="Hyperlink"/>
          <w:color w:val="auto"/>
          <w:u w:val="none"/>
        </w:rPr>
        <w:t>]</w:t>
      </w:r>
      <w:r w:rsidR="0033544D">
        <w:fldChar w:fldCharType="end"/>
      </w:r>
      <w:r w:rsidR="0033544D" w:rsidRPr="00742779">
        <w:t xml:space="preserve"> The certificate must state the LLC</w:t>
      </w:r>
      <w:r w:rsidR="009F60D1" w:rsidRPr="00742779">
        <w:t>’</w:t>
      </w:r>
      <w:r w:rsidR="0033544D" w:rsidRPr="00742779">
        <w:t>s name and the street and mailing address of its initial registered office and the name of its initial registered agent.</w:t>
      </w:r>
      <w:r w:rsidR="0033544D">
        <w:fldChar w:fldCharType="begin"/>
      </w:r>
      <w:r w:rsidR="0033544D">
        <w:instrText>HYPERLINK \l "fn69-11647" \o "Jump to citation"</w:instrText>
      </w:r>
      <w:r w:rsidR="0033544D">
        <w:fldChar w:fldCharType="separate"/>
      </w:r>
      <w:r w:rsidR="0033544D" w:rsidRPr="00742779">
        <w:rPr>
          <w:rStyle w:val="Hyperlink"/>
          <w:color w:val="auto"/>
          <w:u w:val="none"/>
        </w:rPr>
        <w:t>[69</w:t>
      </w:r>
      <w:r w:rsidR="00FA601A" w:rsidRPr="00742779">
        <w:rPr>
          <w:rStyle w:val="Hyperlink"/>
          <w:color w:val="auto"/>
          <w:u w:val="none"/>
        </w:rPr>
        <w:t>]</w:t>
      </w:r>
      <w:r w:rsidR="0033544D">
        <w:fldChar w:fldCharType="end"/>
      </w:r>
      <w:r w:rsidR="0033544D" w:rsidRPr="00742779">
        <w:t xml:space="preserve"> It may also state whether the LLC is manager-managed, the name and address of each initial member, and other matters the organizers choose to include.</w:t>
      </w:r>
      <w:r w:rsidR="0033544D">
        <w:fldChar w:fldCharType="begin"/>
      </w:r>
      <w:r w:rsidR="0033544D">
        <w:instrText>HYPERLINK \l "fn69-11647" \o "Jump to citation"</w:instrText>
      </w:r>
      <w:r w:rsidR="0033544D">
        <w:fldChar w:fldCharType="separate"/>
      </w:r>
      <w:r w:rsidR="0033544D" w:rsidRPr="00742779">
        <w:rPr>
          <w:rStyle w:val="Hyperlink"/>
          <w:color w:val="auto"/>
          <w:u w:val="none"/>
        </w:rPr>
        <w:t>[69</w:t>
      </w:r>
      <w:r w:rsidR="00FA601A" w:rsidRPr="00742779">
        <w:rPr>
          <w:rStyle w:val="Hyperlink"/>
          <w:color w:val="auto"/>
          <w:u w:val="none"/>
        </w:rPr>
        <w:t>]</w:t>
      </w:r>
      <w:r w:rsidR="0033544D">
        <w:fldChar w:fldCharType="end"/>
      </w:r>
      <w:r w:rsidR="0033544D" w:rsidRPr="00742779">
        <w:t xml:space="preserve"> The LLC comes into existence when the filing office files the certificate.</w:t>
      </w:r>
      <w:r w:rsidR="0033544D">
        <w:fldChar w:fldCharType="begin"/>
      </w:r>
      <w:r w:rsidR="0033544D">
        <w:instrText>HYPERLINK \l "fn69-11647" \o "Jump to citation"</w:instrText>
      </w:r>
      <w:r w:rsidR="0033544D">
        <w:fldChar w:fldCharType="separate"/>
      </w:r>
      <w:r w:rsidR="0033544D" w:rsidRPr="00742779">
        <w:rPr>
          <w:rStyle w:val="Hyperlink"/>
          <w:color w:val="auto"/>
          <w:u w:val="none"/>
        </w:rPr>
        <w:t>[69</w:t>
      </w:r>
      <w:r w:rsidR="00FA601A" w:rsidRPr="00742779">
        <w:rPr>
          <w:rStyle w:val="Hyperlink"/>
          <w:color w:val="auto"/>
          <w:u w:val="none"/>
        </w:rPr>
        <w:t>]</w:t>
      </w:r>
      <w:r w:rsidR="0033544D">
        <w:fldChar w:fldCharType="end"/>
      </w:r>
    </w:p>
    <w:p w14:paraId="7060C6FA" w14:textId="77777777" w:rsidR="0033544D" w:rsidRPr="00742779" w:rsidRDefault="00742779" w:rsidP="000E54B1">
      <w:del w:id="1772" w:author="Seth Oranburg" w:date="2026-03-07T09:50:00Z" w16du:dateUtc="2026-03-07T14:50:00Z">
        <w:r w:rsidRPr="00742779">
          <w:rPr>
            <w:rFonts w:ascii="ZWAdobeF" w:hAnsi="ZWAdobeF" w:cs="ZWAdobeF"/>
            <w:sz w:val="2"/>
            <w:szCs w:val="2"/>
          </w:rPr>
          <w:delText>894B</w:delText>
        </w:r>
        <w:r w:rsidR="0033544D" w:rsidRPr="00742779">
          <w:delText>The</w:delText>
        </w:r>
      </w:del>
      <w:ins w:id="1773" w:author="Seth Oranburg" w:date="2026-03-07T09:50:00Z" w16du:dateUtc="2026-03-07T14:50:00Z">
        <w:r w:rsidR="0033544D" w:rsidRPr="00742779">
          <w:t>The</w:t>
        </w:r>
      </w:ins>
      <w:r w:rsidR="0033544D" w:rsidRPr="00742779">
        <w:t xml:space="preserve"> key point is not the label, but the design. Corporate formation documents typically include more structure on their face, including at minimum a charter that establishes share terms and other foundational features. LLC formation documents are usually thinner. The uniform act does not require the certificate to list members or to disclose the operating agreement</w:t>
      </w:r>
      <w:r w:rsidR="009F60D1" w:rsidRPr="00742779">
        <w:t>’</w:t>
      </w:r>
      <w:r w:rsidR="0033544D" w:rsidRPr="00742779">
        <w:t>s governance terms. The filing is primarily an identification and notice instrument.</w:t>
      </w:r>
    </w:p>
    <w:p w14:paraId="4BBE537D" w14:textId="77777777" w:rsidR="0033544D" w:rsidRPr="00742779" w:rsidRDefault="00742779" w:rsidP="000E54B1">
      <w:pPr>
        <w:pPrChange w:id="1774" w:author="Seth Oranburg" w:date="2026-03-07T09:50:00Z" w16du:dateUtc="2026-03-07T14:50:00Z">
          <w:pPr>
            <w:pStyle w:val="NormalWeb"/>
          </w:pPr>
        </w:pPrChange>
      </w:pPr>
      <w:del w:id="1775" w:author="Seth Oranburg" w:date="2026-03-07T09:50:00Z" w16du:dateUtc="2026-03-07T14:50:00Z">
        <w:r w:rsidRPr="00742779">
          <w:rPr>
            <w:rFonts w:ascii="ZWAdobeF" w:hAnsi="ZWAdobeF" w:cs="ZWAdobeF"/>
            <w:sz w:val="2"/>
            <w:szCs w:val="2"/>
          </w:rPr>
          <w:delText>895B</w:delText>
        </w:r>
        <w:r w:rsidR="0033544D" w:rsidRPr="00742779">
          <w:delText>Once</w:delText>
        </w:r>
      </w:del>
      <w:ins w:id="1776" w:author="Seth Oranburg" w:date="2026-03-07T09:50:00Z" w16du:dateUtc="2026-03-07T14:50:00Z">
        <w:r w:rsidR="0033544D" w:rsidRPr="00742779">
          <w:t>Once</w:t>
        </w:r>
      </w:ins>
      <w:r w:rsidR="0033544D" w:rsidRPr="00742779">
        <w:t xml:space="preserve"> formed, the LLC is a separate legal entity. The uniform act makes this explicit: a limited liability company is an entity distinct from its members.</w:t>
      </w:r>
      <w:r w:rsidR="0033544D">
        <w:fldChar w:fldCharType="begin"/>
      </w:r>
      <w:r w:rsidR="0033544D">
        <w:instrText>HYPERLINK \l "fn70-11647" \o "Jump to citation"</w:instrText>
      </w:r>
      <w:r w:rsidR="0033544D">
        <w:fldChar w:fldCharType="separate"/>
      </w:r>
      <w:r w:rsidR="0033544D" w:rsidRPr="00742779">
        <w:rPr>
          <w:rStyle w:val="Hyperlink"/>
          <w:color w:val="auto"/>
          <w:u w:val="none"/>
        </w:rPr>
        <w:t>[70</w:t>
      </w:r>
      <w:r w:rsidR="00FA601A" w:rsidRPr="00742779">
        <w:rPr>
          <w:rStyle w:val="Hyperlink"/>
          <w:color w:val="auto"/>
          <w:u w:val="none"/>
        </w:rPr>
        <w:t>]</w:t>
      </w:r>
      <w:r w:rsidR="0033544D">
        <w:fldChar w:fldCharType="end"/>
      </w:r>
      <w:r w:rsidR="0033544D" w:rsidRPr="00742779">
        <w:t xml:space="preserve"> This separate legal personality is what makes limited liability possible. Because the LLC is a separate legal person, it can sue and be sued in its own name, own property, enter contracts, and continue notwithstanding changes in membership.</w:t>
      </w:r>
      <w:r w:rsidR="0033544D">
        <w:fldChar w:fldCharType="begin"/>
      </w:r>
      <w:r w:rsidR="0033544D">
        <w:instrText>HYPERLINK \l "fn70-11647" \o "Jump to citation"</w:instrText>
      </w:r>
      <w:r w:rsidR="0033544D">
        <w:fldChar w:fldCharType="separate"/>
      </w:r>
      <w:r w:rsidR="0033544D" w:rsidRPr="00742779">
        <w:rPr>
          <w:rStyle w:val="Hyperlink"/>
          <w:color w:val="auto"/>
          <w:u w:val="none"/>
        </w:rPr>
        <w:t>[70</w:t>
      </w:r>
      <w:r w:rsidR="00FA601A" w:rsidRPr="00742779">
        <w:rPr>
          <w:rStyle w:val="Hyperlink"/>
          <w:color w:val="auto"/>
          <w:u w:val="none"/>
        </w:rPr>
        <w:t>]</w:t>
      </w:r>
      <w:r w:rsidR="0033544D">
        <w:fldChar w:fldCharType="end"/>
      </w:r>
    </w:p>
    <w:p w14:paraId="5F95C730" w14:textId="77777777" w:rsidR="0033544D" w:rsidRPr="00742779" w:rsidRDefault="00742779" w:rsidP="000E54B1">
      <w:pPr>
        <w:pPrChange w:id="1777" w:author="Seth Oranburg" w:date="2026-03-07T09:50:00Z" w16du:dateUtc="2026-03-07T14:50:00Z">
          <w:pPr>
            <w:pStyle w:val="NormalWeb"/>
          </w:pPr>
        </w:pPrChange>
      </w:pPr>
      <w:del w:id="1778" w:author="Seth Oranburg" w:date="2026-03-07T09:50:00Z" w16du:dateUtc="2026-03-07T14:50:00Z">
        <w:r w:rsidRPr="00742779">
          <w:rPr>
            <w:rFonts w:ascii="ZWAdobeF" w:hAnsi="ZWAdobeF" w:cs="ZWAdobeF"/>
            <w:sz w:val="2"/>
            <w:szCs w:val="2"/>
          </w:rPr>
          <w:delText>896B</w:delText>
        </w:r>
        <w:r w:rsidR="0033544D" w:rsidRPr="00742779">
          <w:delText>The</w:delText>
        </w:r>
      </w:del>
      <w:ins w:id="1779" w:author="Seth Oranburg" w:date="2026-03-07T09:50:00Z" w16du:dateUtc="2026-03-07T14:50:00Z">
        <w:r w:rsidR="0033544D" w:rsidRPr="00742779">
          <w:t>The</w:t>
        </w:r>
      </w:ins>
      <w:r w:rsidR="0033544D" w:rsidRPr="00742779">
        <w:t xml:space="preserve"> uniform act also clarifies the LLC</w:t>
      </w:r>
      <w:r w:rsidR="009F60D1" w:rsidRPr="00742779">
        <w:t>’</w:t>
      </w:r>
      <w:r w:rsidR="0033544D" w:rsidRPr="00742779">
        <w:t>s legal capacities. A limited liability company has perpetual duration unless the operating agreement or certificate of organization provides otherwise.</w:t>
      </w:r>
      <w:r w:rsidR="0033544D">
        <w:fldChar w:fldCharType="begin"/>
      </w:r>
      <w:r w:rsidR="0033544D">
        <w:instrText>HYPERLINK \l "fn71-11647" \o "Jump to citation"</w:instrText>
      </w:r>
      <w:r w:rsidR="0033544D">
        <w:fldChar w:fldCharType="separate"/>
      </w:r>
      <w:r w:rsidR="0033544D" w:rsidRPr="00742779">
        <w:rPr>
          <w:rStyle w:val="Hyperlink"/>
          <w:color w:val="auto"/>
          <w:u w:val="none"/>
        </w:rPr>
        <w:t>[71</w:t>
      </w:r>
      <w:r w:rsidR="00FA601A" w:rsidRPr="00742779">
        <w:rPr>
          <w:rStyle w:val="Hyperlink"/>
          <w:color w:val="auto"/>
          <w:u w:val="none"/>
        </w:rPr>
        <w:t>]</w:t>
      </w:r>
      <w:r w:rsidR="0033544D">
        <w:fldChar w:fldCharType="end"/>
      </w:r>
      <w:r w:rsidR="0033544D" w:rsidRPr="00742779">
        <w:t xml:space="preserve"> An LLC has the capacity to sue and be sued, own property, make contracts and guarantees, lend money and give security, and generally exercise the same powers as an individual to conduct business.</w:t>
      </w:r>
      <w:r w:rsidR="0033544D">
        <w:fldChar w:fldCharType="begin"/>
      </w:r>
      <w:r w:rsidR="0033544D">
        <w:instrText>HYPERLINK \l "fn71-11647" \o "Jump to citation"</w:instrText>
      </w:r>
      <w:r w:rsidR="0033544D">
        <w:fldChar w:fldCharType="separate"/>
      </w:r>
      <w:r w:rsidR="0033544D" w:rsidRPr="00742779">
        <w:rPr>
          <w:rStyle w:val="Hyperlink"/>
          <w:color w:val="auto"/>
          <w:u w:val="none"/>
        </w:rPr>
        <w:t>[71</w:t>
      </w:r>
      <w:r w:rsidR="00FA601A" w:rsidRPr="00742779">
        <w:rPr>
          <w:rStyle w:val="Hyperlink"/>
          <w:color w:val="auto"/>
          <w:u w:val="none"/>
        </w:rPr>
        <w:t>]</w:t>
      </w:r>
      <w:r w:rsidR="0033544D">
        <w:fldChar w:fldCharType="end"/>
      </w:r>
      <w:r w:rsidR="0033544D" w:rsidRPr="00742779">
        <w:t xml:space="preserve"> These provisions establish that the LLC is a full legal person for purposes of transacting business, not a limited-purpose vehicle or mere contract among members.</w:t>
      </w:r>
    </w:p>
    <w:p w14:paraId="1007620B" w14:textId="77777777" w:rsidR="0033544D" w:rsidRPr="00742779" w:rsidRDefault="00742779" w:rsidP="000E54B1">
      <w:del w:id="1780" w:author="Seth Oranburg" w:date="2026-03-07T09:50:00Z" w16du:dateUtc="2026-03-07T14:50:00Z">
        <w:r w:rsidRPr="00742779">
          <w:rPr>
            <w:rFonts w:ascii="ZWAdobeF" w:hAnsi="ZWAdobeF" w:cs="ZWAdobeF"/>
            <w:sz w:val="2"/>
            <w:szCs w:val="2"/>
          </w:rPr>
          <w:delText>897B</w:delText>
        </w:r>
        <w:r w:rsidR="0033544D" w:rsidRPr="00742779">
          <w:delText>For</w:delText>
        </w:r>
      </w:del>
      <w:ins w:id="1781" w:author="Seth Oranburg" w:date="2026-03-07T09:50:00Z" w16du:dateUtc="2026-03-07T14:50:00Z">
        <w:r w:rsidR="0033544D" w:rsidRPr="00742779">
          <w:t>For</w:t>
        </w:r>
      </w:ins>
      <w:r w:rsidR="0033544D" w:rsidRPr="00742779">
        <w:t xml:space="preserve"> businesses converting from another form, many states provide statutory conversion procedures. The business continues with the same assets and liabilities, while the owners</w:t>
      </w:r>
      <w:r w:rsidR="009F60D1" w:rsidRPr="00742779">
        <w:t>’</w:t>
      </w:r>
      <w:r w:rsidR="0033544D" w:rsidRPr="00742779">
        <w:t xml:space="preserve"> interests are recharacterized as LLC membership interests. This allows Zeeva and Sammy</w:t>
      </w:r>
      <w:r w:rsidR="009F60D1" w:rsidRPr="00742779">
        <w:t>’</w:t>
      </w:r>
      <w:r w:rsidR="0033544D" w:rsidRPr="00742779">
        <w:t xml:space="preserve">s construction firm to shift from corporate to LLC form without liquidating and reforming. The entity boundary </w:t>
      </w:r>
      <w:r w:rsidR="0033544D" w:rsidRPr="00742779">
        <w:lastRenderedPageBreak/>
        <w:t>persists across the conversion; only the governing statute and formation documents change.</w:t>
      </w:r>
    </w:p>
    <w:p w14:paraId="0648FF2A" w14:textId="77777777" w:rsidR="0033544D" w:rsidRPr="00742779" w:rsidRDefault="0033544D" w:rsidP="000E54B1">
      <w:pPr>
        <w:pStyle w:val="Heading3"/>
        <w:rPr>
          <w:rFonts w:eastAsia="Times New Roman"/>
        </w:rPr>
      </w:pPr>
      <w:r w:rsidRPr="00742779">
        <w:rPr>
          <w:rFonts w:eastAsia="Times New Roman"/>
        </w:rPr>
        <w:t>The Operating Agreement as Private Constitution</w:t>
      </w:r>
    </w:p>
    <w:p w14:paraId="3971A674" w14:textId="77777777" w:rsidR="0033544D" w:rsidRPr="00742779" w:rsidRDefault="00742779" w:rsidP="000E54B1">
      <w:del w:id="1782" w:author="Seth Oranburg" w:date="2026-03-07T09:50:00Z" w16du:dateUtc="2026-03-07T14:50:00Z">
        <w:r w:rsidRPr="00742779">
          <w:rPr>
            <w:rFonts w:ascii="ZWAdobeF" w:hAnsi="ZWAdobeF" w:cs="ZWAdobeF"/>
            <w:sz w:val="2"/>
            <w:szCs w:val="2"/>
          </w:rPr>
          <w:delText>898B</w:delText>
        </w:r>
        <w:r w:rsidR="0033544D" w:rsidRPr="00742779">
          <w:delText>The</w:delText>
        </w:r>
      </w:del>
      <w:ins w:id="1783" w:author="Seth Oranburg" w:date="2026-03-07T09:50:00Z" w16du:dateUtc="2026-03-07T14:50:00Z">
        <w:r w:rsidR="0033544D" w:rsidRPr="00742779">
          <w:t>The</w:t>
        </w:r>
      </w:ins>
      <w:r w:rsidR="0033544D" w:rsidRPr="00742779">
        <w:t xml:space="preserve"> certificate of organization is a thin public filing. The operating agreement is the governance instrument that does the real work.</w:t>
      </w:r>
    </w:p>
    <w:p w14:paraId="580B92D2" w14:textId="77777777" w:rsidR="0033544D" w:rsidRPr="00742779" w:rsidRDefault="00742779" w:rsidP="000E54B1">
      <w:pPr>
        <w:pPrChange w:id="1784" w:author="Seth Oranburg" w:date="2026-03-07T09:50:00Z" w16du:dateUtc="2026-03-07T14:50:00Z">
          <w:pPr>
            <w:pStyle w:val="NormalWeb"/>
          </w:pPr>
        </w:pPrChange>
      </w:pPr>
      <w:del w:id="1785" w:author="Seth Oranburg" w:date="2026-03-07T09:50:00Z" w16du:dateUtc="2026-03-07T14:50:00Z">
        <w:r w:rsidRPr="00742779">
          <w:rPr>
            <w:rFonts w:ascii="ZWAdobeF" w:hAnsi="ZWAdobeF" w:cs="ZWAdobeF"/>
            <w:sz w:val="2"/>
            <w:szCs w:val="2"/>
          </w:rPr>
          <w:delText>899B</w:delText>
        </w:r>
        <w:r w:rsidR="0033544D" w:rsidRPr="00742779">
          <w:delText>The</w:delText>
        </w:r>
      </w:del>
      <w:ins w:id="1786" w:author="Seth Oranburg" w:date="2026-03-07T09:50:00Z" w16du:dateUtc="2026-03-07T14:50:00Z">
        <w:r w:rsidR="0033544D" w:rsidRPr="00742779">
          <w:t>The</w:t>
        </w:r>
      </w:ins>
      <w:r w:rsidR="0033544D" w:rsidRPr="00742779">
        <w:t xml:space="preserve"> uniform act defines an operating agreement broadly as the agreement of all the members concerning the LLC</w:t>
      </w:r>
      <w:r w:rsidR="009F60D1" w:rsidRPr="00742779">
        <w:t>’</w:t>
      </w:r>
      <w:r w:rsidR="0033544D" w:rsidRPr="00742779">
        <w:t>s affairs and members</w:t>
      </w:r>
      <w:r w:rsidR="009F60D1" w:rsidRPr="00742779">
        <w:t>’</w:t>
      </w:r>
      <w:r w:rsidR="0033544D" w:rsidRPr="00742779">
        <w:t xml:space="preserve"> relations.</w:t>
      </w:r>
      <w:r w:rsidR="0033544D">
        <w:fldChar w:fldCharType="begin"/>
      </w:r>
      <w:r w:rsidR="0033544D">
        <w:instrText>HYPERLINK \l "fn72-11647" \o "Jump to citation"</w:instrText>
      </w:r>
      <w:r w:rsidR="0033544D">
        <w:fldChar w:fldCharType="separate"/>
      </w:r>
      <w:r w:rsidR="0033544D" w:rsidRPr="00742779">
        <w:rPr>
          <w:rStyle w:val="Hyperlink"/>
          <w:color w:val="auto"/>
          <w:u w:val="none"/>
        </w:rPr>
        <w:t>[72</w:t>
      </w:r>
      <w:r w:rsidR="00FA601A" w:rsidRPr="00742779">
        <w:rPr>
          <w:rStyle w:val="Hyperlink"/>
          <w:color w:val="auto"/>
          <w:u w:val="none"/>
        </w:rPr>
        <w:t>]</w:t>
      </w:r>
      <w:r w:rsidR="0033544D">
        <w:fldChar w:fldCharType="end"/>
      </w:r>
      <w:r w:rsidR="0033544D" w:rsidRPr="00742779">
        <w:t xml:space="preserve"> The agreement need not be in writing and may be oral, implied, or a combination of oral, written, and implied terms.</w:t>
      </w:r>
      <w:r w:rsidR="0033544D">
        <w:fldChar w:fldCharType="begin"/>
      </w:r>
      <w:r w:rsidR="0033544D">
        <w:instrText>HYPERLINK \l "fn72-11647" \o "Jump to citation"</w:instrText>
      </w:r>
      <w:r w:rsidR="0033544D">
        <w:fldChar w:fldCharType="separate"/>
      </w:r>
      <w:r w:rsidR="0033544D" w:rsidRPr="00742779">
        <w:rPr>
          <w:rStyle w:val="Hyperlink"/>
          <w:color w:val="auto"/>
          <w:u w:val="none"/>
        </w:rPr>
        <w:t>[72</w:t>
      </w:r>
      <w:r w:rsidR="00FA601A" w:rsidRPr="00742779">
        <w:rPr>
          <w:rStyle w:val="Hyperlink"/>
          <w:color w:val="auto"/>
          <w:u w:val="none"/>
        </w:rPr>
        <w:t>]</w:t>
      </w:r>
      <w:r w:rsidR="0033544D">
        <w:fldChar w:fldCharType="end"/>
      </w:r>
      <w:r w:rsidR="0033544D" w:rsidRPr="00742779">
        <w:t xml:space="preserve"> A single-member LLC may have an operating agreement even though only one person is party to it.</w:t>
      </w:r>
      <w:r w:rsidR="0033544D">
        <w:fldChar w:fldCharType="begin"/>
      </w:r>
      <w:r w:rsidR="0033544D">
        <w:instrText>HYPERLINK \l "fn72-11647" \o "Jump to citation"</w:instrText>
      </w:r>
      <w:r w:rsidR="0033544D">
        <w:fldChar w:fldCharType="separate"/>
      </w:r>
      <w:r w:rsidR="0033544D" w:rsidRPr="00742779">
        <w:rPr>
          <w:rStyle w:val="Hyperlink"/>
          <w:color w:val="auto"/>
          <w:u w:val="none"/>
        </w:rPr>
        <w:t>[72</w:t>
      </w:r>
      <w:r w:rsidR="00FA601A" w:rsidRPr="00742779">
        <w:rPr>
          <w:rStyle w:val="Hyperlink"/>
          <w:color w:val="auto"/>
          <w:u w:val="none"/>
        </w:rPr>
        <w:t>]</w:t>
      </w:r>
      <w:r w:rsidR="0033544D">
        <w:fldChar w:fldCharType="end"/>
      </w:r>
    </w:p>
    <w:p w14:paraId="4F0C6498" w14:textId="77777777" w:rsidR="0033544D" w:rsidRPr="00742779" w:rsidRDefault="00742779" w:rsidP="000E54B1">
      <w:pPr>
        <w:pPrChange w:id="1787" w:author="Seth Oranburg" w:date="2026-03-07T09:50:00Z" w16du:dateUtc="2026-03-07T14:50:00Z">
          <w:pPr>
            <w:pStyle w:val="NormalWeb"/>
          </w:pPr>
        </w:pPrChange>
      </w:pPr>
      <w:del w:id="1788" w:author="Seth Oranburg" w:date="2026-03-07T09:50:00Z" w16du:dateUtc="2026-03-07T14:50:00Z">
        <w:r w:rsidRPr="00742779">
          <w:rPr>
            <w:rFonts w:ascii="ZWAdobeF" w:hAnsi="ZWAdobeF" w:cs="ZWAdobeF"/>
            <w:sz w:val="2"/>
            <w:szCs w:val="2"/>
          </w:rPr>
          <w:delText>900B</w:delText>
        </w:r>
        <w:r w:rsidR="0033544D" w:rsidRPr="00742779">
          <w:delText>This</w:delText>
        </w:r>
      </w:del>
      <w:ins w:id="1789" w:author="Seth Oranburg" w:date="2026-03-07T09:50:00Z" w16du:dateUtc="2026-03-07T14:50:00Z">
        <w:r w:rsidR="0033544D" w:rsidRPr="00742779">
          <w:t>This</w:t>
        </w:r>
      </w:ins>
      <w:r w:rsidR="0033544D" w:rsidRPr="00742779">
        <w:t xml:space="preserve"> breadth creates flexibility but also creates risk. When parties fail to reduce their governance bargain to clear written terms, later disputes can turn on contested factual claims about what was orally agreed or implicitly understood. The uniform act addresses this by specifying what the operating agreement governs and what effect it has.</w:t>
      </w:r>
      <w:r w:rsidR="0033544D">
        <w:fldChar w:fldCharType="begin"/>
      </w:r>
      <w:r w:rsidR="0033544D">
        <w:instrText>HYPERLINK \l "fn73-11647" \o "Jump to citation"</w:instrText>
      </w:r>
      <w:r w:rsidR="0033544D">
        <w:fldChar w:fldCharType="separate"/>
      </w:r>
      <w:r w:rsidR="0033544D" w:rsidRPr="00742779">
        <w:rPr>
          <w:rStyle w:val="Hyperlink"/>
          <w:color w:val="auto"/>
          <w:u w:val="none"/>
        </w:rPr>
        <w:t>[73</w:t>
      </w:r>
      <w:r w:rsidR="00FA601A" w:rsidRPr="00742779">
        <w:rPr>
          <w:rStyle w:val="Hyperlink"/>
          <w:color w:val="auto"/>
          <w:u w:val="none"/>
        </w:rPr>
        <w:t>]</w:t>
      </w:r>
      <w:r w:rsidR="0033544D">
        <w:fldChar w:fldCharType="end"/>
      </w:r>
      <w:r w:rsidR="0033544D" w:rsidRPr="00742779">
        <w:t xml:space="preserve"> The operating agreement governs relations among members, between members and the LLC, the rights and duties of managers, and the LLC</w:t>
      </w:r>
      <w:r w:rsidR="009F60D1" w:rsidRPr="00742779">
        <w:t>’</w:t>
      </w:r>
      <w:r w:rsidR="0033544D" w:rsidRPr="00742779">
        <w:t>s activities and affairs.</w:t>
      </w:r>
      <w:r w:rsidR="0033544D">
        <w:fldChar w:fldCharType="begin"/>
      </w:r>
      <w:r w:rsidR="0033544D">
        <w:instrText>HYPERLINK \l "fn73-11647" \o "Jump to citation"</w:instrText>
      </w:r>
      <w:r w:rsidR="0033544D">
        <w:fldChar w:fldCharType="separate"/>
      </w:r>
      <w:r w:rsidR="0033544D" w:rsidRPr="00742779">
        <w:rPr>
          <w:rStyle w:val="Hyperlink"/>
          <w:color w:val="auto"/>
          <w:u w:val="none"/>
        </w:rPr>
        <w:t>[73</w:t>
      </w:r>
      <w:r w:rsidR="00FA601A" w:rsidRPr="00742779">
        <w:rPr>
          <w:rStyle w:val="Hyperlink"/>
          <w:color w:val="auto"/>
          <w:u w:val="none"/>
        </w:rPr>
        <w:t>]</w:t>
      </w:r>
      <w:r w:rsidR="0033544D">
        <w:fldChar w:fldCharType="end"/>
      </w:r>
      <w:r w:rsidR="0033544D" w:rsidRPr="00742779">
        <w:t xml:space="preserve"> The operating agreement binds members and managers even if they have not signed it or otherwise manifested assent.</w:t>
      </w:r>
      <w:r w:rsidR="0033544D">
        <w:fldChar w:fldCharType="begin"/>
      </w:r>
      <w:r w:rsidR="0033544D">
        <w:instrText>HYPERLINK \l "fn73-11647" \o "Jump to citation"</w:instrText>
      </w:r>
      <w:r w:rsidR="0033544D">
        <w:fldChar w:fldCharType="separate"/>
      </w:r>
      <w:r w:rsidR="0033544D" w:rsidRPr="00742779">
        <w:rPr>
          <w:rStyle w:val="Hyperlink"/>
          <w:color w:val="auto"/>
          <w:u w:val="none"/>
        </w:rPr>
        <w:t>[73</w:t>
      </w:r>
      <w:r w:rsidR="00FA601A" w:rsidRPr="00742779">
        <w:rPr>
          <w:rStyle w:val="Hyperlink"/>
          <w:color w:val="auto"/>
          <w:u w:val="none"/>
        </w:rPr>
        <w:t>]</w:t>
      </w:r>
      <w:r w:rsidR="0033544D">
        <w:fldChar w:fldCharType="end"/>
      </w:r>
    </w:p>
    <w:p w14:paraId="297C010C" w14:textId="77777777" w:rsidR="0033544D" w:rsidRPr="00742779" w:rsidRDefault="00742779" w:rsidP="000E54B1">
      <w:del w:id="1790" w:author="Seth Oranburg" w:date="2026-03-07T09:50:00Z" w16du:dateUtc="2026-03-07T14:50:00Z">
        <w:r w:rsidRPr="00742779">
          <w:rPr>
            <w:rFonts w:ascii="ZWAdobeF" w:hAnsi="ZWAdobeF" w:cs="ZWAdobeF"/>
            <w:sz w:val="2"/>
            <w:szCs w:val="2"/>
          </w:rPr>
          <w:delText>901B</w:delText>
        </w:r>
        <w:r w:rsidR="0033544D" w:rsidRPr="00742779">
          <w:delText>For</w:delText>
        </w:r>
      </w:del>
      <w:ins w:id="1791" w:author="Seth Oranburg" w:date="2026-03-07T09:50:00Z" w16du:dateUtc="2026-03-07T14:50:00Z">
        <w:r w:rsidR="0033544D" w:rsidRPr="00742779">
          <w:t>For</w:t>
        </w:r>
      </w:ins>
      <w:r w:rsidR="0033544D" w:rsidRPr="00742779">
        <w:t xml:space="preserve"> closely held firms, the operating agreement should be comprehensive and written. It should address formation and purpose, capital contributions and ownership interests, management structure and voting rules, profit and loss allocations, distributions, fiduciary duties and standards of conduct, transfer restrictions, deadlock procedures, buyout rights, dissolution triggers, and dispute resolution mechanisms.</w:t>
      </w:r>
    </w:p>
    <w:p w14:paraId="1540FD6F" w14:textId="77777777" w:rsidR="0033544D" w:rsidRPr="00742779" w:rsidRDefault="00742779" w:rsidP="000E54B1">
      <w:del w:id="1792" w:author="Seth Oranburg" w:date="2026-03-07T09:50:00Z" w16du:dateUtc="2026-03-07T14:50:00Z">
        <w:r w:rsidRPr="00742779">
          <w:rPr>
            <w:rFonts w:ascii="ZWAdobeF" w:hAnsi="ZWAdobeF" w:cs="ZWAdobeF"/>
            <w:sz w:val="2"/>
            <w:szCs w:val="2"/>
          </w:rPr>
          <w:delText>902B</w:delText>
        </w:r>
        <w:r w:rsidR="0033544D" w:rsidRPr="00742779">
          <w:delText>The</w:delText>
        </w:r>
      </w:del>
      <w:ins w:id="1793" w:author="Seth Oranburg" w:date="2026-03-07T09:50:00Z" w16du:dateUtc="2026-03-07T14:50:00Z">
        <w:r w:rsidR="0033544D" w:rsidRPr="00742779">
          <w:t>The</w:t>
        </w:r>
      </w:ins>
      <w:r w:rsidR="0033544D" w:rsidRPr="00742779">
        <w:t xml:space="preserve"> operating agreement that Zeeva, Sammy, and Marcus adopt for their construction LLC illustrates this breadth. It specifies that the LLC is manager-managed with Zeeva and Sammy as co-managers. It requires unanimous consent for admitting new members, 75% approval for major decisions like asset sales or dissolution, and manager authority for day-to-day operations. It establishes capital accounts, allocates profits and losses, requires annual tax distributions, and restricts transfers of governance rights. Most importantly, it defines modified fiduciary duties tailored to their relationship.</w:t>
      </w:r>
    </w:p>
    <w:p w14:paraId="79473727" w14:textId="77777777" w:rsidR="0033544D" w:rsidRPr="00742779" w:rsidRDefault="00742779" w:rsidP="000E54B1">
      <w:pPr>
        <w:pPrChange w:id="1794" w:author="Seth Oranburg" w:date="2026-03-07T09:50:00Z" w16du:dateUtc="2026-03-07T14:50:00Z">
          <w:pPr>
            <w:pStyle w:val="NormalWeb"/>
          </w:pPr>
        </w:pPrChange>
      </w:pPr>
      <w:del w:id="1795" w:author="Seth Oranburg" w:date="2026-03-07T09:50:00Z" w16du:dateUtc="2026-03-07T14:50:00Z">
        <w:r w:rsidRPr="00742779">
          <w:rPr>
            <w:rFonts w:ascii="ZWAdobeF" w:hAnsi="ZWAdobeF" w:cs="ZWAdobeF"/>
            <w:sz w:val="2"/>
            <w:szCs w:val="2"/>
          </w:rPr>
          <w:delText>903B</w:delText>
        </w:r>
        <w:r w:rsidR="0033544D" w:rsidRPr="00742779">
          <w:delText>The</w:delText>
        </w:r>
      </w:del>
      <w:ins w:id="1796" w:author="Seth Oranburg" w:date="2026-03-07T09:50:00Z" w16du:dateUtc="2026-03-07T14:50:00Z">
        <w:r w:rsidR="0033544D" w:rsidRPr="00742779">
          <w:t>The</w:t>
        </w:r>
      </w:ins>
      <w:r w:rsidR="0033544D" w:rsidRPr="00742779">
        <w:t xml:space="preserve"> modification is possible because LLC statutes generally permit parties to expand, restrict, or eliminate fiduciary duties by agreement within statutory limits. The uniform act permits the operating agreement to modify or </w:t>
      </w:r>
      <w:r w:rsidR="0033544D" w:rsidRPr="00742779">
        <w:lastRenderedPageBreak/>
        <w:t>eliminate fiduciary duties but prohibits eliminating the duty of loyalty or duty of care entirely, and requires that any standards prescribed to measure performance not be manifestly unreasonable.</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Delaware</w:t>
      </w:r>
      <w:r w:rsidR="009F60D1" w:rsidRPr="00742779">
        <w:t>’</w:t>
      </w:r>
      <w:r w:rsidR="0033544D" w:rsidRPr="00742779">
        <w:t>s statute is more permissive: the operating agreement may expand, restrict, or eliminate fiduciary duties, subject only to a mandatory implied covenant of good faith and fair dealing.</w:t>
      </w:r>
      <w:r w:rsidR="0033544D">
        <w:fldChar w:fldCharType="begin"/>
      </w:r>
      <w:r w:rsidR="0033544D">
        <w:instrText>HYPERLINK \l "fn67-11647" \o "Jump to citation"</w:instrText>
      </w:r>
      <w:r w:rsidR="0033544D">
        <w:fldChar w:fldCharType="separate"/>
      </w:r>
      <w:r w:rsidR="0033544D" w:rsidRPr="00742779">
        <w:rPr>
          <w:rStyle w:val="Hyperlink"/>
          <w:color w:val="auto"/>
          <w:u w:val="none"/>
        </w:rPr>
        <w:t>[67</w:t>
      </w:r>
      <w:r w:rsidR="00EE2871" w:rsidRPr="00742779">
        <w:rPr>
          <w:rStyle w:val="Hyperlink"/>
          <w:color w:val="auto"/>
          <w:u w:val="none"/>
        </w:rPr>
        <w:t>]</w:t>
      </w:r>
      <w:r w:rsidR="0033544D">
        <w:fldChar w:fldCharType="end"/>
      </w:r>
      <w:r w:rsidR="0033544D" w:rsidRPr="00742779">
        <w:t xml:space="preserve"> Delaware courts have enforced clear operating agreements that eliminate traditional fiduciary constraints and leave parties to contractual and implied covenant standards.</w:t>
      </w:r>
      <w:r w:rsidR="0033544D">
        <w:fldChar w:fldCharType="begin"/>
      </w:r>
      <w:r w:rsidR="0033544D">
        <w:instrText>HYPERLINK \l "fn74-11647" \o "Jump to citation"</w:instrText>
      </w:r>
      <w:r w:rsidR="0033544D">
        <w:fldChar w:fldCharType="separate"/>
      </w:r>
      <w:r w:rsidR="0033544D" w:rsidRPr="00742779">
        <w:rPr>
          <w:rStyle w:val="Hyperlink"/>
          <w:color w:val="auto"/>
          <w:u w:val="none"/>
        </w:rPr>
        <w:t>[74</w:t>
      </w:r>
      <w:r w:rsidR="00EE2871" w:rsidRPr="00742779">
        <w:rPr>
          <w:rStyle w:val="Hyperlink"/>
          <w:color w:val="auto"/>
          <w:u w:val="none"/>
        </w:rPr>
        <w:t>]</w:t>
      </w:r>
      <w:r w:rsidR="0033544D">
        <w:fldChar w:fldCharType="end"/>
      </w:r>
    </w:p>
    <w:p w14:paraId="3C1BDD56" w14:textId="77777777" w:rsidR="0033544D" w:rsidRPr="00742779" w:rsidRDefault="00742779" w:rsidP="000E54B1">
      <w:del w:id="1797" w:author="Seth Oranburg" w:date="2026-03-07T09:50:00Z" w16du:dateUtc="2026-03-07T14:50:00Z">
        <w:r w:rsidRPr="00742779">
          <w:rPr>
            <w:rFonts w:ascii="ZWAdobeF" w:hAnsi="ZWAdobeF" w:cs="ZWAdobeF"/>
            <w:sz w:val="2"/>
            <w:szCs w:val="2"/>
          </w:rPr>
          <w:delText>904B</w:delText>
        </w:r>
        <w:r w:rsidR="0033544D" w:rsidRPr="00742779">
          <w:delText>Zeeva</w:delText>
        </w:r>
      </w:del>
      <w:ins w:id="1798" w:author="Seth Oranburg" w:date="2026-03-07T09:50:00Z" w16du:dateUtc="2026-03-07T14:50:00Z">
        <w:r w:rsidR="0033544D" w:rsidRPr="00742779">
          <w:t>Zeeva</w:t>
        </w:r>
      </w:ins>
      <w:r w:rsidR="0033544D" w:rsidRPr="00742779">
        <w:t xml:space="preserve"> and Sammy</w:t>
      </w:r>
      <w:r w:rsidR="009F60D1" w:rsidRPr="00742779">
        <w:t>’</w:t>
      </w:r>
      <w:r w:rsidR="0033544D" w:rsidRPr="00742779">
        <w:t>s operating agreement does not eliminate duties entirely. Instead, it writes a customized regime. Managers may compete with the LLC but must first offer business opportunities to the company. Conflict transactions require approval by disinterested members or proof of entire fairness. The duty of care standard is lowered to prohibit only bad faith, willful misconduct, or reckless disregard. The agreement expressly preserves the implied covenant.</w:t>
      </w:r>
    </w:p>
    <w:p w14:paraId="140703FC" w14:textId="77777777" w:rsidR="0033544D" w:rsidRPr="00742779" w:rsidRDefault="00742779" w:rsidP="000E54B1">
      <w:del w:id="1799" w:author="Seth Oranburg" w:date="2026-03-07T09:50:00Z" w16du:dateUtc="2026-03-07T14:50:00Z">
        <w:r w:rsidRPr="00742779">
          <w:rPr>
            <w:rFonts w:ascii="ZWAdobeF" w:hAnsi="ZWAdobeF" w:cs="ZWAdobeF"/>
            <w:sz w:val="2"/>
            <w:szCs w:val="2"/>
          </w:rPr>
          <w:delText>905B</w:delText>
        </w:r>
        <w:r w:rsidR="0033544D" w:rsidRPr="00742779">
          <w:delText>This</w:delText>
        </w:r>
      </w:del>
      <w:ins w:id="1800" w:author="Seth Oranburg" w:date="2026-03-07T09:50:00Z" w16du:dateUtc="2026-03-07T14:50:00Z">
        <w:r w:rsidR="0033544D" w:rsidRPr="00742779">
          <w:t>This</w:t>
        </w:r>
      </w:ins>
      <w:r w:rsidR="0033544D" w:rsidRPr="00742779">
        <w:t xml:space="preserve"> is the LLC promise in practice. The parties specify what conflicts are permitted, what approvals are required, and what conduct triggers liability. They reduce reliance on generic defaults that may not match their expectations.</w:t>
      </w:r>
    </w:p>
    <w:p w14:paraId="6C30A8EB" w14:textId="77777777" w:rsidR="0033544D" w:rsidRPr="00742779" w:rsidRDefault="00742779" w:rsidP="000E54B1">
      <w:del w:id="1801" w:author="Seth Oranburg" w:date="2026-03-07T09:50:00Z" w16du:dateUtc="2026-03-07T14:50:00Z">
        <w:r w:rsidRPr="00742779">
          <w:rPr>
            <w:rFonts w:ascii="ZWAdobeF" w:hAnsi="ZWAdobeF" w:cs="ZWAdobeF"/>
            <w:sz w:val="2"/>
            <w:szCs w:val="2"/>
          </w:rPr>
          <w:delText>906B</w:delText>
        </w:r>
        <w:r w:rsidR="0033544D" w:rsidRPr="00742779">
          <w:delText>But</w:delText>
        </w:r>
      </w:del>
      <w:ins w:id="1802" w:author="Seth Oranburg" w:date="2026-03-07T09:50:00Z" w16du:dateUtc="2026-03-07T14:50:00Z">
        <w:r w:rsidR="0033544D" w:rsidRPr="00742779">
          <w:t>But</w:t>
        </w:r>
      </w:ins>
      <w:r w:rsidR="0033544D" w:rsidRPr="00742779">
        <w:t xml:space="preserve"> the tradeoff is inherent in the design. The more governance depends on private terms, the more the parties bear the costs of incomplete drafting. If the agreement does not address a foreseeable conflict, a court must decide whether the gap should be filled by statutory defaults, equitable principles, the implied covenant, or a finding that the parties deliberately left the matter unregulated. This uncertainty is the price of flexibility.</w:t>
      </w:r>
    </w:p>
    <w:p w14:paraId="21CD3F6D" w14:textId="77777777" w:rsidR="0033544D" w:rsidRPr="00742779" w:rsidRDefault="0033544D" w:rsidP="000E54B1">
      <w:pPr>
        <w:pStyle w:val="Heading3"/>
        <w:rPr>
          <w:rFonts w:eastAsia="Times New Roman"/>
        </w:rPr>
      </w:pPr>
      <w:r w:rsidRPr="00742779">
        <w:rPr>
          <w:rFonts w:eastAsia="Times New Roman"/>
        </w:rPr>
        <w:t>Member-Managed Versus Manager-Managed Structures</w:t>
      </w:r>
    </w:p>
    <w:p w14:paraId="5A06FC68" w14:textId="77777777" w:rsidR="0033544D" w:rsidRPr="00742779" w:rsidRDefault="00742779" w:rsidP="000E54B1">
      <w:del w:id="1803" w:author="Seth Oranburg" w:date="2026-03-07T09:50:00Z" w16du:dateUtc="2026-03-07T14:50:00Z">
        <w:r w:rsidRPr="00742779">
          <w:rPr>
            <w:rFonts w:ascii="ZWAdobeF" w:hAnsi="ZWAdobeF" w:cs="ZWAdobeF"/>
            <w:sz w:val="2"/>
            <w:szCs w:val="2"/>
          </w:rPr>
          <w:delText>907B</w:delText>
        </w:r>
        <w:r w:rsidR="0033544D" w:rsidRPr="00742779">
          <w:delText>LLC</w:delText>
        </w:r>
      </w:del>
      <w:ins w:id="1804" w:author="Seth Oranburg" w:date="2026-03-07T09:50:00Z" w16du:dateUtc="2026-03-07T14:50:00Z">
        <w:r w:rsidR="0033544D" w:rsidRPr="00742779">
          <w:t>LLC</w:t>
        </w:r>
      </w:ins>
      <w:r w:rsidR="0033544D" w:rsidRPr="00742779">
        <w:t xml:space="preserve"> statutes distinguish between member-managed and manager-managed structures. The distinction determines who has default authority to bind the company and who owes fiduciary duties when the operating agreement does not fully specify.</w:t>
      </w:r>
    </w:p>
    <w:p w14:paraId="590E0A61" w14:textId="77777777" w:rsidR="0033544D" w:rsidRPr="00742779" w:rsidRDefault="00742779" w:rsidP="000E54B1">
      <w:pPr>
        <w:pPrChange w:id="1805" w:author="Seth Oranburg" w:date="2026-03-07T09:50:00Z" w16du:dateUtc="2026-03-07T14:50:00Z">
          <w:pPr>
            <w:pStyle w:val="NormalWeb"/>
          </w:pPr>
        </w:pPrChange>
      </w:pPr>
      <w:del w:id="1806" w:author="Seth Oranburg" w:date="2026-03-07T09:50:00Z" w16du:dateUtc="2026-03-07T14:50:00Z">
        <w:r w:rsidRPr="00742779">
          <w:rPr>
            <w:rFonts w:ascii="ZWAdobeF" w:hAnsi="ZWAdobeF" w:cs="ZWAdobeF"/>
            <w:sz w:val="2"/>
            <w:szCs w:val="2"/>
          </w:rPr>
          <w:delText>908B</w:delText>
        </w:r>
        <w:r w:rsidR="0033544D" w:rsidRPr="00742779">
          <w:delText>In</w:delText>
        </w:r>
      </w:del>
      <w:ins w:id="1807" w:author="Seth Oranburg" w:date="2026-03-07T09:50:00Z" w16du:dateUtc="2026-03-07T14:50:00Z">
        <w:r w:rsidR="0033544D" w:rsidRPr="00742779">
          <w:t>In</w:t>
        </w:r>
      </w:ins>
      <w:r w:rsidR="0033544D" w:rsidRPr="00742779">
        <w:t xml:space="preserve"> a member-managed LLC, each member is an agent of the LLC for purposes of its activities and affairs.</w:t>
      </w:r>
      <w:r w:rsidR="0033544D">
        <w:fldChar w:fldCharType="begin"/>
      </w:r>
      <w:r w:rsidR="0033544D">
        <w:instrText>HYPERLINK \l "fn75-11647" \o "Jump to citation"</w:instrText>
      </w:r>
      <w:r w:rsidR="0033544D">
        <w:fldChar w:fldCharType="separate"/>
      </w:r>
      <w:r w:rsidR="0033544D" w:rsidRPr="00742779">
        <w:rPr>
          <w:rStyle w:val="Hyperlink"/>
          <w:color w:val="auto"/>
          <w:u w:val="none"/>
        </w:rPr>
        <w:t>[75</w:t>
      </w:r>
      <w:r w:rsidR="00FA601A" w:rsidRPr="00742779">
        <w:rPr>
          <w:rStyle w:val="Hyperlink"/>
          <w:color w:val="auto"/>
          <w:u w:val="none"/>
        </w:rPr>
        <w:t>]</w:t>
      </w:r>
      <w:r w:rsidR="0033544D">
        <w:fldChar w:fldCharType="end"/>
      </w:r>
      <w:r w:rsidR="0033544D" w:rsidRPr="00742779">
        <w:t xml:space="preserve"> An act of a member, including signing an instrument in the member</w:t>
      </w:r>
      <w:r w:rsidR="009F60D1" w:rsidRPr="00742779">
        <w:t>’</w:t>
      </w:r>
      <w:r w:rsidR="0033544D" w:rsidRPr="00742779">
        <w:t>s name, for apparently carrying on the LLC</w:t>
      </w:r>
      <w:r w:rsidR="009F60D1" w:rsidRPr="00742779">
        <w:t>’</w:t>
      </w:r>
      <w:r w:rsidR="0033544D" w:rsidRPr="00742779">
        <w:t>s activities in the ordinary course binds the LLC unless the member lacked authority and the person with whom the member was dealing knew, had notice, or had received notification that the member lacked authority.</w:t>
      </w:r>
      <w:r w:rsidR="0033544D">
        <w:fldChar w:fldCharType="begin"/>
      </w:r>
      <w:r w:rsidR="0033544D">
        <w:instrText>HYPERLINK \l "fn75-11647" \o "Jump to citation"</w:instrText>
      </w:r>
      <w:r w:rsidR="0033544D">
        <w:fldChar w:fldCharType="separate"/>
      </w:r>
      <w:r w:rsidR="0033544D" w:rsidRPr="00742779">
        <w:rPr>
          <w:rStyle w:val="Hyperlink"/>
          <w:color w:val="auto"/>
          <w:u w:val="none"/>
        </w:rPr>
        <w:t>[75</w:t>
      </w:r>
      <w:r w:rsidR="00FA601A" w:rsidRPr="00742779">
        <w:rPr>
          <w:rStyle w:val="Hyperlink"/>
          <w:color w:val="auto"/>
          <w:u w:val="none"/>
        </w:rPr>
        <w:t>]</w:t>
      </w:r>
      <w:r w:rsidR="0033544D">
        <w:fldChar w:fldCharType="end"/>
      </w:r>
      <w:r w:rsidR="0033544D" w:rsidRPr="00742779">
        <w:t xml:space="preserve"> The uniform act</w:t>
      </w:r>
      <w:r w:rsidR="009F60D1" w:rsidRPr="00742779">
        <w:t>’</w:t>
      </w:r>
      <w:r w:rsidR="0033544D" w:rsidRPr="00742779">
        <w:t xml:space="preserve">s </w:t>
      </w:r>
      <w:r w:rsidR="0033544D" w:rsidRPr="00742779">
        <w:lastRenderedPageBreak/>
        <w:t>default fiduciary duties apply to members in member-managed LLCs: each member owes duties of loyalty and care to the LLC and other members.</w:t>
      </w:r>
      <w:r w:rsidR="0033544D">
        <w:fldChar w:fldCharType="begin"/>
      </w:r>
      <w:r w:rsidR="0033544D">
        <w:instrText>HYPERLINK \l "fn68-11647" \o "Jump to citation"</w:instrText>
      </w:r>
      <w:r w:rsidR="0033544D">
        <w:fldChar w:fldCharType="separate"/>
      </w:r>
      <w:r w:rsidR="0033544D" w:rsidRPr="00742779">
        <w:rPr>
          <w:rStyle w:val="Hyperlink"/>
          <w:color w:val="auto"/>
          <w:u w:val="none"/>
        </w:rPr>
        <w:t>[68</w:t>
      </w:r>
      <w:r w:rsidR="00FA601A" w:rsidRPr="00742779">
        <w:rPr>
          <w:rStyle w:val="Hyperlink"/>
          <w:color w:val="auto"/>
          <w:u w:val="none"/>
        </w:rPr>
        <w:t>]</w:t>
      </w:r>
      <w:r w:rsidR="0033544D">
        <w:fldChar w:fldCharType="end"/>
      </w:r>
    </w:p>
    <w:p w14:paraId="0AB11AF6" w14:textId="77777777" w:rsidR="0033544D" w:rsidRPr="00742779" w:rsidRDefault="00742779" w:rsidP="000E54B1">
      <w:pPr>
        <w:pPrChange w:id="1808" w:author="Seth Oranburg" w:date="2026-03-07T09:50:00Z" w16du:dateUtc="2026-03-07T14:50:00Z">
          <w:pPr>
            <w:pStyle w:val="NormalWeb"/>
          </w:pPr>
        </w:pPrChange>
      </w:pPr>
      <w:del w:id="1809" w:author="Seth Oranburg" w:date="2026-03-07T09:50:00Z" w16du:dateUtc="2026-03-07T14:50:00Z">
        <w:r w:rsidRPr="00742779">
          <w:rPr>
            <w:rFonts w:ascii="ZWAdobeF" w:hAnsi="ZWAdobeF" w:cs="ZWAdobeF"/>
            <w:sz w:val="2"/>
            <w:szCs w:val="2"/>
          </w:rPr>
          <w:delText>909B</w:delText>
        </w:r>
        <w:r w:rsidR="0033544D" w:rsidRPr="00742779">
          <w:delText>In</w:delText>
        </w:r>
      </w:del>
      <w:ins w:id="1810" w:author="Seth Oranburg" w:date="2026-03-07T09:50:00Z" w16du:dateUtc="2026-03-07T14:50:00Z">
        <w:r w:rsidR="0033544D" w:rsidRPr="00742779">
          <w:t>In</w:t>
        </w:r>
      </w:ins>
      <w:r w:rsidR="0033544D" w:rsidRPr="00742779">
        <w:t xml:space="preserve"> a manager-managed LLC, each manager is an agent of the LLC for purposes of its activities and affairs, and a member is not an agent solely by reason of being a member.</w:t>
      </w:r>
      <w:r w:rsidR="0033544D">
        <w:fldChar w:fldCharType="begin"/>
      </w:r>
      <w:r w:rsidR="0033544D">
        <w:instrText>HYPERLINK \l "fn75-11647" \o "Jump to citation"</w:instrText>
      </w:r>
      <w:r w:rsidR="0033544D">
        <w:fldChar w:fldCharType="separate"/>
      </w:r>
      <w:r w:rsidR="0033544D" w:rsidRPr="00742779">
        <w:rPr>
          <w:rStyle w:val="Hyperlink"/>
          <w:color w:val="auto"/>
          <w:u w:val="none"/>
        </w:rPr>
        <w:t>[75</w:t>
      </w:r>
      <w:r w:rsidR="00FA601A" w:rsidRPr="00742779">
        <w:rPr>
          <w:rStyle w:val="Hyperlink"/>
          <w:color w:val="auto"/>
          <w:u w:val="none"/>
        </w:rPr>
        <w:t>]</w:t>
      </w:r>
      <w:r w:rsidR="0033544D">
        <w:fldChar w:fldCharType="end"/>
      </w:r>
      <w:r w:rsidR="0033544D" w:rsidRPr="00742779">
        <w:t xml:space="preserve"> An act of a manager for apparently carrying on the LLC</w:t>
      </w:r>
      <w:r w:rsidR="009F60D1" w:rsidRPr="00742779">
        <w:t>’</w:t>
      </w:r>
      <w:r w:rsidR="0033544D" w:rsidRPr="00742779">
        <w:t>s activities in the ordinary course binds the LLC unless the manager lacked authority and the person dealing with the manager had knowledge, notice, or notification of that lack of authority.</w:t>
      </w:r>
      <w:r w:rsidR="0033544D">
        <w:fldChar w:fldCharType="begin"/>
      </w:r>
      <w:r w:rsidR="0033544D">
        <w:instrText>HYPERLINK \l "fn75-11647" \o "Jump to citation"</w:instrText>
      </w:r>
      <w:r w:rsidR="0033544D">
        <w:fldChar w:fldCharType="separate"/>
      </w:r>
      <w:r w:rsidR="0033544D" w:rsidRPr="00742779">
        <w:rPr>
          <w:rStyle w:val="Hyperlink"/>
          <w:color w:val="auto"/>
          <w:u w:val="none"/>
        </w:rPr>
        <w:t>[75</w:t>
      </w:r>
      <w:r w:rsidR="00FA601A" w:rsidRPr="00742779">
        <w:rPr>
          <w:rStyle w:val="Hyperlink"/>
          <w:color w:val="auto"/>
          <w:u w:val="none"/>
        </w:rPr>
        <w:t>]</w:t>
      </w:r>
      <w:r w:rsidR="0033544D">
        <w:fldChar w:fldCharType="end"/>
      </w:r>
      <w:r w:rsidR="0033544D" w:rsidRPr="00742779">
        <w:t xml:space="preserve"> The uniform act</w:t>
      </w:r>
      <w:r w:rsidR="009F60D1" w:rsidRPr="00742779">
        <w:t>’</w:t>
      </w:r>
      <w:r w:rsidR="0033544D" w:rsidRPr="00742779">
        <w:t>s fiduciary duties apply to managers in manager-managed LLCs, not to members who are not also managers.</w:t>
      </w:r>
      <w:r w:rsidR="0033544D">
        <w:fldChar w:fldCharType="begin"/>
      </w:r>
      <w:r w:rsidR="0033544D">
        <w:instrText>HYPERLINK \l "fn68-11647" \o "Jump to citation"</w:instrText>
      </w:r>
      <w:r w:rsidR="0033544D">
        <w:fldChar w:fldCharType="separate"/>
      </w:r>
      <w:r w:rsidR="0033544D" w:rsidRPr="00742779">
        <w:rPr>
          <w:rStyle w:val="Hyperlink"/>
          <w:color w:val="auto"/>
          <w:u w:val="none"/>
        </w:rPr>
        <w:t>[68</w:t>
      </w:r>
      <w:r w:rsidR="00FA601A" w:rsidRPr="00742779">
        <w:rPr>
          <w:rStyle w:val="Hyperlink"/>
          <w:color w:val="auto"/>
          <w:u w:val="none"/>
        </w:rPr>
        <w:t>]</w:t>
      </w:r>
      <w:r w:rsidR="0033544D">
        <w:fldChar w:fldCharType="end"/>
      </w:r>
    </w:p>
    <w:p w14:paraId="4763FC2D" w14:textId="77777777" w:rsidR="0033544D" w:rsidRPr="00742779" w:rsidRDefault="00742779" w:rsidP="000E54B1">
      <w:pPr>
        <w:pPrChange w:id="1811" w:author="Seth Oranburg" w:date="2026-03-07T09:50:00Z" w16du:dateUtc="2026-03-07T14:50:00Z">
          <w:pPr>
            <w:pStyle w:val="NormalWeb"/>
          </w:pPr>
        </w:pPrChange>
      </w:pPr>
      <w:del w:id="1812" w:author="Seth Oranburg" w:date="2026-03-07T09:50:00Z" w16du:dateUtc="2026-03-07T14:50:00Z">
        <w:r w:rsidRPr="00742779">
          <w:rPr>
            <w:rFonts w:ascii="ZWAdobeF" w:hAnsi="ZWAdobeF" w:cs="ZWAdobeF"/>
            <w:sz w:val="2"/>
            <w:szCs w:val="2"/>
          </w:rPr>
          <w:delText>910B</w:delText>
        </w:r>
        <w:r w:rsidR="0033544D" w:rsidRPr="00742779">
          <w:delText>Poplar</w:delText>
        </w:r>
      </w:del>
      <w:ins w:id="1813" w:author="Seth Oranburg" w:date="2026-03-07T09:50:00Z" w16du:dateUtc="2026-03-07T14:50:00Z">
        <w:r w:rsidR="0033544D" w:rsidRPr="00742779">
          <w:t>Poplar</w:t>
        </w:r>
      </w:ins>
      <w:r w:rsidR="0033544D" w:rsidRPr="00742779">
        <w:t xml:space="preserve"> Desserts Construction is manager-managed. Zeeva and Sammy are co-managers; Marcus is a member but not a manager. This means Zeeva and Sammy have default authority to bind the LLC in ordinary transactions, and Marcus does not unless the operating agreement grants him that power.</w:t>
      </w:r>
      <w:r w:rsidR="0033544D">
        <w:fldChar w:fldCharType="begin"/>
      </w:r>
      <w:r w:rsidR="0033544D">
        <w:instrText>HYPERLINK \l "fn75-11647" \o "Jump to citation"</w:instrText>
      </w:r>
      <w:r w:rsidR="0033544D">
        <w:fldChar w:fldCharType="separate"/>
      </w:r>
      <w:r w:rsidR="0033544D" w:rsidRPr="00742779">
        <w:rPr>
          <w:rStyle w:val="Hyperlink"/>
          <w:color w:val="auto"/>
          <w:u w:val="none"/>
        </w:rPr>
        <w:t>[75</w:t>
      </w:r>
      <w:r w:rsidR="00FA601A" w:rsidRPr="00742779">
        <w:rPr>
          <w:rStyle w:val="Hyperlink"/>
          <w:color w:val="auto"/>
          <w:u w:val="none"/>
        </w:rPr>
        <w:t>]</w:t>
      </w:r>
      <w:r w:rsidR="0033544D">
        <w:fldChar w:fldCharType="end"/>
      </w:r>
      <w:r w:rsidR="0033544D" w:rsidRPr="00742779">
        <w:t xml:space="preserve"> Zeeva and Sammy owe the fiduciary duties that apply to managers as modified by the operating agreement.</w:t>
      </w:r>
      <w:r w:rsidR="0033544D">
        <w:fldChar w:fldCharType="begin"/>
      </w:r>
      <w:r w:rsidR="0033544D">
        <w:instrText>HYPERLINK \l "fn68-11647" \o "Jump to citation"</w:instrText>
      </w:r>
      <w:r w:rsidR="0033544D">
        <w:fldChar w:fldCharType="separate"/>
      </w:r>
      <w:r w:rsidR="0033544D" w:rsidRPr="00742779">
        <w:rPr>
          <w:rStyle w:val="Hyperlink"/>
          <w:color w:val="auto"/>
          <w:u w:val="none"/>
        </w:rPr>
        <w:t>[68</w:t>
      </w:r>
      <w:r w:rsidR="00FA601A" w:rsidRPr="00742779">
        <w:rPr>
          <w:rStyle w:val="Hyperlink"/>
          <w:color w:val="auto"/>
          <w:u w:val="none"/>
        </w:rPr>
        <w:t>]</w:t>
      </w:r>
      <w:r w:rsidR="0033544D">
        <w:fldChar w:fldCharType="end"/>
      </w:r>
      <w:r w:rsidR="0033544D" w:rsidRPr="00742779">
        <w:t xml:space="preserve"> Marcus has economic rights and the voting rights the agreement reserves to members, but he carries no default management or fiduciary role.</w:t>
      </w:r>
    </w:p>
    <w:p w14:paraId="61CE15A6" w14:textId="77777777" w:rsidR="0033544D" w:rsidRPr="00742779" w:rsidRDefault="00742779" w:rsidP="000E54B1">
      <w:del w:id="1814" w:author="Seth Oranburg" w:date="2026-03-07T09:50:00Z" w16du:dateUtc="2026-03-07T14:50:00Z">
        <w:r w:rsidRPr="00742779">
          <w:rPr>
            <w:rFonts w:ascii="ZWAdobeF" w:hAnsi="ZWAdobeF" w:cs="ZWAdobeF"/>
            <w:sz w:val="2"/>
            <w:szCs w:val="2"/>
          </w:rPr>
          <w:delText>911B</w:delText>
        </w:r>
        <w:r w:rsidR="0033544D" w:rsidRPr="00742779">
          <w:delText>This</w:delText>
        </w:r>
      </w:del>
      <w:ins w:id="1815" w:author="Seth Oranburg" w:date="2026-03-07T09:50:00Z" w16du:dateUtc="2026-03-07T14:50:00Z">
        <w:r w:rsidR="0033544D" w:rsidRPr="00742779">
          <w:t>This</w:t>
        </w:r>
      </w:ins>
      <w:r w:rsidR="0033544D" w:rsidRPr="00742779">
        <w:t xml:space="preserve"> allocation resembles what the parties had in corporate form (Zeeva and Sammy manage; Marcus invests) but the legal mechanics differ. Corporate law supplies thick governance structures with well-developed fiduciary doctrine and standardized decision architecture. Manager-managed LLCs rely more heavily on the operating agreement</w:t>
      </w:r>
      <w:r w:rsidR="009F60D1" w:rsidRPr="00742779">
        <w:t>’</w:t>
      </w:r>
      <w:r w:rsidR="0033544D" w:rsidRPr="00742779">
        <w:t>s allocation of authority and decision rules. When the agreement assigns key decisions to manager consent or creates veto points, it should also specify how deadlock is handled and what discretion each decisionmaker has, because LLC gap-fillers do not eliminate the costs of ambiguity.</w:t>
      </w:r>
    </w:p>
    <w:p w14:paraId="3A217033" w14:textId="77777777" w:rsidR="0033544D" w:rsidRPr="00742779" w:rsidRDefault="0033544D" w:rsidP="000E54B1">
      <w:pPr>
        <w:pStyle w:val="Heading2"/>
        <w:rPr>
          <w:rFonts w:eastAsia="Times New Roman"/>
        </w:rPr>
      </w:pPr>
      <w:del w:id="1816" w:author="Seth Oranburg" w:date="2026-03-07T09:50:00Z" w16du:dateUtc="2026-03-07T14:50:00Z">
        <w:r w:rsidRPr="00742779">
          <w:rPr>
            <w:rFonts w:eastAsia="Times New Roman"/>
          </w:rPr>
          <w:delText xml:space="preserve">III. </w:delText>
        </w:r>
      </w:del>
      <w:r>
        <w:t>The Contractarian Conception of Business Forms</w:t>
      </w:r>
    </w:p>
    <w:p w14:paraId="2FDA27C6" w14:textId="77777777" w:rsidR="0033544D" w:rsidRPr="00742779" w:rsidRDefault="00742779" w:rsidP="000E54B1">
      <w:del w:id="1817" w:author="Seth Oranburg" w:date="2026-03-07T09:50:00Z" w16du:dateUtc="2026-03-07T14:50:00Z">
        <w:r w:rsidRPr="00742779">
          <w:rPr>
            <w:rFonts w:ascii="ZWAdobeF" w:hAnsi="ZWAdobeF" w:cs="ZWAdobeF"/>
            <w:sz w:val="2"/>
            <w:szCs w:val="2"/>
          </w:rPr>
          <w:delText>912B</w:delText>
        </w:r>
        <w:r w:rsidR="0033544D" w:rsidRPr="00742779">
          <w:delText>The</w:delText>
        </w:r>
      </w:del>
      <w:ins w:id="1818" w:author="Seth Oranburg" w:date="2026-03-07T09:50:00Z" w16du:dateUtc="2026-03-07T14:50:00Z">
        <w:r w:rsidR="0033544D" w:rsidRPr="00742779">
          <w:t>The</w:t>
        </w:r>
      </w:ins>
      <w:r w:rsidR="0033544D" w:rsidRPr="00742779">
        <w:t xml:space="preserve"> LLC</w:t>
      </w:r>
      <w:r w:rsidR="009F60D1" w:rsidRPr="00742779">
        <w:t>’</w:t>
      </w:r>
      <w:r w:rsidR="0033544D" w:rsidRPr="00742779">
        <w:t>s most important contribution may not be practical but conceptual. It reveals that business forms are not natural categories with inherent properties. They are designed instruments that package different combinations of governance rules, liability allocations, and tax treatments. Understanding the LLC requires understanding this contractarian insight.</w:t>
      </w:r>
    </w:p>
    <w:p w14:paraId="5F34A933" w14:textId="77777777" w:rsidR="0033544D" w:rsidRPr="00742779" w:rsidRDefault="0033544D" w:rsidP="000E54B1">
      <w:pPr>
        <w:pStyle w:val="Heading3"/>
        <w:rPr>
          <w:rFonts w:eastAsia="Times New Roman"/>
        </w:rPr>
      </w:pPr>
      <w:r w:rsidRPr="00742779">
        <w:rPr>
          <w:rFonts w:eastAsia="Times New Roman"/>
        </w:rPr>
        <w:lastRenderedPageBreak/>
        <w:t>Business Forms as Negotiated Agreements</w:t>
      </w:r>
    </w:p>
    <w:p w14:paraId="024BF44E" w14:textId="77777777" w:rsidR="0033544D" w:rsidRPr="00742779" w:rsidRDefault="00742779" w:rsidP="000E54B1">
      <w:del w:id="1819" w:author="Seth Oranburg" w:date="2026-03-07T09:50:00Z" w16du:dateUtc="2026-03-07T14:50:00Z">
        <w:r w:rsidRPr="00742779">
          <w:rPr>
            <w:rFonts w:ascii="ZWAdobeF" w:hAnsi="ZWAdobeF" w:cs="ZWAdobeF"/>
            <w:sz w:val="2"/>
            <w:szCs w:val="2"/>
          </w:rPr>
          <w:delText>913B</w:delText>
        </w:r>
        <w:r w:rsidR="0033544D" w:rsidRPr="00742779">
          <w:delText>Partnership</w:delText>
        </w:r>
      </w:del>
      <w:ins w:id="1820" w:author="Seth Oranburg" w:date="2026-03-07T09:50:00Z" w16du:dateUtc="2026-03-07T14:50:00Z">
        <w:r w:rsidR="0033544D" w:rsidRPr="00742779">
          <w:t>Partnership</w:t>
        </w:r>
      </w:ins>
      <w:r w:rsidR="0033544D" w:rsidRPr="00742779">
        <w:t xml:space="preserve"> law treats the firm as an aggregation of individuals bound by agreement and statute. Partners manage the business they own. They bear unlimited liability for partnership debts. Statutory default rules supply terms the partners did not specify, but those defaults are designed to match what most partners would want in most circumstances. The uniform partnership act makes this explicit: the partnership agreement governs relations among partners and between partners and the partnership, subject to mandatory statutory constraints that cannot be varied by agreement.</w:t>
      </w:r>
    </w:p>
    <w:p w14:paraId="36E80198" w14:textId="77777777" w:rsidR="0033544D" w:rsidRPr="00742779" w:rsidRDefault="00742779" w:rsidP="000E54B1">
      <w:del w:id="1821" w:author="Seth Oranburg" w:date="2026-03-07T09:50:00Z" w16du:dateUtc="2026-03-07T14:50:00Z">
        <w:r w:rsidRPr="00742779">
          <w:rPr>
            <w:rFonts w:ascii="ZWAdobeF" w:hAnsi="ZWAdobeF" w:cs="ZWAdobeF"/>
            <w:sz w:val="2"/>
            <w:szCs w:val="2"/>
          </w:rPr>
          <w:delText>914B</w:delText>
        </w:r>
        <w:r w:rsidR="0033544D" w:rsidRPr="00742779">
          <w:delText>Corporate</w:delText>
        </w:r>
      </w:del>
      <w:ins w:id="1822" w:author="Seth Oranburg" w:date="2026-03-07T09:50:00Z" w16du:dateUtc="2026-03-07T14:50:00Z">
        <w:r w:rsidR="0033544D" w:rsidRPr="00742779">
          <w:t>Corporate</w:t>
        </w:r>
      </w:ins>
      <w:r w:rsidR="0033544D" w:rsidRPr="00742779">
        <w:t xml:space="preserve"> law treats the firm as an entity distinct from its owners. Shareholders own but do not manage. Directors manage but need not own. Mandatory rules require boards, officers, shareholder meetings, and fiduciary duties that run in specified directions. Statutory defaults are thicker, and many rules cannot be eliminated through charter provisions or shareholder agreements. The Model Business Corporation Act illustrates this architecture: it supplies detailed governance structures and permits customization primarily at the margins through charter provisions about voting rights, director qualifications, and other enumerated topics.</w:t>
      </w:r>
    </w:p>
    <w:p w14:paraId="7D91F2F8" w14:textId="77777777" w:rsidR="0033544D" w:rsidRPr="00742779" w:rsidRDefault="00742779" w:rsidP="000E54B1">
      <w:pPr>
        <w:pPrChange w:id="1823" w:author="Seth Oranburg" w:date="2026-03-07T09:50:00Z" w16du:dateUtc="2026-03-07T14:50:00Z">
          <w:pPr>
            <w:pStyle w:val="NormalWeb"/>
          </w:pPr>
        </w:pPrChange>
      </w:pPr>
      <w:del w:id="1824" w:author="Seth Oranburg" w:date="2026-03-07T09:50:00Z" w16du:dateUtc="2026-03-07T14:50:00Z">
        <w:r w:rsidRPr="00742779">
          <w:rPr>
            <w:rFonts w:ascii="ZWAdobeF" w:hAnsi="ZWAdobeF" w:cs="ZWAdobeF"/>
            <w:sz w:val="2"/>
            <w:szCs w:val="2"/>
          </w:rPr>
          <w:delText>915B</w:delText>
        </w:r>
        <w:r w:rsidR="0033544D" w:rsidRPr="00742779">
          <w:delText>LLC</w:delText>
        </w:r>
      </w:del>
      <w:ins w:id="1825" w:author="Seth Oranburg" w:date="2026-03-07T09:50:00Z" w16du:dateUtc="2026-03-07T14:50:00Z">
        <w:r w:rsidR="0033544D" w:rsidRPr="00742779">
          <w:t>LLC</w:t>
        </w:r>
      </w:ins>
      <w:r w:rsidR="0033544D" w:rsidRPr="00742779">
        <w:t xml:space="preserve"> law reveals a third possibility: governance as primarily contractual design. The statute creates the entity boundary and supplies limited liability. It provides minimal formation requirements and thin default rules. Everything else (or nearly everything) is determined by the operating agreement. The uniform act states this principle directly: the operating agreement governs relations among members, relations between members and the LLC, the rights and duties of managers, the LLC</w:t>
      </w:r>
      <w:r w:rsidR="009F60D1" w:rsidRPr="00742779">
        <w:t>’</w:t>
      </w:r>
      <w:r w:rsidR="0033544D" w:rsidRPr="00742779">
        <w:t>s activities and affairs, and procedures for amending the agreement.</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p>
    <w:p w14:paraId="63230143" w14:textId="77777777" w:rsidR="0033544D" w:rsidRPr="00742779" w:rsidRDefault="00742779" w:rsidP="000E54B1">
      <w:pPr>
        <w:pPrChange w:id="1826" w:author="Seth Oranburg" w:date="2026-03-07T09:50:00Z" w16du:dateUtc="2026-03-07T14:50:00Z">
          <w:pPr>
            <w:pStyle w:val="NormalWeb"/>
          </w:pPr>
        </w:pPrChange>
      </w:pPr>
      <w:del w:id="1827" w:author="Seth Oranburg" w:date="2026-03-07T09:50:00Z" w16du:dateUtc="2026-03-07T14:50:00Z">
        <w:r w:rsidRPr="00742779">
          <w:rPr>
            <w:rFonts w:ascii="ZWAdobeF" w:hAnsi="ZWAdobeF" w:cs="ZWAdobeF"/>
            <w:sz w:val="2"/>
            <w:szCs w:val="2"/>
          </w:rPr>
          <w:delText>916B</w:delText>
        </w:r>
        <w:r w:rsidR="0033544D" w:rsidRPr="00742779">
          <w:delText>Parties</w:delText>
        </w:r>
      </w:del>
      <w:ins w:id="1828" w:author="Seth Oranburg" w:date="2026-03-07T09:50:00Z" w16du:dateUtc="2026-03-07T14:50:00Z">
        <w:r w:rsidR="0033544D" w:rsidRPr="00742779">
          <w:t>Parties</w:t>
        </w:r>
      </w:ins>
      <w:r w:rsidR="0033544D" w:rsidRPr="00742779">
        <w:t xml:space="preserve"> can structure management as centralized or decentralized. They can allocate voting rights by capital contribution, by person, or by any other metric they choose. They can permit conflicts or prohibit them, require approvals or delegate authority, maintain fiduciary duties or modify them within statutory limits. The uniform act permits the operating agreement to specify standards for measuring performance of fiduciary duties, provided those standards are not manifestly unreasonable.</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Delaware permits even broader modification, allowing parties to eliminate fiduciary duties entirely subject only to the implied covenant of good faith and fair dealing.</w:t>
      </w:r>
      <w:r w:rsidR="0033544D">
        <w:fldChar w:fldCharType="begin"/>
      </w:r>
      <w:r w:rsidR="0033544D">
        <w:instrText>HYPERLINK \l "fn67-11647" \o "Jump to citation"</w:instrText>
      </w:r>
      <w:r w:rsidR="0033544D">
        <w:fldChar w:fldCharType="separate"/>
      </w:r>
      <w:r w:rsidR="0033544D" w:rsidRPr="00742779">
        <w:rPr>
          <w:rStyle w:val="Hyperlink"/>
          <w:color w:val="auto"/>
          <w:u w:val="none"/>
        </w:rPr>
        <w:t>[67</w:t>
      </w:r>
      <w:r w:rsidR="00EE2871" w:rsidRPr="00742779">
        <w:rPr>
          <w:rStyle w:val="Hyperlink"/>
          <w:color w:val="auto"/>
          <w:u w:val="none"/>
        </w:rPr>
        <w:t>]</w:t>
      </w:r>
      <w:r w:rsidR="0033544D">
        <w:fldChar w:fldCharType="end"/>
      </w:r>
    </w:p>
    <w:p w14:paraId="50F45A34" w14:textId="77777777" w:rsidR="0033544D" w:rsidRPr="00742779" w:rsidRDefault="00742779" w:rsidP="000E54B1">
      <w:del w:id="1829" w:author="Seth Oranburg" w:date="2026-03-07T09:50:00Z" w16du:dateUtc="2026-03-07T14:50:00Z">
        <w:r w:rsidRPr="00742779">
          <w:rPr>
            <w:rFonts w:ascii="ZWAdobeF" w:hAnsi="ZWAdobeF" w:cs="ZWAdobeF"/>
            <w:sz w:val="2"/>
            <w:szCs w:val="2"/>
          </w:rPr>
          <w:delText>917B</w:delText>
        </w:r>
        <w:r w:rsidR="0033544D" w:rsidRPr="00742779">
          <w:delText>This</w:delText>
        </w:r>
      </w:del>
      <w:ins w:id="1830" w:author="Seth Oranburg" w:date="2026-03-07T09:50:00Z" w16du:dateUtc="2026-03-07T14:50:00Z">
        <w:r w:rsidR="0033544D" w:rsidRPr="00742779">
          <w:t>This</w:t>
        </w:r>
      </w:ins>
      <w:r w:rsidR="0033544D" w:rsidRPr="00742779">
        <w:t xml:space="preserve"> flexibility exposes business forms as designed instruments rather than as categories that exist independent of law. The partnership, the corporation, and the LLC are not things with inherent essences. They are legal </w:t>
      </w:r>
      <w:r w:rsidR="0033544D" w:rsidRPr="00742779">
        <w:lastRenderedPageBreak/>
        <w:t>technologies that assemble different combinations of rules about attribution, governance, liability, and taxation.</w:t>
      </w:r>
    </w:p>
    <w:p w14:paraId="49356830" w14:textId="77777777" w:rsidR="0033544D" w:rsidRPr="00742779" w:rsidRDefault="0033544D" w:rsidP="000E54B1">
      <w:pPr>
        <w:pStyle w:val="Heading3"/>
        <w:rPr>
          <w:rFonts w:eastAsia="Times New Roman"/>
        </w:rPr>
      </w:pPr>
      <w:r w:rsidRPr="00742779">
        <w:rPr>
          <w:rFonts w:eastAsia="Times New Roman"/>
        </w:rPr>
        <w:t>What the LLC Reveals About Entity Design</w:t>
      </w:r>
    </w:p>
    <w:p w14:paraId="20EAD77A" w14:textId="77777777" w:rsidR="0033544D" w:rsidRPr="00742779" w:rsidRDefault="00742779" w:rsidP="000E54B1">
      <w:del w:id="1831" w:author="Seth Oranburg" w:date="2026-03-07T09:50:00Z" w16du:dateUtc="2026-03-07T14:50:00Z">
        <w:r w:rsidRPr="00742779">
          <w:rPr>
            <w:rFonts w:ascii="ZWAdobeF" w:hAnsi="ZWAdobeF" w:cs="ZWAdobeF"/>
            <w:sz w:val="2"/>
            <w:szCs w:val="2"/>
          </w:rPr>
          <w:delText>918B</w:delText>
        </w:r>
        <w:r w:rsidR="0033544D" w:rsidRPr="00742779">
          <w:delText>The</w:delText>
        </w:r>
      </w:del>
      <w:ins w:id="1832" w:author="Seth Oranburg" w:date="2026-03-07T09:50:00Z" w16du:dateUtc="2026-03-07T14:50:00Z">
        <w:r w:rsidR="0033544D" w:rsidRPr="00742779">
          <w:t>The</w:t>
        </w:r>
      </w:ins>
      <w:r w:rsidR="0033544D" w:rsidRPr="00742779">
        <w:t xml:space="preserve"> contractarian insight is that these technologies can be understood as bundles of default and mandatory rules that parties adopt by selecting a form. Choosing partnership means accepting unlimited liability in exchange for management control and pass-through taxation. Choosing corporation means accepting mandatory board structure and potential double taxation in exchange for limited liability and access to public capital markets. Choosing LLC means accepting greater drafting burdens and thinner precedent in exchange for maximum governance flexibility and pass-through taxation with limited liability.</w:t>
      </w:r>
    </w:p>
    <w:p w14:paraId="6C591538" w14:textId="77777777" w:rsidR="0033544D" w:rsidRPr="00742779" w:rsidRDefault="00742779" w:rsidP="000E54B1">
      <w:del w:id="1833" w:author="Seth Oranburg" w:date="2026-03-07T09:50:00Z" w16du:dateUtc="2026-03-07T14:50:00Z">
        <w:r w:rsidRPr="00742779">
          <w:rPr>
            <w:rFonts w:ascii="ZWAdobeF" w:hAnsi="ZWAdobeF" w:cs="ZWAdobeF"/>
            <w:sz w:val="2"/>
            <w:szCs w:val="2"/>
          </w:rPr>
          <w:delText>919B</w:delText>
        </w:r>
        <w:r w:rsidR="0033544D" w:rsidRPr="00742779">
          <w:delText>None</w:delText>
        </w:r>
      </w:del>
      <w:ins w:id="1834" w:author="Seth Oranburg" w:date="2026-03-07T09:50:00Z" w16du:dateUtc="2026-03-07T14:50:00Z">
        <w:r w:rsidR="0033544D" w:rsidRPr="00742779">
          <w:t>None</w:t>
        </w:r>
      </w:ins>
      <w:r w:rsidR="0033544D" w:rsidRPr="00742779">
        <w:t xml:space="preserve"> of these bundles is objectively superior. Each serves different purposes. The partnership works well for small professional firms where accountability through unlimited liability aligns incentives and where partners want direct control. The corporation works well for ventures that need to raise capital from passive investors through liquid securities markets. The LLC works well for closely held operating businesses where owners want limited liability and tax efficiency without corporate formality.</w:t>
      </w:r>
    </w:p>
    <w:p w14:paraId="30900480" w14:textId="77777777" w:rsidR="0033544D" w:rsidRPr="00742779" w:rsidRDefault="00742779" w:rsidP="000E54B1">
      <w:del w:id="1835" w:author="Seth Oranburg" w:date="2026-03-07T09:50:00Z" w16du:dateUtc="2026-03-07T14:50:00Z">
        <w:r w:rsidRPr="00742779">
          <w:rPr>
            <w:rFonts w:ascii="ZWAdobeF" w:hAnsi="ZWAdobeF" w:cs="ZWAdobeF"/>
            <w:sz w:val="2"/>
            <w:szCs w:val="2"/>
          </w:rPr>
          <w:delText>920B</w:delText>
        </w:r>
        <w:r w:rsidR="0033544D" w:rsidRPr="00742779">
          <w:delText>The</w:delText>
        </w:r>
      </w:del>
      <w:ins w:id="1836" w:author="Seth Oranburg" w:date="2026-03-07T09:50:00Z" w16du:dateUtc="2026-03-07T14:50:00Z">
        <w:r w:rsidR="0033544D" w:rsidRPr="00742779">
          <w:t>The</w:t>
        </w:r>
      </w:ins>
      <w:r w:rsidR="0033544D" w:rsidRPr="00742779">
        <w:t xml:space="preserve"> LLC</w:t>
      </w:r>
      <w:r w:rsidR="009F60D1" w:rsidRPr="00742779">
        <w:t>’</w:t>
      </w:r>
      <w:r w:rsidR="0033544D" w:rsidRPr="00742779">
        <w:t>s rapid adoption after check-the-box regulations became available demonstrates this point. When Wyoming created the first LLC statute in 1977, it did not discover a pre-existing entity type. It engineered a new combination of limited liability, pass-through taxation, and flexible governance that no existing form provided. That engineering became viable nationwide when the IRS issued check-the-box regulations in 1996, allowing LLCs to elect partnership taxation without satisfying rigid classification tests. Within a decade, LLCs became the dominant form for new business formation in most states.</w:t>
      </w:r>
    </w:p>
    <w:p w14:paraId="20095F6B" w14:textId="77777777" w:rsidR="0033544D" w:rsidRPr="00742779" w:rsidRDefault="00742779" w:rsidP="000E54B1">
      <w:del w:id="1837" w:author="Seth Oranburg" w:date="2026-03-07T09:50:00Z" w16du:dateUtc="2026-03-07T14:50:00Z">
        <w:r w:rsidRPr="00742779">
          <w:rPr>
            <w:rFonts w:ascii="ZWAdobeF" w:hAnsi="ZWAdobeF" w:cs="ZWAdobeF"/>
            <w:sz w:val="2"/>
            <w:szCs w:val="2"/>
          </w:rPr>
          <w:delText>921B</w:delText>
        </w:r>
        <w:r w:rsidR="0033544D" w:rsidRPr="00742779">
          <w:delText>This</w:delText>
        </w:r>
      </w:del>
      <w:ins w:id="1838" w:author="Seth Oranburg" w:date="2026-03-07T09:50:00Z" w16du:dateUtc="2026-03-07T14:50:00Z">
        <w:r w:rsidR="0033544D" w:rsidRPr="00742779">
          <w:t>This</w:t>
        </w:r>
      </w:ins>
      <w:r w:rsidR="0033544D" w:rsidRPr="00742779">
        <w:t xml:space="preserve"> rapid adoption shows that entrepreneurs were constrained by the existing menu of forms. When law made a new option available that better matched their needs, they chose it overwhelmingly. The LLC thus reveals business entity law as a kind of menu engineering. Legislatures create forms by assembling different rules. Entrepreneurs choose forms by selecting from the menu. The forms have no existence independent of the rules that constitute them.</w:t>
      </w:r>
    </w:p>
    <w:p w14:paraId="229E5933" w14:textId="77777777" w:rsidR="0033544D" w:rsidRPr="00742779" w:rsidRDefault="00742779" w:rsidP="000E54B1">
      <w:pPr>
        <w:pPrChange w:id="1839" w:author="Seth Oranburg" w:date="2026-03-07T09:50:00Z" w16du:dateUtc="2026-03-07T14:50:00Z">
          <w:pPr>
            <w:pStyle w:val="NormalWeb"/>
          </w:pPr>
        </w:pPrChange>
      </w:pPr>
      <w:del w:id="1840" w:author="Seth Oranburg" w:date="2026-03-07T09:50:00Z" w16du:dateUtc="2026-03-07T14:50:00Z">
        <w:r w:rsidRPr="00742779">
          <w:rPr>
            <w:rFonts w:ascii="ZWAdobeF" w:hAnsi="ZWAdobeF" w:cs="ZWAdobeF"/>
            <w:sz w:val="2"/>
            <w:szCs w:val="2"/>
          </w:rPr>
          <w:delText>922B</w:delText>
        </w:r>
        <w:r w:rsidR="0033544D" w:rsidRPr="00742779">
          <w:delText>Understanding</w:delText>
        </w:r>
      </w:del>
      <w:ins w:id="1841" w:author="Seth Oranburg" w:date="2026-03-07T09:50:00Z" w16du:dateUtc="2026-03-07T14:50:00Z">
        <w:r w:rsidR="0033544D" w:rsidRPr="00742779">
          <w:t>Understanding</w:t>
        </w:r>
      </w:ins>
      <w:r w:rsidR="0033544D" w:rsidRPr="00742779">
        <w:t xml:space="preserve"> what an LLC is requires understanding the specific rules it makes available and the tradeoffs those rules create relative to alternative forms. The uniform act creates an LLC by establishing: entity </w:t>
      </w:r>
      <w:r w:rsidR="0033544D" w:rsidRPr="00742779">
        <w:lastRenderedPageBreak/>
        <w:t>separateness,</w:t>
      </w:r>
      <w:r w:rsidR="0033544D">
        <w:fldChar w:fldCharType="begin"/>
      </w:r>
      <w:r w:rsidR="0033544D">
        <w:instrText>HYPERLINK \l "fn70-11647" \o "Jump to citation"</w:instrText>
      </w:r>
      <w:r w:rsidR="0033544D">
        <w:fldChar w:fldCharType="separate"/>
      </w:r>
      <w:r w:rsidR="0033544D" w:rsidRPr="00742779">
        <w:rPr>
          <w:rStyle w:val="Hyperlink"/>
          <w:color w:val="auto"/>
          <w:u w:val="none"/>
        </w:rPr>
        <w:t>[70</w:t>
      </w:r>
      <w:r w:rsidR="00FA601A" w:rsidRPr="00742779">
        <w:rPr>
          <w:rStyle w:val="Hyperlink"/>
          <w:color w:val="auto"/>
          <w:u w:val="none"/>
        </w:rPr>
        <w:t>]</w:t>
      </w:r>
      <w:r w:rsidR="0033544D">
        <w:fldChar w:fldCharType="end"/>
      </w:r>
      <w:r w:rsidR="0033544D" w:rsidRPr="00742779">
        <w:t xml:space="preserve"> limited liability for members and managers, broad contractual freedom in the operating agreement subject to specified mandatory constraints,</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default agency rules that depend on whether the LLC is member-managed or manager-managed,</w:t>
      </w:r>
      <w:r w:rsidR="0033544D">
        <w:fldChar w:fldCharType="begin"/>
      </w:r>
      <w:r w:rsidR="0033544D">
        <w:instrText>HYPERLINK \l "fn75-11647" \o "Jump to citation"</w:instrText>
      </w:r>
      <w:r w:rsidR="0033544D">
        <w:fldChar w:fldCharType="separate"/>
      </w:r>
      <w:r w:rsidR="0033544D" w:rsidRPr="00742779">
        <w:rPr>
          <w:rStyle w:val="Hyperlink"/>
          <w:color w:val="auto"/>
          <w:u w:val="none"/>
        </w:rPr>
        <w:t>[75</w:t>
      </w:r>
      <w:r w:rsidR="00FA601A" w:rsidRPr="00742779">
        <w:rPr>
          <w:rStyle w:val="Hyperlink"/>
          <w:color w:val="auto"/>
          <w:u w:val="none"/>
        </w:rPr>
        <w:t>]</w:t>
      </w:r>
      <w:r w:rsidR="0033544D">
        <w:fldChar w:fldCharType="end"/>
      </w:r>
      <w:r w:rsidR="0033544D" w:rsidRPr="00742779">
        <w:t xml:space="preserve"> default fiduciary duties that can be modified within limits,</w:t>
      </w:r>
      <w:r w:rsidR="0033544D">
        <w:fldChar w:fldCharType="begin"/>
      </w:r>
      <w:r w:rsidR="0033544D">
        <w:instrText>HYPERLINK \l "fn68-11647" \o "Jump to citation"</w:instrText>
      </w:r>
      <w:r w:rsidR="0033544D">
        <w:fldChar w:fldCharType="separate"/>
      </w:r>
      <w:r w:rsidR="0033544D" w:rsidRPr="00742779">
        <w:rPr>
          <w:rStyle w:val="Hyperlink"/>
          <w:color w:val="auto"/>
          <w:u w:val="none"/>
        </w:rPr>
        <w:t>[68</w:t>
      </w:r>
      <w:r w:rsidR="00FA601A" w:rsidRPr="00742779">
        <w:rPr>
          <w:rStyle w:val="Hyperlink"/>
          <w:color w:val="auto"/>
          <w:u w:val="none"/>
        </w:rPr>
        <w:t>]</w:t>
      </w:r>
      <w:r w:rsidR="0033544D">
        <w:fldChar w:fldCharType="end"/>
      </w:r>
      <w:r w:rsidR="0033544D" w:rsidRPr="00742779">
        <w:t xml:space="preserve"> and eligibility for partnership taxation under federal tax classification rules. That bundle of rules defines what an LLC is.</w:t>
      </w:r>
    </w:p>
    <w:p w14:paraId="2FD0BE63" w14:textId="77777777" w:rsidR="0033544D" w:rsidRPr="00742779" w:rsidRDefault="0033544D" w:rsidP="000E54B1">
      <w:pPr>
        <w:pStyle w:val="Heading3"/>
        <w:rPr>
          <w:rFonts w:eastAsia="Times New Roman"/>
        </w:rPr>
      </w:pPr>
      <w:r w:rsidRPr="00742779">
        <w:rPr>
          <w:rFonts w:eastAsia="Times New Roman"/>
        </w:rPr>
        <w:t>The Limits of Contractual Freedom and Why They Matter</w:t>
      </w:r>
    </w:p>
    <w:p w14:paraId="7624B307" w14:textId="77777777" w:rsidR="0033544D" w:rsidRPr="00742779" w:rsidRDefault="00742779" w:rsidP="000E54B1">
      <w:del w:id="1842" w:author="Seth Oranburg" w:date="2026-03-07T09:50:00Z" w16du:dateUtc="2026-03-07T14:50:00Z">
        <w:r w:rsidRPr="00742779">
          <w:rPr>
            <w:rFonts w:ascii="ZWAdobeF" w:hAnsi="ZWAdobeF" w:cs="ZWAdobeF"/>
            <w:sz w:val="2"/>
            <w:szCs w:val="2"/>
          </w:rPr>
          <w:delText>923B</w:delText>
        </w:r>
        <w:r w:rsidR="0033544D" w:rsidRPr="00742779">
          <w:delText>This</w:delText>
        </w:r>
      </w:del>
      <w:ins w:id="1843" w:author="Seth Oranburg" w:date="2026-03-07T09:50:00Z" w16du:dateUtc="2026-03-07T14:50:00Z">
        <w:r w:rsidR="0033544D" w:rsidRPr="00742779">
          <w:t>This</w:t>
        </w:r>
      </w:ins>
      <w:r w:rsidR="0033544D" w:rsidRPr="00742779">
        <w:t xml:space="preserve"> contractarian framing also clarifies recurring debates about mandatory rules. If business forms are essentially private agreements, why should law impose mandatory constraints? The answer cannot be that certain rules inhere in the corporate form</w:t>
      </w:r>
      <w:r w:rsidR="009F60D1" w:rsidRPr="00742779">
        <w:t>’</w:t>
      </w:r>
      <w:r w:rsidR="0033544D" w:rsidRPr="00742779">
        <w:t>s nature, because the LLC demonstrates that almost no governance rule is truly mandatory across all business forms.</w:t>
      </w:r>
    </w:p>
    <w:p w14:paraId="78F5164A" w14:textId="77777777" w:rsidR="0033544D" w:rsidRPr="00742779" w:rsidRDefault="00742779" w:rsidP="000E54B1">
      <w:del w:id="1844" w:author="Seth Oranburg" w:date="2026-03-07T09:50:00Z" w16du:dateUtc="2026-03-07T14:50:00Z">
        <w:r w:rsidRPr="00742779">
          <w:rPr>
            <w:rFonts w:ascii="ZWAdobeF" w:hAnsi="ZWAdobeF" w:cs="ZWAdobeF"/>
            <w:sz w:val="2"/>
            <w:szCs w:val="2"/>
          </w:rPr>
          <w:delText>924B</w:delText>
        </w:r>
        <w:r w:rsidR="0033544D" w:rsidRPr="00742779">
          <w:delText>The</w:delText>
        </w:r>
      </w:del>
      <w:ins w:id="1845" w:author="Seth Oranburg" w:date="2026-03-07T09:50:00Z" w16du:dateUtc="2026-03-07T14:50:00Z">
        <w:r w:rsidR="0033544D" w:rsidRPr="00742779">
          <w:t>The</w:t>
        </w:r>
      </w:ins>
      <w:r w:rsidR="0033544D" w:rsidRPr="00742779">
        <w:t xml:space="preserve"> better answer is functional. Mandatory rules make sense when they protect parties who cannot easily bargain for protection, when they reduce decision costs for parties who would choose the rule anyway, or when they solve collective action problems that private agreement cannot address. Mandatory rules should be rare because they prevent parties from customizing the form to fit their particular needs. But some mandatory rules remain justified even in a contractarian framework.</w:t>
      </w:r>
    </w:p>
    <w:p w14:paraId="6D6513BC" w14:textId="77777777" w:rsidR="0033544D" w:rsidRPr="00742779" w:rsidRDefault="00742779" w:rsidP="000E54B1">
      <w:pPr>
        <w:pPrChange w:id="1846" w:author="Seth Oranburg" w:date="2026-03-07T09:50:00Z" w16du:dateUtc="2026-03-07T14:50:00Z">
          <w:pPr>
            <w:pStyle w:val="NormalWeb"/>
          </w:pPr>
        </w:pPrChange>
      </w:pPr>
      <w:del w:id="1847" w:author="Seth Oranburg" w:date="2026-03-07T09:50:00Z" w16du:dateUtc="2026-03-07T14:50:00Z">
        <w:r w:rsidRPr="00742779">
          <w:rPr>
            <w:rFonts w:ascii="ZWAdobeF" w:hAnsi="ZWAdobeF" w:cs="ZWAdobeF"/>
            <w:sz w:val="2"/>
            <w:szCs w:val="2"/>
          </w:rPr>
          <w:delText>925B</w:delText>
        </w:r>
        <w:r w:rsidR="0033544D" w:rsidRPr="00742779">
          <w:delText>The</w:delText>
        </w:r>
      </w:del>
      <w:ins w:id="1848" w:author="Seth Oranburg" w:date="2026-03-07T09:50:00Z" w16du:dateUtc="2026-03-07T14:50:00Z">
        <w:r w:rsidR="0033544D" w:rsidRPr="00742779">
          <w:t>The</w:t>
        </w:r>
      </w:ins>
      <w:r w:rsidR="0033544D" w:rsidRPr="00742779">
        <w:t xml:space="preserve"> uniform act illustrates this balance. It prohibits the operating agreement from unreasonably restricting access to records, eliminating the duty of loyalty or duty of care entirely, eliminating the contractual obligation of good faith and fair dealing, unreasonably reducing the duty to disclose material information, varying the power to dissociate as a member, varying specified rights to bring derivative actions, or relieving members and managers from liability for intentional misconduct or knowing violations of law.</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p>
    <w:p w14:paraId="59B30111" w14:textId="77777777" w:rsidR="0033544D" w:rsidRPr="00742779" w:rsidRDefault="00742779" w:rsidP="000E54B1">
      <w:del w:id="1849" w:author="Seth Oranburg" w:date="2026-03-07T09:50:00Z" w16du:dateUtc="2026-03-07T14:50:00Z">
        <w:r w:rsidRPr="00742779">
          <w:rPr>
            <w:rFonts w:ascii="ZWAdobeF" w:hAnsi="ZWAdobeF" w:cs="ZWAdobeF"/>
            <w:sz w:val="2"/>
            <w:szCs w:val="2"/>
          </w:rPr>
          <w:delText>926B</w:delText>
        </w:r>
        <w:r w:rsidR="0033544D" w:rsidRPr="00742779">
          <w:delText>These</w:delText>
        </w:r>
      </w:del>
      <w:ins w:id="1850" w:author="Seth Oranburg" w:date="2026-03-07T09:50:00Z" w16du:dateUtc="2026-03-07T14:50:00Z">
        <w:r w:rsidR="0033544D" w:rsidRPr="00742779">
          <w:t>These</w:t>
        </w:r>
      </w:ins>
      <w:r w:rsidR="0033544D" w:rsidRPr="00742779">
        <w:t xml:space="preserve"> constraints are functional rather than conceptual. Record access protects members who lack management authority and cannot otherwise monitor the business. Some minimum fiduciary protection guards against opportunism when the operating agreement gives discretion to managers or controlling members. The implied covenant prevents parties from using contractual discretion in ways that defeat the agreement</w:t>
      </w:r>
      <w:r w:rsidR="009F60D1" w:rsidRPr="00742779">
        <w:t>’</w:t>
      </w:r>
      <w:r w:rsidR="0033544D" w:rsidRPr="00742779">
        <w:t>s purposes. Dissociation rights and derivative action rules protect exit and enforcement mechanisms. Liability for intentional misconduct and knowing violations establishes accountability floors that preserve legal compliance incentives.</w:t>
      </w:r>
    </w:p>
    <w:p w14:paraId="433CC710" w14:textId="77777777" w:rsidR="0033544D" w:rsidRPr="00742779" w:rsidRDefault="00742779" w:rsidP="000E54B1">
      <w:del w:id="1851" w:author="Seth Oranburg" w:date="2026-03-07T09:50:00Z" w16du:dateUtc="2026-03-07T14:50:00Z">
        <w:r w:rsidRPr="00742779">
          <w:rPr>
            <w:rFonts w:ascii="ZWAdobeF" w:hAnsi="ZWAdobeF" w:cs="ZWAdobeF"/>
            <w:sz w:val="2"/>
            <w:szCs w:val="2"/>
          </w:rPr>
          <w:delText>927B</w:delText>
        </w:r>
        <w:r w:rsidR="0033544D" w:rsidRPr="00742779">
          <w:delText>But</w:delText>
        </w:r>
      </w:del>
      <w:ins w:id="1852" w:author="Seth Oranburg" w:date="2026-03-07T09:50:00Z" w16du:dateUtc="2026-03-07T14:50:00Z">
        <w:r w:rsidR="0033544D" w:rsidRPr="00742779">
          <w:t>But</w:t>
        </w:r>
      </w:ins>
      <w:r w:rsidR="0033544D" w:rsidRPr="00742779">
        <w:t xml:space="preserve"> notice what the uniform act does not mandate. It does not require annual meetings, specify board structures, prescribe voting rules, mandate </w:t>
      </w:r>
      <w:r w:rsidR="0033544D" w:rsidRPr="00742779">
        <w:lastRenderedPageBreak/>
        <w:t>distributions, or fix conflict-of-interest procedures. These governance questions are left to the operating agreement. The mandatory rules protect external parties and establish minimum accountability. The default and waivable rules address internal governance, where parties can tailor arrangements to their specific relationship.</w:t>
      </w:r>
    </w:p>
    <w:p w14:paraId="0DAD7B25" w14:textId="77777777" w:rsidR="0033544D" w:rsidRPr="00742779" w:rsidRDefault="00742779" w:rsidP="000E54B1">
      <w:del w:id="1853" w:author="Seth Oranburg" w:date="2026-03-07T09:50:00Z" w16du:dateUtc="2026-03-07T14:50:00Z">
        <w:r w:rsidRPr="00742779">
          <w:rPr>
            <w:rFonts w:ascii="ZWAdobeF" w:hAnsi="ZWAdobeF" w:cs="ZWAdobeF"/>
            <w:sz w:val="2"/>
            <w:szCs w:val="2"/>
          </w:rPr>
          <w:delText>928B</w:delText>
        </w:r>
        <w:r w:rsidR="0033544D" w:rsidRPr="00742779">
          <w:delText>This</w:delText>
        </w:r>
      </w:del>
      <w:ins w:id="1854" w:author="Seth Oranburg" w:date="2026-03-07T09:50:00Z" w16du:dateUtc="2026-03-07T14:50:00Z">
        <w:r w:rsidR="0033544D" w:rsidRPr="00742779">
          <w:t>This</w:t>
        </w:r>
      </w:ins>
      <w:r w:rsidR="0033544D" w:rsidRPr="00742779">
        <w:t xml:space="preserve"> structure shows that the LLC is contractual not because it has no mandatory rules, but because its mandatory rules are narrower than those in corporate law and focused on protecting parties who cannot bargain effectively. Everything else is subject to agreement. The result is maximum flexibility within bounds designed to prevent opportunism and preserve baseline protections.</w:t>
      </w:r>
    </w:p>
    <w:p w14:paraId="5359F51C" w14:textId="77777777" w:rsidR="0033544D" w:rsidRPr="00742779" w:rsidRDefault="0033544D" w:rsidP="000E54B1">
      <w:pPr>
        <w:pStyle w:val="Heading2"/>
        <w:rPr>
          <w:rFonts w:eastAsia="Times New Roman"/>
        </w:rPr>
      </w:pPr>
      <w:del w:id="1855" w:author="Seth Oranburg" w:date="2026-03-07T09:50:00Z" w16du:dateUtc="2026-03-07T14:50:00Z">
        <w:r w:rsidRPr="00742779">
          <w:rPr>
            <w:rFonts w:eastAsia="Times New Roman"/>
          </w:rPr>
          <w:delText xml:space="preserve">IV. </w:delText>
        </w:r>
      </w:del>
      <w:r>
        <w:t>The Implied Covenant as Floor Protection</w:t>
      </w:r>
    </w:p>
    <w:p w14:paraId="3D1D15A1" w14:textId="77777777" w:rsidR="0033544D" w:rsidRPr="00742779" w:rsidRDefault="00742779" w:rsidP="000E54B1">
      <w:del w:id="1856" w:author="Seth Oranburg" w:date="2026-03-07T09:50:00Z" w16du:dateUtc="2026-03-07T14:50:00Z">
        <w:r w:rsidRPr="00742779">
          <w:rPr>
            <w:rFonts w:ascii="ZWAdobeF" w:hAnsi="ZWAdobeF" w:cs="ZWAdobeF"/>
            <w:sz w:val="2"/>
            <w:szCs w:val="2"/>
          </w:rPr>
          <w:delText>929B</w:delText>
        </w:r>
        <w:r w:rsidR="0033544D" w:rsidRPr="00742779">
          <w:delText>LLC</w:delText>
        </w:r>
      </w:del>
      <w:ins w:id="1857" w:author="Seth Oranburg" w:date="2026-03-07T09:50:00Z" w16du:dateUtc="2026-03-07T14:50:00Z">
        <w:r w:rsidR="0033544D" w:rsidRPr="00742779">
          <w:t>LLC</w:t>
        </w:r>
      </w:ins>
      <w:r w:rsidR="0033544D" w:rsidRPr="00742779">
        <w:t xml:space="preserve"> statutes allow extensive private ordering, including significant limits on fiduciary duties. But both Delaware and uniform act approaches preserve one mandatory constraint: the implied contractual covenant of good faith and fair dealing. This section explains what that covenant does, what it does not do, and why it becomes more important as operating agreements become more customized.</w:t>
      </w:r>
    </w:p>
    <w:p w14:paraId="1FD38EE4" w14:textId="77777777" w:rsidR="0033544D" w:rsidRPr="00742779" w:rsidRDefault="0033544D" w:rsidP="000E54B1">
      <w:pPr>
        <w:pStyle w:val="Heading3"/>
        <w:rPr>
          <w:rFonts w:eastAsia="Times New Roman"/>
        </w:rPr>
      </w:pPr>
      <w:r w:rsidRPr="00742779">
        <w:rPr>
          <w:rFonts w:eastAsia="Times New Roman"/>
        </w:rPr>
        <w:t>What Cannot Be Waived</w:t>
      </w:r>
    </w:p>
    <w:p w14:paraId="121D8CA9" w14:textId="77777777" w:rsidR="0033544D" w:rsidRPr="00742779" w:rsidRDefault="00742779" w:rsidP="000E54B1">
      <w:pPr>
        <w:pPrChange w:id="1858" w:author="Seth Oranburg" w:date="2026-03-07T09:50:00Z" w16du:dateUtc="2026-03-07T14:50:00Z">
          <w:pPr>
            <w:pStyle w:val="NormalWeb"/>
          </w:pPr>
        </w:pPrChange>
      </w:pPr>
      <w:del w:id="1859" w:author="Seth Oranburg" w:date="2026-03-07T09:50:00Z" w16du:dateUtc="2026-03-07T14:50:00Z">
        <w:r w:rsidRPr="00742779">
          <w:rPr>
            <w:rFonts w:ascii="ZWAdobeF" w:hAnsi="ZWAdobeF" w:cs="ZWAdobeF"/>
            <w:sz w:val="2"/>
            <w:szCs w:val="2"/>
          </w:rPr>
          <w:delText>930B</w:delText>
        </w:r>
        <w:r w:rsidR="0033544D" w:rsidRPr="00742779">
          <w:delText>The</w:delText>
        </w:r>
      </w:del>
      <w:ins w:id="1860" w:author="Seth Oranburg" w:date="2026-03-07T09:50:00Z" w16du:dateUtc="2026-03-07T14:50:00Z">
        <w:r w:rsidR="0033544D" w:rsidRPr="00742779">
          <w:t>The</w:t>
        </w:r>
      </w:ins>
      <w:r w:rsidR="0033544D" w:rsidRPr="00742779">
        <w:t xml:space="preserve"> uniform act prohibits the operating agreement from eliminating the contractual obligation of good faith and fair dealing, though it permits prescribing standards for measuring performance of the obligation if the standards are not manifestly unreasonable.</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This means parties can define what good faith requires in their particular relationship, but they cannot eliminate the obligation entirely. Delaware</w:t>
      </w:r>
      <w:r w:rsidR="009F60D1" w:rsidRPr="00742779">
        <w:t>’</w:t>
      </w:r>
      <w:r w:rsidR="0033544D" w:rsidRPr="00742779">
        <w:t>s statute contains a parallel limitation: the operating agreement may not eliminate the implied contractual covenant of good faith and fair dealing, and it may not eliminate liability for a bad faith violation of that covenant.</w:t>
      </w:r>
      <w:r w:rsidR="0033544D">
        <w:fldChar w:fldCharType="begin"/>
      </w:r>
      <w:r w:rsidR="0033544D">
        <w:instrText>HYPERLINK \l "fn67-11647" \o "Jump to citation"</w:instrText>
      </w:r>
      <w:r w:rsidR="0033544D">
        <w:fldChar w:fldCharType="separate"/>
      </w:r>
      <w:r w:rsidR="0033544D" w:rsidRPr="00742779">
        <w:rPr>
          <w:rStyle w:val="Hyperlink"/>
          <w:color w:val="auto"/>
          <w:u w:val="none"/>
        </w:rPr>
        <w:t>[67</w:t>
      </w:r>
      <w:r w:rsidR="00EE2871" w:rsidRPr="00742779">
        <w:rPr>
          <w:rStyle w:val="Hyperlink"/>
          <w:color w:val="auto"/>
          <w:u w:val="none"/>
        </w:rPr>
        <w:t>]</w:t>
      </w:r>
      <w:r w:rsidR="0033544D">
        <w:fldChar w:fldCharType="end"/>
      </w:r>
    </w:p>
    <w:p w14:paraId="12A9DBFB" w14:textId="77777777" w:rsidR="0033544D" w:rsidRPr="00742779" w:rsidRDefault="00742779" w:rsidP="000E54B1">
      <w:del w:id="1861" w:author="Seth Oranburg" w:date="2026-03-07T09:50:00Z" w16du:dateUtc="2026-03-07T14:50:00Z">
        <w:r w:rsidRPr="00742779">
          <w:rPr>
            <w:rFonts w:ascii="ZWAdobeF" w:hAnsi="ZWAdobeF" w:cs="ZWAdobeF"/>
            <w:sz w:val="2"/>
            <w:szCs w:val="2"/>
          </w:rPr>
          <w:delText>931B</w:delText>
        </w:r>
        <w:r w:rsidR="0033544D" w:rsidRPr="00742779">
          <w:delText>The</w:delText>
        </w:r>
      </w:del>
      <w:ins w:id="1862" w:author="Seth Oranburg" w:date="2026-03-07T09:50:00Z" w16du:dateUtc="2026-03-07T14:50:00Z">
        <w:r w:rsidR="0033544D" w:rsidRPr="00742779">
          <w:t>The</w:t>
        </w:r>
      </w:ins>
      <w:r w:rsidR="0033544D" w:rsidRPr="00742779">
        <w:t xml:space="preserve"> implied covenant prevents parties from using discretionary power granted by contract in ways that defeat the reasonable expectations the contract as a whole creates. In the LLC setting, the covenant functions as a backstop when the operating agreement gives managers or controlling members discretion but provides no substantive standards governing its exercise.</w:t>
      </w:r>
    </w:p>
    <w:p w14:paraId="1968E296" w14:textId="77777777" w:rsidR="0033544D" w:rsidRPr="00742779" w:rsidRDefault="00742779" w:rsidP="000E54B1">
      <w:del w:id="1863" w:author="Seth Oranburg" w:date="2026-03-07T09:50:00Z" w16du:dateUtc="2026-03-07T14:50:00Z">
        <w:r w:rsidRPr="00742779">
          <w:rPr>
            <w:rFonts w:ascii="ZWAdobeF" w:hAnsi="ZWAdobeF" w:cs="ZWAdobeF"/>
            <w:sz w:val="2"/>
            <w:szCs w:val="2"/>
          </w:rPr>
          <w:lastRenderedPageBreak/>
          <w:delText>932B</w:delText>
        </w:r>
        <w:r w:rsidR="0033544D" w:rsidRPr="00742779">
          <w:delText>The</w:delText>
        </w:r>
      </w:del>
      <w:ins w:id="1864" w:author="Seth Oranburg" w:date="2026-03-07T09:50:00Z" w16du:dateUtc="2026-03-07T14:50:00Z">
        <w:r w:rsidR="0033544D" w:rsidRPr="00742779">
          <w:t>The</w:t>
        </w:r>
      </w:ins>
      <w:r w:rsidR="0033544D" w:rsidRPr="00742779">
        <w:t xml:space="preserve"> leading formulation comes from contract law. The Restatement (Second) of Contracts describes good faith as requiring that parties refrain from conduct that would destroy or injure the other party</w:t>
      </w:r>
      <w:r w:rsidR="009F60D1" w:rsidRPr="00742779">
        <w:t>’</w:t>
      </w:r>
      <w:r w:rsidR="0033544D" w:rsidRPr="00742779">
        <w:t>s right to receive the fruits of the contract. In LLC contexts, courts apply this principle when one party exercises contractual discretion in ways that would deny other parties the benefits the operating agreement, read as a whole, reasonably contemplates.</w:t>
      </w:r>
    </w:p>
    <w:p w14:paraId="67C94305" w14:textId="77777777" w:rsidR="0033544D" w:rsidRPr="00742779" w:rsidRDefault="00742779" w:rsidP="000E54B1">
      <w:pPr>
        <w:pPrChange w:id="1865" w:author="Seth Oranburg" w:date="2026-03-07T09:50:00Z" w16du:dateUtc="2026-03-07T14:50:00Z">
          <w:pPr>
            <w:pStyle w:val="NormalWeb"/>
          </w:pPr>
        </w:pPrChange>
      </w:pPr>
      <w:del w:id="1866" w:author="Seth Oranburg" w:date="2026-03-07T09:50:00Z" w16du:dateUtc="2026-03-07T14:50:00Z">
        <w:r w:rsidRPr="00742779">
          <w:rPr>
            <w:rFonts w:ascii="ZWAdobeF" w:hAnsi="ZWAdobeF" w:cs="ZWAdobeF"/>
            <w:sz w:val="2"/>
            <w:szCs w:val="2"/>
          </w:rPr>
          <w:delText>933B</w:delText>
        </w:r>
        <w:r w:rsidR="0033544D" w:rsidRPr="00742779">
          <w:delText>The</w:delText>
        </w:r>
      </w:del>
      <w:ins w:id="1867" w:author="Seth Oranburg" w:date="2026-03-07T09:50:00Z" w16du:dateUtc="2026-03-07T14:50:00Z">
        <w:r w:rsidR="0033544D" w:rsidRPr="00742779">
          <w:t>The</w:t>
        </w:r>
      </w:ins>
      <w:r w:rsidR="0033544D" w:rsidRPr="00742779">
        <w:t xml:space="preserve"> covenant is also limited. Delaware decisions emphasize that the implied covenant is not a license to rewrite an operating agreement or supply duties that the parties chose not to impose.</w:t>
      </w:r>
      <w:r w:rsidR="0033544D">
        <w:fldChar w:fldCharType="begin"/>
      </w:r>
      <w:r w:rsidR="0033544D">
        <w:instrText>HYPERLINK \l "fn74-11647" \o "Jump to citation"</w:instrText>
      </w:r>
      <w:r w:rsidR="0033544D">
        <w:fldChar w:fldCharType="separate"/>
      </w:r>
      <w:r w:rsidR="0033544D" w:rsidRPr="00742779">
        <w:rPr>
          <w:rStyle w:val="Hyperlink"/>
          <w:color w:val="auto"/>
          <w:u w:val="none"/>
        </w:rPr>
        <w:t>[74</w:t>
      </w:r>
      <w:r w:rsidR="00EE2871" w:rsidRPr="00742779">
        <w:rPr>
          <w:rStyle w:val="Hyperlink"/>
          <w:color w:val="auto"/>
          <w:u w:val="none"/>
        </w:rPr>
        <w:t>]</w:t>
      </w:r>
      <w:r w:rsidR="0033544D">
        <w:fldChar w:fldCharType="end"/>
      </w:r>
      <w:r w:rsidR="0033544D" w:rsidRPr="00742779">
        <w:t xml:space="preserve"> Simply exercising a contractual right is not, without more, a breach. The covenant operates most plausibly as a gap-filler for opportunistic conduct that exploits unaddressed contingencies in ways inconsistent with the agreement</w:t>
      </w:r>
      <w:r w:rsidR="009F60D1" w:rsidRPr="00742779">
        <w:t>’</w:t>
      </w:r>
      <w:r w:rsidR="0033544D" w:rsidRPr="00742779">
        <w:t>s structure and purposes.</w:t>
      </w:r>
    </w:p>
    <w:p w14:paraId="2F1D0F4D" w14:textId="77777777" w:rsidR="0033544D" w:rsidRPr="00742779" w:rsidRDefault="0033544D" w:rsidP="000E54B1">
      <w:pPr>
        <w:pStyle w:val="Heading3"/>
        <w:rPr>
          <w:rFonts w:eastAsia="Times New Roman"/>
        </w:rPr>
      </w:pPr>
      <w:r w:rsidRPr="00742779">
        <w:rPr>
          <w:rFonts w:eastAsia="Times New Roman"/>
        </w:rPr>
        <w:t>How the Covenant Functions in Practice</w:t>
      </w:r>
    </w:p>
    <w:p w14:paraId="08E0D9D0" w14:textId="77777777" w:rsidR="0033544D" w:rsidRPr="00742779" w:rsidRDefault="00742779" w:rsidP="000E54B1">
      <w:del w:id="1868" w:author="Seth Oranburg" w:date="2026-03-07T09:50:00Z" w16du:dateUtc="2026-03-07T14:50:00Z">
        <w:r w:rsidRPr="00742779">
          <w:rPr>
            <w:rFonts w:ascii="ZWAdobeF" w:hAnsi="ZWAdobeF" w:cs="ZWAdobeF"/>
            <w:sz w:val="2"/>
            <w:szCs w:val="2"/>
          </w:rPr>
          <w:delText>934B</w:delText>
        </w:r>
        <w:r w:rsidR="0033544D" w:rsidRPr="00742779">
          <w:delText>Consider</w:delText>
        </w:r>
      </w:del>
      <w:ins w:id="1869" w:author="Seth Oranburg" w:date="2026-03-07T09:50:00Z" w16du:dateUtc="2026-03-07T14:50:00Z">
        <w:r w:rsidR="0033544D" w:rsidRPr="00742779">
          <w:t>Consider</w:t>
        </w:r>
      </w:ins>
      <w:r w:rsidR="0033544D" w:rsidRPr="00742779">
        <w:t xml:space="preserve"> Zeeva</w:t>
      </w:r>
      <w:r w:rsidR="009F60D1" w:rsidRPr="00742779">
        <w:t>’</w:t>
      </w:r>
      <w:r w:rsidR="0033544D" w:rsidRPr="00742779">
        <w:t xml:space="preserve">s position as manager of Poplar Desserts Construction. The operating agreement permits managers to engage in competing activities but requires offering company opportunities to the LLC first. Suppose Zeeva learns that a competitor will sell quickly at a favorable price. The operating agreement requires that opportunities learned </w:t>
      </w:r>
      <w:r w:rsidR="009F60D1" w:rsidRPr="00742779">
        <w:t>“</w:t>
      </w:r>
      <w:r w:rsidR="0033544D" w:rsidRPr="00742779">
        <w:t>in the course of performing duties for the Company</w:t>
      </w:r>
      <w:r w:rsidR="009F60D1" w:rsidRPr="00742779">
        <w:t>”</w:t>
      </w:r>
      <w:r w:rsidR="0033544D" w:rsidRPr="00742779">
        <w:t xml:space="preserve"> be offered first to the company.</w:t>
      </w:r>
    </w:p>
    <w:p w14:paraId="3510B610" w14:textId="77777777" w:rsidR="0033544D" w:rsidRPr="00742779" w:rsidRDefault="00742779" w:rsidP="000E54B1">
      <w:del w:id="1870" w:author="Seth Oranburg" w:date="2026-03-07T09:50:00Z" w16du:dateUtc="2026-03-07T14:50:00Z">
        <w:r w:rsidRPr="00742779">
          <w:rPr>
            <w:rFonts w:ascii="ZWAdobeF" w:hAnsi="ZWAdobeF" w:cs="ZWAdobeF"/>
            <w:sz w:val="2"/>
            <w:szCs w:val="2"/>
          </w:rPr>
          <w:delText>935B</w:delText>
        </w:r>
        <w:r w:rsidR="0033544D" w:rsidRPr="00742779">
          <w:delText>If</w:delText>
        </w:r>
      </w:del>
      <w:ins w:id="1871" w:author="Seth Oranburg" w:date="2026-03-07T09:50:00Z" w16du:dateUtc="2026-03-07T14:50:00Z">
        <w:r w:rsidR="0033544D" w:rsidRPr="00742779">
          <w:t>If</w:t>
        </w:r>
      </w:ins>
      <w:r w:rsidR="0033544D" w:rsidRPr="00742779">
        <w:t xml:space="preserve"> the provision clearly applies, analysis is straightforward. Zeeva must offer the opportunity to the LLC. If she diverts it, she breaches the agreement.</w:t>
      </w:r>
    </w:p>
    <w:p w14:paraId="5D2551D0" w14:textId="77777777" w:rsidR="0033544D" w:rsidRPr="00742779" w:rsidRDefault="00742779" w:rsidP="000E54B1">
      <w:del w:id="1872" w:author="Seth Oranburg" w:date="2026-03-07T09:50:00Z" w16du:dateUtc="2026-03-07T14:50:00Z">
        <w:r w:rsidRPr="00742779">
          <w:rPr>
            <w:rFonts w:ascii="ZWAdobeF" w:hAnsi="ZWAdobeF" w:cs="ZWAdobeF"/>
            <w:sz w:val="2"/>
            <w:szCs w:val="2"/>
          </w:rPr>
          <w:delText>936B</w:delText>
        </w:r>
        <w:r w:rsidR="0033544D" w:rsidRPr="00742779">
          <w:delText>The</w:delText>
        </w:r>
      </w:del>
      <w:ins w:id="1873" w:author="Seth Oranburg" w:date="2026-03-07T09:50:00Z" w16du:dateUtc="2026-03-07T14:50:00Z">
        <w:r w:rsidR="0033544D" w:rsidRPr="00742779">
          <w:t>The</w:t>
        </w:r>
      </w:ins>
      <w:r w:rsidR="0033544D" w:rsidRPr="00742779">
        <w:t xml:space="preserve"> harder case involves ambiguity. Suppose Zeeva claims the opportunity came through personal contacts rather than managerial duties. Contract interpretation starts with text, structure, and context. Courts examine the language used, the agreement</w:t>
      </w:r>
      <w:r w:rsidR="009F60D1" w:rsidRPr="00742779">
        <w:t>’</w:t>
      </w:r>
      <w:r w:rsidR="0033544D" w:rsidRPr="00742779">
        <w:t>s overall design, the commercial context in which the parties contracted, and the purposes the provision reasonably serves. Only if that interpretive process leaves genuine gaps does the implied covenant become relevant.</w:t>
      </w:r>
    </w:p>
    <w:p w14:paraId="7BC075C5" w14:textId="77777777" w:rsidR="0033544D" w:rsidRPr="00742779" w:rsidRDefault="00742779" w:rsidP="000E54B1">
      <w:del w:id="1874" w:author="Seth Oranburg" w:date="2026-03-07T09:50:00Z" w16du:dateUtc="2026-03-07T14:50:00Z">
        <w:r w:rsidRPr="00742779">
          <w:rPr>
            <w:rFonts w:ascii="ZWAdobeF" w:hAnsi="ZWAdobeF" w:cs="ZWAdobeF"/>
            <w:sz w:val="2"/>
            <w:szCs w:val="2"/>
          </w:rPr>
          <w:delText>937B</w:delText>
        </w:r>
        <w:r w:rsidR="0033544D" w:rsidRPr="00742779">
          <w:delText>The</w:delText>
        </w:r>
      </w:del>
      <w:ins w:id="1875" w:author="Seth Oranburg" w:date="2026-03-07T09:50:00Z" w16du:dateUtc="2026-03-07T14:50:00Z">
        <w:r w:rsidR="0033544D" w:rsidRPr="00742779">
          <w:t>The</w:t>
        </w:r>
      </w:ins>
      <w:r w:rsidR="0033544D" w:rsidRPr="00742779">
        <w:t xml:space="preserve"> covenant question is not whether Zeeva can act in self-interest abstractly. It is whether the operating agreement, read as a whole, presupposes that growth opportunities of this type will be evaluated for the LLC before managers capture them personally, and whether Zeeva</w:t>
      </w:r>
      <w:r w:rsidR="009F60D1" w:rsidRPr="00742779">
        <w:t>’</w:t>
      </w:r>
      <w:r w:rsidR="0033544D" w:rsidRPr="00742779">
        <w:t>s use of ambiguity would defeat that presupposed exchange.</w:t>
      </w:r>
    </w:p>
    <w:p w14:paraId="21730546" w14:textId="77777777" w:rsidR="0033544D" w:rsidRPr="00742779" w:rsidRDefault="00742779" w:rsidP="000E54B1">
      <w:del w:id="1876" w:author="Seth Oranburg" w:date="2026-03-07T09:50:00Z" w16du:dateUtc="2026-03-07T14:50:00Z">
        <w:r w:rsidRPr="00742779">
          <w:rPr>
            <w:rFonts w:ascii="ZWAdobeF" w:hAnsi="ZWAdobeF" w:cs="ZWAdobeF"/>
            <w:sz w:val="2"/>
            <w:szCs w:val="2"/>
          </w:rPr>
          <w:delText>938B</w:delText>
        </w:r>
        <w:r w:rsidR="0033544D" w:rsidRPr="00742779">
          <w:delText>Delaware</w:delText>
        </w:r>
      </w:del>
      <w:ins w:id="1877" w:author="Seth Oranburg" w:date="2026-03-07T09:50:00Z" w16du:dateUtc="2026-03-07T14:50:00Z">
        <w:r w:rsidR="0033544D" w:rsidRPr="00742779">
          <w:t>Delaware</w:t>
        </w:r>
      </w:ins>
      <w:r w:rsidR="0033544D" w:rsidRPr="00742779">
        <w:t xml:space="preserve"> case law warns against using the covenant expansively. In contexts where the operating agreement allocates discretion to a manager or gives a party an express contractual right, courts are unlikely to use the </w:t>
      </w:r>
      <w:r w:rsidR="0033544D" w:rsidRPr="00742779">
        <w:lastRenderedPageBreak/>
        <w:t>implied covenant to override that allocation. The covenant fills gaps; it does not rewrite bargains. If the operating agreement gives Zeeva unilateral authority to determine what counts as a company opportunity, a court will not easily use the covenant to impose a different standard after the fact.</w:t>
      </w:r>
    </w:p>
    <w:p w14:paraId="549E07E6" w14:textId="77777777" w:rsidR="0033544D" w:rsidRPr="00742779" w:rsidRDefault="00742779" w:rsidP="000E54B1">
      <w:pPr>
        <w:pPrChange w:id="1878" w:author="Seth Oranburg" w:date="2026-03-07T09:50:00Z" w16du:dateUtc="2026-03-07T14:50:00Z">
          <w:pPr>
            <w:pStyle w:val="NormalWeb"/>
          </w:pPr>
        </w:pPrChange>
      </w:pPr>
      <w:del w:id="1879" w:author="Seth Oranburg" w:date="2026-03-07T09:50:00Z" w16du:dateUtc="2026-03-07T14:50:00Z">
        <w:r w:rsidRPr="00742779">
          <w:rPr>
            <w:rFonts w:ascii="ZWAdobeF" w:hAnsi="ZWAdobeF" w:cs="ZWAdobeF"/>
            <w:sz w:val="2"/>
            <w:szCs w:val="2"/>
          </w:rPr>
          <w:delText>939B</w:delText>
        </w:r>
        <w:r w:rsidR="0033544D" w:rsidRPr="00742779">
          <w:delText>The</w:delText>
        </w:r>
      </w:del>
      <w:ins w:id="1880" w:author="Seth Oranburg" w:date="2026-03-07T09:50:00Z" w16du:dateUtc="2026-03-07T14:50:00Z">
        <w:r w:rsidR="0033544D" w:rsidRPr="00742779">
          <w:t>The</w:t>
        </w:r>
      </w:ins>
      <w:r w:rsidR="0033544D" w:rsidRPr="00742779">
        <w:t xml:space="preserve"> uniform act</w:t>
      </w:r>
      <w:r w:rsidR="009F60D1" w:rsidRPr="00742779">
        <w:t>’</w:t>
      </w:r>
      <w:r w:rsidR="0033544D" w:rsidRPr="00742779">
        <w:t>s approach is similar in function but different in doctrinal framing. Because the uniform act supplies default fiduciary duties that apply unless modified,</w:t>
      </w:r>
      <w:r w:rsidR="0033544D">
        <w:fldChar w:fldCharType="begin"/>
      </w:r>
      <w:r w:rsidR="0033544D">
        <w:instrText>HYPERLINK \l "fn68-11647" \o "Jump to citation"</w:instrText>
      </w:r>
      <w:r w:rsidR="0033544D">
        <w:fldChar w:fldCharType="separate"/>
      </w:r>
      <w:r w:rsidR="0033544D" w:rsidRPr="00742779">
        <w:rPr>
          <w:rStyle w:val="Hyperlink"/>
          <w:color w:val="auto"/>
          <w:u w:val="none"/>
        </w:rPr>
        <w:t>[68</w:t>
      </w:r>
      <w:r w:rsidR="00FA601A" w:rsidRPr="00742779">
        <w:rPr>
          <w:rStyle w:val="Hyperlink"/>
          <w:color w:val="auto"/>
          <w:u w:val="none"/>
        </w:rPr>
        <w:t>]</w:t>
      </w:r>
      <w:r w:rsidR="0033544D">
        <w:fldChar w:fldCharType="end"/>
      </w:r>
      <w:r w:rsidR="0033544D" w:rsidRPr="00742779">
        <w:t xml:space="preserve"> many disputes that would reach the implied covenant in Delaware will instead be resolved through application or modification of those default duties. When parties modify fiduciary duties through the operating agreement, the uniform act requires that prescribed standards not be manifestly unreasonable.</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This gives courts a standard for policing modifications without relying exclusively on the implied covenant.</w:t>
      </w:r>
    </w:p>
    <w:p w14:paraId="4DA1E89B" w14:textId="77777777" w:rsidR="0033544D" w:rsidRPr="00742779" w:rsidRDefault="00742779" w:rsidP="000E54B1">
      <w:del w:id="1881" w:author="Seth Oranburg" w:date="2026-03-07T09:50:00Z" w16du:dateUtc="2026-03-07T14:50:00Z">
        <w:r w:rsidRPr="00742779">
          <w:rPr>
            <w:rFonts w:ascii="ZWAdobeF" w:hAnsi="ZWAdobeF" w:cs="ZWAdobeF"/>
            <w:sz w:val="2"/>
            <w:szCs w:val="2"/>
          </w:rPr>
          <w:delText>940B</w:delText>
        </w:r>
        <w:r w:rsidR="0033544D" w:rsidRPr="00742779">
          <w:delText>Both</w:delText>
        </w:r>
      </w:del>
      <w:ins w:id="1882" w:author="Seth Oranburg" w:date="2026-03-07T09:50:00Z" w16du:dateUtc="2026-03-07T14:50:00Z">
        <w:r w:rsidR="0033544D" w:rsidRPr="00742779">
          <w:t>Both</w:t>
        </w:r>
      </w:ins>
      <w:r w:rsidR="0033544D" w:rsidRPr="00742779">
        <w:t xml:space="preserve"> approaches share a common insight: some minimum protection against opportunism must remain even when parties customize governance through contract. The choice is whether that protection comes through mandatory fiduciary floors that can be modified within limits (the uniform act approach) or through contractual freedom subject to an implied covenant backstop (the Delaware approach). Either way, parties cannot eliminate accountability entirely.</w:t>
      </w:r>
    </w:p>
    <w:p w14:paraId="57656B48" w14:textId="77777777" w:rsidR="0033544D" w:rsidRPr="00742779" w:rsidRDefault="0033544D" w:rsidP="000E54B1">
      <w:pPr>
        <w:pStyle w:val="Heading3"/>
        <w:rPr>
          <w:rFonts w:eastAsia="Times New Roman"/>
        </w:rPr>
      </w:pPr>
      <w:r w:rsidRPr="00742779">
        <w:rPr>
          <w:rFonts w:eastAsia="Times New Roman"/>
        </w:rPr>
        <w:t>Why the Covenant Matters More as Agreements Become More Customized</w:t>
      </w:r>
    </w:p>
    <w:p w14:paraId="68D1955A" w14:textId="77777777" w:rsidR="0033544D" w:rsidRPr="00742779" w:rsidRDefault="00742779" w:rsidP="000E54B1">
      <w:del w:id="1883" w:author="Seth Oranburg" w:date="2026-03-07T09:50:00Z" w16du:dateUtc="2026-03-07T14:50:00Z">
        <w:r w:rsidRPr="00742779">
          <w:rPr>
            <w:rFonts w:ascii="ZWAdobeF" w:hAnsi="ZWAdobeF" w:cs="ZWAdobeF"/>
            <w:sz w:val="2"/>
            <w:szCs w:val="2"/>
          </w:rPr>
          <w:delText>941B</w:delText>
        </w:r>
        <w:r w:rsidR="0033544D" w:rsidRPr="00742779">
          <w:delText>This</w:delText>
        </w:r>
      </w:del>
      <w:ins w:id="1884" w:author="Seth Oranburg" w:date="2026-03-07T09:50:00Z" w16du:dateUtc="2026-03-07T14:50:00Z">
        <w:r w:rsidR="0033544D" w:rsidRPr="00742779">
          <w:t>This</w:t>
        </w:r>
      </w:ins>
      <w:r w:rsidR="0033544D" w:rsidRPr="00742779">
        <w:t xml:space="preserve"> is a central LLC tradeoff. When the operating agreement specifies detailed governance terms (opportunity-offering procedures, definitions of company opportunities, approval mechanics for conflicts, standards of conduct) parties reduce reliance on open-ended gap-filling. The agreement itself supplies the rules, and disputes turn on interpretation rather than on finding principles to fill silences.</w:t>
      </w:r>
    </w:p>
    <w:p w14:paraId="4B5B82A0" w14:textId="77777777" w:rsidR="0033544D" w:rsidRPr="00742779" w:rsidRDefault="00742779" w:rsidP="000E54B1">
      <w:del w:id="1885" w:author="Seth Oranburg" w:date="2026-03-07T09:50:00Z" w16du:dateUtc="2026-03-07T14:50:00Z">
        <w:r w:rsidRPr="00742779">
          <w:rPr>
            <w:rFonts w:ascii="ZWAdobeF" w:hAnsi="ZWAdobeF" w:cs="ZWAdobeF"/>
            <w:sz w:val="2"/>
            <w:szCs w:val="2"/>
          </w:rPr>
          <w:delText>942B</w:delText>
        </w:r>
        <w:r w:rsidR="0033544D" w:rsidRPr="00742779">
          <w:delText>When</w:delText>
        </w:r>
      </w:del>
      <w:ins w:id="1886" w:author="Seth Oranburg" w:date="2026-03-07T09:50:00Z" w16du:dateUtc="2026-03-07T14:50:00Z">
        <w:r w:rsidR="0033544D" w:rsidRPr="00742779">
          <w:t>When</w:t>
        </w:r>
      </w:ins>
      <w:r w:rsidR="0033544D" w:rsidRPr="00742779">
        <w:t xml:space="preserve"> the agreement leaves significant discretion undefined, disputes migrate toward the implied covenant. That covenant is mandatory and provides some protection against opportunism, but it is less predictable than clearly drafted duty regimes. Courts differ in how broadly or narrowly they construe good faith obligations. The covenant</w:t>
      </w:r>
      <w:r w:rsidR="009F60D1" w:rsidRPr="00742779">
        <w:t>’</w:t>
      </w:r>
      <w:r w:rsidR="0033544D" w:rsidRPr="00742779">
        <w:t>s content is fact-dependent and emerges through case-by-case adjudication rather than through ex ante specification.</w:t>
      </w:r>
    </w:p>
    <w:p w14:paraId="10AF014E" w14:textId="77777777" w:rsidR="0033544D" w:rsidRPr="00742779" w:rsidRDefault="00742779" w:rsidP="000E54B1">
      <w:del w:id="1887" w:author="Seth Oranburg" w:date="2026-03-07T09:50:00Z" w16du:dateUtc="2026-03-07T14:50:00Z">
        <w:r w:rsidRPr="00742779">
          <w:rPr>
            <w:rFonts w:ascii="ZWAdobeF" w:hAnsi="ZWAdobeF" w:cs="ZWAdobeF"/>
            <w:sz w:val="2"/>
            <w:szCs w:val="2"/>
          </w:rPr>
          <w:delText>943B</w:delText>
        </w:r>
        <w:r w:rsidR="0033544D" w:rsidRPr="00742779">
          <w:delText>For</w:delText>
        </w:r>
      </w:del>
      <w:ins w:id="1888" w:author="Seth Oranburg" w:date="2026-03-07T09:50:00Z" w16du:dateUtc="2026-03-07T14:50:00Z">
        <w:r w:rsidR="0033544D" w:rsidRPr="00742779">
          <w:t>For</w:t>
        </w:r>
      </w:ins>
      <w:r w:rsidR="0033544D" w:rsidRPr="00742779">
        <w:t xml:space="preserve"> Zeeva and Sammy, this means the operating agreement</w:t>
      </w:r>
      <w:r w:rsidR="009F60D1" w:rsidRPr="00742779">
        <w:t>’</w:t>
      </w:r>
      <w:r w:rsidR="0033544D" w:rsidRPr="00742779">
        <w:t xml:space="preserve">s value depends substantially on its completeness. If they want predictable governance, they should draft detailed provisions addressing foreseeable conflicts, </w:t>
      </w:r>
      <w:r w:rsidR="0033544D" w:rsidRPr="00742779">
        <w:lastRenderedPageBreak/>
        <w:t>allocation of opportunities, approval procedures, information rights, distribution policies, and exit mechanisms. If they draft minimally and rely on statutory defaults and equitable principles, they accept greater uncertainty about how disputes will be resolved.</w:t>
      </w:r>
    </w:p>
    <w:p w14:paraId="24D1C443" w14:textId="77777777" w:rsidR="0033544D" w:rsidRPr="00742779" w:rsidRDefault="00742779" w:rsidP="000E54B1">
      <w:del w:id="1889" w:author="Seth Oranburg" w:date="2026-03-07T09:50:00Z" w16du:dateUtc="2026-03-07T14:50:00Z">
        <w:r w:rsidRPr="00742779">
          <w:rPr>
            <w:rFonts w:ascii="ZWAdobeF" w:hAnsi="ZWAdobeF" w:cs="ZWAdobeF"/>
            <w:sz w:val="2"/>
            <w:szCs w:val="2"/>
          </w:rPr>
          <w:delText>944B</w:delText>
        </w:r>
        <w:r w:rsidR="0033544D" w:rsidRPr="00742779">
          <w:delText>The</w:delText>
        </w:r>
      </w:del>
      <w:ins w:id="1890" w:author="Seth Oranburg" w:date="2026-03-07T09:50:00Z" w16du:dateUtc="2026-03-07T14:50:00Z">
        <w:r w:rsidR="0033544D" w:rsidRPr="00742779">
          <w:t>The</w:t>
        </w:r>
      </w:ins>
      <w:r w:rsidR="0033544D" w:rsidRPr="00742779">
        <w:t xml:space="preserve"> implied covenant provides a floor, but it is a thin floor. It prevents the most egregious forms of opportunism (using discretion in ways that would nullify the agreement</w:t>
      </w:r>
      <w:r w:rsidR="009F60D1" w:rsidRPr="00742779">
        <w:t>’</w:t>
      </w:r>
      <w:r w:rsidR="0033544D" w:rsidRPr="00742779">
        <w:t>s core purposes) but it does not supply a comprehensive governance regime. Parties who want clear ex ante rules must write them in the operating agreement. Parties who leave governance terms implicit or incomplete will find that the implied covenant offers protection but not precision.</w:t>
      </w:r>
    </w:p>
    <w:p w14:paraId="1E62F74A" w14:textId="77777777" w:rsidR="0033544D" w:rsidRPr="00742779" w:rsidRDefault="00742779" w:rsidP="000E54B1">
      <w:del w:id="1891" w:author="Seth Oranburg" w:date="2026-03-07T09:50:00Z" w16du:dateUtc="2026-03-07T14:50:00Z">
        <w:r w:rsidRPr="00742779">
          <w:rPr>
            <w:rFonts w:ascii="ZWAdobeF" w:hAnsi="ZWAdobeF" w:cs="ZWAdobeF"/>
            <w:sz w:val="2"/>
            <w:szCs w:val="2"/>
          </w:rPr>
          <w:delText>945B</w:delText>
        </w:r>
        <w:r w:rsidR="0033544D" w:rsidRPr="00742779">
          <w:delText>This</w:delText>
        </w:r>
      </w:del>
      <w:ins w:id="1892" w:author="Seth Oranburg" w:date="2026-03-07T09:50:00Z" w16du:dateUtc="2026-03-07T14:50:00Z">
        <w:r w:rsidR="0033544D" w:rsidRPr="00742779">
          <w:t>This</w:t>
        </w:r>
      </w:ins>
      <w:r w:rsidR="0033544D" w:rsidRPr="00742779">
        <w:t xml:space="preserve"> is why LLC flexibility creates both opportunity and risk. The opportunity is genuine: parties can design governance to match their specific relationship, risk preferences, and business needs. The risk is equally genuine: incomplete or ambiguous drafting shifts disputes from interpretation of clear terms to application of standards that are less settled and more fact-dependent than corporate law</w:t>
      </w:r>
      <w:r w:rsidR="009F60D1" w:rsidRPr="00742779">
        <w:t>’</w:t>
      </w:r>
      <w:r w:rsidR="0033544D" w:rsidRPr="00742779">
        <w:t>s developed defaults. The implied covenant prevents the worst outcomes, but it does not eliminate the costs of incomplete contracting.</w:t>
      </w:r>
    </w:p>
    <w:p w14:paraId="55B58728" w14:textId="77777777" w:rsidR="0033544D" w:rsidRPr="00742779" w:rsidRDefault="0033544D" w:rsidP="000E54B1">
      <w:pPr>
        <w:pStyle w:val="Heading2"/>
        <w:rPr>
          <w:rFonts w:eastAsia="Times New Roman"/>
        </w:rPr>
      </w:pPr>
      <w:del w:id="1893" w:author="Seth Oranburg" w:date="2026-03-07T09:50:00Z" w16du:dateUtc="2026-03-07T14:50:00Z">
        <w:r w:rsidRPr="00742779">
          <w:rPr>
            <w:rFonts w:eastAsia="Times New Roman"/>
          </w:rPr>
          <w:delText xml:space="preserve">V. </w:delText>
        </w:r>
      </w:del>
      <w:r>
        <w:t>Governance, Deadlock, and Exit</w:t>
      </w:r>
    </w:p>
    <w:p w14:paraId="300EE8FE" w14:textId="77777777" w:rsidR="0033544D" w:rsidRPr="00742779" w:rsidRDefault="00742779" w:rsidP="000E54B1">
      <w:del w:id="1894" w:author="Seth Oranburg" w:date="2026-03-07T09:50:00Z" w16du:dateUtc="2026-03-07T14:50:00Z">
        <w:r w:rsidRPr="00742779">
          <w:rPr>
            <w:rFonts w:ascii="ZWAdobeF" w:hAnsi="ZWAdobeF" w:cs="ZWAdobeF"/>
            <w:sz w:val="2"/>
            <w:szCs w:val="2"/>
          </w:rPr>
          <w:delText>946B</w:delText>
        </w:r>
        <w:r w:rsidR="0033544D" w:rsidRPr="00742779">
          <w:delText>The</w:delText>
        </w:r>
      </w:del>
      <w:ins w:id="1895" w:author="Seth Oranburg" w:date="2026-03-07T09:50:00Z" w16du:dateUtc="2026-03-07T14:50:00Z">
        <w:r w:rsidR="0033544D" w:rsidRPr="00742779">
          <w:t>The</w:t>
        </w:r>
      </w:ins>
      <w:r w:rsidR="0033544D" w:rsidRPr="00742779">
        <w:t xml:space="preserve"> operating agreement</w:t>
      </w:r>
      <w:r w:rsidR="009F60D1" w:rsidRPr="00742779">
        <w:t>’</w:t>
      </w:r>
      <w:r w:rsidR="0033544D" w:rsidRPr="00742779">
        <w:t>s flexibility allows parties to tailor voting rules and approval thresholds. That can reduce some risks of close-venture governance. But it does not eliminate the structural problem that appears whenever multiple owners share control: disagreement is predictable, and voting rules create bargaining leverage.</w:t>
      </w:r>
    </w:p>
    <w:p w14:paraId="470D1B7C" w14:textId="77777777" w:rsidR="0033544D" w:rsidRPr="00742779" w:rsidRDefault="0033544D" w:rsidP="000E54B1">
      <w:pPr>
        <w:pStyle w:val="Heading3"/>
        <w:rPr>
          <w:rFonts w:eastAsia="Times New Roman"/>
        </w:rPr>
      </w:pPr>
      <w:r w:rsidRPr="00742779">
        <w:rPr>
          <w:rFonts w:eastAsia="Times New Roman"/>
        </w:rPr>
        <w:t>The Deadlock Problem Flexibility Cannot Eliminate</w:t>
      </w:r>
    </w:p>
    <w:p w14:paraId="5CE43B43" w14:textId="77777777" w:rsidR="0033544D" w:rsidRPr="00742779" w:rsidRDefault="00742779" w:rsidP="000E54B1">
      <w:del w:id="1896" w:author="Seth Oranburg" w:date="2026-03-07T09:50:00Z" w16du:dateUtc="2026-03-07T14:50:00Z">
        <w:r w:rsidRPr="00742779">
          <w:rPr>
            <w:rFonts w:ascii="ZWAdobeF" w:hAnsi="ZWAdobeF" w:cs="ZWAdobeF"/>
            <w:sz w:val="2"/>
            <w:szCs w:val="2"/>
          </w:rPr>
          <w:delText>947B</w:delText>
        </w:r>
        <w:r w:rsidR="0033544D" w:rsidRPr="00742779">
          <w:delText>Partnership</w:delText>
        </w:r>
      </w:del>
      <w:ins w:id="1897" w:author="Seth Oranburg" w:date="2026-03-07T09:50:00Z" w16du:dateUtc="2026-03-07T14:50:00Z">
        <w:r w:rsidR="0033544D" w:rsidRPr="00742779">
          <w:t>Partnership</w:t>
        </w:r>
      </w:ins>
      <w:r w:rsidR="0033544D" w:rsidRPr="00742779">
        <w:t xml:space="preserve"> law illustrates classic deadlock risk: co-owners with equal power can block each other, and legal systems may have no clean tie-breaker short of dissolution. The uniform partnership act addresses this by giving each partner equal management rights and requiring unanimous consent for actions outside the ordinary course of business. When partners disagree on a matter requiring consent, the partnership cannot proceed without renegotiation or dissolution.</w:t>
      </w:r>
    </w:p>
    <w:p w14:paraId="3AC263AA" w14:textId="77777777" w:rsidR="0033544D" w:rsidRPr="00742779" w:rsidRDefault="00742779" w:rsidP="000E54B1">
      <w:del w:id="1898" w:author="Seth Oranburg" w:date="2026-03-07T09:50:00Z" w16du:dateUtc="2026-03-07T14:50:00Z">
        <w:r w:rsidRPr="00742779">
          <w:rPr>
            <w:rFonts w:ascii="ZWAdobeF" w:hAnsi="ZWAdobeF" w:cs="ZWAdobeF"/>
            <w:sz w:val="2"/>
            <w:szCs w:val="2"/>
          </w:rPr>
          <w:delText>948B</w:delText>
        </w:r>
        <w:r w:rsidR="0033544D" w:rsidRPr="00742779">
          <w:delText>Corporate</w:delText>
        </w:r>
      </w:del>
      <w:ins w:id="1899" w:author="Seth Oranburg" w:date="2026-03-07T09:50:00Z" w16du:dateUtc="2026-03-07T14:50:00Z">
        <w:r w:rsidR="0033544D" w:rsidRPr="00742779">
          <w:t>Corporate</w:t>
        </w:r>
      </w:ins>
      <w:r w:rsidR="0033544D" w:rsidRPr="00742779">
        <w:t xml:space="preserve"> law addresses many deadlocks through majority rule within board structures. Directors vote, and the majority prevails. This prevents </w:t>
      </w:r>
      <w:r w:rsidR="0033544D" w:rsidRPr="00742779">
        <w:lastRenderedPageBreak/>
        <w:t>certain deadlocks but creates corresponding risks for minority shareholders who lack board representation.</w:t>
      </w:r>
    </w:p>
    <w:p w14:paraId="4E7640EE" w14:textId="77777777" w:rsidR="0033544D" w:rsidRPr="00742779" w:rsidRDefault="00742779" w:rsidP="000E54B1">
      <w:del w:id="1900" w:author="Seth Oranburg" w:date="2026-03-07T09:50:00Z" w16du:dateUtc="2026-03-07T14:50:00Z">
        <w:r w:rsidRPr="00742779">
          <w:rPr>
            <w:rFonts w:ascii="ZWAdobeF" w:hAnsi="ZWAdobeF" w:cs="ZWAdobeF"/>
            <w:sz w:val="2"/>
            <w:szCs w:val="2"/>
          </w:rPr>
          <w:delText>949B</w:delText>
        </w:r>
        <w:r w:rsidR="0033544D" w:rsidRPr="00742779">
          <w:delText>In</w:delText>
        </w:r>
      </w:del>
      <w:ins w:id="1901" w:author="Seth Oranburg" w:date="2026-03-07T09:50:00Z" w16du:dateUtc="2026-03-07T14:50:00Z">
        <w:r w:rsidR="0033544D" w:rsidRPr="00742779">
          <w:t>In</w:t>
        </w:r>
      </w:ins>
      <w:r w:rsidR="0033544D" w:rsidRPr="00742779">
        <w:t xml:space="preserve"> closely held firms, majority rule can function as minority exclusion. Controlling groups can determine outcomes across the firm</w:t>
      </w:r>
      <w:r w:rsidR="009F60D1" w:rsidRPr="00742779">
        <w:t>’</w:t>
      </w:r>
      <w:r w:rsidR="0033544D" w:rsidRPr="00742779">
        <w:t>s life. Minority participants may have limited practical influence apart from contractual protections and fiduciary constraints.</w:t>
      </w:r>
    </w:p>
    <w:p w14:paraId="29A5D1F0" w14:textId="77777777" w:rsidR="0033544D" w:rsidRPr="00742779" w:rsidRDefault="00742779" w:rsidP="000E54B1">
      <w:pPr>
        <w:pPrChange w:id="1902" w:author="Seth Oranburg" w:date="2026-03-07T09:50:00Z" w16du:dateUtc="2026-03-07T14:50:00Z">
          <w:pPr>
            <w:pStyle w:val="NormalWeb"/>
          </w:pPr>
        </w:pPrChange>
      </w:pPr>
      <w:del w:id="1903" w:author="Seth Oranburg" w:date="2026-03-07T09:50:00Z" w16du:dateUtc="2026-03-07T14:50:00Z">
        <w:r w:rsidRPr="00742779">
          <w:rPr>
            <w:rFonts w:ascii="ZWAdobeF" w:hAnsi="ZWAdobeF" w:cs="ZWAdobeF"/>
            <w:sz w:val="2"/>
            <w:szCs w:val="2"/>
          </w:rPr>
          <w:delText>950B</w:delText>
        </w:r>
        <w:r w:rsidR="0033544D" w:rsidRPr="00742779">
          <w:delText>LLCs</w:delText>
        </w:r>
      </w:del>
      <w:ins w:id="1904" w:author="Seth Oranburg" w:date="2026-03-07T09:50:00Z" w16du:dateUtc="2026-03-07T14:50:00Z">
        <w:r w:rsidR="0033544D" w:rsidRPr="00742779">
          <w:t>LLCs</w:t>
        </w:r>
      </w:ins>
      <w:r w:rsidR="0033544D" w:rsidRPr="00742779">
        <w:t xml:space="preserve"> allow different decision rules for different categories of decisions. The uniform act</w:t>
      </w:r>
      <w:r w:rsidR="009F60D1" w:rsidRPr="00742779">
        <w:t>’</w:t>
      </w:r>
      <w:r w:rsidR="0033544D" w:rsidRPr="00742779">
        <w:t>s default is that matters in the ordinary course of the LLC</w:t>
      </w:r>
      <w:r w:rsidR="009F60D1" w:rsidRPr="00742779">
        <w:t>’</w:t>
      </w:r>
      <w:r w:rsidR="0033544D" w:rsidRPr="00742779">
        <w:t>s activities may be decided by a majority of the members (in a member-managed LLC) or by the manager or managers (in a manager-managed LLC).</w:t>
      </w:r>
      <w:r w:rsidR="0033544D">
        <w:fldChar w:fldCharType="begin"/>
      </w:r>
      <w:r w:rsidR="0033544D">
        <w:instrText>HYPERLINK \l "fn76-11647" \o "Jump to citation"</w:instrText>
      </w:r>
      <w:r w:rsidR="0033544D">
        <w:fldChar w:fldCharType="separate"/>
      </w:r>
      <w:r w:rsidR="0033544D" w:rsidRPr="00742779">
        <w:rPr>
          <w:rStyle w:val="Hyperlink"/>
          <w:color w:val="auto"/>
          <w:u w:val="none"/>
        </w:rPr>
        <w:t>[76</w:t>
      </w:r>
      <w:r w:rsidR="00FA601A" w:rsidRPr="00742779">
        <w:rPr>
          <w:rStyle w:val="Hyperlink"/>
          <w:color w:val="auto"/>
          <w:u w:val="none"/>
        </w:rPr>
        <w:t>]</w:t>
      </w:r>
      <w:r w:rsidR="0033544D">
        <w:fldChar w:fldCharType="end"/>
      </w:r>
      <w:r w:rsidR="0033544D" w:rsidRPr="00742779">
        <w:t xml:space="preserve"> Matters outside the ordinary course and amendments to the operating agreement require the affirmative vote or consent of all members.</w:t>
      </w:r>
      <w:r w:rsidR="0033544D">
        <w:fldChar w:fldCharType="begin"/>
      </w:r>
      <w:r w:rsidR="0033544D">
        <w:instrText>HYPERLINK \l "fn76-11647" \o "Jump to citation"</w:instrText>
      </w:r>
      <w:r w:rsidR="0033544D">
        <w:fldChar w:fldCharType="separate"/>
      </w:r>
      <w:r w:rsidR="0033544D" w:rsidRPr="00742779">
        <w:rPr>
          <w:rStyle w:val="Hyperlink"/>
          <w:color w:val="auto"/>
          <w:u w:val="none"/>
        </w:rPr>
        <w:t>[76</w:t>
      </w:r>
      <w:r w:rsidR="00FA601A" w:rsidRPr="00742779">
        <w:rPr>
          <w:rStyle w:val="Hyperlink"/>
          <w:color w:val="auto"/>
          <w:u w:val="none"/>
        </w:rPr>
        <w:t>]</w:t>
      </w:r>
      <w:r w:rsidR="0033544D">
        <w:fldChar w:fldCharType="end"/>
      </w:r>
      <w:r w:rsidR="0033544D" w:rsidRPr="00742779">
        <w:t xml:space="preserve"> But the operating agreement may modify these defaults and establish different voting requirements for different decisions.</w:t>
      </w:r>
      <w:r w:rsidR="0033544D">
        <w:fldChar w:fldCharType="begin"/>
      </w:r>
      <w:r w:rsidR="0033544D">
        <w:instrText>HYPERLINK \l "fn76-11647" \o "Jump to citation"</w:instrText>
      </w:r>
      <w:r w:rsidR="0033544D">
        <w:fldChar w:fldCharType="separate"/>
      </w:r>
      <w:r w:rsidR="0033544D" w:rsidRPr="00742779">
        <w:rPr>
          <w:rStyle w:val="Hyperlink"/>
          <w:color w:val="auto"/>
          <w:u w:val="none"/>
        </w:rPr>
        <w:t>[76</w:t>
      </w:r>
      <w:r w:rsidR="00FA601A" w:rsidRPr="00742779">
        <w:rPr>
          <w:rStyle w:val="Hyperlink"/>
          <w:color w:val="auto"/>
          <w:u w:val="none"/>
        </w:rPr>
        <w:t>]</w:t>
      </w:r>
      <w:r w:rsidR="0033544D">
        <w:fldChar w:fldCharType="end"/>
      </w:r>
    </w:p>
    <w:p w14:paraId="5973B81B" w14:textId="77777777" w:rsidR="0033544D" w:rsidRPr="00742779" w:rsidRDefault="00742779" w:rsidP="000E54B1">
      <w:del w:id="1905" w:author="Seth Oranburg" w:date="2026-03-07T09:50:00Z" w16du:dateUtc="2026-03-07T14:50:00Z">
        <w:r w:rsidRPr="00742779">
          <w:rPr>
            <w:rFonts w:ascii="ZWAdobeF" w:hAnsi="ZWAdobeF" w:cs="ZWAdobeF"/>
            <w:sz w:val="2"/>
            <w:szCs w:val="2"/>
          </w:rPr>
          <w:delText>951B</w:delText>
        </w:r>
        <w:r w:rsidR="0033544D" w:rsidRPr="00742779">
          <w:delText>Poplar</w:delText>
        </w:r>
      </w:del>
      <w:ins w:id="1906" w:author="Seth Oranburg" w:date="2026-03-07T09:50:00Z" w16du:dateUtc="2026-03-07T14:50:00Z">
        <w:r w:rsidR="0033544D" w:rsidRPr="00742779">
          <w:t>Poplar</w:t>
        </w:r>
      </w:ins>
      <w:r w:rsidR="0033544D" w:rsidRPr="00742779">
        <w:t xml:space="preserve"> Desserts Construction</w:t>
      </w:r>
      <w:r w:rsidR="009F60D1" w:rsidRPr="00742779">
        <w:t>’</w:t>
      </w:r>
      <w:r w:rsidR="0033544D" w:rsidRPr="00742779">
        <w:t>s operating agreement uses this flexibility. It requires unanimous consent for admitting new members, 75% approval for major decisions like asset sales or dissolution, and majority voting for manager election and removal. Day-to-day authority is delegated to managers. This customization prevents certain abuses (Marcus cannot be diluted through admission of new members without his consent, and the business cannot be sold without supermajority agreement) but it creates corresponding veto points.</w:t>
      </w:r>
    </w:p>
    <w:p w14:paraId="476ACE6E" w14:textId="77777777" w:rsidR="0033544D" w:rsidRPr="00742779" w:rsidRDefault="00742779" w:rsidP="000E54B1">
      <w:del w:id="1907" w:author="Seth Oranburg" w:date="2026-03-07T09:50:00Z" w16du:dateUtc="2026-03-07T14:50:00Z">
        <w:r w:rsidRPr="00742779">
          <w:rPr>
            <w:rFonts w:ascii="ZWAdobeF" w:hAnsi="ZWAdobeF" w:cs="ZWAdobeF"/>
            <w:sz w:val="2"/>
            <w:szCs w:val="2"/>
          </w:rPr>
          <w:delText>952B</w:delText>
        </w:r>
        <w:r w:rsidR="0033544D" w:rsidRPr="00742779">
          <w:delText>Those</w:delText>
        </w:r>
      </w:del>
      <w:ins w:id="1908" w:author="Seth Oranburg" w:date="2026-03-07T09:50:00Z" w16du:dateUtc="2026-03-07T14:50:00Z">
        <w:r w:rsidR="0033544D" w:rsidRPr="00742779">
          <w:t>Those</w:t>
        </w:r>
      </w:ins>
      <w:r w:rsidR="0033544D" w:rsidRPr="00742779">
        <w:t xml:space="preserve"> protections come with predictable costs. Supermajority and unanimity thresholds recreate blocking power. If Zeeva and Sammy want the LLC to borrow above a specified threshold and the operating agreement requires 75% member approval, Marcus can veto the decision. The business then cannot proceed without renegotiation. That veto power may be exactly what the parties intended to create when they drafted the agreement. But the legal point is structural: the agreement creates bargaining leverage, not a mechanism that makes disagreement disappear.</w:t>
      </w:r>
    </w:p>
    <w:p w14:paraId="677E3E01" w14:textId="77777777" w:rsidR="0033544D" w:rsidRPr="00742779" w:rsidRDefault="0033544D" w:rsidP="000E54B1">
      <w:pPr>
        <w:pStyle w:val="Heading3"/>
        <w:rPr>
          <w:rFonts w:eastAsia="Times New Roman"/>
        </w:rPr>
      </w:pPr>
      <w:r w:rsidRPr="00742779">
        <w:rPr>
          <w:rFonts w:eastAsia="Times New Roman"/>
        </w:rPr>
        <w:t>Contractual Exit Mechanisms</w:t>
      </w:r>
    </w:p>
    <w:p w14:paraId="711DA9B7" w14:textId="77777777" w:rsidR="0033544D" w:rsidRPr="00742779" w:rsidRDefault="00742779" w:rsidP="000E54B1">
      <w:del w:id="1909" w:author="Seth Oranburg" w:date="2026-03-07T09:50:00Z" w16du:dateUtc="2026-03-07T14:50:00Z">
        <w:r w:rsidRPr="00742779">
          <w:rPr>
            <w:rFonts w:ascii="ZWAdobeF" w:hAnsi="ZWAdobeF" w:cs="ZWAdobeF"/>
            <w:sz w:val="2"/>
            <w:szCs w:val="2"/>
          </w:rPr>
          <w:delText>953B</w:delText>
        </w:r>
        <w:r w:rsidR="0033544D" w:rsidRPr="00742779">
          <w:delText>Because</w:delText>
        </w:r>
      </w:del>
      <w:ins w:id="1910" w:author="Seth Oranburg" w:date="2026-03-07T09:50:00Z" w16du:dateUtc="2026-03-07T14:50:00Z">
        <w:r w:rsidR="0033544D" w:rsidRPr="00742779">
          <w:t>Because</w:t>
        </w:r>
      </w:ins>
      <w:r w:rsidR="0033544D" w:rsidRPr="00742779">
        <w:t xml:space="preserve"> deadlock is foreseeable, well-drafted operating agreements include exit mechanisms specifying what happens when required approvals cannot be obtained. Common approaches include buy-sell provisions, forced buyouts triggered by defined deadlocks, third-party dispute resolution, and dissolution. Each resolves deadlock by creating an exit rather than by producing agreement.</w:t>
      </w:r>
    </w:p>
    <w:p w14:paraId="1A04CD44" w14:textId="77777777" w:rsidR="0033544D" w:rsidRPr="00742779" w:rsidRDefault="00742779" w:rsidP="000E54B1">
      <w:del w:id="1911" w:author="Seth Oranburg" w:date="2026-03-07T09:50:00Z" w16du:dateUtc="2026-03-07T14:50:00Z">
        <w:r w:rsidRPr="00742779">
          <w:rPr>
            <w:rFonts w:ascii="ZWAdobeF" w:hAnsi="ZWAdobeF" w:cs="ZWAdobeF"/>
            <w:sz w:val="2"/>
            <w:szCs w:val="2"/>
          </w:rPr>
          <w:lastRenderedPageBreak/>
          <w:delText>954B</w:delText>
        </w:r>
        <w:r w:rsidR="0033544D" w:rsidRPr="00742779">
          <w:delText>Buy</w:delText>
        </w:r>
      </w:del>
      <w:ins w:id="1912" w:author="Seth Oranburg" w:date="2026-03-07T09:50:00Z" w16du:dateUtc="2026-03-07T14:50:00Z">
        <w:r w:rsidR="0033544D" w:rsidRPr="00742779">
          <w:t>Buy</w:t>
        </w:r>
      </w:ins>
      <w:r w:rsidR="0033544D" w:rsidRPr="00742779">
        <w:t>-sell provisions allow one participant to name a price and force the other to choose between buying and selling at that price. This design can discipline strategic behavior by ensuring that the party who sets the price must be willing to transact on either side. But it depends on access to capital and can be destabilizing in multi-member settings where not all parties have equal financial capacity.</w:t>
      </w:r>
    </w:p>
    <w:p w14:paraId="45435FE0" w14:textId="77777777" w:rsidR="0033544D" w:rsidRPr="00742779" w:rsidRDefault="00742779" w:rsidP="000E54B1">
      <w:del w:id="1913" w:author="Seth Oranburg" w:date="2026-03-07T09:50:00Z" w16du:dateUtc="2026-03-07T14:50:00Z">
        <w:r w:rsidRPr="00742779">
          <w:rPr>
            <w:rFonts w:ascii="ZWAdobeF" w:hAnsi="ZWAdobeF" w:cs="ZWAdobeF"/>
            <w:sz w:val="2"/>
            <w:szCs w:val="2"/>
          </w:rPr>
          <w:delText>955B</w:delText>
        </w:r>
        <w:r w:rsidR="0033544D" w:rsidRPr="00742779">
          <w:delText>Forced</w:delText>
        </w:r>
      </w:del>
      <w:ins w:id="1914" w:author="Seth Oranburg" w:date="2026-03-07T09:50:00Z" w16du:dateUtc="2026-03-07T14:50:00Z">
        <w:r w:rsidR="0033544D" w:rsidRPr="00742779">
          <w:t>Forced</w:t>
        </w:r>
      </w:ins>
      <w:r w:rsidR="0033544D" w:rsidRPr="00742779">
        <w:t xml:space="preserve"> buyout mechanisms allow a member to trigger an appraisal and buyout process if defined deadlock occurs. Poplar Desserts Construction</w:t>
      </w:r>
      <w:r w:rsidR="009F60D1" w:rsidRPr="00742779">
        <w:t>’</w:t>
      </w:r>
      <w:r w:rsidR="0033544D" w:rsidRPr="00742779">
        <w:t>s operating agreement uses this approach. If specified deadlock persists for a defined period, a member can trigger independent valuation. The triggering member then chooses either to buy other members</w:t>
      </w:r>
      <w:r w:rsidR="009F60D1" w:rsidRPr="00742779">
        <w:t>’</w:t>
      </w:r>
      <w:r w:rsidR="0033544D" w:rsidRPr="00742779">
        <w:t xml:space="preserve"> interests at the appraised value or to require others to buy out the triggering member. This avoids indefinite stalemate but does so by converting disagreement into forced transaction.</w:t>
      </w:r>
    </w:p>
    <w:p w14:paraId="44C1FABA" w14:textId="77777777" w:rsidR="0033544D" w:rsidRPr="00742779" w:rsidRDefault="00742779" w:rsidP="000E54B1">
      <w:del w:id="1915" w:author="Seth Oranburg" w:date="2026-03-07T09:50:00Z" w16du:dateUtc="2026-03-07T14:50:00Z">
        <w:r w:rsidRPr="00742779">
          <w:rPr>
            <w:rFonts w:ascii="ZWAdobeF" w:hAnsi="ZWAdobeF" w:cs="ZWAdobeF"/>
            <w:sz w:val="2"/>
            <w:szCs w:val="2"/>
          </w:rPr>
          <w:delText>956B</w:delText>
        </w:r>
        <w:r w:rsidR="0033544D" w:rsidRPr="00742779">
          <w:delText>Third</w:delText>
        </w:r>
      </w:del>
      <w:ins w:id="1916" w:author="Seth Oranburg" w:date="2026-03-07T09:50:00Z" w16du:dateUtc="2026-03-07T14:50:00Z">
        <w:r w:rsidR="0033544D" w:rsidRPr="00742779">
          <w:t>Third</w:t>
        </w:r>
      </w:ins>
      <w:r w:rsidR="0033544D" w:rsidRPr="00742779">
        <w:t>-party dispute resolution can address some conflicts. Parties may require mediation, arbitration, or neutral expert determination for specified disputes. This can resolve operational disagreements but does not always translate well to fundamental strategic choices where no compromise satisfies both sides.</w:t>
      </w:r>
    </w:p>
    <w:p w14:paraId="60BC900E" w14:textId="77777777" w:rsidR="0033544D" w:rsidRPr="00742779" w:rsidRDefault="00742779" w:rsidP="000E54B1">
      <w:del w:id="1917" w:author="Seth Oranburg" w:date="2026-03-07T09:50:00Z" w16du:dateUtc="2026-03-07T14:50:00Z">
        <w:r w:rsidRPr="00742779">
          <w:rPr>
            <w:rFonts w:ascii="ZWAdobeF" w:hAnsi="ZWAdobeF" w:cs="ZWAdobeF"/>
            <w:sz w:val="2"/>
            <w:szCs w:val="2"/>
          </w:rPr>
          <w:delText>957B</w:delText>
        </w:r>
        <w:r w:rsidR="0033544D" w:rsidRPr="00742779">
          <w:delText>Dissolution</w:delText>
        </w:r>
      </w:del>
      <w:ins w:id="1918" w:author="Seth Oranburg" w:date="2026-03-07T09:50:00Z" w16du:dateUtc="2026-03-07T14:50:00Z">
        <w:r w:rsidR="0033544D" w:rsidRPr="00742779">
          <w:t>Dissolution</w:t>
        </w:r>
      </w:ins>
      <w:r w:rsidR="0033544D" w:rsidRPr="00742779">
        <w:t xml:space="preserve"> provisions treat specified deadlocks or triggering events as grounds for winding up and terminating the LLC. This protects members from indefinite lock-in but risks destroying firm value when the business could continue productively under different ownership.</w:t>
      </w:r>
    </w:p>
    <w:p w14:paraId="3CEF44CC" w14:textId="77777777" w:rsidR="0033544D" w:rsidRPr="00742779" w:rsidRDefault="0033544D" w:rsidP="000E54B1">
      <w:pPr>
        <w:pStyle w:val="Heading3"/>
        <w:rPr>
          <w:rFonts w:eastAsia="Times New Roman"/>
        </w:rPr>
      </w:pPr>
      <w:r w:rsidRPr="00742779">
        <w:rPr>
          <w:rFonts w:eastAsia="Times New Roman"/>
        </w:rPr>
        <w:t>Judicial Dissolution as Backstop</w:t>
      </w:r>
    </w:p>
    <w:p w14:paraId="422F2C89" w14:textId="77777777" w:rsidR="0033544D" w:rsidRPr="00742779" w:rsidRDefault="00742779" w:rsidP="000E54B1">
      <w:pPr>
        <w:pPrChange w:id="1919" w:author="Seth Oranburg" w:date="2026-03-07T09:50:00Z" w16du:dateUtc="2026-03-07T14:50:00Z">
          <w:pPr>
            <w:pStyle w:val="NormalWeb"/>
          </w:pPr>
        </w:pPrChange>
      </w:pPr>
      <w:del w:id="1920" w:author="Seth Oranburg" w:date="2026-03-07T09:50:00Z" w16du:dateUtc="2026-03-07T14:50:00Z">
        <w:r w:rsidRPr="00742779">
          <w:rPr>
            <w:rFonts w:ascii="ZWAdobeF" w:hAnsi="ZWAdobeF" w:cs="ZWAdobeF"/>
            <w:sz w:val="2"/>
            <w:szCs w:val="2"/>
          </w:rPr>
          <w:delText>958B</w:delText>
        </w:r>
        <w:r w:rsidR="0033544D" w:rsidRPr="00742779">
          <w:delText>When</w:delText>
        </w:r>
      </w:del>
      <w:ins w:id="1921" w:author="Seth Oranburg" w:date="2026-03-07T09:50:00Z" w16du:dateUtc="2026-03-07T14:50:00Z">
        <w:r w:rsidR="0033544D" w:rsidRPr="00742779">
          <w:t>When</w:t>
        </w:r>
      </w:ins>
      <w:r w:rsidR="0033544D" w:rsidRPr="00742779">
        <w:t xml:space="preserve"> operating agreements do not specify deadlock procedures or exit mechanisms, members may seek judicial dissolution. The uniform act permits a court to dissolve an LLC on application of a member if it is not reasonably practicable to carry on the LLC</w:t>
      </w:r>
      <w:r w:rsidR="009F60D1" w:rsidRPr="00742779">
        <w:t>’</w:t>
      </w:r>
      <w:r w:rsidR="0033544D" w:rsidRPr="00742779">
        <w:t>s activities and affairs in conformity with the certificate of organization and the operating agreement.</w:t>
      </w:r>
      <w:r w:rsidR="0033544D">
        <w:fldChar w:fldCharType="begin"/>
      </w:r>
      <w:r w:rsidR="0033544D">
        <w:instrText>HYPERLINK \l "fn77-11647" \o "Jump to citation"</w:instrText>
      </w:r>
      <w:r w:rsidR="0033544D">
        <w:fldChar w:fldCharType="separate"/>
      </w:r>
      <w:r w:rsidR="0033544D" w:rsidRPr="00742779">
        <w:rPr>
          <w:rStyle w:val="Hyperlink"/>
          <w:color w:val="auto"/>
          <w:u w:val="none"/>
        </w:rPr>
        <w:t>[77</w:t>
      </w:r>
      <w:r w:rsidR="00FA601A" w:rsidRPr="00742779">
        <w:rPr>
          <w:rStyle w:val="Hyperlink"/>
          <w:color w:val="auto"/>
          <w:u w:val="none"/>
        </w:rPr>
        <w:t>]</w:t>
      </w:r>
      <w:r w:rsidR="0033544D">
        <w:fldChar w:fldCharType="end"/>
      </w:r>
      <w:r w:rsidR="0033544D" w:rsidRPr="00742779">
        <w:t xml:space="preserve"> The court may also dissolve an LLC if the managers or members in control have acted, are acting, or will act in a manner that is illegal or fraudulent, or if the managers or members are deadlocked and irreparable injury is threatened.</w:t>
      </w:r>
      <w:r w:rsidR="0033544D">
        <w:fldChar w:fldCharType="begin"/>
      </w:r>
      <w:r w:rsidR="0033544D">
        <w:instrText>HYPERLINK \l "fn77-11647" \o "Jump to citation"</w:instrText>
      </w:r>
      <w:r w:rsidR="0033544D">
        <w:fldChar w:fldCharType="separate"/>
      </w:r>
      <w:r w:rsidR="0033544D" w:rsidRPr="00742779">
        <w:rPr>
          <w:rStyle w:val="Hyperlink"/>
          <w:color w:val="auto"/>
          <w:u w:val="none"/>
        </w:rPr>
        <w:t>[77</w:t>
      </w:r>
      <w:r w:rsidR="00FA601A" w:rsidRPr="00742779">
        <w:rPr>
          <w:rStyle w:val="Hyperlink"/>
          <w:color w:val="auto"/>
          <w:u w:val="none"/>
        </w:rPr>
        <w:t>]</w:t>
      </w:r>
      <w:r w:rsidR="0033544D">
        <w:fldChar w:fldCharType="end"/>
      </w:r>
    </w:p>
    <w:p w14:paraId="26CC6939" w14:textId="77777777" w:rsidR="0033544D" w:rsidRPr="00742779" w:rsidRDefault="00742779" w:rsidP="000E54B1">
      <w:del w:id="1922" w:author="Seth Oranburg" w:date="2026-03-07T09:50:00Z" w16du:dateUtc="2026-03-07T14:50:00Z">
        <w:r w:rsidRPr="00742779">
          <w:rPr>
            <w:rFonts w:ascii="ZWAdobeF" w:hAnsi="ZWAdobeF" w:cs="ZWAdobeF"/>
            <w:sz w:val="2"/>
            <w:szCs w:val="2"/>
          </w:rPr>
          <w:delText>959B</w:delText>
        </w:r>
        <w:r w:rsidR="0033544D" w:rsidRPr="00742779">
          <w:delText>The</w:delText>
        </w:r>
      </w:del>
      <w:ins w:id="1923" w:author="Seth Oranburg" w:date="2026-03-07T09:50:00Z" w16du:dateUtc="2026-03-07T14:50:00Z">
        <w:r w:rsidR="0033544D" w:rsidRPr="00742779">
          <w:t>The</w:t>
        </w:r>
      </w:ins>
      <w:r w:rsidR="0033544D" w:rsidRPr="00742779">
        <w:t xml:space="preserve"> </w:t>
      </w:r>
      <w:r w:rsidR="009F60D1" w:rsidRPr="00742779">
        <w:t>“</w:t>
      </w:r>
      <w:r w:rsidR="0033544D" w:rsidRPr="00742779">
        <w:t>not reasonably practicable</w:t>
      </w:r>
      <w:r w:rsidR="009F60D1" w:rsidRPr="00742779">
        <w:t>”</w:t>
      </w:r>
      <w:r w:rsidR="0033544D" w:rsidRPr="00742779">
        <w:t xml:space="preserve"> standard is demanding. Courts generally require more than ordinary disagreement, poor performance, or interpersonal conflict. Dissolution is more likely when persistent deadlock prevents the LLC from functioning under its own governance rules, when serious misconduct or breakdown makes continued operation impracticable, or when the LLC</w:t>
      </w:r>
      <w:r w:rsidR="009F60D1" w:rsidRPr="00742779">
        <w:t>’</w:t>
      </w:r>
      <w:r w:rsidR="0033544D" w:rsidRPr="00742779">
        <w:t>s stated purpose cannot be achieved in the manner contemplated.</w:t>
      </w:r>
    </w:p>
    <w:p w14:paraId="0AED874D" w14:textId="77777777" w:rsidR="0033544D" w:rsidRPr="00742779" w:rsidRDefault="00742779" w:rsidP="000E54B1">
      <w:del w:id="1924" w:author="Seth Oranburg" w:date="2026-03-07T09:50:00Z" w16du:dateUtc="2026-03-07T14:50:00Z">
        <w:r w:rsidRPr="00742779">
          <w:rPr>
            <w:rFonts w:ascii="ZWAdobeF" w:hAnsi="ZWAdobeF" w:cs="ZWAdobeF"/>
            <w:sz w:val="2"/>
            <w:szCs w:val="2"/>
          </w:rPr>
          <w:lastRenderedPageBreak/>
          <w:delText>960B</w:delText>
        </w:r>
        <w:r w:rsidR="0033544D" w:rsidRPr="00742779">
          <w:delText>The</w:delText>
        </w:r>
      </w:del>
      <w:ins w:id="1925" w:author="Seth Oranburg" w:date="2026-03-07T09:50:00Z" w16du:dateUtc="2026-03-07T14:50:00Z">
        <w:r w:rsidR="0033544D" w:rsidRPr="00742779">
          <w:t>The</w:t>
        </w:r>
      </w:ins>
      <w:r w:rsidR="0033544D" w:rsidRPr="00742779">
        <w:t xml:space="preserve"> remedy is equitable and fact-dependent. Courts examine whether the parties structured the operating agreement to address the type of conflict that has arisen. If the operating agreement includes dispute resolution mechanisms or buyout procedures, courts are less likely to grant dissolution while those contractual remedies remain available. If the operating agreement is silent and the parties are genuinely deadlocked in ways that prevent the LLC from operating, dissolution becomes more plausible.</w:t>
      </w:r>
    </w:p>
    <w:p w14:paraId="556C5569" w14:textId="77777777" w:rsidR="0033544D" w:rsidRPr="00742779" w:rsidRDefault="00742779" w:rsidP="000E54B1">
      <w:pPr>
        <w:pPrChange w:id="1926" w:author="Seth Oranburg" w:date="2026-03-07T09:50:00Z" w16du:dateUtc="2026-03-07T14:50:00Z">
          <w:pPr>
            <w:pStyle w:val="NormalWeb"/>
          </w:pPr>
        </w:pPrChange>
      </w:pPr>
      <w:del w:id="1927" w:author="Seth Oranburg" w:date="2026-03-07T09:50:00Z" w16du:dateUtc="2026-03-07T14:50:00Z">
        <w:r w:rsidRPr="00742779">
          <w:rPr>
            <w:rFonts w:ascii="ZWAdobeF" w:hAnsi="ZWAdobeF" w:cs="ZWAdobeF"/>
            <w:sz w:val="2"/>
            <w:szCs w:val="2"/>
          </w:rPr>
          <w:delText>961B</w:delText>
        </w:r>
        <w:r w:rsidR="0033544D" w:rsidRPr="00742779">
          <w:delText>The</w:delText>
        </w:r>
      </w:del>
      <w:ins w:id="1928" w:author="Seth Oranburg" w:date="2026-03-07T09:50:00Z" w16du:dateUtc="2026-03-07T14:50:00Z">
        <w:r w:rsidR="0033544D" w:rsidRPr="00742779">
          <w:t>The</w:t>
        </w:r>
      </w:ins>
      <w:r w:rsidR="0033544D" w:rsidRPr="00742779">
        <w:t xml:space="preserve"> uniform act also permits the court to order other relief as an alternative to dissolution, including appointing a receiver, appointing a special master, ordering distribution, or granting other relief the court considers appropriate.</w:t>
      </w:r>
      <w:r w:rsidR="0033544D">
        <w:fldChar w:fldCharType="begin"/>
      </w:r>
      <w:r w:rsidR="0033544D">
        <w:instrText>HYPERLINK \l "fn77-11647" \o "Jump to citation"</w:instrText>
      </w:r>
      <w:r w:rsidR="0033544D">
        <w:fldChar w:fldCharType="separate"/>
      </w:r>
      <w:r w:rsidR="0033544D" w:rsidRPr="00742779">
        <w:rPr>
          <w:rStyle w:val="Hyperlink"/>
          <w:color w:val="auto"/>
          <w:u w:val="none"/>
        </w:rPr>
        <w:t>[77</w:t>
      </w:r>
      <w:r w:rsidR="00FA601A" w:rsidRPr="00742779">
        <w:rPr>
          <w:rStyle w:val="Hyperlink"/>
          <w:color w:val="auto"/>
          <w:u w:val="none"/>
        </w:rPr>
        <w:t>]</w:t>
      </w:r>
      <w:r w:rsidR="0033544D">
        <w:fldChar w:fldCharType="end"/>
      </w:r>
      <w:r w:rsidR="0033544D" w:rsidRPr="00742779">
        <w:t xml:space="preserve"> This flexibility allows courts to craft remedies short of termination when dissolution would be disproportionate or when the business can continue under modified arrangements.</w:t>
      </w:r>
    </w:p>
    <w:p w14:paraId="38157F14" w14:textId="77777777" w:rsidR="0033544D" w:rsidRPr="00742779" w:rsidRDefault="00742779" w:rsidP="000E54B1">
      <w:del w:id="1929" w:author="Seth Oranburg" w:date="2026-03-07T09:50:00Z" w16du:dateUtc="2026-03-07T14:50:00Z">
        <w:r w:rsidRPr="00742779">
          <w:rPr>
            <w:rFonts w:ascii="ZWAdobeF" w:hAnsi="ZWAdobeF" w:cs="ZWAdobeF"/>
            <w:sz w:val="2"/>
            <w:szCs w:val="2"/>
          </w:rPr>
          <w:delText>962B</w:delText>
        </w:r>
        <w:r w:rsidR="0033544D" w:rsidRPr="00742779">
          <w:delText>For</w:delText>
        </w:r>
      </w:del>
      <w:ins w:id="1930" w:author="Seth Oranburg" w:date="2026-03-07T09:50:00Z" w16du:dateUtc="2026-03-07T14:50:00Z">
        <w:r w:rsidR="0033544D" w:rsidRPr="00742779">
          <w:t>For</w:t>
        </w:r>
      </w:ins>
      <w:r w:rsidR="0033544D" w:rsidRPr="00742779">
        <w:t xml:space="preserve"> Zeeva, Sammy, and Marcus, judicial dissolution would be a last resort if deadlock persists and the operating agreement</w:t>
      </w:r>
      <w:r w:rsidR="009F60D1" w:rsidRPr="00742779">
        <w:t>’</w:t>
      </w:r>
      <w:r w:rsidR="0033544D" w:rsidRPr="00742779">
        <w:t>s contractual mechanisms cannot restore workable governance. The availability of judicial dissolution operates as a background threat that can encourage settlement, but it is not a routine exit right. It is a backstop when internal governance design fails.</w:t>
      </w:r>
    </w:p>
    <w:p w14:paraId="2BB8E541" w14:textId="77777777" w:rsidR="0033544D" w:rsidRPr="00742779" w:rsidRDefault="0033544D" w:rsidP="000E54B1">
      <w:pPr>
        <w:pStyle w:val="Heading2"/>
        <w:rPr>
          <w:rFonts w:eastAsia="Times New Roman"/>
        </w:rPr>
      </w:pPr>
      <w:del w:id="1931" w:author="Seth Oranburg" w:date="2026-03-07T09:50:00Z" w16du:dateUtc="2026-03-07T14:50:00Z">
        <w:r w:rsidRPr="00742779">
          <w:rPr>
            <w:rFonts w:eastAsia="Times New Roman"/>
          </w:rPr>
          <w:delText xml:space="preserve">VI. </w:delText>
        </w:r>
      </w:del>
      <w:r>
        <w:t>LLC-Specific Creditor Protections</w:t>
      </w:r>
    </w:p>
    <w:p w14:paraId="6F3FB0EC" w14:textId="77777777" w:rsidR="0033544D" w:rsidRPr="00742779" w:rsidRDefault="00742779" w:rsidP="000E54B1">
      <w:del w:id="1932" w:author="Seth Oranburg" w:date="2026-03-07T09:50:00Z" w16du:dateUtc="2026-03-07T14:50:00Z">
        <w:r w:rsidRPr="00742779">
          <w:rPr>
            <w:rFonts w:ascii="ZWAdobeF" w:hAnsi="ZWAdobeF" w:cs="ZWAdobeF"/>
            <w:sz w:val="2"/>
            <w:szCs w:val="2"/>
          </w:rPr>
          <w:delText>963B</w:delText>
        </w:r>
        <w:r w:rsidR="0033544D" w:rsidRPr="00742779">
          <w:delText>LLC</w:delText>
        </w:r>
      </w:del>
      <w:ins w:id="1933" w:author="Seth Oranburg" w:date="2026-03-07T09:50:00Z" w16du:dateUtc="2026-03-07T14:50:00Z">
        <w:r w:rsidR="0033544D" w:rsidRPr="00742779">
          <w:t>LLC</w:t>
        </w:r>
      </w:ins>
      <w:r w:rsidR="0033544D" w:rsidRPr="00742779">
        <w:t xml:space="preserve"> law protects the entity boundary and preserves internal governance against disruption from outsiders. That design appears most clearly when members have personal creditors. Law must balance protecting the LLC and non-debtor members from forced association against preserving meaningful creditor remedies.</w:t>
      </w:r>
    </w:p>
    <w:p w14:paraId="7973446B" w14:textId="77777777" w:rsidR="0033544D" w:rsidRPr="00742779" w:rsidRDefault="0033544D" w:rsidP="000E54B1">
      <w:pPr>
        <w:pStyle w:val="Heading3"/>
        <w:rPr>
          <w:rFonts w:eastAsia="Times New Roman"/>
        </w:rPr>
      </w:pPr>
      <w:r w:rsidRPr="00742779">
        <w:rPr>
          <w:rFonts w:eastAsia="Times New Roman"/>
        </w:rPr>
        <w:t>Charging Orders Protect the LLC from Member Creditors</w:t>
      </w:r>
    </w:p>
    <w:p w14:paraId="5614B248" w14:textId="77777777" w:rsidR="0033544D" w:rsidRPr="00742779" w:rsidRDefault="00742779" w:rsidP="000E54B1">
      <w:del w:id="1934" w:author="Seth Oranburg" w:date="2026-03-07T09:50:00Z" w16du:dateUtc="2026-03-07T14:50:00Z">
        <w:r w:rsidRPr="00742779">
          <w:rPr>
            <w:rFonts w:ascii="ZWAdobeF" w:hAnsi="ZWAdobeF" w:cs="ZWAdobeF"/>
            <w:sz w:val="2"/>
            <w:szCs w:val="2"/>
          </w:rPr>
          <w:delText>964B</w:delText>
        </w:r>
        <w:r w:rsidR="0033544D" w:rsidRPr="00742779">
          <w:delText>A</w:delText>
        </w:r>
      </w:del>
      <w:ins w:id="1935" w:author="Seth Oranburg" w:date="2026-03-07T09:50:00Z" w16du:dateUtc="2026-03-07T14:50:00Z">
        <w:r w:rsidR="0033544D" w:rsidRPr="00742779">
          <w:t>A</w:t>
        </w:r>
      </w:ins>
      <w:r w:rsidR="0033544D" w:rsidRPr="00742779">
        <w:t xml:space="preserve"> recurring problem arises when creditors of individual members try to reach LLC value to satisfy personal debts. If creditors could seize governance rights and insert themselves as members, they could disrupt management, access confidential information, and force unwanted bargaining with remaining members.</w:t>
      </w:r>
    </w:p>
    <w:p w14:paraId="73086645" w14:textId="77777777" w:rsidR="0033544D" w:rsidRPr="00742779" w:rsidRDefault="00742779" w:rsidP="000E54B1">
      <w:pPr>
        <w:pPrChange w:id="1936" w:author="Seth Oranburg" w:date="2026-03-07T09:50:00Z" w16du:dateUtc="2026-03-07T14:50:00Z">
          <w:pPr>
            <w:pStyle w:val="NormalWeb"/>
          </w:pPr>
        </w:pPrChange>
      </w:pPr>
      <w:del w:id="1937" w:author="Seth Oranburg" w:date="2026-03-07T09:50:00Z" w16du:dateUtc="2026-03-07T14:50:00Z">
        <w:r w:rsidRPr="00742779">
          <w:rPr>
            <w:rFonts w:ascii="ZWAdobeF" w:hAnsi="ZWAdobeF" w:cs="ZWAdobeF"/>
            <w:sz w:val="2"/>
            <w:szCs w:val="2"/>
          </w:rPr>
          <w:delText>965B</w:delText>
        </w:r>
        <w:r w:rsidR="0033544D" w:rsidRPr="00742779">
          <w:delText>LLC</w:delText>
        </w:r>
      </w:del>
      <w:ins w:id="1938" w:author="Seth Oranburg" w:date="2026-03-07T09:50:00Z" w16du:dateUtc="2026-03-07T14:50:00Z">
        <w:r w:rsidR="0033544D" w:rsidRPr="00742779">
          <w:t>LLC</w:t>
        </w:r>
      </w:ins>
      <w:r w:rsidR="0033544D" w:rsidRPr="00742779">
        <w:t xml:space="preserve"> statutes respond with the charging order. Under the uniform act, on application by a judgment creditor of a member, a court may enter a charging order against the transferable interest of the judgment debtor for the unsatisfied amount of the judgment.</w:t>
      </w:r>
      <w:r w:rsidR="0033544D">
        <w:fldChar w:fldCharType="begin"/>
      </w:r>
      <w:r w:rsidR="0033544D">
        <w:instrText>HYPERLINK \l "fn78-11647" \o "Jump to citation"</w:instrText>
      </w:r>
      <w:r w:rsidR="0033544D">
        <w:fldChar w:fldCharType="separate"/>
      </w:r>
      <w:r w:rsidR="0033544D" w:rsidRPr="00742779">
        <w:rPr>
          <w:rStyle w:val="Hyperlink"/>
          <w:color w:val="auto"/>
          <w:u w:val="none"/>
        </w:rPr>
        <w:t>[78</w:t>
      </w:r>
      <w:r w:rsidR="00FA601A" w:rsidRPr="00742779">
        <w:rPr>
          <w:rStyle w:val="Hyperlink"/>
          <w:color w:val="auto"/>
          <w:u w:val="none"/>
        </w:rPr>
        <w:t>]</w:t>
      </w:r>
      <w:r w:rsidR="0033544D">
        <w:fldChar w:fldCharType="end"/>
      </w:r>
      <w:r w:rsidR="0033544D" w:rsidRPr="00742779">
        <w:t xml:space="preserve"> The charging order constitutes a lien on </w:t>
      </w:r>
      <w:r w:rsidR="0033544D" w:rsidRPr="00742779">
        <w:lastRenderedPageBreak/>
        <w:t>the judgment debtor</w:t>
      </w:r>
      <w:r w:rsidR="009F60D1" w:rsidRPr="00742779">
        <w:t>’</w:t>
      </w:r>
      <w:r w:rsidR="0033544D" w:rsidRPr="00742779">
        <w:t>s transferable interest and requires the LLC to pay over to the creditor any distributions that otherwise would be paid to the judgment debtor.</w:t>
      </w:r>
      <w:r w:rsidR="0033544D">
        <w:fldChar w:fldCharType="begin"/>
      </w:r>
      <w:r w:rsidR="0033544D">
        <w:instrText>HYPERLINK \l "fn78-11647" \o "Jump to citation"</w:instrText>
      </w:r>
      <w:r w:rsidR="0033544D">
        <w:fldChar w:fldCharType="separate"/>
      </w:r>
      <w:r w:rsidR="0033544D" w:rsidRPr="00742779">
        <w:rPr>
          <w:rStyle w:val="Hyperlink"/>
          <w:color w:val="auto"/>
          <w:u w:val="none"/>
        </w:rPr>
        <w:t>[78</w:t>
      </w:r>
      <w:r w:rsidR="00FA601A" w:rsidRPr="00742779">
        <w:rPr>
          <w:rStyle w:val="Hyperlink"/>
          <w:color w:val="auto"/>
          <w:u w:val="none"/>
        </w:rPr>
        <w:t>]</w:t>
      </w:r>
      <w:r w:rsidR="0033544D">
        <w:fldChar w:fldCharType="end"/>
      </w:r>
    </w:p>
    <w:p w14:paraId="24485769" w14:textId="77777777" w:rsidR="0033544D" w:rsidRPr="00742779" w:rsidRDefault="00742779" w:rsidP="000E54B1">
      <w:pPr>
        <w:pPrChange w:id="1939" w:author="Seth Oranburg" w:date="2026-03-07T09:50:00Z" w16du:dateUtc="2026-03-07T14:50:00Z">
          <w:pPr>
            <w:pStyle w:val="NormalWeb"/>
          </w:pPr>
        </w:pPrChange>
      </w:pPr>
      <w:del w:id="1940" w:author="Seth Oranburg" w:date="2026-03-07T09:50:00Z" w16du:dateUtc="2026-03-07T14:50:00Z">
        <w:r w:rsidRPr="00742779">
          <w:rPr>
            <w:rFonts w:ascii="ZWAdobeF" w:hAnsi="ZWAdobeF" w:cs="ZWAdobeF"/>
            <w:sz w:val="2"/>
            <w:szCs w:val="2"/>
          </w:rPr>
          <w:delText>966B</w:delText>
        </w:r>
        <w:r w:rsidR="0033544D" w:rsidRPr="00742779">
          <w:delText>The</w:delText>
        </w:r>
      </w:del>
      <w:ins w:id="1941" w:author="Seth Oranburg" w:date="2026-03-07T09:50:00Z" w16du:dateUtc="2026-03-07T14:50:00Z">
        <w:r w:rsidR="0033544D" w:rsidRPr="00742779">
          <w:t>The</w:t>
        </w:r>
      </w:ins>
      <w:r w:rsidR="0033544D" w:rsidRPr="00742779">
        <w:t xml:space="preserve"> critical limitation is that the charging order reaches only the transferable interest (the member</w:t>
      </w:r>
      <w:r w:rsidR="009F60D1" w:rsidRPr="00742779">
        <w:t>’</w:t>
      </w:r>
      <w:r w:rsidR="0033544D" w:rsidRPr="00742779">
        <w:t>s economic rights to receive distributions and allocations). It does not, by itself, make the creditor a member or give the creditor governance rights, management rights, or information rights.</w:t>
      </w:r>
      <w:r w:rsidR="0033544D">
        <w:fldChar w:fldCharType="begin"/>
      </w:r>
      <w:r w:rsidR="0033544D">
        <w:instrText>HYPERLINK \l "fn78-11647" \o "Jump to citation"</w:instrText>
      </w:r>
      <w:r w:rsidR="0033544D">
        <w:fldChar w:fldCharType="separate"/>
      </w:r>
      <w:r w:rsidR="0033544D" w:rsidRPr="00742779">
        <w:rPr>
          <w:rStyle w:val="Hyperlink"/>
          <w:color w:val="auto"/>
          <w:u w:val="none"/>
        </w:rPr>
        <w:t>[78</w:t>
      </w:r>
      <w:r w:rsidR="00FA601A" w:rsidRPr="00742779">
        <w:rPr>
          <w:rStyle w:val="Hyperlink"/>
          <w:color w:val="auto"/>
          <w:u w:val="none"/>
        </w:rPr>
        <w:t>]</w:t>
      </w:r>
      <w:r w:rsidR="0033544D">
        <w:fldChar w:fldCharType="end"/>
      </w:r>
      <w:r w:rsidR="0033544D" w:rsidRPr="00742779">
        <w:t xml:space="preserve"> The creditor</w:t>
      </w:r>
      <w:r w:rsidR="009F60D1" w:rsidRPr="00742779">
        <w:t>’</w:t>
      </w:r>
      <w:r w:rsidR="0033544D" w:rsidRPr="00742779">
        <w:t>s remedy is economic and passive. The creditor waits for distributions and receives what the debtor-member would have received.</w:t>
      </w:r>
    </w:p>
    <w:p w14:paraId="064E11AB" w14:textId="77777777" w:rsidR="0033544D" w:rsidRPr="00742779" w:rsidRDefault="00742779" w:rsidP="000E54B1">
      <w:del w:id="1942" w:author="Seth Oranburg" w:date="2026-03-07T09:50:00Z" w16du:dateUtc="2026-03-07T14:50:00Z">
        <w:r w:rsidRPr="00742779">
          <w:rPr>
            <w:rFonts w:ascii="ZWAdobeF" w:hAnsi="ZWAdobeF" w:cs="ZWAdobeF"/>
            <w:sz w:val="2"/>
            <w:szCs w:val="2"/>
          </w:rPr>
          <w:delText>967B</w:delText>
        </w:r>
        <w:r w:rsidR="0033544D" w:rsidRPr="00742779">
          <w:delText>This</w:delText>
        </w:r>
      </w:del>
      <w:ins w:id="1943" w:author="Seth Oranburg" w:date="2026-03-07T09:50:00Z" w16du:dateUtc="2026-03-07T14:50:00Z">
        <w:r w:rsidR="0033544D" w:rsidRPr="00742779">
          <w:t>This</w:t>
        </w:r>
      </w:ins>
      <w:r w:rsidR="0033544D" w:rsidRPr="00742779">
        <w:t xml:space="preserve"> structure benefits the LLC and non-debtor members by preventing outsiders from becoming forced participants in governance. It also means that distribution policy matters. If the operating agreement gives managers discretion over distributions, managers can retain earnings instead of distributing cash that would flow to the creditor. Members continue to owe tax on allocated income regardless of distributions, so withholding distributions creates pressure on the debtor-member without satisfying the creditor</w:t>
      </w:r>
      <w:r w:rsidR="009F60D1" w:rsidRPr="00742779">
        <w:t>’</w:t>
      </w:r>
      <w:r w:rsidR="0033544D" w:rsidRPr="00742779">
        <w:t>s claim.</w:t>
      </w:r>
    </w:p>
    <w:p w14:paraId="7C087B46" w14:textId="77777777" w:rsidR="0033544D" w:rsidRPr="00742779" w:rsidRDefault="00742779" w:rsidP="000E54B1">
      <w:pPr>
        <w:pPrChange w:id="1944" w:author="Seth Oranburg" w:date="2026-03-07T09:50:00Z" w16du:dateUtc="2026-03-07T14:50:00Z">
          <w:pPr>
            <w:pStyle w:val="NormalWeb"/>
          </w:pPr>
        </w:pPrChange>
      </w:pPr>
      <w:del w:id="1945" w:author="Seth Oranburg" w:date="2026-03-07T09:50:00Z" w16du:dateUtc="2026-03-07T14:50:00Z">
        <w:r w:rsidRPr="00742779">
          <w:rPr>
            <w:rFonts w:ascii="ZWAdobeF" w:hAnsi="ZWAdobeF" w:cs="ZWAdobeF"/>
            <w:sz w:val="2"/>
            <w:szCs w:val="2"/>
          </w:rPr>
          <w:delText>968B</w:delText>
        </w:r>
        <w:r w:rsidR="0033544D" w:rsidRPr="00742779">
          <w:delText>The</w:delText>
        </w:r>
      </w:del>
      <w:ins w:id="1946" w:author="Seth Oranburg" w:date="2026-03-07T09:50:00Z" w16du:dateUtc="2026-03-07T14:50:00Z">
        <w:r w:rsidR="0033544D" w:rsidRPr="00742779">
          <w:t>The</w:t>
        </w:r>
      </w:ins>
      <w:r w:rsidR="0033544D" w:rsidRPr="00742779">
        <w:t xml:space="preserve"> uniform act addresses some creditor concerns by permitting foreclosure on a charging order in limited circumstances. A creditor may foreclose if the court determines that distributions under the charging order will not satisfy the judgment within a reasonable time.</w:t>
      </w:r>
      <w:r w:rsidR="0033544D">
        <w:fldChar w:fldCharType="begin"/>
      </w:r>
      <w:r w:rsidR="0033544D">
        <w:instrText>HYPERLINK \l "fn78-11647" \o "Jump to citation"</w:instrText>
      </w:r>
      <w:r w:rsidR="0033544D">
        <w:fldChar w:fldCharType="separate"/>
      </w:r>
      <w:r w:rsidR="0033544D" w:rsidRPr="00742779">
        <w:rPr>
          <w:rStyle w:val="Hyperlink"/>
          <w:color w:val="auto"/>
          <w:u w:val="none"/>
        </w:rPr>
        <w:t>[78</w:t>
      </w:r>
      <w:r w:rsidR="00FA601A" w:rsidRPr="00742779">
        <w:rPr>
          <w:rStyle w:val="Hyperlink"/>
          <w:color w:val="auto"/>
          <w:u w:val="none"/>
        </w:rPr>
        <w:t>]</w:t>
      </w:r>
      <w:r w:rsidR="0033544D">
        <w:fldChar w:fldCharType="end"/>
      </w:r>
      <w:r w:rsidR="0033544D" w:rsidRPr="00742779">
        <w:t xml:space="preserve"> Foreclosure transfers the transferable interest to the creditor but still does not make the creditor a member unless the non-debtor members consent or the operating agreement provides otherwise.</w:t>
      </w:r>
      <w:r w:rsidR="0033544D">
        <w:fldChar w:fldCharType="begin"/>
      </w:r>
      <w:r w:rsidR="0033544D">
        <w:instrText>HYPERLINK \l "fn78-11647" \o "Jump to citation"</w:instrText>
      </w:r>
      <w:r w:rsidR="0033544D">
        <w:fldChar w:fldCharType="separate"/>
      </w:r>
      <w:r w:rsidR="0033544D" w:rsidRPr="00742779">
        <w:rPr>
          <w:rStyle w:val="Hyperlink"/>
          <w:color w:val="auto"/>
          <w:u w:val="none"/>
        </w:rPr>
        <w:t>[78</w:t>
      </w:r>
      <w:r w:rsidR="00FA601A" w:rsidRPr="00742779">
        <w:rPr>
          <w:rStyle w:val="Hyperlink"/>
          <w:color w:val="auto"/>
          <w:u w:val="none"/>
        </w:rPr>
        <w:t>]</w:t>
      </w:r>
      <w:r w:rsidR="0033544D">
        <w:fldChar w:fldCharType="end"/>
      </w:r>
    </w:p>
    <w:p w14:paraId="6C6E286F" w14:textId="77777777" w:rsidR="0033544D" w:rsidRPr="00742779" w:rsidRDefault="00742779" w:rsidP="000E54B1">
      <w:del w:id="1947" w:author="Seth Oranburg" w:date="2026-03-07T09:50:00Z" w16du:dateUtc="2026-03-07T14:50:00Z">
        <w:r w:rsidRPr="00742779">
          <w:rPr>
            <w:rFonts w:ascii="ZWAdobeF" w:hAnsi="ZWAdobeF" w:cs="ZWAdobeF"/>
            <w:sz w:val="2"/>
            <w:szCs w:val="2"/>
          </w:rPr>
          <w:delText>969B</w:delText>
        </w:r>
        <w:r w:rsidR="0033544D" w:rsidRPr="00742779">
          <w:delText>The</w:delText>
        </w:r>
      </w:del>
      <w:ins w:id="1948" w:author="Seth Oranburg" w:date="2026-03-07T09:50:00Z" w16du:dateUtc="2026-03-07T14:50:00Z">
        <w:r w:rsidR="0033544D" w:rsidRPr="00742779">
          <w:t>The</w:t>
        </w:r>
      </w:ins>
      <w:r w:rsidR="0033544D" w:rsidRPr="00742779">
        <w:t xml:space="preserve"> charging order regime reflects a policy choice: protecting the LLC</w:t>
      </w:r>
      <w:r w:rsidR="009F60D1" w:rsidRPr="00742779">
        <w:t>’</w:t>
      </w:r>
      <w:r w:rsidR="0033544D" w:rsidRPr="00742779">
        <w:t>s governance integrity takes priority over maximizing creditor recovery. This makes sense when the creditor is a voluntary creditor who could have contracted for different protections or when the debtor-member</w:t>
      </w:r>
      <w:r w:rsidR="009F60D1" w:rsidRPr="00742779">
        <w:t>’</w:t>
      </w:r>
      <w:r w:rsidR="0033544D" w:rsidRPr="00742779">
        <w:t>s interest is a minority interest in a closely held LLC where forced membership would be especially disruptive. It makes less sense when the creditor is a tort victim or when the LLC is essentially a single-member vehicle used to shield assets from creditors.</w:t>
      </w:r>
    </w:p>
    <w:p w14:paraId="59121BD7" w14:textId="77777777" w:rsidR="0033544D" w:rsidRPr="00742779" w:rsidRDefault="00742779" w:rsidP="000E54B1">
      <w:del w:id="1949" w:author="Seth Oranburg" w:date="2026-03-07T09:50:00Z" w16du:dateUtc="2026-03-07T14:50:00Z">
        <w:r w:rsidRPr="00742779">
          <w:rPr>
            <w:rFonts w:ascii="ZWAdobeF" w:hAnsi="ZWAdobeF" w:cs="ZWAdobeF"/>
            <w:sz w:val="2"/>
            <w:szCs w:val="2"/>
          </w:rPr>
          <w:delText>970B</w:delText>
        </w:r>
        <w:r w:rsidR="0033544D" w:rsidRPr="00742779">
          <w:delText>Some</w:delText>
        </w:r>
      </w:del>
      <w:ins w:id="1950" w:author="Seth Oranburg" w:date="2026-03-07T09:50:00Z" w16du:dateUtc="2026-03-07T14:50:00Z">
        <w:r w:rsidR="0033544D" w:rsidRPr="00742779">
          <w:t>Some</w:t>
        </w:r>
      </w:ins>
      <w:r w:rsidR="0033544D" w:rsidRPr="00742779">
        <w:t xml:space="preserve"> states modify charging order exclusivity in single-member LLCs or permit stronger remedies in defined circumstances. But the uniform act</w:t>
      </w:r>
      <w:r w:rsidR="009F60D1" w:rsidRPr="00742779">
        <w:t>’</w:t>
      </w:r>
      <w:r w:rsidR="0033544D" w:rsidRPr="00742779">
        <w:t>s baseline approach (charging order as the exclusive remedy against a member</w:t>
      </w:r>
      <w:r w:rsidR="009F60D1" w:rsidRPr="00742779">
        <w:t>’</w:t>
      </w:r>
      <w:r w:rsidR="0033544D" w:rsidRPr="00742779">
        <w:t>s transferable interest) reflects the view that LLC governance should be protected from creditor interference even at some cost to creditor recovery.</w:t>
      </w:r>
    </w:p>
    <w:p w14:paraId="26C2E824" w14:textId="77777777" w:rsidR="0033544D" w:rsidRPr="00742779" w:rsidRDefault="0033544D" w:rsidP="000E54B1">
      <w:pPr>
        <w:pStyle w:val="Heading3"/>
        <w:rPr>
          <w:rFonts w:eastAsia="Times New Roman"/>
        </w:rPr>
      </w:pPr>
      <w:r w:rsidRPr="00742779">
        <w:rPr>
          <w:rFonts w:eastAsia="Times New Roman"/>
        </w:rPr>
        <w:lastRenderedPageBreak/>
        <w:t>Limited Liability Without Corporate Formalities</w:t>
      </w:r>
    </w:p>
    <w:p w14:paraId="1E50692C" w14:textId="77777777" w:rsidR="0033544D" w:rsidRPr="00742779" w:rsidRDefault="00742779" w:rsidP="000E54B1">
      <w:del w:id="1951" w:author="Seth Oranburg" w:date="2026-03-07T09:50:00Z" w16du:dateUtc="2026-03-07T14:50:00Z">
        <w:r w:rsidRPr="00742779">
          <w:rPr>
            <w:rFonts w:ascii="ZWAdobeF" w:hAnsi="ZWAdobeF" w:cs="ZWAdobeF"/>
            <w:sz w:val="2"/>
            <w:szCs w:val="2"/>
          </w:rPr>
          <w:delText>971B</w:delText>
        </w:r>
        <w:r w:rsidR="0033544D" w:rsidRPr="00742779">
          <w:delText>Chapter</w:delText>
        </w:r>
      </w:del>
      <w:ins w:id="1952" w:author="Seth Oranburg" w:date="2026-03-07T09:50:00Z" w16du:dateUtc="2026-03-07T14:50:00Z">
        <w:r w:rsidR="0033544D" w:rsidRPr="00742779">
          <w:t>Chapter</w:t>
        </w:r>
      </w:ins>
      <w:r w:rsidR="0033544D" w:rsidRPr="00742779">
        <w:t xml:space="preserve"> 4 examined veil piercing in the corporate context. Courts may disregard limited liability when the entity form is used to perpetrate fraud, when owners fail to maintain meaningful separation between themselves and the entity, or when undercapitalization and abuse combine to make limited liability unjust.</w:t>
      </w:r>
    </w:p>
    <w:p w14:paraId="0DDF8A64" w14:textId="77777777" w:rsidR="0033544D" w:rsidRPr="00742779" w:rsidRDefault="00742779" w:rsidP="000E54B1">
      <w:pPr>
        <w:pPrChange w:id="1953" w:author="Seth Oranburg" w:date="2026-03-07T09:50:00Z" w16du:dateUtc="2026-03-07T14:50:00Z">
          <w:pPr>
            <w:pStyle w:val="NormalWeb"/>
          </w:pPr>
        </w:pPrChange>
      </w:pPr>
      <w:del w:id="1954" w:author="Seth Oranburg" w:date="2026-03-07T09:50:00Z" w16du:dateUtc="2026-03-07T14:50:00Z">
        <w:r w:rsidRPr="00742779">
          <w:rPr>
            <w:rFonts w:ascii="ZWAdobeF" w:hAnsi="ZWAdobeF" w:cs="ZWAdobeF"/>
            <w:sz w:val="2"/>
            <w:szCs w:val="2"/>
          </w:rPr>
          <w:delText>972B</w:delText>
        </w:r>
        <w:r w:rsidR="0033544D" w:rsidRPr="00742779">
          <w:delText>LLCs</w:delText>
        </w:r>
      </w:del>
      <w:ins w:id="1955" w:author="Seth Oranburg" w:date="2026-03-07T09:50:00Z" w16du:dateUtc="2026-03-07T14:50:00Z">
        <w:r w:rsidR="0033544D" w:rsidRPr="00742779">
          <w:t>LLCs</w:t>
        </w:r>
      </w:ins>
      <w:r w:rsidR="0033544D" w:rsidRPr="00742779">
        <w:t xml:space="preserve"> face similar veil-piercing risk, but the analysis must adapt to the LLC</w:t>
      </w:r>
      <w:r w:rsidR="009F60D1" w:rsidRPr="00742779">
        <w:t>’</w:t>
      </w:r>
      <w:r w:rsidR="0033544D" w:rsidRPr="00742779">
        <w:t>s structure. The uniform act confirms that LLC members and managers are not personally liable for the LLC</w:t>
      </w:r>
      <w:r w:rsidR="009F60D1" w:rsidRPr="00742779">
        <w:t>’</w:t>
      </w:r>
      <w:r w:rsidR="0033544D" w:rsidRPr="00742779">
        <w:t>s debts, obligations, or other liabilities solely by reason of being members or managers.</w:t>
      </w:r>
      <w:r w:rsidR="0033544D">
        <w:fldChar w:fldCharType="begin"/>
      </w:r>
      <w:r w:rsidR="0033544D">
        <w:instrText>HYPERLINK \l "fn79-11647" \o "Jump to citation"</w:instrText>
      </w:r>
      <w:r w:rsidR="0033544D">
        <w:fldChar w:fldCharType="separate"/>
      </w:r>
      <w:r w:rsidR="0033544D" w:rsidRPr="00742779">
        <w:rPr>
          <w:rStyle w:val="Hyperlink"/>
          <w:color w:val="auto"/>
          <w:u w:val="none"/>
        </w:rPr>
        <w:t>[79</w:t>
      </w:r>
      <w:r w:rsidR="00FA601A" w:rsidRPr="00742779">
        <w:rPr>
          <w:rStyle w:val="Hyperlink"/>
          <w:color w:val="auto"/>
          <w:u w:val="none"/>
        </w:rPr>
        <w:t>]</w:t>
      </w:r>
      <w:r w:rsidR="0033544D">
        <w:fldChar w:fldCharType="end"/>
      </w:r>
      <w:r w:rsidR="0033544D" w:rsidRPr="00742779">
        <w:t xml:space="preserve"> But that statutory protection does not prevent courts from applying equitable doctrines when the circumstances warrant disregarding the entity boundary.</w:t>
      </w:r>
    </w:p>
    <w:p w14:paraId="53CCC3CB" w14:textId="77777777" w:rsidR="0033544D" w:rsidRPr="00742779" w:rsidRDefault="00742779" w:rsidP="000E54B1">
      <w:del w:id="1956" w:author="Seth Oranburg" w:date="2026-03-07T09:50:00Z" w16du:dateUtc="2026-03-07T14:50:00Z">
        <w:r w:rsidRPr="00742779">
          <w:rPr>
            <w:rFonts w:ascii="ZWAdobeF" w:hAnsi="ZWAdobeF" w:cs="ZWAdobeF"/>
            <w:sz w:val="2"/>
            <w:szCs w:val="2"/>
          </w:rPr>
          <w:delText>973B</w:delText>
        </w:r>
        <w:r w:rsidR="0033544D" w:rsidRPr="00742779">
          <w:delText>LLCs</w:delText>
        </w:r>
      </w:del>
      <w:ins w:id="1957" w:author="Seth Oranburg" w:date="2026-03-07T09:50:00Z" w16du:dateUtc="2026-03-07T14:50:00Z">
        <w:r w:rsidR="0033544D" w:rsidRPr="00742779">
          <w:t>LLCs</w:t>
        </w:r>
      </w:ins>
      <w:r w:rsidR="0033544D" w:rsidRPr="00742779">
        <w:t xml:space="preserve"> are not built around the same formal governance routines as corporations. The uniform act does not require annual meetings, written consents, minutes, or board resolutions. Members and managers can act informally. The absence of such formalities is not evidence of abuse; it is how LLCs are designed to operate.</w:t>
      </w:r>
    </w:p>
    <w:p w14:paraId="718015B0" w14:textId="77777777" w:rsidR="0033544D" w:rsidRPr="00742779" w:rsidRDefault="00742779" w:rsidP="000E54B1">
      <w:del w:id="1958" w:author="Seth Oranburg" w:date="2026-03-07T09:50:00Z" w16du:dateUtc="2026-03-07T14:50:00Z">
        <w:r w:rsidRPr="00742779">
          <w:rPr>
            <w:rFonts w:ascii="ZWAdobeF" w:hAnsi="ZWAdobeF" w:cs="ZWAdobeF"/>
            <w:sz w:val="2"/>
            <w:szCs w:val="2"/>
          </w:rPr>
          <w:delText>974B</w:delText>
        </w:r>
        <w:r w:rsidR="0033544D" w:rsidRPr="00742779">
          <w:delText>Courts</w:delText>
        </w:r>
      </w:del>
      <w:ins w:id="1959" w:author="Seth Oranburg" w:date="2026-03-07T09:50:00Z" w16du:dateUtc="2026-03-07T14:50:00Z">
        <w:r w:rsidR="0033544D" w:rsidRPr="00742779">
          <w:t>Courts</w:t>
        </w:r>
      </w:ins>
      <w:r w:rsidR="0033544D" w:rsidRPr="00742779">
        <w:t xml:space="preserve"> have recognized this difference. Leading decisions hold that veil-piercing principles can apply to LLCs but reject the idea that failure to follow corporate-style formalities should count against an LLC when the statute does not require them. The focus shifts to substantive separateness: Are the LLC</w:t>
      </w:r>
      <w:r w:rsidR="009F60D1" w:rsidRPr="00742779">
        <w:t>’</w:t>
      </w:r>
      <w:r w:rsidR="0033544D" w:rsidRPr="00742779">
        <w:t>s assets kept separate from the owners</w:t>
      </w:r>
      <w:r w:rsidR="009F60D1" w:rsidRPr="00742779">
        <w:t>’</w:t>
      </w:r>
      <w:r w:rsidR="0033544D" w:rsidRPr="00742779">
        <w:t xml:space="preserve"> personal assets? Are transactions between the LLC and members documented and conducted at arm</w:t>
      </w:r>
      <w:r w:rsidR="009F60D1" w:rsidRPr="00742779">
        <w:t>’</w:t>
      </w:r>
      <w:r w:rsidR="0033544D" w:rsidRPr="00742779">
        <w:t>s length? Is the LLC adequately capitalized for its operations? Does the LLC hold itself out as a separate entity in dealings with third parties?</w:t>
      </w:r>
    </w:p>
    <w:p w14:paraId="59CD0410" w14:textId="77777777" w:rsidR="0033544D" w:rsidRPr="00742779" w:rsidRDefault="00742779" w:rsidP="000E54B1">
      <w:del w:id="1960" w:author="Seth Oranburg" w:date="2026-03-07T09:50:00Z" w16du:dateUtc="2026-03-07T14:50:00Z">
        <w:r w:rsidRPr="00742779">
          <w:rPr>
            <w:rFonts w:ascii="ZWAdobeF" w:hAnsi="ZWAdobeF" w:cs="ZWAdobeF"/>
            <w:sz w:val="2"/>
            <w:szCs w:val="2"/>
          </w:rPr>
          <w:delText>975B</w:delText>
        </w:r>
        <w:r w:rsidR="0033544D" w:rsidRPr="00742779">
          <w:delText>What</w:delText>
        </w:r>
      </w:del>
      <w:ins w:id="1961" w:author="Seth Oranburg" w:date="2026-03-07T09:50:00Z" w16du:dateUtc="2026-03-07T14:50:00Z">
        <w:r w:rsidR="0033544D" w:rsidRPr="00742779">
          <w:t>What</w:t>
        </w:r>
      </w:ins>
      <w:r w:rsidR="0033544D" w:rsidRPr="00742779">
        <w:t xml:space="preserve"> matters is separateness in practice. Even in low-formality LLCs, owners increase veil-piercing risk when they treat LLC accounts as personal accounts, commingle funds, fail to maintain basic records of capital contributions and distributions, siphon assets for personal use without documentation, or use the LLC to mislead counterparties about financial capacity or responsibility.</w:t>
      </w:r>
    </w:p>
    <w:p w14:paraId="2921AEB5" w14:textId="77777777" w:rsidR="0033544D" w:rsidRPr="00742779" w:rsidRDefault="00742779" w:rsidP="000E54B1">
      <w:del w:id="1962" w:author="Seth Oranburg" w:date="2026-03-07T09:50:00Z" w16du:dateUtc="2026-03-07T14:50:00Z">
        <w:r w:rsidRPr="00742779">
          <w:rPr>
            <w:rFonts w:ascii="ZWAdobeF" w:hAnsi="ZWAdobeF" w:cs="ZWAdobeF"/>
            <w:sz w:val="2"/>
            <w:szCs w:val="2"/>
          </w:rPr>
          <w:delText>976B</w:delText>
        </w:r>
        <w:r w:rsidR="0033544D" w:rsidRPr="00742779">
          <w:delText>For</w:delText>
        </w:r>
      </w:del>
      <w:ins w:id="1963" w:author="Seth Oranburg" w:date="2026-03-07T09:50:00Z" w16du:dateUtc="2026-03-07T14:50:00Z">
        <w:r w:rsidR="0033544D" w:rsidRPr="00742779">
          <w:t>For</w:t>
        </w:r>
      </w:ins>
      <w:r w:rsidR="0033544D" w:rsidRPr="00742779">
        <w:t xml:space="preserve"> Zeeva and Sammy, this means maintaining a real entity boundary. Separate bank accounts matter. Clear documentation of loans, capital contributions, and distributions matters. Adequate capitalization for the construction business matters. Consistent use of the LLC name and disclosure of LLC status in contracts and dealings with suppliers, customers, and lenders matters. The lesson is not to replicate corporate formalities for their own sake, but to </w:t>
      </w:r>
      <w:r w:rsidR="0033544D" w:rsidRPr="00742779">
        <w:lastRenderedPageBreak/>
        <w:t>maintain practices that demonstrate the LLC is a separate legal person rather than an alter ego.</w:t>
      </w:r>
    </w:p>
    <w:p w14:paraId="0C3827E1" w14:textId="77777777" w:rsidR="0033544D" w:rsidRPr="00742779" w:rsidRDefault="0033544D" w:rsidP="000E54B1">
      <w:pPr>
        <w:pStyle w:val="Heading2"/>
        <w:rPr>
          <w:rFonts w:eastAsia="Times New Roman"/>
        </w:rPr>
      </w:pPr>
      <w:del w:id="1964" w:author="Seth Oranburg" w:date="2026-03-07T09:50:00Z" w16du:dateUtc="2026-03-07T14:50:00Z">
        <w:r w:rsidRPr="00742779">
          <w:rPr>
            <w:rFonts w:eastAsia="Times New Roman"/>
          </w:rPr>
          <w:delText xml:space="preserve">VII. </w:delText>
        </w:r>
      </w:del>
      <w:r>
        <w:t>Flow-Through Taxation and Why It Drives Adoption</w:t>
      </w:r>
    </w:p>
    <w:p w14:paraId="615E9936" w14:textId="77777777" w:rsidR="0033544D" w:rsidRPr="00742779" w:rsidRDefault="00742779" w:rsidP="000E54B1">
      <w:del w:id="1965" w:author="Seth Oranburg" w:date="2026-03-07T09:50:00Z" w16du:dateUtc="2026-03-07T14:50:00Z">
        <w:r w:rsidRPr="00742779">
          <w:rPr>
            <w:rFonts w:ascii="ZWAdobeF" w:hAnsi="ZWAdobeF" w:cs="ZWAdobeF"/>
            <w:sz w:val="2"/>
            <w:szCs w:val="2"/>
          </w:rPr>
          <w:delText>977B</w:delText>
        </w:r>
        <w:r w:rsidR="0033544D" w:rsidRPr="00742779">
          <w:delText>Tax</w:delText>
        </w:r>
      </w:del>
      <w:ins w:id="1966" w:author="Seth Oranburg" w:date="2026-03-07T09:50:00Z" w16du:dateUtc="2026-03-07T14:50:00Z">
        <w:r w:rsidR="0033544D" w:rsidRPr="00742779">
          <w:t>Tax</w:t>
        </w:r>
      </w:ins>
      <w:r w:rsidR="0033544D" w:rsidRPr="00742779">
        <w:t xml:space="preserve"> treatment is not the only reason LLCs became dominant, but it is central. The LLC gives organizers a way to combine limited liability with partnership taxation without contorting governance structure to satisfy tax classification tests. Understanding the LLC requires understanding why this tax flexibility matters and what compliance burdens it creates.</w:t>
      </w:r>
    </w:p>
    <w:p w14:paraId="0528887C" w14:textId="77777777" w:rsidR="0033544D" w:rsidRPr="00742779" w:rsidRDefault="0033544D" w:rsidP="000E54B1">
      <w:pPr>
        <w:pStyle w:val="Heading3"/>
        <w:rPr>
          <w:rFonts w:eastAsia="Times New Roman"/>
        </w:rPr>
      </w:pPr>
      <w:r w:rsidRPr="00742779">
        <w:rPr>
          <w:rFonts w:eastAsia="Times New Roman"/>
        </w:rPr>
        <w:t>The Check-the-Box Revolution</w:t>
      </w:r>
    </w:p>
    <w:p w14:paraId="7F08A4AE" w14:textId="77777777" w:rsidR="0033544D" w:rsidRPr="00742779" w:rsidRDefault="00742779" w:rsidP="000E54B1">
      <w:del w:id="1967" w:author="Seth Oranburg" w:date="2026-03-07T09:50:00Z" w16du:dateUtc="2026-03-07T14:50:00Z">
        <w:r w:rsidRPr="00742779">
          <w:rPr>
            <w:rFonts w:ascii="ZWAdobeF" w:hAnsi="ZWAdobeF" w:cs="ZWAdobeF"/>
            <w:sz w:val="2"/>
            <w:szCs w:val="2"/>
          </w:rPr>
          <w:delText>978B</w:delText>
        </w:r>
        <w:r w:rsidR="0033544D" w:rsidRPr="00742779">
          <w:delText>For</w:delText>
        </w:r>
      </w:del>
      <w:ins w:id="1968" w:author="Seth Oranburg" w:date="2026-03-07T09:50:00Z" w16du:dateUtc="2026-03-07T14:50:00Z">
        <w:r w:rsidR="0033544D" w:rsidRPr="00742779">
          <w:t>For</w:t>
        </w:r>
      </w:ins>
      <w:r w:rsidR="0033544D" w:rsidRPr="00742779">
        <w:t xml:space="preserve"> decades, federal tax classification for unincorporated entities depended on whether entities had enough corporate characteristics to be treated as corporations for federal tax purposes. The IRS developed multi-factor tests examining continuity of life, centralized management, limited liability, and free transferability of interests. Entities that resembled corporations were taxed as corporations; those that resembled partnerships were taxed as partnerships.</w:t>
      </w:r>
    </w:p>
    <w:p w14:paraId="09A2AACA" w14:textId="77777777" w:rsidR="0033544D" w:rsidRPr="00742779" w:rsidRDefault="00742779" w:rsidP="000E54B1">
      <w:del w:id="1969" w:author="Seth Oranburg" w:date="2026-03-07T09:50:00Z" w16du:dateUtc="2026-03-07T14:50:00Z">
        <w:r w:rsidRPr="00742779">
          <w:rPr>
            <w:rFonts w:ascii="ZWAdobeF" w:hAnsi="ZWAdobeF" w:cs="ZWAdobeF"/>
            <w:sz w:val="2"/>
            <w:szCs w:val="2"/>
          </w:rPr>
          <w:delText>979B</w:delText>
        </w:r>
        <w:r w:rsidR="0033544D" w:rsidRPr="00742779">
          <w:delText>This</w:delText>
        </w:r>
      </w:del>
      <w:ins w:id="1970" w:author="Seth Oranburg" w:date="2026-03-07T09:50:00Z" w16du:dateUtc="2026-03-07T14:50:00Z">
        <w:r w:rsidR="0033544D" w:rsidRPr="00742779">
          <w:t>This</w:t>
        </w:r>
      </w:ins>
      <w:r w:rsidR="0033544D" w:rsidRPr="00742779">
        <w:t xml:space="preserve"> created a planning problem. Organizers who wanted limited liability and partnership taxation had to structure entities to avoid too many corporate characteristics. That often meant accepting governance constraints the parties did not want, or creating complicated structures to manipulate the classification factors.</w:t>
      </w:r>
    </w:p>
    <w:p w14:paraId="407EB95C" w14:textId="77777777" w:rsidR="0033544D" w:rsidRPr="00742779" w:rsidRDefault="00742779" w:rsidP="000E54B1">
      <w:del w:id="1971" w:author="Seth Oranburg" w:date="2026-03-07T09:50:00Z" w16du:dateUtc="2026-03-07T14:50:00Z">
        <w:r w:rsidRPr="00742779">
          <w:rPr>
            <w:rFonts w:ascii="ZWAdobeF" w:hAnsi="ZWAdobeF" w:cs="ZWAdobeF"/>
            <w:sz w:val="2"/>
            <w:szCs w:val="2"/>
          </w:rPr>
          <w:delText>980B</w:delText>
        </w:r>
        <w:r w:rsidR="0033544D" w:rsidRPr="00742779">
          <w:delText>The</w:delText>
        </w:r>
      </w:del>
      <w:ins w:id="1972" w:author="Seth Oranburg" w:date="2026-03-07T09:50:00Z" w16du:dateUtc="2026-03-07T14:50:00Z">
        <w:r w:rsidR="0033544D" w:rsidRPr="00742779">
          <w:t>The</w:t>
        </w:r>
      </w:ins>
      <w:r w:rsidR="0033544D" w:rsidRPr="00742779">
        <w:t xml:space="preserve"> check-the-box regulations, finalized in 1996 and effective in 1997, eliminated this problem. Under those rules, eligible entities can choose their federal tax classification by making an election. A domestic entity with two or more members can elect to be taxed as a corporation or as a partnership. If it makes no election, it is treated as a partnership by default. A domestic entity with a single member can elect to be taxed as a corporation or can be disregarded as an entity separate from its owner. If it makes no election, it is disregarded by default.</w:t>
      </w:r>
    </w:p>
    <w:p w14:paraId="5899DE2E" w14:textId="77777777" w:rsidR="0033544D" w:rsidRPr="00742779" w:rsidRDefault="00742779" w:rsidP="000E54B1">
      <w:del w:id="1973" w:author="Seth Oranburg" w:date="2026-03-07T09:50:00Z" w16du:dateUtc="2026-03-07T14:50:00Z">
        <w:r w:rsidRPr="00742779">
          <w:rPr>
            <w:rFonts w:ascii="ZWAdobeF" w:hAnsi="ZWAdobeF" w:cs="ZWAdobeF"/>
            <w:sz w:val="2"/>
            <w:szCs w:val="2"/>
          </w:rPr>
          <w:delText>981B</w:delText>
        </w:r>
        <w:r w:rsidR="0033544D" w:rsidRPr="00742779">
          <w:delText>This</w:delText>
        </w:r>
      </w:del>
      <w:ins w:id="1974" w:author="Seth Oranburg" w:date="2026-03-07T09:50:00Z" w16du:dateUtc="2026-03-07T14:50:00Z">
        <w:r w:rsidR="0033544D" w:rsidRPr="00742779">
          <w:t>This</w:t>
        </w:r>
      </w:ins>
      <w:r w:rsidR="0033544D" w:rsidRPr="00742779">
        <w:t xml:space="preserve"> removed the major barrier to using LLCs as the default closely held form. Organizers could obtain limited liability under state law without giving up partnership taxation under federal tax law, and without structuring the entity to satisfy classification tests. The LLC statute gives limited liability; the tax election gives partnership treatment; the operating agreement supplies governance terms tailored to the parties</w:t>
      </w:r>
      <w:r w:rsidR="009F60D1" w:rsidRPr="00742779">
        <w:t>’</w:t>
      </w:r>
      <w:r w:rsidR="0033544D" w:rsidRPr="00742779">
        <w:t xml:space="preserve"> relationship.</w:t>
      </w:r>
    </w:p>
    <w:p w14:paraId="21ED69CC" w14:textId="77777777" w:rsidR="0033544D" w:rsidRPr="00742779" w:rsidRDefault="0033544D" w:rsidP="000E54B1">
      <w:pPr>
        <w:pStyle w:val="Heading3"/>
        <w:rPr>
          <w:rFonts w:eastAsia="Times New Roman"/>
        </w:rPr>
      </w:pPr>
      <w:r w:rsidRPr="00742779">
        <w:rPr>
          <w:rFonts w:eastAsia="Times New Roman"/>
        </w:rPr>
        <w:lastRenderedPageBreak/>
        <w:t>Partnership Taxation Basics</w:t>
      </w:r>
    </w:p>
    <w:p w14:paraId="2C007DD8" w14:textId="77777777" w:rsidR="0033544D" w:rsidRPr="00742779" w:rsidRDefault="00742779" w:rsidP="000E54B1">
      <w:del w:id="1975" w:author="Seth Oranburg" w:date="2026-03-07T09:50:00Z" w16du:dateUtc="2026-03-07T14:50:00Z">
        <w:r w:rsidRPr="00742779">
          <w:rPr>
            <w:rFonts w:ascii="ZWAdobeF" w:hAnsi="ZWAdobeF" w:cs="ZWAdobeF"/>
            <w:sz w:val="2"/>
            <w:szCs w:val="2"/>
          </w:rPr>
          <w:delText>982B</w:delText>
        </w:r>
        <w:r w:rsidR="0033544D" w:rsidRPr="00742779">
          <w:delText>Partnership</w:delText>
        </w:r>
      </w:del>
      <w:ins w:id="1976" w:author="Seth Oranburg" w:date="2026-03-07T09:50:00Z" w16du:dateUtc="2026-03-07T14:50:00Z">
        <w:r w:rsidR="0033544D" w:rsidRPr="00742779">
          <w:t>Partnership</w:t>
        </w:r>
      </w:ins>
      <w:r w:rsidR="0033544D" w:rsidRPr="00742779">
        <w:t xml:space="preserve"> taxation means the entity itself generally is not subject to federal income tax. Instead, items of income, gain, loss, deduction, and credit pass through to the members and are reported on their individual tax returns. This avoids the C corporation pattern where income can be taxed at the entity level when earned and again at the shareholder level when distributed.</w:t>
      </w:r>
    </w:p>
    <w:p w14:paraId="29E88CEE" w14:textId="77777777" w:rsidR="0033544D" w:rsidRPr="00742779" w:rsidRDefault="00742779" w:rsidP="000E54B1">
      <w:del w:id="1977" w:author="Seth Oranburg" w:date="2026-03-07T09:50:00Z" w16du:dateUtc="2026-03-07T14:50:00Z">
        <w:r w:rsidRPr="00742779">
          <w:rPr>
            <w:rFonts w:ascii="ZWAdobeF" w:hAnsi="ZWAdobeF" w:cs="ZWAdobeF"/>
            <w:sz w:val="2"/>
            <w:szCs w:val="2"/>
          </w:rPr>
          <w:delText>983B</w:delText>
        </w:r>
        <w:r w:rsidR="0033544D" w:rsidRPr="00742779">
          <w:delText>For</w:delText>
        </w:r>
      </w:del>
      <w:ins w:id="1978" w:author="Seth Oranburg" w:date="2026-03-07T09:50:00Z" w16du:dateUtc="2026-03-07T14:50:00Z">
        <w:r w:rsidR="0033544D" w:rsidRPr="00742779">
          <w:t>For</w:t>
        </w:r>
      </w:ins>
      <w:r w:rsidR="0033544D" w:rsidRPr="00742779">
        <w:t xml:space="preserve"> Poplar Desserts Construction, if the LLC earns $300,000 in a tax year and the operating agreement allocates income 45% to Zeeva, 45% to Sammy, and 10% to Marcus, each member reports their allocated share on their personal return. Zeeva and Sammy each report $135,000; Marcus reports $30,000. This is true regardless of whether the LLC distributes cash to the members.</w:t>
      </w:r>
    </w:p>
    <w:p w14:paraId="5973488C" w14:textId="77777777" w:rsidR="0033544D" w:rsidRPr="00742779" w:rsidRDefault="00742779" w:rsidP="000E54B1">
      <w:del w:id="1979" w:author="Seth Oranburg" w:date="2026-03-07T09:50:00Z" w16du:dateUtc="2026-03-07T14:50:00Z">
        <w:r w:rsidRPr="00742779">
          <w:rPr>
            <w:rFonts w:ascii="ZWAdobeF" w:hAnsi="ZWAdobeF" w:cs="ZWAdobeF"/>
            <w:sz w:val="2"/>
            <w:szCs w:val="2"/>
          </w:rPr>
          <w:delText>984B</w:delText>
        </w:r>
        <w:r w:rsidR="0033544D" w:rsidRPr="00742779">
          <w:delText>That</w:delText>
        </w:r>
      </w:del>
      <w:ins w:id="1980" w:author="Seth Oranburg" w:date="2026-03-07T09:50:00Z" w16du:dateUtc="2026-03-07T14:50:00Z">
        <w:r w:rsidR="0033544D" w:rsidRPr="00742779">
          <w:t>That</w:t>
        </w:r>
      </w:ins>
      <w:r w:rsidR="0033544D" w:rsidRPr="00742779">
        <w:t xml:space="preserve"> creates a predictable problem: phantom income. Members owe tax on allocated income even when the LLC retains earnings for working capital, capital expenditures, or growth. If the LLC distributes only $200,000 in the year it earns $300,000, the members collectively owe tax on $300,000 but receive only $200,000 in cash. Each member must use personal funds or other resources to pay tax on the retained portion.</w:t>
      </w:r>
    </w:p>
    <w:p w14:paraId="36B304A4" w14:textId="77777777" w:rsidR="0033544D" w:rsidRPr="00742779" w:rsidRDefault="00742779" w:rsidP="000E54B1">
      <w:del w:id="1981" w:author="Seth Oranburg" w:date="2026-03-07T09:50:00Z" w16du:dateUtc="2026-03-07T14:50:00Z">
        <w:r w:rsidRPr="00742779">
          <w:rPr>
            <w:rFonts w:ascii="ZWAdobeF" w:hAnsi="ZWAdobeF" w:cs="ZWAdobeF"/>
            <w:sz w:val="2"/>
            <w:szCs w:val="2"/>
          </w:rPr>
          <w:delText>985B</w:delText>
        </w:r>
        <w:r w:rsidR="0033544D" w:rsidRPr="00742779">
          <w:delText>Well</w:delText>
        </w:r>
      </w:del>
      <w:ins w:id="1982" w:author="Seth Oranburg" w:date="2026-03-07T09:50:00Z" w16du:dateUtc="2026-03-07T14:50:00Z">
        <w:r w:rsidR="0033544D" w:rsidRPr="00742779">
          <w:t>Well</w:t>
        </w:r>
      </w:ins>
      <w:r w:rsidR="0033544D" w:rsidRPr="00742779">
        <w:t>-drafted operating agreements address this through tax distribution clauses. The uniform act does not mandate tax distributions, but operating agreements typically require the LLC to distribute enough cash to cover members</w:t>
      </w:r>
      <w:r w:rsidR="009F60D1" w:rsidRPr="00742779">
        <w:t>’</w:t>
      </w:r>
      <w:r w:rsidR="0033544D" w:rsidRPr="00742779">
        <w:t xml:space="preserve"> estimated tax liability on allocated income. A common formulation is to require quarterly or annual distributions equal to allocated taxable income multiplied by an assumed tax rate. This ensures members have liquidity to pay tax on pass-through income.</w:t>
      </w:r>
    </w:p>
    <w:p w14:paraId="0CC5E2FE" w14:textId="77777777" w:rsidR="0033544D" w:rsidRPr="00742779" w:rsidRDefault="00742779" w:rsidP="000E54B1">
      <w:del w:id="1983" w:author="Seth Oranburg" w:date="2026-03-07T09:50:00Z" w16du:dateUtc="2026-03-07T14:50:00Z">
        <w:r w:rsidRPr="00742779">
          <w:rPr>
            <w:rFonts w:ascii="ZWAdobeF" w:hAnsi="ZWAdobeF" w:cs="ZWAdobeF"/>
            <w:sz w:val="2"/>
            <w:szCs w:val="2"/>
          </w:rPr>
          <w:delText>986B</w:delText>
        </w:r>
        <w:r w:rsidR="0033544D" w:rsidRPr="00742779">
          <w:delText>The</w:delText>
        </w:r>
      </w:del>
      <w:ins w:id="1984" w:author="Seth Oranburg" w:date="2026-03-07T09:50:00Z" w16du:dateUtc="2026-03-07T14:50:00Z">
        <w:r w:rsidR="0033544D" w:rsidRPr="00742779">
          <w:t>The</w:t>
        </w:r>
      </w:ins>
      <w:r w:rsidR="0033544D" w:rsidRPr="00742779">
        <w:t xml:space="preserve"> tax distribution clause in Poplar Desserts Construction</w:t>
      </w:r>
      <w:r w:rsidR="009F60D1" w:rsidRPr="00742779">
        <w:t>’</w:t>
      </w:r>
      <w:r w:rsidR="0033544D" w:rsidRPr="00742779">
        <w:t>s operating agreement requires annual distributions sufficient to cover members</w:t>
      </w:r>
      <w:r w:rsidR="009F60D1" w:rsidRPr="00742779">
        <w:t>’</w:t>
      </w:r>
      <w:r w:rsidR="0033544D" w:rsidRPr="00742779">
        <w:t xml:space="preserve"> federal and state income tax liability on allocated income, calculated at the highest marginal individual rate. This protects Marcus and ensures all members can satisfy tax obligations on LLC income whether or not additional distributions are made.</w:t>
      </w:r>
    </w:p>
    <w:p w14:paraId="1EA1F4D4" w14:textId="77777777" w:rsidR="0033544D" w:rsidRPr="00742779" w:rsidRDefault="0033544D" w:rsidP="000E54B1">
      <w:pPr>
        <w:pStyle w:val="Heading3"/>
        <w:rPr>
          <w:rFonts w:eastAsia="Times New Roman"/>
        </w:rPr>
      </w:pPr>
      <w:r w:rsidRPr="00742779">
        <w:rPr>
          <w:rFonts w:eastAsia="Times New Roman"/>
        </w:rPr>
        <w:t>Special Allocations and Capital Accounts</w:t>
      </w:r>
    </w:p>
    <w:p w14:paraId="463A3897" w14:textId="77777777" w:rsidR="0033544D" w:rsidRPr="00742779" w:rsidRDefault="00742779" w:rsidP="000E54B1">
      <w:del w:id="1985" w:author="Seth Oranburg" w:date="2026-03-07T09:50:00Z" w16du:dateUtc="2026-03-07T14:50:00Z">
        <w:r w:rsidRPr="00742779">
          <w:rPr>
            <w:rFonts w:ascii="ZWAdobeF" w:hAnsi="ZWAdobeF" w:cs="ZWAdobeF"/>
            <w:sz w:val="2"/>
            <w:szCs w:val="2"/>
          </w:rPr>
          <w:delText>987B</w:delText>
        </w:r>
        <w:r w:rsidR="0033544D" w:rsidRPr="00742779">
          <w:delText>Partnership</w:delText>
        </w:r>
      </w:del>
      <w:ins w:id="1986" w:author="Seth Oranburg" w:date="2026-03-07T09:50:00Z" w16du:dateUtc="2026-03-07T14:50:00Z">
        <w:r w:rsidR="0033544D" w:rsidRPr="00742779">
          <w:t>Partnership</w:t>
        </w:r>
      </w:ins>
      <w:r w:rsidR="0033544D" w:rsidRPr="00742779">
        <w:t xml:space="preserve"> taxation allows special allocations: allocations of income, gain, loss, or deduction that do not track ownership percentages. This flexibility can be useful when members contribute different types of value, </w:t>
      </w:r>
      <w:r w:rsidR="0033544D" w:rsidRPr="00742779">
        <w:lastRenderedPageBreak/>
        <w:t>when some members bear greater risk, or when the business needs to allocate tax items to match economics.</w:t>
      </w:r>
    </w:p>
    <w:p w14:paraId="4299CEF3" w14:textId="77777777" w:rsidR="0033544D" w:rsidRPr="00742779" w:rsidRDefault="00742779" w:rsidP="000E54B1">
      <w:del w:id="1987" w:author="Seth Oranburg" w:date="2026-03-07T09:50:00Z" w16du:dateUtc="2026-03-07T14:50:00Z">
        <w:r w:rsidRPr="00742779">
          <w:rPr>
            <w:rFonts w:ascii="ZWAdobeF" w:hAnsi="ZWAdobeF" w:cs="ZWAdobeF"/>
            <w:sz w:val="2"/>
            <w:szCs w:val="2"/>
          </w:rPr>
          <w:delText>988B</w:delText>
        </w:r>
        <w:r w:rsidR="0033544D" w:rsidRPr="00742779">
          <w:delText>Federal</w:delText>
        </w:r>
      </w:del>
      <w:ins w:id="1988" w:author="Seth Oranburg" w:date="2026-03-07T09:50:00Z" w16du:dateUtc="2026-03-07T14:50:00Z">
        <w:r w:rsidR="0033544D" w:rsidRPr="00742779">
          <w:t>Federal</w:t>
        </w:r>
      </w:ins>
      <w:r w:rsidR="0033544D" w:rsidRPr="00742779">
        <w:t xml:space="preserve"> tax law permits special allocations only if they have substantial economic effect. The Treasury regulations implement this requirement through capital account mechanics. Each member maintains a capital account reflecting contributions, allocations of income and gain, allocations of loss and deduction, and distributions. Allocations have substantial economic effect if they are reflected in capital accounts, distributions are made in accordance with capital account balances on liquidation, and members are obligated to restore negative capital account balances in defined circumstances.</w:t>
      </w:r>
    </w:p>
    <w:p w14:paraId="21A50ECE" w14:textId="77777777" w:rsidR="0033544D" w:rsidRPr="00742779" w:rsidRDefault="00742779" w:rsidP="000E54B1">
      <w:del w:id="1989" w:author="Seth Oranburg" w:date="2026-03-07T09:50:00Z" w16du:dateUtc="2026-03-07T14:50:00Z">
        <w:r w:rsidRPr="00742779">
          <w:rPr>
            <w:rFonts w:ascii="ZWAdobeF" w:hAnsi="ZWAdobeF" w:cs="ZWAdobeF"/>
            <w:sz w:val="2"/>
            <w:szCs w:val="2"/>
          </w:rPr>
          <w:delText>989B</w:delText>
        </w:r>
        <w:r w:rsidR="0033544D" w:rsidRPr="00742779">
          <w:delText>For</w:delText>
        </w:r>
      </w:del>
      <w:ins w:id="1990" w:author="Seth Oranburg" w:date="2026-03-07T09:50:00Z" w16du:dateUtc="2026-03-07T14:50:00Z">
        <w:r w:rsidR="0033544D" w:rsidRPr="00742779">
          <w:t>For</w:t>
        </w:r>
      </w:ins>
      <w:r w:rsidR="0033544D" w:rsidRPr="00742779">
        <w:t xml:space="preserve"> most closely held LLCs, tracking ownership percentages simplifies compliance. Special allocations add drafting and accounting complexity. They become valuable primarily when members have contributed appreciated property, when depreciation or other tax attributes need to be allocated to match the member who bears the corresponding economics, or when the operating agreement creates profit interests or other equity-based compensation structures.</w:t>
      </w:r>
    </w:p>
    <w:p w14:paraId="5435B619" w14:textId="77777777" w:rsidR="0033544D" w:rsidRPr="00742779" w:rsidRDefault="00742779" w:rsidP="000E54B1">
      <w:del w:id="1991" w:author="Seth Oranburg" w:date="2026-03-07T09:50:00Z" w16du:dateUtc="2026-03-07T14:50:00Z">
        <w:r w:rsidRPr="00742779">
          <w:rPr>
            <w:rFonts w:ascii="ZWAdobeF" w:hAnsi="ZWAdobeF" w:cs="ZWAdobeF"/>
            <w:sz w:val="2"/>
            <w:szCs w:val="2"/>
          </w:rPr>
          <w:delText>990B</w:delText>
        </w:r>
        <w:r w:rsidR="0033544D" w:rsidRPr="00742779">
          <w:delText>Poplar</w:delText>
        </w:r>
      </w:del>
      <w:ins w:id="1992" w:author="Seth Oranburg" w:date="2026-03-07T09:50:00Z" w16du:dateUtc="2026-03-07T14:50:00Z">
        <w:r w:rsidR="0033544D" w:rsidRPr="00742779">
          <w:t>Poplar</w:t>
        </w:r>
      </w:ins>
      <w:r w:rsidR="0033544D" w:rsidRPr="00742779">
        <w:t xml:space="preserve"> Desserts Construction</w:t>
      </w:r>
      <w:r w:rsidR="009F60D1" w:rsidRPr="00742779">
        <w:t>’</w:t>
      </w:r>
      <w:r w:rsidR="0033544D" w:rsidRPr="00742779">
        <w:t>s operating agreement uses straightforward allocations matching ownership percentages: 45% to Zeeva, 45% to Sammy, 10% to Marcus. This avoids substantial economic effect complexity while preserving the tax benefit of partnership treatment: single-level taxation and the ability to use LLC losses to offset other income on members</w:t>
      </w:r>
      <w:r w:rsidR="009F60D1" w:rsidRPr="00742779">
        <w:t>’</w:t>
      </w:r>
      <w:r w:rsidR="0033544D" w:rsidRPr="00742779">
        <w:t xml:space="preserve"> individual returns.</w:t>
      </w:r>
    </w:p>
    <w:p w14:paraId="2B97BEF1" w14:textId="77777777" w:rsidR="0033544D" w:rsidRPr="00742779" w:rsidRDefault="0033544D" w:rsidP="000E54B1">
      <w:pPr>
        <w:pStyle w:val="Heading3"/>
        <w:rPr>
          <w:rFonts w:eastAsia="Times New Roman"/>
        </w:rPr>
      </w:pPr>
      <w:r w:rsidRPr="00742779">
        <w:rPr>
          <w:rFonts w:eastAsia="Times New Roman"/>
        </w:rPr>
        <w:t>Why Tax Treatment Drives Form Selection</w:t>
      </w:r>
    </w:p>
    <w:p w14:paraId="7784DF91" w14:textId="77777777" w:rsidR="0033544D" w:rsidRPr="00742779" w:rsidRDefault="00742779" w:rsidP="000E54B1">
      <w:del w:id="1993" w:author="Seth Oranburg" w:date="2026-03-07T09:50:00Z" w16du:dateUtc="2026-03-07T14:50:00Z">
        <w:r w:rsidRPr="00742779">
          <w:rPr>
            <w:rFonts w:ascii="ZWAdobeF" w:hAnsi="ZWAdobeF" w:cs="ZWAdobeF"/>
            <w:sz w:val="2"/>
            <w:szCs w:val="2"/>
          </w:rPr>
          <w:delText>991B</w:delText>
        </w:r>
        <w:r w:rsidR="0033544D" w:rsidRPr="00742779">
          <w:delText>The</w:delText>
        </w:r>
      </w:del>
      <w:ins w:id="1994" w:author="Seth Oranburg" w:date="2026-03-07T09:50:00Z" w16du:dateUtc="2026-03-07T14:50:00Z">
        <w:r w:rsidR="0033544D" w:rsidRPr="00742779">
          <w:t>The</w:t>
        </w:r>
      </w:ins>
      <w:r w:rsidR="0033544D" w:rsidRPr="00742779">
        <w:t xml:space="preserve"> combination of limited liability and pass-through taxation is the LLC</w:t>
      </w:r>
      <w:r w:rsidR="009F60D1" w:rsidRPr="00742779">
        <w:t>’</w:t>
      </w:r>
      <w:r w:rsidR="0033544D" w:rsidRPr="00742779">
        <w:t>s dominant practical advantage. C corporations face double taxation when income is distributed: entity-level tax when earned and shareholder-level tax when paid as dividends. S corporations avoid this through pass-through taxation but face significant constraints: no more than 100 shareholders, only individuals and certain trusts as shareholders, only one class of stock. General partnerships provide pass-through taxation but impose unlimited liability. Limited partnerships provide limited liability for limited partners but require at least one general partner with unlimited liability and impose management restrictions on limited partners who want to preserve limited liability.</w:t>
      </w:r>
    </w:p>
    <w:p w14:paraId="3F81AA79" w14:textId="77777777" w:rsidR="0033544D" w:rsidRPr="00742779" w:rsidRDefault="00742779" w:rsidP="000E54B1">
      <w:del w:id="1995" w:author="Seth Oranburg" w:date="2026-03-07T09:50:00Z" w16du:dateUtc="2026-03-07T14:50:00Z">
        <w:r w:rsidRPr="00742779">
          <w:rPr>
            <w:rFonts w:ascii="ZWAdobeF" w:hAnsi="ZWAdobeF" w:cs="ZWAdobeF"/>
            <w:sz w:val="2"/>
            <w:szCs w:val="2"/>
          </w:rPr>
          <w:delText>992B</w:delText>
        </w:r>
        <w:r w:rsidR="0033544D" w:rsidRPr="00742779">
          <w:delText>The</w:delText>
        </w:r>
      </w:del>
      <w:ins w:id="1996" w:author="Seth Oranburg" w:date="2026-03-07T09:50:00Z" w16du:dateUtc="2026-03-07T14:50:00Z">
        <w:r w:rsidR="0033544D" w:rsidRPr="00742779">
          <w:t>The</w:t>
        </w:r>
      </w:ins>
      <w:r w:rsidR="0033544D" w:rsidRPr="00742779">
        <w:t xml:space="preserve"> LLC solves this by combining state-law limited liability for all members with federal partnership taxation without ownership or structure constraints. Multi-member LLCs can have any number of members, can include </w:t>
      </w:r>
      <w:r w:rsidR="0033544D" w:rsidRPr="00742779">
        <w:lastRenderedPageBreak/>
        <w:t>individuals, entities, and foreign persons as members, can create multiple classes of interests with different economic and governance rights, and can allocate items of income and loss flexibly within substantial economic effect limits. Single-member LLCs can be disregarded for tax purposes, eliminating entity-level tax compliance while preserving limited liability.</w:t>
      </w:r>
    </w:p>
    <w:p w14:paraId="6C75B3E7" w14:textId="77777777" w:rsidR="0033544D" w:rsidRPr="00742779" w:rsidRDefault="00742779" w:rsidP="000E54B1">
      <w:del w:id="1997" w:author="Seth Oranburg" w:date="2026-03-07T09:50:00Z" w16du:dateUtc="2026-03-07T14:50:00Z">
        <w:r w:rsidRPr="00742779">
          <w:rPr>
            <w:rFonts w:ascii="ZWAdobeF" w:hAnsi="ZWAdobeF" w:cs="ZWAdobeF"/>
            <w:sz w:val="2"/>
            <w:szCs w:val="2"/>
          </w:rPr>
          <w:delText>993B</w:delText>
        </w:r>
        <w:r w:rsidR="0033544D" w:rsidRPr="00742779">
          <w:delText>This</w:delText>
        </w:r>
      </w:del>
      <w:ins w:id="1998" w:author="Seth Oranburg" w:date="2026-03-07T09:50:00Z" w16du:dateUtc="2026-03-07T14:50:00Z">
        <w:r w:rsidR="0033544D" w:rsidRPr="00742779">
          <w:t>This</w:t>
        </w:r>
      </w:ins>
      <w:r w:rsidR="0033544D" w:rsidRPr="00742779">
        <w:t xml:space="preserve"> explains the LLC</w:t>
      </w:r>
      <w:r w:rsidR="009F60D1" w:rsidRPr="00742779">
        <w:t>’</w:t>
      </w:r>
      <w:r w:rsidR="0033544D" w:rsidRPr="00742779">
        <w:t>s rapid growth. By 2010, LLCs accounted for more new business formations than corporations in most states. Entrepreneurs choose LLCs not because LLC governance law is superior to corporate law, but because the tax and liability package fits closely held operating businesses better than the alternatives. The LLC is not a better form in the abstract; it is a form that bundles features most closely held ventures want.</w:t>
      </w:r>
    </w:p>
    <w:p w14:paraId="7A839DD9" w14:textId="77777777" w:rsidR="0033544D" w:rsidRPr="00742779" w:rsidRDefault="0033544D" w:rsidP="000E54B1">
      <w:pPr>
        <w:pStyle w:val="Heading2"/>
        <w:rPr>
          <w:rFonts w:eastAsia="Times New Roman"/>
        </w:rPr>
      </w:pPr>
      <w:del w:id="1999" w:author="Seth Oranburg" w:date="2026-03-07T09:50:00Z" w16du:dateUtc="2026-03-07T14:50:00Z">
        <w:r w:rsidRPr="00742779">
          <w:rPr>
            <w:rFonts w:eastAsia="Times New Roman"/>
          </w:rPr>
          <w:delText xml:space="preserve">VIII. </w:delText>
        </w:r>
      </w:del>
      <w:r>
        <w:t>What the LLC Solves and What It Creates</w:t>
      </w:r>
    </w:p>
    <w:p w14:paraId="264B947B" w14:textId="77777777" w:rsidR="0033544D" w:rsidRPr="00742779" w:rsidRDefault="00742779" w:rsidP="000E54B1">
      <w:del w:id="2000" w:author="Seth Oranburg" w:date="2026-03-07T09:50:00Z" w16du:dateUtc="2026-03-07T14:50:00Z">
        <w:r w:rsidRPr="00742779">
          <w:rPr>
            <w:rFonts w:ascii="ZWAdobeF" w:hAnsi="ZWAdobeF" w:cs="ZWAdobeF"/>
            <w:sz w:val="2"/>
            <w:szCs w:val="2"/>
          </w:rPr>
          <w:delText>994B</w:delText>
        </w:r>
        <w:r w:rsidR="0033544D" w:rsidRPr="00742779">
          <w:delText>The</w:delText>
        </w:r>
      </w:del>
      <w:ins w:id="2001" w:author="Seth Oranburg" w:date="2026-03-07T09:50:00Z" w16du:dateUtc="2026-03-07T14:50:00Z">
        <w:r w:rsidR="0033544D" w:rsidRPr="00742779">
          <w:t>The</w:t>
        </w:r>
      </w:ins>
      <w:r w:rsidR="0033544D" w:rsidRPr="00742779">
        <w:t xml:space="preserve"> LLC addresses real limitations in partnership and corporate forms. It offers limited liability without importing corporate governance machinery. It offers pass-through taxation without S corporation constraints or unlimited liability. It allows parties to write their own governance rules through operating agreements that can specify allocations, distributions, fiduciary standards, voting thresholds, and exit terms designed around actual relationships rather than statutory templates. Formation is relatively simple and requires little public disclosure. These features explain why LLCs dominate new business formation for closely held ventures.</w:t>
      </w:r>
    </w:p>
    <w:p w14:paraId="3C8BF5E5" w14:textId="77777777" w:rsidR="0033544D" w:rsidRPr="00742779" w:rsidRDefault="00742779" w:rsidP="000E54B1">
      <w:del w:id="2002" w:author="Seth Oranburg" w:date="2026-03-07T09:50:00Z" w16du:dateUtc="2026-03-07T14:50:00Z">
        <w:r w:rsidRPr="00742779">
          <w:rPr>
            <w:rFonts w:ascii="ZWAdobeF" w:hAnsi="ZWAdobeF" w:cs="ZWAdobeF"/>
            <w:sz w:val="2"/>
            <w:szCs w:val="2"/>
          </w:rPr>
          <w:delText>995B</w:delText>
        </w:r>
        <w:r w:rsidR="0033544D" w:rsidRPr="00742779">
          <w:delText>But</w:delText>
        </w:r>
      </w:del>
      <w:ins w:id="2003" w:author="Seth Oranburg" w:date="2026-03-07T09:50:00Z" w16du:dateUtc="2026-03-07T14:50:00Z">
        <w:r w:rsidR="0033544D" w:rsidRPr="00742779">
          <w:t>But</w:t>
        </w:r>
      </w:ins>
      <w:r w:rsidR="0033544D" w:rsidRPr="00742779">
        <w:t xml:space="preserve"> the same features create predictable costs and risks that parties must understand when choosing the LLC form.</w:t>
      </w:r>
    </w:p>
    <w:p w14:paraId="60652968" w14:textId="77777777" w:rsidR="0033544D" w:rsidRPr="00742779" w:rsidRDefault="0033544D" w:rsidP="000E54B1">
      <w:pPr>
        <w:pStyle w:val="Heading3"/>
        <w:rPr>
          <w:rFonts w:eastAsia="Times New Roman"/>
        </w:rPr>
      </w:pPr>
      <w:r w:rsidRPr="00742779">
        <w:rPr>
          <w:rFonts w:eastAsia="Times New Roman"/>
        </w:rPr>
        <w:t>The Drafting Burden and Gap-Filling Uncertainty</w:t>
      </w:r>
    </w:p>
    <w:p w14:paraId="23F2651B" w14:textId="77777777" w:rsidR="0033544D" w:rsidRPr="00742779" w:rsidRDefault="00742779" w:rsidP="000E54B1">
      <w:del w:id="2004" w:author="Seth Oranburg" w:date="2026-03-07T09:50:00Z" w16du:dateUtc="2026-03-07T14:50:00Z">
        <w:r w:rsidRPr="00742779">
          <w:rPr>
            <w:rFonts w:ascii="ZWAdobeF" w:hAnsi="ZWAdobeF" w:cs="ZWAdobeF"/>
            <w:sz w:val="2"/>
            <w:szCs w:val="2"/>
          </w:rPr>
          <w:delText>996B</w:delText>
        </w:r>
        <w:r w:rsidR="0033544D" w:rsidRPr="00742779">
          <w:delText>First</w:delText>
        </w:r>
      </w:del>
      <w:ins w:id="2005" w:author="Seth Oranburg" w:date="2026-03-07T09:50:00Z" w16du:dateUtc="2026-03-07T14:50:00Z">
        <w:r w:rsidR="0033544D" w:rsidRPr="00742779">
          <w:t>First</w:t>
        </w:r>
      </w:ins>
      <w:r w:rsidR="0033544D" w:rsidRPr="00742779">
        <w:t>, the LLC shifts work from standardized defaults to private drafting. Corporate law supplies thick default rules about board authority, officer roles, shareholder voting, fiduciary duties, and conflict procedures. Parties who incorporate accept those defaults unless they affirmatively contract around them through charter provisions or shareholder agreements. Silence means accepting well-understood rules.</w:t>
      </w:r>
    </w:p>
    <w:p w14:paraId="251D8CFC" w14:textId="77777777" w:rsidR="0033544D" w:rsidRPr="00742779" w:rsidRDefault="00742779" w:rsidP="000E54B1">
      <w:del w:id="2006" w:author="Seth Oranburg" w:date="2026-03-07T09:50:00Z" w16du:dateUtc="2026-03-07T14:50:00Z">
        <w:r w:rsidRPr="00742779">
          <w:rPr>
            <w:rFonts w:ascii="ZWAdobeF" w:hAnsi="ZWAdobeF" w:cs="ZWAdobeF"/>
            <w:sz w:val="2"/>
            <w:szCs w:val="2"/>
          </w:rPr>
          <w:delText>997B</w:delText>
        </w:r>
        <w:r w:rsidR="0033544D" w:rsidRPr="00742779">
          <w:delText>LLC</w:delText>
        </w:r>
      </w:del>
      <w:ins w:id="2007" w:author="Seth Oranburg" w:date="2026-03-07T09:50:00Z" w16du:dateUtc="2026-03-07T14:50:00Z">
        <w:r w:rsidR="0033544D" w:rsidRPr="00742779">
          <w:t>LLC</w:t>
        </w:r>
      </w:ins>
      <w:r w:rsidR="0033544D" w:rsidRPr="00742779">
        <w:t xml:space="preserve"> law supplies thinner defaults and makes more rules waivable. When operating agreements are silent, incomplete, or inconsistent, disputes move to gap-filling doctrines that are often less settled than corporate equivalents. State LLC statutes differ in their mandatory rules, default provisions, and </w:t>
      </w:r>
      <w:r w:rsidR="0033544D" w:rsidRPr="00742779">
        <w:lastRenderedPageBreak/>
        <w:t>gap-filling approaches. LLC case law is thinner and more heterogeneous than corporate precedent. The uniform act provides a model, but not all states adopt it, and those that do often modify provisions.</w:t>
      </w:r>
    </w:p>
    <w:p w14:paraId="79B660A8" w14:textId="77777777" w:rsidR="0033544D" w:rsidRPr="00742779" w:rsidRDefault="00742779" w:rsidP="000E54B1">
      <w:del w:id="2008" w:author="Seth Oranburg" w:date="2026-03-07T09:50:00Z" w16du:dateUtc="2026-03-07T14:50:00Z">
        <w:r w:rsidRPr="00742779">
          <w:rPr>
            <w:rFonts w:ascii="ZWAdobeF" w:hAnsi="ZWAdobeF" w:cs="ZWAdobeF"/>
            <w:sz w:val="2"/>
            <w:szCs w:val="2"/>
          </w:rPr>
          <w:delText>998B</w:delText>
        </w:r>
        <w:r w:rsidR="0033544D" w:rsidRPr="00742779">
          <w:delText>This</w:delText>
        </w:r>
      </w:del>
      <w:ins w:id="2009" w:author="Seth Oranburg" w:date="2026-03-07T09:50:00Z" w16du:dateUtc="2026-03-07T14:50:00Z">
        <w:r w:rsidR="0033544D" w:rsidRPr="00742779">
          <w:t>This</w:t>
        </w:r>
      </w:ins>
      <w:r w:rsidR="0033544D" w:rsidRPr="00742779">
        <w:t xml:space="preserve"> increases interpretive risk and can raise litigation costs. Parties cannot reliably predict how courts will fill gaps that corporate law would resolve through established doctrine. The implied covenant of good faith and fair dealing provides a mandatory floor, but its application is fact-intensive and varies across jurisdictions.</w:t>
      </w:r>
    </w:p>
    <w:p w14:paraId="64A70750" w14:textId="77777777" w:rsidR="0033544D" w:rsidRPr="00742779" w:rsidRDefault="0033544D" w:rsidP="000E54B1">
      <w:pPr>
        <w:pStyle w:val="Heading3"/>
        <w:rPr>
          <w:rFonts w:eastAsia="Times New Roman"/>
        </w:rPr>
      </w:pPr>
      <w:r w:rsidRPr="00742779">
        <w:rPr>
          <w:rFonts w:eastAsia="Times New Roman"/>
        </w:rPr>
        <w:t>The Value of Flexibility Depends on Execution</w:t>
      </w:r>
    </w:p>
    <w:p w14:paraId="76D072AF" w14:textId="77777777" w:rsidR="0033544D" w:rsidRPr="00742779" w:rsidRDefault="00742779" w:rsidP="000E54B1">
      <w:del w:id="2010" w:author="Seth Oranburg" w:date="2026-03-07T09:50:00Z" w16du:dateUtc="2026-03-07T14:50:00Z">
        <w:r w:rsidRPr="00742779">
          <w:rPr>
            <w:rFonts w:ascii="ZWAdobeF" w:hAnsi="ZWAdobeF" w:cs="ZWAdobeF"/>
            <w:sz w:val="2"/>
            <w:szCs w:val="2"/>
          </w:rPr>
          <w:delText>999B</w:delText>
        </w:r>
        <w:r w:rsidR="0033544D" w:rsidRPr="00742779">
          <w:delText>Second</w:delText>
        </w:r>
      </w:del>
      <w:ins w:id="2011" w:author="Seth Oranburg" w:date="2026-03-07T09:50:00Z" w16du:dateUtc="2026-03-07T14:50:00Z">
        <w:r w:rsidR="0033544D" w:rsidRPr="00742779">
          <w:t>Second</w:t>
        </w:r>
      </w:ins>
      <w:r w:rsidR="0033544D" w:rsidRPr="00742779">
        <w:t>, flexibility is valuable only if parties use it well. Comprehensive, well-drafted operating agreements require time, money, and sophistication. Parties who invest in good drafting can create governance systems precisely tailored to their needs. Parties who use generic forms or template agreements often end up with governance systems that are neither the corporate default package nor deliberately negotiated alternatives. The result is not freedom but uncertainty about what rules apply and who bears which risks.</w:t>
      </w:r>
    </w:p>
    <w:p w14:paraId="35CC8F9F" w14:textId="77777777" w:rsidR="0033544D" w:rsidRPr="00742779" w:rsidRDefault="00742779" w:rsidP="000E54B1">
      <w:del w:id="2012" w:author="Seth Oranburg" w:date="2026-03-07T09:50:00Z" w16du:dateUtc="2026-03-07T14:50:00Z">
        <w:r w:rsidRPr="00742779">
          <w:rPr>
            <w:rFonts w:ascii="ZWAdobeF" w:hAnsi="ZWAdobeF" w:cs="ZWAdobeF"/>
            <w:sz w:val="2"/>
            <w:szCs w:val="2"/>
          </w:rPr>
          <w:delText>1000B</w:delText>
        </w:r>
        <w:r w:rsidR="0033544D" w:rsidRPr="00742779">
          <w:delText>For</w:delText>
        </w:r>
      </w:del>
      <w:ins w:id="2013" w:author="Seth Oranburg" w:date="2026-03-07T09:50:00Z" w16du:dateUtc="2026-03-07T14:50:00Z">
        <w:r w:rsidR="0033544D" w:rsidRPr="00742779">
          <w:t>For</w:t>
        </w:r>
      </w:ins>
      <w:r w:rsidR="0033544D" w:rsidRPr="00742779">
        <w:t xml:space="preserve"> closely held ventures like Poplar Desserts Construction, the operating agreement should address foreseeable conflicts: What happens if managers disagree? What approval is required for major decisions? How are distributions determined? What information rights do non-manager members have? What happens if a member wants to exit? What happens if members deadlock on a decision requiring unanimous or supermajority consent? Generic operating agreements often fail to address these questions, leaving parties to discover gaps when disputes arise.</w:t>
      </w:r>
    </w:p>
    <w:p w14:paraId="03AE9DC2" w14:textId="77777777" w:rsidR="0033544D" w:rsidRPr="00742779" w:rsidRDefault="0033544D" w:rsidP="000E54B1">
      <w:pPr>
        <w:pStyle w:val="Heading3"/>
        <w:rPr>
          <w:rFonts w:eastAsia="Times New Roman"/>
        </w:rPr>
      </w:pPr>
      <w:r w:rsidRPr="00742779">
        <w:rPr>
          <w:rFonts w:eastAsia="Times New Roman"/>
        </w:rPr>
        <w:t>Fiduciary Modification Creates Enforcement Uncertainty</w:t>
      </w:r>
    </w:p>
    <w:p w14:paraId="5CE6CA88" w14:textId="77777777" w:rsidR="0033544D" w:rsidRPr="00742779" w:rsidRDefault="00742779" w:rsidP="000E54B1">
      <w:del w:id="2014" w:author="Seth Oranburg" w:date="2026-03-07T09:50:00Z" w16du:dateUtc="2026-03-07T14:50:00Z">
        <w:r w:rsidRPr="00742779">
          <w:rPr>
            <w:rFonts w:ascii="ZWAdobeF" w:hAnsi="ZWAdobeF" w:cs="ZWAdobeF"/>
            <w:sz w:val="2"/>
            <w:szCs w:val="2"/>
          </w:rPr>
          <w:delText>1001B</w:delText>
        </w:r>
        <w:r w:rsidR="0033544D" w:rsidRPr="00742779">
          <w:delText>Third</w:delText>
        </w:r>
      </w:del>
      <w:ins w:id="2015" w:author="Seth Oranburg" w:date="2026-03-07T09:50:00Z" w16du:dateUtc="2026-03-07T14:50:00Z">
        <w:r w:rsidR="0033544D" w:rsidRPr="00742779">
          <w:t>Third</w:t>
        </w:r>
      </w:ins>
      <w:r w:rsidR="0033544D" w:rsidRPr="00742779">
        <w:t>, the ability to limit or eliminate fiduciary duties does not eliminate judicial supervision; it shifts disputes to different doctrines. The implied covenant of good faith and fair dealing cannot be waived. When parties eliminate or weaken traditional fiduciary constraints but leave discretion with managers or controlling members, disputes migrate toward the implied covenant. That covenant prevents opportunistic exercise of discretion, but it is narrower and less predictable than fiduciary duty regimes developed through extensive case law. Parties trade ex ante clarity for ex post flexibility when they modify duties without specifying detailed standards.</w:t>
      </w:r>
    </w:p>
    <w:p w14:paraId="1CF49FF2" w14:textId="77777777" w:rsidR="0033544D" w:rsidRPr="00742779" w:rsidRDefault="00742779" w:rsidP="000E54B1">
      <w:del w:id="2016" w:author="Seth Oranburg" w:date="2026-03-07T09:50:00Z" w16du:dateUtc="2026-03-07T14:50:00Z">
        <w:r w:rsidRPr="00742779">
          <w:rPr>
            <w:rFonts w:ascii="ZWAdobeF" w:hAnsi="ZWAdobeF" w:cs="ZWAdobeF"/>
            <w:sz w:val="2"/>
            <w:szCs w:val="2"/>
          </w:rPr>
          <w:delText>1002B</w:delText>
        </w:r>
        <w:r w:rsidR="0033544D" w:rsidRPr="00742779">
          <w:delText>Delaware</w:delText>
        </w:r>
        <w:r w:rsidR="009F60D1" w:rsidRPr="00742779">
          <w:delText>’</w:delText>
        </w:r>
        <w:r w:rsidR="0033544D" w:rsidRPr="00742779">
          <w:delText>s</w:delText>
        </w:r>
      </w:del>
      <w:ins w:id="2017" w:author="Seth Oranburg" w:date="2026-03-07T09:50:00Z" w16du:dateUtc="2026-03-07T14:50:00Z">
        <w:r w:rsidR="0033544D" w:rsidRPr="00742779">
          <w:t>Delaware</w:t>
        </w:r>
        <w:r w:rsidR="009F60D1" w:rsidRPr="00742779">
          <w:t>’</w:t>
        </w:r>
        <w:r w:rsidR="0033544D" w:rsidRPr="00742779">
          <w:t>s</w:t>
        </w:r>
      </w:ins>
      <w:r w:rsidR="0033544D" w:rsidRPr="00742779">
        <w:t xml:space="preserve"> approach maximizes contractual freedom but creates corresponding uncertainty. When an operating agreement eliminates </w:t>
      </w:r>
      <w:r w:rsidR="0033544D" w:rsidRPr="00742779">
        <w:lastRenderedPageBreak/>
        <w:t>fiduciary duties, what exactly remains? Parties still owe the implied covenant, but its scope in any particular dispute depends on interpreting the operating agreement as a whole, inferring reasonable expectations from context, and applying an evolving body of covenant precedent. This can be more uncertain than applying traditional fiduciary standards, especially in jurisdictions with limited LLC case law.</w:t>
      </w:r>
    </w:p>
    <w:p w14:paraId="6FA8C6E6" w14:textId="77777777" w:rsidR="0033544D" w:rsidRPr="00742779" w:rsidRDefault="00742779" w:rsidP="000E54B1">
      <w:pPr>
        <w:pPrChange w:id="2018" w:author="Seth Oranburg" w:date="2026-03-07T09:50:00Z" w16du:dateUtc="2026-03-07T14:50:00Z">
          <w:pPr>
            <w:pStyle w:val="NormalWeb"/>
          </w:pPr>
        </w:pPrChange>
      </w:pPr>
      <w:del w:id="2019" w:author="Seth Oranburg" w:date="2026-03-07T09:50:00Z" w16du:dateUtc="2026-03-07T14:50:00Z">
        <w:r w:rsidRPr="00742779">
          <w:rPr>
            <w:rFonts w:ascii="ZWAdobeF" w:hAnsi="ZWAdobeF" w:cs="ZWAdobeF"/>
            <w:sz w:val="2"/>
            <w:szCs w:val="2"/>
          </w:rPr>
          <w:delText>1003B</w:delText>
        </w:r>
        <w:r w:rsidR="0033544D" w:rsidRPr="00742779">
          <w:delText>The</w:delText>
        </w:r>
      </w:del>
      <w:ins w:id="2020" w:author="Seth Oranburg" w:date="2026-03-07T09:50:00Z" w16du:dateUtc="2026-03-07T14:50:00Z">
        <w:r w:rsidR="0033544D" w:rsidRPr="00742779">
          <w:t>The</w:t>
        </w:r>
      </w:ins>
      <w:r w:rsidR="0033544D" w:rsidRPr="00742779">
        <w:t xml:space="preserve"> uniform act</w:t>
      </w:r>
      <w:r w:rsidR="009F60D1" w:rsidRPr="00742779">
        <w:t>’</w:t>
      </w:r>
      <w:r w:rsidR="0033544D" w:rsidRPr="00742779">
        <w:t>s approach provides more structure by supplying default duties that can be modified but not eliminated entirely, and by requiring that modifications not be manifestly unreasonable.</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This preserves baseline protections while allowing customization. But it also means that parties must draft carefully to know what standards will apply.</w:t>
      </w:r>
    </w:p>
    <w:p w14:paraId="38E36A67" w14:textId="77777777" w:rsidR="0033544D" w:rsidRPr="00742779" w:rsidRDefault="0033544D" w:rsidP="000E54B1">
      <w:pPr>
        <w:pStyle w:val="Heading3"/>
        <w:rPr>
          <w:rFonts w:eastAsia="Times New Roman"/>
        </w:rPr>
      </w:pPr>
      <w:r w:rsidRPr="00742779">
        <w:rPr>
          <w:rFonts w:eastAsia="Times New Roman"/>
        </w:rPr>
        <w:t>Minority Protection Remains Difficult</w:t>
      </w:r>
    </w:p>
    <w:p w14:paraId="0775CD35" w14:textId="77777777" w:rsidR="0033544D" w:rsidRPr="00742779" w:rsidRDefault="00742779" w:rsidP="000E54B1">
      <w:del w:id="2021" w:author="Seth Oranburg" w:date="2026-03-07T09:50:00Z" w16du:dateUtc="2026-03-07T14:50:00Z">
        <w:r w:rsidRPr="00742779">
          <w:rPr>
            <w:rFonts w:ascii="ZWAdobeF" w:hAnsi="ZWAdobeF" w:cs="ZWAdobeF"/>
            <w:sz w:val="2"/>
            <w:szCs w:val="2"/>
          </w:rPr>
          <w:delText>1004B</w:delText>
        </w:r>
        <w:r w:rsidR="0033544D" w:rsidRPr="00742779">
          <w:delText>Fourth</w:delText>
        </w:r>
      </w:del>
      <w:ins w:id="2022" w:author="Seth Oranburg" w:date="2026-03-07T09:50:00Z" w16du:dateUtc="2026-03-07T14:50:00Z">
        <w:r w:rsidR="0033544D" w:rsidRPr="00742779">
          <w:t>Fourth</w:t>
        </w:r>
      </w:ins>
      <w:r w:rsidR="0033544D" w:rsidRPr="00742779">
        <w:t>, closely held LLCs can replicate familiar minority-protection problems. Controlling members or managers can control distributions, information flow, and major decisions in ways that shift value away from minority holders. Corporate law has developed dense close-corporation doctrine, oppression remedies, and buyout mechanisms addressing these patterns. LLC law addresses similar conduct through operating agreement terms, fiduciary principles where not eliminated or modified, statutory protections that vary by jurisdiction, and equitable remedies.</w:t>
      </w:r>
    </w:p>
    <w:p w14:paraId="4D4E3149" w14:textId="77777777" w:rsidR="0033544D" w:rsidRPr="00742779" w:rsidRDefault="00742779" w:rsidP="000E54B1">
      <w:del w:id="2023" w:author="Seth Oranburg" w:date="2026-03-07T09:50:00Z" w16du:dateUtc="2026-03-07T14:50:00Z">
        <w:r w:rsidRPr="00742779">
          <w:rPr>
            <w:rFonts w:ascii="ZWAdobeF" w:hAnsi="ZWAdobeF" w:cs="ZWAdobeF"/>
            <w:sz w:val="2"/>
            <w:szCs w:val="2"/>
          </w:rPr>
          <w:delText>1005B</w:delText>
        </w:r>
        <w:r w:rsidR="0033544D" w:rsidRPr="00742779">
          <w:delText>The</w:delText>
        </w:r>
      </w:del>
      <w:ins w:id="2024" w:author="Seth Oranburg" w:date="2026-03-07T09:50:00Z" w16du:dateUtc="2026-03-07T14:50:00Z">
        <w:r w:rsidR="0033544D" w:rsidRPr="00742779">
          <w:t>The</w:t>
        </w:r>
      </w:ins>
      <w:r w:rsidR="0033544D" w:rsidRPr="00742779">
        <w:t xml:space="preserve"> operating agreement can protect minority members through supermajority voting requirements, mandatory distributions, information rights, and buyout triggers. But those protections exist only if the agreement creates them. Statutory protections vary. Some LLC statutes provide dissociation and buyout rights; others leave these entirely to the operating agreement. Judicial dissolution is available in most jurisdictions when it is not reasonably practicable to carry on the LLC</w:t>
      </w:r>
      <w:r w:rsidR="009F60D1" w:rsidRPr="00742779">
        <w:t>’</w:t>
      </w:r>
      <w:r w:rsidR="0033544D" w:rsidRPr="00742779">
        <w:t>s activities, but the standard is demanding and outcomes are fact-dependent.</w:t>
      </w:r>
    </w:p>
    <w:p w14:paraId="4BC59EDA" w14:textId="77777777" w:rsidR="0033544D" w:rsidRPr="00742779" w:rsidRDefault="0033544D" w:rsidP="000E54B1">
      <w:pPr>
        <w:pStyle w:val="Heading3"/>
        <w:rPr>
          <w:rFonts w:eastAsia="Times New Roman"/>
        </w:rPr>
      </w:pPr>
      <w:r w:rsidRPr="00742779">
        <w:rPr>
          <w:rFonts w:eastAsia="Times New Roman"/>
        </w:rPr>
        <w:t>Exit Requires Contractual Design</w:t>
      </w:r>
    </w:p>
    <w:p w14:paraId="776BE928" w14:textId="77777777" w:rsidR="0033544D" w:rsidRPr="00742779" w:rsidRDefault="00742779" w:rsidP="000E54B1">
      <w:del w:id="2025" w:author="Seth Oranburg" w:date="2026-03-07T09:50:00Z" w16du:dateUtc="2026-03-07T14:50:00Z">
        <w:r w:rsidRPr="00742779">
          <w:rPr>
            <w:rFonts w:ascii="ZWAdobeF" w:hAnsi="ZWAdobeF" w:cs="ZWAdobeF"/>
            <w:sz w:val="2"/>
            <w:szCs w:val="2"/>
          </w:rPr>
          <w:delText>1006B</w:delText>
        </w:r>
        <w:r w:rsidR="0033544D" w:rsidRPr="00742779">
          <w:delText>Fifth</w:delText>
        </w:r>
      </w:del>
      <w:ins w:id="2026" w:author="Seth Oranburg" w:date="2026-03-07T09:50:00Z" w16du:dateUtc="2026-03-07T14:50:00Z">
        <w:r w:rsidR="0033544D" w:rsidRPr="00742779">
          <w:t>Fifth</w:t>
        </w:r>
      </w:ins>
      <w:r w:rsidR="0033544D" w:rsidRPr="00742779">
        <w:t xml:space="preserve">, exit remains difficult unless operating agreements make it easy. LLC interests are typically illiquid. There is no public market for membership interests in closely held LLCs. Transfer restrictions are common and often necessary to preserve tax treatment or maintain desired ownership structures. Buyout provisions can protect exit rights, but they must be drafted carefully to address valuation, payment terms, and triggering events. Dissociation rights depend on the governing statute and the operating agreement. Dissolution is </w:t>
      </w:r>
      <w:r w:rsidR="0033544D" w:rsidRPr="00742779">
        <w:lastRenderedPageBreak/>
        <w:t>disruptive and often hard to obtain. Without workable exit mechanisms, members can be locked into long-term relationships after trust and cooperation break down.</w:t>
      </w:r>
    </w:p>
    <w:p w14:paraId="01DCAD2E" w14:textId="77777777" w:rsidR="0033544D" w:rsidRPr="00742779" w:rsidRDefault="0033544D" w:rsidP="000E54B1">
      <w:pPr>
        <w:pStyle w:val="Heading3"/>
        <w:rPr>
          <w:rFonts w:eastAsia="Times New Roman"/>
        </w:rPr>
      </w:pPr>
      <w:r w:rsidRPr="00742779">
        <w:rPr>
          <w:rFonts w:eastAsia="Times New Roman"/>
        </w:rPr>
        <w:t>The LLC as a Design Choice, Not a Superior Form</w:t>
      </w:r>
    </w:p>
    <w:p w14:paraId="09EC64C1" w14:textId="77777777" w:rsidR="0033544D" w:rsidRPr="00742779" w:rsidRDefault="00742779" w:rsidP="000E54B1">
      <w:del w:id="2027" w:author="Seth Oranburg" w:date="2026-03-07T09:50:00Z" w16du:dateUtc="2026-03-07T14:50:00Z">
        <w:r w:rsidRPr="00742779">
          <w:rPr>
            <w:rFonts w:ascii="ZWAdobeF" w:hAnsi="ZWAdobeF" w:cs="ZWAdobeF"/>
            <w:sz w:val="2"/>
            <w:szCs w:val="2"/>
          </w:rPr>
          <w:delText>1007B</w:delText>
        </w:r>
        <w:r w:rsidR="0033544D" w:rsidRPr="00742779">
          <w:delText>The</w:delText>
        </w:r>
      </w:del>
      <w:ins w:id="2028" w:author="Seth Oranburg" w:date="2026-03-07T09:50:00Z" w16du:dateUtc="2026-03-07T14:50:00Z">
        <w:r w:rsidR="0033544D" w:rsidRPr="00742779">
          <w:t>The</w:t>
        </w:r>
      </w:ins>
      <w:r w:rsidR="0033544D" w:rsidRPr="00742779">
        <w:t xml:space="preserve"> movement from partnership to corporation to LLC is not a story of better forms replacing worse ones. It is a story of additional tools. Each form packages different tradeoffs across recurring problems: How is the entity attributed to its owners? How is governance structured? Who bears what risks? How are assets partitioned between the entity and its owners?</w:t>
      </w:r>
    </w:p>
    <w:p w14:paraId="4CE1E594" w14:textId="77777777" w:rsidR="0033544D" w:rsidRPr="00742779" w:rsidRDefault="00742779" w:rsidP="000E54B1">
      <w:del w:id="2029" w:author="Seth Oranburg" w:date="2026-03-07T09:50:00Z" w16du:dateUtc="2026-03-07T14:50:00Z">
        <w:r w:rsidRPr="00742779">
          <w:rPr>
            <w:rFonts w:ascii="ZWAdobeF" w:hAnsi="ZWAdobeF" w:cs="ZWAdobeF"/>
            <w:sz w:val="2"/>
            <w:szCs w:val="2"/>
          </w:rPr>
          <w:delText>1008B</w:delText>
        </w:r>
        <w:r w:rsidR="0033544D" w:rsidRPr="00742779">
          <w:delText>The</w:delText>
        </w:r>
      </w:del>
      <w:ins w:id="2030" w:author="Seth Oranburg" w:date="2026-03-07T09:50:00Z" w16du:dateUtc="2026-03-07T14:50:00Z">
        <w:r w:rsidR="0033544D" w:rsidRPr="00742779">
          <w:t>The</w:t>
        </w:r>
      </w:ins>
      <w:r w:rsidR="0033544D" w:rsidRPr="00742779">
        <w:t xml:space="preserve"> partnership solves these questions by unifying ownership and management and imposing unlimited liability to ensure accountability. The corporation solves them by separating ownership from management, creating limited liability, and supplying mandatory governance structures with well-developed fiduciary constraints. The LLC solves them by providing limited liability and maximum contractual freedom, accepting thinner statutory defaults and greater reliance on private ordering.</w:t>
      </w:r>
    </w:p>
    <w:p w14:paraId="113148B5" w14:textId="77777777" w:rsidR="0033544D" w:rsidRPr="00742779" w:rsidRDefault="00742779" w:rsidP="000E54B1">
      <w:del w:id="2031" w:author="Seth Oranburg" w:date="2026-03-07T09:50:00Z" w16du:dateUtc="2026-03-07T14:50:00Z">
        <w:r w:rsidRPr="00742779">
          <w:rPr>
            <w:rFonts w:ascii="ZWAdobeF" w:hAnsi="ZWAdobeF" w:cs="ZWAdobeF"/>
            <w:sz w:val="2"/>
            <w:szCs w:val="2"/>
          </w:rPr>
          <w:delText>1009B</w:delText>
        </w:r>
        <w:r w:rsidR="0033544D" w:rsidRPr="00742779">
          <w:delText>None</w:delText>
        </w:r>
      </w:del>
      <w:ins w:id="2032" w:author="Seth Oranburg" w:date="2026-03-07T09:50:00Z" w16du:dateUtc="2026-03-07T14:50:00Z">
        <w:r w:rsidR="0033544D" w:rsidRPr="00742779">
          <w:t>None</w:t>
        </w:r>
      </w:ins>
      <w:r w:rsidR="0033544D" w:rsidRPr="00742779">
        <w:t xml:space="preserve"> of these solutions is objectively best. The partnership works for small ventures where owners want direct control and where unlimited liability aligns incentives without creating unacceptable risk. The corporation works for ventures needing to raise capital from passive investors, wanting standardized governance, or planning public offerings. The LLC works for closely held operating businesses wanting limited liability, tax efficiency, and governance customization without corporate structure.</w:t>
      </w:r>
    </w:p>
    <w:p w14:paraId="2ABF0C2A" w14:textId="77777777" w:rsidR="0033544D" w:rsidRPr="00742779" w:rsidRDefault="00742779" w:rsidP="000E54B1">
      <w:del w:id="2033" w:author="Seth Oranburg" w:date="2026-03-07T09:50:00Z" w16du:dateUtc="2026-03-07T14:50:00Z">
        <w:r w:rsidRPr="00742779">
          <w:rPr>
            <w:rFonts w:ascii="ZWAdobeF" w:hAnsi="ZWAdobeF" w:cs="ZWAdobeF"/>
            <w:sz w:val="2"/>
            <w:szCs w:val="2"/>
          </w:rPr>
          <w:delText>1010B</w:delText>
        </w:r>
        <w:r w:rsidR="0033544D" w:rsidRPr="00742779">
          <w:delText>When</w:delText>
        </w:r>
      </w:del>
      <w:ins w:id="2034" w:author="Seth Oranburg" w:date="2026-03-07T09:50:00Z" w16du:dateUtc="2026-03-07T14:50:00Z">
        <w:r w:rsidR="0033544D" w:rsidRPr="00742779">
          <w:t>When</w:t>
        </w:r>
      </w:ins>
      <w:r w:rsidR="0033544D" w:rsidRPr="00742779">
        <w:t xml:space="preserve"> Zeeva and Sammy converted their construction business to LLC form, they gained tax efficiency through partnership treatment and governance flexibility through a detailed operating agreement. They also accepted responsibility for designing that governance through private contract. What they write determines who has authority, what conflicts are permitted, what approvals are required, and what remedies exist when someone breaches. What they fail to write leaves those questions to gap-filling doctrines less predictable than corporate defaults.</w:t>
      </w:r>
    </w:p>
    <w:p w14:paraId="7E427AE0" w14:textId="77777777" w:rsidR="0033544D" w:rsidRPr="00742779" w:rsidRDefault="00742779" w:rsidP="000E54B1">
      <w:del w:id="2035" w:author="Seth Oranburg" w:date="2026-03-07T09:50:00Z" w16du:dateUtc="2026-03-07T14:50:00Z">
        <w:r w:rsidRPr="00742779">
          <w:rPr>
            <w:rFonts w:ascii="ZWAdobeF" w:hAnsi="ZWAdobeF" w:cs="ZWAdobeF"/>
            <w:sz w:val="2"/>
            <w:szCs w:val="2"/>
          </w:rPr>
          <w:delText>1011B</w:delText>
        </w:r>
        <w:r w:rsidR="0033544D" w:rsidRPr="00742779">
          <w:delText>The</w:delText>
        </w:r>
      </w:del>
      <w:ins w:id="2036" w:author="Seth Oranburg" w:date="2026-03-07T09:50:00Z" w16du:dateUtc="2026-03-07T14:50:00Z">
        <w:r w:rsidR="0033544D" w:rsidRPr="00742779">
          <w:t>The</w:t>
        </w:r>
      </w:ins>
      <w:r w:rsidR="0033544D" w:rsidRPr="00742779">
        <w:t xml:space="preserve"> LLC reveals business forms as designed instruments rather than natural categories. Understanding what an LLC is requires understanding the specific rules it makes available, the tradeoffs those rules create, and the drafting discipline required to realize the form</w:t>
      </w:r>
      <w:r w:rsidR="009F60D1" w:rsidRPr="00742779">
        <w:t>’</w:t>
      </w:r>
      <w:r w:rsidR="0033544D" w:rsidRPr="00742779">
        <w:t xml:space="preserve">s potential benefits. The next chapter examines how agency law determines when entities (whether partnerships, </w:t>
      </w:r>
      <w:r w:rsidR="0033544D" w:rsidRPr="00742779">
        <w:lastRenderedPageBreak/>
        <w:t>corporations, or LLCs) are bound by individuals</w:t>
      </w:r>
      <w:r w:rsidR="009F60D1" w:rsidRPr="00742779">
        <w:t>’</w:t>
      </w:r>
      <w:r w:rsidR="0033544D" w:rsidRPr="00742779">
        <w:t xml:space="preserve"> actions, completing the picture of how business forms channel authority and allocate risk.</w:t>
      </w:r>
    </w:p>
    <w:p w14:paraId="5770D87D" w14:textId="77777777" w:rsidR="0033544D" w:rsidRPr="00742779" w:rsidRDefault="0033544D" w:rsidP="000E54B1">
      <w:pPr>
        <w:pStyle w:val="Heading1"/>
        <w:rPr>
          <w:rFonts w:eastAsia="Times New Roman"/>
        </w:rPr>
      </w:pPr>
      <w:bookmarkStart w:id="2037" w:name="_Toc220771158"/>
      <w:r w:rsidRPr="00742779">
        <w:rPr>
          <w:rFonts w:eastAsia="Times New Roman"/>
        </w:rPr>
        <w:lastRenderedPageBreak/>
        <w:t>Chapter 6: Nonprofit Corporations and Alternative Forms</w:t>
      </w:r>
      <w:bookmarkEnd w:id="2037"/>
    </w:p>
    <w:p w14:paraId="1F2E09A8" w14:textId="77777777" w:rsidR="00753506" w:rsidRDefault="00742779">
      <w:pPr>
        <w:pStyle w:val="Heading4"/>
        <w:rPr>
          <w:ins w:id="2038" w:author="Seth Oranburg" w:date="2026-03-07T09:50:00Z" w16du:dateUtc="2026-03-07T14:50:00Z"/>
        </w:rPr>
      </w:pPr>
      <w:del w:id="2039" w:author="Seth Oranburg" w:date="2026-03-07T09:50:00Z" w16du:dateUtc="2026-03-07T14:50:00Z">
        <w:r w:rsidRPr="00742779">
          <w:rPr>
            <w:rFonts w:ascii="ZWAdobeF" w:hAnsi="ZWAdobeF" w:cs="ZWAdobeF"/>
            <w:sz w:val="2"/>
            <w:szCs w:val="2"/>
          </w:rPr>
          <w:delText>1012B</w:delText>
        </w:r>
        <w:r w:rsidR="0033544D" w:rsidRPr="00742779">
          <w:delText>In</w:delText>
        </w:r>
      </w:del>
      <w:ins w:id="2040" w:author="Seth Oranburg" w:date="2026-03-07T09:50:00Z" w16du:dateUtc="2026-03-07T14:50:00Z">
        <w:r w:rsidR="0059744E">
          <w:t>Learning Objectives</w:t>
        </w:r>
      </w:ins>
    </w:p>
    <w:p w14:paraId="44352821" w14:textId="77777777" w:rsidR="00753506" w:rsidRDefault="0059744E">
      <w:pPr>
        <w:rPr>
          <w:ins w:id="2041" w:author="Seth Oranburg" w:date="2026-03-07T09:50:00Z" w16du:dateUtc="2026-03-07T14:50:00Z"/>
        </w:rPr>
      </w:pPr>
      <w:ins w:id="2042" w:author="Seth Oranburg" w:date="2026-03-07T09:50:00Z" w16du:dateUtc="2026-03-07T14:50:00Z">
        <w:r>
          <w:t>1. Analyze how the nondistribution constraint solves the commitment problem in mission-driven organizations.</w:t>
        </w:r>
      </w:ins>
    </w:p>
    <w:p w14:paraId="4651595F" w14:textId="77777777" w:rsidR="00753506" w:rsidRDefault="0059744E">
      <w:pPr>
        <w:rPr>
          <w:ins w:id="2043" w:author="Seth Oranburg" w:date="2026-03-07T09:50:00Z" w16du:dateUtc="2026-03-07T14:50:00Z"/>
        </w:rPr>
      </w:pPr>
      <w:ins w:id="2044" w:author="Seth Oranburg" w:date="2026-03-07T09:50:00Z" w16du:dateUtc="2026-03-07T14:50:00Z">
        <w:r>
          <w:t>2. Evaluate the standing doctrine and the enforcement gap it creates in nonprofit governance.</w:t>
        </w:r>
      </w:ins>
    </w:p>
    <w:p w14:paraId="39DE741E" w14:textId="77777777" w:rsidR="00753506" w:rsidRDefault="0059744E">
      <w:pPr>
        <w:rPr>
          <w:ins w:id="2045" w:author="Seth Oranburg" w:date="2026-03-07T09:50:00Z" w16du:dateUtc="2026-03-07T14:50:00Z"/>
        </w:rPr>
      </w:pPr>
      <w:ins w:id="2046" w:author="Seth Oranburg" w:date="2026-03-07T09:50:00Z" w16du:dateUtc="2026-03-07T14:50:00Z">
        <w:r>
          <w:t>3. Distinguish the governance rights available to donors, members, and directors in nonprofit corporations.</w:t>
        </w:r>
      </w:ins>
    </w:p>
    <w:p w14:paraId="26197E3D" w14:textId="77777777" w:rsidR="00753506" w:rsidRDefault="0059744E">
      <w:pPr>
        <w:rPr>
          <w:ins w:id="2047" w:author="Seth Oranburg" w:date="2026-03-07T09:50:00Z" w16du:dateUtc="2026-03-07T14:50:00Z"/>
        </w:rPr>
      </w:pPr>
      <w:ins w:id="2048" w:author="Seth Oranburg" w:date="2026-03-07T09:50:00Z" w16du:dateUtc="2026-03-07T14:50:00Z">
        <w:r>
          <w:t>4. Compare attorney general oversight with shareholder oversight as enforcement mechanisms.</w:t>
        </w:r>
      </w:ins>
    </w:p>
    <w:p w14:paraId="3B0CADBF" w14:textId="77777777" w:rsidR="00753506" w:rsidRDefault="0059744E">
      <w:pPr>
        <w:rPr>
          <w:ins w:id="2049" w:author="Seth Oranburg" w:date="2026-03-07T09:50:00Z" w16du:dateUtc="2026-03-07T14:50:00Z"/>
        </w:rPr>
      </w:pPr>
      <w:ins w:id="2050" w:author="Seth Oranburg" w:date="2026-03-07T09:50:00Z" w16du:dateUtc="2026-03-07T14:50:00Z">
        <w:r>
          <w:t>5. Apply cy pres doctrine to determine how restricted gifts should be administered when circumstances change.</w:t>
        </w:r>
      </w:ins>
    </w:p>
    <w:p w14:paraId="70724C14" w14:textId="77777777" w:rsidR="0033544D" w:rsidRPr="00742779" w:rsidRDefault="0033544D" w:rsidP="000E54B1">
      <w:pPr>
        <w:pPrChange w:id="2051" w:author="Seth Oranburg" w:date="2026-03-07T09:50:00Z" w16du:dateUtc="2026-03-07T14:50:00Z">
          <w:pPr>
            <w:pStyle w:val="NormalWeb"/>
          </w:pPr>
        </w:pPrChange>
      </w:pPr>
      <w:ins w:id="2052" w:author="Seth Oranburg" w:date="2026-03-07T09:50:00Z" w16du:dateUtc="2026-03-07T14:50:00Z">
        <w:r w:rsidRPr="00742779">
          <w:t>In</w:t>
        </w:r>
      </w:ins>
      <w:r w:rsidRPr="00742779">
        <w:t xml:space="preserve"> 2015, Sweet Briar College announced it would close.</w:t>
      </w:r>
      <w:r>
        <w:fldChar w:fldCharType="begin"/>
      </w:r>
      <w:r>
        <w:instrText>HYPERLINK \l "fn80-11647" \o "Jump to citation"</w:instrText>
      </w:r>
      <w:r>
        <w:fldChar w:fldCharType="separate"/>
      </w:r>
      <w:r w:rsidRPr="00742779">
        <w:rPr>
          <w:rStyle w:val="Hyperlink"/>
          <w:color w:val="auto"/>
          <w:u w:val="none"/>
        </w:rPr>
        <w:t>[80</w:t>
      </w:r>
      <w:r w:rsidR="00A73ACB" w:rsidRPr="00742779">
        <w:rPr>
          <w:rStyle w:val="Hyperlink"/>
          <w:color w:val="auto"/>
          <w:u w:val="none"/>
        </w:rPr>
        <w:t>]</w:t>
      </w:r>
      <w:r>
        <w:fldChar w:fldCharType="end"/>
      </w:r>
      <w:r w:rsidRPr="00742779">
        <w:t xml:space="preserve"> The college, a women</w:t>
      </w:r>
      <w:r w:rsidR="009F60D1" w:rsidRPr="00742779">
        <w:t>’</w:t>
      </w:r>
      <w:r w:rsidRPr="00742779">
        <w:t>s institution in rural Virginia, had operated for 114 years on an endowment built from donations by alumnae, parents, and supporters who believed they were permanently securing an educational mission.</w:t>
      </w:r>
      <w:r>
        <w:fldChar w:fldCharType="begin"/>
      </w:r>
      <w:r>
        <w:instrText>HYPERLINK \l "fn80-11647" \o "Jump to citation"</w:instrText>
      </w:r>
      <w:r>
        <w:fldChar w:fldCharType="separate"/>
      </w:r>
      <w:r w:rsidRPr="00742779">
        <w:rPr>
          <w:rStyle w:val="Hyperlink"/>
          <w:color w:val="auto"/>
          <w:u w:val="none"/>
        </w:rPr>
        <w:t>[80</w:t>
      </w:r>
      <w:r w:rsidR="00A73ACB" w:rsidRPr="00742779">
        <w:rPr>
          <w:rStyle w:val="Hyperlink"/>
          <w:color w:val="auto"/>
          <w:u w:val="none"/>
        </w:rPr>
        <w:t>]</w:t>
      </w:r>
      <w:r>
        <w:fldChar w:fldCharType="end"/>
      </w:r>
      <w:r w:rsidRPr="00742779">
        <w:t xml:space="preserve"> The board of directors cited declining enrollment and unsustainable finances.</w:t>
      </w:r>
      <w:r>
        <w:fldChar w:fldCharType="begin"/>
      </w:r>
      <w:r>
        <w:instrText>HYPERLINK \l "fn80-11647" \o "Jump to citation"</w:instrText>
      </w:r>
      <w:r>
        <w:fldChar w:fldCharType="separate"/>
      </w:r>
      <w:r w:rsidRPr="00742779">
        <w:rPr>
          <w:rStyle w:val="Hyperlink"/>
          <w:color w:val="auto"/>
          <w:u w:val="none"/>
        </w:rPr>
        <w:t>[80</w:t>
      </w:r>
      <w:r w:rsidR="00A73ACB" w:rsidRPr="00742779">
        <w:rPr>
          <w:rStyle w:val="Hyperlink"/>
          <w:color w:val="auto"/>
          <w:u w:val="none"/>
        </w:rPr>
        <w:t>]</w:t>
      </w:r>
      <w:r>
        <w:fldChar w:fldCharType="end"/>
      </w:r>
      <w:r w:rsidRPr="00742779">
        <w:t xml:space="preserve"> The announcement triggered immediate opposition. Alumnae filed suit, arguing that the board had breached fiduciary duties by deciding to close rather than attempting a turnaround, that the endowment existed to support the college</w:t>
      </w:r>
      <w:r w:rsidR="009F60D1" w:rsidRPr="00742779">
        <w:t>’</w:t>
      </w:r>
      <w:r w:rsidRPr="00742779">
        <w:t>s mission and could not lawfully be redirected or dissolved, and that the closure violated donor restrictions requiring perpetual operation.</w:t>
      </w:r>
      <w:r>
        <w:fldChar w:fldCharType="begin"/>
      </w:r>
      <w:r>
        <w:instrText>HYPERLINK \l "fn80-11647" \o "Jump to citation"</w:instrText>
      </w:r>
      <w:r>
        <w:fldChar w:fldCharType="separate"/>
      </w:r>
      <w:r w:rsidRPr="00742779">
        <w:rPr>
          <w:rStyle w:val="Hyperlink"/>
          <w:color w:val="auto"/>
          <w:u w:val="none"/>
        </w:rPr>
        <w:t>[80</w:t>
      </w:r>
      <w:r w:rsidR="00A73ACB" w:rsidRPr="00742779">
        <w:rPr>
          <w:rStyle w:val="Hyperlink"/>
          <w:color w:val="auto"/>
          <w:u w:val="none"/>
        </w:rPr>
        <w:t>]</w:t>
      </w:r>
      <w:r>
        <w:fldChar w:fldCharType="end"/>
      </w:r>
    </w:p>
    <w:p w14:paraId="6BDD9758" w14:textId="77777777" w:rsidR="0033544D" w:rsidRPr="00742779" w:rsidRDefault="00742779" w:rsidP="000E54B1">
      <w:pPr>
        <w:pPrChange w:id="2053" w:author="Seth Oranburg" w:date="2026-03-07T09:50:00Z" w16du:dateUtc="2026-03-07T14:50:00Z">
          <w:pPr>
            <w:pStyle w:val="NormalWeb"/>
          </w:pPr>
        </w:pPrChange>
      </w:pPr>
      <w:del w:id="2054" w:author="Seth Oranburg" w:date="2026-03-07T09:50:00Z" w16du:dateUtc="2026-03-07T14:50:00Z">
        <w:r w:rsidRPr="00742779">
          <w:rPr>
            <w:rFonts w:ascii="ZWAdobeF" w:hAnsi="ZWAdobeF" w:cs="ZWAdobeF"/>
            <w:sz w:val="2"/>
            <w:szCs w:val="2"/>
          </w:rPr>
          <w:delText>1013B</w:delText>
        </w:r>
        <w:r w:rsidR="0033544D" w:rsidRPr="00742779">
          <w:delText>The</w:delText>
        </w:r>
      </w:del>
      <w:ins w:id="2055" w:author="Seth Oranburg" w:date="2026-03-07T09:50:00Z" w16du:dateUtc="2026-03-07T14:50:00Z">
        <w:r w:rsidR="0033544D" w:rsidRPr="00742779">
          <w:t>The</w:t>
        </w:r>
      </w:ins>
      <w:r w:rsidR="0033544D" w:rsidRPr="00742779">
        <w:t xml:space="preserve"> lawsuit faced an immediate problem: standing. The alumnae were not owners. They held no shares, no membership rights, no property interest in the endowment.</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They had graduated years earlier and had no contractual relationship with the college that would support a breach-of-contract claim.</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They were, in functional terms, beneficiaries of the college</w:t>
      </w:r>
      <w:r w:rsidR="009F60D1" w:rsidRPr="00742779">
        <w:t>’</w:t>
      </w:r>
      <w:r w:rsidR="0033544D" w:rsidRPr="00742779">
        <w:t>s educational mission, but beneficiary status does not ordinarily confer standing to sue directors for mismanagement of a charitable corporation</w:t>
      </w:r>
      <w:r w:rsidR="009F60D1" w:rsidRPr="00742779">
        <w:t>’</w:t>
      </w:r>
      <w:r w:rsidR="0033544D" w:rsidRPr="00742779">
        <w:t>s assets.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That authority belongs to the state attorney general.</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p>
    <w:p w14:paraId="2F040361" w14:textId="77777777" w:rsidR="0033544D" w:rsidRPr="00742779" w:rsidRDefault="00742779" w:rsidP="000E54B1">
      <w:pPr>
        <w:pPrChange w:id="2056" w:author="Seth Oranburg" w:date="2026-03-07T09:50:00Z" w16du:dateUtc="2026-03-07T14:50:00Z">
          <w:pPr>
            <w:pStyle w:val="NormalWeb"/>
          </w:pPr>
        </w:pPrChange>
      </w:pPr>
      <w:del w:id="2057" w:author="Seth Oranburg" w:date="2026-03-07T09:50:00Z" w16du:dateUtc="2026-03-07T14:50:00Z">
        <w:r w:rsidRPr="00742779">
          <w:rPr>
            <w:rFonts w:ascii="ZWAdobeF" w:hAnsi="ZWAdobeF" w:cs="ZWAdobeF"/>
            <w:sz w:val="2"/>
            <w:szCs w:val="2"/>
          </w:rPr>
          <w:delText>1014B</w:delText>
        </w:r>
        <w:r w:rsidR="0033544D" w:rsidRPr="00742779">
          <w:delText>The</w:delText>
        </w:r>
      </w:del>
      <w:ins w:id="2058" w:author="Seth Oranburg" w:date="2026-03-07T09:50:00Z" w16du:dateUtc="2026-03-07T14:50:00Z">
        <w:r w:rsidR="0033544D" w:rsidRPr="00742779">
          <w:t>The</w:t>
        </w:r>
      </w:ins>
      <w:r w:rsidR="0033544D" w:rsidRPr="00742779">
        <w:t xml:space="preserve"> Virginia attorney general declined to oppose the closure.</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 Attorney General</w:t>
      </w:r>
      <w:r w:rsidR="009F60D1" w:rsidRPr="00742779">
        <w:t>’</w:t>
      </w:r>
      <w:r w:rsidR="0033544D" w:rsidRPr="00742779">
        <w:t>s office took the position that the decision to close, while controversial, was within the board</w:t>
      </w:r>
      <w:r w:rsidR="009F60D1" w:rsidRPr="00742779">
        <w:t>’</w:t>
      </w:r>
      <w:r w:rsidR="0033544D" w:rsidRPr="00742779">
        <w:t xml:space="preserve">s authority and did not constitute a breach of </w:t>
      </w:r>
      <w:r w:rsidR="0033544D" w:rsidRPr="00742779">
        <w:lastRenderedPageBreak/>
        <w:t>fiduciary duty as long as remaining assets were transferred to other educational institutions in accordance with donor restrictions and cy pres principles.</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Without the attorney general</w:t>
      </w:r>
      <w:r w:rsidR="009F60D1" w:rsidRPr="00742779">
        <w:t>’</w:t>
      </w:r>
      <w:r w:rsidR="0033544D" w:rsidRPr="00742779">
        <w:t>s support, the alumnae lacked a clear path to judicial relief. The trial court initially issued a temporary injunction preventing immediate closure, but that injunction was based on alleged procedural failures (lack of notice to the attorney general, incomplete accounting of donor restrictions), not on the substantive question of whether the decision to close was in the college</w:t>
      </w:r>
      <w:r w:rsidR="009F60D1" w:rsidRPr="00742779">
        <w:t>’</w:t>
      </w:r>
      <w:r w:rsidR="0033544D" w:rsidRPr="00742779">
        <w:t>s best interest or faithful to its mission.</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p>
    <w:p w14:paraId="4802762E" w14:textId="77777777" w:rsidR="0033544D" w:rsidRPr="00742779" w:rsidRDefault="00742779" w:rsidP="000E54B1">
      <w:pPr>
        <w:pPrChange w:id="2059" w:author="Seth Oranburg" w:date="2026-03-07T09:50:00Z" w16du:dateUtc="2026-03-07T14:50:00Z">
          <w:pPr>
            <w:pStyle w:val="NormalWeb"/>
          </w:pPr>
        </w:pPrChange>
      </w:pPr>
      <w:del w:id="2060" w:author="Seth Oranburg" w:date="2026-03-07T09:50:00Z" w16du:dateUtc="2026-03-07T14:50:00Z">
        <w:r w:rsidRPr="00742779">
          <w:rPr>
            <w:rFonts w:ascii="ZWAdobeF" w:hAnsi="ZWAdobeF" w:cs="ZWAdobeF"/>
            <w:sz w:val="2"/>
            <w:szCs w:val="2"/>
          </w:rPr>
          <w:delText>1015B</w:delText>
        </w:r>
        <w:r w:rsidR="0033544D" w:rsidRPr="00742779">
          <w:delText>The</w:delText>
        </w:r>
      </w:del>
      <w:ins w:id="2061" w:author="Seth Oranburg" w:date="2026-03-07T09:50:00Z" w16du:dateUtc="2026-03-07T14:50:00Z">
        <w:r w:rsidR="0033544D" w:rsidRPr="00742779">
          <w:t>The</w:t>
        </w:r>
      </w:ins>
      <w:r w:rsidR="0033544D" w:rsidRPr="00742779">
        <w:t xml:space="preserve"> case was ultimately resolved through negotiation. Alumnae donors pledged substantial new contributions, and the board reversed its closure decision.</w:t>
      </w:r>
      <w:r w:rsidR="0033544D">
        <w:fldChar w:fldCharType="begin"/>
      </w:r>
      <w:r w:rsidR="0033544D">
        <w:instrText>HYPERLINK \l "fn83-11647" \o "Jump to citation"</w:instrText>
      </w:r>
      <w:r w:rsidR="0033544D">
        <w:fldChar w:fldCharType="separate"/>
      </w:r>
      <w:r w:rsidR="0033544D" w:rsidRPr="00742779">
        <w:rPr>
          <w:rStyle w:val="Hyperlink"/>
          <w:color w:val="auto"/>
          <w:u w:val="none"/>
        </w:rPr>
        <w:t>[83</w:t>
      </w:r>
      <w:r w:rsidR="00A73ACB" w:rsidRPr="00742779">
        <w:rPr>
          <w:rStyle w:val="Hyperlink"/>
          <w:color w:val="auto"/>
          <w:u w:val="none"/>
        </w:rPr>
        <w:t>]</w:t>
      </w:r>
      <w:r w:rsidR="0033544D">
        <w:fldChar w:fldCharType="end"/>
      </w:r>
      <w:r w:rsidR="0033544D" w:rsidRPr="00742779">
        <w:t xml:space="preserve"> The college reopened. But the episode exposed a structural vulnerability in nonprofit governance. The people most invested in the institution</w:t>
      </w:r>
      <w:r w:rsidR="009F60D1" w:rsidRPr="00742779">
        <w:t>’</w:t>
      </w:r>
      <w:r w:rsidR="0033544D" w:rsidRPr="00742779">
        <w:t>s mission (the donors who funded it, the alumnae who benefited from it, the students whose educations depended on it) could not force the board to pursue any particular strategy. The person with legal authority to challenge the board</w:t>
      </w:r>
      <w:r w:rsidR="009F60D1" w:rsidRPr="00742779">
        <w:t>’</w:t>
      </w:r>
      <w:r w:rsidR="0033544D" w:rsidRPr="00742779">
        <w:t>s decision (the attorney general) had resource constraints and enforcement priorities that did not necessarily align with donor or beneficiary interests. And the board, once it concluded that closure was preferable to a difficult turnaround, faced no market discipline of the kind that constrains for-profit corporate boards (no stock price, no takeover threat, no shareholders threatening to vote out directors).</w:t>
      </w:r>
    </w:p>
    <w:p w14:paraId="217CA9AA" w14:textId="77777777" w:rsidR="0033544D" w:rsidRPr="00742779" w:rsidRDefault="00742779" w:rsidP="000E54B1">
      <w:del w:id="2062" w:author="Seth Oranburg" w:date="2026-03-07T09:50:00Z" w16du:dateUtc="2026-03-07T14:50:00Z">
        <w:r w:rsidRPr="00742779">
          <w:rPr>
            <w:rFonts w:ascii="ZWAdobeF" w:hAnsi="ZWAdobeF" w:cs="ZWAdobeF"/>
            <w:sz w:val="2"/>
            <w:szCs w:val="2"/>
          </w:rPr>
          <w:delText>1016B</w:delText>
        </w:r>
        <w:r w:rsidR="0033544D" w:rsidRPr="00742779">
          <w:delText>This</w:delText>
        </w:r>
      </w:del>
      <w:ins w:id="2063" w:author="Seth Oranburg" w:date="2026-03-07T09:50:00Z" w16du:dateUtc="2026-03-07T14:50:00Z">
        <w:r w:rsidR="0033544D" w:rsidRPr="00742779">
          <w:t>This</w:t>
        </w:r>
      </w:ins>
      <w:r w:rsidR="0033544D" w:rsidRPr="00742779">
        <w:t xml:space="preserve"> chapter examines why nonprofit governance works this way. The enforcement gap is not an accident. It is a design consequence. Nonprofit corporations solve a commitment problem that for-profit corporations cannot solve: how to credibly dedicate assets to a mission when mission and profit conflict. The solution is to remove ownership. If no one can extract residual value, then contributors can trust that their donations will be used for mission rather than diverted to private gain. But removing ownership eliminates the usual governance mechanism. If no one owns the residual, no one has the financial stake and the legal standing to monitor directors continuously. Accountability depends on episodic public enforcement, internal governance design, reputational pressure, and tax-law penalties. Those tools are real, but they are incomplete.</w:t>
      </w:r>
    </w:p>
    <w:p w14:paraId="4685A843" w14:textId="77777777" w:rsidR="0033544D" w:rsidRPr="00742779" w:rsidRDefault="00742779" w:rsidP="000E54B1">
      <w:del w:id="2064" w:author="Seth Oranburg" w:date="2026-03-07T09:50:00Z" w16du:dateUtc="2026-03-07T14:50:00Z">
        <w:r w:rsidRPr="00742779">
          <w:rPr>
            <w:rFonts w:ascii="ZWAdobeF" w:hAnsi="ZWAdobeF" w:cs="ZWAdobeF"/>
            <w:sz w:val="2"/>
            <w:szCs w:val="2"/>
          </w:rPr>
          <w:delText>1017B</w:delText>
        </w:r>
        <w:r w:rsidR="0033544D" w:rsidRPr="00742779">
          <w:delText>Understanding</w:delText>
        </w:r>
      </w:del>
      <w:ins w:id="2065" w:author="Seth Oranburg" w:date="2026-03-07T09:50:00Z" w16du:dateUtc="2026-03-07T14:50:00Z">
        <w:r w:rsidR="0033544D" w:rsidRPr="00742779">
          <w:t>Understanding</w:t>
        </w:r>
      </w:ins>
      <w:r w:rsidR="0033544D" w:rsidRPr="00742779">
        <w:t xml:space="preserve"> this tradeoff requires understanding four institutional features: what problem nonprofit corporations solve, how the nondistribution constraint solves it, what governance gap that solution creates, and what legal tools attempt (imperfectly) to fill the gap.</w:t>
      </w:r>
    </w:p>
    <w:p w14:paraId="1094F373" w14:textId="77777777" w:rsidR="00753506" w:rsidRDefault="0059744E">
      <w:pPr>
        <w:rPr>
          <w:ins w:id="2066" w:author="Seth Oranburg" w:date="2026-03-07T09:50:00Z" w16du:dateUtc="2026-03-07T14:50:00Z"/>
        </w:rPr>
      </w:pPr>
      <w:ins w:id="2067" w:author="Seth Oranburg" w:date="2026-03-07T09:50:00Z" w16du:dateUtc="2026-03-07T14:50:00Z">
        <w:r>
          <w:lastRenderedPageBreak/>
          <w:t>ConstructEdge's story intersects with nonprofit law in two ways. First, when ConstructEdge began taking on public-sector construction projects, Zeeva established a separate workforce training foundation to qualify for government grant funding that was unavailable to a for-profit entity. Understanding the governance rules and enforcement mechanisms that govern that foundation required learning a body of law that operates on fundamentally different premises from the corporate law governing ConstructEdge itsel</w:t>
        </w:r>
        <w:r>
          <w:t>f. Second, when ConstructEdge later made charitable contributions as part of its environmental, social, and governance commitments, the charitable recipients were nonprofits whose governance Zeeva's counsel had to evaluate. The doctrines in this chapter apply to both situations.</w:t>
        </w:r>
      </w:ins>
    </w:p>
    <w:p w14:paraId="3D4C45D7" w14:textId="77777777" w:rsidR="0033544D" w:rsidRPr="00742779" w:rsidRDefault="0033544D" w:rsidP="000E54B1">
      <w:pPr>
        <w:pStyle w:val="Heading2"/>
        <w:rPr>
          <w:rFonts w:eastAsia="Times New Roman"/>
        </w:rPr>
      </w:pPr>
      <w:r w:rsidRPr="00742779">
        <w:rPr>
          <w:rFonts w:eastAsia="Times New Roman"/>
        </w:rPr>
        <w:t>The Commitment Problem: Why Ownership Prevents Mission Credibility</w:t>
      </w:r>
    </w:p>
    <w:p w14:paraId="32201263" w14:textId="77777777" w:rsidR="0033544D" w:rsidRPr="00742779" w:rsidRDefault="00742779" w:rsidP="000E54B1">
      <w:del w:id="2068" w:author="Seth Oranburg" w:date="2026-03-07T09:50:00Z" w16du:dateUtc="2026-03-07T14:50:00Z">
        <w:r w:rsidRPr="00742779">
          <w:rPr>
            <w:rFonts w:ascii="ZWAdobeF" w:hAnsi="ZWAdobeF" w:cs="ZWAdobeF"/>
            <w:sz w:val="2"/>
            <w:szCs w:val="2"/>
          </w:rPr>
          <w:delText>1018B</w:delText>
        </w:r>
        <w:r w:rsidR="0033544D" w:rsidRPr="00742779">
          <w:delText>Begin</w:delText>
        </w:r>
      </w:del>
      <w:ins w:id="2069" w:author="Seth Oranburg" w:date="2026-03-07T09:50:00Z" w16du:dateUtc="2026-03-07T14:50:00Z">
        <w:r w:rsidR="0033544D" w:rsidRPr="00742779">
          <w:t>Begin</w:t>
        </w:r>
      </w:ins>
      <w:r w:rsidR="0033544D" w:rsidRPr="00742779">
        <w:t xml:space="preserve"> with the problem nonprofit corporations solve. A hospital wants to provide free medical care to uninsured patients. It needs funding. It solicits donations from philanthropists, grants from foundations, and subsidies from government. Contributors give millions of dollars. Ten years later, the hospital</w:t>
      </w:r>
      <w:r w:rsidR="009F60D1" w:rsidRPr="00742779">
        <w:t>’</w:t>
      </w:r>
      <w:r w:rsidR="0033544D" w:rsidRPr="00742779">
        <w:t>s financial position has changed. Free care is expensive. Paying patients generate revenue. The board concludes that the hospital can improve its financial performance by reducing charity care and expanding profitable service lines.</w:t>
      </w:r>
    </w:p>
    <w:p w14:paraId="136E2C2C" w14:textId="77777777" w:rsidR="0033544D" w:rsidRPr="00742779" w:rsidRDefault="00742779" w:rsidP="000E54B1">
      <w:pPr>
        <w:pPrChange w:id="2070" w:author="Seth Oranburg" w:date="2026-03-07T09:50:00Z" w16du:dateUtc="2026-03-07T14:50:00Z">
          <w:pPr>
            <w:pStyle w:val="NormalWeb"/>
          </w:pPr>
        </w:pPrChange>
      </w:pPr>
      <w:del w:id="2071" w:author="Seth Oranburg" w:date="2026-03-07T09:50:00Z" w16du:dateUtc="2026-03-07T14:50:00Z">
        <w:r w:rsidRPr="00742779">
          <w:rPr>
            <w:rFonts w:ascii="ZWAdobeF" w:hAnsi="ZWAdobeF" w:cs="ZWAdobeF"/>
            <w:sz w:val="2"/>
            <w:szCs w:val="2"/>
          </w:rPr>
          <w:delText>1019B</w:delText>
        </w:r>
        <w:r w:rsidR="0033544D" w:rsidRPr="00742779">
          <w:delText>If</w:delText>
        </w:r>
      </w:del>
      <w:ins w:id="2072" w:author="Seth Oranburg" w:date="2026-03-07T09:50:00Z" w16du:dateUtc="2026-03-07T14:50:00Z">
        <w:r w:rsidR="0033544D" w:rsidRPr="00742779">
          <w:t>If</w:t>
        </w:r>
      </w:ins>
      <w:r w:rsidR="0033544D" w:rsidRPr="00742779">
        <w:t xml:space="preserve"> the hospital is a for-profit corporation, that decision is probably within the board</w:t>
      </w:r>
      <w:r w:rsidR="009F60D1" w:rsidRPr="00742779">
        <w:t>’</w:t>
      </w:r>
      <w:r w:rsidR="0033544D" w:rsidRPr="00742779">
        <w:t>s authority. Directors of for-profit corporations owe fiduciary duties to the corporation and, in practical effect, to the shareholders as residual claimants.</w:t>
      </w:r>
      <w:r w:rsidR="0033544D">
        <w:fldChar w:fldCharType="begin"/>
      </w:r>
      <w:r w:rsidR="0033544D">
        <w:instrText>HYPERLINK \l "fn84-11647" \o "Jump to citation"</w:instrText>
      </w:r>
      <w:r w:rsidR="0033544D">
        <w:fldChar w:fldCharType="separate"/>
      </w:r>
      <w:r w:rsidR="0033544D" w:rsidRPr="00742779">
        <w:rPr>
          <w:rStyle w:val="Hyperlink"/>
          <w:color w:val="auto"/>
          <w:u w:val="none"/>
        </w:rPr>
        <w:t>[84</w:t>
      </w:r>
      <w:r w:rsidR="00850144" w:rsidRPr="00742779">
        <w:rPr>
          <w:rStyle w:val="Hyperlink"/>
          <w:color w:val="auto"/>
          <w:u w:val="none"/>
        </w:rPr>
        <w:t>]</w:t>
      </w:r>
      <w:r w:rsidR="0033544D">
        <w:fldChar w:fldCharType="end"/>
      </w:r>
      <w:r w:rsidR="0033544D" w:rsidRPr="00742779">
        <w:t xml:space="preserve"> When a choice must be made between mission and profit, the for-profit structure creates pressure to choose profit because shareholders have both the legal right to replace directors who underperform financially and the economic incentive to do so.</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The original contributors (donors and grantors) gave money away. Once it became the corporation</w:t>
      </w:r>
      <w:r w:rsidR="009F60D1" w:rsidRPr="00742779">
        <w:t>’</w:t>
      </w:r>
      <w:r w:rsidR="0033544D" w:rsidRPr="00742779">
        <w:t>s asset, it became subject to the corporation</w:t>
      </w:r>
      <w:r w:rsidR="009F60D1" w:rsidRPr="00742779">
        <w:t>’</w:t>
      </w:r>
      <w:r w:rsidR="0033544D" w:rsidRPr="00742779">
        <w:t>s governance, and that governance runs on shareholder primacy. The contributors could have tried to protect their intent through contract (gift agreements requiring that funds be used only for charity care, with audit rights and enforcement provisions), but contract enforcement is expensive.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Negotiating detailed restrictions requires lawyers. Monitoring compliance requires accountants and ongoing access to financial information. </w:t>
      </w:r>
      <w:r w:rsidR="0033544D" w:rsidRPr="00742779">
        <w:lastRenderedPageBreak/>
        <w:t>Detecting breach requires the charity to cooperate or the donor to litigate for discovery. Enforcing restrictions requires willingness to sue, which is costly, slow, and uncertain.</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04A13D0D" w14:textId="77777777" w:rsidR="0033544D" w:rsidRPr="00742779" w:rsidRDefault="00742779" w:rsidP="000E54B1">
      <w:pPr>
        <w:pPrChange w:id="2073" w:author="Seth Oranburg" w:date="2026-03-07T09:50:00Z" w16du:dateUtc="2026-03-07T14:50:00Z">
          <w:pPr>
            <w:pStyle w:val="NormalWeb"/>
          </w:pPr>
        </w:pPrChange>
      </w:pPr>
      <w:del w:id="2074" w:author="Seth Oranburg" w:date="2026-03-07T09:50:00Z" w16du:dateUtc="2026-03-07T14:50:00Z">
        <w:r w:rsidRPr="00742779">
          <w:rPr>
            <w:rFonts w:ascii="ZWAdobeF" w:hAnsi="ZWAdobeF" w:cs="ZWAdobeF"/>
            <w:sz w:val="2"/>
            <w:szCs w:val="2"/>
          </w:rPr>
          <w:delText>1020B</w:delText>
        </w:r>
        <w:r w:rsidR="0033544D" w:rsidRPr="00742779">
          <w:delText>The</w:delText>
        </w:r>
      </w:del>
      <w:ins w:id="2075" w:author="Seth Oranburg" w:date="2026-03-07T09:50:00Z" w16du:dateUtc="2026-03-07T14:50:00Z">
        <w:r w:rsidR="0033544D" w:rsidRPr="00742779">
          <w:t>The</w:t>
        </w:r>
      </w:ins>
      <w:r w:rsidR="0033544D" w:rsidRPr="00742779">
        <w:t xml:space="preserve"> transaction costs are prohibitive for most donors.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A donor who gives $10,000 cannot afford to spend $50,000 on lawyers to enforce a restriction. Even large donors who can afford enforcement face a recurring problem: each new gift requires a new contract, each contract requires monitoring, and the for-profit structure creates a continuing incentive for the hospital to breach whenever financial pressures mount.</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The hospital has shareholders. Shareholders want returns. Directors who prioritize mission over returns expose themselves to claims that they are wasting corporate assets or breaching fiduciary duties.</w:t>
      </w:r>
      <w:r w:rsidR="0033544D">
        <w:fldChar w:fldCharType="begin"/>
      </w:r>
      <w:r w:rsidR="0033544D">
        <w:instrText>HYPERLINK \l "fn84-11647" \o "Jump to citation"</w:instrText>
      </w:r>
      <w:r w:rsidR="0033544D">
        <w:fldChar w:fldCharType="separate"/>
      </w:r>
      <w:r w:rsidR="0033544D" w:rsidRPr="00742779">
        <w:rPr>
          <w:rStyle w:val="Hyperlink"/>
          <w:color w:val="auto"/>
          <w:u w:val="none"/>
        </w:rPr>
        <w:t>[84</w:t>
      </w:r>
      <w:r w:rsidR="00850144" w:rsidRPr="00742779">
        <w:rPr>
          <w:rStyle w:val="Hyperlink"/>
          <w:color w:val="auto"/>
          <w:u w:val="none"/>
        </w:rPr>
        <w:t>]</w:t>
      </w:r>
      <w:r w:rsidR="0033544D">
        <w:fldChar w:fldCharType="end"/>
      </w:r>
      <w:r w:rsidR="0033544D" w:rsidRPr="00742779">
        <w:t xml:space="preserve"> The contractual solution protects individual donors who have bargaining power, legal sophistication, and enforcement resources. It does not protect small donors. It does not eliminate the structural pressure to prioritize profit. And it does not support a large-scale charitable sector because the transaction costs of contract-by-contract enforcement exceed what most contributors are willing to pay.</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38AFBD84" w14:textId="77777777" w:rsidR="0033544D" w:rsidRPr="00742779" w:rsidRDefault="00742779" w:rsidP="000E54B1">
      <w:pPr>
        <w:pPrChange w:id="2076" w:author="Seth Oranburg" w:date="2026-03-07T09:50:00Z" w16du:dateUtc="2026-03-07T14:50:00Z">
          <w:pPr>
            <w:pStyle w:val="NormalWeb"/>
          </w:pPr>
        </w:pPrChange>
      </w:pPr>
      <w:del w:id="2077" w:author="Seth Oranburg" w:date="2026-03-07T09:50:00Z" w16du:dateUtc="2026-03-07T14:50:00Z">
        <w:r w:rsidRPr="00742779">
          <w:rPr>
            <w:rFonts w:ascii="ZWAdobeF" w:hAnsi="ZWAdobeF" w:cs="ZWAdobeF"/>
            <w:sz w:val="2"/>
            <w:szCs w:val="2"/>
          </w:rPr>
          <w:delText>1021B</w:delText>
        </w:r>
        <w:r w:rsidR="0033544D" w:rsidRPr="00742779">
          <w:delText>The</w:delText>
        </w:r>
      </w:del>
      <w:ins w:id="2078" w:author="Seth Oranburg" w:date="2026-03-07T09:50:00Z" w16du:dateUtc="2026-03-07T14:50:00Z">
        <w:r w:rsidR="0033544D" w:rsidRPr="00742779">
          <w:t>The</w:t>
        </w:r>
      </w:ins>
      <w:r w:rsidR="0033544D" w:rsidRPr="00742779">
        <w:t xml:space="preserve"> nonprofit form solves this problem by removing the structural incentive to divert resources from mission to profit. If the hospital is a nonprofit corporation, the board cannot distribute surplus to shareholders because there are no shareholders.</w:t>
      </w:r>
      <w:r w:rsidR="0033544D">
        <w:fldChar w:fldCharType="begin"/>
      </w:r>
      <w:r w:rsidR="0033544D">
        <w:instrText>HYPERLINK \l "fn86-11647" \o "Jump to citation"</w:instrText>
      </w:r>
      <w:r w:rsidR="0033544D">
        <w:fldChar w:fldCharType="separate"/>
      </w:r>
      <w:r w:rsidR="0033544D" w:rsidRPr="00742779">
        <w:rPr>
          <w:rStyle w:val="Hyperlink"/>
          <w:color w:val="auto"/>
          <w:u w:val="none"/>
        </w:rPr>
        <w:t>[86</w:t>
      </w:r>
      <w:r w:rsidR="002F7B17" w:rsidRPr="00742779">
        <w:rPr>
          <w:rStyle w:val="Hyperlink"/>
          <w:color w:val="auto"/>
          <w:u w:val="none"/>
        </w:rPr>
        <w:t>]</w:t>
      </w:r>
      <w:r w:rsidR="0033544D">
        <w:fldChar w:fldCharType="end"/>
      </w:r>
      <w:r w:rsidR="0033544D" w:rsidRPr="00742779">
        <w:t xml:space="preserve"> State law prohibits distributions that function as dividends.</w:t>
      </w:r>
      <w:r w:rsidR="0033544D">
        <w:fldChar w:fldCharType="begin"/>
      </w:r>
      <w:r w:rsidR="0033544D">
        <w:instrText>HYPERLINK \l "fn86-11647" \o "Jump to citation"</w:instrText>
      </w:r>
      <w:r w:rsidR="0033544D">
        <w:fldChar w:fldCharType="separate"/>
      </w:r>
      <w:r w:rsidR="0033544D" w:rsidRPr="00742779">
        <w:rPr>
          <w:rStyle w:val="Hyperlink"/>
          <w:color w:val="auto"/>
          <w:u w:val="none"/>
        </w:rPr>
        <w:t>[86</w:t>
      </w:r>
      <w:r w:rsidR="002F7B17" w:rsidRPr="00742779">
        <w:rPr>
          <w:rStyle w:val="Hyperlink"/>
          <w:color w:val="auto"/>
          <w:u w:val="none"/>
        </w:rPr>
        <w:t>]</w:t>
      </w:r>
      <w:r w:rsidR="0033544D">
        <w:fldChar w:fldCharType="end"/>
      </w:r>
      <w:r w:rsidR="0033544D" w:rsidRPr="00742779">
        <w:t xml:space="preserve"> Federal tax law reinforces the prohibition by conditioning charitable tax exemption on the rule that no part of the organization</w:t>
      </w:r>
      <w:r w:rsidR="009F60D1" w:rsidRPr="00742779">
        <w:t>’</w:t>
      </w:r>
      <w:r w:rsidR="0033544D" w:rsidRPr="00742779">
        <w:t xml:space="preserve">s net earnings may </w:t>
      </w:r>
      <w:r w:rsidR="009F60D1" w:rsidRPr="00742779">
        <w:t>“</w:t>
      </w:r>
      <w:r w:rsidR="0033544D" w:rsidRPr="00742779">
        <w:t>inure</w:t>
      </w:r>
      <w:r w:rsidR="009F60D1" w:rsidRPr="00742779">
        <w:t>”</w:t>
      </w:r>
      <w:r w:rsidR="0033544D" w:rsidRPr="00742779">
        <w:t xml:space="preserve"> to the benefit of private individuals.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rsidRPr="00742779">
        <w:t xml:space="preserve"> If the board redirects resources away from charity care and accumulates surplus, that surplus must remain inside the organization and must be used for charitable purposes.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The board cannot pocket it. Directors and officers are compensated for their work (the nondistribution constraint does not mean people work for free), but they cannot receive distributions based on profits.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rsidRPr="00742779">
        <w:t xml:space="preserve"> When the hospital dissolves, any remaining assets must be transferred to another charitable organization or to government for public purposes; they cannot revert to founders or insiders as a private windfall.</w:t>
      </w:r>
      <w:r w:rsidR="0033544D">
        <w:fldChar w:fldCharType="begin"/>
      </w:r>
      <w:r w:rsidR="0033544D">
        <w:instrText>HYPERLINK \l "fn89-11647" \o "Jump to citation"</w:instrText>
      </w:r>
      <w:r w:rsidR="0033544D">
        <w:fldChar w:fldCharType="separate"/>
      </w:r>
      <w:r w:rsidR="0033544D" w:rsidRPr="00742779">
        <w:rPr>
          <w:rStyle w:val="Hyperlink"/>
          <w:color w:val="auto"/>
          <w:u w:val="none"/>
        </w:rPr>
        <w:t>[89</w:t>
      </w:r>
      <w:r w:rsidR="002E1B5B" w:rsidRPr="00742779">
        <w:rPr>
          <w:rStyle w:val="Hyperlink"/>
          <w:color w:val="auto"/>
          <w:u w:val="none"/>
        </w:rPr>
        <w:t>]</w:t>
      </w:r>
      <w:r w:rsidR="0033544D">
        <w:fldChar w:fldCharType="end"/>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p>
    <w:p w14:paraId="490647B8" w14:textId="77777777" w:rsidR="0033544D" w:rsidRPr="00742779" w:rsidRDefault="00742779" w:rsidP="000E54B1">
      <w:pPr>
        <w:pPrChange w:id="2079" w:author="Seth Oranburg" w:date="2026-03-07T09:50:00Z" w16du:dateUtc="2026-03-07T14:50:00Z">
          <w:pPr>
            <w:pStyle w:val="NormalWeb"/>
          </w:pPr>
        </w:pPrChange>
      </w:pPr>
      <w:del w:id="2080" w:author="Seth Oranburg" w:date="2026-03-07T09:50:00Z" w16du:dateUtc="2026-03-07T14:50:00Z">
        <w:r w:rsidRPr="00742779">
          <w:rPr>
            <w:rFonts w:ascii="ZWAdobeF" w:hAnsi="ZWAdobeF" w:cs="ZWAdobeF"/>
            <w:sz w:val="2"/>
            <w:szCs w:val="2"/>
          </w:rPr>
          <w:delText>1022B</w:delText>
        </w:r>
        <w:r w:rsidR="0033544D" w:rsidRPr="00742779">
          <w:delText>This</w:delText>
        </w:r>
      </w:del>
      <w:ins w:id="2081" w:author="Seth Oranburg" w:date="2026-03-07T09:50:00Z" w16du:dateUtc="2026-03-07T14:50:00Z">
        <w:r w:rsidR="0033544D" w:rsidRPr="00742779">
          <w:t>This</w:t>
        </w:r>
      </w:ins>
      <w:r w:rsidR="0033544D" w:rsidRPr="00742779">
        <w:t xml:space="preserve"> is not just a contractual promise that the hospital makes to donors. It is a structural feature embedded in the organizational form.</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Donors do not need to negotiate individual restrictions, monitor compliance, and litigate to enforce mission dedication. The mission dedication is built into the entity</w:t>
      </w:r>
      <w:r w:rsidR="009F60D1" w:rsidRPr="00742779">
        <w:t>’</w:t>
      </w:r>
      <w:r w:rsidR="0033544D" w:rsidRPr="00742779">
        <w:t>s legal structure.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This reduces transaction costs and makes large-scale charitable activity feasible. A university can receive 10,000 donations </w:t>
      </w:r>
      <w:r w:rsidR="0033544D" w:rsidRPr="00742779">
        <w:lastRenderedPageBreak/>
        <w:t>from 10,000 donors without negotiating 10,000 individual enforcement contracts. The nonprofit form supplies a default commitment that all donors can rely on.</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10FA44B9" w14:textId="77777777" w:rsidR="0033544D" w:rsidRPr="00742779" w:rsidRDefault="00742779" w:rsidP="000E54B1">
      <w:del w:id="2082" w:author="Seth Oranburg" w:date="2026-03-07T09:50:00Z" w16du:dateUtc="2026-03-07T14:50:00Z">
        <w:r w:rsidRPr="00742779">
          <w:rPr>
            <w:rFonts w:ascii="ZWAdobeF" w:hAnsi="ZWAdobeF" w:cs="ZWAdobeF"/>
            <w:sz w:val="2"/>
            <w:szCs w:val="2"/>
          </w:rPr>
          <w:delText>1023B</w:delText>
        </w:r>
        <w:r w:rsidR="0033544D" w:rsidRPr="00742779">
          <w:delText>The</w:delText>
        </w:r>
      </w:del>
      <w:ins w:id="2083" w:author="Seth Oranburg" w:date="2026-03-07T09:50:00Z" w16du:dateUtc="2026-03-07T14:50:00Z">
        <w:r w:rsidR="0033544D" w:rsidRPr="00742779">
          <w:t>The</w:t>
        </w:r>
      </w:ins>
      <w:r w:rsidR="0033544D" w:rsidRPr="00742779">
        <w:t xml:space="preserve"> cost of that commitment is governance risk. Removing ownership removes the enforcement mechanism.</w:t>
      </w:r>
    </w:p>
    <w:p w14:paraId="6C2B2FBE" w14:textId="77777777" w:rsidR="0033544D" w:rsidRPr="00742779" w:rsidRDefault="0033544D" w:rsidP="000E54B1">
      <w:pPr>
        <w:pStyle w:val="Heading2"/>
        <w:rPr>
          <w:rFonts w:eastAsia="Times New Roman"/>
        </w:rPr>
      </w:pPr>
      <w:r w:rsidRPr="00742779">
        <w:rPr>
          <w:rFonts w:eastAsia="Times New Roman"/>
        </w:rPr>
        <w:t>The Governance Problem: No Owners Means No Monitors</w:t>
      </w:r>
    </w:p>
    <w:p w14:paraId="4FD37140" w14:textId="77777777" w:rsidR="0033544D" w:rsidRPr="00742779" w:rsidRDefault="00742779" w:rsidP="000E54B1">
      <w:del w:id="2084" w:author="Seth Oranburg" w:date="2026-03-07T09:50:00Z" w16du:dateUtc="2026-03-07T14:50:00Z">
        <w:r w:rsidRPr="00742779">
          <w:rPr>
            <w:rFonts w:ascii="ZWAdobeF" w:hAnsi="ZWAdobeF" w:cs="ZWAdobeF"/>
            <w:sz w:val="2"/>
            <w:szCs w:val="2"/>
          </w:rPr>
          <w:delText>1024B</w:delText>
        </w:r>
        <w:r w:rsidR="0033544D" w:rsidRPr="00742779">
          <w:delText>Return</w:delText>
        </w:r>
      </w:del>
      <w:ins w:id="2085" w:author="Seth Oranburg" w:date="2026-03-07T09:50:00Z" w16du:dateUtc="2026-03-07T14:50:00Z">
        <w:r w:rsidR="0033544D" w:rsidRPr="00742779">
          <w:t>Return</w:t>
        </w:r>
      </w:ins>
      <w:r w:rsidR="0033544D" w:rsidRPr="00742779">
        <w:t xml:space="preserve"> to the hospital. Suppose the board does not eliminate charity care, but it does approve a compensation package paying the CEO $3 million per year when comparable nonprofit hospitals pay their CEOs $800,000. Or suppose the board votes to hire a construction company owned by a board member to build a new wing, paying above-market rates and not requiring competitive bidding. Or suppose the board simply stops meeting, delegates all decisions to management, and exercises no oversight over financial controls, resulting in waste and embezzlement by staff.</w:t>
      </w:r>
    </w:p>
    <w:p w14:paraId="7DAC8D5F" w14:textId="77777777" w:rsidR="0033544D" w:rsidRPr="00742779" w:rsidRDefault="00742779" w:rsidP="000E54B1">
      <w:pPr>
        <w:pPrChange w:id="2086" w:author="Seth Oranburg" w:date="2026-03-07T09:50:00Z" w16du:dateUtc="2026-03-07T14:50:00Z">
          <w:pPr>
            <w:pStyle w:val="NormalWeb"/>
          </w:pPr>
        </w:pPrChange>
      </w:pPr>
      <w:del w:id="2087" w:author="Seth Oranburg" w:date="2026-03-07T09:50:00Z" w16du:dateUtc="2026-03-07T14:50:00Z">
        <w:r w:rsidRPr="00742779">
          <w:rPr>
            <w:rFonts w:ascii="ZWAdobeF" w:hAnsi="ZWAdobeF" w:cs="ZWAdobeF"/>
            <w:sz w:val="2"/>
            <w:szCs w:val="2"/>
          </w:rPr>
          <w:delText>1025B</w:delText>
        </w:r>
        <w:r w:rsidR="0033544D" w:rsidRPr="00742779">
          <w:delText>These</w:delText>
        </w:r>
      </w:del>
      <w:ins w:id="2088" w:author="Seth Oranburg" w:date="2026-03-07T09:50:00Z" w16du:dateUtc="2026-03-07T14:50:00Z">
        <w:r w:rsidR="0033544D" w:rsidRPr="00742779">
          <w:t>These</w:t>
        </w:r>
      </w:ins>
      <w:r w:rsidR="0033544D" w:rsidRPr="00742779">
        <w:t xml:space="preserve"> are breaches of fiduciary duty. Nonprofit directors owe duties of care, loyalty, and obedience.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Overpaying executives wastes charitable assets. Self-dealing transactions violate the duty of loyalty. Failing to exercise oversight violates the duty of care.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But who can sue to enforce these duties?</w:t>
      </w:r>
    </w:p>
    <w:p w14:paraId="5FB86FA5" w14:textId="77777777" w:rsidR="0033544D" w:rsidRPr="00742779" w:rsidRDefault="00742779" w:rsidP="000E54B1">
      <w:pPr>
        <w:pPrChange w:id="2089" w:author="Seth Oranburg" w:date="2026-03-07T09:50:00Z" w16du:dateUtc="2026-03-07T14:50:00Z">
          <w:pPr>
            <w:pStyle w:val="NormalWeb"/>
          </w:pPr>
        </w:pPrChange>
      </w:pPr>
      <w:del w:id="2090" w:author="Seth Oranburg" w:date="2026-03-07T09:50:00Z" w16du:dateUtc="2026-03-07T14:50:00Z">
        <w:r w:rsidRPr="00742779">
          <w:rPr>
            <w:rFonts w:ascii="ZWAdobeF" w:hAnsi="ZWAdobeF" w:cs="ZWAdobeF"/>
            <w:sz w:val="2"/>
            <w:szCs w:val="2"/>
          </w:rPr>
          <w:delText>1026B</w:delText>
        </w:r>
        <w:r w:rsidR="0033544D" w:rsidRPr="00742779">
          <w:delText>In</w:delText>
        </w:r>
      </w:del>
      <w:ins w:id="2091" w:author="Seth Oranburg" w:date="2026-03-07T09:50:00Z" w16du:dateUtc="2026-03-07T14:50:00Z">
        <w:r w:rsidR="0033544D" w:rsidRPr="00742779">
          <w:t>In</w:t>
        </w:r>
      </w:ins>
      <w:r w:rsidR="0033544D" w:rsidRPr="00742779">
        <w:t xml:space="preserve"> a for-profit corporation, shareholders can sue derivatively on behalf of the corporation.</w:t>
      </w:r>
      <w:r w:rsidR="0033544D">
        <w:fldChar w:fldCharType="begin"/>
      </w:r>
      <w:r w:rsidR="0033544D">
        <w:instrText>HYPERLINK \l "fn92-11647" \o "Jump to citation"</w:instrText>
      </w:r>
      <w:r w:rsidR="0033544D">
        <w:fldChar w:fldCharType="separate"/>
      </w:r>
      <w:r w:rsidR="0033544D" w:rsidRPr="00742779">
        <w:rPr>
          <w:rStyle w:val="Hyperlink"/>
          <w:color w:val="auto"/>
          <w:u w:val="none"/>
        </w:rPr>
        <w:t>[92</w:t>
      </w:r>
      <w:r w:rsidR="00FA601A" w:rsidRPr="00742779">
        <w:rPr>
          <w:rStyle w:val="Hyperlink"/>
          <w:color w:val="auto"/>
          <w:u w:val="none"/>
        </w:rPr>
        <w:t>]</w:t>
      </w:r>
      <w:r w:rsidR="0033544D">
        <w:fldChar w:fldCharType="end"/>
      </w:r>
      <w:r w:rsidR="0033544D" w:rsidRPr="00742779">
        <w:t xml:space="preserve"> A derivative suit is a lawsuit brought by a shareholder (or sometimes a director) on behalf of the corporation itself to remedy harm done to the corporation.</w:t>
      </w:r>
      <w:r w:rsidR="0033544D">
        <w:fldChar w:fldCharType="begin"/>
      </w:r>
      <w:r w:rsidR="0033544D">
        <w:instrText>HYPERLINK \l "fn92-11647" \o "Jump to citation"</w:instrText>
      </w:r>
      <w:r w:rsidR="0033544D">
        <w:fldChar w:fldCharType="separate"/>
      </w:r>
      <w:r w:rsidR="0033544D" w:rsidRPr="00742779">
        <w:rPr>
          <w:rStyle w:val="Hyperlink"/>
          <w:color w:val="auto"/>
          <w:u w:val="none"/>
        </w:rPr>
        <w:t>[92</w:t>
      </w:r>
      <w:r w:rsidR="00FA601A" w:rsidRPr="00742779">
        <w:rPr>
          <w:rStyle w:val="Hyperlink"/>
          <w:color w:val="auto"/>
          <w:u w:val="none"/>
        </w:rPr>
        <w:t>]</w:t>
      </w:r>
      <w:r w:rsidR="0033544D">
        <w:fldChar w:fldCharType="end"/>
      </w:r>
      <w:r w:rsidR="0033544D" w:rsidRPr="00742779">
        <w:t xml:space="preserve"> The plaintiff does not sue for personal injury. The plaintiff sues to vindicate the corporation</w:t>
      </w:r>
      <w:r w:rsidR="009F60D1" w:rsidRPr="00742779">
        <w:t>’</w:t>
      </w:r>
      <w:r w:rsidR="0033544D" w:rsidRPr="00742779">
        <w:t>s rights when the people who control the corporation (the directors) have breached their duties and are unlikely to sue themselves.</w:t>
      </w:r>
      <w:r w:rsidR="0033544D">
        <w:fldChar w:fldCharType="begin"/>
      </w:r>
      <w:r w:rsidR="0033544D">
        <w:instrText>HYPERLINK \l "fn92-11647" \o "Jump to citation"</w:instrText>
      </w:r>
      <w:r w:rsidR="0033544D">
        <w:fldChar w:fldCharType="separate"/>
      </w:r>
      <w:r w:rsidR="0033544D" w:rsidRPr="00742779">
        <w:rPr>
          <w:rStyle w:val="Hyperlink"/>
          <w:color w:val="auto"/>
          <w:u w:val="none"/>
        </w:rPr>
        <w:t>[92</w:t>
      </w:r>
      <w:r w:rsidR="00FA601A" w:rsidRPr="00742779">
        <w:rPr>
          <w:rStyle w:val="Hyperlink"/>
          <w:color w:val="auto"/>
          <w:u w:val="none"/>
        </w:rPr>
        <w:t>]</w:t>
      </w:r>
      <w:r w:rsidR="0033544D">
        <w:fldChar w:fldCharType="end"/>
      </w:r>
      <w:r w:rsidR="0033544D" w:rsidRPr="00742779">
        <w:t xml:space="preserve"> If directors approve a wasteful transaction, shareholders can sue derivatively to recover the wasted funds for the corporation.</w:t>
      </w:r>
      <w:r w:rsidR="0033544D">
        <w:fldChar w:fldCharType="begin"/>
      </w:r>
      <w:r w:rsidR="0033544D">
        <w:instrText>HYPERLINK \l "fn92-11647" \o "Jump to citation"</w:instrText>
      </w:r>
      <w:r w:rsidR="0033544D">
        <w:fldChar w:fldCharType="separate"/>
      </w:r>
      <w:r w:rsidR="0033544D" w:rsidRPr="00742779">
        <w:rPr>
          <w:rStyle w:val="Hyperlink"/>
          <w:color w:val="auto"/>
          <w:u w:val="none"/>
        </w:rPr>
        <w:t>[92</w:t>
      </w:r>
      <w:r w:rsidR="00FA601A" w:rsidRPr="00742779">
        <w:rPr>
          <w:rStyle w:val="Hyperlink"/>
          <w:color w:val="auto"/>
          <w:u w:val="none"/>
        </w:rPr>
        <w:t>]</w:t>
      </w:r>
      <w:r w:rsidR="0033544D">
        <w:fldChar w:fldCharType="end"/>
      </w:r>
      <w:r w:rsidR="0033544D" w:rsidRPr="00742779">
        <w:t xml:space="preserve"> If directors engage in self-dealing, shareholders can sue to rescind the transaction or recover damages.</w:t>
      </w:r>
      <w:r w:rsidR="0033544D">
        <w:fldChar w:fldCharType="begin"/>
      </w:r>
      <w:r w:rsidR="0033544D">
        <w:instrText>HYPERLINK \l "fn92-11647" \o "Jump to citation"</w:instrText>
      </w:r>
      <w:r w:rsidR="0033544D">
        <w:fldChar w:fldCharType="separate"/>
      </w:r>
      <w:r w:rsidR="0033544D" w:rsidRPr="00742779">
        <w:rPr>
          <w:rStyle w:val="Hyperlink"/>
          <w:color w:val="auto"/>
          <w:u w:val="none"/>
        </w:rPr>
        <w:t>[92</w:t>
      </w:r>
      <w:r w:rsidR="00FA601A" w:rsidRPr="00742779">
        <w:rPr>
          <w:rStyle w:val="Hyperlink"/>
          <w:color w:val="auto"/>
          <w:u w:val="none"/>
        </w:rPr>
        <w:t>]</w:t>
      </w:r>
      <w:r w:rsidR="0033544D">
        <w:fldChar w:fldCharType="end"/>
      </w:r>
      <w:r w:rsidR="0033544D" w:rsidRPr="00742779">
        <w:t xml:space="preserve"> Shareholders have standing to bring these suits because they hold residual claims: harm to the corporation reduces the value of their shares, giving them both a legal right to sue and an economic incentive to monitor and litigate.</w:t>
      </w:r>
      <w:r w:rsidR="0033544D">
        <w:fldChar w:fldCharType="begin"/>
      </w:r>
      <w:r w:rsidR="0033544D">
        <w:instrText>HYPERLINK \l "fn92-11647" \o "Jump to citation"</w:instrText>
      </w:r>
      <w:r w:rsidR="0033544D">
        <w:fldChar w:fldCharType="separate"/>
      </w:r>
      <w:r w:rsidR="0033544D" w:rsidRPr="00742779">
        <w:rPr>
          <w:rStyle w:val="Hyperlink"/>
          <w:color w:val="auto"/>
          <w:u w:val="none"/>
        </w:rPr>
        <w:t>[92</w:t>
      </w:r>
      <w:r w:rsidR="00FA601A" w:rsidRPr="00742779">
        <w:rPr>
          <w:rStyle w:val="Hyperlink"/>
          <w:color w:val="auto"/>
          <w:u w:val="none"/>
        </w:rPr>
        <w:t>]</w:t>
      </w:r>
      <w:r w:rsidR="0033544D">
        <w:fldChar w:fldCharType="end"/>
      </w:r>
    </w:p>
    <w:p w14:paraId="419FE9A1" w14:textId="77777777" w:rsidR="0033544D" w:rsidRPr="00742779" w:rsidRDefault="00742779" w:rsidP="000E54B1">
      <w:del w:id="2092" w:author="Seth Oranburg" w:date="2026-03-07T09:50:00Z" w16du:dateUtc="2026-03-07T14:50:00Z">
        <w:r w:rsidRPr="00742779">
          <w:rPr>
            <w:rFonts w:ascii="ZWAdobeF" w:hAnsi="ZWAdobeF" w:cs="ZWAdobeF"/>
            <w:sz w:val="2"/>
            <w:szCs w:val="2"/>
          </w:rPr>
          <w:delText>1027B</w:delText>
        </w:r>
        <w:r w:rsidR="0033544D" w:rsidRPr="00742779">
          <w:delText>Nonprofit</w:delText>
        </w:r>
      </w:del>
      <w:ins w:id="2093" w:author="Seth Oranburg" w:date="2026-03-07T09:50:00Z" w16du:dateUtc="2026-03-07T14:50:00Z">
        <w:r w:rsidR="0033544D" w:rsidRPr="00742779">
          <w:t>Nonprofit</w:t>
        </w:r>
      </w:ins>
      <w:r w:rsidR="0033544D" w:rsidRPr="00742779">
        <w:t xml:space="preserve"> corporations have no shareholders. The people who might care about fiduciary breaches fall into three categories, none of which </w:t>
      </w:r>
      <w:r w:rsidR="0033544D" w:rsidRPr="00742779">
        <w:lastRenderedPageBreak/>
        <w:t>holds the residual claim that would support derivative standing in a for-profit corporation.</w:t>
      </w:r>
    </w:p>
    <w:p w14:paraId="2ED2936A" w14:textId="77777777" w:rsidR="0033544D" w:rsidRPr="00742779" w:rsidRDefault="00742779" w:rsidP="000E54B1">
      <w:pPr>
        <w:pPrChange w:id="2094" w:author="Seth Oranburg" w:date="2026-03-07T09:50:00Z" w16du:dateUtc="2026-03-07T14:50:00Z">
          <w:pPr>
            <w:pStyle w:val="NormalWeb"/>
          </w:pPr>
        </w:pPrChange>
      </w:pPr>
      <w:del w:id="2095" w:author="Seth Oranburg" w:date="2026-03-07T09:50:00Z" w16du:dateUtc="2026-03-07T14:50:00Z">
        <w:r w:rsidRPr="00742779">
          <w:rPr>
            <w:rFonts w:ascii="ZWAdobeF" w:hAnsi="ZWAdobeF" w:cs="ZWAdobeF"/>
            <w:sz w:val="2"/>
            <w:szCs w:val="2"/>
          </w:rPr>
          <w:delText>1028B</w:delText>
        </w:r>
        <w:r w:rsidR="0033544D" w:rsidRPr="00742779">
          <w:delText>First</w:delText>
        </w:r>
      </w:del>
      <w:ins w:id="2096" w:author="Seth Oranburg" w:date="2026-03-07T09:50:00Z" w16du:dateUtc="2026-03-07T14:50:00Z">
        <w:r w:rsidR="0033544D" w:rsidRPr="00742779">
          <w:t>First</w:t>
        </w:r>
      </w:ins>
      <w:r w:rsidR="0033544D" w:rsidRPr="00742779">
        <w:t>, donors. Donors are individuals, foundations, government agencies, or other entities that contribute money, property, or other resources to support the nonprofit</w:t>
      </w:r>
      <w:r w:rsidR="009F60D1" w:rsidRPr="00742779">
        <w:t>’</w:t>
      </w:r>
      <w:r w:rsidR="0033544D" w:rsidRPr="00742779">
        <w:t>s mission.</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Donors care whether the nonprofit uses resources effectively and faithfully to advance its stated purposes. But donors gave their contributions away.</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Once the gift is complete, the assets belong to the nonprofit, not to the donor. Donors ordinarily have no continuing property interest that would support standing to sue directors for mismanagement.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donor who gave $1 million cannot sue derivatively to challenge executive overpayment or self-dealing unless the donor negotiated express enforcement rights in a written gift agreement.</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Even then, the donor is enforcing a contract, not standing in for the missing shareholders.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p>
    <w:p w14:paraId="5F6E1FC0" w14:textId="77777777" w:rsidR="0033544D" w:rsidRPr="00742779" w:rsidRDefault="00742779" w:rsidP="000E54B1">
      <w:pPr>
        <w:pPrChange w:id="2097" w:author="Seth Oranburg" w:date="2026-03-07T09:50:00Z" w16du:dateUtc="2026-03-07T14:50:00Z">
          <w:pPr>
            <w:pStyle w:val="NormalWeb"/>
          </w:pPr>
        </w:pPrChange>
      </w:pPr>
      <w:del w:id="2098" w:author="Seth Oranburg" w:date="2026-03-07T09:50:00Z" w16du:dateUtc="2026-03-07T14:50:00Z">
        <w:r w:rsidRPr="00742779">
          <w:rPr>
            <w:rFonts w:ascii="ZWAdobeF" w:hAnsi="ZWAdobeF" w:cs="ZWAdobeF"/>
            <w:sz w:val="2"/>
            <w:szCs w:val="2"/>
          </w:rPr>
          <w:delText>1029B</w:delText>
        </w:r>
        <w:r w:rsidR="0033544D" w:rsidRPr="00742779">
          <w:delText>Second</w:delText>
        </w:r>
      </w:del>
      <w:ins w:id="2099" w:author="Seth Oranburg" w:date="2026-03-07T09:50:00Z" w16du:dateUtc="2026-03-07T14:50:00Z">
        <w:r w:rsidR="0033544D" w:rsidRPr="00742779">
          <w:t>Second</w:t>
        </w:r>
      </w:ins>
      <w:r w:rsidR="0033544D" w:rsidRPr="00742779">
        <w:t>, beneficiaries. Beneficiaries are individuals or groups who receive services from the nonprofit.</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Students at a charitable university are beneficiaries of educational services. Patients at a nonprofit hospital are beneficiaries of medical care. Beneficiaries depend on the nonprofit</w:t>
      </w:r>
      <w:r w:rsidR="009F60D1" w:rsidRPr="00742779">
        <w:t>’</w:t>
      </w:r>
      <w:r w:rsidR="0033544D" w:rsidRPr="00742779">
        <w:t>s continued effective operation, and they suffer harm if directors mismanage the organization or waste its resources. But beneficiaries also do not hold property interests in the nonprofit</w:t>
      </w:r>
      <w:r w:rsidR="009F60D1" w:rsidRPr="00742779">
        <w:t>’</w:t>
      </w:r>
      <w:r w:rsidR="0033544D" w:rsidRPr="00742779">
        <w:t>s assets.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They receive services, but they do not own the endowment, the buildings, or the equipment.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Because they lack ownership, they lack derivative standing to sue on behalf of the organization.</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patient can sue the hospital for medical malpractice (a direct claim based on harm to the patient). A student can sue the university for breach of contract if promised services are not delivered (a direct claim based on harm to the student). But neither can sue derivatively to challenge board decisions that harm the organization itself.</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1EC4E537" w14:textId="77777777" w:rsidR="0033544D" w:rsidRPr="00742779" w:rsidRDefault="00742779" w:rsidP="000E54B1">
      <w:pPr>
        <w:pPrChange w:id="2100" w:author="Seth Oranburg" w:date="2026-03-07T09:50:00Z" w16du:dateUtc="2026-03-07T14:50:00Z">
          <w:pPr>
            <w:pStyle w:val="NormalWeb"/>
          </w:pPr>
        </w:pPrChange>
      </w:pPr>
      <w:del w:id="2101" w:author="Seth Oranburg" w:date="2026-03-07T09:50:00Z" w16du:dateUtc="2026-03-07T14:50:00Z">
        <w:r w:rsidRPr="00742779">
          <w:rPr>
            <w:rFonts w:ascii="ZWAdobeF" w:hAnsi="ZWAdobeF" w:cs="ZWAdobeF"/>
            <w:sz w:val="2"/>
            <w:szCs w:val="2"/>
          </w:rPr>
          <w:delText>1030B</w:delText>
        </w:r>
        <w:r w:rsidR="0033544D" w:rsidRPr="00742779">
          <w:delText>Third</w:delText>
        </w:r>
      </w:del>
      <w:ins w:id="2102" w:author="Seth Oranburg" w:date="2026-03-07T09:50:00Z" w16du:dateUtc="2026-03-07T14:50:00Z">
        <w:r w:rsidR="0033544D" w:rsidRPr="00742779">
          <w:t>Third</w:t>
        </w:r>
      </w:ins>
      <w:r w:rsidR="0033544D" w:rsidRPr="00742779">
        <w:t>, the public. Charitable assets are impressed with a public trust.</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r w:rsidR="0033544D" w:rsidRPr="00742779">
        <w:t xml:space="preserve"> Even though they are privately held by the nonprofit organization, the public has an interest in ensuring they are used for charitable purposes rather than wasted or diverted to private benefit.</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r w:rsidR="0033544D" w:rsidRPr="00742779">
        <w:t xml:space="preserve"> That public interest is represented by the state attorney general, who has statutory and common-law authority to enforce charitable obligations in a parens patriae capacity.</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r w:rsidR="0033544D" w:rsidRPr="00742779">
        <w:t xml:space="preserve"> Parens patriae means </w:t>
      </w:r>
      <w:r w:rsidR="009F60D1" w:rsidRPr="00742779">
        <w:t>“</w:t>
      </w:r>
      <w:r w:rsidR="0033544D" w:rsidRPr="00742779">
        <w:t>parent of the country.</w:t>
      </w:r>
      <w:r w:rsidR="009F60D1" w:rsidRPr="00742779">
        <w:t>”</w:t>
      </w:r>
      <w:r w:rsidR="0033544D" w:rsidRPr="00742779">
        <w:t xml:space="preserve"> It refers to the government</w:t>
      </w:r>
      <w:r w:rsidR="009F60D1" w:rsidRPr="00742779">
        <w:t>’</w:t>
      </w:r>
      <w:r w:rsidR="0033544D" w:rsidRPr="00742779">
        <w:t>s role as guardian of interests that cannot be protected through private litigation because no private party holds a sufficient stake to justify the cost of suing.</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p>
    <w:p w14:paraId="029A2801" w14:textId="77777777" w:rsidR="0033544D" w:rsidRPr="00742779" w:rsidRDefault="00742779" w:rsidP="000E54B1">
      <w:pPr>
        <w:pPrChange w:id="2103" w:author="Seth Oranburg" w:date="2026-03-07T09:50:00Z" w16du:dateUtc="2026-03-07T14:50:00Z">
          <w:pPr>
            <w:pStyle w:val="NormalWeb"/>
          </w:pPr>
        </w:pPrChange>
      </w:pPr>
      <w:del w:id="2104" w:author="Seth Oranburg" w:date="2026-03-07T09:50:00Z" w16du:dateUtc="2026-03-07T14:50:00Z">
        <w:r w:rsidRPr="00742779">
          <w:rPr>
            <w:rFonts w:ascii="ZWAdobeF" w:hAnsi="ZWAdobeF" w:cs="ZWAdobeF"/>
            <w:sz w:val="2"/>
            <w:szCs w:val="2"/>
          </w:rPr>
          <w:delText>1031B</w:delText>
        </w:r>
        <w:r w:rsidR="0033544D" w:rsidRPr="00742779">
          <w:delText>Attorney</w:delText>
        </w:r>
      </w:del>
      <w:ins w:id="2105" w:author="Seth Oranburg" w:date="2026-03-07T09:50:00Z" w16du:dateUtc="2026-03-07T14:50:00Z">
        <w:r w:rsidR="0033544D" w:rsidRPr="00742779">
          <w:t>Attorney</w:t>
        </w:r>
      </w:ins>
      <w:r w:rsidR="0033544D" w:rsidRPr="00742779">
        <w:t xml:space="preserve"> general enforcement is the primary legal mechanism for holding nonprofit directors accountable. The attorney general can sue to enjoin </w:t>
      </w:r>
      <w:r w:rsidR="0033544D" w:rsidRPr="00742779">
        <w:lastRenderedPageBreak/>
        <w:t>improper transactions, compel an accounting, seek restitution from directors who breached duties, and in extreme cases seek removal of directors or dissolution of the organization.</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remedial authority is broad.</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practical reality is constrained. Attorney general offices have limited resources.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Charitable enforcement competes with consumer protection, criminal prosecution, civil rights, antitrust, and representation of state agencies.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A single attorney general office may oversee thousands of nonprofits ranging from small volunteer organizations to multi-billion-dollar hospital systems.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Comprehensive monitoring is impossible.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Enforcement is selective and reactive, typically triggered by public complaints, media coverage, or whistleblower reports rather than routine audits.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6EFD6A9A" w14:textId="77777777" w:rsidR="0033544D" w:rsidRPr="00742779" w:rsidRDefault="00742779" w:rsidP="000E54B1">
      <w:pPr>
        <w:pPrChange w:id="2106" w:author="Seth Oranburg" w:date="2026-03-07T09:50:00Z" w16du:dateUtc="2026-03-07T14:50:00Z">
          <w:pPr>
            <w:pStyle w:val="NormalWeb"/>
          </w:pPr>
        </w:pPrChange>
      </w:pPr>
      <w:del w:id="2107" w:author="Seth Oranburg" w:date="2026-03-07T09:50:00Z" w16du:dateUtc="2026-03-07T14:50:00Z">
        <w:r w:rsidRPr="00742779">
          <w:rPr>
            <w:rFonts w:ascii="ZWAdobeF" w:hAnsi="ZWAdobeF" w:cs="ZWAdobeF"/>
            <w:sz w:val="2"/>
            <w:szCs w:val="2"/>
          </w:rPr>
          <w:delText>1032B</w:delText>
        </w:r>
        <w:r w:rsidR="0033544D" w:rsidRPr="00742779">
          <w:delText>This</w:delText>
        </w:r>
      </w:del>
      <w:ins w:id="2108" w:author="Seth Oranburg" w:date="2026-03-07T09:50:00Z" w16du:dateUtc="2026-03-07T14:50:00Z">
        <w:r w:rsidR="0033544D" w:rsidRPr="00742779">
          <w:t>This</w:t>
        </w:r>
      </w:ins>
      <w:r w:rsidR="0033544D" w:rsidRPr="00742779">
        <w:t xml:space="preserve"> is the enforcement gap. Donors lack standing. Beneficiaries lack standing. The attorney general has standing but limited capacity and exercises discretion about which cases to pursue.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result is that many nonprofit governance failures go unchallenged. Overpaid executives remain overpaid. Self-dealing transactions are not rescinded. Passive boards are not replaced. The nonprofit form solves the commitment problem by removing ownership, but it creates an accountability problem because the usual monitors are missing.</w:t>
      </w:r>
    </w:p>
    <w:p w14:paraId="0AEF97A7" w14:textId="77777777" w:rsidR="0033544D" w:rsidRPr="00742779" w:rsidRDefault="0033544D" w:rsidP="000E54B1">
      <w:pPr>
        <w:pStyle w:val="Heading2"/>
        <w:rPr>
          <w:rFonts w:eastAsia="Times New Roman"/>
        </w:rPr>
      </w:pPr>
      <w:r w:rsidRPr="00742779">
        <w:rPr>
          <w:rFonts w:eastAsia="Times New Roman"/>
        </w:rPr>
        <w:t>Building the Asset Lock: Formation and Tax Qualification</w:t>
      </w:r>
    </w:p>
    <w:p w14:paraId="249995E5" w14:textId="77777777" w:rsidR="0033544D" w:rsidRPr="00742779" w:rsidRDefault="00742779" w:rsidP="000E54B1">
      <w:del w:id="2109" w:author="Seth Oranburg" w:date="2026-03-07T09:50:00Z" w16du:dateUtc="2026-03-07T14:50:00Z">
        <w:r w:rsidRPr="00742779">
          <w:rPr>
            <w:rFonts w:ascii="ZWAdobeF" w:hAnsi="ZWAdobeF" w:cs="ZWAdobeF"/>
            <w:sz w:val="2"/>
            <w:szCs w:val="2"/>
          </w:rPr>
          <w:delText>1033B</w:delText>
        </w:r>
        <w:r w:rsidR="0033544D" w:rsidRPr="00742779">
          <w:delText>The</w:delText>
        </w:r>
      </w:del>
      <w:ins w:id="2110" w:author="Seth Oranburg" w:date="2026-03-07T09:50:00Z" w16du:dateUtc="2026-03-07T14:50:00Z">
        <w:r w:rsidR="0033544D" w:rsidRPr="00742779">
          <w:t>The</w:t>
        </w:r>
      </w:ins>
      <w:r w:rsidR="0033544D" w:rsidRPr="00742779">
        <w:t xml:space="preserve"> nondistribution constraint is not self-executing. It must be embedded in the organization</w:t>
      </w:r>
      <w:r w:rsidR="009F60D1" w:rsidRPr="00742779">
        <w:t>’</w:t>
      </w:r>
      <w:r w:rsidR="0033544D" w:rsidRPr="00742779">
        <w:t>s legal structure at formation and maintained through ongoing compliance with state and federal law.</w:t>
      </w:r>
    </w:p>
    <w:p w14:paraId="33183CD2" w14:textId="77777777" w:rsidR="0033544D" w:rsidRPr="00742779" w:rsidRDefault="00742779" w:rsidP="000E54B1">
      <w:pPr>
        <w:pPrChange w:id="2111" w:author="Seth Oranburg" w:date="2026-03-07T09:50:00Z" w16du:dateUtc="2026-03-07T14:50:00Z">
          <w:pPr>
            <w:pStyle w:val="NormalWeb"/>
          </w:pPr>
        </w:pPrChange>
      </w:pPr>
      <w:del w:id="2112" w:author="Seth Oranburg" w:date="2026-03-07T09:50:00Z" w16du:dateUtc="2026-03-07T14:50:00Z">
        <w:r w:rsidRPr="00742779">
          <w:rPr>
            <w:rFonts w:ascii="ZWAdobeF" w:hAnsi="ZWAdobeF" w:cs="ZWAdobeF"/>
            <w:sz w:val="2"/>
            <w:szCs w:val="2"/>
          </w:rPr>
          <w:delText>1034B</w:delText>
        </w:r>
        <w:r w:rsidR="0033544D" w:rsidRPr="00742779">
          <w:delText>Forming</w:delText>
        </w:r>
      </w:del>
      <w:ins w:id="2113" w:author="Seth Oranburg" w:date="2026-03-07T09:50:00Z" w16du:dateUtc="2026-03-07T14:50:00Z">
        <w:r w:rsidR="0033544D" w:rsidRPr="00742779">
          <w:t>Forming</w:t>
        </w:r>
      </w:ins>
      <w:r w:rsidR="0033544D" w:rsidRPr="00742779">
        <w:t xml:space="preserve"> a nonprofit corporation resembles forming a business corporation. The organizers file articles of incorporation with the state.</w:t>
      </w:r>
      <w:r w:rsidR="0033544D">
        <w:fldChar w:fldCharType="begin"/>
      </w:r>
      <w:r w:rsidR="0033544D">
        <w:instrText>HYPERLINK \l "fn95-11647" \o "Jump to citation"</w:instrText>
      </w:r>
      <w:r w:rsidR="0033544D">
        <w:fldChar w:fldCharType="separate"/>
      </w:r>
      <w:r w:rsidR="0033544D" w:rsidRPr="00742779">
        <w:rPr>
          <w:rStyle w:val="Hyperlink"/>
          <w:color w:val="auto"/>
          <w:u w:val="none"/>
        </w:rPr>
        <w:t>[95</w:t>
      </w:r>
      <w:r w:rsidR="002E1B5B" w:rsidRPr="00742779">
        <w:rPr>
          <w:rStyle w:val="Hyperlink"/>
          <w:color w:val="auto"/>
          <w:u w:val="none"/>
        </w:rPr>
        <w:t>]</w:t>
      </w:r>
      <w:r w:rsidR="0033544D">
        <w:fldChar w:fldCharType="end"/>
      </w:r>
      <w:r w:rsidR="0033544D" w:rsidRPr="00742779">
        <w:t xml:space="preserve"> The articles create the entity as a separate legal person that can own property, enter contracts, sue and be sued, and persist despite changes in personnel.</w:t>
      </w:r>
      <w:r w:rsidR="0033544D">
        <w:fldChar w:fldCharType="begin"/>
      </w:r>
      <w:r w:rsidR="0033544D">
        <w:instrText>HYPERLINK \l "fn95-11647" \o "Jump to citation"</w:instrText>
      </w:r>
      <w:r w:rsidR="0033544D">
        <w:fldChar w:fldCharType="separate"/>
      </w:r>
      <w:r w:rsidR="0033544D" w:rsidRPr="00742779">
        <w:rPr>
          <w:rStyle w:val="Hyperlink"/>
          <w:color w:val="auto"/>
          <w:u w:val="none"/>
        </w:rPr>
        <w:t>[95</w:t>
      </w:r>
      <w:r w:rsidR="002E1B5B" w:rsidRPr="00742779">
        <w:rPr>
          <w:rStyle w:val="Hyperlink"/>
          <w:color w:val="auto"/>
          <w:u w:val="none"/>
        </w:rPr>
        <w:t>]</w:t>
      </w:r>
      <w:r w:rsidR="0033544D">
        <w:fldChar w:fldCharType="end"/>
      </w:r>
      <w:r w:rsidR="0033544D" w:rsidRPr="00742779">
        <w:t xml:space="preserve"> The articles specify the organization</w:t>
      </w:r>
      <w:r w:rsidR="009F60D1" w:rsidRPr="00742779">
        <w:t>’</w:t>
      </w:r>
      <w:r w:rsidR="0033544D" w:rsidRPr="00742779">
        <w:t>s name, its purposes, whether it will have members, and the structure of its board.</w:t>
      </w:r>
      <w:r w:rsidR="0033544D">
        <w:fldChar w:fldCharType="begin"/>
      </w:r>
      <w:r w:rsidR="0033544D">
        <w:instrText>HYPERLINK \l "fn95-11647" \o "Jump to citation"</w:instrText>
      </w:r>
      <w:r w:rsidR="0033544D">
        <w:fldChar w:fldCharType="separate"/>
      </w:r>
      <w:r w:rsidR="0033544D" w:rsidRPr="00742779">
        <w:rPr>
          <w:rStyle w:val="Hyperlink"/>
          <w:color w:val="auto"/>
          <w:u w:val="none"/>
        </w:rPr>
        <w:t>[95</w:t>
      </w:r>
      <w:r w:rsidR="002E1B5B" w:rsidRPr="00742779">
        <w:rPr>
          <w:rStyle w:val="Hyperlink"/>
          <w:color w:val="auto"/>
          <w:u w:val="none"/>
        </w:rPr>
        <w:t>]</w:t>
      </w:r>
      <w:r w:rsidR="0033544D">
        <w:fldChar w:fldCharType="end"/>
      </w:r>
      <w:r w:rsidR="0033544D" w:rsidRPr="00742779">
        <w:t xml:space="preserve"> The entity provides limited liability: directors, officers, and members (if any) are generally not personally liable for the organization</w:t>
      </w:r>
      <w:r w:rsidR="009F60D1" w:rsidRPr="00742779">
        <w:t>’</w:t>
      </w:r>
      <w:r w:rsidR="0033544D" w:rsidRPr="00742779">
        <w:t>s debts.</w:t>
      </w:r>
      <w:r w:rsidR="0033544D">
        <w:fldChar w:fldCharType="begin"/>
      </w:r>
      <w:r w:rsidR="0033544D">
        <w:instrText>HYPERLINK \l "fn96-11647" \o "Jump to citation"</w:instrText>
      </w:r>
      <w:r w:rsidR="0033544D">
        <w:fldChar w:fldCharType="separate"/>
      </w:r>
      <w:r w:rsidR="0033544D" w:rsidRPr="00742779">
        <w:rPr>
          <w:rStyle w:val="Hyperlink"/>
          <w:color w:val="auto"/>
          <w:u w:val="none"/>
        </w:rPr>
        <w:t>[96</w:t>
      </w:r>
      <w:r w:rsidR="002F7B17" w:rsidRPr="00742779">
        <w:rPr>
          <w:rStyle w:val="Hyperlink"/>
          <w:color w:val="auto"/>
          <w:u w:val="none"/>
        </w:rPr>
        <w:t>]</w:t>
      </w:r>
      <w:r w:rsidR="0033544D">
        <w:fldChar w:fldCharType="end"/>
      </w:r>
    </w:p>
    <w:p w14:paraId="43E21AD5" w14:textId="77777777" w:rsidR="0033544D" w:rsidRPr="00742779" w:rsidRDefault="00742779" w:rsidP="000E54B1">
      <w:pPr>
        <w:pPrChange w:id="2114" w:author="Seth Oranburg" w:date="2026-03-07T09:50:00Z" w16du:dateUtc="2026-03-07T14:50:00Z">
          <w:pPr>
            <w:pStyle w:val="NormalWeb"/>
          </w:pPr>
        </w:pPrChange>
      </w:pPr>
      <w:del w:id="2115" w:author="Seth Oranburg" w:date="2026-03-07T09:50:00Z" w16du:dateUtc="2026-03-07T14:50:00Z">
        <w:r w:rsidRPr="00742779">
          <w:rPr>
            <w:rFonts w:ascii="ZWAdobeF" w:hAnsi="ZWAdobeF" w:cs="ZWAdobeF"/>
            <w:sz w:val="2"/>
            <w:szCs w:val="2"/>
          </w:rPr>
          <w:delText>1035B</w:delText>
        </w:r>
        <w:r w:rsidR="0033544D" w:rsidRPr="00742779">
          <w:delText>The</w:delText>
        </w:r>
      </w:del>
      <w:ins w:id="2116" w:author="Seth Oranburg" w:date="2026-03-07T09:50:00Z" w16du:dateUtc="2026-03-07T14:50:00Z">
        <w:r w:rsidR="0033544D" w:rsidRPr="00742779">
          <w:t>The</w:t>
        </w:r>
      </w:ins>
      <w:r w:rsidR="0033544D" w:rsidRPr="00742779">
        <w:t xml:space="preserve"> differences appear in the constraints the articles must include if the organization seeks federal tax exemption under section 501(c)(3). That qualification matters because exemption eliminates federal income tax liability on most organizational income and, equally important, makes donations tax-</w:t>
      </w:r>
      <w:r w:rsidR="0033544D" w:rsidRPr="00742779">
        <w:lastRenderedPageBreak/>
        <w:t>deductible for contributors.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fldChar w:fldCharType="begin"/>
      </w:r>
      <w:r w:rsidR="0033544D">
        <w:instrText>HYPERLINK \l "fn97-11647" \o "Jump to citation"</w:instrText>
      </w:r>
      <w:r w:rsidR="0033544D">
        <w:fldChar w:fldCharType="separate"/>
      </w:r>
      <w:r w:rsidR="0033544D" w:rsidRPr="00742779">
        <w:rPr>
          <w:rStyle w:val="Hyperlink"/>
          <w:color w:val="auto"/>
          <w:u w:val="none"/>
        </w:rPr>
        <w:t>[97</w:t>
      </w:r>
      <w:r w:rsidR="00B258E5" w:rsidRPr="00742779">
        <w:rPr>
          <w:rStyle w:val="Hyperlink"/>
          <w:color w:val="auto"/>
          <w:u w:val="none"/>
        </w:rPr>
        <w:t>]</w:t>
      </w:r>
      <w:r w:rsidR="0033544D">
        <w:fldChar w:fldCharType="end"/>
      </w:r>
      <w:r w:rsidR="0033544D" w:rsidRPr="00742779">
        <w:t xml:space="preserve"> For most nonprofits, the tax subsidy is existential. It makes fundraising feasible by allowing donors to reduce their tax liability when they give. It eliminates tax on investment income, allowing endowments to grow faster. It often triggers state and local tax exemptions as well.</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p>
    <w:p w14:paraId="542C2F59" w14:textId="77777777" w:rsidR="0033544D" w:rsidRPr="00742779" w:rsidRDefault="00742779" w:rsidP="000E54B1">
      <w:pPr>
        <w:pPrChange w:id="2117" w:author="Seth Oranburg" w:date="2026-03-07T09:50:00Z" w16du:dateUtc="2026-03-07T14:50:00Z">
          <w:pPr>
            <w:pStyle w:val="NormalWeb"/>
          </w:pPr>
        </w:pPrChange>
      </w:pPr>
      <w:del w:id="2118" w:author="Seth Oranburg" w:date="2026-03-07T09:50:00Z" w16du:dateUtc="2026-03-07T14:50:00Z">
        <w:r w:rsidRPr="00742779">
          <w:rPr>
            <w:rFonts w:ascii="ZWAdobeF" w:hAnsi="ZWAdobeF" w:cs="ZWAdobeF"/>
            <w:sz w:val="2"/>
            <w:szCs w:val="2"/>
          </w:rPr>
          <w:delText>1036B</w:delText>
        </w:r>
        <w:r w:rsidR="0033544D" w:rsidRPr="00742779">
          <w:delText>The</w:delText>
        </w:r>
      </w:del>
      <w:ins w:id="2119" w:author="Seth Oranburg" w:date="2026-03-07T09:50:00Z" w16du:dateUtc="2026-03-07T14:50:00Z">
        <w:r w:rsidR="0033544D" w:rsidRPr="00742779">
          <w:t>The</w:t>
        </w:r>
      </w:ins>
      <w:r w:rsidR="0033544D" w:rsidRPr="00742779">
        <w:t xml:space="preserve"> Internal Revenue Service conditions exemption on three structural requirements that embed the asset lock in the organization</w:t>
      </w:r>
      <w:r w:rsidR="009F60D1" w:rsidRPr="00742779">
        <w:t>’</w:t>
      </w:r>
      <w:r w:rsidR="0033544D" w:rsidRPr="00742779">
        <w:t>s charter.</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fldChar w:fldCharType="begin"/>
      </w:r>
      <w:r w:rsidR="0033544D">
        <w:instrText>HYPERLINK \l "fn99-11647" \o "Jump to citation"</w:instrText>
      </w:r>
      <w:r w:rsidR="0033544D">
        <w:fldChar w:fldCharType="separate"/>
      </w:r>
      <w:r w:rsidR="0033544D" w:rsidRPr="00742779">
        <w:rPr>
          <w:rStyle w:val="Hyperlink"/>
          <w:color w:val="auto"/>
          <w:u w:val="none"/>
        </w:rPr>
        <w:t>[99</w:t>
      </w:r>
      <w:r w:rsidR="00FA601A" w:rsidRPr="00742779">
        <w:rPr>
          <w:rStyle w:val="Hyperlink"/>
          <w:color w:val="auto"/>
          <w:u w:val="none"/>
        </w:rPr>
        <w:t>]</w:t>
      </w:r>
      <w:r w:rsidR="0033544D">
        <w:fldChar w:fldCharType="end"/>
      </w:r>
      <w:r w:rsidR="0033544D" w:rsidRPr="00742779">
        <w:t xml:space="preserve"> First, the articles must limit the organization</w:t>
      </w:r>
      <w:r w:rsidR="009F60D1" w:rsidRPr="00742779">
        <w:t>’</w:t>
      </w:r>
      <w:r w:rsidR="0033544D" w:rsidRPr="00742779">
        <w:t>s purposes to one or more specified exempt purposes: charitable, educational, religious, scientific, literary, testing for public safety, fostering national or international amateur sports competition, or preventing cruelty to children or animals.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State nonprofit law is often permissive about purposes, but federal tax law is not. If the goal is section 501(c)(3) exemption, the articles must be narrow enough to satisfy the organizational test.</w:t>
      </w:r>
      <w:r w:rsidR="0033544D">
        <w:fldChar w:fldCharType="begin"/>
      </w:r>
      <w:r w:rsidR="0033544D">
        <w:instrText>HYPERLINK \l "fn99-11647" \o "Jump to citation"</w:instrText>
      </w:r>
      <w:r w:rsidR="0033544D">
        <w:fldChar w:fldCharType="separate"/>
      </w:r>
      <w:r w:rsidR="0033544D" w:rsidRPr="00742779">
        <w:rPr>
          <w:rStyle w:val="Hyperlink"/>
          <w:color w:val="auto"/>
          <w:u w:val="none"/>
        </w:rPr>
        <w:t>[99</w:t>
      </w:r>
      <w:r w:rsidR="00FA601A" w:rsidRPr="00742779">
        <w:rPr>
          <w:rStyle w:val="Hyperlink"/>
          <w:color w:val="auto"/>
          <w:u w:val="none"/>
        </w:rPr>
        <w:t>]</w:t>
      </w:r>
      <w:r w:rsidR="0033544D">
        <w:fldChar w:fldCharType="end"/>
      </w:r>
    </w:p>
    <w:p w14:paraId="3E215E98" w14:textId="77777777" w:rsidR="0033544D" w:rsidRPr="00742779" w:rsidRDefault="00742779" w:rsidP="000E54B1">
      <w:pPr>
        <w:pPrChange w:id="2120" w:author="Seth Oranburg" w:date="2026-03-07T09:50:00Z" w16du:dateUtc="2026-03-07T14:50:00Z">
          <w:pPr>
            <w:pStyle w:val="NormalWeb"/>
          </w:pPr>
        </w:pPrChange>
      </w:pPr>
      <w:del w:id="2121" w:author="Seth Oranburg" w:date="2026-03-07T09:50:00Z" w16du:dateUtc="2026-03-07T14:50:00Z">
        <w:r w:rsidRPr="00742779">
          <w:rPr>
            <w:rFonts w:ascii="ZWAdobeF" w:hAnsi="ZWAdobeF" w:cs="ZWAdobeF"/>
            <w:sz w:val="2"/>
            <w:szCs w:val="2"/>
          </w:rPr>
          <w:delText>1037B</w:delText>
        </w:r>
        <w:r w:rsidR="0033544D" w:rsidRPr="00742779">
          <w:delText>Second</w:delText>
        </w:r>
      </w:del>
      <w:ins w:id="2122" w:author="Seth Oranburg" w:date="2026-03-07T09:50:00Z" w16du:dateUtc="2026-03-07T14:50:00Z">
        <w:r w:rsidR="0033544D" w:rsidRPr="00742779">
          <w:t>Second</w:t>
        </w:r>
      </w:ins>
      <w:r w:rsidR="0033544D" w:rsidRPr="00742779">
        <w:t>, the articles must include a nondistribution clause stating that no part of the organization</w:t>
      </w:r>
      <w:r w:rsidR="009F60D1" w:rsidRPr="00742779">
        <w:t>’</w:t>
      </w:r>
      <w:r w:rsidR="0033544D" w:rsidRPr="00742779">
        <w:t>s net earnings may inure to the benefit of private individuals.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fldChar w:fldCharType="begin"/>
      </w:r>
      <w:r w:rsidR="0033544D">
        <w:instrText>HYPERLINK \l "fn100-11647" \o "Jump to citation"</w:instrText>
      </w:r>
      <w:r w:rsidR="0033544D">
        <w:fldChar w:fldCharType="separate"/>
      </w:r>
      <w:r w:rsidR="0033544D" w:rsidRPr="00742779">
        <w:rPr>
          <w:rStyle w:val="Hyperlink"/>
          <w:color w:val="auto"/>
          <w:u w:val="none"/>
        </w:rPr>
        <w:t>[100</w:t>
      </w:r>
      <w:r w:rsidR="00FA601A" w:rsidRPr="00742779">
        <w:rPr>
          <w:rStyle w:val="Hyperlink"/>
          <w:color w:val="auto"/>
          <w:u w:val="none"/>
        </w:rPr>
        <w:t>]</w:t>
      </w:r>
      <w:r w:rsidR="0033544D">
        <w:fldChar w:fldCharType="end"/>
      </w:r>
      <w:r w:rsidR="0033544D" w:rsidRPr="00742779">
        <w:t xml:space="preserve"> This clause operationalizes the commitment that makes donors willing to give. It ensures that surplus generated by the organization cannot be distributed as dividends to insiders. Reasonable compensation for services is permitted; distribution of profits is not.</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p>
    <w:p w14:paraId="2136D153" w14:textId="77777777" w:rsidR="0033544D" w:rsidRPr="00742779" w:rsidRDefault="00742779" w:rsidP="000E54B1">
      <w:pPr>
        <w:pPrChange w:id="2123" w:author="Seth Oranburg" w:date="2026-03-07T09:50:00Z" w16du:dateUtc="2026-03-07T14:50:00Z">
          <w:pPr>
            <w:pStyle w:val="NormalWeb"/>
          </w:pPr>
        </w:pPrChange>
      </w:pPr>
      <w:del w:id="2124" w:author="Seth Oranburg" w:date="2026-03-07T09:50:00Z" w16du:dateUtc="2026-03-07T14:50:00Z">
        <w:r w:rsidRPr="00742779">
          <w:rPr>
            <w:rFonts w:ascii="ZWAdobeF" w:hAnsi="ZWAdobeF" w:cs="ZWAdobeF"/>
            <w:sz w:val="2"/>
            <w:szCs w:val="2"/>
          </w:rPr>
          <w:delText>1038B</w:delText>
        </w:r>
        <w:r w:rsidR="0033544D" w:rsidRPr="00742779">
          <w:delText>Third</w:delText>
        </w:r>
      </w:del>
      <w:ins w:id="2125" w:author="Seth Oranburg" w:date="2026-03-07T09:50:00Z" w16du:dateUtc="2026-03-07T14:50:00Z">
        <w:r w:rsidR="0033544D" w:rsidRPr="00742779">
          <w:t>Third</w:t>
        </w:r>
      </w:ins>
      <w:r w:rsidR="0033544D" w:rsidRPr="00742779">
        <w:t>, the articles must include a dissolution clause specifying that if the organization dissolves, its remaining assets will be distributed to another section 501(c)(3) organization or to government for public purposes, not to founders, directors, officers, or members.</w:t>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r w:rsidR="0033544D" w:rsidRPr="00742779">
        <w:t xml:space="preserve"> This clause locks assets into the charitable sector even if the particular organization fails. It prevents founders from starting a nonprofit, accumulating tax-exempt donations, and then shutting down to capture the accumulated wealth.</w:t>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p>
    <w:p w14:paraId="4F092A67" w14:textId="77777777" w:rsidR="0033544D" w:rsidRPr="00742779" w:rsidRDefault="00742779" w:rsidP="000E54B1">
      <w:pPr>
        <w:pPrChange w:id="2126" w:author="Seth Oranburg" w:date="2026-03-07T09:50:00Z" w16du:dateUtc="2026-03-07T14:50:00Z">
          <w:pPr>
            <w:pStyle w:val="NormalWeb"/>
          </w:pPr>
        </w:pPrChange>
      </w:pPr>
      <w:del w:id="2127" w:author="Seth Oranburg" w:date="2026-03-07T09:50:00Z" w16du:dateUtc="2026-03-07T14:50:00Z">
        <w:r w:rsidRPr="00742779">
          <w:rPr>
            <w:rFonts w:ascii="ZWAdobeF" w:hAnsi="ZWAdobeF" w:cs="ZWAdobeF"/>
            <w:sz w:val="2"/>
            <w:szCs w:val="2"/>
          </w:rPr>
          <w:delText>1039B</w:delText>
        </w:r>
        <w:r w:rsidR="0033544D" w:rsidRPr="00742779">
          <w:delText>These</w:delText>
        </w:r>
      </w:del>
      <w:ins w:id="2128" w:author="Seth Oranburg" w:date="2026-03-07T09:50:00Z" w16du:dateUtc="2026-03-07T14:50:00Z">
        <w:r w:rsidR="0033544D" w:rsidRPr="00742779">
          <w:t>These</w:t>
        </w:r>
      </w:ins>
      <w:r w:rsidR="0033544D" w:rsidRPr="00742779">
        <w:t xml:space="preserve"> three requirements (purpose limitation, nondistribution clause, dissolution clause) create the asset lock that solves the commitment problem.</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They are mandatory for section 501(c)(3) status, and they are enforced through the threat of losing exemption.</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An organization that violates these constraints risks revocation of tax-exempt status, which eliminates the tax subsidy and typically destabilizes fundraising.</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p>
    <w:p w14:paraId="2DAC95AC" w14:textId="77777777" w:rsidR="0033544D" w:rsidRPr="00742779" w:rsidRDefault="00742779" w:rsidP="000E54B1">
      <w:pPr>
        <w:pPrChange w:id="2129" w:author="Seth Oranburg" w:date="2026-03-07T09:50:00Z" w16du:dateUtc="2026-03-07T14:50:00Z">
          <w:pPr>
            <w:pStyle w:val="NormalWeb"/>
          </w:pPr>
        </w:pPrChange>
      </w:pPr>
      <w:del w:id="2130" w:author="Seth Oranburg" w:date="2026-03-07T09:50:00Z" w16du:dateUtc="2026-03-07T14:50:00Z">
        <w:r w:rsidRPr="00742779">
          <w:rPr>
            <w:rFonts w:ascii="ZWAdobeF" w:hAnsi="ZWAdobeF" w:cs="ZWAdobeF"/>
            <w:sz w:val="2"/>
            <w:szCs w:val="2"/>
          </w:rPr>
          <w:delText>1040B</w:delText>
        </w:r>
        <w:r w:rsidR="0033544D" w:rsidRPr="00742779">
          <w:delText>Federal</w:delText>
        </w:r>
      </w:del>
      <w:ins w:id="2131" w:author="Seth Oranburg" w:date="2026-03-07T09:50:00Z" w16du:dateUtc="2026-03-07T14:50:00Z">
        <w:r w:rsidR="0033544D" w:rsidRPr="00742779">
          <w:t>Federal</w:t>
        </w:r>
      </w:ins>
      <w:r w:rsidR="0033544D" w:rsidRPr="00742779">
        <w:t xml:space="preserve"> tax law also imposes operational constraints that reinforce the asset lock. Section 501(c)(3) organizations are prohibited from engaging in political campaign intervention (endorsing or opposing candidates for public office).</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33544D">
        <w:fldChar w:fldCharType="end"/>
      </w:r>
      <w:r w:rsidR="0033544D" w:rsidRPr="00742779">
        <w:t xml:space="preserve"> They face limits on lobbying (attempting to influence legislation), enforced through either a vague </w:t>
      </w:r>
      <w:r w:rsidR="009F60D1" w:rsidRPr="00742779">
        <w:t>“</w:t>
      </w:r>
      <w:r w:rsidR="0033544D" w:rsidRPr="00742779">
        <w:t>substantial part</w:t>
      </w:r>
      <w:r w:rsidR="009F60D1" w:rsidRPr="00742779">
        <w:t>”</w:t>
      </w:r>
      <w:r w:rsidR="0033544D" w:rsidRPr="00742779">
        <w:t xml:space="preserve"> test or, for organizations </w:t>
      </w:r>
      <w:r w:rsidR="0033544D" w:rsidRPr="00742779">
        <w:lastRenderedPageBreak/>
        <w:t>that elect into it, a more specific expenditure test based on the amount spent on lobbying relative to the organization</w:t>
      </w:r>
      <w:r w:rsidR="009F60D1" w:rsidRPr="00742779">
        <w:t>’</w:t>
      </w:r>
      <w:r w:rsidR="0033544D" w:rsidRPr="00742779">
        <w:t>s budget.</w:t>
      </w:r>
      <w:r w:rsidR="0033544D">
        <w:fldChar w:fldCharType="begin"/>
      </w:r>
      <w:r w:rsidR="0033544D">
        <w:instrText>HYPERLINK \l "fn102-11647" \o "Jump to citation"</w:instrText>
      </w:r>
      <w:r w:rsidR="0033544D">
        <w:fldChar w:fldCharType="separate"/>
      </w:r>
      <w:r w:rsidR="0033544D" w:rsidRPr="00742779">
        <w:rPr>
          <w:rStyle w:val="Hyperlink"/>
          <w:color w:val="auto"/>
          <w:u w:val="none"/>
        </w:rPr>
        <w:t>[102</w:t>
      </w:r>
      <w:r w:rsidR="002E1B5B" w:rsidRPr="00742779">
        <w:rPr>
          <w:rStyle w:val="Hyperlink"/>
          <w:color w:val="auto"/>
          <w:u w:val="none"/>
        </w:rPr>
        <w:t>]</w:t>
      </w:r>
      <w:r w:rsidR="0033544D">
        <w:fldChar w:fldCharType="end"/>
      </w:r>
      <w:r w:rsidR="0033544D" w:rsidRPr="00742779">
        <w:t xml:space="preserve"> These constraints are not directly about the nondistribution constraint, but they are conditions of the tax subsidy, and violating them risks revocation.</w:t>
      </w:r>
    </w:p>
    <w:p w14:paraId="50F6C2AC" w14:textId="77777777" w:rsidR="0033544D" w:rsidRPr="00742779" w:rsidRDefault="00742779" w:rsidP="000E54B1">
      <w:del w:id="2132" w:author="Seth Oranburg" w:date="2026-03-07T09:50:00Z" w16du:dateUtc="2026-03-07T14:50:00Z">
        <w:r w:rsidRPr="00742779">
          <w:rPr>
            <w:rFonts w:ascii="ZWAdobeF" w:hAnsi="ZWAdobeF" w:cs="ZWAdobeF"/>
            <w:sz w:val="2"/>
            <w:szCs w:val="2"/>
          </w:rPr>
          <w:delText>1041B</w:delText>
        </w:r>
        <w:r w:rsidR="0033544D" w:rsidRPr="00742779">
          <w:delText>The</w:delText>
        </w:r>
      </w:del>
      <w:ins w:id="2133" w:author="Seth Oranburg" w:date="2026-03-07T09:50:00Z" w16du:dateUtc="2026-03-07T14:50:00Z">
        <w:r w:rsidR="0033544D" w:rsidRPr="00742779">
          <w:t>The</w:t>
        </w:r>
      </w:ins>
      <w:r w:rsidR="0033544D" w:rsidRPr="00742779">
        <w:t xml:space="preserve"> practical result is that most mission-driven organizations that seek donated support organize as nonprofit corporations and qualify for section 501(c)(3) status. The tax benefits make that structure almost mandatory for charities that depend on philanthropy. But qualifying for those benefits requires accepting the governance constraints that follow from removing ownership.</w:t>
      </w:r>
    </w:p>
    <w:p w14:paraId="25971C80" w14:textId="77777777" w:rsidR="0033544D" w:rsidRPr="00742779" w:rsidRDefault="0033544D" w:rsidP="000E54B1">
      <w:pPr>
        <w:pStyle w:val="Heading2"/>
        <w:rPr>
          <w:rFonts w:eastAsia="Times New Roman"/>
        </w:rPr>
      </w:pPr>
      <w:r w:rsidRPr="00742779">
        <w:rPr>
          <w:rFonts w:eastAsia="Times New Roman"/>
        </w:rPr>
        <w:t>Roadmap: Filling the Governance Gap with Incomplete Tools</w:t>
      </w:r>
    </w:p>
    <w:p w14:paraId="312D1013" w14:textId="77777777" w:rsidR="0033544D" w:rsidRPr="00742779" w:rsidRDefault="00742779" w:rsidP="000E54B1">
      <w:del w:id="2134" w:author="Seth Oranburg" w:date="2026-03-07T09:50:00Z" w16du:dateUtc="2026-03-07T14:50:00Z">
        <w:r w:rsidRPr="00742779">
          <w:rPr>
            <w:rFonts w:ascii="ZWAdobeF" w:hAnsi="ZWAdobeF" w:cs="ZWAdobeF"/>
            <w:sz w:val="2"/>
            <w:szCs w:val="2"/>
          </w:rPr>
          <w:delText>1042B</w:delText>
        </w:r>
        <w:r w:rsidR="0033544D" w:rsidRPr="00742779">
          <w:delText>The</w:delText>
        </w:r>
      </w:del>
      <w:ins w:id="2135" w:author="Seth Oranburg" w:date="2026-03-07T09:50:00Z" w16du:dateUtc="2026-03-07T14:50:00Z">
        <w:r w:rsidR="0033544D" w:rsidRPr="00742779">
          <w:t>The</w:t>
        </w:r>
      </w:ins>
      <w:r w:rsidR="0033544D" w:rsidRPr="00742779">
        <w:t xml:space="preserve"> remainder of this chapter examines how law attempts to fill the governance gap created by removing ownership. Four mechanisms provide partial accountability.</w:t>
      </w:r>
    </w:p>
    <w:p w14:paraId="28CE7DDF" w14:textId="77777777" w:rsidR="0033544D" w:rsidRPr="00742779" w:rsidRDefault="00742779" w:rsidP="000E54B1">
      <w:del w:id="2136" w:author="Seth Oranburg" w:date="2026-03-07T09:50:00Z" w16du:dateUtc="2026-03-07T14:50:00Z">
        <w:r w:rsidRPr="00742779">
          <w:rPr>
            <w:rFonts w:ascii="ZWAdobeF" w:hAnsi="ZWAdobeF" w:cs="ZWAdobeF"/>
            <w:sz w:val="2"/>
            <w:szCs w:val="2"/>
          </w:rPr>
          <w:delText>1043B</w:delText>
        </w:r>
        <w:r w:rsidR="0033544D" w:rsidRPr="00742779">
          <w:delText>First</w:delText>
        </w:r>
      </w:del>
      <w:ins w:id="2137" w:author="Seth Oranburg" w:date="2026-03-07T09:50:00Z" w16du:dateUtc="2026-03-07T14:50:00Z">
        <w:r w:rsidR="0033544D" w:rsidRPr="00742779">
          <w:t>First</w:t>
        </w:r>
      </w:ins>
      <w:r w:rsidR="0033544D" w:rsidRPr="00742779">
        <w:t>, attorney general enforcement. The state attorney general has broad legal authority to sue directors for fiduciary breaches and to protect charitable assets from waste or diversion. That authority is real, but enforcement is selective, reactive, and resource-constrained. Most governance failures are never challenged.</w:t>
      </w:r>
    </w:p>
    <w:p w14:paraId="14BFAD1B" w14:textId="77777777" w:rsidR="0033544D" w:rsidRPr="00742779" w:rsidRDefault="00742779" w:rsidP="000E54B1">
      <w:del w:id="2138" w:author="Seth Oranburg" w:date="2026-03-07T09:50:00Z" w16du:dateUtc="2026-03-07T14:50:00Z">
        <w:r w:rsidRPr="00742779">
          <w:rPr>
            <w:rFonts w:ascii="ZWAdobeF" w:hAnsi="ZWAdobeF" w:cs="ZWAdobeF"/>
            <w:sz w:val="2"/>
            <w:szCs w:val="2"/>
          </w:rPr>
          <w:delText>1044B</w:delText>
        </w:r>
        <w:r w:rsidR="0033544D" w:rsidRPr="00742779">
          <w:delText>Second</w:delText>
        </w:r>
      </w:del>
      <w:ins w:id="2139" w:author="Seth Oranburg" w:date="2026-03-07T09:50:00Z" w16du:dateUtc="2026-03-07T14:50:00Z">
        <w:r w:rsidR="0033544D" w:rsidRPr="00742779">
          <w:t>Second</w:t>
        </w:r>
      </w:ins>
      <w:r w:rsidR="0033544D" w:rsidRPr="00742779">
        <w:t>, fiduciary duties. Nonprofit directors owe duties of care, loyalty, and obedience. These duties are enforceable in principle, but enforcement depends on someone with standing bringing suit. That someone is usually the attorney general, not donors or beneficiaries. When litigation does occur, remedies are typically prospective (ordering governance reforms) rather than compensatory (awarding damages).</w:t>
      </w:r>
    </w:p>
    <w:p w14:paraId="1860972A" w14:textId="77777777" w:rsidR="0033544D" w:rsidRPr="00742779" w:rsidRDefault="00742779" w:rsidP="000E54B1">
      <w:del w:id="2140" w:author="Seth Oranburg" w:date="2026-03-07T09:50:00Z" w16du:dateUtc="2026-03-07T14:50:00Z">
        <w:r w:rsidRPr="00742779">
          <w:rPr>
            <w:rFonts w:ascii="ZWAdobeF" w:hAnsi="ZWAdobeF" w:cs="ZWAdobeF"/>
            <w:sz w:val="2"/>
            <w:szCs w:val="2"/>
          </w:rPr>
          <w:delText>1045B</w:delText>
        </w:r>
        <w:r w:rsidR="0033544D" w:rsidRPr="00742779">
          <w:delText>Third</w:delText>
        </w:r>
      </w:del>
      <w:ins w:id="2141" w:author="Seth Oranburg" w:date="2026-03-07T09:50:00Z" w16du:dateUtc="2026-03-07T14:50:00Z">
        <w:r w:rsidR="0033544D" w:rsidRPr="00742779">
          <w:t>Third</w:t>
        </w:r>
      </w:ins>
      <w:r w:rsidR="0033544D" w:rsidRPr="00742779">
        <w:t>, tax enforcement. The Internal Revenue Service polices compliance with section 501(c)(3) requirements through intermediate sanctions (excise taxes on insiders who engage in excess-benefit transactions), public disclosure (Form 990 reporting that creates reputational discipline), and the threat of revocation (loss of tax-exempt status). Tax enforcement operates differently from fiduciary litigation—it is federal rather than state, it targets individual wrongdoers rather than the organization, and it focuses on protecting the tax subsidy rather than vindicating donor intent—but it provides an additional layer of accountability.</w:t>
      </w:r>
    </w:p>
    <w:p w14:paraId="4C93DC21" w14:textId="77777777" w:rsidR="0033544D" w:rsidRPr="00742779" w:rsidRDefault="00742779" w:rsidP="000E54B1">
      <w:del w:id="2142" w:author="Seth Oranburg" w:date="2026-03-07T09:50:00Z" w16du:dateUtc="2026-03-07T14:50:00Z">
        <w:r w:rsidRPr="00742779">
          <w:rPr>
            <w:rFonts w:ascii="ZWAdobeF" w:hAnsi="ZWAdobeF" w:cs="ZWAdobeF"/>
            <w:sz w:val="2"/>
            <w:szCs w:val="2"/>
          </w:rPr>
          <w:lastRenderedPageBreak/>
          <w:delText>1046B</w:delText>
        </w:r>
        <w:r w:rsidR="0033544D" w:rsidRPr="00742779">
          <w:delText>Fourth</w:delText>
        </w:r>
      </w:del>
      <w:ins w:id="2143" w:author="Seth Oranburg" w:date="2026-03-07T09:50:00Z" w16du:dateUtc="2026-03-07T14:50:00Z">
        <w:r w:rsidR="0033544D" w:rsidRPr="00742779">
          <w:t>Fourth</w:t>
        </w:r>
      </w:ins>
      <w:r w:rsidR="0033544D" w:rsidRPr="00742779">
        <w:t>, cy pres. When a nonprofit</w:t>
      </w:r>
      <w:r w:rsidR="009F60D1" w:rsidRPr="00742779">
        <w:t>’</w:t>
      </w:r>
      <w:r w:rsidR="0033544D" w:rsidRPr="00742779">
        <w:t>s purposes become impossible, impracticable, illegal, or obsolete, courts can modify donor restrictions to allow assets to be redirected to similar charitable uses. Cy pres doctrine tests whether the asset lock operates in practice. It shows that mission dedication is enforceable and that courts will not allow charitable resources to be wasted, but it also shows that adaptation is possible when rigid adherence to original purposes would be counterproductive.</w:t>
      </w:r>
    </w:p>
    <w:p w14:paraId="5F70CED4" w14:textId="77777777" w:rsidR="0033544D" w:rsidRPr="00742779" w:rsidRDefault="00742779" w:rsidP="000E54B1">
      <w:del w:id="2144" w:author="Seth Oranburg" w:date="2026-03-07T09:50:00Z" w16du:dateUtc="2026-03-07T14:50:00Z">
        <w:r w:rsidRPr="00742779">
          <w:rPr>
            <w:rFonts w:ascii="ZWAdobeF" w:hAnsi="ZWAdobeF" w:cs="ZWAdobeF"/>
            <w:sz w:val="2"/>
            <w:szCs w:val="2"/>
          </w:rPr>
          <w:delText>1047B</w:delText>
        </w:r>
        <w:r w:rsidR="0033544D" w:rsidRPr="00742779">
          <w:delText>Each</w:delText>
        </w:r>
      </w:del>
      <w:ins w:id="2145" w:author="Seth Oranburg" w:date="2026-03-07T09:50:00Z" w16du:dateUtc="2026-03-07T14:50:00Z">
        <w:r w:rsidR="0033544D" w:rsidRPr="00742779">
          <w:t>Each</w:t>
        </w:r>
      </w:ins>
      <w:r w:rsidR="0033544D" w:rsidRPr="00742779">
        <w:t xml:space="preserve"> of these tools is real. None is sufficient. Nonprofit accountability depends on the combination of episodic public enforcement, internal governance design, reputational pressure, and tax penalties. Understanding those tools and their limits is essential for anyone forming, funding, or advising a nonprofit organization. The enforcement gap is not a bug. It is the price of solving the commitment problem by removing ownership.</w:t>
      </w:r>
    </w:p>
    <w:p w14:paraId="05BB89FD" w14:textId="77777777" w:rsidR="0033544D" w:rsidRPr="00742779" w:rsidRDefault="0033544D" w:rsidP="000E54B1">
      <w:pPr>
        <w:pStyle w:val="Heading2"/>
        <w:rPr>
          <w:rFonts w:eastAsia="Times New Roman"/>
        </w:rPr>
      </w:pPr>
      <w:r w:rsidRPr="00742779">
        <w:rPr>
          <w:rFonts w:eastAsia="Times New Roman"/>
        </w:rPr>
        <w:t>Attorney General Enforcement: Broad Authority, Narrow Practice</w:t>
      </w:r>
    </w:p>
    <w:p w14:paraId="06A962C4" w14:textId="77777777" w:rsidR="0033544D" w:rsidRPr="00742779" w:rsidRDefault="00742779" w:rsidP="000E54B1">
      <w:pPr>
        <w:pPrChange w:id="2146" w:author="Seth Oranburg" w:date="2026-03-07T09:50:00Z" w16du:dateUtc="2026-03-07T14:50:00Z">
          <w:pPr>
            <w:pStyle w:val="NormalWeb"/>
          </w:pPr>
        </w:pPrChange>
      </w:pPr>
      <w:del w:id="2147" w:author="Seth Oranburg" w:date="2026-03-07T09:50:00Z" w16du:dateUtc="2026-03-07T14:50:00Z">
        <w:r w:rsidRPr="00742779">
          <w:rPr>
            <w:rFonts w:ascii="ZWAdobeF" w:hAnsi="ZWAdobeF" w:cs="ZWAdobeF"/>
            <w:sz w:val="2"/>
            <w:szCs w:val="2"/>
          </w:rPr>
          <w:delText>1048B</w:delText>
        </w:r>
        <w:r w:rsidR="0033544D" w:rsidRPr="00742779">
          <w:delText>State</w:delText>
        </w:r>
      </w:del>
      <w:ins w:id="2148" w:author="Seth Oranburg" w:date="2026-03-07T09:50:00Z" w16du:dateUtc="2026-03-07T14:50:00Z">
        <w:r w:rsidR="0033544D" w:rsidRPr="00742779">
          <w:t>State</w:t>
        </w:r>
      </w:ins>
      <w:r w:rsidR="0033544D" w:rsidRPr="00742779">
        <w:t xml:space="preserve"> attorneys general have broad legal authority to enforce charitable obligations.</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r w:rsidR="0033544D" w:rsidRPr="00742779">
        <w:t xml:space="preserve"> That authority derives from the parens patriae power to represent the public</w:t>
      </w:r>
      <w:r w:rsidR="009F60D1" w:rsidRPr="00742779">
        <w:t>’</w:t>
      </w:r>
      <w:r w:rsidR="0033544D" w:rsidRPr="00742779">
        <w:t>s interest in ensuring that charitable assets are used for charitable purposes.</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r w:rsidR="0033544D" w:rsidRPr="00742779">
        <w:t xml:space="preserve"> The remedial menu includes injunctive relief (court orders stopping or requiring specific conduct), accounting (requiring the organization to produce detailed financial records), restitution (requiring insiders to return misappropriated funds), disgorgement (requiring insiders to surrender profits from self-dealing), removal of directors, and in extreme cases dissolution or transfer of assets to another organization.</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attorney general is not suing to vindicate individual donor or beneficiary rights. The attorney general represents the public</w:t>
      </w:r>
      <w:r w:rsidR="009F60D1" w:rsidRPr="00742779">
        <w:t>’</w:t>
      </w:r>
      <w:r w:rsidR="0033544D" w:rsidRPr="00742779">
        <w:t>s collective interest in the integrity of the charitable sector.</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p>
    <w:p w14:paraId="2B3EA0FE" w14:textId="77777777" w:rsidR="0033544D" w:rsidRPr="00742779" w:rsidRDefault="00742779" w:rsidP="000E54B1">
      <w:pPr>
        <w:pPrChange w:id="2149" w:author="Seth Oranburg" w:date="2026-03-07T09:50:00Z" w16du:dateUtc="2026-03-07T14:50:00Z">
          <w:pPr>
            <w:pStyle w:val="NormalWeb"/>
          </w:pPr>
        </w:pPrChange>
      </w:pPr>
      <w:del w:id="2150" w:author="Seth Oranburg" w:date="2026-03-07T09:50:00Z" w16du:dateUtc="2026-03-07T14:50:00Z">
        <w:r w:rsidRPr="00742779">
          <w:rPr>
            <w:rFonts w:ascii="ZWAdobeF" w:hAnsi="ZWAdobeF" w:cs="ZWAdobeF"/>
            <w:sz w:val="2"/>
            <w:szCs w:val="2"/>
          </w:rPr>
          <w:delText>1049B</w:delText>
        </w:r>
        <w:r w:rsidR="0033544D" w:rsidRPr="00742779">
          <w:delText>This</w:delText>
        </w:r>
      </w:del>
      <w:ins w:id="2151" w:author="Seth Oranburg" w:date="2026-03-07T09:50:00Z" w16du:dateUtc="2026-03-07T14:50:00Z">
        <w:r w:rsidR="0033544D" w:rsidRPr="00742779">
          <w:t>This</w:t>
        </w:r>
      </w:ins>
      <w:r w:rsidR="0033544D" w:rsidRPr="00742779">
        <w:t xml:space="preserve"> enforcement authority is backed by information-gathering power. Attorneys general can investigate, issue subpoenas, and compel production of documents.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Many states require nonprofits to register and file periodic reports, creating an informational infrastructure that supports oversight.</w:t>
      </w:r>
      <w:r w:rsidR="0033544D">
        <w:fldChar w:fldCharType="begin"/>
      </w:r>
      <w:r w:rsidR="0033544D">
        <w:instrText>HYPERLINK \l "fn103-11647" \o "Jump to citation"</w:instrText>
      </w:r>
      <w:r w:rsidR="0033544D">
        <w:fldChar w:fldCharType="separate"/>
      </w:r>
      <w:r w:rsidR="0033544D" w:rsidRPr="00742779">
        <w:rPr>
          <w:rStyle w:val="Hyperlink"/>
          <w:color w:val="auto"/>
          <w:u w:val="none"/>
        </w:rPr>
        <w:t>[103</w:t>
      </w:r>
      <w:r w:rsidR="002F7B17" w:rsidRPr="00742779">
        <w:rPr>
          <w:rStyle w:val="Hyperlink"/>
          <w:color w:val="auto"/>
          <w:u w:val="none"/>
        </w:rPr>
        <w:t>]</w:t>
      </w:r>
      <w:r w:rsidR="0033544D">
        <w:fldChar w:fldCharType="end"/>
      </w:r>
      <w:r w:rsidR="0033544D" w:rsidRPr="00742779">
        <w:t xml:space="preserve"> California</w:t>
      </w:r>
      <w:r w:rsidR="009F60D1" w:rsidRPr="00742779">
        <w:t>’</w:t>
      </w:r>
      <w:r w:rsidR="0033544D" w:rsidRPr="00742779">
        <w:t>s Registry of Charitable Trusts, for example, requires organizations to register, file annual financial reports, and notify the Attorney General</w:t>
      </w:r>
      <w:r w:rsidR="009F60D1" w:rsidRPr="00742779">
        <w:t>’</w:t>
      </w:r>
      <w:r w:rsidR="0033544D" w:rsidRPr="00742779">
        <w:t>s office of significant transactions such as asset sales or dissolutions.</w:t>
      </w:r>
      <w:r w:rsidR="0033544D">
        <w:fldChar w:fldCharType="begin"/>
      </w:r>
      <w:r w:rsidR="0033544D">
        <w:instrText>HYPERLINK \l "fn103-11647" \o "Jump to citation"</w:instrText>
      </w:r>
      <w:r w:rsidR="0033544D">
        <w:fldChar w:fldCharType="separate"/>
      </w:r>
      <w:r w:rsidR="0033544D" w:rsidRPr="00742779">
        <w:rPr>
          <w:rStyle w:val="Hyperlink"/>
          <w:color w:val="auto"/>
          <w:u w:val="none"/>
        </w:rPr>
        <w:t>[103</w:t>
      </w:r>
      <w:r w:rsidR="002F7B17" w:rsidRPr="00742779">
        <w:rPr>
          <w:rStyle w:val="Hyperlink"/>
          <w:color w:val="auto"/>
          <w:u w:val="none"/>
        </w:rPr>
        <w:t>]</w:t>
      </w:r>
      <w:r w:rsidR="0033544D">
        <w:fldChar w:fldCharType="end"/>
      </w:r>
      <w:r w:rsidR="0033544D" w:rsidRPr="00742779">
        <w:t xml:space="preserve"> These registration regimes make noncompliance more visible and give attorneys general a basis for initiating enforcement actions.</w:t>
      </w:r>
      <w:r w:rsidR="0033544D">
        <w:fldChar w:fldCharType="begin"/>
      </w:r>
      <w:r w:rsidR="0033544D">
        <w:instrText>HYPERLINK \l "fn103-11647" \o "Jump to citation"</w:instrText>
      </w:r>
      <w:r w:rsidR="0033544D">
        <w:fldChar w:fldCharType="separate"/>
      </w:r>
      <w:r w:rsidR="0033544D" w:rsidRPr="00742779">
        <w:rPr>
          <w:rStyle w:val="Hyperlink"/>
          <w:color w:val="auto"/>
          <w:u w:val="none"/>
        </w:rPr>
        <w:t>[103</w:t>
      </w:r>
      <w:r w:rsidR="002F7B17" w:rsidRPr="00742779">
        <w:rPr>
          <w:rStyle w:val="Hyperlink"/>
          <w:color w:val="auto"/>
          <w:u w:val="none"/>
        </w:rPr>
        <w:t>]</w:t>
      </w:r>
      <w:r w:rsidR="0033544D">
        <w:fldChar w:fldCharType="end"/>
      </w:r>
    </w:p>
    <w:p w14:paraId="1CB2F50F" w14:textId="77777777" w:rsidR="0033544D" w:rsidRPr="00742779" w:rsidRDefault="00742779" w:rsidP="000E54B1">
      <w:pPr>
        <w:pPrChange w:id="2152" w:author="Seth Oranburg" w:date="2026-03-07T09:50:00Z" w16du:dateUtc="2026-03-07T14:50:00Z">
          <w:pPr>
            <w:pStyle w:val="NormalWeb"/>
          </w:pPr>
        </w:pPrChange>
      </w:pPr>
      <w:del w:id="2153" w:author="Seth Oranburg" w:date="2026-03-07T09:50:00Z" w16du:dateUtc="2026-03-07T14:50:00Z">
        <w:r w:rsidRPr="00742779">
          <w:rPr>
            <w:rFonts w:ascii="ZWAdobeF" w:hAnsi="ZWAdobeF" w:cs="ZWAdobeF"/>
            <w:sz w:val="2"/>
            <w:szCs w:val="2"/>
          </w:rPr>
          <w:lastRenderedPageBreak/>
          <w:delText>1050B</w:delText>
        </w:r>
        <w:r w:rsidR="0033544D" w:rsidRPr="00742779">
          <w:delText>The</w:delText>
        </w:r>
      </w:del>
      <w:ins w:id="2154" w:author="Seth Oranburg" w:date="2026-03-07T09:50:00Z" w16du:dateUtc="2026-03-07T14:50:00Z">
        <w:r w:rsidR="0033544D" w:rsidRPr="00742779">
          <w:t>The</w:t>
        </w:r>
      </w:ins>
      <w:r w:rsidR="0033544D" w:rsidRPr="00742779">
        <w:t xml:space="preserve"> doctrine is powerful. The practice is constrained. Attorney general offices are small relative to the number of nonprofits they oversee.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California</w:t>
      </w:r>
      <w:r w:rsidR="009F60D1" w:rsidRPr="00742779">
        <w:t>’</w:t>
      </w:r>
      <w:r w:rsidR="0033544D" w:rsidRPr="00742779">
        <w:t>s Attorney General oversees more than 100,000 registered charities with a charitable trust section that employs fewer than 30 attorneys.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Those attorneys are responsible not only for enforcement litigation but also for reviewing and approving transactions requiring attorney general consent (such as sales of substantial assets, mergers, and dissolutions) and for responding to public complaints.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Most states have even smaller staffs.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1870108D" w14:textId="77777777" w:rsidR="0033544D" w:rsidRPr="00742779" w:rsidRDefault="00742779" w:rsidP="000E54B1">
      <w:pPr>
        <w:pPrChange w:id="2155" w:author="Seth Oranburg" w:date="2026-03-07T09:50:00Z" w16du:dateUtc="2026-03-07T14:50:00Z">
          <w:pPr>
            <w:pStyle w:val="NormalWeb"/>
          </w:pPr>
        </w:pPrChange>
      </w:pPr>
      <w:del w:id="2156" w:author="Seth Oranburg" w:date="2026-03-07T09:50:00Z" w16du:dateUtc="2026-03-07T14:50:00Z">
        <w:r w:rsidRPr="00742779">
          <w:rPr>
            <w:rFonts w:ascii="ZWAdobeF" w:hAnsi="ZWAdobeF" w:cs="ZWAdobeF"/>
            <w:sz w:val="2"/>
            <w:szCs w:val="2"/>
          </w:rPr>
          <w:delText>1051B</w:delText>
        </w:r>
        <w:r w:rsidR="0033544D" w:rsidRPr="00742779">
          <w:delText>Charitable</w:delText>
        </w:r>
      </w:del>
      <w:ins w:id="2157" w:author="Seth Oranburg" w:date="2026-03-07T09:50:00Z" w16du:dateUtc="2026-03-07T14:50:00Z">
        <w:r w:rsidR="0033544D" w:rsidRPr="00742779">
          <w:t>Charitable</w:t>
        </w:r>
      </w:ins>
      <w:r w:rsidR="0033544D" w:rsidRPr="00742779">
        <w:t xml:space="preserve"> enforcement competes with other demands on attorney general resources. Every hour spent investigating a nonprofit governance dispute is an hour not spent on consumer protection, antitrust enforcement, civil rights litigation, or criminal appeals.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As a result, enforcement is selective.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Attorneys general prioritize cases that involve large organizations, substantial assets, public visibility, or clear evidence of fraud or self-dealing.</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A major university accused of diverting donor funds, a hospital system accused of executive self-dealing, or a prominent foundation accused of operating as a vehicle for private benefit may attract attention.</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Smaller organizations, even if their governance is equally problematic, are less likely to be investigated unless a complaint reaches the attorney general</w:t>
      </w:r>
      <w:r w:rsidR="009F60D1" w:rsidRPr="00742779">
        <w:t>’</w:t>
      </w:r>
      <w:r w:rsidR="0033544D" w:rsidRPr="00742779">
        <w:t>s office and staff capacity allows follow-up.</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1E37AB5F" w14:textId="77777777" w:rsidR="0033544D" w:rsidRPr="00742779" w:rsidRDefault="00742779" w:rsidP="000E54B1">
      <w:pPr>
        <w:pPrChange w:id="2158" w:author="Seth Oranburg" w:date="2026-03-07T09:50:00Z" w16du:dateUtc="2026-03-07T14:50:00Z">
          <w:pPr>
            <w:pStyle w:val="NormalWeb"/>
          </w:pPr>
        </w:pPrChange>
      </w:pPr>
      <w:del w:id="2159" w:author="Seth Oranburg" w:date="2026-03-07T09:50:00Z" w16du:dateUtc="2026-03-07T14:50:00Z">
        <w:r w:rsidRPr="00742779">
          <w:rPr>
            <w:rFonts w:ascii="ZWAdobeF" w:hAnsi="ZWAdobeF" w:cs="ZWAdobeF"/>
            <w:sz w:val="2"/>
            <w:szCs w:val="2"/>
          </w:rPr>
          <w:delText>1052B</w:delText>
        </w:r>
        <w:r w:rsidR="0033544D" w:rsidRPr="00742779">
          <w:delText>Enforcement</w:delText>
        </w:r>
      </w:del>
      <w:ins w:id="2160" w:author="Seth Oranburg" w:date="2026-03-07T09:50:00Z" w16du:dateUtc="2026-03-07T14:50:00Z">
        <w:r w:rsidR="0033544D" w:rsidRPr="00742779">
          <w:t>Enforcement</w:t>
        </w:r>
      </w:ins>
      <w:r w:rsidR="0033544D" w:rsidRPr="00742779">
        <w:t xml:space="preserve"> is also reactive rather than proactive.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Attorneys general do not conduct routine audits of nonprofit governance. They respond to triggers: complaints from donors or beneficiaries, whistleblower reports from employees or board members, investigative journalism, or red flags in required filings.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By the time the attorney general acts, the organization may have already suffered years of mismanagement, waste, or mission drift. The investigation may take months or years. Settlement negotiations may produce governance reforms but not full restitution of wasted funds.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58B60D30" w14:textId="77777777" w:rsidR="0033544D" w:rsidRPr="00742779" w:rsidRDefault="00742779" w:rsidP="000E54B1">
      <w:pPr>
        <w:pPrChange w:id="2161" w:author="Seth Oranburg" w:date="2026-03-07T09:50:00Z" w16du:dateUtc="2026-03-07T14:50:00Z">
          <w:pPr>
            <w:pStyle w:val="NormalWeb"/>
          </w:pPr>
        </w:pPrChange>
      </w:pPr>
      <w:del w:id="2162" w:author="Seth Oranburg" w:date="2026-03-07T09:50:00Z" w16du:dateUtc="2026-03-07T14:50:00Z">
        <w:r w:rsidRPr="00742779">
          <w:rPr>
            <w:rFonts w:ascii="ZWAdobeF" w:hAnsi="ZWAdobeF" w:cs="ZWAdobeF"/>
            <w:sz w:val="2"/>
            <w:szCs w:val="2"/>
          </w:rPr>
          <w:delText>1053B</w:delText>
        </w:r>
        <w:r w:rsidR="0033544D" w:rsidRPr="00742779">
          <w:delText>What</w:delText>
        </w:r>
      </w:del>
      <w:ins w:id="2163" w:author="Seth Oranburg" w:date="2026-03-07T09:50:00Z" w16du:dateUtc="2026-03-07T14:50:00Z">
        <w:r w:rsidR="0033544D" w:rsidRPr="00742779">
          <w:t>What</w:t>
        </w:r>
      </w:ins>
      <w:r w:rsidR="0033544D" w:rsidRPr="00742779">
        <w:t xml:space="preserve"> does this enforcement pattern produce? For large, visible nonprofits, attorney general oversight operates as a meaningful constraint. Boards know that major asset transactions require attorney general approval, that self-dealing can trigger investigation, and that egregious mismanagement risks public enforcement.</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For smaller nonprofits operating without public scrutiny, the constraint is weaker. The risk of detection is low. The likelihood of enforcement is lower. Internal governance depends more on board norms, reputational concerns, and the threat of donor or employee backlash than on the fear of attorney general intervention.</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5B24D4AF" w14:textId="77777777" w:rsidR="0033544D" w:rsidRPr="00742779" w:rsidRDefault="00742779" w:rsidP="000E54B1">
      <w:pPr>
        <w:pPrChange w:id="2164" w:author="Seth Oranburg" w:date="2026-03-07T09:50:00Z" w16du:dateUtc="2026-03-07T14:50:00Z">
          <w:pPr>
            <w:pStyle w:val="NormalWeb"/>
          </w:pPr>
        </w:pPrChange>
      </w:pPr>
      <w:del w:id="2165" w:author="Seth Oranburg" w:date="2026-03-07T09:50:00Z" w16du:dateUtc="2026-03-07T14:50:00Z">
        <w:r w:rsidRPr="00742779">
          <w:rPr>
            <w:rFonts w:ascii="ZWAdobeF" w:hAnsi="ZWAdobeF" w:cs="ZWAdobeF"/>
            <w:sz w:val="2"/>
            <w:szCs w:val="2"/>
          </w:rPr>
          <w:lastRenderedPageBreak/>
          <w:delText>1054B</w:delText>
        </w:r>
        <w:r w:rsidR="0033544D" w:rsidRPr="00742779">
          <w:delText>The</w:delText>
        </w:r>
      </w:del>
      <w:ins w:id="2166" w:author="Seth Oranburg" w:date="2026-03-07T09:50:00Z" w16du:dateUtc="2026-03-07T14:50:00Z">
        <w:r w:rsidR="0033544D" w:rsidRPr="00742779">
          <w:t>The</w:t>
        </w:r>
      </w:ins>
      <w:r w:rsidR="0033544D" w:rsidRPr="00742779">
        <w:t xml:space="preserve"> Sweet Briar College case illustrates the pattern. The Virginia Attorney General had authority to challenge the board</w:t>
      </w:r>
      <w:r w:rsidR="009F60D1" w:rsidRPr="00742779">
        <w:t>’</w:t>
      </w:r>
      <w:r w:rsidR="0033544D" w:rsidRPr="00742779">
        <w:t>s closure decision if it constituted a breach of fiduciary duty or a violation of donor restrictions.</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 Attorney General investigated, reviewed the board</w:t>
      </w:r>
      <w:r w:rsidR="009F60D1" w:rsidRPr="00742779">
        <w:t>’</w:t>
      </w:r>
      <w:r w:rsidR="0033544D" w:rsidRPr="00742779">
        <w:t>s decision-making process, and concluded that the closure was within the board</w:t>
      </w:r>
      <w:r w:rsidR="009F60D1" w:rsidRPr="00742779">
        <w:t>’</w:t>
      </w:r>
      <w:r w:rsidR="0033544D" w:rsidRPr="00742779">
        <w:t>s business-judgment discretion.</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That conclusion was defensible as a matter of deference to board authority, but it also reflected resource and priority constraints. Litigating against the college would have required substantial attorney time, expert testimony on whether turnaround was financially feasible, and years of court proceedings with uncertain outcomes.</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 Attorney General</w:t>
      </w:r>
      <w:r w:rsidR="009F60D1" w:rsidRPr="00742779">
        <w:t>’</w:t>
      </w:r>
      <w:r w:rsidR="0033544D" w:rsidRPr="00742779">
        <w:t>s office had other cases, other constituencies, and other enforcement priorities.</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 decision not to challenge the closure was an exercise of prosecutorial discretion, and that discretion is inherently selective.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2F002D25" w14:textId="77777777" w:rsidR="0033544D" w:rsidRPr="00742779" w:rsidRDefault="0033544D" w:rsidP="000E54B1">
      <w:pPr>
        <w:pStyle w:val="Heading2"/>
        <w:rPr>
          <w:rFonts w:eastAsia="Times New Roman"/>
        </w:rPr>
      </w:pPr>
      <w:r w:rsidRPr="00742779">
        <w:rPr>
          <w:rFonts w:eastAsia="Times New Roman"/>
        </w:rPr>
        <w:t>Donor Standing: Negotiated Rights, High Transaction Costs</w:t>
      </w:r>
    </w:p>
    <w:p w14:paraId="34D0A9AD" w14:textId="77777777" w:rsidR="0033544D" w:rsidRPr="00742779" w:rsidRDefault="00742779" w:rsidP="000E54B1">
      <w:pPr>
        <w:pPrChange w:id="2167" w:author="Seth Oranburg" w:date="2026-03-07T09:50:00Z" w16du:dateUtc="2026-03-07T14:50:00Z">
          <w:pPr>
            <w:pStyle w:val="NormalWeb"/>
          </w:pPr>
        </w:pPrChange>
      </w:pPr>
      <w:del w:id="2168" w:author="Seth Oranburg" w:date="2026-03-07T09:50:00Z" w16du:dateUtc="2026-03-07T14:50:00Z">
        <w:r w:rsidRPr="00742779">
          <w:rPr>
            <w:rFonts w:ascii="ZWAdobeF" w:hAnsi="ZWAdobeF" w:cs="ZWAdobeF"/>
            <w:sz w:val="2"/>
            <w:szCs w:val="2"/>
          </w:rPr>
          <w:delText>1055B</w:delText>
        </w:r>
        <w:r w:rsidR="0033544D" w:rsidRPr="00742779">
          <w:delText>Can</w:delText>
        </w:r>
      </w:del>
      <w:ins w:id="2169" w:author="Seth Oranburg" w:date="2026-03-07T09:50:00Z" w16du:dateUtc="2026-03-07T14:50:00Z">
        <w:r w:rsidR="0033544D" w:rsidRPr="00742779">
          <w:t>Can</w:t>
        </w:r>
      </w:ins>
      <w:r w:rsidR="0033544D" w:rsidRPr="00742779">
        <w:t xml:space="preserve"> a donor who gave $10 million to fund cancer research sue if the nonprofit redirects the funds to support administrative salaries? The default rule is no.</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Enforcement of charitable obligations belongs to the attorney general.</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completed charitable gift leaves the donor without a continuing property interest that would support standing to sue for mismanagement or mission drift.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The donor gave the money away. Once it became the nonprofit</w:t>
      </w:r>
      <w:r w:rsidR="009F60D1" w:rsidRPr="00742779">
        <w:t>’</w:t>
      </w:r>
      <w:r w:rsidR="0033544D" w:rsidRPr="00742779">
        <w:t>s asset, it became subject to the nonprofit</w:t>
      </w:r>
      <w:r w:rsidR="009F60D1" w:rsidRPr="00742779">
        <w:t>’</w:t>
      </w:r>
      <w:r w:rsidR="0033544D" w:rsidRPr="00742779">
        <w:t>s governance and the attorney general</w:t>
      </w:r>
      <w:r w:rsidR="009F60D1" w:rsidRPr="00742779">
        <w:t>’</w:t>
      </w:r>
      <w:r w:rsidR="0033544D" w:rsidRPr="00742779">
        <w:t>s enforcement authority.</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440A2565" w14:textId="77777777" w:rsidR="0033544D" w:rsidRPr="00742779" w:rsidRDefault="00742779" w:rsidP="000E54B1">
      <w:pPr>
        <w:pPrChange w:id="2170" w:author="Seth Oranburg" w:date="2026-03-07T09:50:00Z" w16du:dateUtc="2026-03-07T14:50:00Z">
          <w:pPr>
            <w:pStyle w:val="NormalWeb"/>
          </w:pPr>
        </w:pPrChange>
      </w:pPr>
      <w:del w:id="2171" w:author="Seth Oranburg" w:date="2026-03-07T09:50:00Z" w16du:dateUtc="2026-03-07T14:50:00Z">
        <w:r w:rsidRPr="00742779">
          <w:rPr>
            <w:rFonts w:ascii="ZWAdobeF" w:hAnsi="ZWAdobeF" w:cs="ZWAdobeF"/>
            <w:sz w:val="2"/>
            <w:szCs w:val="2"/>
          </w:rPr>
          <w:delText>1056B</w:delText>
        </w:r>
        <w:r w:rsidR="0033544D" w:rsidRPr="00742779">
          <w:delText>This</w:delText>
        </w:r>
      </w:del>
      <w:ins w:id="2172" w:author="Seth Oranburg" w:date="2026-03-07T09:50:00Z" w16du:dateUtc="2026-03-07T14:50:00Z">
        <w:r w:rsidR="0033544D" w:rsidRPr="00742779">
          <w:t>This</w:t>
        </w:r>
      </w:ins>
      <w:r w:rsidR="0033544D" w:rsidRPr="00742779">
        <w:t xml:space="preserve"> rule reflects a policy judgment about avoiding fragmented enforcement. If every donor could sue over resource allocation decisions, nonprofits would face conflicting obligations and frequent litigation.</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university that receives 5,000 restricted gifts might face demands from 5,000 different donors, each with different views about how the university should prioritize programs, allocate overhead, or respond to changing circumstances. The attorney general serves as gatekeeper, filtering claims and representing a unified public interest rather than individual donor preferences.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54495B79" w14:textId="77777777" w:rsidR="0033544D" w:rsidRPr="00742779" w:rsidRDefault="00742779" w:rsidP="000E54B1">
      <w:pPr>
        <w:pPrChange w:id="2173" w:author="Seth Oranburg" w:date="2026-03-07T09:50:00Z" w16du:dateUtc="2026-03-07T14:50:00Z">
          <w:pPr>
            <w:pStyle w:val="NormalWeb"/>
          </w:pPr>
        </w:pPrChange>
      </w:pPr>
      <w:del w:id="2174" w:author="Seth Oranburg" w:date="2026-03-07T09:50:00Z" w16du:dateUtc="2026-03-07T14:50:00Z">
        <w:r w:rsidRPr="00742779">
          <w:rPr>
            <w:rFonts w:ascii="ZWAdobeF" w:hAnsi="ZWAdobeF" w:cs="ZWAdobeF"/>
            <w:sz w:val="2"/>
            <w:szCs w:val="2"/>
          </w:rPr>
          <w:delText>1057B</w:delText>
        </w:r>
        <w:r w:rsidR="0033544D" w:rsidRPr="00742779">
          <w:delText>But</w:delText>
        </w:r>
      </w:del>
      <w:ins w:id="2175" w:author="Seth Oranburg" w:date="2026-03-07T09:50:00Z" w16du:dateUtc="2026-03-07T14:50:00Z">
        <w:r w:rsidR="0033544D" w:rsidRPr="00742779">
          <w:t>But</w:t>
        </w:r>
      </w:ins>
      <w:r w:rsidR="0033544D" w:rsidRPr="00742779">
        <w:t xml:space="preserve"> the rule creates a remedial gap when the attorney general declines to act. A donor who gave $10 million based on explicit representations about how the funds would be used, and who can prove that the nonprofit violated those representations, has a strong moral claim. If the attorney general is </w:t>
      </w:r>
      <w:r w:rsidR="0033544D" w:rsidRPr="00742779">
        <w:lastRenderedPageBreak/>
        <w:t>resource-constrained or views the matter as low priority, the donor has no remedy.</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1D470B40" w14:textId="77777777" w:rsidR="0033544D" w:rsidRPr="00742779" w:rsidRDefault="00742779" w:rsidP="000E54B1">
      <w:pPr>
        <w:pPrChange w:id="2176" w:author="Seth Oranburg" w:date="2026-03-07T09:50:00Z" w16du:dateUtc="2026-03-07T14:50:00Z">
          <w:pPr>
            <w:pStyle w:val="NormalWeb"/>
          </w:pPr>
        </w:pPrChange>
      </w:pPr>
      <w:del w:id="2177" w:author="Seth Oranburg" w:date="2026-03-07T09:50:00Z" w16du:dateUtc="2026-03-07T14:50:00Z">
        <w:r w:rsidRPr="00742779">
          <w:rPr>
            <w:rFonts w:ascii="ZWAdobeF" w:hAnsi="ZWAdobeF" w:cs="ZWAdobeF"/>
            <w:sz w:val="2"/>
            <w:szCs w:val="2"/>
          </w:rPr>
          <w:delText>1058B</w:delText>
        </w:r>
        <w:r w:rsidR="0033544D" w:rsidRPr="00742779">
          <w:delText>Courts</w:delText>
        </w:r>
      </w:del>
      <w:ins w:id="2178" w:author="Seth Oranburg" w:date="2026-03-07T09:50:00Z" w16du:dateUtc="2026-03-07T14:50:00Z">
        <w:r w:rsidR="0033544D" w:rsidRPr="00742779">
          <w:t>Courts</w:t>
        </w:r>
      </w:ins>
      <w:r w:rsidR="0033544D" w:rsidRPr="00742779">
        <w:t xml:space="preserve"> recognize a narrow exception when donors negotiate express enforcement rights.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The leading case is </w:t>
      </w:r>
      <w:r w:rsidR="0033544D" w:rsidRPr="00742779">
        <w:rPr>
          <w:rStyle w:val="Emphasis"/>
        </w:rPr>
        <w:t>Smithers v. St. Luke</w:t>
      </w:r>
      <w:r w:rsidR="009F60D1" w:rsidRPr="00742779">
        <w:rPr>
          <w:rStyle w:val="Emphasis"/>
        </w:rPr>
        <w:t>’</w:t>
      </w:r>
      <w:r w:rsidR="0033544D" w:rsidRPr="00742779">
        <w:rPr>
          <w:rStyle w:val="Emphasis"/>
        </w:rPr>
        <w:t>s-Roosevelt Hospital Center</w:t>
      </w:r>
      <w:r w:rsidR="0033544D" w:rsidRPr="00742779">
        <w:t>.</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R. Brinkley Smithers gave a major gift to establish an alcoholism treatment center.</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The gift agreement specified in detail how funds would be used: minimum staffing levels, required treatment modalities, operational standards, and a prohibition on diverting funds to other hospital purposes.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The agreement was negotiated at arm</w:t>
      </w:r>
      <w:r w:rsidR="009F60D1" w:rsidRPr="00742779">
        <w:t>’</w:t>
      </w:r>
      <w:r w:rsidR="0033544D" w:rsidRPr="00742779">
        <w:t>s length, reduced to writing, and signed by both parties.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Years later, the hospital systematically diverted funds away from the alcoholism center, allowed the program to deteriorate, and failed to maintain the required staffing and treatment standards.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p>
    <w:p w14:paraId="49874501" w14:textId="77777777" w:rsidR="0033544D" w:rsidRPr="00742779" w:rsidRDefault="00742779" w:rsidP="000E54B1">
      <w:pPr>
        <w:pPrChange w:id="2179" w:author="Seth Oranburg" w:date="2026-03-07T09:50:00Z" w16du:dateUtc="2026-03-07T14:50:00Z">
          <w:pPr>
            <w:pStyle w:val="NormalWeb"/>
          </w:pPr>
        </w:pPrChange>
      </w:pPr>
      <w:del w:id="2180" w:author="Seth Oranburg" w:date="2026-03-07T09:50:00Z" w16du:dateUtc="2026-03-07T14:50:00Z">
        <w:r w:rsidRPr="00742779">
          <w:rPr>
            <w:rFonts w:ascii="ZWAdobeF" w:hAnsi="ZWAdobeF" w:cs="ZWAdobeF"/>
            <w:sz w:val="2"/>
            <w:szCs w:val="2"/>
          </w:rPr>
          <w:delText>1059B</w:delText>
        </w:r>
        <w:r w:rsidR="0033544D" w:rsidRPr="00742779">
          <w:delText>Smithers</w:delText>
        </w:r>
      </w:del>
      <w:ins w:id="2181" w:author="Seth Oranburg" w:date="2026-03-07T09:50:00Z" w16du:dateUtc="2026-03-07T14:50:00Z">
        <w:r w:rsidR="0033544D" w:rsidRPr="00742779">
          <w:t>Smithers</w:t>
        </w:r>
      </w:ins>
      <w:r w:rsidR="0033544D" w:rsidRPr="00742779">
        <w:t xml:space="preserve"> sued. The hospital argued he lacked standing because he was a donor, not a party with a continuing property interest.</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The New York Appellate Division held that Smithers had standing.</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The court emphasized three factors. First, the gift agreement was detailed and specific, creating enforceable obligations rather than precatory expressions of hope or preference.</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Second, Smithers had negotiated express enforcement rights in the agreement.</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Third, the hospital</w:t>
      </w:r>
      <w:r w:rsidR="009F60D1" w:rsidRPr="00742779">
        <w:t>’</w:t>
      </w:r>
      <w:r w:rsidR="0033544D" w:rsidRPr="00742779">
        <w:t>s violations were systematic and egregious, not good-faith disagreements about how to interpret broad charitable purposes.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p>
    <w:p w14:paraId="656F1E63" w14:textId="77777777" w:rsidR="0033544D" w:rsidRPr="00742779" w:rsidRDefault="00742779" w:rsidP="000E54B1">
      <w:pPr>
        <w:pPrChange w:id="2182" w:author="Seth Oranburg" w:date="2026-03-07T09:50:00Z" w16du:dateUtc="2026-03-07T14:50:00Z">
          <w:pPr>
            <w:pStyle w:val="NormalWeb"/>
          </w:pPr>
        </w:pPrChange>
      </w:pPr>
      <w:del w:id="2183" w:author="Seth Oranburg" w:date="2026-03-07T09:50:00Z" w16du:dateUtc="2026-03-07T14:50:00Z">
        <w:r w:rsidRPr="00742779">
          <w:rPr>
            <w:rFonts w:ascii="ZWAdobeF" w:hAnsi="ZWAdobeF" w:cs="ZWAdobeF"/>
            <w:sz w:val="2"/>
            <w:szCs w:val="2"/>
          </w:rPr>
          <w:delText>1060B</w:delText>
        </w:r>
        <w:r w:rsidR="0033544D" w:rsidRPr="00742779">
          <w:delText>The</w:delText>
        </w:r>
      </w:del>
      <w:ins w:id="2184" w:author="Seth Oranburg" w:date="2026-03-07T09:50:00Z" w16du:dateUtc="2026-03-07T14:50:00Z">
        <w:r w:rsidR="0033544D" w:rsidRPr="00742779">
          <w:t>The</w:t>
        </w:r>
      </w:ins>
      <w:r w:rsidR="0033544D" w:rsidRPr="00742779">
        <w:t xml:space="preserve"> opinion treats standing as the exception, not the rule.</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Donors who want enforceable rights must negotiate them explicitly, draft them clearly, and document them in signed agreements.</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Drafting matters. A cover letter stating </w:t>
      </w:r>
      <w:r w:rsidR="009F60D1" w:rsidRPr="00742779">
        <w:t>“</w:t>
      </w:r>
      <w:r w:rsidR="0033544D" w:rsidRPr="00742779">
        <w:t>I hope this gift supports cancer research</w:t>
      </w:r>
      <w:r w:rsidR="009F60D1" w:rsidRPr="00742779">
        <w:t>”</w:t>
      </w:r>
      <w:r w:rsidR="0033544D" w:rsidRPr="00742779">
        <w:t xml:space="preserve"> is precatory—it expresses a wish but does not create an enforceable obligation.</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r w:rsidR="0033544D" w:rsidRPr="00742779">
        <w:t xml:space="preserve"> Precatory language is aspirational, not mandatory. A formal gift agreement stating </w:t>
      </w:r>
      <w:r w:rsidR="009F60D1" w:rsidRPr="00742779">
        <w:t>“</w:t>
      </w:r>
      <w:r w:rsidR="0033544D" w:rsidRPr="00742779">
        <w:t>this gift shall be used exclusively for cancer research; donor reserves the right to enforce this restriction through litigation</w:t>
      </w:r>
      <w:r w:rsidR="009F60D1" w:rsidRPr="00742779">
        <w:t>”</w:t>
      </w:r>
      <w:r w:rsidR="0033544D" w:rsidRPr="00742779">
        <w:t xml:space="preserve"> uses mandatory language (</w:t>
      </w:r>
      <w:r w:rsidR="009F60D1" w:rsidRPr="00742779">
        <w:t>“</w:t>
      </w:r>
      <w:r w:rsidR="0033544D" w:rsidRPr="00742779">
        <w:t>shall</w:t>
      </w:r>
      <w:r w:rsidR="009F60D1" w:rsidRPr="00742779">
        <w:t>”</w:t>
      </w:r>
      <w:r w:rsidR="0033544D" w:rsidRPr="00742779">
        <w:t>) and expressly reserves enforcement rights, creating a much stronger claim to standing.</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p>
    <w:p w14:paraId="72EDB2CC" w14:textId="77777777" w:rsidR="0033544D" w:rsidRPr="00742779" w:rsidRDefault="00742779" w:rsidP="000E54B1">
      <w:pPr>
        <w:pPrChange w:id="2185" w:author="Seth Oranburg" w:date="2026-03-07T09:50:00Z" w16du:dateUtc="2026-03-07T14:50:00Z">
          <w:pPr>
            <w:pStyle w:val="NormalWeb"/>
          </w:pPr>
        </w:pPrChange>
      </w:pPr>
      <w:del w:id="2186" w:author="Seth Oranburg" w:date="2026-03-07T09:50:00Z" w16du:dateUtc="2026-03-07T14:50:00Z">
        <w:r w:rsidRPr="00742779">
          <w:rPr>
            <w:rFonts w:ascii="ZWAdobeF" w:hAnsi="ZWAdobeF" w:cs="ZWAdobeF"/>
            <w:sz w:val="2"/>
            <w:szCs w:val="2"/>
          </w:rPr>
          <w:delText>1061B</w:delText>
        </w:r>
        <w:r w:rsidR="0033544D" w:rsidRPr="00742779">
          <w:delText>Even</w:delText>
        </w:r>
      </w:del>
      <w:ins w:id="2187" w:author="Seth Oranburg" w:date="2026-03-07T09:50:00Z" w16du:dateUtc="2026-03-07T14:50:00Z">
        <w:r w:rsidR="0033544D" w:rsidRPr="00742779">
          <w:t>Even</w:t>
        </w:r>
      </w:ins>
      <w:r w:rsidR="0033544D" w:rsidRPr="00742779">
        <w:t xml:space="preserve"> donors who secure standing face enforcement costs. Monitoring requires ongoing access to information about how funds are being used. The nonprofit may not voluntarily provide detailed accounting. The donor may need to hire auditors, request documents, and threaten litigation to force disclosure. If the nonprofit breaches, the donor must be willing and able to sue. Litigation is expensive, slow, and uncertain. The donor may win on standing but lose on the merits if the court defers to the board</w:t>
      </w:r>
      <w:r w:rsidR="009F60D1" w:rsidRPr="00742779">
        <w:t>’</w:t>
      </w:r>
      <w:r w:rsidR="0033544D" w:rsidRPr="00742779">
        <w:t>s business judgment about resource allocation.</w:t>
      </w:r>
      <w:r w:rsidR="0033544D">
        <w:fldChar w:fldCharType="begin"/>
      </w:r>
      <w:r w:rsidR="0033544D">
        <w:instrText>HYPERLINK \l "fn93-11647" \o "Jump to citation"</w:instrText>
      </w:r>
      <w:r w:rsidR="0033544D">
        <w:fldChar w:fldCharType="separate"/>
      </w:r>
      <w:r w:rsidR="0033544D" w:rsidRPr="00742779">
        <w:rPr>
          <w:rStyle w:val="Hyperlink"/>
          <w:color w:val="auto"/>
          <w:u w:val="none"/>
        </w:rPr>
        <w:t>[93</w:t>
      </w:r>
      <w:r w:rsidR="00754648" w:rsidRPr="00742779">
        <w:rPr>
          <w:rStyle w:val="Hyperlink"/>
          <w:color w:val="auto"/>
          <w:u w:val="none"/>
        </w:rPr>
        <w:t>]</w:t>
      </w:r>
      <w:r w:rsidR="0033544D">
        <w:fldChar w:fldCharType="end"/>
      </w:r>
    </w:p>
    <w:p w14:paraId="23F13F76" w14:textId="77777777" w:rsidR="0033544D" w:rsidRPr="00742779" w:rsidRDefault="00742779" w:rsidP="000E54B1">
      <w:pPr>
        <w:pPrChange w:id="2188" w:author="Seth Oranburg" w:date="2026-03-07T09:50:00Z" w16du:dateUtc="2026-03-07T14:50:00Z">
          <w:pPr>
            <w:pStyle w:val="NormalWeb"/>
          </w:pPr>
        </w:pPrChange>
      </w:pPr>
      <w:del w:id="2189" w:author="Seth Oranburg" w:date="2026-03-07T09:50:00Z" w16du:dateUtc="2026-03-07T14:50:00Z">
        <w:r w:rsidRPr="00742779">
          <w:rPr>
            <w:rFonts w:ascii="ZWAdobeF" w:hAnsi="ZWAdobeF" w:cs="ZWAdobeF"/>
            <w:sz w:val="2"/>
            <w:szCs w:val="2"/>
          </w:rPr>
          <w:lastRenderedPageBreak/>
          <w:delText>1062B</w:delText>
        </w:r>
        <w:r w:rsidR="0033544D" w:rsidRPr="00742779">
          <w:delText>These</w:delText>
        </w:r>
      </w:del>
      <w:ins w:id="2190" w:author="Seth Oranburg" w:date="2026-03-07T09:50:00Z" w16du:dateUtc="2026-03-07T14:50:00Z">
        <w:r w:rsidR="0033544D" w:rsidRPr="00742779">
          <w:t>These</w:t>
        </w:r>
      </w:ins>
      <w:r w:rsidR="0033544D" w:rsidRPr="00742779">
        <w:t xml:space="preserve"> transaction costs replicate the problem that the nonprofit form is supposed to solve.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The organizational commitment (the nondistribution constraint embedded in the charter) reduces the need for contract-by-contract enforcement by individual donors.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But that commitment does not protect donors from mission drift or mismanagement within the bounds of charitable purposes. A nonprofit formed to support medical research can redirect resources from cancer research to heart disease research without violating the nondistribution constraint. That redirection may violate a specific donor</w:t>
      </w:r>
      <w:r w:rsidR="009F60D1" w:rsidRPr="00742779">
        <w:t>’</w:t>
      </w:r>
      <w:r w:rsidR="0033544D" w:rsidRPr="00742779">
        <w:t>s intent, but enforcing that intent requires the donor to have negotiated restrictions, documented them, monitored compliance, detected breach, and sued.</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Only sophisticated, well-resourced donors can do that.</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Small donors cannot. The result is that donor-specific enforcement protects major institutional donors but not the broad base of small contributors who fund most charitable activity.</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791C5560" w14:textId="77777777" w:rsidR="0033544D" w:rsidRPr="00742779" w:rsidRDefault="0033544D" w:rsidP="000E54B1">
      <w:pPr>
        <w:pStyle w:val="Heading2"/>
        <w:rPr>
          <w:rFonts w:eastAsia="Times New Roman"/>
        </w:rPr>
      </w:pPr>
      <w:r w:rsidRPr="00742779">
        <w:rPr>
          <w:rFonts w:eastAsia="Times New Roman"/>
        </w:rPr>
        <w:t>Beneficiary Standing: Almost Never</w:t>
      </w:r>
    </w:p>
    <w:p w14:paraId="4F0436F7" w14:textId="77777777" w:rsidR="0033544D" w:rsidRPr="00742779" w:rsidRDefault="00742779" w:rsidP="000E54B1">
      <w:pPr>
        <w:pPrChange w:id="2191" w:author="Seth Oranburg" w:date="2026-03-07T09:50:00Z" w16du:dateUtc="2026-03-07T14:50:00Z">
          <w:pPr>
            <w:pStyle w:val="NormalWeb"/>
          </w:pPr>
        </w:pPrChange>
      </w:pPr>
      <w:del w:id="2192" w:author="Seth Oranburg" w:date="2026-03-07T09:50:00Z" w16du:dateUtc="2026-03-07T14:50:00Z">
        <w:r w:rsidRPr="00742779">
          <w:rPr>
            <w:rFonts w:ascii="ZWAdobeF" w:hAnsi="ZWAdobeF" w:cs="ZWAdobeF"/>
            <w:sz w:val="2"/>
            <w:szCs w:val="2"/>
          </w:rPr>
          <w:delText>1063B</w:delText>
        </w:r>
        <w:r w:rsidR="0033544D" w:rsidRPr="00742779">
          <w:delText>Beneficiaries</w:delText>
        </w:r>
      </w:del>
      <w:ins w:id="2193" w:author="Seth Oranburg" w:date="2026-03-07T09:50:00Z" w16du:dateUtc="2026-03-07T14:50:00Z">
        <w:r w:rsidR="0033544D" w:rsidRPr="00742779">
          <w:t>Beneficiaries</w:t>
        </w:r>
      </w:ins>
      <w:r w:rsidR="0033544D" w:rsidRPr="00742779">
        <w:t xml:space="preserve"> have even less success obtaining standing than donors. In most charitable settings, beneficiaries are individuals or groups who receive services but hold no property interest in the organization</w:t>
      </w:r>
      <w:r w:rsidR="009F60D1" w:rsidRPr="00742779">
        <w:t>’</w:t>
      </w:r>
      <w:r w:rsidR="0033544D" w:rsidRPr="00742779">
        <w:t>s assets.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patient at a nonprofit hospital receives medical care but does not own the hospital</w:t>
      </w:r>
      <w:r w:rsidR="009F60D1" w:rsidRPr="00742779">
        <w:t>’</w:t>
      </w:r>
      <w:r w:rsidR="0033544D" w:rsidRPr="00742779">
        <w:t>s buildings, equipment, or endowment.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student at a charitable university receives educational services but does not own the university</w:t>
      </w:r>
      <w:r w:rsidR="009F60D1" w:rsidRPr="00742779">
        <w:t>’</w:t>
      </w:r>
      <w:r w:rsidR="0033544D" w:rsidRPr="00742779">
        <w:t>s campus or its invested funds.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Because beneficiaries lack ownership, they lack standing to sue derivatively on behalf of the organization.</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6FBD7B91" w14:textId="77777777" w:rsidR="0033544D" w:rsidRPr="00742779" w:rsidRDefault="00742779" w:rsidP="000E54B1">
      <w:pPr>
        <w:pPrChange w:id="2194" w:author="Seth Oranburg" w:date="2026-03-07T09:50:00Z" w16du:dateUtc="2026-03-07T14:50:00Z">
          <w:pPr>
            <w:pStyle w:val="NormalWeb"/>
          </w:pPr>
        </w:pPrChange>
      </w:pPr>
      <w:del w:id="2195" w:author="Seth Oranburg" w:date="2026-03-07T09:50:00Z" w16du:dateUtc="2026-03-07T14:50:00Z">
        <w:r w:rsidRPr="00742779">
          <w:rPr>
            <w:rFonts w:ascii="ZWAdobeF" w:hAnsi="ZWAdobeF" w:cs="ZWAdobeF"/>
            <w:sz w:val="2"/>
            <w:szCs w:val="2"/>
          </w:rPr>
          <w:delText>1064B</w:delText>
        </w:r>
        <w:r w:rsidR="0033544D" w:rsidRPr="00742779">
          <w:delText>Beneficiaries</w:delText>
        </w:r>
      </w:del>
      <w:ins w:id="2196" w:author="Seth Oranburg" w:date="2026-03-07T09:50:00Z" w16du:dateUtc="2026-03-07T14:50:00Z">
        <w:r w:rsidR="0033544D" w:rsidRPr="00742779">
          <w:t>Beneficiaries</w:t>
        </w:r>
      </w:ins>
      <w:r w:rsidR="0033544D" w:rsidRPr="00742779">
        <w:t xml:space="preserve"> can sue for direct harms. A patient injured by medical malpractice can sue in tort.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student who paid tuition and did not receive promised educational services can sue for breach of contract.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These are claims based on harm to the plaintiff individually, not claims on behalf of the organization for mismanagement of organizational assets.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What beneficiaries cannot do is sue derivatively to challenge board decisions that harm the organization.</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If the board wastes charitable assets, pays executives excessive compensation, or approves self-dealing transactions, the harm runs to the organization, not to any individual beneficiary.</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Derivative standing to remedy that harm belongs to the attorney general, not to beneficiaries.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533A61B6" w14:textId="77777777" w:rsidR="0033544D" w:rsidRPr="00742779" w:rsidRDefault="00742779" w:rsidP="000E54B1">
      <w:pPr>
        <w:pPrChange w:id="2197" w:author="Seth Oranburg" w:date="2026-03-07T09:50:00Z" w16du:dateUtc="2026-03-07T14:50:00Z">
          <w:pPr>
            <w:pStyle w:val="NormalWeb"/>
          </w:pPr>
        </w:pPrChange>
      </w:pPr>
      <w:del w:id="2198" w:author="Seth Oranburg" w:date="2026-03-07T09:50:00Z" w16du:dateUtc="2026-03-07T14:50:00Z">
        <w:r w:rsidRPr="00742779">
          <w:rPr>
            <w:rFonts w:ascii="ZWAdobeF" w:hAnsi="ZWAdobeF" w:cs="ZWAdobeF"/>
            <w:sz w:val="2"/>
            <w:szCs w:val="2"/>
          </w:rPr>
          <w:lastRenderedPageBreak/>
          <w:delText>1065B</w:delText>
        </w:r>
        <w:r w:rsidR="0033544D" w:rsidRPr="00742779">
          <w:delText>Courts</w:delText>
        </w:r>
      </w:del>
      <w:ins w:id="2199" w:author="Seth Oranburg" w:date="2026-03-07T09:50:00Z" w16du:dateUtc="2026-03-07T14:50:00Z">
        <w:r w:rsidR="0033544D" w:rsidRPr="00742779">
          <w:t>Courts</w:t>
        </w:r>
      </w:ins>
      <w:r w:rsidR="0033544D" w:rsidRPr="00742779">
        <w:t xml:space="preserve"> sometimes reference a </w:t>
      </w:r>
      <w:r w:rsidR="009F60D1" w:rsidRPr="00742779">
        <w:t>“</w:t>
      </w:r>
      <w:r w:rsidR="0033544D" w:rsidRPr="00742779">
        <w:t>special interest</w:t>
      </w:r>
      <w:r w:rsidR="009F60D1" w:rsidRPr="00742779">
        <w:t>”</w:t>
      </w:r>
      <w:r w:rsidR="0033544D" w:rsidRPr="00742779">
        <w:t xml:space="preserve"> exception that would allow beneficiaries with sufficiently particularized interests to sue, but that exception is narrow and fact-dependent.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The exception applies when a beneficiary holds an interest that can be distinguished from the general public</w:t>
      </w:r>
      <w:r w:rsidR="009F60D1" w:rsidRPr="00742779">
        <w:t>’</w:t>
      </w:r>
      <w:r w:rsidR="0033544D" w:rsidRPr="00742779">
        <w:t>s interest in charitable performance.</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Beneficiaries of a private trust (a trust established for the benefit of named individuals, such as a trust created by a parent for specific children) have standing because they hold identified beneficial interests created by the trust instrument.</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Beneficiaries of a charitable trust (a trust established for broad public purposes, such as poverty relief or education) do not have standing because their interests are shared with the general public and are not individualized.</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01C35C83" w14:textId="77777777" w:rsidR="0033544D" w:rsidRPr="00742779" w:rsidRDefault="00742779" w:rsidP="000E54B1">
      <w:pPr>
        <w:pPrChange w:id="2200" w:author="Seth Oranburg" w:date="2026-03-07T09:50:00Z" w16du:dateUtc="2026-03-07T14:50:00Z">
          <w:pPr>
            <w:pStyle w:val="NormalWeb"/>
          </w:pPr>
        </w:pPrChange>
      </w:pPr>
      <w:del w:id="2201" w:author="Seth Oranburg" w:date="2026-03-07T09:50:00Z" w16du:dateUtc="2026-03-07T14:50:00Z">
        <w:r w:rsidRPr="00742779">
          <w:rPr>
            <w:rFonts w:ascii="ZWAdobeF" w:hAnsi="ZWAdobeF" w:cs="ZWAdobeF"/>
            <w:sz w:val="2"/>
            <w:szCs w:val="2"/>
          </w:rPr>
          <w:delText>1066B</w:delText>
        </w:r>
        <w:r w:rsidR="0033544D" w:rsidRPr="00742779">
          <w:delText>The</w:delText>
        </w:r>
      </w:del>
      <w:ins w:id="2202" w:author="Seth Oranburg" w:date="2026-03-07T09:50:00Z" w16du:dateUtc="2026-03-07T14:50:00Z">
        <w:r w:rsidR="0033544D" w:rsidRPr="00742779">
          <w:t>The</w:t>
        </w:r>
      </w:ins>
      <w:r w:rsidR="0033544D" w:rsidRPr="00742779">
        <w:t xml:space="preserve"> line between private and charitable beneficiaries turns on specificity. A scholarship fund </w:t>
      </w:r>
      <w:r w:rsidR="009F60D1" w:rsidRPr="00742779">
        <w:t>“</w:t>
      </w:r>
      <w:r w:rsidR="0033544D" w:rsidRPr="00742779">
        <w:t>for the benefit of John Smith</w:t>
      </w:r>
      <w:r w:rsidR="009F60D1" w:rsidRPr="00742779">
        <w:t>’</w:t>
      </w:r>
      <w:r w:rsidR="0033544D" w:rsidRPr="00742779">
        <w:t>s descendants</w:t>
      </w:r>
      <w:r w:rsidR="009F60D1" w:rsidRPr="00742779">
        <w:t>”</w:t>
      </w:r>
      <w:r w:rsidR="0033544D" w:rsidRPr="00742779">
        <w:t xml:space="preserve"> creates a private trust with identifiable beneficiaries who have standing.</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A scholarship fund </w:t>
      </w:r>
      <w:r w:rsidR="009F60D1" w:rsidRPr="00742779">
        <w:t>“</w:t>
      </w:r>
      <w:r w:rsidR="0033544D" w:rsidRPr="00742779">
        <w:t>for low-income students attending Virginia colleges</w:t>
      </w:r>
      <w:r w:rsidR="009F60D1" w:rsidRPr="00742779">
        <w:t>”</w:t>
      </w:r>
      <w:r w:rsidR="0033544D" w:rsidRPr="00742779">
        <w:t xml:space="preserve"> creates a charitable trust with a diffuse beneficiary class that lacks standing.</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Most section 501(c)(3) organizations serve broad, shifting, indefinite beneficiary classes, making the special-interest exception unavailable.</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3EC0B574" w14:textId="77777777" w:rsidR="0033544D" w:rsidRPr="00742779" w:rsidRDefault="00742779" w:rsidP="000E54B1">
      <w:pPr>
        <w:pPrChange w:id="2203" w:author="Seth Oranburg" w:date="2026-03-07T09:50:00Z" w16du:dateUtc="2026-03-07T14:50:00Z">
          <w:pPr>
            <w:pStyle w:val="NormalWeb"/>
          </w:pPr>
        </w:pPrChange>
      </w:pPr>
      <w:del w:id="2204" w:author="Seth Oranburg" w:date="2026-03-07T09:50:00Z" w16du:dateUtc="2026-03-07T14:50:00Z">
        <w:r w:rsidRPr="00742779">
          <w:rPr>
            <w:rFonts w:ascii="ZWAdobeF" w:hAnsi="ZWAdobeF" w:cs="ZWAdobeF"/>
            <w:sz w:val="2"/>
            <w:szCs w:val="2"/>
          </w:rPr>
          <w:delText>1067B</w:delText>
        </w:r>
        <w:r w:rsidR="0033544D" w:rsidRPr="00742779">
          <w:delText>The</w:delText>
        </w:r>
      </w:del>
      <w:ins w:id="2205" w:author="Seth Oranburg" w:date="2026-03-07T09:50:00Z" w16du:dateUtc="2026-03-07T14:50:00Z">
        <w:r w:rsidR="0033544D" w:rsidRPr="00742779">
          <w:t>The</w:t>
        </w:r>
      </w:ins>
      <w:r w:rsidR="0033544D" w:rsidRPr="00742779">
        <w:t xml:space="preserve"> standing limitation is deliberate. If every beneficiary could sue over governance decisions, charities would face continuous litigation. A hospital that serves 50,000 patients per year might face lawsuits from patients who disagree with resource-allocation decisions (why spend money on a new cancer center instead of expanding the emergency department?). A university that enrolls 10,000 students might face suits from students who object to administrative spending or program cuts. Limiting standing to the attorney general prevents that fragmentation.</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r w:rsidR="0033544D" w:rsidRPr="00742779">
        <w:t xml:space="preserve"> The cost is that beneficiaries who are directly affected by mismanagement have no legal tool to force correction. They can complain to the attorney general and hope the complaint triggers investigation. They cannot sue themselves.</w:t>
      </w:r>
      <w:r w:rsidR="0033544D">
        <w:fldChar w:fldCharType="begin"/>
      </w:r>
      <w:r w:rsidR="0033544D">
        <w:instrText>HYPERLINK \l "fn81-11647" \o "Jump to citation"</w:instrText>
      </w:r>
      <w:r w:rsidR="0033544D">
        <w:fldChar w:fldCharType="separate"/>
      </w:r>
      <w:r w:rsidR="0033544D" w:rsidRPr="00742779">
        <w:rPr>
          <w:rStyle w:val="Hyperlink"/>
          <w:color w:val="auto"/>
          <w:u w:val="none"/>
        </w:rPr>
        <w:t>[81</w:t>
      </w:r>
      <w:r w:rsidR="00A73ACB" w:rsidRPr="00742779">
        <w:rPr>
          <w:rStyle w:val="Hyperlink"/>
          <w:color w:val="auto"/>
          <w:u w:val="none"/>
        </w:rPr>
        <w:t>]</w:t>
      </w:r>
      <w:r w:rsidR="0033544D">
        <w:fldChar w:fldCharType="end"/>
      </w:r>
    </w:p>
    <w:p w14:paraId="01FDEEE6" w14:textId="77777777" w:rsidR="0033544D" w:rsidRPr="00742779" w:rsidRDefault="00742779" w:rsidP="000E54B1">
      <w:pPr>
        <w:pPrChange w:id="2206" w:author="Seth Oranburg" w:date="2026-03-07T09:50:00Z" w16du:dateUtc="2026-03-07T14:50:00Z">
          <w:pPr>
            <w:pStyle w:val="NormalWeb"/>
          </w:pPr>
        </w:pPrChange>
      </w:pPr>
      <w:del w:id="2207" w:author="Seth Oranburg" w:date="2026-03-07T09:50:00Z" w16du:dateUtc="2026-03-07T14:50:00Z">
        <w:r w:rsidRPr="00742779">
          <w:rPr>
            <w:rFonts w:ascii="ZWAdobeF" w:hAnsi="ZWAdobeF" w:cs="ZWAdobeF"/>
            <w:sz w:val="2"/>
            <w:szCs w:val="2"/>
          </w:rPr>
          <w:delText>1068B</w:delText>
        </w:r>
        <w:r w:rsidR="0033544D" w:rsidRPr="00742779">
          <w:delText>The</w:delText>
        </w:r>
      </w:del>
      <w:ins w:id="2208" w:author="Seth Oranburg" w:date="2026-03-07T09:50:00Z" w16du:dateUtc="2026-03-07T14:50:00Z">
        <w:r w:rsidR="0033544D" w:rsidRPr="00742779">
          <w:t>The</w:t>
        </w:r>
      </w:ins>
      <w:r w:rsidR="0033544D" w:rsidRPr="00742779">
        <w:t xml:space="preserve"> Sweet Briar alumnae faced this constraint directly.</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They had graduated years earlier. They held no current contractual relationship with the college. They were not donors with negotiated enforcement rights (though some were donors, their prior gifts did not include standing provisions).</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They were former beneficiaries of the college</w:t>
      </w:r>
      <w:r w:rsidR="009F60D1" w:rsidRPr="00742779">
        <w:t>’</w:t>
      </w:r>
      <w:r w:rsidR="0033544D" w:rsidRPr="00742779">
        <w:t>s educational mission, but that status did not confer standing to challenge the board</w:t>
      </w:r>
      <w:r w:rsidR="009F60D1" w:rsidRPr="00742779">
        <w:t>’</w:t>
      </w:r>
      <w:r w:rsidR="0033544D" w:rsidRPr="00742779">
        <w:t>s decision to close.</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r w:rsidR="0033544D" w:rsidRPr="00742779">
        <w:t xml:space="preserve"> Their legal strategy depended on convincing the court that procedural failures (inadequate notice to the attorney general, failure to evaluate cy pres alternatives for donor-restricted funds) created a basis for judicial intervention, not </w:t>
      </w:r>
      <w:r w:rsidR="0033544D" w:rsidRPr="00742779">
        <w:lastRenderedPageBreak/>
        <w:t>on establishing that they had standing as beneficiaries to second-guess the board</w:t>
      </w:r>
      <w:r w:rsidR="009F60D1" w:rsidRPr="00742779">
        <w:t>’</w:t>
      </w:r>
      <w:r w:rsidR="0033544D" w:rsidRPr="00742779">
        <w:t>s business judgment.</w:t>
      </w:r>
      <w:r w:rsidR="0033544D">
        <w:fldChar w:fldCharType="begin"/>
      </w:r>
      <w:r w:rsidR="0033544D">
        <w:instrText>HYPERLINK \l "fn80-11647" \o "Jump to citation"</w:instrText>
      </w:r>
      <w:r w:rsidR="0033544D">
        <w:fldChar w:fldCharType="separate"/>
      </w:r>
      <w:r w:rsidR="0033544D" w:rsidRPr="00742779">
        <w:rPr>
          <w:rStyle w:val="Hyperlink"/>
          <w:color w:val="auto"/>
          <w:u w:val="none"/>
        </w:rPr>
        <w:t>[80</w:t>
      </w:r>
      <w:r w:rsidR="00A73ACB" w:rsidRPr="00742779">
        <w:rPr>
          <w:rStyle w:val="Hyperlink"/>
          <w:color w:val="auto"/>
          <w:u w:val="none"/>
        </w:rPr>
        <w:t>]</w:t>
      </w:r>
      <w:r w:rsidR="0033544D">
        <w:fldChar w:fldCharType="end"/>
      </w:r>
    </w:p>
    <w:p w14:paraId="05C2AA2D" w14:textId="77777777" w:rsidR="0033544D" w:rsidRPr="00742779" w:rsidRDefault="0033544D" w:rsidP="000E54B1">
      <w:pPr>
        <w:pStyle w:val="Heading2"/>
        <w:rPr>
          <w:rFonts w:eastAsia="Times New Roman"/>
        </w:rPr>
      </w:pPr>
      <w:r w:rsidRPr="00742779">
        <w:rPr>
          <w:rFonts w:eastAsia="Times New Roman"/>
        </w:rPr>
        <w:t>Fiduciary Duties: Real Standards, Rare Enforcement</w:t>
      </w:r>
    </w:p>
    <w:p w14:paraId="180731CE" w14:textId="77777777" w:rsidR="0033544D" w:rsidRPr="00742779" w:rsidRDefault="00742779" w:rsidP="000E54B1">
      <w:pPr>
        <w:pPrChange w:id="2209" w:author="Seth Oranburg" w:date="2026-03-07T09:50:00Z" w16du:dateUtc="2026-03-07T14:50:00Z">
          <w:pPr>
            <w:pStyle w:val="NormalWeb"/>
          </w:pPr>
        </w:pPrChange>
      </w:pPr>
      <w:del w:id="2210" w:author="Seth Oranburg" w:date="2026-03-07T09:50:00Z" w16du:dateUtc="2026-03-07T14:50:00Z">
        <w:r w:rsidRPr="00742779">
          <w:rPr>
            <w:rFonts w:ascii="ZWAdobeF" w:hAnsi="ZWAdobeF" w:cs="ZWAdobeF"/>
            <w:sz w:val="2"/>
            <w:szCs w:val="2"/>
          </w:rPr>
          <w:delText>1069B</w:delText>
        </w:r>
        <w:r w:rsidR="0033544D" w:rsidRPr="00742779">
          <w:delText>Nonprofit</w:delText>
        </w:r>
      </w:del>
      <w:ins w:id="2211" w:author="Seth Oranburg" w:date="2026-03-07T09:50:00Z" w16du:dateUtc="2026-03-07T14:50:00Z">
        <w:r w:rsidR="0033544D" w:rsidRPr="00742779">
          <w:t>Nonprofit</w:t>
        </w:r>
      </w:ins>
      <w:r w:rsidR="0033544D" w:rsidRPr="00742779">
        <w:t xml:space="preserve"> directors owe fiduciary duties comparable to those owed by for-profit corporate directors.</w:t>
      </w:r>
      <w:r w:rsidR="0033544D">
        <w:fldChar w:fldCharType="begin"/>
      </w:r>
      <w:r w:rsidR="0033544D">
        <w:instrText>HYPERLINK \l "fn104-11647" \o "Jump to citation"</w:instrText>
      </w:r>
      <w:r w:rsidR="0033544D">
        <w:fldChar w:fldCharType="separate"/>
      </w:r>
      <w:r w:rsidR="0033544D" w:rsidRPr="00742779">
        <w:rPr>
          <w:rStyle w:val="Hyperlink"/>
          <w:color w:val="auto"/>
          <w:u w:val="none"/>
        </w:rPr>
        <w:t>[104</w:t>
      </w:r>
      <w:r w:rsidR="002F7B17" w:rsidRPr="00742779">
        <w:rPr>
          <w:rStyle w:val="Hyperlink"/>
          <w:color w:val="auto"/>
          <w:u w:val="none"/>
        </w:rPr>
        <w:t>]</w:t>
      </w:r>
      <w:r w:rsidR="0033544D">
        <w:fldChar w:fldCharType="end"/>
      </w:r>
      <w:r w:rsidR="0033544D" w:rsidRPr="00742779">
        <w:t xml:space="preserve"> The standard formulation describes three obligations: care, loyalty, and obedience.</w:t>
      </w:r>
      <w:r w:rsidR="0033544D">
        <w:fldChar w:fldCharType="begin"/>
      </w:r>
      <w:r w:rsidR="0033544D">
        <w:instrText>HYPERLINK \l "fn105-11647" \o "Jump to citation"</w:instrText>
      </w:r>
      <w:r w:rsidR="0033544D">
        <w:fldChar w:fldCharType="separate"/>
      </w:r>
      <w:r w:rsidR="0033544D" w:rsidRPr="00742779">
        <w:rPr>
          <w:rStyle w:val="Hyperlink"/>
          <w:color w:val="auto"/>
          <w:u w:val="none"/>
        </w:rPr>
        <w:t>[105</w:t>
      </w:r>
      <w:r w:rsidR="00FA601A" w:rsidRPr="00742779">
        <w:rPr>
          <w:rStyle w:val="Hyperlink"/>
          <w:color w:val="auto"/>
          <w:u w:val="none"/>
        </w:rPr>
        <w:t>]</w:t>
      </w:r>
      <w:r w:rsidR="0033544D">
        <w:fldChar w:fldCharType="end"/>
      </w:r>
      <w:r w:rsidR="0033544D" w:rsidRPr="00742779">
        <w:t xml:space="preserve"> The first two parallel corporate law. The third reflects the nonprofit</w:t>
      </w:r>
      <w:r w:rsidR="009F60D1" w:rsidRPr="00742779">
        <w:t>’</w:t>
      </w:r>
      <w:r w:rsidR="0033544D" w:rsidRPr="00742779">
        <w:t>s defining feature: the organization exists to pursue specified charitable purposes, not to generate returns for residual claimants.</w:t>
      </w:r>
      <w:r w:rsidR="0033544D">
        <w:fldChar w:fldCharType="begin"/>
      </w:r>
      <w:r w:rsidR="0033544D">
        <w:instrText>HYPERLINK \l "fn105-11647" \o "Jump to citation"</w:instrText>
      </w:r>
      <w:r w:rsidR="0033544D">
        <w:fldChar w:fldCharType="separate"/>
      </w:r>
      <w:r w:rsidR="0033544D" w:rsidRPr="00742779">
        <w:rPr>
          <w:rStyle w:val="Hyperlink"/>
          <w:color w:val="auto"/>
          <w:u w:val="none"/>
        </w:rPr>
        <w:t>[105</w:t>
      </w:r>
      <w:r w:rsidR="00FA601A" w:rsidRPr="00742779">
        <w:rPr>
          <w:rStyle w:val="Hyperlink"/>
          <w:color w:val="auto"/>
          <w:u w:val="none"/>
        </w:rPr>
        <w:t>]</w:t>
      </w:r>
      <w:r w:rsidR="0033544D">
        <w:fldChar w:fldCharType="end"/>
      </w:r>
    </w:p>
    <w:p w14:paraId="670E71D0" w14:textId="77777777" w:rsidR="0033544D" w:rsidRPr="00742779" w:rsidRDefault="00742779" w:rsidP="000E54B1">
      <w:pPr>
        <w:pPrChange w:id="2212" w:author="Seth Oranburg" w:date="2026-03-07T09:50:00Z" w16du:dateUtc="2026-03-07T14:50:00Z">
          <w:pPr>
            <w:pStyle w:val="NormalWeb"/>
          </w:pPr>
        </w:pPrChange>
      </w:pPr>
      <w:del w:id="2213" w:author="Seth Oranburg" w:date="2026-03-07T09:50:00Z" w16du:dateUtc="2026-03-07T14:50:00Z">
        <w:r w:rsidRPr="00742779">
          <w:rPr>
            <w:rFonts w:ascii="ZWAdobeF" w:hAnsi="ZWAdobeF" w:cs="ZWAdobeF"/>
            <w:sz w:val="2"/>
            <w:szCs w:val="2"/>
          </w:rPr>
          <w:delText>1070B</w:delText>
        </w:r>
        <w:r w:rsidR="0033544D" w:rsidRPr="00742779">
          <w:delText>The</w:delText>
        </w:r>
      </w:del>
      <w:ins w:id="2214" w:author="Seth Oranburg" w:date="2026-03-07T09:50:00Z" w16du:dateUtc="2026-03-07T14:50:00Z">
        <w:r w:rsidR="0033544D" w:rsidRPr="00742779">
          <w:t>The</w:t>
        </w:r>
      </w:ins>
      <w:r w:rsidR="0033544D" w:rsidRPr="00742779">
        <w:t xml:space="preserve"> duty of care requires directors to exercise reasonable diligence in managing the organization</w:t>
      </w:r>
      <w:r w:rsidR="009F60D1" w:rsidRPr="00742779">
        <w:t>’</w:t>
      </w:r>
      <w:r w:rsidR="0033544D" w:rsidRPr="00742779">
        <w:t>s affairs.</w:t>
      </w:r>
      <w:r w:rsidR="0033544D">
        <w:fldChar w:fldCharType="begin"/>
      </w:r>
      <w:r w:rsidR="0033544D">
        <w:instrText>HYPERLINK \l "fn104-11647" \o "Jump to citation"</w:instrText>
      </w:r>
      <w:r w:rsidR="0033544D">
        <w:fldChar w:fldCharType="separate"/>
      </w:r>
      <w:r w:rsidR="0033544D" w:rsidRPr="00742779">
        <w:rPr>
          <w:rStyle w:val="Hyperlink"/>
          <w:color w:val="auto"/>
          <w:u w:val="none"/>
        </w:rPr>
        <w:t>[104</w:t>
      </w:r>
      <w:r w:rsidR="002F7B17" w:rsidRPr="00742779">
        <w:rPr>
          <w:rStyle w:val="Hyperlink"/>
          <w:color w:val="auto"/>
          <w:u w:val="none"/>
        </w:rPr>
        <w:t>]</w:t>
      </w:r>
      <w:r w:rsidR="0033544D">
        <w:fldChar w:fldCharType="end"/>
      </w:r>
      <w:r w:rsidR="0033544D" w:rsidRPr="00742779">
        <w:t xml:space="preserve"> That means attending meetings, reviewing financial information, asking questions when information is unclear or concerning, supervising delegated authority, and establishing oversight systems to monitor organizational performance.</w:t>
      </w:r>
      <w:r w:rsidR="0033544D">
        <w:fldChar w:fldCharType="begin"/>
      </w:r>
      <w:r w:rsidR="0033544D">
        <w:instrText>HYPERLINK \l "fn104-11647" \o "Jump to citation"</w:instrText>
      </w:r>
      <w:r w:rsidR="0033544D">
        <w:fldChar w:fldCharType="separate"/>
      </w:r>
      <w:r w:rsidR="0033544D" w:rsidRPr="00742779">
        <w:rPr>
          <w:rStyle w:val="Hyperlink"/>
          <w:color w:val="auto"/>
          <w:u w:val="none"/>
        </w:rPr>
        <w:t>[104</w:t>
      </w:r>
      <w:r w:rsidR="002F7B17" w:rsidRPr="00742779">
        <w:rPr>
          <w:rStyle w:val="Hyperlink"/>
          <w:color w:val="auto"/>
          <w:u w:val="none"/>
        </w:rPr>
        <w:t>]</w:t>
      </w:r>
      <w:r w:rsidR="0033544D">
        <w:fldChar w:fldCharType="end"/>
      </w:r>
      <w:r w:rsidR="0033544D" w:rsidRPr="00742779">
        <w:t xml:space="preserve"> Directors must inform themselves of material information reasonably available before making decisions.</w:t>
      </w:r>
      <w:r w:rsidR="0033544D">
        <w:fldChar w:fldCharType="begin"/>
      </w:r>
      <w:r w:rsidR="0033544D">
        <w:instrText>HYPERLINK \l "fn104-11647" \o "Jump to citation"</w:instrText>
      </w:r>
      <w:r w:rsidR="0033544D">
        <w:fldChar w:fldCharType="separate"/>
      </w:r>
      <w:r w:rsidR="0033544D" w:rsidRPr="00742779">
        <w:rPr>
          <w:rStyle w:val="Hyperlink"/>
          <w:color w:val="auto"/>
          <w:u w:val="none"/>
        </w:rPr>
        <w:t>[104</w:t>
      </w:r>
      <w:r w:rsidR="002F7B17" w:rsidRPr="00742779">
        <w:rPr>
          <w:rStyle w:val="Hyperlink"/>
          <w:color w:val="auto"/>
          <w:u w:val="none"/>
        </w:rPr>
        <w:t>]</w:t>
      </w:r>
      <w:r w:rsidR="0033544D">
        <w:fldChar w:fldCharType="end"/>
      </w:r>
      <w:r w:rsidR="0033544D" w:rsidRPr="00742779">
        <w:t xml:space="preserve"> Passivity violates care.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A director who does not attend meetings, does not review financial statements, does not ask questions about red flags, and does not monitor management has not exercised care, regardless of whether the organization ultimately suffers measurable harm.</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303123CE" w14:textId="77777777" w:rsidR="0033544D" w:rsidRPr="00742779" w:rsidRDefault="00742779" w:rsidP="000E54B1">
      <w:pPr>
        <w:pPrChange w:id="2215" w:author="Seth Oranburg" w:date="2026-03-07T09:50:00Z" w16du:dateUtc="2026-03-07T14:50:00Z">
          <w:pPr>
            <w:pStyle w:val="NormalWeb"/>
          </w:pPr>
        </w:pPrChange>
      </w:pPr>
      <w:del w:id="2216" w:author="Seth Oranburg" w:date="2026-03-07T09:50:00Z" w16du:dateUtc="2026-03-07T14:50:00Z">
        <w:r w:rsidRPr="00742779">
          <w:rPr>
            <w:rFonts w:ascii="ZWAdobeF" w:hAnsi="ZWAdobeF" w:cs="ZWAdobeF"/>
            <w:sz w:val="2"/>
            <w:szCs w:val="2"/>
          </w:rPr>
          <w:delText>1071B</w:delText>
        </w:r>
        <w:r w:rsidR="0033544D" w:rsidRPr="00742779">
          <w:delText>Courts</w:delText>
        </w:r>
      </w:del>
      <w:ins w:id="2217" w:author="Seth Oranburg" w:date="2026-03-07T09:50:00Z" w16du:dateUtc="2026-03-07T14:50:00Z">
        <w:r w:rsidR="0033544D" w:rsidRPr="00742779">
          <w:t>Courts</w:t>
        </w:r>
      </w:ins>
      <w:r w:rsidR="0033544D" w:rsidRPr="00742779">
        <w:t xml:space="preserve"> apply a version of the business judgment rule in the nonprofit context.</w:t>
      </w:r>
      <w:r w:rsidR="0033544D">
        <w:fldChar w:fldCharType="begin"/>
      </w:r>
      <w:r w:rsidR="0033544D">
        <w:instrText>HYPERLINK \l "fn106-11647" \o "Jump to citation"</w:instrText>
      </w:r>
      <w:r w:rsidR="0033544D">
        <w:fldChar w:fldCharType="separate"/>
      </w:r>
      <w:r w:rsidR="0033544D" w:rsidRPr="00742779">
        <w:rPr>
          <w:rStyle w:val="Hyperlink"/>
          <w:color w:val="auto"/>
          <w:u w:val="none"/>
        </w:rPr>
        <w:t>[106</w:t>
      </w:r>
      <w:r w:rsidR="00B258E5" w:rsidRPr="00742779">
        <w:rPr>
          <w:rStyle w:val="Hyperlink"/>
          <w:color w:val="auto"/>
          <w:u w:val="none"/>
        </w:rPr>
        <w:t>]</w:t>
      </w:r>
      <w:r w:rsidR="0033544D">
        <w:fldChar w:fldCharType="end"/>
      </w:r>
      <w:r w:rsidR="0033544D" w:rsidRPr="00742779">
        <w:t xml:space="preserve"> If directors inform themselves, act in good faith, and exercise judgment within the range of reasonable choices, courts defer to their decisions about how to pursue the organization</w:t>
      </w:r>
      <w:r w:rsidR="009F60D1" w:rsidRPr="00742779">
        <w:t>’</w:t>
      </w:r>
      <w:r w:rsidR="0033544D" w:rsidRPr="00742779">
        <w:t>s mission.</w:t>
      </w:r>
      <w:r w:rsidR="0033544D">
        <w:fldChar w:fldCharType="begin"/>
      </w:r>
      <w:r w:rsidR="0033544D">
        <w:instrText>HYPERLINK \l "fn106-11647" \o "Jump to citation"</w:instrText>
      </w:r>
      <w:r w:rsidR="0033544D">
        <w:fldChar w:fldCharType="separate"/>
      </w:r>
      <w:r w:rsidR="0033544D" w:rsidRPr="00742779">
        <w:rPr>
          <w:rStyle w:val="Hyperlink"/>
          <w:color w:val="auto"/>
          <w:u w:val="none"/>
        </w:rPr>
        <w:t>[106</w:t>
      </w:r>
      <w:r w:rsidR="00B258E5" w:rsidRPr="00742779">
        <w:rPr>
          <w:rStyle w:val="Hyperlink"/>
          <w:color w:val="auto"/>
          <w:u w:val="none"/>
        </w:rPr>
        <w:t>]</w:t>
      </w:r>
      <w:r w:rsidR="0033544D">
        <w:fldChar w:fldCharType="end"/>
      </w:r>
      <w:r w:rsidR="0033544D" w:rsidRPr="00742779">
        <w:t xml:space="preserve"> But deference presupposes process.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business judgment rule protects informed decisions, not the absence of decision-making.</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A board that does not meet, does not create oversight systems, and does not supervise management cannot claim business-judgment protection.</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68376508" w14:textId="77777777" w:rsidR="0033544D" w:rsidRPr="00742779" w:rsidRDefault="00742779" w:rsidP="000E54B1">
      <w:pPr>
        <w:pPrChange w:id="2218" w:author="Seth Oranburg" w:date="2026-03-07T09:50:00Z" w16du:dateUtc="2026-03-07T14:50:00Z">
          <w:pPr>
            <w:pStyle w:val="NormalWeb"/>
          </w:pPr>
        </w:pPrChange>
      </w:pPr>
      <w:del w:id="2219" w:author="Seth Oranburg" w:date="2026-03-07T09:50:00Z" w16du:dateUtc="2026-03-07T14:50:00Z">
        <w:r w:rsidRPr="00742779">
          <w:rPr>
            <w:rFonts w:ascii="ZWAdobeF" w:hAnsi="ZWAdobeF" w:cs="ZWAdobeF"/>
            <w:sz w:val="2"/>
            <w:szCs w:val="2"/>
          </w:rPr>
          <w:delText>1072B</w:delText>
        </w:r>
        <w:r w:rsidR="0033544D" w:rsidRPr="00742779">
          <w:delText>The</w:delText>
        </w:r>
      </w:del>
      <w:ins w:id="2220" w:author="Seth Oranburg" w:date="2026-03-07T09:50:00Z" w16du:dateUtc="2026-03-07T14:50:00Z">
        <w:r w:rsidR="0033544D" w:rsidRPr="00742779">
          <w:t>The</w:t>
        </w:r>
      </w:ins>
      <w:r w:rsidR="0033544D" w:rsidRPr="00742779">
        <w:t xml:space="preserve"> duty of loyalty requires directors to act in the organization</w:t>
      </w:r>
      <w:r w:rsidR="009F60D1" w:rsidRPr="00742779">
        <w:t>’</w:t>
      </w:r>
      <w:r w:rsidR="0033544D" w:rsidRPr="00742779">
        <w:t>s interest rather than their own.</w:t>
      </w:r>
      <w:r w:rsidR="0033544D">
        <w:fldChar w:fldCharType="begin"/>
      </w:r>
      <w:r w:rsidR="0033544D">
        <w:instrText>HYPERLINK \l "fn104-11647" \o "Jump to citation"</w:instrText>
      </w:r>
      <w:r w:rsidR="0033544D">
        <w:fldChar w:fldCharType="separate"/>
      </w:r>
      <w:r w:rsidR="0033544D" w:rsidRPr="00742779">
        <w:rPr>
          <w:rStyle w:val="Hyperlink"/>
          <w:color w:val="auto"/>
          <w:u w:val="none"/>
        </w:rPr>
        <w:t>[104</w:t>
      </w:r>
      <w:r w:rsidR="002F7B17" w:rsidRPr="00742779">
        <w:rPr>
          <w:rStyle w:val="Hyperlink"/>
          <w:color w:val="auto"/>
          <w:u w:val="none"/>
        </w:rPr>
        <w:t>]</w:t>
      </w:r>
      <w:r w:rsidR="0033544D">
        <w:fldChar w:fldCharType="end"/>
      </w:r>
      <w:r w:rsidR="0033544D" w:rsidRPr="00742779">
        <w:t xml:space="preserve"> Conflict-of-interest transactions are not prohibited, but they trigger procedural requirements.</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r w:rsidR="0033544D" w:rsidRPr="00742779">
        <w:t xml:space="preserve"> When a director has a financial interest in a transaction with the nonprofit (the nonprofit hires the director</w:t>
      </w:r>
      <w:r w:rsidR="009F60D1" w:rsidRPr="00742779">
        <w:t>’</w:t>
      </w:r>
      <w:r w:rsidR="0033544D" w:rsidRPr="00742779">
        <w:t>s company, buys the director</w:t>
      </w:r>
      <w:r w:rsidR="009F60D1" w:rsidRPr="00742779">
        <w:t>’</w:t>
      </w:r>
      <w:r w:rsidR="0033544D" w:rsidRPr="00742779">
        <w:t xml:space="preserve">s property, or makes a loan to the director), the conflict must be disclosed to the board, the interested director must recuse from voting (and often from the quorum count), and the transaction </w:t>
      </w:r>
      <w:r w:rsidR="0033544D" w:rsidRPr="00742779">
        <w:lastRenderedPageBreak/>
        <w:t>must be approved by disinterested directors after determining that the terms are fair to the nonprofit.</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p>
    <w:p w14:paraId="302BE3E3" w14:textId="77777777" w:rsidR="0033544D" w:rsidRPr="00742779" w:rsidRDefault="00742779" w:rsidP="000E54B1">
      <w:pPr>
        <w:pPrChange w:id="2221" w:author="Seth Oranburg" w:date="2026-03-07T09:50:00Z" w16du:dateUtc="2026-03-07T14:50:00Z">
          <w:pPr>
            <w:pStyle w:val="NormalWeb"/>
          </w:pPr>
        </w:pPrChange>
      </w:pPr>
      <w:del w:id="2222" w:author="Seth Oranburg" w:date="2026-03-07T09:50:00Z" w16du:dateUtc="2026-03-07T14:50:00Z">
        <w:r w:rsidRPr="00742779">
          <w:rPr>
            <w:rFonts w:ascii="ZWAdobeF" w:hAnsi="ZWAdobeF" w:cs="ZWAdobeF"/>
            <w:sz w:val="2"/>
            <w:szCs w:val="2"/>
          </w:rPr>
          <w:delText>1073B</w:delText>
        </w:r>
        <w:r w:rsidR="0033544D" w:rsidRPr="00742779">
          <w:delText>These</w:delText>
        </w:r>
      </w:del>
      <w:ins w:id="2223" w:author="Seth Oranburg" w:date="2026-03-07T09:50:00Z" w16du:dateUtc="2026-03-07T14:50:00Z">
        <w:r w:rsidR="0033544D" w:rsidRPr="00742779">
          <w:t>These</w:t>
        </w:r>
      </w:ins>
      <w:r w:rsidR="0033544D" w:rsidRPr="00742779">
        <w:t xml:space="preserve"> procedures are more demanding than in for-profit corporations.</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r w:rsidR="0033544D" w:rsidRPr="00742779">
        <w:t xml:space="preserve"> In a for-profit corporation, a conflict transaction can be cleansed through disclosure and approval by disinterested directors, but the interested director often participates in presenting the transaction and answering questions.</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r w:rsidR="0033544D" w:rsidRPr="00742779">
        <w:t xml:space="preserve"> In a nonprofit, best practices require the interested director to leave the room during deliberations, not just to recuse from voting.</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r w:rsidR="0033544D" w:rsidRPr="00742779">
        <w:t xml:space="preserve"> The heightened procedure reflects the absence of ownership-based monitoring.</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r w:rsidR="0033544D" w:rsidRPr="00742779">
        <w:t xml:space="preserve"> In a for-profit corporation, shareholders can challenge conflict transactions through derivative litigation. In a nonprofit, the attorney general may never learn about the transaction unless the organization</w:t>
      </w:r>
      <w:r w:rsidR="009F60D1" w:rsidRPr="00742779">
        <w:t>’</w:t>
      </w:r>
      <w:r w:rsidR="0033544D" w:rsidRPr="00742779">
        <w:t>s tax filings or required reports flag it. Procedural safeguards substitute for owner oversight.</w:t>
      </w:r>
      <w:r w:rsidR="0033544D">
        <w:fldChar w:fldCharType="begin"/>
      </w:r>
      <w:r w:rsidR="0033544D">
        <w:instrText>HYPERLINK \l "fn107-11647" \o "Jump to citation"</w:instrText>
      </w:r>
      <w:r w:rsidR="0033544D">
        <w:fldChar w:fldCharType="separate"/>
      </w:r>
      <w:r w:rsidR="0033544D" w:rsidRPr="00742779">
        <w:rPr>
          <w:rStyle w:val="Hyperlink"/>
          <w:color w:val="auto"/>
          <w:u w:val="none"/>
        </w:rPr>
        <w:t>[107</w:t>
      </w:r>
      <w:r w:rsidR="002F7B17" w:rsidRPr="00742779">
        <w:rPr>
          <w:rStyle w:val="Hyperlink"/>
          <w:color w:val="auto"/>
          <w:u w:val="none"/>
        </w:rPr>
        <w:t>]</w:t>
      </w:r>
      <w:r w:rsidR="0033544D">
        <w:fldChar w:fldCharType="end"/>
      </w:r>
    </w:p>
    <w:p w14:paraId="1ED2383C" w14:textId="77777777" w:rsidR="0033544D" w:rsidRPr="00742779" w:rsidRDefault="00742779" w:rsidP="000E54B1">
      <w:pPr>
        <w:pPrChange w:id="2224" w:author="Seth Oranburg" w:date="2026-03-07T09:50:00Z" w16du:dateUtc="2026-03-07T14:50:00Z">
          <w:pPr>
            <w:pStyle w:val="NormalWeb"/>
          </w:pPr>
        </w:pPrChange>
      </w:pPr>
      <w:del w:id="2225" w:author="Seth Oranburg" w:date="2026-03-07T09:50:00Z" w16du:dateUtc="2026-03-07T14:50:00Z">
        <w:r w:rsidRPr="00742779">
          <w:rPr>
            <w:rFonts w:ascii="ZWAdobeF" w:hAnsi="ZWAdobeF" w:cs="ZWAdobeF"/>
            <w:sz w:val="2"/>
            <w:szCs w:val="2"/>
          </w:rPr>
          <w:delText>1074B</w:delText>
        </w:r>
        <w:r w:rsidR="0033544D" w:rsidRPr="00742779">
          <w:delText>The</w:delText>
        </w:r>
      </w:del>
      <w:ins w:id="2226" w:author="Seth Oranburg" w:date="2026-03-07T09:50:00Z" w16du:dateUtc="2026-03-07T14:50:00Z">
        <w:r w:rsidR="0033544D" w:rsidRPr="00742779">
          <w:t>The</w:t>
        </w:r>
      </w:ins>
      <w:r w:rsidR="0033544D" w:rsidRPr="00742779">
        <w:t xml:space="preserve"> duty of obedience requires directors to remain faithful to the organization</w:t>
      </w:r>
      <w:r w:rsidR="009F60D1" w:rsidRPr="00742779">
        <w:t>’</w:t>
      </w:r>
      <w:r w:rsidR="0033544D" w:rsidRPr="00742779">
        <w:t>s stated purposes and governing restrictions.</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r w:rsidR="0033544D" w:rsidRPr="00742779">
        <w:t xml:space="preserve"> A nonprofit formed to support cancer research cannot lawfully redirect all of its resources to real estate development simply because real estate is more profitable.</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r w:rsidR="0033544D" w:rsidRPr="00742779">
        <w:t xml:space="preserve"> A gift restricted to scholarships cannot be repurposed for buildings without following donor-consent procedures or seeking cy pres modification.</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r w:rsidR="0033544D" w:rsidRPr="00742779">
        <w:t xml:space="preserve"> Directors who violate donor restrictions or redirect resources away from the organization</w:t>
      </w:r>
      <w:r w:rsidR="009F60D1" w:rsidRPr="00742779">
        <w:t>’</w:t>
      </w:r>
      <w:r w:rsidR="0033544D" w:rsidRPr="00742779">
        <w:t>s exempt purposes risk personal liability and risk triggering organizational consequences, including loss of tax-exempt status.</w:t>
      </w:r>
      <w:r w:rsidR="0033544D">
        <w:fldChar w:fldCharType="begin"/>
      </w:r>
      <w:r w:rsidR="0033544D">
        <w:instrText>HYPERLINK \l "fn110-11647" \o "Jump to citation"</w:instrText>
      </w:r>
      <w:r w:rsidR="0033544D">
        <w:fldChar w:fldCharType="separate"/>
      </w:r>
      <w:r w:rsidR="0033544D" w:rsidRPr="00742779">
        <w:rPr>
          <w:rStyle w:val="Hyperlink"/>
          <w:color w:val="auto"/>
          <w:u w:val="none"/>
        </w:rPr>
        <w:t>[110</w:t>
      </w:r>
      <w:r w:rsidR="00EE2871" w:rsidRPr="00742779">
        <w:rPr>
          <w:rStyle w:val="Hyperlink"/>
          <w:color w:val="auto"/>
          <w:u w:val="none"/>
        </w:rPr>
        <w:t>]</w:t>
      </w:r>
      <w:r w:rsidR="0033544D">
        <w:fldChar w:fldCharType="end"/>
      </w:r>
    </w:p>
    <w:p w14:paraId="01C41531" w14:textId="77777777" w:rsidR="0033544D" w:rsidRPr="00742779" w:rsidRDefault="00742779" w:rsidP="000E54B1">
      <w:pPr>
        <w:pPrChange w:id="2227" w:author="Seth Oranburg" w:date="2026-03-07T09:50:00Z" w16du:dateUtc="2026-03-07T14:50:00Z">
          <w:pPr>
            <w:pStyle w:val="NormalWeb"/>
          </w:pPr>
        </w:pPrChange>
      </w:pPr>
      <w:del w:id="2228" w:author="Seth Oranburg" w:date="2026-03-07T09:50:00Z" w16du:dateUtc="2026-03-07T14:50:00Z">
        <w:r w:rsidRPr="00742779">
          <w:rPr>
            <w:rFonts w:ascii="ZWAdobeF" w:hAnsi="ZWAdobeF" w:cs="ZWAdobeF"/>
            <w:sz w:val="2"/>
            <w:szCs w:val="2"/>
          </w:rPr>
          <w:delText>1075B</w:delText>
        </w:r>
        <w:r w:rsidR="0033544D" w:rsidRPr="00742779">
          <w:delText>Obedience</w:delText>
        </w:r>
      </w:del>
      <w:ins w:id="2229" w:author="Seth Oranburg" w:date="2026-03-07T09:50:00Z" w16du:dateUtc="2026-03-07T14:50:00Z">
        <w:r w:rsidR="0033544D" w:rsidRPr="00742779">
          <w:t>Obedience</w:t>
        </w:r>
      </w:ins>
      <w:r w:rsidR="0033544D" w:rsidRPr="00742779">
        <w:t xml:space="preserve"> is the doctrinal answer to mission drift.</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r w:rsidR="0033544D" w:rsidRPr="00742779">
        <w:t xml:space="preserve"> It constrains boards from treating the nonprofit as a general-purpose pool of capital that can be redirected to whatever use seems most attractive at the moment.</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r w:rsidR="0033544D" w:rsidRPr="00742779">
        <w:t xml:space="preserve"> The constraint is imperfect. Many nonprofits have broad purposes that leave substantial room for interpretation (a nonprofit </w:t>
      </w:r>
      <w:r w:rsidR="009F60D1" w:rsidRPr="00742779">
        <w:t>“</w:t>
      </w:r>
      <w:r w:rsidR="0033544D" w:rsidRPr="00742779">
        <w:t>organized for charitable and educational purposes</w:t>
      </w:r>
      <w:r w:rsidR="009F60D1" w:rsidRPr="00742779">
        <w:t>”</w:t>
      </w:r>
      <w:r w:rsidR="0033544D" w:rsidRPr="00742779">
        <w:t xml:space="preserve"> has wide latitude).</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r w:rsidR="0033544D" w:rsidRPr="00742779">
        <w:t xml:space="preserve"> And enforcement depends on someone with standing bringing suit.</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r w:rsidR="0033544D" w:rsidRPr="00742779">
        <w:t xml:space="preserve"> If the attorney general does not act, obedience becomes a governance norm rather than a litigated requirement.</w:t>
      </w:r>
      <w:r w:rsidR="0033544D">
        <w:fldChar w:fldCharType="begin"/>
      </w:r>
      <w:r w:rsidR="0033544D">
        <w:instrText>HYPERLINK \l "fn108-11647" \o "Jump to citation"</w:instrText>
      </w:r>
      <w:r w:rsidR="0033544D">
        <w:fldChar w:fldCharType="separate"/>
      </w:r>
      <w:r w:rsidR="0033544D" w:rsidRPr="00742779">
        <w:rPr>
          <w:rStyle w:val="Hyperlink"/>
          <w:color w:val="auto"/>
          <w:u w:val="none"/>
        </w:rPr>
        <w:t>[108</w:t>
      </w:r>
      <w:r w:rsidR="00B258E5" w:rsidRPr="00742779">
        <w:rPr>
          <w:rStyle w:val="Hyperlink"/>
          <w:color w:val="auto"/>
          <w:u w:val="none"/>
        </w:rPr>
        <w:t>]</w:t>
      </w:r>
      <w:r w:rsidR="0033544D">
        <w:fldChar w:fldCharType="end"/>
      </w:r>
    </w:p>
    <w:p w14:paraId="5A6D9F8A" w14:textId="77777777" w:rsidR="0033544D" w:rsidRPr="00742779" w:rsidRDefault="00742779" w:rsidP="000E54B1">
      <w:pPr>
        <w:pPrChange w:id="2230" w:author="Seth Oranburg" w:date="2026-03-07T09:50:00Z" w16du:dateUtc="2026-03-07T14:50:00Z">
          <w:pPr>
            <w:pStyle w:val="NormalWeb"/>
          </w:pPr>
        </w:pPrChange>
      </w:pPr>
      <w:del w:id="2231" w:author="Seth Oranburg" w:date="2026-03-07T09:50:00Z" w16du:dateUtc="2026-03-07T14:50:00Z">
        <w:r w:rsidRPr="00742779">
          <w:rPr>
            <w:rFonts w:ascii="ZWAdobeF" w:hAnsi="ZWAdobeF" w:cs="ZWAdobeF"/>
            <w:sz w:val="2"/>
            <w:szCs w:val="2"/>
          </w:rPr>
          <w:delText>1076B</w:delText>
        </w:r>
        <w:r w:rsidR="0033544D" w:rsidRPr="00742779">
          <w:delText>These</w:delText>
        </w:r>
      </w:del>
      <w:ins w:id="2232" w:author="Seth Oranburg" w:date="2026-03-07T09:50:00Z" w16du:dateUtc="2026-03-07T14:50:00Z">
        <w:r w:rsidR="0033544D" w:rsidRPr="00742779">
          <w:t>These</w:t>
        </w:r>
      </w:ins>
      <w:r w:rsidR="0033544D" w:rsidRPr="00742779">
        <w:t xml:space="preserve"> duties are enforceable in principle. In practice, enforcement is rare.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Fiduciary litigation against nonprofit directors occurs far less frequently than shareholder derivative litigation against for-profit directors.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reason is standing. Donors and beneficiaries usually cannot sue. The attorney general has limited resources and exercises selective enforcement. Most fiduciary breaches are never challenged in court.</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3A8E4774" w14:textId="77777777" w:rsidR="0033544D" w:rsidRPr="00742779" w:rsidRDefault="00742779" w:rsidP="000E54B1">
      <w:pPr>
        <w:pPrChange w:id="2233" w:author="Seth Oranburg" w:date="2026-03-07T09:50:00Z" w16du:dateUtc="2026-03-07T14:50:00Z">
          <w:pPr>
            <w:pStyle w:val="NormalWeb"/>
          </w:pPr>
        </w:pPrChange>
      </w:pPr>
      <w:del w:id="2234" w:author="Seth Oranburg" w:date="2026-03-07T09:50:00Z" w16du:dateUtc="2026-03-07T14:50:00Z">
        <w:r w:rsidRPr="00742779">
          <w:rPr>
            <w:rFonts w:ascii="ZWAdobeF" w:hAnsi="ZWAdobeF" w:cs="ZWAdobeF"/>
            <w:sz w:val="2"/>
            <w:szCs w:val="2"/>
          </w:rPr>
          <w:lastRenderedPageBreak/>
          <w:delText>1077B</w:delText>
        </w:r>
        <w:r w:rsidR="0033544D" w:rsidRPr="00742779">
          <w:delText>When</w:delText>
        </w:r>
      </w:del>
      <w:ins w:id="2235" w:author="Seth Oranburg" w:date="2026-03-07T09:50:00Z" w16du:dateUtc="2026-03-07T14:50:00Z">
        <w:r w:rsidR="0033544D" w:rsidRPr="00742779">
          <w:t>When</w:t>
        </w:r>
      </w:ins>
      <w:r w:rsidR="0033544D" w:rsidRPr="00742779">
        <w:t xml:space="preserve"> litigation does occur, remedies tend to be prospective rather than compensatory. Courts order governance reforms (adopt a conflict-of-interest policy, create an audit committee, implement financial controls) more often than they impose damages on individual directors.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That remedial pattern reflects two concerns. First, proving damages is difficult when there is no market for the nonprofit</w:t>
      </w:r>
      <w:r w:rsidR="009F60D1" w:rsidRPr="00742779">
        <w:t>’</w:t>
      </w:r>
      <w:r w:rsidR="0033544D" w:rsidRPr="00742779">
        <w:t xml:space="preserve">s </w:t>
      </w:r>
      <w:r w:rsidR="009F60D1" w:rsidRPr="00742779">
        <w:t>“</w:t>
      </w:r>
      <w:r w:rsidR="0033544D" w:rsidRPr="00742779">
        <w:t>stock</w:t>
      </w:r>
      <w:r w:rsidR="009F60D1" w:rsidRPr="00742779">
        <w:t>”</w:t>
      </w:r>
      <w:r w:rsidR="0033544D" w:rsidRPr="00742779">
        <w:t xml:space="preserve"> to provide a valuation benchmark. How much did the nonprofit lose because directors overpaid an executive or approved a wasteful transaction? The answer requires speculation about counterfactuals. Second, imposing large damages on volunteer directors risks deterring board service.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Many directors serve without compensation and lack personal resources to pay substantial judgments.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Courts worry that crushing liability would make nonprofit governance untenable.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7F580135" w14:textId="77777777" w:rsidR="0033544D" w:rsidRPr="00742779" w:rsidRDefault="0033544D" w:rsidP="000E54B1">
      <w:pPr>
        <w:pStyle w:val="Heading3"/>
        <w:rPr>
          <w:rFonts w:eastAsia="Times New Roman"/>
        </w:rPr>
      </w:pPr>
      <w:r w:rsidRPr="00742779">
        <w:rPr>
          <w:rStyle w:val="Emphasis"/>
          <w:rFonts w:eastAsia="Times New Roman"/>
        </w:rPr>
        <w:t>Stern v. Lucy Webb Hayes</w:t>
      </w:r>
      <w:r w:rsidRPr="00742779">
        <w:rPr>
          <w:rFonts w:eastAsia="Times New Roman"/>
        </w:rPr>
        <w:t>: Establishing Standards Without Imposing Damages</w:t>
      </w:r>
    </w:p>
    <w:p w14:paraId="6E3346D0" w14:textId="77777777" w:rsidR="0033544D" w:rsidRPr="00742779" w:rsidRDefault="00742779" w:rsidP="000E54B1">
      <w:pPr>
        <w:pPrChange w:id="2236" w:author="Seth Oranburg" w:date="2026-03-07T09:50:00Z" w16du:dateUtc="2026-03-07T14:50:00Z">
          <w:pPr>
            <w:pStyle w:val="NormalWeb"/>
          </w:pPr>
        </w:pPrChange>
      </w:pPr>
      <w:del w:id="2237" w:author="Seth Oranburg" w:date="2026-03-07T09:50:00Z" w16du:dateUtc="2026-03-07T14:50:00Z">
        <w:r w:rsidRPr="00742779">
          <w:rPr>
            <w:rStyle w:val="Emphasis"/>
            <w:rFonts w:ascii="ZWAdobeF" w:hAnsi="ZWAdobeF" w:cs="ZWAdobeF"/>
            <w:i w:val="0"/>
            <w:sz w:val="2"/>
            <w:szCs w:val="2"/>
          </w:rPr>
          <w:delText>1078B</w:delText>
        </w:r>
        <w:r w:rsidR="0033544D" w:rsidRPr="00742779">
          <w:rPr>
            <w:rStyle w:val="Emphasis"/>
          </w:rPr>
          <w:delText>Stern</w:delText>
        </w:r>
      </w:del>
      <w:ins w:id="2238" w:author="Seth Oranburg" w:date="2026-03-07T09:50:00Z" w16du:dateUtc="2026-03-07T14:50:00Z">
        <w:r w:rsidR="0033544D" w:rsidRPr="00742779">
          <w:rPr>
            <w:rStyle w:val="Emphasis"/>
          </w:rPr>
          <w:t>Stern</w:t>
        </w:r>
      </w:ins>
      <w:r w:rsidR="0033544D" w:rsidRPr="00742779">
        <w:rPr>
          <w:rStyle w:val="Emphasis"/>
        </w:rPr>
        <w:t xml:space="preserve"> v. Lucy Webb Hayes National Training School for Deaconesses &amp; Missionaries</w:t>
      </w:r>
      <w:r w:rsidR="0033544D" w:rsidRPr="00742779">
        <w:t xml:space="preserve"> is the foundational case establishing that nonprofit fiduciary duties are real and enforceable.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It is equally a case study in why enforcement produces governance reforms rather than monetary damages.</w:t>
      </w:r>
    </w:p>
    <w:p w14:paraId="40307D71" w14:textId="77777777" w:rsidR="0033544D" w:rsidRPr="00742779" w:rsidRDefault="00742779" w:rsidP="000E54B1">
      <w:pPr>
        <w:pPrChange w:id="2239" w:author="Seth Oranburg" w:date="2026-03-07T09:50:00Z" w16du:dateUtc="2026-03-07T14:50:00Z">
          <w:pPr>
            <w:pStyle w:val="NormalWeb"/>
          </w:pPr>
        </w:pPrChange>
      </w:pPr>
      <w:del w:id="2240" w:author="Seth Oranburg" w:date="2026-03-07T09:50:00Z" w16du:dateUtc="2026-03-07T14:50:00Z">
        <w:r w:rsidRPr="00742779">
          <w:rPr>
            <w:rFonts w:ascii="ZWAdobeF" w:hAnsi="ZWAdobeF" w:cs="ZWAdobeF"/>
            <w:sz w:val="2"/>
            <w:szCs w:val="2"/>
          </w:rPr>
          <w:delText>1079B</w:delText>
        </w:r>
        <w:r w:rsidR="0033544D" w:rsidRPr="00742779">
          <w:delText>The</w:delText>
        </w:r>
      </w:del>
      <w:ins w:id="2241" w:author="Seth Oranburg" w:date="2026-03-07T09:50:00Z" w16du:dateUtc="2026-03-07T14:50:00Z">
        <w:r w:rsidR="0033544D" w:rsidRPr="00742779">
          <w:t>The</w:t>
        </w:r>
      </w:ins>
      <w:r w:rsidR="0033544D" w:rsidRPr="00742779">
        <w:t xml:space="preserve"> case involved Sibley Memorial Hospital, a nonprofit hospital in Washington, D.C.</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Patients sued derivatively, alleging that trustees had breached fiduciary duties through systematic self-dealing and inattention.</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Several trustees were officers or directors of banks that held hospital funds.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Those banks received fees for services without competitive bidding or conflict-of-interest procedures.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hospital maintained large deposits in non-interest-bearing accounts at trustee-affiliated banks, conferring a benefit on the banks (which could lend the deposits and earn interest) while depriving the hospital of investment income.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Trustees with financial interests in these arrangements voted on banking relationships without disclosing conflicts, without recusing themselves, and without ensuring the hospital received fair value.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1F4936D6" w14:textId="77777777" w:rsidR="0033544D" w:rsidRPr="00742779" w:rsidRDefault="00742779" w:rsidP="000E54B1">
      <w:pPr>
        <w:pPrChange w:id="2242" w:author="Seth Oranburg" w:date="2026-03-07T09:50:00Z" w16du:dateUtc="2026-03-07T14:50:00Z">
          <w:pPr>
            <w:pStyle w:val="NormalWeb"/>
          </w:pPr>
        </w:pPrChange>
      </w:pPr>
      <w:del w:id="2243" w:author="Seth Oranburg" w:date="2026-03-07T09:50:00Z" w16du:dateUtc="2026-03-07T14:50:00Z">
        <w:r w:rsidRPr="00742779">
          <w:rPr>
            <w:rFonts w:ascii="ZWAdobeF" w:hAnsi="ZWAdobeF" w:cs="ZWAdobeF"/>
            <w:sz w:val="2"/>
            <w:szCs w:val="2"/>
          </w:rPr>
          <w:delText>1080B</w:delText>
        </w:r>
        <w:r w:rsidR="0033544D" w:rsidRPr="00742779">
          <w:delText>Beyond</w:delText>
        </w:r>
      </w:del>
      <w:ins w:id="2244" w:author="Seth Oranburg" w:date="2026-03-07T09:50:00Z" w16du:dateUtc="2026-03-07T14:50:00Z">
        <w:r w:rsidR="0033544D" w:rsidRPr="00742779">
          <w:t>Beyond</w:t>
        </w:r>
      </w:ins>
      <w:r w:rsidR="0033544D" w:rsidRPr="00742779">
        <w:t xml:space="preserve"> self-dealing, the complaint described governance breakdown.</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Trustees did not attend meetings regularly.</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They did not review financial statements.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They did not ask questions about investment practices or banking relationships.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They did not establish systems to monitor conflicts of interest.</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board functioned as a rubber stamp.</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Management made decisions. Conflicted trustees approved them. Disinterested trustees deferred without exercising independent judgment.</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56C980F7" w14:textId="77777777" w:rsidR="0033544D" w:rsidRPr="00742779" w:rsidRDefault="00742779" w:rsidP="000E54B1">
      <w:pPr>
        <w:pPrChange w:id="2245" w:author="Seth Oranburg" w:date="2026-03-07T09:50:00Z" w16du:dateUtc="2026-03-07T14:50:00Z">
          <w:pPr>
            <w:pStyle w:val="NormalWeb"/>
          </w:pPr>
        </w:pPrChange>
      </w:pPr>
      <w:del w:id="2246" w:author="Seth Oranburg" w:date="2026-03-07T09:50:00Z" w16du:dateUtc="2026-03-07T14:50:00Z">
        <w:r w:rsidRPr="00742779">
          <w:rPr>
            <w:rFonts w:ascii="ZWAdobeF" w:hAnsi="ZWAdobeF" w:cs="ZWAdobeF"/>
            <w:sz w:val="2"/>
            <w:szCs w:val="2"/>
          </w:rPr>
          <w:lastRenderedPageBreak/>
          <w:delText>1081B</w:delText>
        </w:r>
        <w:r w:rsidR="0033544D" w:rsidRPr="00742779">
          <w:delText>The</w:delText>
        </w:r>
      </w:del>
      <w:ins w:id="2247" w:author="Seth Oranburg" w:date="2026-03-07T09:50:00Z" w16du:dateUtc="2026-03-07T14:50:00Z">
        <w:r w:rsidR="0033544D" w:rsidRPr="00742779">
          <w:t>The</w:t>
        </w:r>
      </w:ins>
      <w:r w:rsidR="0033544D" w:rsidRPr="00742779">
        <w:t xml:space="preserve"> court held that the trustees had breached both care and loyalty.</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On care, the court emphasized that nonprofit trustees must attend meetings, review financial information, ask questions, and establish oversight systems.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Passivity violates care.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fact that many trustees served without compensation did not excuse inattention.</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Trustees who accept the role accept the responsibility.</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standard is reasonable care under the circumstances, and those circumstances include managing substantial charitable assets donated by the public and used to provide medical services.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0B6559AD" w14:textId="77777777" w:rsidR="0033544D" w:rsidRPr="00742779" w:rsidRDefault="00742779" w:rsidP="000E54B1">
      <w:pPr>
        <w:pPrChange w:id="2248" w:author="Seth Oranburg" w:date="2026-03-07T09:50:00Z" w16du:dateUtc="2026-03-07T14:50:00Z">
          <w:pPr>
            <w:pStyle w:val="NormalWeb"/>
          </w:pPr>
        </w:pPrChange>
      </w:pPr>
      <w:del w:id="2249" w:author="Seth Oranburg" w:date="2026-03-07T09:50:00Z" w16du:dateUtc="2026-03-07T14:50:00Z">
        <w:r w:rsidRPr="00742779">
          <w:rPr>
            <w:rFonts w:ascii="ZWAdobeF" w:hAnsi="ZWAdobeF" w:cs="ZWAdobeF"/>
            <w:sz w:val="2"/>
            <w:szCs w:val="2"/>
          </w:rPr>
          <w:delText>1082B</w:delText>
        </w:r>
        <w:r w:rsidR="0033544D" w:rsidRPr="00742779">
          <w:delText>On</w:delText>
        </w:r>
      </w:del>
      <w:ins w:id="2250" w:author="Seth Oranburg" w:date="2026-03-07T09:50:00Z" w16du:dateUtc="2026-03-07T14:50:00Z">
        <w:r w:rsidR="0033544D" w:rsidRPr="00742779">
          <w:t>On</w:t>
        </w:r>
      </w:ins>
      <w:r w:rsidR="0033544D" w:rsidRPr="00742779">
        <w:t xml:space="preserve"> loyalty, the court held that conflict-of-interest transactions require disclosure, recusal, and fairness.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trustees who were affiliated with banks that held hospital funds had a duty to disclose those relationships, to recuse themselves from decisions about banking services, and to ensure the hospital received fair terms.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They did not.</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failure violated loyalty.</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court emphasized that conflict transactions are not void per se—a nonprofit can do business with a trustee</w:t>
      </w:r>
      <w:r w:rsidR="009F60D1" w:rsidRPr="00742779">
        <w:t>’</w:t>
      </w:r>
      <w:r w:rsidR="0033544D" w:rsidRPr="00742779">
        <w:t>s company—but procedural protections are mandatory.</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Without disclosure, disinterested approval, and fairness review, the transaction is voidable.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4A2E0270" w14:textId="77777777" w:rsidR="0033544D" w:rsidRPr="00742779" w:rsidRDefault="00742779" w:rsidP="000E54B1">
      <w:pPr>
        <w:pPrChange w:id="2251" w:author="Seth Oranburg" w:date="2026-03-07T09:50:00Z" w16du:dateUtc="2026-03-07T14:50:00Z">
          <w:pPr>
            <w:pStyle w:val="NormalWeb"/>
          </w:pPr>
        </w:pPrChange>
      </w:pPr>
      <w:del w:id="2252" w:author="Seth Oranburg" w:date="2026-03-07T09:50:00Z" w16du:dateUtc="2026-03-07T14:50:00Z">
        <w:r w:rsidRPr="00742779">
          <w:rPr>
            <w:rFonts w:ascii="ZWAdobeF" w:hAnsi="ZWAdobeF" w:cs="ZWAdobeF"/>
            <w:sz w:val="2"/>
            <w:szCs w:val="2"/>
          </w:rPr>
          <w:delText>1083B</w:delText>
        </w:r>
        <w:r w:rsidR="0033544D" w:rsidRPr="00742779">
          <w:delText>The</w:delText>
        </w:r>
      </w:del>
      <w:ins w:id="2253" w:author="Seth Oranburg" w:date="2026-03-07T09:50:00Z" w16du:dateUtc="2026-03-07T14:50:00Z">
        <w:r w:rsidR="0033544D" w:rsidRPr="00742779">
          <w:t>The</w:t>
        </w:r>
      </w:ins>
      <w:r w:rsidR="0033544D" w:rsidRPr="00742779">
        <w:t xml:space="preserve"> court</w:t>
      </w:r>
      <w:r w:rsidR="009F60D1" w:rsidRPr="00742779">
        <w:t>’</w:t>
      </w:r>
      <w:r w:rsidR="0033544D" w:rsidRPr="00742779">
        <w:t>s remedy is the striking feature. Despite finding breaches of both care and loyalty, the court did not award damages.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Instead, it issued prospective injunctive relief.</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court ordered the hospital to adopt a written conflict-of-interest policy requiring disclosure, recusal, and disinterested approval.</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It required the hospital to create an investment committee responsible for reviewing investment practices and ensuring hospital funds were managed prudently.</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It required procedures for evaluating service-provider relationships (including banking relationships) to ensure fair value.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And it retained jurisdiction to monitor compliance.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62204C31" w14:textId="77777777" w:rsidR="0033544D" w:rsidRPr="00742779" w:rsidRDefault="00742779" w:rsidP="000E54B1">
      <w:pPr>
        <w:pPrChange w:id="2254" w:author="Seth Oranburg" w:date="2026-03-07T09:50:00Z" w16du:dateUtc="2026-03-07T14:50:00Z">
          <w:pPr>
            <w:pStyle w:val="NormalWeb"/>
          </w:pPr>
        </w:pPrChange>
      </w:pPr>
      <w:del w:id="2255" w:author="Seth Oranburg" w:date="2026-03-07T09:50:00Z" w16du:dateUtc="2026-03-07T14:50:00Z">
        <w:r w:rsidRPr="00742779">
          <w:rPr>
            <w:rFonts w:ascii="ZWAdobeF" w:hAnsi="ZWAdobeF" w:cs="ZWAdobeF"/>
            <w:sz w:val="2"/>
            <w:szCs w:val="2"/>
          </w:rPr>
          <w:delText>1084B</w:delText>
        </w:r>
        <w:r w:rsidR="0033544D" w:rsidRPr="00742779">
          <w:delText>The</w:delText>
        </w:r>
      </w:del>
      <w:ins w:id="2256" w:author="Seth Oranburg" w:date="2026-03-07T09:50:00Z" w16du:dateUtc="2026-03-07T14:50:00Z">
        <w:r w:rsidR="0033544D" w:rsidRPr="00742779">
          <w:t>The</w:t>
        </w:r>
      </w:ins>
      <w:r w:rsidR="0033544D" w:rsidRPr="00742779">
        <w:t xml:space="preserve"> court explained the decision not to award damages on three grounds. First, calculating damages was speculative.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hospital</w:t>
      </w:r>
      <w:r w:rsidR="009F60D1" w:rsidRPr="00742779">
        <w:t>’</w:t>
      </w:r>
      <w:r w:rsidR="0033544D" w:rsidRPr="00742779">
        <w:t>s investments had underperformed, but determining exactly how much the hospital lost because of the trustees</w:t>
      </w:r>
      <w:r w:rsidR="009F60D1" w:rsidRPr="00742779">
        <w:t>’</w:t>
      </w:r>
      <w:r w:rsidR="0033544D" w:rsidRPr="00742779">
        <w:t xml:space="preserve"> breach required hypothesizing what investments a diligent board would have made.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That counterfactual was too uncertain to support a damages award.</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0C17D4E9" w14:textId="77777777" w:rsidR="0033544D" w:rsidRPr="00742779" w:rsidRDefault="00742779" w:rsidP="000E54B1">
      <w:pPr>
        <w:pPrChange w:id="2257" w:author="Seth Oranburg" w:date="2026-03-07T09:50:00Z" w16du:dateUtc="2026-03-07T14:50:00Z">
          <w:pPr>
            <w:pStyle w:val="NormalWeb"/>
          </w:pPr>
        </w:pPrChange>
      </w:pPr>
      <w:del w:id="2258" w:author="Seth Oranburg" w:date="2026-03-07T09:50:00Z" w16du:dateUtc="2026-03-07T14:50:00Z">
        <w:r w:rsidRPr="00742779">
          <w:rPr>
            <w:rFonts w:ascii="ZWAdobeF" w:hAnsi="ZWAdobeF" w:cs="ZWAdobeF"/>
            <w:sz w:val="2"/>
            <w:szCs w:val="2"/>
          </w:rPr>
          <w:delText>1085B</w:delText>
        </w:r>
        <w:r w:rsidR="0033544D" w:rsidRPr="00742779">
          <w:delText>Second</w:delText>
        </w:r>
      </w:del>
      <w:ins w:id="2259" w:author="Seth Oranburg" w:date="2026-03-07T09:50:00Z" w16du:dateUtc="2026-03-07T14:50:00Z">
        <w:r w:rsidR="0033544D" w:rsidRPr="00742779">
          <w:t>Second</w:t>
        </w:r>
      </w:ins>
      <w:r w:rsidR="0033544D" w:rsidRPr="00742779">
        <w:t>, damages would fall on individual trustees, many of whom were volunteers with limited personal resources.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Large judgments could deter future board service.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court wanted to establish clear standards without creating liability risk that would make nonprofit governance impracticable.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094FB1B6" w14:textId="77777777" w:rsidR="0033544D" w:rsidRPr="00742779" w:rsidRDefault="00742779" w:rsidP="000E54B1">
      <w:pPr>
        <w:pPrChange w:id="2260" w:author="Seth Oranburg" w:date="2026-03-07T09:50:00Z" w16du:dateUtc="2026-03-07T14:50:00Z">
          <w:pPr>
            <w:pStyle w:val="NormalWeb"/>
          </w:pPr>
        </w:pPrChange>
      </w:pPr>
      <w:del w:id="2261" w:author="Seth Oranburg" w:date="2026-03-07T09:50:00Z" w16du:dateUtc="2026-03-07T14:50:00Z">
        <w:r w:rsidRPr="00742779">
          <w:rPr>
            <w:rFonts w:ascii="ZWAdobeF" w:hAnsi="ZWAdobeF" w:cs="ZWAdobeF"/>
            <w:sz w:val="2"/>
            <w:szCs w:val="2"/>
          </w:rPr>
          <w:lastRenderedPageBreak/>
          <w:delText>1086B</w:delText>
        </w:r>
        <w:r w:rsidR="0033544D" w:rsidRPr="00742779">
          <w:delText>Third</w:delText>
        </w:r>
      </w:del>
      <w:ins w:id="2262" w:author="Seth Oranburg" w:date="2026-03-07T09:50:00Z" w16du:dateUtc="2026-03-07T14:50:00Z">
        <w:r w:rsidR="0033544D" w:rsidRPr="00742779">
          <w:t>Third</w:t>
        </w:r>
      </w:ins>
      <w:r w:rsidR="0033544D" w:rsidRPr="00742779">
        <w:t>, prospective relief would prevent future harm more effectively than damages would compensate past harm.</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real problem was not a discrete loss that could be quantified and recovered. The real problem was broken governance systems.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Fixing the systems through mandated policies, committees, and oversight would protect the hospital going forward.</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Damages would give the hospital a one-time payment but would not prevent recurrence.</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p>
    <w:p w14:paraId="51613608" w14:textId="77777777" w:rsidR="0033544D" w:rsidRPr="00742779" w:rsidRDefault="00742779" w:rsidP="000E54B1">
      <w:pPr>
        <w:pPrChange w:id="2263" w:author="Seth Oranburg" w:date="2026-03-07T09:50:00Z" w16du:dateUtc="2026-03-07T14:50:00Z">
          <w:pPr>
            <w:pStyle w:val="NormalWeb"/>
          </w:pPr>
        </w:pPrChange>
      </w:pPr>
      <w:del w:id="2264" w:author="Seth Oranburg" w:date="2026-03-07T09:50:00Z" w16du:dateUtc="2026-03-07T14:50:00Z">
        <w:r w:rsidRPr="00742779">
          <w:rPr>
            <w:rFonts w:ascii="ZWAdobeF" w:hAnsi="ZWAdobeF" w:cs="ZWAdobeF"/>
            <w:sz w:val="2"/>
            <w:szCs w:val="2"/>
          </w:rPr>
          <w:delText>1087B</w:delText>
        </w:r>
        <w:r w:rsidR="0033544D" w:rsidRPr="00742779">
          <w:delText>This</w:delText>
        </w:r>
      </w:del>
      <w:ins w:id="2265" w:author="Seth Oranburg" w:date="2026-03-07T09:50:00Z" w16du:dateUtc="2026-03-07T14:50:00Z">
        <w:r w:rsidR="0033544D" w:rsidRPr="00742779">
          <w:t>This</w:t>
        </w:r>
      </w:ins>
      <w:r w:rsidR="0033544D" w:rsidRPr="00742779">
        <w:t xml:space="preserve"> remedial pattern has become standard in nonprofit fiduciary litigation.</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Courts establish that duties exist and are enforceable. They order governance reforms: conflict-of-interest policies, financial controls, committee structures, reporting requirements. They rarely impose significant monetary liability on individual directors.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result is that nonprofit fiduciary duties operate primarily as governance design mandates, not as litigation-driven damages remedies.</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1962C379" w14:textId="77777777" w:rsidR="0033544D" w:rsidRPr="00742779" w:rsidRDefault="00742779" w:rsidP="000E54B1">
      <w:pPr>
        <w:pPrChange w:id="2266" w:author="Seth Oranburg" w:date="2026-03-07T09:50:00Z" w16du:dateUtc="2026-03-07T14:50:00Z">
          <w:pPr>
            <w:pStyle w:val="NormalWeb"/>
          </w:pPr>
        </w:pPrChange>
      </w:pPr>
      <w:del w:id="2267" w:author="Seth Oranburg" w:date="2026-03-07T09:50:00Z" w16du:dateUtc="2026-03-07T14:50:00Z">
        <w:r w:rsidRPr="00742779">
          <w:rPr>
            <w:rFonts w:ascii="ZWAdobeF" w:hAnsi="ZWAdobeF" w:cs="ZWAdobeF"/>
            <w:sz w:val="2"/>
            <w:szCs w:val="2"/>
          </w:rPr>
          <w:delText>1088B</w:delText>
        </w:r>
        <w:r w:rsidR="0033544D" w:rsidRPr="00742779">
          <w:delText>What</w:delText>
        </w:r>
      </w:del>
      <w:ins w:id="2268" w:author="Seth Oranburg" w:date="2026-03-07T09:50:00Z" w16du:dateUtc="2026-03-07T14:50:00Z">
        <w:r w:rsidR="0033544D" w:rsidRPr="00742779">
          <w:t>What</w:t>
        </w:r>
      </w:ins>
      <w:r w:rsidR="0033544D" w:rsidRPr="00742779">
        <w:t xml:space="preserve"> does this mean for practitioners? When forming a nonprofit or advising a nonprofit board, the fiduciary-duty standards established in </w:t>
      </w:r>
      <w:r w:rsidR="0033544D" w:rsidRPr="00742779">
        <w:rPr>
          <w:rStyle w:val="Emphasis"/>
        </w:rPr>
        <w:t>Stern</w:t>
      </w:r>
      <w:r w:rsidR="0033544D" w:rsidRPr="00742779">
        <w:t xml:space="preserve"> translate into specific governance practices.</w:t>
      </w:r>
      <w:r w:rsidR="0033544D">
        <w:fldChar w:fldCharType="begin"/>
      </w:r>
      <w:r w:rsidR="0033544D">
        <w:instrText>HYPERLINK \l "fn91-11647" \o "Jump to citation"</w:instrText>
      </w:r>
      <w:r w:rsidR="0033544D">
        <w:fldChar w:fldCharType="separate"/>
      </w:r>
      <w:r w:rsidR="0033544D" w:rsidRPr="00742779">
        <w:rPr>
          <w:rStyle w:val="Hyperlink"/>
          <w:color w:val="auto"/>
          <w:u w:val="none"/>
        </w:rPr>
        <w:t>[91</w:t>
      </w:r>
      <w:r w:rsidR="00EE2871" w:rsidRPr="00742779">
        <w:rPr>
          <w:rStyle w:val="Hyperlink"/>
          <w:color w:val="auto"/>
          <w:u w:val="none"/>
        </w:rPr>
        <w:t>]</w:t>
      </w:r>
      <w:r w:rsidR="0033544D">
        <w:fldChar w:fldCharType="end"/>
      </w:r>
      <w:r w:rsidR="0033544D" w:rsidRPr="00742779">
        <w:t xml:space="preserve"> The organization</w:t>
      </w:r>
      <w:r w:rsidR="009F60D1" w:rsidRPr="00742779">
        <w:t>’</w:t>
      </w:r>
      <w:r w:rsidR="0033544D" w:rsidRPr="00742779">
        <w:t>s bylaws or governance policies should include a written conflict-of-interest policy that requires annual disclosure of financial interests by directors and officers, mandates recusal of interested directors from voting on transactions in which they have a financial interest, and establishes procedures for disinterested directors to evaluate fairness. A sample disclosure form might list categories of interests to be disclosed: ownership in entities that do business with the organization, employment relationships, family relationships with employees or contractors, loans from or to the organization, and real estate transactions. The policy should specify that the interested director does not participate in board deliberations on the transaction and is not counted toward quorum for the vote.</w:t>
      </w:r>
    </w:p>
    <w:p w14:paraId="7CF1C861" w14:textId="77777777" w:rsidR="0033544D" w:rsidRPr="00742779" w:rsidRDefault="00742779" w:rsidP="000E54B1">
      <w:del w:id="2269" w:author="Seth Oranburg" w:date="2026-03-07T09:50:00Z" w16du:dateUtc="2026-03-07T14:50:00Z">
        <w:r w:rsidRPr="00742779">
          <w:rPr>
            <w:rFonts w:ascii="ZWAdobeF" w:hAnsi="ZWAdobeF" w:cs="ZWAdobeF"/>
            <w:sz w:val="2"/>
            <w:szCs w:val="2"/>
          </w:rPr>
          <w:delText>1089B</w:delText>
        </w:r>
        <w:r w:rsidR="0033544D" w:rsidRPr="00742779">
          <w:delText>The</w:delText>
        </w:r>
      </w:del>
      <w:ins w:id="2270" w:author="Seth Oranburg" w:date="2026-03-07T09:50:00Z" w16du:dateUtc="2026-03-07T14:50:00Z">
        <w:r w:rsidR="0033544D" w:rsidRPr="00742779">
          <w:t>The</w:t>
        </w:r>
      </w:ins>
      <w:r w:rsidR="0033544D" w:rsidRPr="00742779">
        <w:t xml:space="preserve"> organization should establish an audit or finance committee (or both) responsible for reviewing financial statements, monitoring internal controls, selecting auditors, and overseeing investment practices. Board materials for finance matters should include budget-to-actual comparisons, investment performance reports, and explanations of material variances. Minutes should reflect that directors asked questions, reviewed supporting materials, and exercised independent judgment, not just that they approved management recommendations.</w:t>
      </w:r>
    </w:p>
    <w:p w14:paraId="62A11FC1" w14:textId="77777777" w:rsidR="0033544D" w:rsidRPr="00742779" w:rsidRDefault="00742779" w:rsidP="000E54B1">
      <w:pPr>
        <w:pPrChange w:id="2271" w:author="Seth Oranburg" w:date="2026-03-07T09:50:00Z" w16du:dateUtc="2026-03-07T14:50:00Z">
          <w:pPr>
            <w:pStyle w:val="NormalWeb"/>
          </w:pPr>
        </w:pPrChange>
      </w:pPr>
      <w:del w:id="2272" w:author="Seth Oranburg" w:date="2026-03-07T09:50:00Z" w16du:dateUtc="2026-03-07T14:50:00Z">
        <w:r w:rsidRPr="00742779">
          <w:rPr>
            <w:rFonts w:ascii="ZWAdobeF" w:hAnsi="ZWAdobeF" w:cs="ZWAdobeF"/>
            <w:sz w:val="2"/>
            <w:szCs w:val="2"/>
          </w:rPr>
          <w:delText>1090B</w:delText>
        </w:r>
        <w:r w:rsidR="0033544D" w:rsidRPr="00742779">
          <w:delText>The</w:delText>
        </w:r>
      </w:del>
      <w:ins w:id="2273" w:author="Seth Oranburg" w:date="2026-03-07T09:50:00Z" w16du:dateUtc="2026-03-07T14:50:00Z">
        <w:r w:rsidR="0033544D" w:rsidRPr="00742779">
          <w:t>The</w:t>
        </w:r>
      </w:ins>
      <w:r w:rsidR="0033544D" w:rsidRPr="00742779">
        <w:t xml:space="preserve"> organization should document major decisions, especially compensation decisions for key employees. Compensation-setting processes should include comparability data showing how the proposed compensation compares </w:t>
      </w:r>
      <w:r w:rsidR="0033544D" w:rsidRPr="00742779">
        <w:lastRenderedPageBreak/>
        <w:t>to compensation paid by similar organizations for similar positions. The IRS expects this documentation as part of the rebuttable-presumption safe harbor under Treasury Regulation section 53.4958-6.</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r w:rsidR="0033544D" w:rsidRPr="00742779">
        <w:t xml:space="preserve"> If the organization cannot show that it relied on comparability data and that disinterested directors approved compensation, the IRS may challenge the compensation as an excess benefit transaction subject to excise taxes.</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p>
    <w:p w14:paraId="5A4C2C51" w14:textId="77777777" w:rsidR="0033544D" w:rsidRPr="00742779" w:rsidRDefault="0033544D" w:rsidP="000E54B1">
      <w:pPr>
        <w:pStyle w:val="Heading2"/>
        <w:rPr>
          <w:rFonts w:eastAsia="Times New Roman"/>
        </w:rPr>
      </w:pPr>
      <w:r w:rsidRPr="00742779">
        <w:rPr>
          <w:rFonts w:eastAsia="Times New Roman"/>
        </w:rPr>
        <w:t>Tax Enforcement: Excise Taxes, Public Disclosure, and Revocation</w:t>
      </w:r>
    </w:p>
    <w:p w14:paraId="374D0D46" w14:textId="77777777" w:rsidR="0033544D" w:rsidRPr="00742779" w:rsidRDefault="00742779" w:rsidP="000E54B1">
      <w:pPr>
        <w:pPrChange w:id="2274" w:author="Seth Oranburg" w:date="2026-03-07T09:50:00Z" w16du:dateUtc="2026-03-07T14:50:00Z">
          <w:pPr>
            <w:pStyle w:val="NormalWeb"/>
          </w:pPr>
        </w:pPrChange>
      </w:pPr>
      <w:del w:id="2275" w:author="Seth Oranburg" w:date="2026-03-07T09:50:00Z" w16du:dateUtc="2026-03-07T14:50:00Z">
        <w:r w:rsidRPr="00742779">
          <w:rPr>
            <w:rFonts w:ascii="ZWAdobeF" w:hAnsi="ZWAdobeF" w:cs="ZWAdobeF"/>
            <w:sz w:val="2"/>
            <w:szCs w:val="2"/>
          </w:rPr>
          <w:delText>1091B</w:delText>
        </w:r>
        <w:r w:rsidR="0033544D" w:rsidRPr="00742779">
          <w:delText>Federal</w:delText>
        </w:r>
      </w:del>
      <w:ins w:id="2276" w:author="Seth Oranburg" w:date="2026-03-07T09:50:00Z" w16du:dateUtc="2026-03-07T14:50:00Z">
        <w:r w:rsidR="0033544D" w:rsidRPr="00742779">
          <w:t>Federal</w:t>
        </w:r>
      </w:ins>
      <w:r w:rsidR="0033544D" w:rsidRPr="00742779">
        <w:t xml:space="preserve"> tax law supplies enforcement mechanisms that operate independently of state fiduciary litigation. The Internal Revenue Service can impose excise taxes on insiders who engage in excess-benefit transactions, can revoke tax-exempt status for organizations that violate the conditions of exemption, and can use public disclosure requirements to create reputational discipline.</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These mechanisms matter because they do not depend on attorney general initiative, they target individual wrongdoers rather than punishing the organization, and they create ongoing compliance incentives through annual reporting.</w:t>
      </w:r>
    </w:p>
    <w:p w14:paraId="2202F4D9" w14:textId="77777777" w:rsidR="0033544D" w:rsidRPr="00742779" w:rsidRDefault="0033544D" w:rsidP="000E54B1">
      <w:pPr>
        <w:pStyle w:val="Heading3"/>
        <w:rPr>
          <w:rFonts w:eastAsia="Times New Roman"/>
        </w:rPr>
      </w:pPr>
      <w:r w:rsidRPr="00742779">
        <w:rPr>
          <w:rFonts w:eastAsia="Times New Roman"/>
        </w:rPr>
        <w:t>Intermediate Sanctions: Section 4958 Excise Taxes</w:t>
      </w:r>
    </w:p>
    <w:p w14:paraId="6677E812" w14:textId="77777777" w:rsidR="0033544D" w:rsidRPr="00742779" w:rsidRDefault="00742779" w:rsidP="000E54B1">
      <w:pPr>
        <w:pPrChange w:id="2277" w:author="Seth Oranburg" w:date="2026-03-07T09:50:00Z" w16du:dateUtc="2026-03-07T14:50:00Z">
          <w:pPr>
            <w:pStyle w:val="NormalWeb"/>
          </w:pPr>
        </w:pPrChange>
      </w:pPr>
      <w:del w:id="2278" w:author="Seth Oranburg" w:date="2026-03-07T09:50:00Z" w16du:dateUtc="2026-03-07T14:50:00Z">
        <w:r w:rsidRPr="00742779">
          <w:rPr>
            <w:rFonts w:ascii="ZWAdobeF" w:hAnsi="ZWAdobeF" w:cs="ZWAdobeF"/>
            <w:sz w:val="2"/>
            <w:szCs w:val="2"/>
          </w:rPr>
          <w:delText>1092B</w:delText>
        </w:r>
        <w:r w:rsidR="0033544D" w:rsidRPr="00742779">
          <w:delText>Section</w:delText>
        </w:r>
      </w:del>
      <w:ins w:id="2279" w:author="Seth Oranburg" w:date="2026-03-07T09:50:00Z" w16du:dateUtc="2026-03-07T14:50:00Z">
        <w:r w:rsidR="0033544D" w:rsidRPr="00742779">
          <w:t>Section</w:t>
        </w:r>
      </w:ins>
      <w:r w:rsidR="0033544D" w:rsidRPr="00742779">
        <w:t xml:space="preserve"> 4958 of the Internal Revenue Code imposes excise taxes on </w:t>
      </w:r>
      <w:r w:rsidR="009F60D1" w:rsidRPr="00742779">
        <w:t>“</w:t>
      </w:r>
      <w:r w:rsidR="0033544D" w:rsidRPr="00742779">
        <w:t>excess benefit transactions</w:t>
      </w:r>
      <w:r w:rsidR="009F60D1" w:rsidRPr="00742779">
        <w:t>”</w:t>
      </w:r>
      <w:r w:rsidR="0033544D" w:rsidRPr="00742779">
        <w:t xml:space="preserve"> between tax-exempt organizations and </w:t>
      </w:r>
      <w:r w:rsidR="009F60D1" w:rsidRPr="00742779">
        <w:t>“</w:t>
      </w:r>
      <w:r w:rsidR="0033544D" w:rsidRPr="00742779">
        <w:t>disqualified persons.</w:t>
      </w:r>
      <w:r w:rsidR="009F60D1" w:rsidRPr="00742779">
        <w:t>”</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An excess benefit transaction is a transaction in which a disqualified person receives economic benefits exceeding the value of the consideration provided in return.</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A disqualified person is someone in a position to exercise substantial influence over the organization: directors, officers, substantial donors (anyone who contributed more than $5,000 if that amount exceeds 2% of total contributions received by the organization), and family members of these individuals.</w:t>
      </w:r>
      <w:r w:rsidR="0033544D">
        <w:fldChar w:fldCharType="begin"/>
      </w:r>
      <w:r w:rsidR="0033544D">
        <w:instrText>HYPERLINK \l "fn114-11647" \o "Jump to citation"</w:instrText>
      </w:r>
      <w:r w:rsidR="0033544D">
        <w:fldChar w:fldCharType="separate"/>
      </w:r>
      <w:r w:rsidR="0033544D" w:rsidRPr="00742779">
        <w:rPr>
          <w:rStyle w:val="Hyperlink"/>
          <w:color w:val="auto"/>
          <w:u w:val="none"/>
        </w:rPr>
        <w:t>[114</w:t>
      </w:r>
      <w:r w:rsidR="00FA601A" w:rsidRPr="00742779">
        <w:rPr>
          <w:rStyle w:val="Hyperlink"/>
          <w:color w:val="auto"/>
          <w:u w:val="none"/>
        </w:rPr>
        <w:t>]</w:t>
      </w:r>
      <w:r w:rsidR="0033544D" w:rsidRPr="00742779">
        <w:rPr>
          <w:rStyle w:val="citekey"/>
          <w:vanish/>
        </w:rPr>
        <w:t>-3</w:t>
      </w:r>
      <w:r w:rsidR="0033544D">
        <w:fldChar w:fldCharType="end"/>
      </w:r>
    </w:p>
    <w:p w14:paraId="210EE012" w14:textId="77777777" w:rsidR="0033544D" w:rsidRPr="00742779" w:rsidRDefault="00742779" w:rsidP="000E54B1">
      <w:pPr>
        <w:pPrChange w:id="2280" w:author="Seth Oranburg" w:date="2026-03-07T09:50:00Z" w16du:dateUtc="2026-03-07T14:50:00Z">
          <w:pPr>
            <w:pStyle w:val="NormalWeb"/>
          </w:pPr>
        </w:pPrChange>
      </w:pPr>
      <w:del w:id="2281" w:author="Seth Oranburg" w:date="2026-03-07T09:50:00Z" w16du:dateUtc="2026-03-07T14:50:00Z">
        <w:r w:rsidRPr="00742779">
          <w:rPr>
            <w:rFonts w:ascii="ZWAdobeF" w:hAnsi="ZWAdobeF" w:cs="ZWAdobeF"/>
            <w:sz w:val="2"/>
            <w:szCs w:val="2"/>
          </w:rPr>
          <w:delText>1093B</w:delText>
        </w:r>
        <w:r w:rsidR="0033544D" w:rsidRPr="00742779">
          <w:delText>The</w:delText>
        </w:r>
      </w:del>
      <w:ins w:id="2282" w:author="Seth Oranburg" w:date="2026-03-07T09:50:00Z" w16du:dateUtc="2026-03-07T14:50:00Z">
        <w:r w:rsidR="0033544D" w:rsidRPr="00742779">
          <w:t>The</w:t>
        </w:r>
      </w:ins>
      <w:r w:rsidR="0033544D" w:rsidRPr="00742779">
        <w:t xml:space="preserve"> mechanism is straightforward. Calculate the fair market value of services or goods provided by the disqualified person. Compare that value to the economic benefit the disqualified person received. The difference is the excess benefit.</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The disqualified person must pay an excise tax equal to 25% of the excess benefit.</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If the excess benefit is not corrected (typically by returning the excess payment to the organization), an additional tax of 200% applies.</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Organization managers (typically directors or officers) who knowingly approve an excess benefit transaction may be subject to an </w:t>
      </w:r>
      <w:r w:rsidR="0033544D" w:rsidRPr="00742779">
        <w:lastRenderedPageBreak/>
        <w:t>excise tax of 10% of the excess benefit, capped at $20,000 per transaction.</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p>
    <w:p w14:paraId="52B6CABC" w14:textId="77777777" w:rsidR="0033544D" w:rsidRPr="00742779" w:rsidRDefault="00742779" w:rsidP="000E54B1">
      <w:del w:id="2283" w:author="Seth Oranburg" w:date="2026-03-07T09:50:00Z" w16du:dateUtc="2026-03-07T14:50:00Z">
        <w:r w:rsidRPr="00742779">
          <w:rPr>
            <w:rFonts w:ascii="ZWAdobeF" w:hAnsi="ZWAdobeF" w:cs="ZWAdobeF"/>
            <w:sz w:val="2"/>
            <w:szCs w:val="2"/>
          </w:rPr>
          <w:delText>1094B</w:delText>
        </w:r>
        <w:r w:rsidR="0033544D" w:rsidRPr="00742779">
          <w:delText>Example</w:delText>
        </w:r>
      </w:del>
      <w:ins w:id="2284" w:author="Seth Oranburg" w:date="2026-03-07T09:50:00Z" w16du:dateUtc="2026-03-07T14:50:00Z">
        <w:r w:rsidR="0033544D" w:rsidRPr="00742779">
          <w:t>Example</w:t>
        </w:r>
      </w:ins>
      <w:r w:rsidR="0033544D" w:rsidRPr="00742779">
        <w:t>: A nonprofit executive director negotiates a compensation package paying her $500,000 per year. Comparable positions at similar organizations pay $300,000. The $200,000 excess is an excess benefit. The executive director owes a 25% excise tax: $50,000. If she does not return the $200,000 to the organization, she owes an additional 200% tax: $400,000. Total potential liability: $650,000 (the original $200,000 excess benefit plus $450,000 in excise taxes). Directors who voted to approve the package, knowing or having reason to know that it exceeded fair market value, each owe a 10% tax on the excess benefit: $20,000 (the statutory cap).</w:t>
      </w:r>
    </w:p>
    <w:p w14:paraId="498C70FA" w14:textId="77777777" w:rsidR="0033544D" w:rsidRPr="00742779" w:rsidRDefault="00742779" w:rsidP="000E54B1">
      <w:pPr>
        <w:pPrChange w:id="2285" w:author="Seth Oranburg" w:date="2026-03-07T09:50:00Z" w16du:dateUtc="2026-03-07T14:50:00Z">
          <w:pPr>
            <w:pStyle w:val="NormalWeb"/>
          </w:pPr>
        </w:pPrChange>
      </w:pPr>
      <w:del w:id="2286" w:author="Seth Oranburg" w:date="2026-03-07T09:50:00Z" w16du:dateUtc="2026-03-07T14:50:00Z">
        <w:r w:rsidRPr="00742779">
          <w:rPr>
            <w:rFonts w:ascii="ZWAdobeF" w:hAnsi="ZWAdobeF" w:cs="ZWAdobeF"/>
            <w:sz w:val="2"/>
            <w:szCs w:val="2"/>
          </w:rPr>
          <w:delText>1095B</w:delText>
        </w:r>
        <w:r w:rsidR="0033544D" w:rsidRPr="00742779">
          <w:delText>The</w:delText>
        </w:r>
      </w:del>
      <w:ins w:id="2287" w:author="Seth Oranburg" w:date="2026-03-07T09:50:00Z" w16du:dateUtc="2026-03-07T14:50:00Z">
        <w:r w:rsidR="0033544D" w:rsidRPr="00742779">
          <w:t>The</w:t>
        </w:r>
      </w:ins>
      <w:r w:rsidR="0033544D" w:rsidRPr="00742779">
        <w:t xml:space="preserve"> regime is designed to make self-dealing expensive. The excise taxes are paid by individuals, not by the organization. The taxes are not deductible, making them a real economic penalty. The obligation to correct the transaction by returning the excess benefit means the disqualified person cannot simply pay the tax and keep the money.</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The regime creates an incentive for organizations to establish processes for evaluating whether transactions with insiders are at fair market value.</w:t>
      </w:r>
    </w:p>
    <w:p w14:paraId="2BD70921" w14:textId="77777777" w:rsidR="0033544D" w:rsidRPr="00742779" w:rsidRDefault="00742779" w:rsidP="000E54B1">
      <w:pPr>
        <w:pPrChange w:id="2288" w:author="Seth Oranburg" w:date="2026-03-07T09:50:00Z" w16du:dateUtc="2026-03-07T14:50:00Z">
          <w:pPr>
            <w:pStyle w:val="NormalWeb"/>
          </w:pPr>
        </w:pPrChange>
      </w:pPr>
      <w:del w:id="2289" w:author="Seth Oranburg" w:date="2026-03-07T09:50:00Z" w16du:dateUtc="2026-03-07T14:50:00Z">
        <w:r w:rsidRPr="00742779">
          <w:rPr>
            <w:rFonts w:ascii="ZWAdobeF" w:hAnsi="ZWAdobeF" w:cs="ZWAdobeF"/>
            <w:sz w:val="2"/>
            <w:szCs w:val="2"/>
          </w:rPr>
          <w:delText>1096B</w:delText>
        </w:r>
        <w:r w:rsidR="0033544D" w:rsidRPr="00742779">
          <w:delText>Section</w:delText>
        </w:r>
      </w:del>
      <w:ins w:id="2290" w:author="Seth Oranburg" w:date="2026-03-07T09:50:00Z" w16du:dateUtc="2026-03-07T14:50:00Z">
        <w:r w:rsidR="0033544D" w:rsidRPr="00742779">
          <w:t>Section</w:t>
        </w:r>
      </w:ins>
      <w:r w:rsidR="0033544D" w:rsidRPr="00742779">
        <w:t xml:space="preserve"> 4958 includes a safe harbor.</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r w:rsidR="0033544D" w:rsidRPr="00742779">
        <w:t xml:space="preserve"> If a transaction is approved in advance by an independent board (or independent committee) that obtains and relies on appropriate comparability data, there is a rebuttable presumption that the transaction does not constitute an excess benefit.</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r w:rsidR="0033544D" w:rsidRPr="00742779">
        <w:t xml:space="preserve"> </w:t>
      </w:r>
      <w:r w:rsidR="009F60D1" w:rsidRPr="00742779">
        <w:t>“</w:t>
      </w:r>
      <w:r w:rsidR="0033544D" w:rsidRPr="00742779">
        <w:t>Appropriate comparability data</w:t>
      </w:r>
      <w:r w:rsidR="009F60D1" w:rsidRPr="00742779">
        <w:t>”</w:t>
      </w:r>
      <w:r w:rsidR="0033544D" w:rsidRPr="00742779">
        <w:t xml:space="preserve"> means information about compensation paid by similar organizations for similar positions, obtained from compensation surveys, IRS Form 990 filings of comparable organizations, or written offers from similar organizations.</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r w:rsidR="0033544D" w:rsidRPr="00742779">
        <w:t xml:space="preserve"> </w:t>
      </w:r>
      <w:r w:rsidR="009F60D1" w:rsidRPr="00742779">
        <w:t>“</w:t>
      </w:r>
      <w:r w:rsidR="0033544D" w:rsidRPr="00742779">
        <w:t>Independent</w:t>
      </w:r>
      <w:r w:rsidR="009F60D1" w:rsidRPr="00742779">
        <w:t>”</w:t>
      </w:r>
      <w:r w:rsidR="0033544D" w:rsidRPr="00742779">
        <w:t xml:space="preserve"> means the board or committee members do not have a financial interest in the transaction and are not controlled by someone who does.</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r w:rsidR="0033544D" w:rsidRPr="00742779">
        <w:t xml:space="preserve"> If the safe harbor is satisfied, the IRS must prove that the transaction is an excess benefit transaction; the burden does not start with the organization.</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p>
    <w:p w14:paraId="7385F673" w14:textId="77777777" w:rsidR="0033544D" w:rsidRPr="00742779" w:rsidRDefault="00742779" w:rsidP="000E54B1">
      <w:pPr>
        <w:pPrChange w:id="2291" w:author="Seth Oranburg" w:date="2026-03-07T09:50:00Z" w16du:dateUtc="2026-03-07T14:50:00Z">
          <w:pPr>
            <w:pStyle w:val="NormalWeb"/>
          </w:pPr>
        </w:pPrChange>
      </w:pPr>
      <w:del w:id="2292" w:author="Seth Oranburg" w:date="2026-03-07T09:50:00Z" w16du:dateUtc="2026-03-07T14:50:00Z">
        <w:r w:rsidRPr="00742779">
          <w:rPr>
            <w:rFonts w:ascii="ZWAdobeF" w:hAnsi="ZWAdobeF" w:cs="ZWAdobeF"/>
            <w:sz w:val="2"/>
            <w:szCs w:val="2"/>
          </w:rPr>
          <w:delText>1097B</w:delText>
        </w:r>
        <w:r w:rsidR="0033544D" w:rsidRPr="00742779">
          <w:delText>What</w:delText>
        </w:r>
      </w:del>
      <w:ins w:id="2293" w:author="Seth Oranburg" w:date="2026-03-07T09:50:00Z" w16du:dateUtc="2026-03-07T14:50:00Z">
        <w:r w:rsidR="0033544D" w:rsidRPr="00742779">
          <w:t>What</w:t>
        </w:r>
      </w:ins>
      <w:r w:rsidR="0033544D" w:rsidRPr="00742779">
        <w:t xml:space="preserve"> does this mean for practice? Organizations setting compensation for executives or approving contracts with board members should document the process. The board materials should include comparability data. The minutes should reflect that the board reviewed the data, discussed whether the proposed compensation or contract terms are reasonable in light of comparable transactions, and approved the transaction by disinterested directors. Many organizations use compensation consultants to provide written reports analyzing comparability. The consultant</w:t>
      </w:r>
      <w:r w:rsidR="009F60D1" w:rsidRPr="00742779">
        <w:t>’</w:t>
      </w:r>
      <w:r w:rsidR="0033544D" w:rsidRPr="00742779">
        <w:t xml:space="preserve">s report goes into the board packet. The report </w:t>
      </w:r>
      <w:r w:rsidR="0033544D" w:rsidRPr="00742779">
        <w:lastRenderedPageBreak/>
        <w:t>is referenced in the minutes. If the IRS later challenges the transaction, the organization can invoke the rebuttable-presumption safe harbor.</w:t>
      </w:r>
      <w:r w:rsidR="0033544D">
        <w:fldChar w:fldCharType="begin"/>
      </w:r>
      <w:r w:rsidR="0033544D">
        <w:instrText>HYPERLINK \l "fn111-11647" \o "Jump to citation"</w:instrText>
      </w:r>
      <w:r w:rsidR="0033544D">
        <w:fldChar w:fldCharType="separate"/>
      </w:r>
      <w:r w:rsidR="0033544D" w:rsidRPr="00742779">
        <w:rPr>
          <w:rStyle w:val="Hyperlink"/>
          <w:color w:val="auto"/>
          <w:u w:val="none"/>
        </w:rPr>
        <w:t>[111</w:t>
      </w:r>
      <w:r w:rsidR="00FA601A" w:rsidRPr="00742779">
        <w:rPr>
          <w:rStyle w:val="Hyperlink"/>
          <w:color w:val="auto"/>
          <w:u w:val="none"/>
        </w:rPr>
        <w:t>]</w:t>
      </w:r>
      <w:r w:rsidR="0033544D" w:rsidRPr="00742779">
        <w:rPr>
          <w:rStyle w:val="citekey"/>
          <w:vanish/>
        </w:rPr>
        <w:t>-6</w:t>
      </w:r>
      <w:r w:rsidR="0033544D">
        <w:fldChar w:fldCharType="end"/>
      </w:r>
    </w:p>
    <w:p w14:paraId="754C9435" w14:textId="77777777" w:rsidR="0033544D" w:rsidRPr="00742779" w:rsidRDefault="0033544D" w:rsidP="000E54B1">
      <w:pPr>
        <w:pStyle w:val="Heading3"/>
        <w:rPr>
          <w:rFonts w:eastAsia="Times New Roman"/>
        </w:rPr>
      </w:pPr>
      <w:r w:rsidRPr="00742779">
        <w:rPr>
          <w:rFonts w:eastAsia="Times New Roman"/>
        </w:rPr>
        <w:t>Public Disclosure: Form 990 as Reputational Discipline</w:t>
      </w:r>
    </w:p>
    <w:p w14:paraId="15DEADD1" w14:textId="77777777" w:rsidR="0033544D" w:rsidRPr="00742779" w:rsidRDefault="00742779" w:rsidP="000E54B1">
      <w:pPr>
        <w:pPrChange w:id="2294" w:author="Seth Oranburg" w:date="2026-03-07T09:50:00Z" w16du:dateUtc="2026-03-07T14:50:00Z">
          <w:pPr>
            <w:pStyle w:val="NormalWeb"/>
          </w:pPr>
        </w:pPrChange>
      </w:pPr>
      <w:del w:id="2295" w:author="Seth Oranburg" w:date="2026-03-07T09:50:00Z" w16du:dateUtc="2026-03-07T14:50:00Z">
        <w:r w:rsidRPr="00742779">
          <w:rPr>
            <w:rFonts w:ascii="ZWAdobeF" w:hAnsi="ZWAdobeF" w:cs="ZWAdobeF"/>
            <w:sz w:val="2"/>
            <w:szCs w:val="2"/>
          </w:rPr>
          <w:delText>1098B</w:delText>
        </w:r>
        <w:r w:rsidR="0033544D" w:rsidRPr="00742779">
          <w:delText>Section</w:delText>
        </w:r>
      </w:del>
      <w:ins w:id="2296" w:author="Seth Oranburg" w:date="2026-03-07T09:50:00Z" w16du:dateUtc="2026-03-07T14:50:00Z">
        <w:r w:rsidR="0033544D" w:rsidRPr="00742779">
          <w:t>Section</w:t>
        </w:r>
      </w:ins>
      <w:r w:rsidR="0033544D" w:rsidRPr="00742779">
        <w:t xml:space="preserve"> 501(c)(3) organizations with gross receipts above a threshold (currently $50,000 for most organizations, with higher thresholds for certain categories) must file an annual information return, Form 990, with the IRS.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Form 990 is a public document. The organization must make it available to anyone who requests it.</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The IRS publishes filed returns online. Third-party databases such as GuideStar and Charity Navigator aggregate the data and provide searchable access.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1ABEE872" w14:textId="77777777" w:rsidR="0033544D" w:rsidRPr="00742779" w:rsidRDefault="00742779" w:rsidP="000E54B1">
      <w:pPr>
        <w:pPrChange w:id="2297" w:author="Seth Oranburg" w:date="2026-03-07T09:50:00Z" w16du:dateUtc="2026-03-07T14:50:00Z">
          <w:pPr>
            <w:pStyle w:val="NormalWeb"/>
          </w:pPr>
        </w:pPrChange>
      </w:pPr>
      <w:del w:id="2298" w:author="Seth Oranburg" w:date="2026-03-07T09:50:00Z" w16du:dateUtc="2026-03-07T14:50:00Z">
        <w:r w:rsidRPr="00742779">
          <w:rPr>
            <w:rFonts w:ascii="ZWAdobeF" w:hAnsi="ZWAdobeF" w:cs="ZWAdobeF"/>
            <w:sz w:val="2"/>
            <w:szCs w:val="2"/>
          </w:rPr>
          <w:delText>1099B</w:delText>
        </w:r>
        <w:r w:rsidR="0033544D" w:rsidRPr="00742779">
          <w:delText>Form</w:delText>
        </w:r>
      </w:del>
      <w:ins w:id="2299" w:author="Seth Oranburg" w:date="2026-03-07T09:50:00Z" w16du:dateUtc="2026-03-07T14:50:00Z">
        <w:r w:rsidR="0033544D" w:rsidRPr="00742779">
          <w:t>Form</w:t>
        </w:r>
      </w:ins>
      <w:r w:rsidR="0033544D" w:rsidRPr="00742779">
        <w:t xml:space="preserve"> 990 requires detailed disclosures in multiple domains. Part VII requires the organization to list key employees, officers, directors, and highly compensated employees, and to report their compensation broken down by salary, bonuses, deferred compensation, and other benefits.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If the executive director received $400,000 in total compensation, the form breaks that into base salary, bonus, retirement contributions, and other components.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28E815C3" w14:textId="77777777" w:rsidR="0033544D" w:rsidRPr="00742779" w:rsidRDefault="00742779" w:rsidP="000E54B1">
      <w:pPr>
        <w:pPrChange w:id="2300" w:author="Seth Oranburg" w:date="2026-03-07T09:50:00Z" w16du:dateUtc="2026-03-07T14:50:00Z">
          <w:pPr>
            <w:pStyle w:val="NormalWeb"/>
          </w:pPr>
        </w:pPrChange>
      </w:pPr>
      <w:del w:id="2301" w:author="Seth Oranburg" w:date="2026-03-07T09:50:00Z" w16du:dateUtc="2026-03-07T14:50:00Z">
        <w:r w:rsidRPr="00742779">
          <w:rPr>
            <w:rFonts w:ascii="ZWAdobeF" w:hAnsi="ZWAdobeF" w:cs="ZWAdobeF"/>
            <w:sz w:val="2"/>
            <w:szCs w:val="2"/>
          </w:rPr>
          <w:delText>1100B</w:delText>
        </w:r>
        <w:r w:rsidR="0033544D" w:rsidRPr="00742779">
          <w:delText>Part</w:delText>
        </w:r>
      </w:del>
      <w:ins w:id="2302" w:author="Seth Oranburg" w:date="2026-03-07T09:50:00Z" w16du:dateUtc="2026-03-07T14:50:00Z">
        <w:r w:rsidR="0033544D" w:rsidRPr="00742779">
          <w:t>Part</w:t>
        </w:r>
      </w:ins>
      <w:r w:rsidR="0033544D" w:rsidRPr="00742779">
        <w:t xml:space="preserve"> VI requires the organization to describe its governance practices. Does the organization have a written conflict-of-interest policy? Does it require annual disclosure statements from directors and officers? Does it have a whistleblower policy? Does it have a document retention and destruction policy? Does the organization make its Form 990 available to the public before filing? Did the organization undergo an independent audit?</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Each question is a yes-or-no response. An organization that answers </w:t>
      </w:r>
      <w:r w:rsidR="009F60D1" w:rsidRPr="00742779">
        <w:t>“</w:t>
      </w:r>
      <w:r w:rsidR="0033544D" w:rsidRPr="00742779">
        <w:t>no</w:t>
      </w:r>
      <w:r w:rsidR="009F60D1" w:rsidRPr="00742779">
        <w:t>”</w:t>
      </w:r>
      <w:r w:rsidR="0033544D" w:rsidRPr="00742779">
        <w:t xml:space="preserve"> to multiple governance questions signals weak internal controls.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6A97A417" w14:textId="77777777" w:rsidR="0033544D" w:rsidRPr="00742779" w:rsidRDefault="00742779" w:rsidP="000E54B1">
      <w:pPr>
        <w:pPrChange w:id="2303" w:author="Seth Oranburg" w:date="2026-03-07T09:50:00Z" w16du:dateUtc="2026-03-07T14:50:00Z">
          <w:pPr>
            <w:pStyle w:val="NormalWeb"/>
          </w:pPr>
        </w:pPrChange>
      </w:pPr>
      <w:del w:id="2304" w:author="Seth Oranburg" w:date="2026-03-07T09:50:00Z" w16du:dateUtc="2026-03-07T14:50:00Z">
        <w:r w:rsidRPr="00742779">
          <w:rPr>
            <w:rFonts w:ascii="ZWAdobeF" w:hAnsi="ZWAdobeF" w:cs="ZWAdobeF"/>
            <w:sz w:val="2"/>
            <w:szCs w:val="2"/>
          </w:rPr>
          <w:delText>1101B</w:delText>
        </w:r>
        <w:r w:rsidR="0033544D" w:rsidRPr="00742779">
          <w:delText>Part</w:delText>
        </w:r>
      </w:del>
      <w:ins w:id="2305" w:author="Seth Oranburg" w:date="2026-03-07T09:50:00Z" w16du:dateUtc="2026-03-07T14:50:00Z">
        <w:r w:rsidR="0033544D" w:rsidRPr="00742779">
          <w:t>Part</w:t>
        </w:r>
      </w:ins>
      <w:r w:rsidR="0033544D" w:rsidRPr="00742779">
        <w:t xml:space="preserve"> V requires disclosure of transactions with related parties, including loans, grants, and business relationships between the organization and insiders.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If the organization paid $100,000 to a company owned by a board member, that transaction must be disclosed.</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567F06C8" w14:textId="77777777" w:rsidR="0033544D" w:rsidRPr="00742779" w:rsidRDefault="00742779" w:rsidP="000E54B1">
      <w:pPr>
        <w:pPrChange w:id="2306" w:author="Seth Oranburg" w:date="2026-03-07T09:50:00Z" w16du:dateUtc="2026-03-07T14:50:00Z">
          <w:pPr>
            <w:pStyle w:val="NormalWeb"/>
          </w:pPr>
        </w:pPrChange>
      </w:pPr>
      <w:del w:id="2307" w:author="Seth Oranburg" w:date="2026-03-07T09:50:00Z" w16du:dateUtc="2026-03-07T14:50:00Z">
        <w:r w:rsidRPr="00742779">
          <w:rPr>
            <w:rFonts w:ascii="ZWAdobeF" w:hAnsi="ZWAdobeF" w:cs="ZWAdobeF"/>
            <w:sz w:val="2"/>
            <w:szCs w:val="2"/>
          </w:rPr>
          <w:delText>1102B</w:delText>
        </w:r>
        <w:r w:rsidR="0033544D" w:rsidRPr="00742779">
          <w:delText>These</w:delText>
        </w:r>
      </w:del>
      <w:ins w:id="2308" w:author="Seth Oranburg" w:date="2026-03-07T09:50:00Z" w16du:dateUtc="2026-03-07T14:50:00Z">
        <w:r w:rsidR="0033544D" w:rsidRPr="00742779">
          <w:t>These</w:t>
        </w:r>
      </w:ins>
      <w:r w:rsidR="0033544D" w:rsidRPr="00742779">
        <w:t xml:space="preserve"> disclosures create reputational discipline. An organization that reports paying its executive director $2 million when comparable organizations pay $400,000 faces scrutiny from donors, media, and watchdog groups. An organization that reports it does not have a conflict-of-interest policy signals governance risk. An organization that discloses loans to insiders invites questions about whether the loans are at market rates and whether they violate self-dealing rules.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62340D3B" w14:textId="77777777" w:rsidR="0033544D" w:rsidRPr="00742779" w:rsidRDefault="00742779" w:rsidP="000E54B1">
      <w:pPr>
        <w:pPrChange w:id="2309" w:author="Seth Oranburg" w:date="2026-03-07T09:50:00Z" w16du:dateUtc="2026-03-07T14:50:00Z">
          <w:pPr>
            <w:pStyle w:val="NormalWeb"/>
          </w:pPr>
        </w:pPrChange>
      </w:pPr>
      <w:del w:id="2310" w:author="Seth Oranburg" w:date="2026-03-07T09:50:00Z" w16du:dateUtc="2026-03-07T14:50:00Z">
        <w:r w:rsidRPr="00742779">
          <w:rPr>
            <w:rFonts w:ascii="ZWAdobeF" w:hAnsi="ZWAdobeF" w:cs="ZWAdobeF"/>
            <w:sz w:val="2"/>
            <w:szCs w:val="2"/>
          </w:rPr>
          <w:delText>1103B</w:delText>
        </w:r>
        <w:r w:rsidR="0033544D" w:rsidRPr="00742779">
          <w:delText>The</w:delText>
        </w:r>
      </w:del>
      <w:ins w:id="2311" w:author="Seth Oranburg" w:date="2026-03-07T09:50:00Z" w16du:dateUtc="2026-03-07T14:50:00Z">
        <w:r w:rsidR="0033544D" w:rsidRPr="00742779">
          <w:t>The</w:t>
        </w:r>
      </w:ins>
      <w:r w:rsidR="0033544D" w:rsidRPr="00742779">
        <w:t xml:space="preserve"> IRS uses Form 990 data for compliance enforcement. Unusually high compensation, related-party transactions that appear to lack business </w:t>
      </w:r>
      <w:r w:rsidR="0033544D" w:rsidRPr="00742779">
        <w:lastRenderedPageBreak/>
        <w:t xml:space="preserve">justification, or repeated </w:t>
      </w:r>
      <w:r w:rsidR="009F60D1" w:rsidRPr="00742779">
        <w:t>“</w:t>
      </w:r>
      <w:r w:rsidR="0033544D" w:rsidRPr="00742779">
        <w:t>no</w:t>
      </w:r>
      <w:r w:rsidR="009F60D1" w:rsidRPr="00742779">
        <w:t>”</w:t>
      </w:r>
      <w:r w:rsidR="0033544D" w:rsidRPr="00742779">
        <w:t xml:space="preserve"> answers to governance questions trigger audit inquiries.</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But the reputational effect is often more immediate than formal IRS enforcement. Donors see Form 990. Grant-making foundations review it. Journalists covering the nonprofit sector use it to identify potential stories. The public nature of the disclosure creates pressure to adopt governance practices that look defensible on the form.</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01EC83D4" w14:textId="77777777" w:rsidR="0033544D" w:rsidRPr="00742779" w:rsidRDefault="00742779" w:rsidP="000E54B1">
      <w:pPr>
        <w:pPrChange w:id="2312" w:author="Seth Oranburg" w:date="2026-03-07T09:50:00Z" w16du:dateUtc="2026-03-07T14:50:00Z">
          <w:pPr>
            <w:pStyle w:val="NormalWeb"/>
          </w:pPr>
        </w:pPrChange>
      </w:pPr>
      <w:del w:id="2313" w:author="Seth Oranburg" w:date="2026-03-07T09:50:00Z" w16du:dateUtc="2026-03-07T14:50:00Z">
        <w:r w:rsidRPr="00742779">
          <w:rPr>
            <w:rFonts w:ascii="ZWAdobeF" w:hAnsi="ZWAdobeF" w:cs="ZWAdobeF"/>
            <w:sz w:val="2"/>
            <w:szCs w:val="2"/>
          </w:rPr>
          <w:delText>1104B</w:delText>
        </w:r>
        <w:r w:rsidR="0033544D" w:rsidRPr="00742779">
          <w:delText>What</w:delText>
        </w:r>
      </w:del>
      <w:ins w:id="2314" w:author="Seth Oranburg" w:date="2026-03-07T09:50:00Z" w16du:dateUtc="2026-03-07T14:50:00Z">
        <w:r w:rsidR="0033544D" w:rsidRPr="00742779">
          <w:t>What</w:t>
        </w:r>
      </w:ins>
      <w:r w:rsidR="0033544D" w:rsidRPr="00742779">
        <w:t xml:space="preserve"> does this mean for practice? Organizations should prepare Form 990 with the understanding that it will be publicly scrutinized. Compensation decisions should be benchmarked so that reported compensation does not appear excessive relative to comparables. Governance policies (conflict of interest, whistleblower, document retention) should be adopted and documented so that the organization can answer </w:t>
      </w:r>
      <w:r w:rsidR="009F60D1" w:rsidRPr="00742779">
        <w:t>“</w:t>
      </w:r>
      <w:r w:rsidR="0033544D" w:rsidRPr="00742779">
        <w:t>yes</w:t>
      </w:r>
      <w:r w:rsidR="009F60D1" w:rsidRPr="00742779">
        <w:t>”</w:t>
      </w:r>
      <w:r w:rsidR="0033544D" w:rsidRPr="00742779">
        <w:t xml:space="preserve"> to the governance questions. Related-party transactions should be reviewed for business justification and fair value before they occur, not just disclosed after the fact. The Form 990 preparer should work with the board to ensure that disclosures are accurate and that the organization can defend its practices if questioned.</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698A0500" w14:textId="77777777" w:rsidR="0033544D" w:rsidRPr="00742779" w:rsidRDefault="0033544D" w:rsidP="000E54B1">
      <w:pPr>
        <w:pStyle w:val="Heading3"/>
        <w:rPr>
          <w:rFonts w:eastAsia="Times New Roman"/>
        </w:rPr>
      </w:pPr>
      <w:r w:rsidRPr="00742779">
        <w:rPr>
          <w:rFonts w:eastAsia="Times New Roman"/>
        </w:rPr>
        <w:t>Revocation: The Nuclear Option</w:t>
      </w:r>
    </w:p>
    <w:p w14:paraId="6EEEB88D" w14:textId="77777777" w:rsidR="0033544D" w:rsidRPr="00742779" w:rsidRDefault="00742779" w:rsidP="000E54B1">
      <w:pPr>
        <w:pPrChange w:id="2315" w:author="Seth Oranburg" w:date="2026-03-07T09:50:00Z" w16du:dateUtc="2026-03-07T14:50:00Z">
          <w:pPr>
            <w:pStyle w:val="NormalWeb"/>
          </w:pPr>
        </w:pPrChange>
      </w:pPr>
      <w:del w:id="2316" w:author="Seth Oranburg" w:date="2026-03-07T09:50:00Z" w16du:dateUtc="2026-03-07T14:50:00Z">
        <w:r w:rsidRPr="00742779">
          <w:rPr>
            <w:rFonts w:ascii="ZWAdobeF" w:hAnsi="ZWAdobeF" w:cs="ZWAdobeF"/>
            <w:sz w:val="2"/>
            <w:szCs w:val="2"/>
          </w:rPr>
          <w:delText>1105B</w:delText>
        </w:r>
        <w:r w:rsidR="0033544D" w:rsidRPr="00742779">
          <w:delText>The</w:delText>
        </w:r>
      </w:del>
      <w:ins w:id="2317" w:author="Seth Oranburg" w:date="2026-03-07T09:50:00Z" w16du:dateUtc="2026-03-07T14:50:00Z">
        <w:r w:rsidR="0033544D" w:rsidRPr="00742779">
          <w:t>The</w:t>
        </w:r>
      </w:ins>
      <w:r w:rsidR="0033544D" w:rsidRPr="00742779">
        <w:t xml:space="preserve"> IRS retains authority to revoke an organization</w:t>
      </w:r>
      <w:r w:rsidR="009F60D1" w:rsidRPr="00742779">
        <w:t>’</w:t>
      </w:r>
      <w:r w:rsidR="0033544D" w:rsidRPr="00742779">
        <w:t>s tax-exempt status if the organization fails to satisfy the conditions of exemption.</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Revocation is rare, but the threat matters.</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r w:rsidR="0033544D" w:rsidRPr="00742779">
        <w:t xml:space="preserve"> Revocation eliminates exemption from federal income tax, making the organization potentially liable for tax on its income.</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It eliminates the charitable deduction for donors, making fundraising more difficult.</w:t>
      </w:r>
      <w:r w:rsidR="0033544D">
        <w:fldChar w:fldCharType="begin"/>
      </w:r>
      <w:r w:rsidR="0033544D">
        <w:instrText>HYPERLINK \l "fn97-11647" \o "Jump to citation"</w:instrText>
      </w:r>
      <w:r w:rsidR="0033544D">
        <w:fldChar w:fldCharType="separate"/>
      </w:r>
      <w:r w:rsidR="0033544D" w:rsidRPr="00742779">
        <w:rPr>
          <w:rStyle w:val="Hyperlink"/>
          <w:color w:val="auto"/>
          <w:u w:val="none"/>
        </w:rPr>
        <w:t>[97</w:t>
      </w:r>
      <w:r w:rsidR="00B258E5" w:rsidRPr="00742779">
        <w:rPr>
          <w:rStyle w:val="Hyperlink"/>
          <w:color w:val="auto"/>
          <w:u w:val="none"/>
        </w:rPr>
        <w:t>]</w:t>
      </w:r>
      <w:r w:rsidR="0033544D">
        <w:fldChar w:fldCharType="end"/>
      </w:r>
      <w:r w:rsidR="0033544D" w:rsidRPr="00742779">
        <w:t xml:space="preserve"> It often triggers loss of state and local tax exemptions that are conditioned on federal recognition.</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p>
    <w:p w14:paraId="572AEB1D" w14:textId="77777777" w:rsidR="0033544D" w:rsidRPr="00742779" w:rsidRDefault="00742779" w:rsidP="000E54B1">
      <w:pPr>
        <w:pPrChange w:id="2318" w:author="Seth Oranburg" w:date="2026-03-07T09:50:00Z" w16du:dateUtc="2026-03-07T14:50:00Z">
          <w:pPr>
            <w:pStyle w:val="NormalWeb"/>
          </w:pPr>
        </w:pPrChange>
      </w:pPr>
      <w:del w:id="2319" w:author="Seth Oranburg" w:date="2026-03-07T09:50:00Z" w16du:dateUtc="2026-03-07T14:50:00Z">
        <w:r w:rsidRPr="00742779">
          <w:rPr>
            <w:rFonts w:ascii="ZWAdobeF" w:hAnsi="ZWAdobeF" w:cs="ZWAdobeF"/>
            <w:sz w:val="2"/>
            <w:szCs w:val="2"/>
          </w:rPr>
          <w:delText>1106B</w:delText>
        </w:r>
        <w:r w:rsidR="0033544D" w:rsidRPr="00742779">
          <w:delText>Revocation</w:delText>
        </w:r>
      </w:del>
      <w:ins w:id="2320" w:author="Seth Oranburg" w:date="2026-03-07T09:50:00Z" w16du:dateUtc="2026-03-07T14:50:00Z">
        <w:r w:rsidR="0033544D" w:rsidRPr="00742779">
          <w:t>Revocation</w:t>
        </w:r>
      </w:ins>
      <w:r w:rsidR="0033544D" w:rsidRPr="00742779">
        <w:t xml:space="preserve"> can result from several violations. An organization that engages in substantial private inurement (distributing earnings to insiders beyond reasonable compensation) risks revocation.</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rsidRPr="00742779">
        <w:t xml:space="preserve"> An organization that engages in political campaign intervention (endorsing or opposing candidates for public office) faces revocation; the prohibition is absolute for section 501(c)(3) organizations.</w:t>
      </w:r>
      <w:r w:rsidR="0033544D">
        <w:fldChar w:fldCharType="begin"/>
      </w:r>
      <w:r w:rsidR="0033544D">
        <w:instrText>HYPERLINK \l "fn101-11647" \o "Jump to citation"</w:instrText>
      </w:r>
      <w:r w:rsidR="0033544D">
        <w:fldChar w:fldCharType="separate"/>
      </w:r>
      <w:r w:rsidR="0033544D" w:rsidRPr="00742779">
        <w:rPr>
          <w:rStyle w:val="Hyperlink"/>
          <w:color w:val="auto"/>
          <w:u w:val="none"/>
        </w:rPr>
        <w:t>[101</w:t>
      </w:r>
      <w:r w:rsidR="00850144" w:rsidRPr="00742779">
        <w:rPr>
          <w:rStyle w:val="Hyperlink"/>
          <w:color w:val="auto"/>
          <w:u w:val="none"/>
        </w:rPr>
        <w:t>]</w:t>
      </w:r>
      <w:r w:rsidR="0033544D">
        <w:fldChar w:fldCharType="end"/>
      </w:r>
      <w:r w:rsidR="0033544D" w:rsidRPr="00742779">
        <w:t xml:space="preserve"> An organization that engages in substantial lobbying beyond the limits permitted under section 501(c)(3) can lose exemption.</w:t>
      </w:r>
      <w:r w:rsidR="0033544D">
        <w:fldChar w:fldCharType="begin"/>
      </w:r>
      <w:r w:rsidR="0033544D">
        <w:instrText>HYPERLINK \l "fn102-11647" \o "Jump to citation"</w:instrText>
      </w:r>
      <w:r w:rsidR="0033544D">
        <w:fldChar w:fldCharType="separate"/>
      </w:r>
      <w:r w:rsidR="0033544D" w:rsidRPr="00742779">
        <w:rPr>
          <w:rStyle w:val="Hyperlink"/>
          <w:color w:val="auto"/>
          <w:u w:val="none"/>
        </w:rPr>
        <w:t>[102</w:t>
      </w:r>
      <w:r w:rsidR="002E1B5B" w:rsidRPr="00742779">
        <w:rPr>
          <w:rStyle w:val="Hyperlink"/>
          <w:color w:val="auto"/>
          <w:u w:val="none"/>
        </w:rPr>
        <w:t>]</w:t>
      </w:r>
      <w:r w:rsidR="0033544D">
        <w:fldChar w:fldCharType="end"/>
      </w:r>
      <w:r w:rsidR="0033544D" w:rsidRPr="00742779">
        <w:t xml:space="preserve"> An organization that allows unrelated business activities to become its primary activity can be found to violate the operational test (which requires the organization to be operated </w:t>
      </w:r>
      <w:r w:rsidR="009F60D1" w:rsidRPr="00742779">
        <w:t>“</w:t>
      </w:r>
      <w:r w:rsidR="0033544D" w:rsidRPr="00742779">
        <w:t>exclusively</w:t>
      </w:r>
      <w:r w:rsidR="009F60D1" w:rsidRPr="00742779">
        <w:t>”</w:t>
      </w:r>
      <w:r w:rsidR="0033544D" w:rsidRPr="00742779">
        <w:t xml:space="preserve"> for exempt purposes) and lose exemption.</w:t>
      </w:r>
      <w:r w:rsidR="0033544D">
        <w:fldChar w:fldCharType="begin"/>
      </w:r>
      <w:r w:rsidR="0033544D">
        <w:instrText>HYPERLINK \l "fn110-11647" \o "Jump to citation"</w:instrText>
      </w:r>
      <w:r w:rsidR="0033544D">
        <w:fldChar w:fldCharType="separate"/>
      </w:r>
      <w:r w:rsidR="0033544D" w:rsidRPr="00742779">
        <w:rPr>
          <w:rStyle w:val="Hyperlink"/>
          <w:color w:val="auto"/>
          <w:u w:val="none"/>
        </w:rPr>
        <w:t>[110</w:t>
      </w:r>
      <w:r w:rsidR="00EE2871" w:rsidRPr="00742779">
        <w:rPr>
          <w:rStyle w:val="Hyperlink"/>
          <w:color w:val="auto"/>
          <w:u w:val="none"/>
        </w:rPr>
        <w:t>]</w:t>
      </w:r>
      <w:r w:rsidR="0033544D">
        <w:fldChar w:fldCharType="end"/>
      </w:r>
    </w:p>
    <w:p w14:paraId="248A94F9" w14:textId="77777777" w:rsidR="0033544D" w:rsidRPr="00742779" w:rsidRDefault="00742779" w:rsidP="000E54B1">
      <w:pPr>
        <w:pPrChange w:id="2321" w:author="Seth Oranburg" w:date="2026-03-07T09:50:00Z" w16du:dateUtc="2026-03-07T14:50:00Z">
          <w:pPr>
            <w:pStyle w:val="NormalWeb"/>
          </w:pPr>
        </w:pPrChange>
      </w:pPr>
      <w:del w:id="2322" w:author="Seth Oranburg" w:date="2026-03-07T09:50:00Z" w16du:dateUtc="2026-03-07T14:50:00Z">
        <w:r w:rsidRPr="00742779">
          <w:rPr>
            <w:rFonts w:ascii="ZWAdobeF" w:hAnsi="ZWAdobeF" w:cs="ZWAdobeF"/>
            <w:sz w:val="2"/>
            <w:szCs w:val="2"/>
          </w:rPr>
          <w:delText>1107B</w:delText>
        </w:r>
        <w:r w:rsidR="0033544D" w:rsidRPr="00742779">
          <w:delText>Revocation</w:delText>
        </w:r>
      </w:del>
      <w:ins w:id="2323" w:author="Seth Oranburg" w:date="2026-03-07T09:50:00Z" w16du:dateUtc="2026-03-07T14:50:00Z">
        <w:r w:rsidR="0033544D" w:rsidRPr="00742779">
          <w:t>Revocation</w:t>
        </w:r>
      </w:ins>
      <w:r w:rsidR="0033544D" w:rsidRPr="00742779">
        <w:t xml:space="preserve"> typically follows years of noncompliance and failed attempts to achieve voluntary correction. The IRS issues deficiency notices, </w:t>
      </w:r>
      <w:r w:rsidR="0033544D" w:rsidRPr="00742779">
        <w:lastRenderedPageBreak/>
        <w:t>negotiates corrective action plans, and uses intermediate sanctions before moving to revocation.</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r w:rsidR="0033544D" w:rsidRPr="00742779">
        <w:t xml:space="preserve"> Revocation is a last resort. But the existence of revocation authority gives the IRS leverage. An organization that faces the threat of revocation has a strong incentive to correct violations, adopt governance reforms, and cooperate with IRS oversight.</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p>
    <w:p w14:paraId="7381DB56" w14:textId="77777777" w:rsidR="0033544D" w:rsidRPr="00742779" w:rsidRDefault="00742779" w:rsidP="000E54B1">
      <w:pPr>
        <w:pPrChange w:id="2324" w:author="Seth Oranburg" w:date="2026-03-07T09:50:00Z" w16du:dateUtc="2026-03-07T14:50:00Z">
          <w:pPr>
            <w:pStyle w:val="NormalWeb"/>
          </w:pPr>
        </w:pPrChange>
      </w:pPr>
      <w:del w:id="2325" w:author="Seth Oranburg" w:date="2026-03-07T09:50:00Z" w16du:dateUtc="2026-03-07T14:50:00Z">
        <w:r w:rsidRPr="00742779">
          <w:rPr>
            <w:rFonts w:ascii="ZWAdobeF" w:hAnsi="ZWAdobeF" w:cs="ZWAdobeF"/>
            <w:sz w:val="2"/>
            <w:szCs w:val="2"/>
          </w:rPr>
          <w:delText>1108B</w:delText>
        </w:r>
        <w:r w:rsidR="0033544D" w:rsidRPr="00742779">
          <w:delText>The</w:delText>
        </w:r>
      </w:del>
      <w:ins w:id="2326" w:author="Seth Oranburg" w:date="2026-03-07T09:50:00Z" w16du:dateUtc="2026-03-07T14:50:00Z">
        <w:r w:rsidR="0033544D" w:rsidRPr="00742779">
          <w:t>The</w:t>
        </w:r>
      </w:ins>
      <w:r w:rsidR="0033544D" w:rsidRPr="00742779">
        <w:t xml:space="preserve"> practical effect of tax enforcement is that it operates as a governance backstop. Attorney general enforcement is selective and reactive. Fiduciary litigation is rare and produces structural remedies rather than damages. Tax enforcement through intermediate sanctions and Form 990 disclosure is more routine. Every section 501(c)(3) organization with gross receipts above $50,000 files Form 990 annually.</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r w:rsidR="0033544D" w:rsidRPr="00742779">
        <w:t xml:space="preserve"> Transactions with insiders are reviewed against section 4958 excess-benefit standards.</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The risk of excise taxes disciplines compensation decisions and related-party transactions.</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The public nature of Form 990 creates reputational pressure to adopt governance practices that signal accountability.</w:t>
      </w:r>
      <w:r w:rsidR="0033544D">
        <w:fldChar w:fldCharType="begin"/>
      </w:r>
      <w:r w:rsidR="0033544D">
        <w:instrText>HYPERLINK \l "fn113-11647" \o "Jump to citation"</w:instrText>
      </w:r>
      <w:r w:rsidR="0033544D">
        <w:fldChar w:fldCharType="separate"/>
      </w:r>
      <w:r w:rsidR="0033544D" w:rsidRPr="00742779">
        <w:rPr>
          <w:rStyle w:val="Hyperlink"/>
          <w:color w:val="auto"/>
          <w:u w:val="none"/>
        </w:rPr>
        <w:t>[113</w:t>
      </w:r>
      <w:r w:rsidR="00B258E5" w:rsidRPr="00742779">
        <w:rPr>
          <w:rStyle w:val="Hyperlink"/>
          <w:color w:val="auto"/>
          <w:u w:val="none"/>
        </w:rPr>
        <w:t>]</w:t>
      </w:r>
      <w:r w:rsidR="0033544D">
        <w:fldChar w:fldCharType="end"/>
      </w:r>
    </w:p>
    <w:p w14:paraId="57C86C00" w14:textId="77777777" w:rsidR="0033544D" w:rsidRPr="00742779" w:rsidRDefault="0033544D" w:rsidP="000E54B1">
      <w:pPr>
        <w:pStyle w:val="Heading2"/>
        <w:rPr>
          <w:rFonts w:eastAsia="Times New Roman"/>
        </w:rPr>
      </w:pPr>
      <w:r w:rsidRPr="00742779">
        <w:rPr>
          <w:rFonts w:eastAsia="Times New Roman"/>
        </w:rPr>
        <w:t>Cy Pres: Adapting Purposes When Circumstances Change</w:t>
      </w:r>
    </w:p>
    <w:p w14:paraId="3EE41C49" w14:textId="77777777" w:rsidR="0033544D" w:rsidRPr="00742779" w:rsidRDefault="00742779" w:rsidP="000E54B1">
      <w:del w:id="2327" w:author="Seth Oranburg" w:date="2026-03-07T09:50:00Z" w16du:dateUtc="2026-03-07T14:50:00Z">
        <w:r w:rsidRPr="00742779">
          <w:rPr>
            <w:rFonts w:ascii="ZWAdobeF" w:hAnsi="ZWAdobeF" w:cs="ZWAdobeF"/>
            <w:sz w:val="2"/>
            <w:szCs w:val="2"/>
          </w:rPr>
          <w:delText>1109B</w:delText>
        </w:r>
        <w:r w:rsidR="0033544D" w:rsidRPr="00742779">
          <w:delText>The</w:delText>
        </w:r>
      </w:del>
      <w:ins w:id="2328" w:author="Seth Oranburg" w:date="2026-03-07T09:50:00Z" w16du:dateUtc="2026-03-07T14:50:00Z">
        <w:r w:rsidR="0033544D" w:rsidRPr="00742779">
          <w:t>The</w:t>
        </w:r>
      </w:ins>
      <w:r w:rsidR="0033544D" w:rsidRPr="00742779">
        <w:t xml:space="preserve"> asset lock ensures that charitable resources remain dedicated to charitable purposes. But what happens when the original purposes become impossible, illegal, or obsolete? Cy pres is the doctrine that allows courts to modify donor restrictions when strict adherence would waste charitable assets.</w:t>
      </w:r>
    </w:p>
    <w:p w14:paraId="501DDFA8" w14:textId="77777777" w:rsidR="0033544D" w:rsidRPr="00742779" w:rsidRDefault="00742779" w:rsidP="000E54B1">
      <w:pPr>
        <w:pPrChange w:id="2329" w:author="Seth Oranburg" w:date="2026-03-07T09:50:00Z" w16du:dateUtc="2026-03-07T14:50:00Z">
          <w:pPr>
            <w:pStyle w:val="NormalWeb"/>
          </w:pPr>
        </w:pPrChange>
      </w:pPr>
      <w:del w:id="2330" w:author="Seth Oranburg" w:date="2026-03-07T09:50:00Z" w16du:dateUtc="2026-03-07T14:50:00Z">
        <w:r w:rsidRPr="00742779">
          <w:rPr>
            <w:rFonts w:ascii="ZWAdobeF" w:hAnsi="ZWAdobeF" w:cs="ZWAdobeF"/>
            <w:sz w:val="2"/>
            <w:szCs w:val="2"/>
          </w:rPr>
          <w:delText>1110B</w:delText>
        </w:r>
        <w:r w:rsidR="0033544D" w:rsidRPr="00742779">
          <w:delText>The</w:delText>
        </w:r>
      </w:del>
      <w:ins w:id="2331" w:author="Seth Oranburg" w:date="2026-03-07T09:50:00Z" w16du:dateUtc="2026-03-07T14:50:00Z">
        <w:r w:rsidR="0033544D" w:rsidRPr="00742779">
          <w:t>The</w:t>
        </w:r>
      </w:ins>
      <w:r w:rsidR="0033544D" w:rsidRPr="00742779">
        <w:t xml:space="preserve"> term </w:t>
      </w:r>
      <w:r w:rsidR="009F60D1" w:rsidRPr="00742779">
        <w:t>“</w:t>
      </w:r>
      <w:r w:rsidR="0033544D" w:rsidRPr="00742779">
        <w:t>cy pres</w:t>
      </w:r>
      <w:r w:rsidR="009F60D1" w:rsidRPr="00742779">
        <w:t>”</w:t>
      </w:r>
      <w:r w:rsidR="0033544D" w:rsidRPr="00742779">
        <w:t xml:space="preserve"> derives from Norman French: </w:t>
      </w:r>
      <w:r w:rsidR="009F60D1" w:rsidRPr="00742779">
        <w:t>“</w:t>
      </w:r>
      <w:r w:rsidR="0033544D" w:rsidRPr="00742779">
        <w:t>cy pres comme possible,</w:t>
      </w:r>
      <w:r w:rsidR="009F60D1" w:rsidRPr="00742779">
        <w:t>”</w:t>
      </w:r>
      <w:r w:rsidR="0033544D" w:rsidRPr="00742779">
        <w:t xml:space="preserve"> meaning </w:t>
      </w:r>
      <w:r w:rsidR="009F60D1" w:rsidRPr="00742779">
        <w:t>“</w:t>
      </w:r>
      <w:r w:rsidR="0033544D" w:rsidRPr="00742779">
        <w:t>as near as possible.</w:t>
      </w:r>
      <w:r w:rsidR="009F60D1" w:rsidRPr="00742779">
        <w:t>”</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The doctrine applies when the donor</w:t>
      </w:r>
      <w:r w:rsidR="009F60D1" w:rsidRPr="00742779">
        <w:t>’</w:t>
      </w:r>
      <w:r w:rsidR="0033544D" w:rsidRPr="00742779">
        <w:t>s specific charitable purpose can no longer be achieved, but the donor had a general charitable intent that can be effectuated through a modified purpose.</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Courts redirect the assets to uses as near as possible to the donor</w:t>
      </w:r>
      <w:r w:rsidR="009F60D1" w:rsidRPr="00742779">
        <w:t>’</w:t>
      </w:r>
      <w:r w:rsidR="0033544D" w:rsidRPr="00742779">
        <w:t>s original intent.</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251A0048" w14:textId="77777777" w:rsidR="0033544D" w:rsidRPr="00742779" w:rsidRDefault="00742779" w:rsidP="000E54B1">
      <w:pPr>
        <w:pPrChange w:id="2332" w:author="Seth Oranburg" w:date="2026-03-07T09:50:00Z" w16du:dateUtc="2026-03-07T14:50:00Z">
          <w:pPr>
            <w:pStyle w:val="NormalWeb"/>
          </w:pPr>
        </w:pPrChange>
      </w:pPr>
      <w:del w:id="2333" w:author="Seth Oranburg" w:date="2026-03-07T09:50:00Z" w16du:dateUtc="2026-03-07T14:50:00Z">
        <w:r w:rsidRPr="00742779">
          <w:rPr>
            <w:rFonts w:ascii="ZWAdobeF" w:hAnsi="ZWAdobeF" w:cs="ZWAdobeF"/>
            <w:sz w:val="2"/>
            <w:szCs w:val="2"/>
          </w:rPr>
          <w:delText>1111B</w:delText>
        </w:r>
        <w:r w:rsidR="0033544D" w:rsidRPr="00742779">
          <w:delText>Three</w:delText>
        </w:r>
      </w:del>
      <w:ins w:id="2334" w:author="Seth Oranburg" w:date="2026-03-07T09:50:00Z" w16du:dateUtc="2026-03-07T14:50:00Z">
        <w:r w:rsidR="0033544D" w:rsidRPr="00742779">
          <w:t>Three</w:t>
        </w:r>
      </w:ins>
      <w:r w:rsidR="0033544D" w:rsidRPr="00742779">
        <w:t xml:space="preserve"> requirements must be satisfied. First, the original purpose must have become impossible, impracticable, illegal, or wasteful.</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Impossible means the purpose cannot be achieved (a gift to cure a disease that no longer exists). Impracticable means the purpose can be achieved only at disproportionate cost (a scholarship fund that generates $50 per year but costs $500 per year to administer). Illegal means the purpose violates current law (a racially discriminatory restriction). Wasteful means the purpose no longer serves a useful charitable function (a fund to maintain horse-drawn ambulances).</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7189923C" w14:textId="77777777" w:rsidR="0033544D" w:rsidRPr="00742779" w:rsidRDefault="00742779" w:rsidP="000E54B1">
      <w:pPr>
        <w:pPrChange w:id="2335" w:author="Seth Oranburg" w:date="2026-03-07T09:50:00Z" w16du:dateUtc="2026-03-07T14:50:00Z">
          <w:pPr>
            <w:pStyle w:val="NormalWeb"/>
          </w:pPr>
        </w:pPrChange>
      </w:pPr>
      <w:del w:id="2336" w:author="Seth Oranburg" w:date="2026-03-07T09:50:00Z" w16du:dateUtc="2026-03-07T14:50:00Z">
        <w:r w:rsidRPr="00742779">
          <w:rPr>
            <w:rFonts w:ascii="ZWAdobeF" w:hAnsi="ZWAdobeF" w:cs="ZWAdobeF"/>
            <w:sz w:val="2"/>
            <w:szCs w:val="2"/>
          </w:rPr>
          <w:lastRenderedPageBreak/>
          <w:delText>1112B</w:delText>
        </w:r>
        <w:r w:rsidR="0033544D" w:rsidRPr="00742779">
          <w:delText>Second</w:delText>
        </w:r>
      </w:del>
      <w:ins w:id="2337" w:author="Seth Oranburg" w:date="2026-03-07T09:50:00Z" w16du:dateUtc="2026-03-07T14:50:00Z">
        <w:r w:rsidR="0033544D" w:rsidRPr="00742779">
          <w:t>Second</w:t>
        </w:r>
      </w:ins>
      <w:r w:rsidR="0033544D" w:rsidRPr="00742779">
        <w:t>, the donor must have had a general charitable intent.</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If the donor intended that assets revert to heirs if the specific purpose could not be achieved, cy pres does not apply and the assets leave the charitable sector.</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But if the donor</w:t>
      </w:r>
      <w:r w:rsidR="009F60D1" w:rsidRPr="00742779">
        <w:t>’</w:t>
      </w:r>
      <w:r w:rsidR="0033544D" w:rsidRPr="00742779">
        <w:t>s overarching intent was charitable (to support education, medical care, poverty relief), courts presume the donor would want the assets redirected to similar charitable uses rather than wasted.</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The presumption of general charitable intent is strong, particularly when the donor is deceased and the gift has been in charitable use for years.</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45BBFDF5" w14:textId="77777777" w:rsidR="0033544D" w:rsidRPr="00742779" w:rsidRDefault="00742779" w:rsidP="000E54B1">
      <w:pPr>
        <w:pPrChange w:id="2338" w:author="Seth Oranburg" w:date="2026-03-07T09:50:00Z" w16du:dateUtc="2026-03-07T14:50:00Z">
          <w:pPr>
            <w:pStyle w:val="NormalWeb"/>
          </w:pPr>
        </w:pPrChange>
      </w:pPr>
      <w:del w:id="2339" w:author="Seth Oranburg" w:date="2026-03-07T09:50:00Z" w16du:dateUtc="2026-03-07T14:50:00Z">
        <w:r w:rsidRPr="00742779">
          <w:rPr>
            <w:rFonts w:ascii="ZWAdobeF" w:hAnsi="ZWAdobeF" w:cs="ZWAdobeF"/>
            <w:sz w:val="2"/>
            <w:szCs w:val="2"/>
          </w:rPr>
          <w:delText>1113B</w:delText>
        </w:r>
        <w:r w:rsidR="0033544D" w:rsidRPr="00742779">
          <w:delText>Third</w:delText>
        </w:r>
      </w:del>
      <w:ins w:id="2340" w:author="Seth Oranburg" w:date="2026-03-07T09:50:00Z" w16du:dateUtc="2026-03-07T14:50:00Z">
        <w:r w:rsidR="0033544D" w:rsidRPr="00742779">
          <w:t>Third</w:t>
        </w:r>
      </w:ins>
      <w:r w:rsidR="0033544D" w:rsidRPr="00742779">
        <w:t>, the modified purpose must be as near as possible to the donor</w:t>
      </w:r>
      <w:r w:rsidR="009F60D1" w:rsidRPr="00742779">
        <w:t>’</w:t>
      </w:r>
      <w:r w:rsidR="0033544D" w:rsidRPr="00742779">
        <w:t>s original intent.</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A tuberculosis research fund might be redirected to respiratory disease research or infectious disease research, staying within the same medical domain. It cannot be redirected to support arts programming simply because the charity prefers that use.</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580A8B13" w14:textId="77777777" w:rsidR="0033544D" w:rsidRPr="00742779" w:rsidRDefault="00742779" w:rsidP="000E54B1">
      <w:pPr>
        <w:pPrChange w:id="2341" w:author="Seth Oranburg" w:date="2026-03-07T09:50:00Z" w16du:dateUtc="2026-03-07T14:50:00Z">
          <w:pPr>
            <w:pStyle w:val="NormalWeb"/>
          </w:pPr>
        </w:pPrChange>
      </w:pPr>
      <w:del w:id="2342" w:author="Seth Oranburg" w:date="2026-03-07T09:50:00Z" w16du:dateUtc="2026-03-07T14:50:00Z">
        <w:r w:rsidRPr="00742779">
          <w:rPr>
            <w:rFonts w:ascii="ZWAdobeF" w:hAnsi="ZWAdobeF" w:cs="ZWAdobeF"/>
            <w:sz w:val="2"/>
            <w:szCs w:val="2"/>
          </w:rPr>
          <w:delText>1114B</w:delText>
        </w:r>
        <w:r w:rsidR="0033544D" w:rsidRPr="00742779">
          <w:delText>Cy</w:delText>
        </w:r>
      </w:del>
      <w:ins w:id="2343" w:author="Seth Oranburg" w:date="2026-03-07T09:50:00Z" w16du:dateUtc="2026-03-07T14:50:00Z">
        <w:r w:rsidR="0033544D" w:rsidRPr="00742779">
          <w:t>Cy</w:t>
        </w:r>
      </w:ins>
      <w:r w:rsidR="0033544D" w:rsidRPr="00742779">
        <w:t xml:space="preserve"> pres proceedings require notice to the state attorney general, who participates to ensure that the modification serves the public interest in preserving charitable assets.</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The attorney general can object if the proposed modification departs too far from the donor</w:t>
      </w:r>
      <w:r w:rsidR="009F60D1" w:rsidRPr="00742779">
        <w:t>’</w:t>
      </w:r>
      <w:r w:rsidR="0033544D" w:rsidRPr="00742779">
        <w:t>s intent or if the charity has not demonstrated that the original purpose is truly impossible or wasteful.</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27864766" w14:textId="77777777" w:rsidR="0033544D" w:rsidRPr="00742779" w:rsidRDefault="0033544D" w:rsidP="000E54B1">
      <w:pPr>
        <w:pStyle w:val="Heading3"/>
        <w:rPr>
          <w:rFonts w:eastAsia="Times New Roman"/>
        </w:rPr>
      </w:pPr>
      <w:r w:rsidRPr="00742779">
        <w:rPr>
          <w:rStyle w:val="Emphasis"/>
          <w:rFonts w:eastAsia="Times New Roman"/>
        </w:rPr>
        <w:t>Evans v. Abney</w:t>
      </w:r>
      <w:r w:rsidRPr="00742779">
        <w:rPr>
          <w:rFonts w:eastAsia="Times New Roman"/>
        </w:rPr>
        <w:t>: When Unlawful Donor Intent Defeats Cy Pres</w:t>
      </w:r>
    </w:p>
    <w:p w14:paraId="656DD251" w14:textId="77777777" w:rsidR="0033544D" w:rsidRPr="00742779" w:rsidRDefault="00742779" w:rsidP="000E54B1">
      <w:pPr>
        <w:pPrChange w:id="2344" w:author="Seth Oranburg" w:date="2026-03-07T09:50:00Z" w16du:dateUtc="2026-03-07T14:50:00Z">
          <w:pPr>
            <w:pStyle w:val="NormalWeb"/>
          </w:pPr>
        </w:pPrChange>
      </w:pPr>
      <w:del w:id="2345" w:author="Seth Oranburg" w:date="2026-03-07T09:50:00Z" w16du:dateUtc="2026-03-07T14:50:00Z">
        <w:r w:rsidRPr="00742779">
          <w:rPr>
            <w:rStyle w:val="Emphasis"/>
            <w:rFonts w:ascii="ZWAdobeF" w:hAnsi="ZWAdobeF" w:cs="ZWAdobeF"/>
            <w:i w:val="0"/>
            <w:sz w:val="2"/>
            <w:szCs w:val="2"/>
          </w:rPr>
          <w:delText>1115B</w:delText>
        </w:r>
        <w:r w:rsidR="0033544D" w:rsidRPr="00742779">
          <w:rPr>
            <w:rStyle w:val="Emphasis"/>
          </w:rPr>
          <w:delText>Evans</w:delText>
        </w:r>
      </w:del>
      <w:ins w:id="2346" w:author="Seth Oranburg" w:date="2026-03-07T09:50:00Z" w16du:dateUtc="2026-03-07T14:50:00Z">
        <w:r w:rsidR="0033544D" w:rsidRPr="00742779">
          <w:rPr>
            <w:rStyle w:val="Emphasis"/>
          </w:rPr>
          <w:t>Evans</w:t>
        </w:r>
      </w:ins>
      <w:r w:rsidR="0033544D" w:rsidRPr="00742779">
        <w:rPr>
          <w:rStyle w:val="Emphasis"/>
        </w:rPr>
        <w:t xml:space="preserve"> v. Abney</w:t>
      </w:r>
      <w:r w:rsidR="0033544D" w:rsidRPr="00742779">
        <w:t xml:space="preserve"> illustrates the limits of cy pres when donor intent is tightly bound to an unlawful condition.</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Senator Augustus O. Bacon devised land in trust to the City of Macon, Georgia, to be used as a public park </w:t>
      </w:r>
      <w:r w:rsidR="009F60D1" w:rsidRPr="00742779">
        <w:t>“</w:t>
      </w:r>
      <w:r w:rsidR="0033544D" w:rsidRPr="00742779">
        <w:t>for white people only.</w:t>
      </w:r>
      <w:r w:rsidR="009F60D1" w:rsidRPr="00742779">
        <w:t>”</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The trust instrument stated that if the racial restriction could not be enforced, the land should revert to the Senator</w:t>
      </w:r>
      <w:r w:rsidR="009F60D1" w:rsidRPr="00742779">
        <w:t>’</w:t>
      </w:r>
      <w:r w:rsidR="0033544D" w:rsidRPr="00742779">
        <w:t>s heirs.</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By the 1960s, the racial restriction was unconstitutional.</w:t>
      </w:r>
      <w:r w:rsidR="0033544D">
        <w:fldChar w:fldCharType="begin"/>
      </w:r>
      <w:r w:rsidR="0033544D">
        <w:instrText>HYPERLINK \l "fn117-11647" \o "Jump to citation"</w:instrText>
      </w:r>
      <w:r w:rsidR="0033544D">
        <w:fldChar w:fldCharType="separate"/>
      </w:r>
      <w:r w:rsidR="0033544D" w:rsidRPr="00742779">
        <w:rPr>
          <w:rStyle w:val="Hyperlink"/>
          <w:color w:val="auto"/>
          <w:u w:val="none"/>
        </w:rPr>
        <w:t>[117</w:t>
      </w:r>
      <w:r w:rsidR="00EE2871" w:rsidRPr="00742779">
        <w:rPr>
          <w:rStyle w:val="Hyperlink"/>
          <w:color w:val="auto"/>
          <w:u w:val="none"/>
        </w:rPr>
        <w:t>]</w:t>
      </w:r>
      <w:r w:rsidR="0033544D">
        <w:fldChar w:fldCharType="end"/>
      </w:r>
      <w:r w:rsidR="0033544D" w:rsidRPr="00742779">
        <w:t xml:space="preserve"> The question was whether the court could apply cy pres to eliminate the restriction and continue the park as an integrated facility, or whether the trust must fail.</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p>
    <w:p w14:paraId="412A6B75" w14:textId="77777777" w:rsidR="0033544D" w:rsidRPr="00742779" w:rsidRDefault="00742779" w:rsidP="000E54B1">
      <w:pPr>
        <w:pPrChange w:id="2347" w:author="Seth Oranburg" w:date="2026-03-07T09:50:00Z" w16du:dateUtc="2026-03-07T14:50:00Z">
          <w:pPr>
            <w:pStyle w:val="NormalWeb"/>
          </w:pPr>
        </w:pPrChange>
      </w:pPr>
      <w:del w:id="2348" w:author="Seth Oranburg" w:date="2026-03-07T09:50:00Z" w16du:dateUtc="2026-03-07T14:50:00Z">
        <w:r w:rsidRPr="00742779">
          <w:rPr>
            <w:rFonts w:ascii="ZWAdobeF" w:hAnsi="ZWAdobeF" w:cs="ZWAdobeF"/>
            <w:sz w:val="2"/>
            <w:szCs w:val="2"/>
          </w:rPr>
          <w:delText>1116B</w:delText>
        </w:r>
        <w:r w:rsidR="0033544D" w:rsidRPr="00742779">
          <w:delText>The</w:delText>
        </w:r>
      </w:del>
      <w:ins w:id="2349" w:author="Seth Oranburg" w:date="2026-03-07T09:50:00Z" w16du:dateUtc="2026-03-07T14:50:00Z">
        <w:r w:rsidR="0033544D" w:rsidRPr="00742779">
          <w:t>The</w:t>
        </w:r>
      </w:ins>
      <w:r w:rsidR="0033544D" w:rsidRPr="00742779">
        <w:t xml:space="preserve"> Georgia courts held that cy pres did not apply because Senator Bacon</w:t>
      </w:r>
      <w:r w:rsidR="009F60D1" w:rsidRPr="00742779">
        <w:t>’</w:t>
      </w:r>
      <w:r w:rsidR="0033544D" w:rsidRPr="00742779">
        <w:t>s intent was specific and conditional: he wanted a segregated park, and if that was not legally possible, he preferred that the trust fail.</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The Supreme Court affirmed, holding that the reversion to the heirs did not constitute state action enforcing racial discrimination; it was the private disposition dictated by the donor</w:t>
      </w:r>
      <w:r w:rsidR="009F60D1" w:rsidRPr="00742779">
        <w:t>’</w:t>
      </w:r>
      <w:r w:rsidR="0033544D" w:rsidRPr="00742779">
        <w:t>s intent.</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The assets left the charitable sector.</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p>
    <w:p w14:paraId="13692EEA" w14:textId="77777777" w:rsidR="0033544D" w:rsidRPr="00742779" w:rsidRDefault="00742779" w:rsidP="000E54B1">
      <w:pPr>
        <w:pPrChange w:id="2350" w:author="Seth Oranburg" w:date="2026-03-07T09:50:00Z" w16du:dateUtc="2026-03-07T14:50:00Z">
          <w:pPr>
            <w:pStyle w:val="NormalWeb"/>
          </w:pPr>
        </w:pPrChange>
      </w:pPr>
      <w:del w:id="2351" w:author="Seth Oranburg" w:date="2026-03-07T09:50:00Z" w16du:dateUtc="2026-03-07T14:50:00Z">
        <w:r w:rsidRPr="00742779">
          <w:rPr>
            <w:rStyle w:val="Emphasis"/>
            <w:rFonts w:ascii="ZWAdobeF" w:hAnsi="ZWAdobeF" w:cs="ZWAdobeF"/>
            <w:i w:val="0"/>
            <w:sz w:val="2"/>
            <w:szCs w:val="2"/>
          </w:rPr>
          <w:delText>1117B</w:delText>
        </w:r>
        <w:r w:rsidR="0033544D" w:rsidRPr="00742779">
          <w:rPr>
            <w:rStyle w:val="Emphasis"/>
          </w:rPr>
          <w:delText>Evans</w:delText>
        </w:r>
      </w:del>
      <w:ins w:id="2352" w:author="Seth Oranburg" w:date="2026-03-07T09:50:00Z" w16du:dateUtc="2026-03-07T14:50:00Z">
        <w:r w:rsidR="0033544D" w:rsidRPr="00742779">
          <w:rPr>
            <w:rStyle w:val="Emphasis"/>
          </w:rPr>
          <w:t>Evans</w:t>
        </w:r>
      </w:ins>
      <w:r w:rsidR="0033544D" w:rsidRPr="00742779">
        <w:rPr>
          <w:rStyle w:val="Emphasis"/>
        </w:rPr>
        <w:t xml:space="preserve"> v. Abney</w:t>
      </w:r>
      <w:r w:rsidR="0033544D" w:rsidRPr="00742779">
        <w:t xml:space="preserve"> is troubling because it allowed racist donor intent to defeat charitable use. But it is consistent with cy pres doctrine</w:t>
      </w:r>
      <w:r w:rsidR="009F60D1" w:rsidRPr="00742779">
        <w:t>’</w:t>
      </w:r>
      <w:r w:rsidR="0033544D" w:rsidRPr="00742779">
        <w:t>s commitment to fidelity to donor intent.</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Cy pres is not a tool for rewriting gifts to </w:t>
      </w:r>
      <w:r w:rsidR="0033544D" w:rsidRPr="00742779">
        <w:lastRenderedPageBreak/>
        <w:t>conform to contemporary values. It is a tool for adapting gifts to changed circumstances while honoring the donor</w:t>
      </w:r>
      <w:r w:rsidR="009F60D1" w:rsidRPr="00742779">
        <w:t>’</w:t>
      </w:r>
      <w:r w:rsidR="0033544D" w:rsidRPr="00742779">
        <w:t>s general charitable purpose.</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When a donor</w:t>
      </w:r>
      <w:r w:rsidR="009F60D1" w:rsidRPr="00742779">
        <w:t>’</w:t>
      </w:r>
      <w:r w:rsidR="0033544D" w:rsidRPr="00742779">
        <w:t>s intent is inseparable from an unlawful condition, and when the donor has made clear that they prefer failure over modification, cy pres may not be available.</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p>
    <w:p w14:paraId="45397E74" w14:textId="77777777" w:rsidR="0033544D" w:rsidRPr="00742779" w:rsidRDefault="00742779" w:rsidP="000E54B1">
      <w:pPr>
        <w:pPrChange w:id="2353" w:author="Seth Oranburg" w:date="2026-03-07T09:50:00Z" w16du:dateUtc="2026-03-07T14:50:00Z">
          <w:pPr>
            <w:pStyle w:val="NormalWeb"/>
          </w:pPr>
        </w:pPrChange>
      </w:pPr>
      <w:del w:id="2354" w:author="Seth Oranburg" w:date="2026-03-07T09:50:00Z" w16du:dateUtc="2026-03-07T14:50:00Z">
        <w:r w:rsidRPr="00742779">
          <w:rPr>
            <w:rFonts w:ascii="ZWAdobeF" w:hAnsi="ZWAdobeF" w:cs="ZWAdobeF"/>
            <w:sz w:val="2"/>
            <w:szCs w:val="2"/>
          </w:rPr>
          <w:delText>1118B</w:delText>
        </w:r>
        <w:r w:rsidR="0033544D" w:rsidRPr="00742779">
          <w:delText>Most</w:delText>
        </w:r>
      </w:del>
      <w:ins w:id="2355" w:author="Seth Oranburg" w:date="2026-03-07T09:50:00Z" w16du:dateUtc="2026-03-07T14:50:00Z">
        <w:r w:rsidR="0033544D" w:rsidRPr="00742779">
          <w:t>Most</w:t>
        </w:r>
      </w:ins>
      <w:r w:rsidR="0033544D" w:rsidRPr="00742779">
        <w:t xml:space="preserve"> cy pres cases involve less morally charged facts. A donor creates a scholarship fund for students attending a college that subsequently closes. Cy pres allows the fund to be redirected to students attending a comparable institution.</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r w:rsidR="0033544D" w:rsidRPr="00742779">
        <w:t xml:space="preserve"> A donor endows a hospital ward for treating a disease that becomes curable on an outpatient basis. Cy pres allows the endowment to be redirected to treating related conditions or supporting outpatient services for the same patient population.</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49B511DD" w14:textId="77777777" w:rsidR="0033544D" w:rsidRPr="00742779" w:rsidRDefault="0033544D" w:rsidP="000E54B1">
      <w:pPr>
        <w:pStyle w:val="Heading3"/>
        <w:rPr>
          <w:rFonts w:eastAsia="Times New Roman"/>
        </w:rPr>
      </w:pPr>
      <w:r w:rsidRPr="00742779">
        <w:rPr>
          <w:rFonts w:eastAsia="Times New Roman"/>
        </w:rPr>
        <w:t>UPMIFA: Codifying and Streamlining Cy Pres</w:t>
      </w:r>
    </w:p>
    <w:p w14:paraId="427B3070" w14:textId="77777777" w:rsidR="0033544D" w:rsidRPr="00742779" w:rsidRDefault="00742779" w:rsidP="000E54B1">
      <w:pPr>
        <w:pPrChange w:id="2356" w:author="Seth Oranburg" w:date="2026-03-07T09:50:00Z" w16du:dateUtc="2026-03-07T14:50:00Z">
          <w:pPr>
            <w:pStyle w:val="NormalWeb"/>
          </w:pPr>
        </w:pPrChange>
      </w:pPr>
      <w:del w:id="2357" w:author="Seth Oranburg" w:date="2026-03-07T09:50:00Z" w16du:dateUtc="2026-03-07T14:50:00Z">
        <w:r w:rsidRPr="00742779">
          <w:rPr>
            <w:rFonts w:ascii="ZWAdobeF" w:hAnsi="ZWAdobeF" w:cs="ZWAdobeF"/>
            <w:sz w:val="2"/>
            <w:szCs w:val="2"/>
          </w:rPr>
          <w:delText>1119B</w:delText>
        </w:r>
        <w:r w:rsidR="0033544D" w:rsidRPr="00742779">
          <w:delText>The</w:delText>
        </w:r>
      </w:del>
      <w:ins w:id="2358" w:author="Seth Oranburg" w:date="2026-03-07T09:50:00Z" w16du:dateUtc="2026-03-07T14:50:00Z">
        <w:r w:rsidR="0033544D" w:rsidRPr="00742779">
          <w:t>The</w:t>
        </w:r>
      </w:ins>
      <w:r w:rsidR="0033544D" w:rsidRPr="00742779">
        <w:t xml:space="preserve"> Uniform Prudent Management of Institutional Funds Act (UPMIFA), adopted in most states, codifies cy pres and makes it more accessible for smaller modifications.</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r w:rsidR="0033544D" w:rsidRPr="00742779">
        <w:t xml:space="preserve"> UPMIFA allows a charity to petition a court to modify restrictions when the original purpose has become unlawful, impracticable, impossible, or wasteful.</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r w:rsidR="0033544D" w:rsidRPr="00742779">
        <w:t xml:space="preserve"> If the donor is living and consents, no court approval is required.</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r w:rsidR="0033544D" w:rsidRPr="00742779">
        <w:t xml:space="preserve"> If the donor is unavailable, the charity petitions the court with notice to the attorney general.</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r w:rsidR="0033544D" w:rsidRPr="00742779">
        <w:t xml:space="preserve"> UPMIFA includes a small-fund exception: if the fund is below a statutory threshold (typically $25,000 to $50,000), the charity can modify restrictions without court approval, provided it notifies the attorney general and uses the funds for purposes reasonably similar to the original restriction.</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p>
    <w:p w14:paraId="0AFE1AC6" w14:textId="77777777" w:rsidR="0033544D" w:rsidRPr="00742779" w:rsidRDefault="00742779" w:rsidP="000E54B1">
      <w:pPr>
        <w:pPrChange w:id="2359" w:author="Seth Oranburg" w:date="2026-03-07T09:50:00Z" w16du:dateUtc="2026-03-07T14:50:00Z">
          <w:pPr>
            <w:pStyle w:val="NormalWeb"/>
          </w:pPr>
        </w:pPrChange>
      </w:pPr>
      <w:del w:id="2360" w:author="Seth Oranburg" w:date="2026-03-07T09:50:00Z" w16du:dateUtc="2026-03-07T14:50:00Z">
        <w:r w:rsidRPr="00742779">
          <w:rPr>
            <w:rFonts w:ascii="ZWAdobeF" w:hAnsi="ZWAdobeF" w:cs="ZWAdobeF"/>
            <w:sz w:val="2"/>
            <w:szCs w:val="2"/>
          </w:rPr>
          <w:delText>1120B</w:delText>
        </w:r>
        <w:r w:rsidR="0033544D" w:rsidRPr="00742779">
          <w:delText>What</w:delText>
        </w:r>
      </w:del>
      <w:ins w:id="2361" w:author="Seth Oranburg" w:date="2026-03-07T09:50:00Z" w16du:dateUtc="2026-03-07T14:50:00Z">
        <w:r w:rsidR="0033544D" w:rsidRPr="00742779">
          <w:t>What</w:t>
        </w:r>
      </w:ins>
      <w:r w:rsidR="0033544D" w:rsidRPr="00742779">
        <w:t xml:space="preserve"> does cy pres mean for practice? Charities that hold old restricted endowments should periodically review whether restrictions have become obsolete or impracticable. If a restriction no longer serves a useful purpose, the charity can seek modification through UPMIFA</w:t>
      </w:r>
      <w:r w:rsidR="009F60D1" w:rsidRPr="00742779">
        <w:t>’</w:t>
      </w:r>
      <w:r w:rsidR="0033544D" w:rsidRPr="00742779">
        <w:t>s procedures. The petition should explain why the original purpose is impossible or wasteful, provide evidence of the donor</w:t>
      </w:r>
      <w:r w:rsidR="009F60D1" w:rsidRPr="00742779">
        <w:t>’</w:t>
      </w:r>
      <w:r w:rsidR="0033544D" w:rsidRPr="00742779">
        <w:t>s general charitable intent, and propose a modified use that stays as close as possible to the original purpose. The attorney general will review the petition and may negotiate modifications to ensure the proposal respects donor intent and serves the public interest.</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p>
    <w:p w14:paraId="5155C87D" w14:textId="77777777" w:rsidR="0033544D" w:rsidRPr="00742779" w:rsidRDefault="00742779" w:rsidP="000E54B1">
      <w:pPr>
        <w:pPrChange w:id="2362" w:author="Seth Oranburg" w:date="2026-03-07T09:50:00Z" w16du:dateUtc="2026-03-07T14:50:00Z">
          <w:pPr>
            <w:pStyle w:val="NormalWeb"/>
          </w:pPr>
        </w:pPrChange>
      </w:pPr>
      <w:del w:id="2363" w:author="Seth Oranburg" w:date="2026-03-07T09:50:00Z" w16du:dateUtc="2026-03-07T14:50:00Z">
        <w:r w:rsidRPr="00742779">
          <w:rPr>
            <w:rFonts w:ascii="ZWAdobeF" w:hAnsi="ZWAdobeF" w:cs="ZWAdobeF"/>
            <w:sz w:val="2"/>
            <w:szCs w:val="2"/>
          </w:rPr>
          <w:delText>1121B</w:delText>
        </w:r>
        <w:r w:rsidR="0033544D" w:rsidRPr="00742779">
          <w:delText>Cy</w:delText>
        </w:r>
      </w:del>
      <w:ins w:id="2364" w:author="Seth Oranburg" w:date="2026-03-07T09:50:00Z" w16du:dateUtc="2026-03-07T14:50:00Z">
        <w:r w:rsidR="0033544D" w:rsidRPr="00742779">
          <w:t>Cy</w:t>
        </w:r>
      </w:ins>
      <w:r w:rsidR="0033544D" w:rsidRPr="00742779">
        <w:t xml:space="preserve"> pres also protects donors. A donor creating a significant restricted gift should consider including language addressing what happens if circumstances change. The gift agreement might state: </w:t>
      </w:r>
      <w:r w:rsidR="009F60D1" w:rsidRPr="00742779">
        <w:t>“</w:t>
      </w:r>
      <w:r w:rsidR="0033544D" w:rsidRPr="00742779">
        <w:t xml:space="preserve">If the original purpose becomes impossible or impracticable, the trustees may redirect the funds to </w:t>
      </w:r>
      <w:r w:rsidR="0033544D" w:rsidRPr="00742779">
        <w:lastRenderedPageBreak/>
        <w:t>[specified alternative purpose] without court approval.</w:t>
      </w:r>
      <w:r w:rsidR="009F60D1" w:rsidRPr="00742779">
        <w:t>”</w:t>
      </w:r>
      <w:r w:rsidR="0033544D" w:rsidRPr="00742779">
        <w:t xml:space="preserve"> That language clarifies donor intent and may allow administrative modification without litigation.</w:t>
      </w:r>
      <w:r w:rsidR="0033544D">
        <w:fldChar w:fldCharType="begin"/>
      </w:r>
      <w:r w:rsidR="0033544D">
        <w:instrText>HYPERLINK \l "fn109-11647" \o "Jump to citation"</w:instrText>
      </w:r>
      <w:r w:rsidR="0033544D">
        <w:fldChar w:fldCharType="separate"/>
      </w:r>
      <w:r w:rsidR="0033544D" w:rsidRPr="00742779">
        <w:rPr>
          <w:rStyle w:val="Hyperlink"/>
          <w:color w:val="auto"/>
          <w:u w:val="none"/>
        </w:rPr>
        <w:t>[109</w:t>
      </w:r>
      <w:r w:rsidR="00FA601A" w:rsidRPr="00742779">
        <w:rPr>
          <w:rStyle w:val="Hyperlink"/>
          <w:color w:val="auto"/>
          <w:u w:val="none"/>
        </w:rPr>
        <w:t>]</w:t>
      </w:r>
      <w:r w:rsidR="0033544D">
        <w:fldChar w:fldCharType="end"/>
      </w:r>
    </w:p>
    <w:p w14:paraId="62F943D7" w14:textId="77777777" w:rsidR="0033544D" w:rsidRPr="00742779" w:rsidRDefault="00742779" w:rsidP="000E54B1">
      <w:pPr>
        <w:pPrChange w:id="2365" w:author="Seth Oranburg" w:date="2026-03-07T09:50:00Z" w16du:dateUtc="2026-03-07T14:50:00Z">
          <w:pPr>
            <w:pStyle w:val="NormalWeb"/>
          </w:pPr>
        </w:pPrChange>
      </w:pPr>
      <w:del w:id="2366" w:author="Seth Oranburg" w:date="2026-03-07T09:50:00Z" w16du:dateUtc="2026-03-07T14:50:00Z">
        <w:r w:rsidRPr="00742779">
          <w:rPr>
            <w:rFonts w:ascii="ZWAdobeF" w:hAnsi="ZWAdobeF" w:cs="ZWAdobeF"/>
            <w:sz w:val="2"/>
            <w:szCs w:val="2"/>
          </w:rPr>
          <w:delText>1122B</w:delText>
        </w:r>
        <w:r w:rsidR="0033544D" w:rsidRPr="00742779">
          <w:delText>The</w:delText>
        </w:r>
      </w:del>
      <w:ins w:id="2367" w:author="Seth Oranburg" w:date="2026-03-07T09:50:00Z" w16du:dateUtc="2026-03-07T14:50:00Z">
        <w:r w:rsidR="0033544D" w:rsidRPr="00742779">
          <w:t>The</w:t>
        </w:r>
      </w:ins>
      <w:r w:rsidR="0033544D" w:rsidRPr="00742779">
        <w:t xml:space="preserve"> asset lock is real. Donors can trust that restricted gifts will be used for charitable purposes even if the specific use must adapt over time. But the lock is not rigid. Cy pres allows adaptation when rigid enforcement would waste resources.</w:t>
      </w:r>
      <w:r w:rsidR="0033544D">
        <w:fldChar w:fldCharType="begin"/>
      </w:r>
      <w:r w:rsidR="0033544D">
        <w:instrText>HYPERLINK \l "fn115-11647" \o "Jump to citation"</w:instrText>
      </w:r>
      <w:r w:rsidR="0033544D">
        <w:fldChar w:fldCharType="separate"/>
      </w:r>
      <w:r w:rsidR="0033544D" w:rsidRPr="00742779">
        <w:rPr>
          <w:rStyle w:val="Hyperlink"/>
          <w:color w:val="auto"/>
          <w:u w:val="none"/>
        </w:rPr>
        <w:t>[115</w:t>
      </w:r>
      <w:r w:rsidR="00B258E5" w:rsidRPr="00742779">
        <w:rPr>
          <w:rStyle w:val="Hyperlink"/>
          <w:color w:val="auto"/>
          <w:u w:val="none"/>
        </w:rPr>
        <w:t>]</w:t>
      </w:r>
      <w:r w:rsidR="0033544D">
        <w:fldChar w:fldCharType="end"/>
      </w:r>
    </w:p>
    <w:p w14:paraId="0FAC868B" w14:textId="77777777" w:rsidR="0033544D" w:rsidRPr="00742779" w:rsidRDefault="0033544D" w:rsidP="000E54B1">
      <w:pPr>
        <w:pStyle w:val="Heading2"/>
        <w:rPr>
          <w:rFonts w:eastAsia="Times New Roman"/>
        </w:rPr>
      </w:pPr>
      <w:r w:rsidRPr="00742779">
        <w:rPr>
          <w:rFonts w:eastAsia="Times New Roman"/>
        </w:rPr>
        <w:t>Nonprofits in Context: Solving the Four Problems Without Ownership</w:t>
      </w:r>
    </w:p>
    <w:p w14:paraId="68B24A80" w14:textId="77777777" w:rsidR="0033544D" w:rsidRPr="00742779" w:rsidRDefault="00742779" w:rsidP="000E54B1">
      <w:del w:id="2368" w:author="Seth Oranburg" w:date="2026-03-07T09:50:00Z" w16du:dateUtc="2026-03-07T14:50:00Z">
        <w:r w:rsidRPr="00742779">
          <w:rPr>
            <w:rFonts w:ascii="ZWAdobeF" w:hAnsi="ZWAdobeF" w:cs="ZWAdobeF"/>
            <w:sz w:val="2"/>
            <w:szCs w:val="2"/>
          </w:rPr>
          <w:delText>1123B</w:delText>
        </w:r>
        <w:r w:rsidR="0033544D" w:rsidRPr="00742779">
          <w:delText>Chapters</w:delText>
        </w:r>
      </w:del>
      <w:ins w:id="2369" w:author="Seth Oranburg" w:date="2026-03-07T09:50:00Z" w16du:dateUtc="2026-03-07T14:50:00Z">
        <w:r w:rsidR="0033544D" w:rsidRPr="00742779">
          <w:t>Chapters</w:t>
        </w:r>
      </w:ins>
      <w:r w:rsidR="0033544D" w:rsidRPr="00742779">
        <w:t xml:space="preserve"> 3 through 5 examined how partnerships, corporations, and LLCs solve the four problems that contracts alone cannot address: attribution, governance, risk allocation, and asset partitioning. Each form trades off among competing values. Partnerships provide mutual agency and strong fiduciary duties at the cost of unlimited liability and governance friction. Corporations provide limited liability and centralized management at the cost of separating ownership from control. LLCs provide contractual flexibility at the cost of uncertainty about default rules and potential governance gaps.</w:t>
      </w:r>
    </w:p>
    <w:p w14:paraId="1AE0FFB2" w14:textId="77777777" w:rsidR="0033544D" w:rsidRPr="00742779" w:rsidRDefault="00742779" w:rsidP="000E54B1">
      <w:del w:id="2370" w:author="Seth Oranburg" w:date="2026-03-07T09:50:00Z" w16du:dateUtc="2026-03-07T14:50:00Z">
        <w:r w:rsidRPr="00742779">
          <w:rPr>
            <w:rFonts w:ascii="ZWAdobeF" w:hAnsi="ZWAdobeF" w:cs="ZWAdobeF"/>
            <w:sz w:val="2"/>
            <w:szCs w:val="2"/>
          </w:rPr>
          <w:delText>1124B</w:delText>
        </w:r>
        <w:r w:rsidR="0033544D" w:rsidRPr="00742779">
          <w:delText>Nonprofit</w:delText>
        </w:r>
      </w:del>
      <w:ins w:id="2371" w:author="Seth Oranburg" w:date="2026-03-07T09:50:00Z" w16du:dateUtc="2026-03-07T14:50:00Z">
        <w:r w:rsidR="0033544D" w:rsidRPr="00742779">
          <w:t>Nonprofit</w:t>
        </w:r>
      </w:ins>
      <w:r w:rsidR="0033544D" w:rsidRPr="00742779">
        <w:t xml:space="preserve"> corporations solve a different problem. They address a commitment challenge that arises when an enterprise</w:t>
      </w:r>
      <w:r w:rsidR="009F60D1" w:rsidRPr="00742779">
        <w:t>’</w:t>
      </w:r>
      <w:r w:rsidR="0033544D" w:rsidRPr="00742779">
        <w:t>s purpose conflicts with profit maximization. How can an organization credibly promise to donors, volunteers, beneficiaries, and governments that it will pursue a charitable mission rather than diverting resources to private gain? The for-profit forms examined in earlier chapters cannot solve this problem because residual claimants retain the legal right to extract value. The nonprofit form solves the commitment problem through a legal constraint: the nondistribution constraint. But that solution creates a governance problem. If no one owns the residual, who disciplines the people in charge? This chapter examines how nonprofits address the four organizational problems when ownership is removed by design, and it analyzes the tools (and limits) that nonprofit law provides to fill the resulting governance gap.</w:t>
      </w:r>
    </w:p>
    <w:p w14:paraId="44BE186B" w14:textId="77777777" w:rsidR="0033544D" w:rsidRPr="00742779" w:rsidRDefault="0033544D" w:rsidP="000E54B1">
      <w:pPr>
        <w:pStyle w:val="Heading3"/>
        <w:rPr>
          <w:rFonts w:eastAsia="Times New Roman"/>
        </w:rPr>
      </w:pPr>
      <w:r w:rsidRPr="00742779">
        <w:rPr>
          <w:rFonts w:eastAsia="Times New Roman"/>
        </w:rPr>
        <w:t>Commitment Without Profit: Why Mission Requires Asset Lock</w:t>
      </w:r>
    </w:p>
    <w:p w14:paraId="4BBBA905" w14:textId="77777777" w:rsidR="0033544D" w:rsidRPr="00742779" w:rsidRDefault="00742779" w:rsidP="000E54B1">
      <w:pPr>
        <w:pPrChange w:id="2372" w:author="Seth Oranburg" w:date="2026-03-07T09:50:00Z" w16du:dateUtc="2026-03-07T14:50:00Z">
          <w:pPr>
            <w:pStyle w:val="NormalWeb"/>
          </w:pPr>
        </w:pPrChange>
      </w:pPr>
      <w:del w:id="2373" w:author="Seth Oranburg" w:date="2026-03-07T09:50:00Z" w16du:dateUtc="2026-03-07T14:50:00Z">
        <w:r w:rsidRPr="00742779">
          <w:rPr>
            <w:rFonts w:ascii="ZWAdobeF" w:hAnsi="ZWAdobeF" w:cs="ZWAdobeF"/>
            <w:sz w:val="2"/>
            <w:szCs w:val="2"/>
          </w:rPr>
          <w:delText>1125B</w:delText>
        </w:r>
        <w:r w:rsidR="0033544D" w:rsidRPr="00742779">
          <w:delText>Consider</w:delText>
        </w:r>
      </w:del>
      <w:ins w:id="2374" w:author="Seth Oranburg" w:date="2026-03-07T09:50:00Z" w16du:dateUtc="2026-03-07T14:50:00Z">
        <w:r w:rsidR="0033544D" w:rsidRPr="00742779">
          <w:t>Consider</w:t>
        </w:r>
      </w:ins>
      <w:r w:rsidR="0033544D" w:rsidRPr="00742779">
        <w:t xml:space="preserve"> a hospital serving a poor community. The hospital provides emergency care to indigent patients who cannot pay. It operates a charity clinic. It conducts medical research with public-health benefits but no </w:t>
      </w:r>
      <w:r w:rsidR="0033544D" w:rsidRPr="00742779">
        <w:lastRenderedPageBreak/>
        <w:t>commercial payoff. If the hospital is a for-profit corporation, residual claimants have a structural incentive to press for profit-maximizing choices.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Charity care loses money and looks like a cost center. Unprofitable research looks like a diversion. A less profitable location looks like a mistake.</w:t>
      </w:r>
    </w:p>
    <w:p w14:paraId="79501116" w14:textId="77777777" w:rsidR="0033544D" w:rsidRPr="00742779" w:rsidRDefault="00742779" w:rsidP="000E54B1">
      <w:pPr>
        <w:pPrChange w:id="2375" w:author="Seth Oranburg" w:date="2026-03-07T09:50:00Z" w16du:dateUtc="2026-03-07T14:50:00Z">
          <w:pPr>
            <w:pStyle w:val="NormalWeb"/>
          </w:pPr>
        </w:pPrChange>
      </w:pPr>
      <w:del w:id="2376" w:author="Seth Oranburg" w:date="2026-03-07T09:50:00Z" w16du:dateUtc="2026-03-07T14:50:00Z">
        <w:r w:rsidRPr="00742779">
          <w:rPr>
            <w:rFonts w:ascii="ZWAdobeF" w:hAnsi="ZWAdobeF" w:cs="ZWAdobeF"/>
            <w:sz w:val="2"/>
            <w:szCs w:val="2"/>
          </w:rPr>
          <w:delText>1126B</w:delText>
        </w:r>
        <w:r w:rsidR="0033544D" w:rsidRPr="00742779">
          <w:delText>Chapter</w:delText>
        </w:r>
      </w:del>
      <w:ins w:id="2377" w:author="Seth Oranburg" w:date="2026-03-07T09:50:00Z" w16du:dateUtc="2026-03-07T14:50:00Z">
        <w:r w:rsidR="0033544D" w:rsidRPr="00742779">
          <w:t>Chapter</w:t>
        </w:r>
      </w:ins>
      <w:r w:rsidR="0033544D" w:rsidRPr="00742779">
        <w:t xml:space="preserve"> 4 discussed </w:t>
      </w:r>
      <w:r w:rsidR="0033544D" w:rsidRPr="00742779">
        <w:rPr>
          <w:rStyle w:val="Emphasis"/>
        </w:rPr>
        <w:t>Dodge v. Ford</w:t>
      </w:r>
      <w:r w:rsidR="0033544D" w:rsidRPr="00742779">
        <w:t>, a case often quoted for the proposition that corporate managers are generally expected to run the enterprise for shareholder profit rather than as a general-purpose social welfare institution.</w:t>
      </w:r>
      <w:r w:rsidR="0033544D">
        <w:fldChar w:fldCharType="begin"/>
      </w:r>
      <w:r w:rsidR="0033544D">
        <w:instrText>HYPERLINK \l "fn84-11647" \o "Jump to citation"</w:instrText>
      </w:r>
      <w:r w:rsidR="0033544D">
        <w:fldChar w:fldCharType="separate"/>
      </w:r>
      <w:r w:rsidR="0033544D" w:rsidRPr="00742779">
        <w:rPr>
          <w:rStyle w:val="Hyperlink"/>
          <w:color w:val="auto"/>
          <w:u w:val="none"/>
        </w:rPr>
        <w:t>[84</w:t>
      </w:r>
      <w:r w:rsidR="00850144" w:rsidRPr="00742779">
        <w:rPr>
          <w:rStyle w:val="Hyperlink"/>
          <w:color w:val="auto"/>
          <w:u w:val="none"/>
        </w:rPr>
        <w:t>]</w:t>
      </w:r>
      <w:r w:rsidR="0033544D">
        <w:fldChar w:fldCharType="end"/>
      </w:r>
      <w:r w:rsidR="0033544D" w:rsidRPr="00742779">
        <w:t xml:space="preserve"> Whatever one thinks of </w:t>
      </w:r>
      <w:r w:rsidR="0033544D" w:rsidRPr="00742779">
        <w:rPr>
          <w:rStyle w:val="Emphasis"/>
        </w:rPr>
        <w:t>Dodge</w:t>
      </w:r>
      <w:r w:rsidR="0033544D" w:rsidRPr="00742779">
        <w:t xml:space="preserve"> as a statement of modern doctrine, the underlying point for present purposes is straightforward. The for-profit form makes it harder to credibly commit to mission when mission and profit conflict.</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Directors and officers in a for-profit corporation owe fiduciary duties to the corporation and its shareholders, not to the beneficiaries of charitable activities.</w:t>
      </w:r>
      <w:r w:rsidR="0033544D">
        <w:fldChar w:fldCharType="begin"/>
      </w:r>
      <w:r w:rsidR="0033544D">
        <w:instrText>HYPERLINK \l "fn84-11647" \o "Jump to citation"</w:instrText>
      </w:r>
      <w:r w:rsidR="0033544D">
        <w:fldChar w:fldCharType="separate"/>
      </w:r>
      <w:r w:rsidR="0033544D" w:rsidRPr="00742779">
        <w:rPr>
          <w:rStyle w:val="Hyperlink"/>
          <w:color w:val="auto"/>
          <w:u w:val="none"/>
        </w:rPr>
        <w:t>[84</w:t>
      </w:r>
      <w:r w:rsidR="00850144" w:rsidRPr="00742779">
        <w:rPr>
          <w:rStyle w:val="Hyperlink"/>
          <w:color w:val="auto"/>
          <w:u w:val="none"/>
        </w:rPr>
        <w:t>]</w:t>
      </w:r>
      <w:r w:rsidR="0033544D">
        <w:fldChar w:fldCharType="end"/>
      </w:r>
      <w:r w:rsidR="0033544D" w:rsidRPr="00742779">
        <w:t xml:space="preserve"> Even if management sincerely intends to pursue the mission, the legal structure permits (and may compel) a shift toward profit when economic pressures mount or when control changes hands.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0FAC64E4" w14:textId="77777777" w:rsidR="0033544D" w:rsidRPr="00742779" w:rsidRDefault="00742779" w:rsidP="000E54B1">
      <w:pPr>
        <w:pPrChange w:id="2378" w:author="Seth Oranburg" w:date="2026-03-07T09:50:00Z" w16du:dateUtc="2026-03-07T14:50:00Z">
          <w:pPr>
            <w:pStyle w:val="NormalWeb"/>
          </w:pPr>
        </w:pPrChange>
      </w:pPr>
      <w:del w:id="2379" w:author="Seth Oranburg" w:date="2026-03-07T09:50:00Z" w16du:dateUtc="2026-03-07T14:50:00Z">
        <w:r w:rsidRPr="00742779">
          <w:rPr>
            <w:rFonts w:ascii="ZWAdobeF" w:hAnsi="ZWAdobeF" w:cs="ZWAdobeF"/>
            <w:sz w:val="2"/>
            <w:szCs w:val="2"/>
          </w:rPr>
          <w:delText>1127B</w:delText>
        </w:r>
        <w:r w:rsidR="0033544D" w:rsidRPr="00742779">
          <w:delText>That</w:delText>
        </w:r>
      </w:del>
      <w:ins w:id="2380" w:author="Seth Oranburg" w:date="2026-03-07T09:50:00Z" w16du:dateUtc="2026-03-07T14:50:00Z">
        <w:r w:rsidR="0033544D" w:rsidRPr="00742779">
          <w:t>That</w:t>
        </w:r>
      </w:ins>
      <w:r w:rsidR="0033544D" w:rsidRPr="00742779">
        <w:t xml:space="preserve"> creates a credibility problem for outsiders. Donors hesitate to subsidize a for-profit firm</w:t>
      </w:r>
      <w:r w:rsidR="009F60D1" w:rsidRPr="00742779">
        <w:t>’</w:t>
      </w:r>
      <w:r w:rsidR="0033544D" w:rsidRPr="00742779">
        <w:t xml:space="preserve">s </w:t>
      </w:r>
      <w:r w:rsidR="009F60D1" w:rsidRPr="00742779">
        <w:t>“</w:t>
      </w:r>
      <w:r w:rsidR="0033544D" w:rsidRPr="00742779">
        <w:t>charity care</w:t>
      </w:r>
      <w:r w:rsidR="009F60D1" w:rsidRPr="00742779">
        <w:t>”</w:t>
      </w:r>
      <w:r w:rsidR="0033544D" w:rsidRPr="00742779">
        <w:t xml:space="preserve"> if the legal structure permits surplus to be redirected to private investors.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Volunteers hesitate to donate labor that can be monetized for private gain.</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Governments are reluctant to provide tax privileges that function as public subsidies if the economic upside can be distributed to owners.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Beneficiaries who rely on services may worry that mission drift will leave them without support if more profitable opportunities emerge.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The commitment problem is not about whether managers intend to pursue the mission. It is about whether the legal structure allows them to maintain that commitment when pressures mount to extract value or redirect resources toward more profitable uses.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63A747E2" w14:textId="77777777" w:rsidR="0033544D" w:rsidRPr="00742779" w:rsidRDefault="00742779" w:rsidP="000E54B1">
      <w:pPr>
        <w:pPrChange w:id="2381" w:author="Seth Oranburg" w:date="2026-03-07T09:50:00Z" w16du:dateUtc="2026-03-07T14:50:00Z">
          <w:pPr>
            <w:pStyle w:val="NormalWeb"/>
          </w:pPr>
        </w:pPrChange>
      </w:pPr>
      <w:del w:id="2382" w:author="Seth Oranburg" w:date="2026-03-07T09:50:00Z" w16du:dateUtc="2026-03-07T14:50:00Z">
        <w:r w:rsidRPr="00742779">
          <w:rPr>
            <w:rFonts w:ascii="ZWAdobeF" w:hAnsi="ZWAdobeF" w:cs="ZWAdobeF"/>
            <w:sz w:val="2"/>
            <w:szCs w:val="2"/>
          </w:rPr>
          <w:delText>1128B</w:delText>
        </w:r>
        <w:r w:rsidR="0033544D" w:rsidRPr="00742779">
          <w:delText>The</w:delText>
        </w:r>
      </w:del>
      <w:ins w:id="2383" w:author="Seth Oranburg" w:date="2026-03-07T09:50:00Z" w16du:dateUtc="2026-03-07T14:50:00Z">
        <w:r w:rsidR="0033544D" w:rsidRPr="00742779">
          <w:t>The</w:t>
        </w:r>
      </w:ins>
      <w:r w:rsidR="0033544D" w:rsidRPr="00742779">
        <w:t xml:space="preserve"> nonprofit form addresses this commitment problem through a legal constraint: the nondistribution constraint.</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In a charitable nonprofit, insiders do not have a right to residual earnings in the way shareholders do in a business corporation. State nonprofit law generally forbids distributions that function as dividends.</w:t>
      </w:r>
      <w:r w:rsidR="0033544D">
        <w:fldChar w:fldCharType="begin"/>
      </w:r>
      <w:r w:rsidR="0033544D">
        <w:instrText>HYPERLINK \l "fn86-11647" \o "Jump to citation"</w:instrText>
      </w:r>
      <w:r w:rsidR="0033544D">
        <w:fldChar w:fldCharType="separate"/>
      </w:r>
      <w:r w:rsidR="0033544D" w:rsidRPr="00742779">
        <w:rPr>
          <w:rStyle w:val="Hyperlink"/>
          <w:color w:val="auto"/>
          <w:u w:val="none"/>
        </w:rPr>
        <w:t>[86</w:t>
      </w:r>
      <w:r w:rsidR="002F7B17" w:rsidRPr="00742779">
        <w:rPr>
          <w:rStyle w:val="Hyperlink"/>
          <w:color w:val="auto"/>
          <w:u w:val="none"/>
        </w:rPr>
        <w:t>]</w:t>
      </w:r>
      <w:r w:rsidR="0033544D">
        <w:fldChar w:fldCharType="end"/>
      </w:r>
      <w:r w:rsidR="0033544D" w:rsidRPr="00742779">
        <w:t xml:space="preserve"> Federal tax law reinforces the prohibition by conditioning charitable tax exemption on the rule that no part of the organization</w:t>
      </w:r>
      <w:r w:rsidR="009F60D1" w:rsidRPr="00742779">
        <w:t>’</w:t>
      </w:r>
      <w:r w:rsidR="0033544D" w:rsidRPr="00742779">
        <w:t xml:space="preserve">s net earnings may </w:t>
      </w:r>
      <w:r w:rsidR="009F60D1" w:rsidRPr="00742779">
        <w:t>“</w:t>
      </w:r>
      <w:r w:rsidR="0033544D" w:rsidRPr="00742779">
        <w:t>inure</w:t>
      </w:r>
      <w:r w:rsidR="009F60D1" w:rsidRPr="00742779">
        <w:t>”</w:t>
      </w:r>
      <w:r w:rsidR="0033544D" w:rsidRPr="00742779">
        <w:t xml:space="preserve"> to the benefit of private individuals.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rsidRPr="00742779">
        <w:t xml:space="preserve"> If the board redirects resources away from charity care and accumulates surplus, that surplus must remain inside the organization and must be used for charitable purposes.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The board cannot pocket it. Directors and officers are compensated for their work (the nondistribution constraint does not mean people work for free), but they cannot receive distributions based on profits.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rsidRPr="00742779">
        <w:t xml:space="preserve"> When the </w:t>
      </w:r>
      <w:r w:rsidR="0033544D" w:rsidRPr="00742779">
        <w:lastRenderedPageBreak/>
        <w:t>hospital dissolves, any remaining assets must be transferred to another charitable organization or to government for public purposes; they cannot revert to founders or insiders as a private windfall.</w:t>
      </w:r>
      <w:r w:rsidR="0033544D">
        <w:fldChar w:fldCharType="begin"/>
      </w:r>
      <w:r w:rsidR="0033544D">
        <w:instrText>HYPERLINK \l "fn89-11647" \o "Jump to citation"</w:instrText>
      </w:r>
      <w:r w:rsidR="0033544D">
        <w:fldChar w:fldCharType="separate"/>
      </w:r>
      <w:r w:rsidR="0033544D" w:rsidRPr="00742779">
        <w:rPr>
          <w:rStyle w:val="Hyperlink"/>
          <w:color w:val="auto"/>
          <w:u w:val="none"/>
        </w:rPr>
        <w:t>[89</w:t>
      </w:r>
      <w:r w:rsidR="002E1B5B" w:rsidRPr="00742779">
        <w:rPr>
          <w:rStyle w:val="Hyperlink"/>
          <w:color w:val="auto"/>
          <w:u w:val="none"/>
        </w:rPr>
        <w:t>]</w:t>
      </w:r>
      <w:r w:rsidR="0033544D">
        <w:fldChar w:fldCharType="end"/>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p>
    <w:p w14:paraId="237D86C4" w14:textId="77777777" w:rsidR="0033544D" w:rsidRPr="00742779" w:rsidRDefault="00742779" w:rsidP="000E54B1">
      <w:pPr>
        <w:pPrChange w:id="2384" w:author="Seth Oranburg" w:date="2026-03-07T09:50:00Z" w16du:dateUtc="2026-03-07T14:50:00Z">
          <w:pPr>
            <w:pStyle w:val="NormalWeb"/>
          </w:pPr>
        </w:pPrChange>
      </w:pPr>
      <w:del w:id="2385" w:author="Seth Oranburg" w:date="2026-03-07T09:50:00Z" w16du:dateUtc="2026-03-07T14:50:00Z">
        <w:r w:rsidRPr="00742779">
          <w:rPr>
            <w:rFonts w:ascii="ZWAdobeF" w:hAnsi="ZWAdobeF" w:cs="ZWAdobeF"/>
            <w:sz w:val="2"/>
            <w:szCs w:val="2"/>
          </w:rPr>
          <w:delText>1129B</w:delText>
        </w:r>
        <w:r w:rsidR="0033544D" w:rsidRPr="00742779">
          <w:delText>This</w:delText>
        </w:r>
      </w:del>
      <w:ins w:id="2386" w:author="Seth Oranburg" w:date="2026-03-07T09:50:00Z" w16du:dateUtc="2026-03-07T14:50:00Z">
        <w:r w:rsidR="0033544D" w:rsidRPr="00742779">
          <w:t>This</w:t>
        </w:r>
      </w:ins>
      <w:r w:rsidR="0033544D" w:rsidRPr="00742779">
        <w:t xml:space="preserve"> constraint is not a ban on earning profit. Nonprofits can and do earn surpluses, and many accumulate substantial reserves.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The constraint is on distribution. Surplus is retained inside the entity and must be deployed consistently with the organization</w:t>
      </w:r>
      <w:r w:rsidR="009F60D1" w:rsidRPr="00742779">
        <w:t>’</w:t>
      </w:r>
      <w:r w:rsidR="0033544D" w:rsidRPr="00742779">
        <w:t>s purposes rather than paid out to residual claimants.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That </w:t>
      </w:r>
      <w:r w:rsidR="009F60D1" w:rsidRPr="00742779">
        <w:t>“</w:t>
      </w:r>
      <w:r w:rsidR="0033544D" w:rsidRPr="00742779">
        <w:t>asset lock</w:t>
      </w:r>
      <w:r w:rsidR="009F60D1" w:rsidRPr="00742779">
        <w:t>”</w:t>
      </w:r>
      <w:r w:rsidR="0033544D" w:rsidRPr="00742779">
        <w:t xml:space="preserve"> is the core structural difference between charitable nonprofits and for-profit firms.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It solves the commitment problem by removing the legal possibility of diversion, but it also removes the ownership-based accountability mechanism that disciplines management in for-profit firms.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21A7C2A1" w14:textId="77777777" w:rsidR="0033544D" w:rsidRPr="00742779" w:rsidRDefault="0033544D" w:rsidP="000E54B1">
      <w:pPr>
        <w:pStyle w:val="Heading3"/>
        <w:rPr>
          <w:rFonts w:eastAsia="Times New Roman"/>
        </w:rPr>
      </w:pPr>
      <w:r w:rsidRPr="00742779">
        <w:rPr>
          <w:rFonts w:eastAsia="Times New Roman"/>
        </w:rPr>
        <w:t>Tax Exemption: The Subsidy That Shapes Structure</w:t>
      </w:r>
    </w:p>
    <w:p w14:paraId="3BE26185" w14:textId="77777777" w:rsidR="0033544D" w:rsidRPr="00742779" w:rsidRDefault="00742779" w:rsidP="000E54B1">
      <w:pPr>
        <w:pPrChange w:id="2387" w:author="Seth Oranburg" w:date="2026-03-07T09:50:00Z" w16du:dateUtc="2026-03-07T14:50:00Z">
          <w:pPr>
            <w:pStyle w:val="NormalWeb"/>
          </w:pPr>
        </w:pPrChange>
      </w:pPr>
      <w:del w:id="2388" w:author="Seth Oranburg" w:date="2026-03-07T09:50:00Z" w16du:dateUtc="2026-03-07T14:50:00Z">
        <w:r w:rsidRPr="00742779">
          <w:rPr>
            <w:rFonts w:ascii="ZWAdobeF" w:hAnsi="ZWAdobeF" w:cs="ZWAdobeF"/>
            <w:sz w:val="2"/>
            <w:szCs w:val="2"/>
          </w:rPr>
          <w:delText>1130B</w:delText>
        </w:r>
        <w:r w:rsidR="0033544D" w:rsidRPr="00742779">
          <w:delText>The</w:delText>
        </w:r>
      </w:del>
      <w:ins w:id="2389" w:author="Seth Oranburg" w:date="2026-03-07T09:50:00Z" w16du:dateUtc="2026-03-07T14:50:00Z">
        <w:r w:rsidR="0033544D" w:rsidRPr="00742779">
          <w:t>The</w:t>
        </w:r>
      </w:ins>
      <w:r w:rsidR="0033544D" w:rsidRPr="00742779">
        <w:t xml:space="preserve"> nondistribution constraint makes a nonprofit</w:t>
      </w:r>
      <w:r w:rsidR="009F60D1" w:rsidRPr="00742779">
        <w:t>’</w:t>
      </w:r>
      <w:r w:rsidR="0033544D" w:rsidRPr="00742779">
        <w:t>s mission commitment credible. But for most organizations, the practical driver of nonprofit formation is the federal tax subsidy. Qualifying organizations are generally exempt from federal income taxation under section 501(c)(3).</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Donors can generally deduct qualifying gifts under section 170.</w:t>
      </w:r>
      <w:r w:rsidR="0033544D">
        <w:fldChar w:fldCharType="begin"/>
      </w:r>
      <w:r w:rsidR="0033544D">
        <w:instrText>HYPERLINK \l "fn97-11647" \o "Jump to citation"</w:instrText>
      </w:r>
      <w:r w:rsidR="0033544D">
        <w:fldChar w:fldCharType="separate"/>
      </w:r>
      <w:r w:rsidR="0033544D" w:rsidRPr="00742779">
        <w:rPr>
          <w:rStyle w:val="Hyperlink"/>
          <w:color w:val="auto"/>
          <w:u w:val="none"/>
        </w:rPr>
        <w:t>[97</w:t>
      </w:r>
      <w:r w:rsidR="00B258E5" w:rsidRPr="00742779">
        <w:rPr>
          <w:rStyle w:val="Hyperlink"/>
          <w:color w:val="auto"/>
          <w:u w:val="none"/>
        </w:rPr>
        <w:t>]</w:t>
      </w:r>
      <w:r w:rsidR="0033544D">
        <w:fldChar w:fldCharType="end"/>
      </w:r>
      <w:r w:rsidR="0033544D" w:rsidRPr="00742779">
        <w:t xml:space="preserve"> State and local tax benefits often follow as well, though the details vary by jurisdiction and by the organization</w:t>
      </w:r>
      <w:r w:rsidR="009F60D1" w:rsidRPr="00742779">
        <w:t>’</w:t>
      </w:r>
      <w:r w:rsidR="0033544D" w:rsidRPr="00742779">
        <w:t>s activities.</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p>
    <w:p w14:paraId="76C40CA5" w14:textId="77777777" w:rsidR="0033544D" w:rsidRPr="00742779" w:rsidRDefault="00742779" w:rsidP="000E54B1">
      <w:pPr>
        <w:pPrChange w:id="2390" w:author="Seth Oranburg" w:date="2026-03-07T09:50:00Z" w16du:dateUtc="2026-03-07T14:50:00Z">
          <w:pPr>
            <w:pStyle w:val="NormalWeb"/>
          </w:pPr>
        </w:pPrChange>
      </w:pPr>
      <w:del w:id="2391" w:author="Seth Oranburg" w:date="2026-03-07T09:50:00Z" w16du:dateUtc="2026-03-07T14:50:00Z">
        <w:r w:rsidRPr="00742779">
          <w:rPr>
            <w:rFonts w:ascii="ZWAdobeF" w:hAnsi="ZWAdobeF" w:cs="ZWAdobeF"/>
            <w:sz w:val="2"/>
            <w:szCs w:val="2"/>
          </w:rPr>
          <w:delText>1131B</w:delText>
        </w:r>
        <w:r w:rsidR="0033544D" w:rsidRPr="00742779">
          <w:delText>In</w:delText>
        </w:r>
      </w:del>
      <w:ins w:id="2392" w:author="Seth Oranburg" w:date="2026-03-07T09:50:00Z" w16du:dateUtc="2026-03-07T14:50:00Z">
        <w:r w:rsidR="0033544D" w:rsidRPr="00742779">
          <w:t>In</w:t>
        </w:r>
      </w:ins>
      <w:r w:rsidR="0033544D" w:rsidRPr="00742779">
        <w:t xml:space="preserve"> budget terms, this is a form of indirect spending. The government forgoes revenue in order to encourage private provision of goods and services that Congress treats as socially valuable.</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r w:rsidR="0033544D" w:rsidRPr="00742779">
        <w:t xml:space="preserve"> That rationale fits the classic section 501(c)(3) domains: education, health care, poverty relief, scientific research, and religious and civic institutions.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The tax exemption reinforces the nondistribution constraint by conditioning the subsidy on maintaining the asset lock.</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p>
    <w:p w14:paraId="5A261445" w14:textId="77777777" w:rsidR="0033544D" w:rsidRPr="00742779" w:rsidRDefault="00742779" w:rsidP="000E54B1">
      <w:pPr>
        <w:pPrChange w:id="2393" w:author="Seth Oranburg" w:date="2026-03-07T09:50:00Z" w16du:dateUtc="2026-03-07T14:50:00Z">
          <w:pPr>
            <w:pStyle w:val="NormalWeb"/>
          </w:pPr>
        </w:pPrChange>
      </w:pPr>
      <w:del w:id="2394" w:author="Seth Oranburg" w:date="2026-03-07T09:50:00Z" w16du:dateUtc="2026-03-07T14:50:00Z">
        <w:r w:rsidRPr="00742779">
          <w:rPr>
            <w:rFonts w:ascii="ZWAdobeF" w:hAnsi="ZWAdobeF" w:cs="ZWAdobeF"/>
            <w:sz w:val="2"/>
            <w:szCs w:val="2"/>
          </w:rPr>
          <w:delText>1132B</w:delText>
        </w:r>
        <w:r w:rsidR="0033544D" w:rsidRPr="00742779">
          <w:delText>Tax</w:delText>
        </w:r>
      </w:del>
      <w:ins w:id="2395" w:author="Seth Oranburg" w:date="2026-03-07T09:50:00Z" w16du:dateUtc="2026-03-07T14:50:00Z">
        <w:r w:rsidR="0033544D" w:rsidRPr="00742779">
          <w:t>Tax</w:t>
        </w:r>
      </w:ins>
      <w:r w:rsidR="0033544D" w:rsidRPr="00742779">
        <w:t xml:space="preserve"> benefits come with statutory constraints. To qualify under section 501(c)(3), an organization must be organized and operated exclusively for specified exempt purposes, and it must avoid private inurement.</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The statute also conditions exemption on limits (and in some contexts prohibitions) concerning lobbying and political campaign intervention.</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The Internal Revenue Service polices these boundaries. Political campaign intervention is prohibited for section 501(c)(3) organizations, and violations can trigger excise taxes and, in serious cases, revocation.</w:t>
      </w:r>
      <w:r w:rsidR="0033544D">
        <w:fldChar w:fldCharType="begin"/>
      </w:r>
      <w:r w:rsidR="0033544D">
        <w:instrText>HYPERLINK \l "fn101-11647" \o "Jump to citation"</w:instrText>
      </w:r>
      <w:r w:rsidR="0033544D">
        <w:fldChar w:fldCharType="separate"/>
      </w:r>
      <w:r w:rsidR="0033544D" w:rsidRPr="00742779">
        <w:rPr>
          <w:rStyle w:val="Hyperlink"/>
          <w:color w:val="auto"/>
          <w:u w:val="none"/>
        </w:rPr>
        <w:t>[101</w:t>
      </w:r>
      <w:r w:rsidR="00850144" w:rsidRPr="00742779">
        <w:rPr>
          <w:rStyle w:val="Hyperlink"/>
          <w:color w:val="auto"/>
          <w:u w:val="none"/>
        </w:rPr>
        <w:t>]</w:t>
      </w:r>
      <w:r w:rsidR="0033544D">
        <w:fldChar w:fldCharType="end"/>
      </w:r>
      <w:r w:rsidR="0033544D" w:rsidRPr="00742779">
        <w:t xml:space="preserve"> Lobbying is policed through a </w:t>
      </w:r>
      <w:r w:rsidR="009F60D1" w:rsidRPr="00742779">
        <w:t>“</w:t>
      </w:r>
      <w:r w:rsidR="0033544D" w:rsidRPr="00742779">
        <w:t>substantial part</w:t>
      </w:r>
      <w:r w:rsidR="009F60D1" w:rsidRPr="00742779">
        <w:t>”</w:t>
      </w:r>
      <w:r w:rsidR="0033544D" w:rsidRPr="00742779">
        <w:t xml:space="preserve"> limitation or, for some organizations, through an elective </w:t>
      </w:r>
      <w:r w:rsidR="0033544D" w:rsidRPr="00742779">
        <w:lastRenderedPageBreak/>
        <w:t>expenditure test, and consequences can include loss of exemption if advocacy becomes too extensive.</w:t>
      </w:r>
      <w:r w:rsidR="0033544D">
        <w:fldChar w:fldCharType="begin"/>
      </w:r>
      <w:r w:rsidR="0033544D">
        <w:instrText>HYPERLINK \l "fn102-11647" \o "Jump to citation"</w:instrText>
      </w:r>
      <w:r w:rsidR="0033544D">
        <w:fldChar w:fldCharType="separate"/>
      </w:r>
      <w:r w:rsidR="0033544D" w:rsidRPr="00742779">
        <w:rPr>
          <w:rStyle w:val="Hyperlink"/>
          <w:color w:val="auto"/>
          <w:u w:val="none"/>
        </w:rPr>
        <w:t>[102</w:t>
      </w:r>
      <w:r w:rsidR="002E1B5B" w:rsidRPr="00742779">
        <w:rPr>
          <w:rStyle w:val="Hyperlink"/>
          <w:color w:val="auto"/>
          <w:u w:val="none"/>
        </w:rPr>
        <w:t>]</w:t>
      </w:r>
      <w:r w:rsidR="0033544D">
        <w:fldChar w:fldCharType="end"/>
      </w:r>
    </w:p>
    <w:p w14:paraId="01E47E5A" w14:textId="77777777" w:rsidR="0033544D" w:rsidRPr="00742779" w:rsidRDefault="00742779" w:rsidP="000E54B1">
      <w:pPr>
        <w:pPrChange w:id="2396" w:author="Seth Oranburg" w:date="2026-03-07T09:50:00Z" w16du:dateUtc="2026-03-07T14:50:00Z">
          <w:pPr>
            <w:pStyle w:val="NormalWeb"/>
          </w:pPr>
        </w:pPrChange>
      </w:pPr>
      <w:del w:id="2397" w:author="Seth Oranburg" w:date="2026-03-07T09:50:00Z" w16du:dateUtc="2026-03-07T14:50:00Z">
        <w:r w:rsidRPr="00742779">
          <w:rPr>
            <w:rFonts w:ascii="ZWAdobeF" w:hAnsi="ZWAdobeF" w:cs="ZWAdobeF"/>
            <w:sz w:val="2"/>
            <w:szCs w:val="2"/>
          </w:rPr>
          <w:delText>1133B</w:delText>
        </w:r>
        <w:r w:rsidR="0033544D" w:rsidRPr="00742779">
          <w:delText>The</w:delText>
        </w:r>
      </w:del>
      <w:ins w:id="2398" w:author="Seth Oranburg" w:date="2026-03-07T09:50:00Z" w16du:dateUtc="2026-03-07T14:50:00Z">
        <w:r w:rsidR="0033544D" w:rsidRPr="00742779">
          <w:t>The</w:t>
        </w:r>
      </w:ins>
      <w:r w:rsidR="0033544D" w:rsidRPr="00742779">
        <w:t xml:space="preserve"> tax system also targets insider self-dealing through </w:t>
      </w:r>
      <w:r w:rsidR="009F60D1" w:rsidRPr="00742779">
        <w:t>“</w:t>
      </w:r>
      <w:r w:rsidR="0033544D" w:rsidRPr="00742779">
        <w:t>intermediate sanctions.</w:t>
      </w:r>
      <w:r w:rsidR="009F60D1" w:rsidRPr="00742779">
        <w:t>”</w:t>
      </w:r>
      <w:r w:rsidR="0033544D" w:rsidRPr="00742779">
        <w:t xml:space="preserve"> Section 4958 imposes excise taxes on </w:t>
      </w:r>
      <w:r w:rsidR="009F60D1" w:rsidRPr="00742779">
        <w:t>“</w:t>
      </w:r>
      <w:r w:rsidR="0033544D" w:rsidRPr="00742779">
        <w:t>excess benefit transactions</w:t>
      </w:r>
      <w:r w:rsidR="009F60D1" w:rsidRPr="00742779">
        <w:t>”</w:t>
      </w:r>
      <w:r w:rsidR="0033544D" w:rsidRPr="00742779">
        <w:t xml:space="preserve"> between certain exempt organizations and disqualified persons, and it can impose additional taxes on organization managers who knowingly approve such transactions.</w:t>
      </w:r>
      <w:r w:rsidR="0033544D">
        <w:fldChar w:fldCharType="begin"/>
      </w:r>
      <w:r w:rsidR="0033544D">
        <w:instrText>HYPERLINK \l "fn112-11647" \o "Jump to citation"</w:instrText>
      </w:r>
      <w:r w:rsidR="0033544D">
        <w:fldChar w:fldCharType="separate"/>
      </w:r>
      <w:r w:rsidR="0033544D" w:rsidRPr="00742779">
        <w:rPr>
          <w:rStyle w:val="Hyperlink"/>
          <w:color w:val="auto"/>
          <w:u w:val="none"/>
        </w:rPr>
        <w:t>[112</w:t>
      </w:r>
      <w:r w:rsidR="00B258E5" w:rsidRPr="00742779">
        <w:rPr>
          <w:rStyle w:val="Hyperlink"/>
          <w:color w:val="auto"/>
          <w:u w:val="none"/>
        </w:rPr>
        <w:t>]</w:t>
      </w:r>
      <w:r w:rsidR="0033544D">
        <w:fldChar w:fldCharType="end"/>
      </w:r>
      <w:r w:rsidR="0033544D" w:rsidRPr="00742779">
        <w:t xml:space="preserve"> These enforcement tools matter because the subsidy is often existential. Revocation does not merely change a line item. It can destabilize fundraising by eliminating deductibility and can force a major recalculation of the organization</w:t>
      </w:r>
      <w:r w:rsidR="009F60D1" w:rsidRPr="00742779">
        <w:t>’</w:t>
      </w:r>
      <w:r w:rsidR="0033544D" w:rsidRPr="00742779">
        <w:t>s financial model.</w:t>
      </w:r>
      <w:r w:rsidR="0033544D">
        <w:fldChar w:fldCharType="begin"/>
      </w:r>
      <w:r w:rsidR="0033544D">
        <w:instrText>HYPERLINK \l "fn98-11647" \o "Jump to citation"</w:instrText>
      </w:r>
      <w:r w:rsidR="0033544D">
        <w:fldChar w:fldCharType="separate"/>
      </w:r>
      <w:r w:rsidR="0033544D" w:rsidRPr="00742779">
        <w:rPr>
          <w:rStyle w:val="Hyperlink"/>
          <w:color w:val="auto"/>
          <w:u w:val="none"/>
        </w:rPr>
        <w:t>[98</w:t>
      </w:r>
      <w:r w:rsidR="000B4948" w:rsidRPr="00742779">
        <w:rPr>
          <w:rStyle w:val="Hyperlink"/>
          <w:color w:val="auto"/>
          <w:u w:val="none"/>
        </w:rPr>
        <w:t>]</w:t>
      </w:r>
      <w:r w:rsidR="0033544D">
        <w:fldChar w:fldCharType="end"/>
      </w:r>
    </w:p>
    <w:p w14:paraId="35CFE9A9" w14:textId="77777777" w:rsidR="0033544D" w:rsidRPr="00742779" w:rsidRDefault="0033544D" w:rsidP="000E54B1">
      <w:pPr>
        <w:pStyle w:val="Heading3"/>
        <w:rPr>
          <w:rFonts w:eastAsia="Times New Roman"/>
        </w:rPr>
      </w:pPr>
      <w:r w:rsidRPr="00742779">
        <w:rPr>
          <w:rFonts w:eastAsia="Times New Roman"/>
        </w:rPr>
        <w:t>Section 501(c) Categories: Charitable and Beyond</w:t>
      </w:r>
    </w:p>
    <w:p w14:paraId="0443BD43" w14:textId="77777777" w:rsidR="0033544D" w:rsidRPr="00742779" w:rsidRDefault="00742779" w:rsidP="000E54B1">
      <w:pPr>
        <w:pPrChange w:id="2399" w:author="Seth Oranburg" w:date="2026-03-07T09:50:00Z" w16du:dateUtc="2026-03-07T14:50:00Z">
          <w:pPr>
            <w:pStyle w:val="NormalWeb"/>
          </w:pPr>
        </w:pPrChange>
      </w:pPr>
      <w:del w:id="2400" w:author="Seth Oranburg" w:date="2026-03-07T09:50:00Z" w16du:dateUtc="2026-03-07T14:50:00Z">
        <w:r w:rsidRPr="00742779">
          <w:rPr>
            <w:rFonts w:ascii="ZWAdobeF" w:hAnsi="ZWAdobeF" w:cs="ZWAdobeF"/>
            <w:sz w:val="2"/>
            <w:szCs w:val="2"/>
          </w:rPr>
          <w:delText>1134B</w:delText>
        </w:r>
        <w:r w:rsidR="0033544D" w:rsidRPr="00742779">
          <w:delText>Section</w:delText>
        </w:r>
      </w:del>
      <w:ins w:id="2401" w:author="Seth Oranburg" w:date="2026-03-07T09:50:00Z" w16du:dateUtc="2026-03-07T14:50:00Z">
        <w:r w:rsidR="0033544D" w:rsidRPr="00742779">
          <w:t>Section</w:t>
        </w:r>
      </w:ins>
      <w:r w:rsidR="0033544D" w:rsidRPr="00742779">
        <w:t xml:space="preserve"> 501(c) lists categories of organizations that may qualify for federal income-tax exemption under section 501(a).</w:t>
      </w:r>
      <w:r w:rsidR="0033544D">
        <w:fldChar w:fldCharType="begin"/>
      </w:r>
      <w:r w:rsidR="0033544D">
        <w:instrText>HYPERLINK \l "fn118-11647" \o "Jump to citation"</w:instrText>
      </w:r>
      <w:r w:rsidR="0033544D">
        <w:fldChar w:fldCharType="separate"/>
      </w:r>
      <w:r w:rsidR="0033544D" w:rsidRPr="00742779">
        <w:rPr>
          <w:rStyle w:val="Hyperlink"/>
          <w:color w:val="auto"/>
          <w:u w:val="none"/>
        </w:rPr>
        <w:t>[118</w:t>
      </w:r>
      <w:r w:rsidR="00EE2871" w:rsidRPr="00742779">
        <w:rPr>
          <w:rStyle w:val="Hyperlink"/>
          <w:color w:val="auto"/>
          <w:u w:val="none"/>
        </w:rPr>
        <w:t>]</w:t>
      </w:r>
      <w:r w:rsidR="0033544D">
        <w:fldChar w:fldCharType="end"/>
      </w:r>
      <w:r w:rsidR="0033544D" w:rsidRPr="00742779">
        <w:t xml:space="preserve"> Exemption does not mean tax-free in every respect. Even exempt organizations can owe tax on unrelated business income.</w:t>
      </w:r>
      <w:r w:rsidR="0033544D">
        <w:fldChar w:fldCharType="begin"/>
      </w:r>
      <w:r w:rsidR="0033544D">
        <w:instrText>HYPERLINK \l "fn119-11647" \o "Jump to citation"</w:instrText>
      </w:r>
      <w:r w:rsidR="0033544D">
        <w:fldChar w:fldCharType="separate"/>
      </w:r>
      <w:r w:rsidR="0033544D" w:rsidRPr="00742779">
        <w:rPr>
          <w:rStyle w:val="Hyperlink"/>
          <w:color w:val="auto"/>
          <w:u w:val="none"/>
        </w:rPr>
        <w:t>[119</w:t>
      </w:r>
      <w:r w:rsidR="00B258E5" w:rsidRPr="00742779">
        <w:rPr>
          <w:rStyle w:val="Hyperlink"/>
          <w:color w:val="auto"/>
          <w:u w:val="none"/>
        </w:rPr>
        <w:t>]</w:t>
      </w:r>
      <w:r w:rsidR="0033544D">
        <w:fldChar w:fldCharType="end"/>
      </w:r>
      <w:r w:rsidR="0033544D" w:rsidRPr="00742779">
        <w:t xml:space="preserve"> The distinctions that matter most for this chapter are charitable organizations under section 501(c)(3), which include religious, educational, charitable, scientific, and similar organizations.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Contributions to these organizations are generally deductible as charitable gifts, subject to the ordinary limits and conditions of the charitable-deduction rules.</w:t>
      </w:r>
      <w:r w:rsidR="0033544D">
        <w:fldChar w:fldCharType="begin"/>
      </w:r>
      <w:r w:rsidR="0033544D">
        <w:instrText>HYPERLINK \l "fn97-11647" \o "Jump to citation"</w:instrText>
      </w:r>
      <w:r w:rsidR="0033544D">
        <w:fldChar w:fldCharType="separate"/>
      </w:r>
      <w:r w:rsidR="0033544D" w:rsidRPr="00742779">
        <w:rPr>
          <w:rStyle w:val="Hyperlink"/>
          <w:color w:val="auto"/>
          <w:u w:val="none"/>
        </w:rPr>
        <w:t>[97</w:t>
      </w:r>
      <w:r w:rsidR="00B258E5" w:rsidRPr="00742779">
        <w:rPr>
          <w:rStyle w:val="Hyperlink"/>
          <w:color w:val="auto"/>
          <w:u w:val="none"/>
        </w:rPr>
        <w:t>]</w:t>
      </w:r>
      <w:r w:rsidR="0033544D">
        <w:fldChar w:fldCharType="end"/>
      </w:r>
      <w:r w:rsidR="0033544D" w:rsidRPr="00742779">
        <w:t xml:space="preserve"> The tradeoff is constraint. Section 501(c)(3) organizations are prohibited from participating or intervening in political campaigns for (or against) candidates, and they face limits on lobbying.</w:t>
      </w:r>
      <w:r w:rsidR="0033544D">
        <w:fldChar w:fldCharType="begin"/>
      </w:r>
      <w:r w:rsidR="0033544D">
        <w:instrText>HYPERLINK \l "fn120-11647" \o "Jump to citation"</w:instrText>
      </w:r>
      <w:r w:rsidR="0033544D">
        <w:fldChar w:fldCharType="separate"/>
      </w:r>
      <w:r w:rsidR="0033544D" w:rsidRPr="00742779">
        <w:rPr>
          <w:rStyle w:val="Hyperlink"/>
          <w:color w:val="auto"/>
          <w:u w:val="none"/>
        </w:rPr>
        <w:t>[120</w:t>
      </w:r>
      <w:r w:rsidR="002E1B5B" w:rsidRPr="00742779">
        <w:rPr>
          <w:rStyle w:val="Hyperlink"/>
          <w:color w:val="auto"/>
          <w:u w:val="none"/>
        </w:rPr>
        <w:t>]</w:t>
      </w:r>
      <w:r w:rsidR="0033544D">
        <w:fldChar w:fldCharType="end"/>
      </w:r>
      <w:r w:rsidR="0033544D" w:rsidRPr="00742779">
        <w:t xml:space="preserve"> Other categories, including social welfare organizations under section 501(c)(4), business leagues under section 501(c)(6), and social clubs under section 501(c)(7), face different constraints and lack the charitable-deduction benefit.</w:t>
      </w:r>
      <w:r w:rsidR="0033544D">
        <w:fldChar w:fldCharType="begin"/>
      </w:r>
      <w:r w:rsidR="0033544D">
        <w:instrText>HYPERLINK \l "fn121-11647" \o "Jump to citation"</w:instrText>
      </w:r>
      <w:r w:rsidR="0033544D">
        <w:fldChar w:fldCharType="separate"/>
      </w:r>
      <w:r w:rsidR="0033544D" w:rsidRPr="00742779">
        <w:rPr>
          <w:rStyle w:val="Hyperlink"/>
          <w:color w:val="auto"/>
          <w:u w:val="none"/>
        </w:rPr>
        <w:t>[121</w:t>
      </w:r>
      <w:r w:rsidR="00FA601A" w:rsidRPr="00742779">
        <w:rPr>
          <w:rStyle w:val="Hyperlink"/>
          <w:color w:val="auto"/>
          <w:u w:val="none"/>
        </w:rPr>
        <w:t>]</w:t>
      </w:r>
      <w:r w:rsidR="0033544D">
        <w:fldChar w:fldCharType="end"/>
      </w:r>
      <w:r w:rsidR="0033544D">
        <w:fldChar w:fldCharType="begin"/>
      </w:r>
      <w:r w:rsidR="0033544D">
        <w:instrText>HYPERLINK \l "fn122-11647" \o "Jump to citation"</w:instrText>
      </w:r>
      <w:r w:rsidR="0033544D">
        <w:fldChar w:fldCharType="separate"/>
      </w:r>
      <w:r w:rsidR="0033544D" w:rsidRPr="00742779">
        <w:rPr>
          <w:rStyle w:val="Hyperlink"/>
          <w:color w:val="auto"/>
          <w:u w:val="none"/>
        </w:rPr>
        <w:t>[122</w:t>
      </w:r>
      <w:r w:rsidR="00FA601A" w:rsidRPr="00742779">
        <w:rPr>
          <w:rStyle w:val="Hyperlink"/>
          <w:color w:val="auto"/>
          <w:u w:val="none"/>
        </w:rPr>
        <w:t>]</w:t>
      </w:r>
      <w:r w:rsidR="0033544D">
        <w:fldChar w:fldCharType="end"/>
      </w:r>
      <w:r w:rsidR="0033544D">
        <w:fldChar w:fldCharType="begin"/>
      </w:r>
      <w:r w:rsidR="0033544D">
        <w:instrText>HYPERLINK \l "fn123-11647" \o "Jump to citation"</w:instrText>
      </w:r>
      <w:r w:rsidR="0033544D">
        <w:fldChar w:fldCharType="separate"/>
      </w:r>
      <w:r w:rsidR="0033544D" w:rsidRPr="00742779">
        <w:rPr>
          <w:rStyle w:val="Hyperlink"/>
          <w:color w:val="auto"/>
          <w:u w:val="none"/>
        </w:rPr>
        <w:t>[123</w:t>
      </w:r>
      <w:r w:rsidR="00FA601A" w:rsidRPr="00742779">
        <w:rPr>
          <w:rStyle w:val="Hyperlink"/>
          <w:color w:val="auto"/>
          <w:u w:val="none"/>
        </w:rPr>
        <w:t>]</w:t>
      </w:r>
      <w:r w:rsidR="0033544D">
        <w:fldChar w:fldCharType="end"/>
      </w:r>
      <w:r w:rsidR="0033544D" w:rsidRPr="00742779">
        <w:t xml:space="preserve"> For purposes of this chapter, the central case is the section 501(c)(3) charitable nonprofit because it presents the strongest commitment logic and, as we will see, the hardest accountability problem.</w:t>
      </w:r>
    </w:p>
    <w:p w14:paraId="35C054AF" w14:textId="77777777" w:rsidR="0033544D" w:rsidRPr="00742779" w:rsidRDefault="0033544D" w:rsidP="000E54B1">
      <w:pPr>
        <w:pStyle w:val="Heading3"/>
        <w:rPr>
          <w:rFonts w:eastAsia="Times New Roman"/>
        </w:rPr>
      </w:pPr>
      <w:r w:rsidRPr="00742779">
        <w:rPr>
          <w:rFonts w:eastAsia="Times New Roman"/>
        </w:rPr>
        <w:t>Four Problems, No Owners</w:t>
      </w:r>
    </w:p>
    <w:p w14:paraId="2E7D90E5" w14:textId="77777777" w:rsidR="0033544D" w:rsidRPr="00742779" w:rsidRDefault="00742779" w:rsidP="000E54B1">
      <w:pPr>
        <w:pPrChange w:id="2402" w:author="Seth Oranburg" w:date="2026-03-07T09:50:00Z" w16du:dateUtc="2026-03-07T14:50:00Z">
          <w:pPr>
            <w:pStyle w:val="NormalWeb"/>
          </w:pPr>
        </w:pPrChange>
      </w:pPr>
      <w:del w:id="2403" w:author="Seth Oranburg" w:date="2026-03-07T09:50:00Z" w16du:dateUtc="2026-03-07T14:50:00Z">
        <w:r w:rsidRPr="00742779">
          <w:rPr>
            <w:rFonts w:ascii="ZWAdobeF" w:hAnsi="ZWAdobeF" w:cs="ZWAdobeF"/>
            <w:sz w:val="2"/>
            <w:szCs w:val="2"/>
          </w:rPr>
          <w:delText>1135B</w:delText>
        </w:r>
        <w:r w:rsidR="0033544D" w:rsidRPr="00742779">
          <w:delText>Forming</w:delText>
        </w:r>
      </w:del>
      <w:ins w:id="2404" w:author="Seth Oranburg" w:date="2026-03-07T09:50:00Z" w16du:dateUtc="2026-03-07T14:50:00Z">
        <w:r w:rsidR="0033544D" w:rsidRPr="00742779">
          <w:t>Forming</w:t>
        </w:r>
      </w:ins>
      <w:r w:rsidR="0033544D" w:rsidRPr="00742779">
        <w:t xml:space="preserve"> a nonprofit corporation looks familiar if you have formed a business corporation. You file articles of incorporation with the state, the entity comes into existence as a separate legal person, and directors and officers manage its affairs.</w:t>
      </w:r>
      <w:r w:rsidR="0033544D">
        <w:fldChar w:fldCharType="begin"/>
      </w:r>
      <w:r w:rsidR="0033544D">
        <w:instrText>HYPERLINK \l "fn95-11647" \o "Jump to citation"</w:instrText>
      </w:r>
      <w:r w:rsidR="0033544D">
        <w:fldChar w:fldCharType="separate"/>
      </w:r>
      <w:r w:rsidR="0033544D" w:rsidRPr="00742779">
        <w:rPr>
          <w:rStyle w:val="Hyperlink"/>
          <w:color w:val="auto"/>
          <w:u w:val="none"/>
        </w:rPr>
        <w:t>[95</w:t>
      </w:r>
      <w:r w:rsidR="002E1B5B" w:rsidRPr="00742779">
        <w:rPr>
          <w:rStyle w:val="Hyperlink"/>
          <w:color w:val="auto"/>
          <w:u w:val="none"/>
        </w:rPr>
        <w:t>]</w:t>
      </w:r>
      <w:r w:rsidR="0033544D">
        <w:fldChar w:fldCharType="end"/>
      </w:r>
      <w:r w:rsidR="0033544D" w:rsidRPr="00742779">
        <w:t xml:space="preserve"> The differences appear in the constraints the articles must carry if the organization wants to be a charitable nonprofit eligible for federal tax exemption. At the federal level, section 501(c)(3) does not merely describe what the organization does; it also constrains what the organization </w:t>
      </w:r>
      <w:r w:rsidR="0033544D" w:rsidRPr="00742779">
        <w:lastRenderedPageBreak/>
        <w:t>is allowed to be.</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The IRS applies an </w:t>
      </w:r>
      <w:r w:rsidR="009F60D1" w:rsidRPr="00742779">
        <w:t>“</w:t>
      </w:r>
      <w:r w:rsidR="0033544D" w:rsidRPr="00742779">
        <w:t>organizational test</w:t>
      </w:r>
      <w:r w:rsidR="009F60D1" w:rsidRPr="00742779">
        <w:t>”</w:t>
      </w:r>
      <w:r w:rsidR="0033544D" w:rsidRPr="00742779">
        <w:t xml:space="preserve"> that, in practice, pushes drafters to make the mission limitations and the asset lock explicit in the charter.</w:t>
      </w:r>
      <w:r w:rsidR="0033544D">
        <w:fldChar w:fldCharType="begin"/>
      </w:r>
      <w:r w:rsidR="0033544D">
        <w:instrText>HYPERLINK \l "fn99-11647" \o "Jump to citation"</w:instrText>
      </w:r>
      <w:r w:rsidR="0033544D">
        <w:fldChar w:fldCharType="separate"/>
      </w:r>
      <w:r w:rsidR="0033544D" w:rsidRPr="00742779">
        <w:rPr>
          <w:rStyle w:val="Hyperlink"/>
          <w:color w:val="auto"/>
          <w:u w:val="none"/>
        </w:rPr>
        <w:t>[99</w:t>
      </w:r>
      <w:r w:rsidR="00FA601A" w:rsidRPr="00742779">
        <w:rPr>
          <w:rStyle w:val="Hyperlink"/>
          <w:color w:val="auto"/>
          <w:u w:val="none"/>
        </w:rPr>
        <w:t>]</w:t>
      </w:r>
      <w:r w:rsidR="0033544D">
        <w:fldChar w:fldCharType="end"/>
      </w:r>
    </w:p>
    <w:p w14:paraId="222C7A6F" w14:textId="77777777" w:rsidR="0033544D" w:rsidRPr="00742779" w:rsidRDefault="00742779" w:rsidP="000E54B1">
      <w:pPr>
        <w:pPrChange w:id="2405" w:author="Seth Oranburg" w:date="2026-03-07T09:50:00Z" w16du:dateUtc="2026-03-07T14:50:00Z">
          <w:pPr>
            <w:pStyle w:val="NormalWeb"/>
          </w:pPr>
        </w:pPrChange>
      </w:pPr>
      <w:del w:id="2406" w:author="Seth Oranburg" w:date="2026-03-07T09:50:00Z" w16du:dateUtc="2026-03-07T14:50:00Z">
        <w:r w:rsidRPr="00742779">
          <w:rPr>
            <w:rFonts w:ascii="ZWAdobeF" w:hAnsi="ZWAdobeF" w:cs="ZWAdobeF"/>
            <w:sz w:val="2"/>
            <w:szCs w:val="2"/>
          </w:rPr>
          <w:delText>1136B</w:delText>
        </w:r>
        <w:r w:rsidR="0033544D" w:rsidRPr="00742779">
          <w:delText>First</w:delText>
        </w:r>
      </w:del>
      <w:ins w:id="2407" w:author="Seth Oranburg" w:date="2026-03-07T09:50:00Z" w16du:dateUtc="2026-03-07T14:50:00Z">
        <w:r w:rsidR="0033544D" w:rsidRPr="00742779">
          <w:t>First</w:t>
        </w:r>
      </w:ins>
      <w:r w:rsidR="0033544D" w:rsidRPr="00742779">
        <w:t>, the purpose clause must be drafted to fit within one or more exempt purposes: charitable, educational, religious, scientific, and related categories.</w:t>
      </w:r>
      <w:r w:rsidR="0033544D">
        <w:fldChar w:fldCharType="begin"/>
      </w:r>
      <w:r w:rsidR="0033544D">
        <w:instrText>HYPERLINK \l "fn88-11647" \o "Jump to citation"</w:instrText>
      </w:r>
      <w:r w:rsidR="0033544D">
        <w:fldChar w:fldCharType="separate"/>
      </w:r>
      <w:r w:rsidR="0033544D" w:rsidRPr="00742779">
        <w:rPr>
          <w:rStyle w:val="Hyperlink"/>
          <w:color w:val="auto"/>
          <w:u w:val="none"/>
        </w:rPr>
        <w:t>[88</w:t>
      </w:r>
      <w:r w:rsidR="00FA601A" w:rsidRPr="00742779">
        <w:rPr>
          <w:rStyle w:val="Hyperlink"/>
          <w:color w:val="auto"/>
          <w:u w:val="none"/>
        </w:rPr>
        <w:t>]</w:t>
      </w:r>
      <w:r w:rsidR="0033544D">
        <w:fldChar w:fldCharType="end"/>
      </w:r>
      <w:r w:rsidR="0033544D" w:rsidRPr="00742779">
        <w:t xml:space="preserve"> State nonprofit statutes are often permissive about purposes as a matter of state corporate law, but if the goal is section 501(c)(3) status, the organizational documents have to be narrow enough to satisfy federal requirements.</w:t>
      </w:r>
      <w:r w:rsidR="0033544D">
        <w:fldChar w:fldCharType="begin"/>
      </w:r>
      <w:r w:rsidR="0033544D">
        <w:instrText>HYPERLINK \l "fn99-11647" \o "Jump to citation"</w:instrText>
      </w:r>
      <w:r w:rsidR="0033544D">
        <w:fldChar w:fldCharType="separate"/>
      </w:r>
      <w:r w:rsidR="0033544D" w:rsidRPr="00742779">
        <w:rPr>
          <w:rStyle w:val="Hyperlink"/>
          <w:color w:val="auto"/>
          <w:u w:val="none"/>
        </w:rPr>
        <w:t>[99</w:t>
      </w:r>
      <w:r w:rsidR="00FA601A" w:rsidRPr="00742779">
        <w:rPr>
          <w:rStyle w:val="Hyperlink"/>
          <w:color w:val="auto"/>
          <w:u w:val="none"/>
        </w:rPr>
        <w:t>]</w:t>
      </w:r>
      <w:r w:rsidR="0033544D">
        <w:fldChar w:fldCharType="end"/>
      </w:r>
    </w:p>
    <w:p w14:paraId="1F61B49D" w14:textId="77777777" w:rsidR="0033544D" w:rsidRPr="00742779" w:rsidRDefault="00742779" w:rsidP="000E54B1">
      <w:pPr>
        <w:pPrChange w:id="2408" w:author="Seth Oranburg" w:date="2026-03-07T09:50:00Z" w16du:dateUtc="2026-03-07T14:50:00Z">
          <w:pPr>
            <w:pStyle w:val="NormalWeb"/>
          </w:pPr>
        </w:pPrChange>
      </w:pPr>
      <w:del w:id="2409" w:author="Seth Oranburg" w:date="2026-03-07T09:50:00Z" w16du:dateUtc="2026-03-07T14:50:00Z">
        <w:r w:rsidRPr="00742779">
          <w:rPr>
            <w:rFonts w:ascii="ZWAdobeF" w:hAnsi="ZWAdobeF" w:cs="ZWAdobeF"/>
            <w:sz w:val="2"/>
            <w:szCs w:val="2"/>
          </w:rPr>
          <w:delText>1137B</w:delText>
        </w:r>
        <w:r w:rsidR="0033544D" w:rsidRPr="00742779">
          <w:delText>Second</w:delText>
        </w:r>
      </w:del>
      <w:ins w:id="2410" w:author="Seth Oranburg" w:date="2026-03-07T09:50:00Z" w16du:dateUtc="2026-03-07T14:50:00Z">
        <w:r w:rsidR="0033544D" w:rsidRPr="00742779">
          <w:t>Second</w:t>
        </w:r>
      </w:ins>
      <w:r w:rsidR="0033544D" w:rsidRPr="00742779">
        <w:t>, the articles (and the organization</w:t>
      </w:r>
      <w:r w:rsidR="009F60D1" w:rsidRPr="00742779">
        <w:t>’</w:t>
      </w:r>
      <w:r w:rsidR="0033544D" w:rsidRPr="00742779">
        <w:t>s operations) must reflect the nondistribution principle that makes charitable nonprofits credible. Net earnings may not inure to private individuals.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rsidRPr="00742779">
        <w:t xml:space="preserve"> Drafters commonly include an explicit nondistribution clause, language such as </w:t>
      </w:r>
      <w:r w:rsidR="009F60D1" w:rsidRPr="00742779">
        <w:t>“</w:t>
      </w:r>
      <w:r w:rsidR="0033544D" w:rsidRPr="00742779">
        <w:t>no part of the net earnings shall inure to the benefit of</w:t>
      </w:r>
      <w:r w:rsidR="009F60D1" w:rsidRPr="00742779">
        <w:t>”</w:t>
      </w:r>
      <w:r w:rsidR="0033544D" w:rsidRPr="00742779">
        <w:t xml:space="preserve"> insiders, because it tracks what the IRS expects to see when reviewing organizing documents.</w:t>
      </w:r>
      <w:r w:rsidR="0033544D">
        <w:fldChar w:fldCharType="begin"/>
      </w:r>
      <w:r w:rsidR="0033544D">
        <w:instrText>HYPERLINK \l "fn100-11647" \o "Jump to citation"</w:instrText>
      </w:r>
      <w:r w:rsidR="0033544D">
        <w:fldChar w:fldCharType="separate"/>
      </w:r>
      <w:r w:rsidR="0033544D" w:rsidRPr="00742779">
        <w:rPr>
          <w:rStyle w:val="Hyperlink"/>
          <w:color w:val="auto"/>
          <w:u w:val="none"/>
        </w:rPr>
        <w:t>[100</w:t>
      </w:r>
      <w:r w:rsidR="00FA601A" w:rsidRPr="00742779">
        <w:rPr>
          <w:rStyle w:val="Hyperlink"/>
          <w:color w:val="auto"/>
          <w:u w:val="none"/>
        </w:rPr>
        <w:t>]</w:t>
      </w:r>
      <w:r w:rsidR="0033544D">
        <w:fldChar w:fldCharType="end"/>
      </w:r>
    </w:p>
    <w:p w14:paraId="025ABF09" w14:textId="77777777" w:rsidR="0033544D" w:rsidRPr="00742779" w:rsidRDefault="00742779" w:rsidP="000E54B1">
      <w:pPr>
        <w:pPrChange w:id="2411" w:author="Seth Oranburg" w:date="2026-03-07T09:50:00Z" w16du:dateUtc="2026-03-07T14:50:00Z">
          <w:pPr>
            <w:pStyle w:val="NormalWeb"/>
          </w:pPr>
        </w:pPrChange>
      </w:pPr>
      <w:del w:id="2412" w:author="Seth Oranburg" w:date="2026-03-07T09:50:00Z" w16du:dateUtc="2026-03-07T14:50:00Z">
        <w:r w:rsidRPr="00742779">
          <w:rPr>
            <w:rFonts w:ascii="ZWAdobeF" w:hAnsi="ZWAdobeF" w:cs="ZWAdobeF"/>
            <w:sz w:val="2"/>
            <w:szCs w:val="2"/>
          </w:rPr>
          <w:delText>1138B</w:delText>
        </w:r>
        <w:r w:rsidR="0033544D" w:rsidRPr="00742779">
          <w:delText>Third</w:delText>
        </w:r>
      </w:del>
      <w:ins w:id="2413" w:author="Seth Oranburg" w:date="2026-03-07T09:50:00Z" w16du:dateUtc="2026-03-07T14:50:00Z">
        <w:r w:rsidR="0033544D" w:rsidRPr="00742779">
          <w:t>Third</w:t>
        </w:r>
      </w:ins>
      <w:r w:rsidR="0033544D" w:rsidRPr="00742779">
        <w:t xml:space="preserve">, the articles must include a dissolution clause that locks remaining assets to public purposes. On dissolution, assets must be dedicated to one or more exempt purposes, typically another section 501(c)(3) organization, or to government for public purposes; they cannot revert to founders, directors, officers, or </w:t>
      </w:r>
      <w:r w:rsidR="009F60D1" w:rsidRPr="00742779">
        <w:t>“</w:t>
      </w:r>
      <w:r w:rsidR="0033544D" w:rsidRPr="00742779">
        <w:t>members</w:t>
      </w:r>
      <w:r w:rsidR="009F60D1" w:rsidRPr="00742779">
        <w:t>”</w:t>
      </w:r>
      <w:r w:rsidR="0033544D" w:rsidRPr="00742779">
        <w:t xml:space="preserve"> as a private windfall.</w:t>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r w:rsidR="0033544D" w:rsidRPr="00742779">
        <w:t xml:space="preserve"> This is the asset lock in its most concrete form. It operates as a commitment device at formation and as a constraint at dissolution, ensuring that even if the organization fails or winds down, the assets remain dedicated to the mission rather than escaping back to private control.</w:t>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p>
    <w:p w14:paraId="6E5F6122" w14:textId="77777777" w:rsidR="0033544D" w:rsidRPr="00742779" w:rsidRDefault="00742779" w:rsidP="000E54B1">
      <w:pPr>
        <w:pPrChange w:id="2414" w:author="Seth Oranburg" w:date="2026-03-07T09:50:00Z" w16du:dateUtc="2026-03-07T14:50:00Z">
          <w:pPr>
            <w:pStyle w:val="NormalWeb"/>
          </w:pPr>
        </w:pPrChange>
      </w:pPr>
      <w:del w:id="2415" w:author="Seth Oranburg" w:date="2026-03-07T09:50:00Z" w16du:dateUtc="2026-03-07T14:50:00Z">
        <w:r w:rsidRPr="00742779">
          <w:rPr>
            <w:rFonts w:ascii="ZWAdobeF" w:hAnsi="ZWAdobeF" w:cs="ZWAdobeF"/>
            <w:sz w:val="2"/>
            <w:szCs w:val="2"/>
          </w:rPr>
          <w:delText>1139B</w:delText>
        </w:r>
        <w:r w:rsidR="0033544D" w:rsidRPr="00742779">
          <w:delText>Beyond</w:delText>
        </w:r>
      </w:del>
      <w:ins w:id="2416" w:author="Seth Oranburg" w:date="2026-03-07T09:50:00Z" w16du:dateUtc="2026-03-07T14:50:00Z">
        <w:r w:rsidR="0033544D" w:rsidRPr="00742779">
          <w:t>Beyond</w:t>
        </w:r>
      </w:ins>
      <w:r w:rsidR="0033544D" w:rsidRPr="00742779">
        <w:t xml:space="preserve"> those mission-and-asset constraints, the entity-level mechanics are familiar. The nonprofit corporation can own property, enter contracts, sue and be sued, and exist independently of changes in personnel.</w:t>
      </w:r>
      <w:r w:rsidR="0033544D">
        <w:fldChar w:fldCharType="begin"/>
      </w:r>
      <w:r w:rsidR="0033544D">
        <w:instrText>HYPERLINK \l "fn124-11647" \o "Jump to citation"</w:instrText>
      </w:r>
      <w:r w:rsidR="0033544D">
        <w:fldChar w:fldCharType="separate"/>
      </w:r>
      <w:r w:rsidR="0033544D" w:rsidRPr="00742779">
        <w:rPr>
          <w:rStyle w:val="Hyperlink"/>
          <w:color w:val="auto"/>
          <w:u w:val="none"/>
        </w:rPr>
        <w:t>[124</w:t>
      </w:r>
      <w:r w:rsidR="002E1B5B" w:rsidRPr="00742779">
        <w:rPr>
          <w:rStyle w:val="Hyperlink"/>
          <w:color w:val="auto"/>
          <w:u w:val="none"/>
        </w:rPr>
        <w:t>]</w:t>
      </w:r>
      <w:r w:rsidR="0033544D">
        <w:fldChar w:fldCharType="end"/>
      </w:r>
      <w:r w:rsidR="0033544D" w:rsidRPr="00742779">
        <w:t xml:space="preserve"> And, as in for-profit corporations, the corporate form generally provides limited liability for directors, officers, and members, to the extent the nonprofit has members.</w:t>
      </w:r>
      <w:r w:rsidR="0033544D">
        <w:fldChar w:fldCharType="begin"/>
      </w:r>
      <w:r w:rsidR="0033544D">
        <w:instrText>HYPERLINK \l "fn96-11647" \o "Jump to citation"</w:instrText>
      </w:r>
      <w:r w:rsidR="0033544D">
        <w:fldChar w:fldCharType="separate"/>
      </w:r>
      <w:r w:rsidR="0033544D" w:rsidRPr="00742779">
        <w:rPr>
          <w:rStyle w:val="Hyperlink"/>
          <w:color w:val="auto"/>
          <w:u w:val="none"/>
        </w:rPr>
        <w:t>[96</w:t>
      </w:r>
      <w:r w:rsidR="002F7B17" w:rsidRPr="00742779">
        <w:rPr>
          <w:rStyle w:val="Hyperlink"/>
          <w:color w:val="auto"/>
          <w:u w:val="none"/>
        </w:rPr>
        <w:t>]</w:t>
      </w:r>
      <w:r w:rsidR="0033544D">
        <w:fldChar w:fldCharType="end"/>
      </w:r>
      <w:r w:rsidR="0033544D" w:rsidRPr="00742779">
        <w:t xml:space="preserve"> The conceptual adjustment is that limited liability is not </w:t>
      </w:r>
      <w:r w:rsidR="009F60D1" w:rsidRPr="00742779">
        <w:t>“</w:t>
      </w:r>
      <w:r w:rsidR="0033544D" w:rsidRPr="00742779">
        <w:t>owner shielding</w:t>
      </w:r>
      <w:r w:rsidR="009F60D1" w:rsidRPr="00742779">
        <w:t>”</w:t>
      </w:r>
      <w:r w:rsidR="0033544D" w:rsidRPr="00742779">
        <w:t xml:space="preserve"> in the shareholder sense, because a charitable nonprofit has no residual owners to shield. What it has instead is a governance structure that concentrates control in a board while legally prohibiting the usual owner-style extraction of residual value.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5C1E3D47" w14:textId="77777777" w:rsidR="0033544D" w:rsidRPr="00742779" w:rsidRDefault="00742779" w:rsidP="000E54B1">
      <w:del w:id="2417" w:author="Seth Oranburg" w:date="2026-03-07T09:50:00Z" w16du:dateUtc="2026-03-07T14:50:00Z">
        <w:r w:rsidRPr="00742779">
          <w:rPr>
            <w:rFonts w:ascii="ZWAdobeF" w:hAnsi="ZWAdobeF" w:cs="ZWAdobeF"/>
            <w:sz w:val="2"/>
            <w:szCs w:val="2"/>
          </w:rPr>
          <w:delText>1140B</w:delText>
        </w:r>
        <w:r w:rsidR="0033544D" w:rsidRPr="00742779">
          <w:delText>The</w:delText>
        </w:r>
      </w:del>
      <w:ins w:id="2418" w:author="Seth Oranburg" w:date="2026-03-07T09:50:00Z" w16du:dateUtc="2026-03-07T14:50:00Z">
        <w:r w:rsidR="0033544D" w:rsidRPr="00742779">
          <w:t>The</w:t>
        </w:r>
      </w:ins>
      <w:r w:rsidR="0033544D" w:rsidRPr="00742779">
        <w:t xml:space="preserve"> nondistribution constraint and the asset lock solve the commitment problem. They make it credible that a nonprofit will pursue its stated mission rather than diverting resources to private gain. But that solution </w:t>
      </w:r>
      <w:r w:rsidR="0033544D" w:rsidRPr="00742779">
        <w:lastRenderedPageBreak/>
        <w:t>creates a second problem: if no one owns the residual, who disciplines the people in charge?</w:t>
      </w:r>
    </w:p>
    <w:p w14:paraId="0F21BB2A" w14:textId="77777777" w:rsidR="0033544D" w:rsidRPr="00742779" w:rsidRDefault="00742779" w:rsidP="000E54B1">
      <w:pPr>
        <w:pPrChange w:id="2419" w:author="Seth Oranburg" w:date="2026-03-07T09:50:00Z" w16du:dateUtc="2026-03-07T14:50:00Z">
          <w:pPr>
            <w:pStyle w:val="NormalWeb"/>
          </w:pPr>
        </w:pPrChange>
      </w:pPr>
      <w:del w:id="2420" w:author="Seth Oranburg" w:date="2026-03-07T09:50:00Z" w16du:dateUtc="2026-03-07T14:50:00Z">
        <w:r w:rsidRPr="00742779">
          <w:rPr>
            <w:rFonts w:ascii="ZWAdobeF" w:hAnsi="ZWAdobeF" w:cs="ZWAdobeF"/>
            <w:sz w:val="2"/>
            <w:szCs w:val="2"/>
          </w:rPr>
          <w:delText>1141B</w:delText>
        </w:r>
        <w:r w:rsidR="0033544D" w:rsidRPr="00742779">
          <w:delText>Recall</w:delText>
        </w:r>
      </w:del>
      <w:ins w:id="2421" w:author="Seth Oranburg" w:date="2026-03-07T09:50:00Z" w16du:dateUtc="2026-03-07T14:50:00Z">
        <w:r w:rsidR="0033544D" w:rsidRPr="00742779">
          <w:t>Recall</w:t>
        </w:r>
      </w:ins>
      <w:r w:rsidR="0033544D" w:rsidRPr="00742779">
        <w:t xml:space="preserve"> from Chapter 1 that organizational law addresses four recurring problems: attribution, governance, risk allocation, and asset partitioning. Nonprofit corporations address those problems differently from the for-profit forms examined in earlier chapters, not because the problems disappear, but because the standard disciplining mechanism (residual ownership) is missing by design.</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1C160317" w14:textId="77777777" w:rsidR="0033544D" w:rsidRPr="00742779" w:rsidRDefault="00742779" w:rsidP="000E54B1">
      <w:pPr>
        <w:pPrChange w:id="2422" w:author="Seth Oranburg" w:date="2026-03-07T09:50:00Z" w16du:dateUtc="2026-03-07T14:50:00Z">
          <w:pPr>
            <w:pStyle w:val="NormalWeb"/>
          </w:pPr>
        </w:pPrChange>
      </w:pPr>
      <w:del w:id="2423" w:author="Seth Oranburg" w:date="2026-03-07T09:50:00Z" w16du:dateUtc="2026-03-07T14:50:00Z">
        <w:r w:rsidRPr="00742779">
          <w:rPr>
            <w:rStyle w:val="Strong"/>
            <w:rFonts w:ascii="ZWAdobeF" w:hAnsi="ZWAdobeF" w:cs="ZWAdobeF"/>
            <w:b w:val="0"/>
            <w:sz w:val="2"/>
            <w:szCs w:val="2"/>
          </w:rPr>
          <w:delText>1142B</w:delText>
        </w:r>
        <w:r w:rsidR="0033544D" w:rsidRPr="00742779">
          <w:rPr>
            <w:rStyle w:val="Strong"/>
          </w:rPr>
          <w:delText>Attribution</w:delText>
        </w:r>
      </w:del>
      <w:ins w:id="2424" w:author="Seth Oranburg" w:date="2026-03-07T09:50:00Z" w16du:dateUtc="2026-03-07T14:50:00Z">
        <w:r w:rsidR="0033544D" w:rsidRPr="00742779">
          <w:rPr>
            <w:rStyle w:val="Strong"/>
          </w:rPr>
          <w:t>Attribution</w:t>
        </w:r>
      </w:ins>
      <w:r w:rsidR="0033544D" w:rsidRPr="00742779">
        <w:t xml:space="preserve"> remains structurally familiar. A nonprofit acts through agents, officers, and directors, much like a business corporation. The rules determining who can bind the organization and when the organization bears responsibility for insider conduct track corporate-law principles. But the accountability mechanism differs. In a for-profit corporation, shareholders have both (i) a clear legal role in selecting or removing directors and (ii) a financial stake that makes monitoring rational. In charitable nonprofits, there are no shareholders. The traditional public enforcer is the state attorney general acting in a parens patriae role to protect charitable assets and purposes, but that oversight is necessarily selective and resource-constrained.</w:t>
      </w:r>
      <w:r w:rsidR="0033544D">
        <w:fldChar w:fldCharType="begin"/>
      </w:r>
      <w:r w:rsidR="0033544D">
        <w:instrText>HYPERLINK \l "fn82-11647" \o "Jump to citation"</w:instrText>
      </w:r>
      <w:r w:rsidR="0033544D">
        <w:fldChar w:fldCharType="separate"/>
      </w:r>
      <w:r w:rsidR="0033544D" w:rsidRPr="00742779">
        <w:rPr>
          <w:rStyle w:val="Hyperlink"/>
          <w:color w:val="auto"/>
          <w:u w:val="none"/>
        </w:rPr>
        <w:t>[82</w:t>
      </w:r>
      <w:r w:rsidR="00A73ACB" w:rsidRPr="00742779">
        <w:rPr>
          <w:rStyle w:val="Hyperlink"/>
          <w:color w:val="auto"/>
          <w:u w:val="none"/>
        </w:rPr>
        <w:t>]</w:t>
      </w:r>
      <w:r w:rsidR="0033544D">
        <w:fldChar w:fldCharType="end"/>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attribution rules remain intact, but the monitoring structure weakens.</w:t>
      </w:r>
    </w:p>
    <w:p w14:paraId="1381521D" w14:textId="77777777" w:rsidR="0033544D" w:rsidRPr="00742779" w:rsidRDefault="00742779" w:rsidP="000E54B1">
      <w:pPr>
        <w:pPrChange w:id="2425" w:author="Seth Oranburg" w:date="2026-03-07T09:50:00Z" w16du:dateUtc="2026-03-07T14:50:00Z">
          <w:pPr>
            <w:pStyle w:val="NormalWeb"/>
          </w:pPr>
        </w:pPrChange>
      </w:pPr>
      <w:del w:id="2426" w:author="Seth Oranburg" w:date="2026-03-07T09:50:00Z" w16du:dateUtc="2026-03-07T14:50:00Z">
        <w:r w:rsidRPr="00742779">
          <w:rPr>
            <w:rStyle w:val="Strong"/>
            <w:rFonts w:ascii="ZWAdobeF" w:hAnsi="ZWAdobeF" w:cs="ZWAdobeF"/>
            <w:b w:val="0"/>
            <w:sz w:val="2"/>
            <w:szCs w:val="2"/>
          </w:rPr>
          <w:delText>1143B</w:delText>
        </w:r>
        <w:r w:rsidR="0033544D" w:rsidRPr="00742779">
          <w:rPr>
            <w:rStyle w:val="Strong"/>
          </w:rPr>
          <w:delText>Governance</w:delText>
        </w:r>
      </w:del>
      <w:ins w:id="2427" w:author="Seth Oranburg" w:date="2026-03-07T09:50:00Z" w16du:dateUtc="2026-03-07T14:50:00Z">
        <w:r w:rsidR="0033544D" w:rsidRPr="00742779">
          <w:rPr>
            <w:rStyle w:val="Strong"/>
          </w:rPr>
          <w:t>Governance</w:t>
        </w:r>
      </w:ins>
      <w:r w:rsidR="0033544D" w:rsidRPr="00742779">
        <w:t xml:space="preserve"> operates without the usual market disciplines. Corporate law assumes a baseline story of governance accountability. Shareholders elect directors, directors appoint officers, and persistent underperformance can trigger litigation, replacement, or takeover pressure. Nonprofit governance often lacks those mechanisms. Many nonprofits have no voting members; in that common structure, directors are replaced through the bylaws and board action, making the board effectively self-perpetuating.</w:t>
      </w:r>
      <w:r w:rsidR="0033544D">
        <w:fldChar w:fldCharType="begin"/>
      </w:r>
      <w:r w:rsidR="0033544D">
        <w:instrText>HYPERLINK \l "fn125-11647" \o "Jump to citation"</w:instrText>
      </w:r>
      <w:r w:rsidR="0033544D">
        <w:fldChar w:fldCharType="separate"/>
      </w:r>
      <w:r w:rsidR="0033544D" w:rsidRPr="00742779">
        <w:rPr>
          <w:rStyle w:val="Hyperlink"/>
          <w:color w:val="auto"/>
          <w:u w:val="none"/>
        </w:rPr>
        <w:t>[125</w:t>
      </w:r>
      <w:r w:rsidR="00FA601A" w:rsidRPr="00742779">
        <w:rPr>
          <w:rStyle w:val="Hyperlink"/>
          <w:color w:val="auto"/>
          <w:u w:val="none"/>
        </w:rPr>
        <w:t>]</w:t>
      </w:r>
      <w:r w:rsidR="0033544D" w:rsidRPr="00742779">
        <w:rPr>
          <w:rStyle w:val="citekey"/>
          <w:vanish/>
        </w:rPr>
        <w:t>-04</w:t>
      </w:r>
      <w:r w:rsidR="0033544D">
        <w:fldChar w:fldCharType="end"/>
      </w:r>
      <w:r w:rsidR="0033544D" w:rsidRPr="00742779">
        <w:t xml:space="preserve"> Even when a nonprofit has members, members typically do not hold residual profit rights. Member participation is often thin compared to shareholder participation in a contested corporate setting. The result is a familiar tradeoff. Insulating the enterprise from profit pressure can protect mission, but it also concentrates discretion in directors who are harder to dislodge.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p>
    <w:p w14:paraId="6337E452" w14:textId="77777777" w:rsidR="0033544D" w:rsidRPr="00742779" w:rsidRDefault="00742779" w:rsidP="000E54B1">
      <w:pPr>
        <w:pPrChange w:id="2428" w:author="Seth Oranburg" w:date="2026-03-07T09:50:00Z" w16du:dateUtc="2026-03-07T14:50:00Z">
          <w:pPr>
            <w:pStyle w:val="NormalWeb"/>
          </w:pPr>
        </w:pPrChange>
      </w:pPr>
      <w:del w:id="2429" w:author="Seth Oranburg" w:date="2026-03-07T09:50:00Z" w16du:dateUtc="2026-03-07T14:50:00Z">
        <w:r w:rsidRPr="00742779">
          <w:rPr>
            <w:rStyle w:val="Strong"/>
            <w:rFonts w:ascii="ZWAdobeF" w:hAnsi="ZWAdobeF" w:cs="ZWAdobeF"/>
            <w:b w:val="0"/>
            <w:sz w:val="2"/>
            <w:szCs w:val="2"/>
          </w:rPr>
          <w:delText>1144B</w:delText>
        </w:r>
        <w:r w:rsidR="0033544D" w:rsidRPr="00742779">
          <w:rPr>
            <w:rStyle w:val="Strong"/>
          </w:rPr>
          <w:delText>Risk</w:delText>
        </w:r>
      </w:del>
      <w:ins w:id="2430" w:author="Seth Oranburg" w:date="2026-03-07T09:50:00Z" w16du:dateUtc="2026-03-07T14:50:00Z">
        <w:r w:rsidR="0033544D" w:rsidRPr="00742779">
          <w:rPr>
            <w:rStyle w:val="Strong"/>
          </w:rPr>
          <w:t>Risk</w:t>
        </w:r>
      </w:ins>
      <w:r w:rsidR="0033544D" w:rsidRPr="00742779">
        <w:rPr>
          <w:rStyle w:val="Strong"/>
        </w:rPr>
        <w:t xml:space="preserve"> allocation</w:t>
      </w:r>
      <w:r w:rsidR="0033544D" w:rsidRPr="00742779">
        <w:t xml:space="preserve"> changes when residual risk is not allocated to financial claimants. Nonprofits generally provide limited liability for directors, officers, and members, just as corporations do. This encourages participation and experimentation. The risk-allocation story, however, changes. In a for-profit firm, shareholders bear residual downside, which gives them a reason to demand information and constrain agency costs. In a nonprofit, the downside is typically borne by diffuse constituencies: beneficiaries who lose services, </w:t>
      </w:r>
      <w:r w:rsidR="0033544D" w:rsidRPr="00742779">
        <w:lastRenderedPageBreak/>
        <w:t>donors who feel misled, employees whose jobs disappear, and creditors who may take losses if assets are inadequate. These groups often have weaker legal tools and less coordinated incentives to monitor ex ante.</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r w:rsidR="0033544D" w:rsidRPr="00742779">
        <w:t xml:space="preserve"> The liability shield remains, but the discipline that residual risk-bearing provides in for-profit firms does not translate to the nonprofit setting.</w:t>
      </w:r>
      <w:r w:rsidR="0033544D">
        <w:fldChar w:fldCharType="begin"/>
      </w:r>
      <w:r w:rsidR="0033544D">
        <w:instrText>HYPERLINK \l "fn94-11647" \o "Jump to citation"</w:instrText>
      </w:r>
      <w:r w:rsidR="0033544D">
        <w:fldChar w:fldCharType="separate"/>
      </w:r>
      <w:r w:rsidR="0033544D" w:rsidRPr="00742779">
        <w:rPr>
          <w:rStyle w:val="Hyperlink"/>
          <w:color w:val="auto"/>
          <w:u w:val="none"/>
        </w:rPr>
        <w:t>[94</w:t>
      </w:r>
      <w:r w:rsidR="00FA601A" w:rsidRPr="00742779">
        <w:rPr>
          <w:rStyle w:val="Hyperlink"/>
          <w:color w:val="auto"/>
          <w:u w:val="none"/>
        </w:rPr>
        <w:t>]</w:t>
      </w:r>
      <w:r w:rsidR="0033544D">
        <w:fldChar w:fldCharType="end"/>
      </w:r>
    </w:p>
    <w:p w14:paraId="723F0A0F" w14:textId="77777777" w:rsidR="0033544D" w:rsidRPr="00742779" w:rsidRDefault="00742779" w:rsidP="000E54B1">
      <w:pPr>
        <w:pPrChange w:id="2431" w:author="Seth Oranburg" w:date="2026-03-07T09:50:00Z" w16du:dateUtc="2026-03-07T14:50:00Z">
          <w:pPr>
            <w:pStyle w:val="NormalWeb"/>
          </w:pPr>
        </w:pPrChange>
      </w:pPr>
      <w:del w:id="2432" w:author="Seth Oranburg" w:date="2026-03-07T09:50:00Z" w16du:dateUtc="2026-03-07T14:50:00Z">
        <w:r w:rsidRPr="00742779">
          <w:rPr>
            <w:rStyle w:val="Strong"/>
            <w:rFonts w:ascii="ZWAdobeF" w:hAnsi="ZWAdobeF" w:cs="ZWAdobeF"/>
            <w:b w:val="0"/>
            <w:sz w:val="2"/>
            <w:szCs w:val="2"/>
          </w:rPr>
          <w:delText>1145B</w:delText>
        </w:r>
        <w:r w:rsidR="0033544D" w:rsidRPr="00742779">
          <w:rPr>
            <w:rStyle w:val="Strong"/>
          </w:rPr>
          <w:delText>Asset</w:delText>
        </w:r>
      </w:del>
      <w:ins w:id="2433" w:author="Seth Oranburg" w:date="2026-03-07T09:50:00Z" w16du:dateUtc="2026-03-07T14:50:00Z">
        <w:r w:rsidR="0033544D" w:rsidRPr="00742779">
          <w:rPr>
            <w:rStyle w:val="Strong"/>
          </w:rPr>
          <w:t>Asset</w:t>
        </w:r>
      </w:ins>
      <w:r w:rsidR="0033544D" w:rsidRPr="00742779">
        <w:rPr>
          <w:rStyle w:val="Strong"/>
        </w:rPr>
        <w:t xml:space="preserve"> partitioning</w:t>
      </w:r>
      <w:r w:rsidR="0033544D" w:rsidRPr="00742779">
        <w:t xml:space="preserve"> includes a mission lock. Like other entities, nonprofits create entity shielding through asset partitioning. Organizational creditors have priority against organizational assets, and insiders</w:t>
      </w:r>
      <w:r w:rsidR="009F60D1" w:rsidRPr="00742779">
        <w:t>’</w:t>
      </w:r>
      <w:r w:rsidR="0033544D" w:rsidRPr="00742779">
        <w:t xml:space="preserve"> personal creditors generally cannot reach those assets. But charitable nonprofits add a second, distinctive layer: an asset lock tied to mission. Surplus cannot be distributed as dividends, and federal tax law reinforces that commitment by conditioning section 501(c)(3) status on the rule that net earnings may not inure to private individuals.</w:t>
      </w:r>
      <w:r w:rsidR="0033544D">
        <w:fldChar w:fldCharType="begin"/>
      </w:r>
      <w:r w:rsidR="0033544D">
        <w:instrText>HYPERLINK \l "fn87-11647" \o "Jump to citation"</w:instrText>
      </w:r>
      <w:r w:rsidR="0033544D">
        <w:fldChar w:fldCharType="separate"/>
      </w:r>
      <w:r w:rsidR="0033544D" w:rsidRPr="00742779">
        <w:rPr>
          <w:rStyle w:val="Hyperlink"/>
          <w:color w:val="auto"/>
          <w:u w:val="none"/>
        </w:rPr>
        <w:t>[87</w:t>
      </w:r>
      <w:r w:rsidR="00850144" w:rsidRPr="00742779">
        <w:rPr>
          <w:rStyle w:val="Hyperlink"/>
          <w:color w:val="auto"/>
          <w:u w:val="none"/>
        </w:rPr>
        <w:t>]</w:t>
      </w:r>
      <w:r w:rsidR="0033544D">
        <w:fldChar w:fldCharType="end"/>
      </w:r>
      <w:r w:rsidR="0033544D">
        <w:fldChar w:fldCharType="begin"/>
      </w:r>
      <w:r w:rsidR="0033544D">
        <w:instrText>HYPERLINK \l "fn126-11647" \o "Jump to citation"</w:instrText>
      </w:r>
      <w:r w:rsidR="0033544D">
        <w:fldChar w:fldCharType="separate"/>
      </w:r>
      <w:r w:rsidR="0033544D" w:rsidRPr="00742779">
        <w:rPr>
          <w:rStyle w:val="Hyperlink"/>
          <w:color w:val="auto"/>
          <w:u w:val="none"/>
        </w:rPr>
        <w:t>[126</w:t>
      </w:r>
      <w:r w:rsidR="00B258E5" w:rsidRPr="00742779">
        <w:rPr>
          <w:rStyle w:val="Hyperlink"/>
          <w:color w:val="auto"/>
          <w:u w:val="none"/>
        </w:rPr>
        <w:t>]</w:t>
      </w:r>
      <w:r w:rsidR="0033544D" w:rsidRPr="00742779">
        <w:rPr>
          <w:rStyle w:val="citekey"/>
          <w:vanish/>
        </w:rPr>
        <w:t>-31-1406</w:t>
      </w:r>
      <w:r w:rsidR="0033544D">
        <w:fldChar w:fldCharType="end"/>
      </w:r>
      <w:r w:rsidR="0033544D" w:rsidRPr="00742779">
        <w:t xml:space="preserve"> The IRS</w:t>
      </w:r>
      <w:r w:rsidR="009F60D1" w:rsidRPr="00742779">
        <w:t>’</w:t>
      </w:r>
      <w:r w:rsidR="0033544D" w:rsidRPr="00742779">
        <w:t>s exemption guidance operationalizes this by expecting organizing documents to include a dissolution clause directing remaining assets to another section 501(c)(3) organization or to government for public purposes.</w:t>
      </w:r>
      <w:r w:rsidR="0033544D">
        <w:fldChar w:fldCharType="begin"/>
      </w:r>
      <w:r w:rsidR="0033544D">
        <w:instrText>HYPERLINK \l "fn90-11647" \o "Jump to citation"</w:instrText>
      </w:r>
      <w:r w:rsidR="0033544D">
        <w:fldChar w:fldCharType="separate"/>
      </w:r>
      <w:r w:rsidR="0033544D" w:rsidRPr="00742779">
        <w:rPr>
          <w:rStyle w:val="Hyperlink"/>
          <w:color w:val="auto"/>
          <w:u w:val="none"/>
        </w:rPr>
        <w:t>[90</w:t>
      </w:r>
      <w:r w:rsidR="00FA601A" w:rsidRPr="00742779">
        <w:rPr>
          <w:rStyle w:val="Hyperlink"/>
          <w:color w:val="auto"/>
          <w:u w:val="none"/>
        </w:rPr>
        <w:t>]</w:t>
      </w:r>
      <w:r w:rsidR="0033544D">
        <w:fldChar w:fldCharType="end"/>
      </w:r>
      <w:r w:rsidR="0033544D" w:rsidRPr="00742779">
        <w:t xml:space="preserve"> This mission lock strengthens the credibility of a charitable commitment, but it also limits the role that owner-like constituencies can play in governance. There is no lawful owner payout to fight over, and therefore no natural constituency whose economic interests align with monitoring management performance.</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On dissolution, assets are typically required to remain dedicated to charitable or public purposes rather than reverting to insiders as a private windfall.</w:t>
      </w:r>
    </w:p>
    <w:p w14:paraId="7771CD58" w14:textId="77777777" w:rsidR="0033544D" w:rsidRPr="00742779" w:rsidRDefault="0033544D" w:rsidP="000E54B1">
      <w:pPr>
        <w:pStyle w:val="Heading2"/>
        <w:rPr>
          <w:rFonts w:eastAsia="Times New Roman"/>
        </w:rPr>
      </w:pPr>
      <w:r w:rsidRPr="00742779">
        <w:rPr>
          <w:rFonts w:eastAsia="Times New Roman"/>
        </w:rPr>
        <w:t>OpenAI: Nonprofit Governance Without Owners</w:t>
      </w:r>
    </w:p>
    <w:p w14:paraId="63DF9863" w14:textId="77777777" w:rsidR="0033544D" w:rsidRPr="00742779" w:rsidRDefault="00742779" w:rsidP="000E54B1">
      <w:pPr>
        <w:pPrChange w:id="2434" w:author="Seth Oranburg" w:date="2026-03-07T09:50:00Z" w16du:dateUtc="2026-03-07T14:50:00Z">
          <w:pPr>
            <w:pStyle w:val="NormalWeb"/>
          </w:pPr>
        </w:pPrChange>
      </w:pPr>
      <w:del w:id="2435" w:author="Seth Oranburg" w:date="2026-03-07T09:50:00Z" w16du:dateUtc="2026-03-07T14:50:00Z">
        <w:r w:rsidRPr="00742779">
          <w:rPr>
            <w:rFonts w:ascii="ZWAdobeF" w:hAnsi="ZWAdobeF" w:cs="ZWAdobeF"/>
            <w:sz w:val="2"/>
            <w:szCs w:val="2"/>
          </w:rPr>
          <w:delText>1146B</w:delText>
        </w:r>
        <w:r w:rsidR="0033544D" w:rsidRPr="00742779">
          <w:delText>On</w:delText>
        </w:r>
      </w:del>
      <w:ins w:id="2436" w:author="Seth Oranburg" w:date="2026-03-07T09:50:00Z" w16du:dateUtc="2026-03-07T14:50:00Z">
        <w:r w:rsidR="0033544D" w:rsidRPr="00742779">
          <w:t>On</w:t>
        </w:r>
      </w:ins>
      <w:r w:rsidR="0033544D" w:rsidRPr="00742779">
        <w:t xml:space="preserve"> November 17, 2023, OpenAI</w:t>
      </w:r>
      <w:r w:rsidR="009F60D1" w:rsidRPr="00742779">
        <w:t>’</w:t>
      </w:r>
      <w:r w:rsidR="0033544D" w:rsidRPr="00742779">
        <w:t xml:space="preserve">s board removed Sam Altman as chief executive officer, stating that it </w:t>
      </w:r>
      <w:r w:rsidR="009F60D1" w:rsidRPr="00742779">
        <w:t>“</w:t>
      </w:r>
      <w:r w:rsidR="0033544D" w:rsidRPr="00742779">
        <w:t>no longer has confidence in his ability to continue leading OpenAI.</w:t>
      </w:r>
      <w:r w:rsidR="009F60D1" w:rsidRPr="00742779">
        <w:t>”</w:t>
      </w:r>
      <w:r w:rsidR="0033544D">
        <w:fldChar w:fldCharType="begin"/>
      </w:r>
      <w:r w:rsidR="0033544D">
        <w:instrText>HYPERLINK \l "fn127-11647" \o "Jump to citation"</w:instrText>
      </w:r>
      <w:r w:rsidR="0033544D">
        <w:fldChar w:fldCharType="separate"/>
      </w:r>
      <w:r w:rsidR="0033544D" w:rsidRPr="00742779">
        <w:rPr>
          <w:rStyle w:val="Hyperlink"/>
          <w:color w:val="auto"/>
          <w:u w:val="none"/>
        </w:rPr>
        <w:t>[127</w:t>
      </w:r>
      <w:r w:rsidR="00B258E5" w:rsidRPr="00742779">
        <w:rPr>
          <w:rStyle w:val="Hyperlink"/>
          <w:color w:val="auto"/>
          <w:u w:val="none"/>
        </w:rPr>
        <w:t>]</w:t>
      </w:r>
      <w:r w:rsidR="0033544D">
        <w:fldChar w:fldCharType="end"/>
      </w:r>
      <w:r w:rsidR="0033544D">
        <w:fldChar w:fldCharType="begin"/>
      </w:r>
      <w:r w:rsidR="0033544D">
        <w:instrText>HYPERLINK \l "fn128-11647" \o "Jump to citation"</w:instrText>
      </w:r>
      <w:r w:rsidR="0033544D">
        <w:fldChar w:fldCharType="separate"/>
      </w:r>
      <w:r w:rsidR="0033544D" w:rsidRPr="00742779">
        <w:rPr>
          <w:rStyle w:val="Hyperlink"/>
          <w:color w:val="auto"/>
          <w:u w:val="none"/>
        </w:rPr>
        <w:t>[128</w:t>
      </w:r>
      <w:r w:rsidR="00FA601A" w:rsidRPr="00742779">
        <w:rPr>
          <w:rStyle w:val="Hyperlink"/>
          <w:color w:val="auto"/>
          <w:u w:val="none"/>
        </w:rPr>
        <w:t>]</w:t>
      </w:r>
      <w:r w:rsidR="0033544D">
        <w:fldChar w:fldCharType="end"/>
      </w:r>
      <w:r w:rsidR="0033544D" w:rsidRPr="00742779">
        <w:t xml:space="preserve"> OpenAI had become a central supplier in the commercial race to build and deploy advanced AI systems, and secondary-share discussions reportedly valued the organization at roughly $80 billion.</w:t>
      </w:r>
      <w:r w:rsidR="0033544D">
        <w:fldChar w:fldCharType="begin"/>
      </w:r>
      <w:r w:rsidR="0033544D">
        <w:instrText>HYPERLINK \l "fn129-11647" \o "Jump to citation"</w:instrText>
      </w:r>
      <w:r w:rsidR="0033544D">
        <w:fldChar w:fldCharType="separate"/>
      </w:r>
      <w:r w:rsidR="0033544D" w:rsidRPr="00742779">
        <w:rPr>
          <w:rStyle w:val="Hyperlink"/>
          <w:color w:val="auto"/>
          <w:u w:val="none"/>
        </w:rPr>
        <w:t>[129</w:t>
      </w:r>
      <w:r w:rsidR="00B258E5" w:rsidRPr="00742779">
        <w:rPr>
          <w:rStyle w:val="Hyperlink"/>
          <w:color w:val="auto"/>
          <w:u w:val="none"/>
        </w:rPr>
        <w:t>]</w:t>
      </w:r>
      <w:r w:rsidR="0033544D">
        <w:fldChar w:fldCharType="end"/>
      </w:r>
      <w:r w:rsidR="0033544D" w:rsidRPr="00742779">
        <w:t xml:space="preserve"> Microsoft served as its key strategic backer and had invested billions in the enterprise.</w:t>
      </w:r>
      <w:r w:rsidR="0033544D">
        <w:fldChar w:fldCharType="begin"/>
      </w:r>
      <w:r w:rsidR="0033544D">
        <w:instrText>HYPERLINK \l "fn130-11647" \o "Jump to citation"</w:instrText>
      </w:r>
      <w:r w:rsidR="0033544D">
        <w:fldChar w:fldCharType="separate"/>
      </w:r>
      <w:r w:rsidR="0033544D" w:rsidRPr="00742779">
        <w:rPr>
          <w:rStyle w:val="Hyperlink"/>
          <w:color w:val="auto"/>
          <w:u w:val="none"/>
        </w:rPr>
        <w:t>[130</w:t>
      </w:r>
      <w:r w:rsidR="00B258E5" w:rsidRPr="00742779">
        <w:rPr>
          <w:rStyle w:val="Hyperlink"/>
          <w:color w:val="auto"/>
          <w:u w:val="none"/>
        </w:rPr>
        <w:t>]</w:t>
      </w:r>
      <w:r w:rsidR="0033544D">
        <w:fldChar w:fldCharType="end"/>
      </w:r>
      <w:r w:rsidR="0033544D" w:rsidRPr="00742779">
        <w:t xml:space="preserve"> The announcement landed as a governance shock. By that point, ChatGPT had become one of the fastest-adopted consumer software products on record, reaching 100 million users within two months of launch.</w:t>
      </w:r>
      <w:r w:rsidR="0033544D">
        <w:fldChar w:fldCharType="begin"/>
      </w:r>
      <w:r w:rsidR="0033544D">
        <w:instrText>HYPERLINK \l "fn131-11647" \o "Jump to citation"</w:instrText>
      </w:r>
      <w:r w:rsidR="0033544D">
        <w:fldChar w:fldCharType="separate"/>
      </w:r>
      <w:r w:rsidR="0033544D" w:rsidRPr="00742779">
        <w:rPr>
          <w:rStyle w:val="Hyperlink"/>
          <w:color w:val="auto"/>
          <w:u w:val="none"/>
        </w:rPr>
        <w:t>[131</w:t>
      </w:r>
      <w:r w:rsidR="00F506C8" w:rsidRPr="00742779">
        <w:rPr>
          <w:rStyle w:val="Hyperlink"/>
          <w:color w:val="auto"/>
          <w:u w:val="none"/>
        </w:rPr>
        <w:t>]</w:t>
      </w:r>
      <w:r w:rsidR="0033544D">
        <w:fldChar w:fldCharType="end"/>
      </w:r>
    </w:p>
    <w:p w14:paraId="13E5EBB4" w14:textId="77777777" w:rsidR="0033544D" w:rsidRPr="00742779" w:rsidRDefault="00742779" w:rsidP="000E54B1">
      <w:pPr>
        <w:pPrChange w:id="2437" w:author="Seth Oranburg" w:date="2026-03-07T09:50:00Z" w16du:dateUtc="2026-03-07T14:50:00Z">
          <w:pPr>
            <w:pStyle w:val="NormalWeb"/>
          </w:pPr>
        </w:pPrChange>
      </w:pPr>
      <w:del w:id="2438" w:author="Seth Oranburg" w:date="2026-03-07T09:50:00Z" w16du:dateUtc="2026-03-07T14:50:00Z">
        <w:r w:rsidRPr="00742779">
          <w:rPr>
            <w:rFonts w:ascii="ZWAdobeF" w:hAnsi="ZWAdobeF" w:cs="ZWAdobeF"/>
            <w:sz w:val="2"/>
            <w:szCs w:val="2"/>
          </w:rPr>
          <w:delText>1147B</w:delText>
        </w:r>
        <w:r w:rsidR="0033544D" w:rsidRPr="00742779">
          <w:delText>What</w:delText>
        </w:r>
      </w:del>
      <w:ins w:id="2439" w:author="Seth Oranburg" w:date="2026-03-07T09:50:00Z" w16du:dateUtc="2026-03-07T14:50:00Z">
        <w:r w:rsidR="0033544D" w:rsidRPr="00742779">
          <w:t>What</w:t>
        </w:r>
      </w:ins>
      <w:r w:rsidR="0033544D" w:rsidRPr="00742779">
        <w:t xml:space="preserve"> followed was rapid escalation from boardroom decision to institutional crisis. Nearly all of OpenAI</w:t>
      </w:r>
      <w:r w:rsidR="009F60D1" w:rsidRPr="00742779">
        <w:t>’</w:t>
      </w:r>
      <w:r w:rsidR="0033544D" w:rsidRPr="00742779">
        <w:t xml:space="preserve">s employees signed a letter indicating </w:t>
      </w:r>
      <w:r w:rsidR="0033544D" w:rsidRPr="00742779">
        <w:lastRenderedPageBreak/>
        <w:t>they would resign unless Altman was reinstated.</w:t>
      </w:r>
      <w:r w:rsidR="0033544D">
        <w:fldChar w:fldCharType="begin"/>
      </w:r>
      <w:r w:rsidR="0033544D">
        <w:instrText>HYPERLINK \l "fn130-11647" \o "Jump to citation"</w:instrText>
      </w:r>
      <w:r w:rsidR="0033544D">
        <w:fldChar w:fldCharType="separate"/>
      </w:r>
      <w:r w:rsidR="0033544D" w:rsidRPr="00742779">
        <w:rPr>
          <w:rStyle w:val="Hyperlink"/>
          <w:color w:val="auto"/>
          <w:u w:val="none"/>
        </w:rPr>
        <w:t>[130</w:t>
      </w:r>
      <w:r w:rsidR="00B258E5" w:rsidRPr="00742779">
        <w:rPr>
          <w:rStyle w:val="Hyperlink"/>
          <w:color w:val="auto"/>
          <w:u w:val="none"/>
        </w:rPr>
        <w:t>]</w:t>
      </w:r>
      <w:r w:rsidR="0033544D">
        <w:fldChar w:fldCharType="end"/>
      </w:r>
      <w:r w:rsidR="0033544D" w:rsidRPr="00742779">
        <w:t xml:space="preserve"> Microsoft publicly supported Altman and briefly announced it would hire him (along with co-founder Greg Brockman) to lead a new internal AI team.</w:t>
      </w:r>
      <w:r w:rsidR="0033544D">
        <w:fldChar w:fldCharType="begin"/>
      </w:r>
      <w:r w:rsidR="0033544D">
        <w:instrText>HYPERLINK \l "fn130-11647" \o "Jump to citation"</w:instrText>
      </w:r>
      <w:r w:rsidR="0033544D">
        <w:fldChar w:fldCharType="separate"/>
      </w:r>
      <w:r w:rsidR="0033544D" w:rsidRPr="00742779">
        <w:rPr>
          <w:rStyle w:val="Hyperlink"/>
          <w:color w:val="auto"/>
          <w:u w:val="none"/>
        </w:rPr>
        <w:t>[130</w:t>
      </w:r>
      <w:r w:rsidR="00B258E5" w:rsidRPr="00742779">
        <w:rPr>
          <w:rStyle w:val="Hyperlink"/>
          <w:color w:val="auto"/>
          <w:u w:val="none"/>
        </w:rPr>
        <w:t>]</w:t>
      </w:r>
      <w:r w:rsidR="0033544D">
        <w:fldChar w:fldCharType="end"/>
      </w:r>
      <w:r w:rsidR="0033544D" w:rsidRPr="00742779">
        <w:t xml:space="preserve"> The prospect arose that OpenAI</w:t>
      </w:r>
      <w:r w:rsidR="009F60D1" w:rsidRPr="00742779">
        <w:t>’</w:t>
      </w:r>
      <w:r w:rsidR="0033544D" w:rsidRPr="00742779">
        <w:t>s most important people and resources would migrate to its largest partner.</w:t>
      </w:r>
      <w:r w:rsidR="0033544D">
        <w:fldChar w:fldCharType="begin"/>
      </w:r>
      <w:r w:rsidR="0033544D">
        <w:instrText>HYPERLINK \l "fn130-11647" \o "Jump to citation"</w:instrText>
      </w:r>
      <w:r w:rsidR="0033544D">
        <w:fldChar w:fldCharType="separate"/>
      </w:r>
      <w:r w:rsidR="0033544D" w:rsidRPr="00742779">
        <w:rPr>
          <w:rStyle w:val="Hyperlink"/>
          <w:color w:val="auto"/>
          <w:u w:val="none"/>
        </w:rPr>
        <w:t>[130</w:t>
      </w:r>
      <w:r w:rsidR="00B258E5" w:rsidRPr="00742779">
        <w:rPr>
          <w:rStyle w:val="Hyperlink"/>
          <w:color w:val="auto"/>
          <w:u w:val="none"/>
        </w:rPr>
        <w:t>]</w:t>
      </w:r>
      <w:r w:rsidR="0033544D">
        <w:fldChar w:fldCharType="end"/>
      </w:r>
      <w:r w:rsidR="0033544D" w:rsidRPr="00742779">
        <w:t xml:space="preserve"> Within days, Altman returned as CEO under a reconstituted board.</w:t>
      </w:r>
      <w:r w:rsidR="0033544D">
        <w:fldChar w:fldCharType="begin"/>
      </w:r>
      <w:r w:rsidR="0033544D">
        <w:instrText>HYPERLINK \l "fn130-11647" \o "Jump to citation"</w:instrText>
      </w:r>
      <w:r w:rsidR="0033544D">
        <w:fldChar w:fldCharType="separate"/>
      </w:r>
      <w:r w:rsidR="0033544D" w:rsidRPr="00742779">
        <w:rPr>
          <w:rStyle w:val="Hyperlink"/>
          <w:color w:val="auto"/>
          <w:u w:val="none"/>
        </w:rPr>
        <w:t>[130</w:t>
      </w:r>
      <w:r w:rsidR="00B258E5" w:rsidRPr="00742779">
        <w:rPr>
          <w:rStyle w:val="Hyperlink"/>
          <w:color w:val="auto"/>
          <w:u w:val="none"/>
        </w:rPr>
        <w:t>]</w:t>
      </w:r>
      <w:r w:rsidR="0033544D">
        <w:fldChar w:fldCharType="end"/>
      </w:r>
    </w:p>
    <w:p w14:paraId="769014C8" w14:textId="77777777" w:rsidR="0033544D" w:rsidRPr="00742779" w:rsidRDefault="00742779" w:rsidP="000E54B1">
      <w:pPr>
        <w:pPrChange w:id="2440" w:author="Seth Oranburg" w:date="2026-03-07T09:50:00Z" w16du:dateUtc="2026-03-07T14:50:00Z">
          <w:pPr>
            <w:pStyle w:val="NormalWeb"/>
          </w:pPr>
        </w:pPrChange>
      </w:pPr>
      <w:del w:id="2441" w:author="Seth Oranburg" w:date="2026-03-07T09:50:00Z" w16du:dateUtc="2026-03-07T14:50:00Z">
        <w:r w:rsidRPr="00742779">
          <w:rPr>
            <w:rFonts w:ascii="ZWAdobeF" w:hAnsi="ZWAdobeF" w:cs="ZWAdobeF"/>
            <w:sz w:val="2"/>
            <w:szCs w:val="2"/>
          </w:rPr>
          <w:delText>1148B</w:delText>
        </w:r>
        <w:r w:rsidR="0033544D" w:rsidRPr="00742779">
          <w:delText>OpenAI</w:delText>
        </w:r>
        <w:r w:rsidR="009F60D1" w:rsidRPr="00742779">
          <w:delText>’</w:delText>
        </w:r>
        <w:r w:rsidR="0033544D" w:rsidRPr="00742779">
          <w:delText>s</w:delText>
        </w:r>
      </w:del>
      <w:ins w:id="2442" w:author="Seth Oranburg" w:date="2026-03-07T09:50:00Z" w16du:dateUtc="2026-03-07T14:50:00Z">
        <w:r w:rsidR="0033544D" w:rsidRPr="00742779">
          <w:t>OpenAI</w:t>
        </w:r>
        <w:r w:rsidR="009F60D1" w:rsidRPr="00742779">
          <w:t>’</w:t>
        </w:r>
        <w:r w:rsidR="0033544D" w:rsidRPr="00742779">
          <w:t>s</w:t>
        </w:r>
      </w:ins>
      <w:r w:rsidR="0033544D" w:rsidRPr="00742779">
        <w:t xml:space="preserve"> governance was not standard Silicon Valley structure. OpenAI began in 2015 as a nonprofit corporation. Its public charter framed the organization</w:t>
      </w:r>
      <w:r w:rsidR="009F60D1" w:rsidRPr="00742779">
        <w:t>’</w:t>
      </w:r>
      <w:r w:rsidR="0033544D" w:rsidRPr="00742779">
        <w:t>s obligations in mission terms rather than investor-return terms, stating that its primary fiduciary duty was to humanity and to the safe and broad distribution of AI</w:t>
      </w:r>
      <w:r w:rsidR="009F60D1" w:rsidRPr="00742779">
        <w:t>’</w:t>
      </w:r>
      <w:r w:rsidR="0033544D" w:rsidRPr="00742779">
        <w:t>s benefits.</w:t>
      </w:r>
      <w:r w:rsidR="0033544D">
        <w:fldChar w:fldCharType="begin"/>
      </w:r>
      <w:r w:rsidR="0033544D">
        <w:instrText>HYPERLINK \l "fn132-11647" \o "Jump to citation"</w:instrText>
      </w:r>
      <w:r w:rsidR="0033544D">
        <w:fldChar w:fldCharType="separate"/>
      </w:r>
      <w:r w:rsidR="0033544D" w:rsidRPr="00742779">
        <w:rPr>
          <w:rStyle w:val="Hyperlink"/>
          <w:color w:val="auto"/>
          <w:u w:val="none"/>
        </w:rPr>
        <w:t>[132</w:t>
      </w:r>
      <w:r w:rsidR="00EE2871" w:rsidRPr="00742779">
        <w:rPr>
          <w:rStyle w:val="Hyperlink"/>
          <w:color w:val="auto"/>
          <w:u w:val="none"/>
        </w:rPr>
        <w:t>]</w:t>
      </w:r>
      <w:r w:rsidR="0033544D">
        <w:fldChar w:fldCharType="end"/>
      </w:r>
      <w:r w:rsidR="0033544D" w:rsidRPr="00742779">
        <w:t xml:space="preserve"> But by 2019, competing at the frontier required capital on a scale that ordinary nonprofits rarely attract. OpenAI responded with a hybrid structure: a nonprofit parent controlling a capped-profit subsidiary, designed to accept investment while limiting investor upside and routing residual value back to the mission.</w:t>
      </w:r>
      <w:r w:rsidR="0033544D">
        <w:fldChar w:fldCharType="begin"/>
      </w:r>
      <w:r w:rsidR="0033544D">
        <w:instrText>HYPERLINK \l "fn133-11647" \o "Jump to citation"</w:instrText>
      </w:r>
      <w:r w:rsidR="0033544D">
        <w:fldChar w:fldCharType="separate"/>
      </w:r>
      <w:r w:rsidR="0033544D" w:rsidRPr="00742779">
        <w:rPr>
          <w:rStyle w:val="Hyperlink"/>
          <w:color w:val="auto"/>
          <w:u w:val="none"/>
        </w:rPr>
        <w:t>[133</w:t>
      </w:r>
      <w:r w:rsidR="00FA601A" w:rsidRPr="00742779">
        <w:rPr>
          <w:rStyle w:val="Hyperlink"/>
          <w:color w:val="auto"/>
          <w:u w:val="none"/>
        </w:rPr>
        <w:t>]</w:t>
      </w:r>
      <w:r w:rsidR="0033544D">
        <w:fldChar w:fldCharType="end"/>
      </w:r>
    </w:p>
    <w:p w14:paraId="107A25EF" w14:textId="77777777" w:rsidR="0033544D" w:rsidRPr="00742779" w:rsidRDefault="00742779" w:rsidP="000E54B1">
      <w:del w:id="2443" w:author="Seth Oranburg" w:date="2026-03-07T09:50:00Z" w16du:dateUtc="2026-03-07T14:50:00Z">
        <w:r w:rsidRPr="00742779">
          <w:rPr>
            <w:rFonts w:ascii="ZWAdobeF" w:hAnsi="ZWAdobeF" w:cs="ZWAdobeF"/>
            <w:sz w:val="2"/>
            <w:szCs w:val="2"/>
          </w:rPr>
          <w:delText>1149B</w:delText>
        </w:r>
        <w:r w:rsidR="0033544D" w:rsidRPr="00742779">
          <w:delText>That</w:delText>
        </w:r>
      </w:del>
      <w:ins w:id="2444" w:author="Seth Oranburg" w:date="2026-03-07T09:50:00Z" w16du:dateUtc="2026-03-07T14:50:00Z">
        <w:r w:rsidR="0033544D" w:rsidRPr="00742779">
          <w:t>That</w:t>
        </w:r>
      </w:ins>
      <w:r w:rsidR="0033544D" w:rsidRPr="00742779">
        <w:t xml:space="preserve"> hybrid design illustrates the governance puzzle this chapter examines. For-profit corporations have residual claimants who can, at least in principle, discipline management through voting, litigation, exit, and the market for corporate control. Nonprofit corporations do not. There are no shareholders claiming residual profits. There is no market for control. Board power is typically insulated from takeover and often insulated, in practice, from sustained external monitoring.</w:t>
      </w:r>
    </w:p>
    <w:p w14:paraId="390DFD3E" w14:textId="77777777" w:rsidR="0033544D" w:rsidRPr="00742779" w:rsidRDefault="00742779" w:rsidP="000E54B1">
      <w:pPr>
        <w:pPrChange w:id="2445" w:author="Seth Oranburg" w:date="2026-03-07T09:50:00Z" w16du:dateUtc="2026-03-07T14:50:00Z">
          <w:pPr>
            <w:pStyle w:val="NormalWeb"/>
          </w:pPr>
        </w:pPrChange>
      </w:pPr>
      <w:del w:id="2446" w:author="Seth Oranburg" w:date="2026-03-07T09:50:00Z" w16du:dateUtc="2026-03-07T14:50:00Z">
        <w:r w:rsidRPr="00742779">
          <w:rPr>
            <w:rFonts w:ascii="ZWAdobeF" w:hAnsi="ZWAdobeF" w:cs="ZWAdobeF"/>
            <w:sz w:val="2"/>
            <w:szCs w:val="2"/>
          </w:rPr>
          <w:delText>1150B</w:delText>
        </w:r>
        <w:r w:rsidR="0033544D" w:rsidRPr="00742779">
          <w:delText>In</w:delText>
        </w:r>
      </w:del>
      <w:ins w:id="2447" w:author="Seth Oranburg" w:date="2026-03-07T09:50:00Z" w16du:dateUtc="2026-03-07T14:50:00Z">
        <w:r w:rsidR="0033544D" w:rsidRPr="00742779">
          <w:t>In</w:t>
        </w:r>
      </w:ins>
      <w:r w:rsidR="0033544D" w:rsidRPr="00742779">
        <w:t xml:space="preserve"> the OpenAI crisis, the nonprofit board</w:t>
      </w:r>
      <w:r w:rsidR="009F60D1" w:rsidRPr="00742779">
        <w:t>’</w:t>
      </w:r>
      <w:r w:rsidR="0033544D" w:rsidRPr="00742779">
        <w:t>s legal authority was real. It could hire and fire a CEO even if investors and employees objected. The conflict was not about whether the board had power, but about what the board</w:t>
      </w:r>
      <w:r w:rsidR="009F60D1" w:rsidRPr="00742779">
        <w:t>’</w:t>
      </w:r>
      <w:r w:rsidR="0033544D" w:rsidRPr="00742779">
        <w:t>s power was for and who could credibly insist that the board was exercising it correctly. Later reporting suggested the directors understood their decision as mission-protective and rooted in governance breakdown, including concerns about candor and internal trust.</w:t>
      </w:r>
      <w:r w:rsidR="0033544D">
        <w:fldChar w:fldCharType="begin"/>
      </w:r>
      <w:r w:rsidR="0033544D">
        <w:instrText>HYPERLINK \l "fn134-11647" \o "Jump to citation"</w:instrText>
      </w:r>
      <w:r w:rsidR="0033544D">
        <w:fldChar w:fldCharType="separate"/>
      </w:r>
      <w:r w:rsidR="0033544D" w:rsidRPr="00742779">
        <w:rPr>
          <w:rStyle w:val="Hyperlink"/>
          <w:color w:val="auto"/>
          <w:u w:val="none"/>
        </w:rPr>
        <w:t>[134</w:t>
      </w:r>
      <w:r w:rsidR="00B258E5" w:rsidRPr="00742779">
        <w:rPr>
          <w:rStyle w:val="Hyperlink"/>
          <w:color w:val="auto"/>
          <w:u w:val="none"/>
        </w:rPr>
        <w:t>]</w:t>
      </w:r>
      <w:r w:rsidR="0033544D">
        <w:fldChar w:fldCharType="end"/>
      </w:r>
      <w:r w:rsidR="0033544D" w:rsidRPr="00742779">
        <w:t xml:space="preserve"> But the resulting backlash exposed the structural vulnerability of organization without ownership. When stakeholders disagree about mission, legitimacy, and strategy, there may be no built-in constituency with both (i) a clear legal right to decide and (ii) an effective economic capacity to absorb the consequences of being wrong.</w:t>
      </w:r>
    </w:p>
    <w:p w14:paraId="68B90EEF" w14:textId="77777777" w:rsidR="0033544D" w:rsidRPr="00742779" w:rsidRDefault="00742779" w:rsidP="000E54B1">
      <w:pPr>
        <w:pPrChange w:id="2448" w:author="Seth Oranburg" w:date="2026-03-07T09:50:00Z" w16du:dateUtc="2026-03-07T14:50:00Z">
          <w:pPr>
            <w:pStyle w:val="NormalWeb"/>
          </w:pPr>
        </w:pPrChange>
      </w:pPr>
      <w:del w:id="2449" w:author="Seth Oranburg" w:date="2026-03-07T09:50:00Z" w16du:dateUtc="2026-03-07T14:50:00Z">
        <w:r w:rsidRPr="00742779">
          <w:rPr>
            <w:rFonts w:ascii="ZWAdobeF" w:hAnsi="ZWAdobeF" w:cs="ZWAdobeF"/>
            <w:sz w:val="2"/>
            <w:szCs w:val="2"/>
          </w:rPr>
          <w:delText>1151B</w:delText>
        </w:r>
        <w:r w:rsidR="0033544D" w:rsidRPr="00742779">
          <w:delText>OpenAI</w:delText>
        </w:r>
      </w:del>
      <w:ins w:id="2450" w:author="Seth Oranburg" w:date="2026-03-07T09:50:00Z" w16du:dateUtc="2026-03-07T14:50:00Z">
        <w:r w:rsidR="0033544D" w:rsidRPr="00742779">
          <w:t>OpenAI</w:t>
        </w:r>
      </w:ins>
      <w:r w:rsidR="0033544D" w:rsidRPr="00742779">
        <w:t xml:space="preserve"> itself treated the crisis as evidence that governance design remained unsettled. In subsequent public statements, it described continuing efforts to evolve its structure, including proposals that would move the operating company into a public benefit corporation while maintaining nonprofit control.</w:t>
      </w:r>
      <w:r w:rsidR="0033544D">
        <w:fldChar w:fldCharType="begin"/>
      </w:r>
      <w:r w:rsidR="0033544D">
        <w:instrText>HYPERLINK \l "fn135-11647" \o "Jump to citation"</w:instrText>
      </w:r>
      <w:r w:rsidR="0033544D">
        <w:fldChar w:fldCharType="separate"/>
      </w:r>
      <w:r w:rsidR="0033544D" w:rsidRPr="00742779">
        <w:rPr>
          <w:rStyle w:val="Hyperlink"/>
          <w:color w:val="auto"/>
          <w:u w:val="none"/>
        </w:rPr>
        <w:t>[135</w:t>
      </w:r>
      <w:r w:rsidR="00B258E5" w:rsidRPr="00742779">
        <w:rPr>
          <w:rStyle w:val="Hyperlink"/>
          <w:color w:val="auto"/>
          <w:u w:val="none"/>
        </w:rPr>
        <w:t>]</w:t>
      </w:r>
      <w:r w:rsidR="0033544D">
        <w:fldChar w:fldCharType="end"/>
      </w:r>
      <w:r w:rsidR="0033544D" w:rsidRPr="00742779">
        <w:t xml:space="preserve"> The episode raises the central question this chapter addresses: how </w:t>
      </w:r>
      <w:r w:rsidR="0033544D" w:rsidRPr="00742779">
        <w:lastRenderedPageBreak/>
        <w:t>do you design accountability when the usual ownership-and-exit mechanisms are missing or deliberately weakened? The nondistribution constraint solves a commitment problem. But it creates a governance problem. The remainder of this chapter examines the legal tools designed to fill that governance gap, and analyzes why those tools remain incomplete.</w:t>
      </w:r>
    </w:p>
    <w:p w14:paraId="1E7ED7BE" w14:textId="77777777" w:rsidR="0033544D" w:rsidRPr="00742779" w:rsidRDefault="0033544D" w:rsidP="000E54B1">
      <w:pPr>
        <w:pStyle w:val="Heading2"/>
        <w:rPr>
          <w:rFonts w:eastAsia="Times New Roman"/>
        </w:rPr>
      </w:pPr>
      <w:r w:rsidRPr="00742779">
        <w:rPr>
          <w:rFonts w:eastAsia="Times New Roman"/>
        </w:rPr>
        <w:t>Alternative Forms: Benefit Corporations and Cooperatives</w:t>
      </w:r>
    </w:p>
    <w:p w14:paraId="0327639A" w14:textId="77777777" w:rsidR="0033544D" w:rsidRPr="00742779" w:rsidRDefault="00742779" w:rsidP="000E54B1">
      <w:del w:id="2451" w:author="Seth Oranburg" w:date="2026-03-07T09:50:00Z" w16du:dateUtc="2026-03-07T14:50:00Z">
        <w:r w:rsidRPr="00742779">
          <w:rPr>
            <w:rFonts w:ascii="ZWAdobeF" w:hAnsi="ZWAdobeF" w:cs="ZWAdobeF"/>
            <w:sz w:val="2"/>
            <w:szCs w:val="2"/>
          </w:rPr>
          <w:delText>1152B</w:delText>
        </w:r>
        <w:r w:rsidR="0033544D" w:rsidRPr="00742779">
          <w:delText>Nonprofits</w:delText>
        </w:r>
      </w:del>
      <w:ins w:id="2452" w:author="Seth Oranburg" w:date="2026-03-07T09:50:00Z" w16du:dateUtc="2026-03-07T14:50:00Z">
        <w:r w:rsidR="0033544D" w:rsidRPr="00742779">
          <w:t>Nonprofits</w:t>
        </w:r>
      </w:ins>
      <w:r w:rsidR="0033544D" w:rsidRPr="00742779">
        <w:t xml:space="preserve"> are not the only organizational form designed to prioritize mission over profit maximization. Two alternative structures attempt to solve related problems through different mechanisms: benefit corporations and cooperatives.</w:t>
      </w:r>
    </w:p>
    <w:p w14:paraId="1924BAAD" w14:textId="77777777" w:rsidR="0033544D" w:rsidRPr="00742779" w:rsidRDefault="0033544D" w:rsidP="000E54B1">
      <w:pPr>
        <w:pStyle w:val="Heading3"/>
        <w:rPr>
          <w:rFonts w:eastAsia="Times New Roman"/>
        </w:rPr>
      </w:pPr>
      <w:r w:rsidRPr="00742779">
        <w:rPr>
          <w:rFonts w:eastAsia="Times New Roman"/>
        </w:rPr>
        <w:t>Benefit Corporations: Mission with Ownership</w:t>
      </w:r>
    </w:p>
    <w:p w14:paraId="311A4D60" w14:textId="77777777" w:rsidR="0033544D" w:rsidRPr="00742779" w:rsidRDefault="00742779" w:rsidP="000E54B1">
      <w:pPr>
        <w:pPrChange w:id="2453" w:author="Seth Oranburg" w:date="2026-03-07T09:50:00Z" w16du:dateUtc="2026-03-07T14:50:00Z">
          <w:pPr>
            <w:pStyle w:val="NormalWeb"/>
          </w:pPr>
        </w:pPrChange>
      </w:pPr>
      <w:del w:id="2454" w:author="Seth Oranburg" w:date="2026-03-07T09:50:00Z" w16du:dateUtc="2026-03-07T14:50:00Z">
        <w:r w:rsidRPr="00742779">
          <w:rPr>
            <w:rFonts w:ascii="ZWAdobeF" w:hAnsi="ZWAdobeF" w:cs="ZWAdobeF"/>
            <w:sz w:val="2"/>
            <w:szCs w:val="2"/>
          </w:rPr>
          <w:delText>1153B</w:delText>
        </w:r>
        <w:r w:rsidR="0033544D" w:rsidRPr="00742779">
          <w:delText>A</w:delText>
        </w:r>
      </w:del>
      <w:ins w:id="2455" w:author="Seth Oranburg" w:date="2026-03-07T09:50:00Z" w16du:dateUtc="2026-03-07T14:50:00Z">
        <w:r w:rsidR="0033544D" w:rsidRPr="00742779">
          <w:t>A</w:t>
        </w:r>
      </w:ins>
      <w:r w:rsidR="0033544D" w:rsidRPr="00742779">
        <w:t xml:space="preserve"> benefit corporation is a for-profit corporation with a statutory mandate to pursue a public benefit alongside shareholder returns.</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r w:rsidR="0033544D" w:rsidRPr="00742779">
        <w:t xml:space="preserve"> Unlike a traditional corporation, which prioritizes shareholder value, a benefit corporation</w:t>
      </w:r>
      <w:r w:rsidR="009F60D1" w:rsidRPr="00742779">
        <w:t>’</w:t>
      </w:r>
      <w:r w:rsidR="0033544D" w:rsidRPr="00742779">
        <w:t>s directors must consider the interests of stakeholders (employees, customers, communities, the environment) and must pursue a stated public benefit.</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r w:rsidR="0033544D" w:rsidRPr="00742779">
        <w:t xml:space="preserve"> The form is designed for enterprises that want to attract equity investment and distribute profits while maintaining mission commitment.</w:t>
      </w:r>
    </w:p>
    <w:p w14:paraId="59173424" w14:textId="77777777" w:rsidR="0033544D" w:rsidRPr="00742779" w:rsidRDefault="00742779" w:rsidP="000E54B1">
      <w:pPr>
        <w:pPrChange w:id="2456" w:author="Seth Oranburg" w:date="2026-03-07T09:50:00Z" w16du:dateUtc="2026-03-07T14:50:00Z">
          <w:pPr>
            <w:pStyle w:val="NormalWeb"/>
          </w:pPr>
        </w:pPrChange>
      </w:pPr>
      <w:del w:id="2457" w:author="Seth Oranburg" w:date="2026-03-07T09:50:00Z" w16du:dateUtc="2026-03-07T14:50:00Z">
        <w:r w:rsidRPr="00742779">
          <w:rPr>
            <w:rFonts w:ascii="ZWAdobeF" w:hAnsi="ZWAdobeF" w:cs="ZWAdobeF"/>
            <w:sz w:val="2"/>
            <w:szCs w:val="2"/>
          </w:rPr>
          <w:delText>1154B</w:delText>
        </w:r>
        <w:r w:rsidR="0033544D" w:rsidRPr="00742779">
          <w:delText>State</w:delText>
        </w:r>
      </w:del>
      <w:ins w:id="2458" w:author="Seth Oranburg" w:date="2026-03-07T09:50:00Z" w16du:dateUtc="2026-03-07T14:50:00Z">
        <w:r w:rsidR="0033544D" w:rsidRPr="00742779">
          <w:t>State</w:t>
        </w:r>
      </w:ins>
      <w:r w:rsidR="0033544D" w:rsidRPr="00742779">
        <w:t xml:space="preserve"> benefit corporation statutes (adopted in most states as of 2025) require the articles of incorporation to identify a specific public benefit purpose.</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r w:rsidR="0033544D" w:rsidRPr="00742779">
        <w:t xml:space="preserve"> Common examples include environmental sustainability, community development, promoting arts and sciences, or improving human health. The statute imposes a reporting obligation: the corporation must publish a benefit report describing its efforts to pursue the public benefit and assessing its performance against a third-party standard.</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p>
    <w:p w14:paraId="6A3821DE" w14:textId="77777777" w:rsidR="0033544D" w:rsidRPr="00742779" w:rsidRDefault="00742779" w:rsidP="000E54B1">
      <w:pPr>
        <w:pPrChange w:id="2459" w:author="Seth Oranburg" w:date="2026-03-07T09:50:00Z" w16du:dateUtc="2026-03-07T14:50:00Z">
          <w:pPr>
            <w:pStyle w:val="NormalWeb"/>
          </w:pPr>
        </w:pPrChange>
      </w:pPr>
      <w:del w:id="2460" w:author="Seth Oranburg" w:date="2026-03-07T09:50:00Z" w16du:dateUtc="2026-03-07T14:50:00Z">
        <w:r w:rsidRPr="00742779">
          <w:rPr>
            <w:rFonts w:ascii="ZWAdobeF" w:hAnsi="ZWAdobeF" w:cs="ZWAdobeF"/>
            <w:sz w:val="2"/>
            <w:szCs w:val="2"/>
          </w:rPr>
          <w:delText>1155B</w:delText>
        </w:r>
        <w:r w:rsidR="0033544D" w:rsidRPr="00742779">
          <w:delText>The</w:delText>
        </w:r>
      </w:del>
      <w:ins w:id="2461" w:author="Seth Oranburg" w:date="2026-03-07T09:50:00Z" w16du:dateUtc="2026-03-07T14:50:00Z">
        <w:r w:rsidR="0033544D" w:rsidRPr="00742779">
          <w:t>The</w:t>
        </w:r>
      </w:ins>
      <w:r w:rsidR="0033544D" w:rsidRPr="00742779">
        <w:t xml:space="preserve"> critical difference from nonprofit structure is that benefit corporations have shareholders, and shareholders retain the right to receive distributions.</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r w:rsidR="0033544D" w:rsidRPr="00742779">
        <w:t xml:space="preserve"> The benefit corporation can pay dividends. It can be sold. Shareholders vote on fundamental transactions. But directors are statutorily required to balance shareholder interests against public benefit and stakeholder considerations when making decisions.</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r w:rsidR="0033544D" w:rsidRPr="00742779">
        <w:t xml:space="preserve"> The statutory mandate provides legal cover for directors who prioritize mission over short-term profit, insulating them from shareholder challenges that they are wasting corporate assets.</w:t>
      </w:r>
    </w:p>
    <w:p w14:paraId="067824DB" w14:textId="77777777" w:rsidR="0033544D" w:rsidRPr="00742779" w:rsidRDefault="00742779" w:rsidP="000E54B1">
      <w:pPr>
        <w:pPrChange w:id="2462" w:author="Seth Oranburg" w:date="2026-03-07T09:50:00Z" w16du:dateUtc="2026-03-07T14:50:00Z">
          <w:pPr>
            <w:pStyle w:val="NormalWeb"/>
          </w:pPr>
        </w:pPrChange>
      </w:pPr>
      <w:del w:id="2463" w:author="Seth Oranburg" w:date="2026-03-07T09:50:00Z" w16du:dateUtc="2026-03-07T14:50:00Z">
        <w:r w:rsidRPr="00742779">
          <w:rPr>
            <w:rFonts w:ascii="ZWAdobeF" w:hAnsi="ZWAdobeF" w:cs="ZWAdobeF"/>
            <w:sz w:val="2"/>
            <w:szCs w:val="2"/>
          </w:rPr>
          <w:lastRenderedPageBreak/>
          <w:delText>1156B</w:delText>
        </w:r>
        <w:r w:rsidR="0033544D" w:rsidRPr="00742779">
          <w:delText>Enforcement</w:delText>
        </w:r>
      </w:del>
      <w:ins w:id="2464" w:author="Seth Oranburg" w:date="2026-03-07T09:50:00Z" w16du:dateUtc="2026-03-07T14:50:00Z">
        <w:r w:rsidR="0033544D" w:rsidRPr="00742779">
          <w:t>Enforcement</w:t>
        </w:r>
      </w:ins>
      <w:r w:rsidR="0033544D" w:rsidRPr="00742779">
        <w:t xml:space="preserve"> is weaker than in nonprofits. Benefit corporation statutes typically limit enforcement to a </w:t>
      </w:r>
      <w:r w:rsidR="009F60D1" w:rsidRPr="00742779">
        <w:t>“</w:t>
      </w:r>
      <w:r w:rsidR="0033544D" w:rsidRPr="00742779">
        <w:t>benefit enforcement proceeding</w:t>
      </w:r>
      <w:r w:rsidR="009F60D1" w:rsidRPr="00742779">
        <w:t>”</w:t>
      </w:r>
      <w:r w:rsidR="0033544D" w:rsidRPr="00742779">
        <w:t xml:space="preserve"> brought by shareholders or, in some states, by directors.</w:t>
      </w:r>
      <w:r w:rsidR="0033544D">
        <w:fldChar w:fldCharType="begin"/>
      </w:r>
      <w:r w:rsidR="0033544D">
        <w:instrText>HYPERLINK \l "fn136-11647" \o "Jump to citation"</w:instrText>
      </w:r>
      <w:r w:rsidR="0033544D">
        <w:fldChar w:fldCharType="separate"/>
      </w:r>
      <w:r w:rsidR="0033544D" w:rsidRPr="00742779">
        <w:rPr>
          <w:rStyle w:val="Hyperlink"/>
          <w:color w:val="auto"/>
          <w:u w:val="none"/>
        </w:rPr>
        <w:t>[136</w:t>
      </w:r>
      <w:r w:rsidR="002E1B5B" w:rsidRPr="00742779">
        <w:rPr>
          <w:rStyle w:val="Hyperlink"/>
          <w:color w:val="auto"/>
          <w:u w:val="none"/>
        </w:rPr>
        <w:t>]</w:t>
      </w:r>
      <w:r w:rsidR="0033544D">
        <w:fldChar w:fldCharType="end"/>
      </w:r>
      <w:r w:rsidR="0033544D" w:rsidRPr="00742779">
        <w:t xml:space="preserve"> The attorney general does not oversee benefit corporations the way it oversees charitable nonprofits. There is no tax exemption. The benefit report creates transparency, but it does not trigger regulatory consequences if the corporation underperforms on mission. The result is that benefit corporation status signals mission commitment, but the enforcement mechanism depends on shareholder willingness to sue and judicial willingness to second-guess business decisions.</w:t>
      </w:r>
    </w:p>
    <w:p w14:paraId="4A2AABEA" w14:textId="77777777" w:rsidR="0033544D" w:rsidRPr="00742779" w:rsidRDefault="00742779" w:rsidP="000E54B1">
      <w:del w:id="2465" w:author="Seth Oranburg" w:date="2026-03-07T09:50:00Z" w16du:dateUtc="2026-03-07T14:50:00Z">
        <w:r w:rsidRPr="00742779">
          <w:rPr>
            <w:rFonts w:ascii="ZWAdobeF" w:hAnsi="ZWAdobeF" w:cs="ZWAdobeF"/>
            <w:sz w:val="2"/>
            <w:szCs w:val="2"/>
          </w:rPr>
          <w:delText>1157B</w:delText>
        </w:r>
        <w:r w:rsidR="0033544D" w:rsidRPr="00742779">
          <w:delText>What</w:delText>
        </w:r>
      </w:del>
      <w:ins w:id="2466" w:author="Seth Oranburg" w:date="2026-03-07T09:50:00Z" w16du:dateUtc="2026-03-07T14:50:00Z">
        <w:r w:rsidR="0033544D" w:rsidRPr="00742779">
          <w:t>What</w:t>
        </w:r>
      </w:ins>
      <w:r w:rsidR="0033544D" w:rsidRPr="00742779">
        <w:t xml:space="preserve"> problem does the benefit corporation solve? It addresses the commitment problem for enterprises that want mission protection but need equity capital and profit distribution. A social enterprise that provides job training to disadvantaged workers can organize as a benefit corporation, attract venture investment, and pay returns to investors, while maintaining a statutory obligation to pursue the social mission. If the enterprise is later sold, the acquirer inherits the benefit corporation obligations, providing some continuity of mission even through ownership changes.</w:t>
      </w:r>
    </w:p>
    <w:p w14:paraId="62121F59" w14:textId="77777777" w:rsidR="0033544D" w:rsidRPr="00742779" w:rsidRDefault="00742779" w:rsidP="000E54B1">
      <w:del w:id="2467" w:author="Seth Oranburg" w:date="2026-03-07T09:50:00Z" w16du:dateUtc="2026-03-07T14:50:00Z">
        <w:r w:rsidRPr="00742779">
          <w:rPr>
            <w:rFonts w:ascii="ZWAdobeF" w:hAnsi="ZWAdobeF" w:cs="ZWAdobeF"/>
            <w:sz w:val="2"/>
            <w:szCs w:val="2"/>
          </w:rPr>
          <w:delText>1158B</w:delText>
        </w:r>
        <w:r w:rsidR="0033544D" w:rsidRPr="00742779">
          <w:delText>The</w:delText>
        </w:r>
      </w:del>
      <w:ins w:id="2468" w:author="Seth Oranburg" w:date="2026-03-07T09:50:00Z" w16du:dateUtc="2026-03-07T14:50:00Z">
        <w:r w:rsidR="0033544D" w:rsidRPr="00742779">
          <w:t>The</w:t>
        </w:r>
      </w:ins>
      <w:r w:rsidR="0033544D" w:rsidRPr="00742779">
        <w:t xml:space="preserve"> tradeoff is enforcement. The benefit corporation has owners. Owners can exit, vote, and sue. But owners also care about returns. If mission and profit conflict, the statutory mandate to consider public benefit may not be enough to prevent drift toward profit maximization, especially if enforcement depends on shareholder litigation and courts defer to directors under the business judgment rule.</w:t>
      </w:r>
    </w:p>
    <w:p w14:paraId="6C499663" w14:textId="77777777" w:rsidR="0033544D" w:rsidRPr="00742779" w:rsidRDefault="0033544D" w:rsidP="000E54B1">
      <w:pPr>
        <w:pStyle w:val="Heading3"/>
        <w:rPr>
          <w:rFonts w:eastAsia="Times New Roman"/>
        </w:rPr>
      </w:pPr>
      <w:r w:rsidRPr="00742779">
        <w:rPr>
          <w:rFonts w:eastAsia="Times New Roman"/>
        </w:rPr>
        <w:t>Cooperatives: Ownership by Members</w:t>
      </w:r>
    </w:p>
    <w:p w14:paraId="5E1B33DF" w14:textId="77777777" w:rsidR="0033544D" w:rsidRPr="00742779" w:rsidRDefault="00742779" w:rsidP="000E54B1">
      <w:pPr>
        <w:pPrChange w:id="2469" w:author="Seth Oranburg" w:date="2026-03-07T09:50:00Z" w16du:dateUtc="2026-03-07T14:50:00Z">
          <w:pPr>
            <w:pStyle w:val="NormalWeb"/>
          </w:pPr>
        </w:pPrChange>
      </w:pPr>
      <w:del w:id="2470" w:author="Seth Oranburg" w:date="2026-03-07T09:50:00Z" w16du:dateUtc="2026-03-07T14:50:00Z">
        <w:r w:rsidRPr="00742779">
          <w:rPr>
            <w:rFonts w:ascii="ZWAdobeF" w:hAnsi="ZWAdobeF" w:cs="ZWAdobeF"/>
            <w:sz w:val="2"/>
            <w:szCs w:val="2"/>
          </w:rPr>
          <w:delText>1159B</w:delText>
        </w:r>
        <w:r w:rsidR="0033544D" w:rsidRPr="00742779">
          <w:delText>A</w:delText>
        </w:r>
      </w:del>
      <w:ins w:id="2471" w:author="Seth Oranburg" w:date="2026-03-07T09:50:00Z" w16du:dateUtc="2026-03-07T14:50:00Z">
        <w:r w:rsidR="0033544D" w:rsidRPr="00742779">
          <w:t>A</w:t>
        </w:r>
      </w:ins>
      <w:r w:rsidR="0033544D" w:rsidRPr="00742779">
        <w:t xml:space="preserve"> cooperative is an enterprise owned and controlled by its members, who are typically the people who use the cooperative</w:t>
      </w:r>
      <w:r w:rsidR="009F60D1" w:rsidRPr="00742779">
        <w:t>’</w:t>
      </w:r>
      <w:r w:rsidR="0033544D" w:rsidRPr="00742779">
        <w:t>s services or produce its goods.</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r w:rsidR="0033544D" w:rsidRPr="00742779">
        <w:t xml:space="preserve"> Agricultural cooperatives are owned by farmers who sell their products through the cooperative. Consumer cooperatives are owned by customers who buy goods from the cooperative. Worker cooperatives are owned by employees who work for the cooperative.</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p>
    <w:p w14:paraId="54A1DF08" w14:textId="77777777" w:rsidR="0033544D" w:rsidRPr="00742779" w:rsidRDefault="00742779" w:rsidP="000E54B1">
      <w:pPr>
        <w:pPrChange w:id="2472" w:author="Seth Oranburg" w:date="2026-03-07T09:50:00Z" w16du:dateUtc="2026-03-07T14:50:00Z">
          <w:pPr>
            <w:pStyle w:val="NormalWeb"/>
          </w:pPr>
        </w:pPrChange>
      </w:pPr>
      <w:del w:id="2473" w:author="Seth Oranburg" w:date="2026-03-07T09:50:00Z" w16du:dateUtc="2026-03-07T14:50:00Z">
        <w:r w:rsidRPr="00742779">
          <w:rPr>
            <w:rFonts w:ascii="ZWAdobeF" w:hAnsi="ZWAdobeF" w:cs="ZWAdobeF"/>
            <w:sz w:val="2"/>
            <w:szCs w:val="2"/>
          </w:rPr>
          <w:delText>1160B</w:delText>
        </w:r>
        <w:r w:rsidR="0033544D" w:rsidRPr="00742779">
          <w:delText>The</w:delText>
        </w:r>
      </w:del>
      <w:ins w:id="2474" w:author="Seth Oranburg" w:date="2026-03-07T09:50:00Z" w16du:dateUtc="2026-03-07T14:50:00Z">
        <w:r w:rsidR="0033544D" w:rsidRPr="00742779">
          <w:t>The</w:t>
        </w:r>
      </w:ins>
      <w:r w:rsidR="0033544D" w:rsidRPr="00742779">
        <w:t xml:space="preserve"> defining feature is that ownership, control, and benefit align in the membership. Members elect the board. Members receive patronage dividends (distributions based on how much the member used the cooperative</w:t>
      </w:r>
      <w:r w:rsidR="009F60D1" w:rsidRPr="00742779">
        <w:t>’</w:t>
      </w:r>
      <w:r w:rsidR="0033544D" w:rsidRPr="00742779">
        <w:t>s services) rather than profit-based returns on invested capital.</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r w:rsidR="0033544D" w:rsidRPr="00742779">
        <w:t xml:space="preserve"> The cooperative</w:t>
      </w:r>
      <w:r w:rsidR="009F60D1" w:rsidRPr="00742779">
        <w:t>’</w:t>
      </w:r>
      <w:r w:rsidR="0033544D" w:rsidRPr="00742779">
        <w:t>s purpose is to serve members</w:t>
      </w:r>
      <w:r w:rsidR="009F60D1" w:rsidRPr="00742779">
        <w:t>’</w:t>
      </w:r>
      <w:r w:rsidR="0033544D" w:rsidRPr="00742779">
        <w:t xml:space="preserve"> needs, not to maximize returns for passive investors.</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p>
    <w:p w14:paraId="60F61AC2" w14:textId="77777777" w:rsidR="0033544D" w:rsidRPr="00742779" w:rsidRDefault="00742779" w:rsidP="000E54B1">
      <w:pPr>
        <w:pPrChange w:id="2475" w:author="Seth Oranburg" w:date="2026-03-07T09:50:00Z" w16du:dateUtc="2026-03-07T14:50:00Z">
          <w:pPr>
            <w:pStyle w:val="NormalWeb"/>
          </w:pPr>
        </w:pPrChange>
      </w:pPr>
      <w:del w:id="2476" w:author="Seth Oranburg" w:date="2026-03-07T09:50:00Z" w16du:dateUtc="2026-03-07T14:50:00Z">
        <w:r w:rsidRPr="00742779">
          <w:rPr>
            <w:rFonts w:ascii="ZWAdobeF" w:hAnsi="ZWAdobeF" w:cs="ZWAdobeF"/>
            <w:sz w:val="2"/>
            <w:szCs w:val="2"/>
          </w:rPr>
          <w:lastRenderedPageBreak/>
          <w:delText>1161B</w:delText>
        </w:r>
        <w:r w:rsidR="0033544D" w:rsidRPr="00742779">
          <w:delText>Cooperatives</w:delText>
        </w:r>
      </w:del>
      <w:ins w:id="2477" w:author="Seth Oranburg" w:date="2026-03-07T09:50:00Z" w16du:dateUtc="2026-03-07T14:50:00Z">
        <w:r w:rsidR="0033544D" w:rsidRPr="00742779">
          <w:t>Cooperatives</w:t>
        </w:r>
      </w:ins>
      <w:r w:rsidR="0033544D" w:rsidRPr="00742779">
        <w:t xml:space="preserve"> solve a governance problem that neither for-profit corporations nor nonprofits address well. In a for-profit corporation, residual claimants (shareholders) may have interests that diverge from other stakeholders (employees, customers, suppliers). In a nonprofit, there are no residual claimants, creating an enforcement gap. In a cooperative, the residual claimants are the people who use or produce for the cooperative, aligning governance with the interests of the people most affected by the enterprise</w:t>
      </w:r>
      <w:r w:rsidR="009F60D1" w:rsidRPr="00742779">
        <w:t>’</w:t>
      </w:r>
      <w:r w:rsidR="0033544D" w:rsidRPr="00742779">
        <w:t>s decisions.</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p>
    <w:p w14:paraId="5C6D710C" w14:textId="77777777" w:rsidR="0033544D" w:rsidRPr="00742779" w:rsidRDefault="00742779" w:rsidP="000E54B1">
      <w:pPr>
        <w:pPrChange w:id="2478" w:author="Seth Oranburg" w:date="2026-03-07T09:50:00Z" w16du:dateUtc="2026-03-07T14:50:00Z">
          <w:pPr>
            <w:pStyle w:val="NormalWeb"/>
          </w:pPr>
        </w:pPrChange>
      </w:pPr>
      <w:del w:id="2479" w:author="Seth Oranburg" w:date="2026-03-07T09:50:00Z" w16du:dateUtc="2026-03-07T14:50:00Z">
        <w:r w:rsidRPr="00742779">
          <w:rPr>
            <w:rFonts w:ascii="ZWAdobeF" w:hAnsi="ZWAdobeF" w:cs="ZWAdobeF"/>
            <w:sz w:val="2"/>
            <w:szCs w:val="2"/>
          </w:rPr>
          <w:delText>1162B</w:delText>
        </w:r>
        <w:r w:rsidR="0033544D" w:rsidRPr="00742779">
          <w:delText>The</w:delText>
        </w:r>
      </w:del>
      <w:ins w:id="2480" w:author="Seth Oranburg" w:date="2026-03-07T09:50:00Z" w16du:dateUtc="2026-03-07T14:50:00Z">
        <w:r w:rsidR="0033544D" w:rsidRPr="00742779">
          <w:t>The</w:t>
        </w:r>
      </w:ins>
      <w:r w:rsidR="0033544D" w:rsidRPr="00742779">
        <w:t xml:space="preserve"> tradeoff is capital. Cooperatives are difficult to capitalize through equity investment because outside investors cannot control the cooperative or receive profit-maximizing returns.</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r w:rsidR="0033544D" w:rsidRPr="00742779">
        <w:t xml:space="preserve"> Members provide capital through membership fees and retained earnings, but that limits growth. Cooperatives typically rely on debt financing, which constrains risk-taking and makes scaling harder.</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p>
    <w:p w14:paraId="6D96BAC4" w14:textId="77777777" w:rsidR="0033544D" w:rsidRPr="00742779" w:rsidRDefault="00742779" w:rsidP="000E54B1">
      <w:pPr>
        <w:pPrChange w:id="2481" w:author="Seth Oranburg" w:date="2026-03-07T09:50:00Z" w16du:dateUtc="2026-03-07T14:50:00Z">
          <w:pPr>
            <w:pStyle w:val="NormalWeb"/>
          </w:pPr>
        </w:pPrChange>
      </w:pPr>
      <w:del w:id="2482" w:author="Seth Oranburg" w:date="2026-03-07T09:50:00Z" w16du:dateUtc="2026-03-07T14:50:00Z">
        <w:r w:rsidRPr="00742779">
          <w:rPr>
            <w:rFonts w:ascii="ZWAdobeF" w:hAnsi="ZWAdobeF" w:cs="ZWAdobeF"/>
            <w:sz w:val="2"/>
            <w:szCs w:val="2"/>
          </w:rPr>
          <w:delText>1163B</w:delText>
        </w:r>
        <w:r w:rsidR="0033544D" w:rsidRPr="00742779">
          <w:delText>Worker</w:delText>
        </w:r>
      </w:del>
      <w:ins w:id="2483" w:author="Seth Oranburg" w:date="2026-03-07T09:50:00Z" w16du:dateUtc="2026-03-07T14:50:00Z">
        <w:r w:rsidR="0033544D" w:rsidRPr="00742779">
          <w:t>Worker</w:t>
        </w:r>
      </w:ins>
      <w:r w:rsidR="0033544D" w:rsidRPr="00742779">
        <w:t xml:space="preserve"> cooperatives face an additional governance challenge. In a traditional corporation, equity investors bear downside risk and receive upside returns. In a worker cooperative, workers bear both. If the enterprise fails, workers lose their jobs and their ownership stake. That concentration of risk can make workers risk-averse, resisting expansion or innovation that might jeopardize stability.</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r w:rsidR="0033544D" w:rsidRPr="00742779">
        <w:t xml:space="preserve"> The alignment of ownership and labor can produce strong commitment and shared governance, but it can also produce conservatism and governance friction when workers disagree about strategy.</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p>
    <w:p w14:paraId="4A87D023" w14:textId="77777777" w:rsidR="0033544D" w:rsidRPr="00742779" w:rsidRDefault="00742779" w:rsidP="000E54B1">
      <w:pPr>
        <w:pPrChange w:id="2484" w:author="Seth Oranburg" w:date="2026-03-07T09:50:00Z" w16du:dateUtc="2026-03-07T14:50:00Z">
          <w:pPr>
            <w:pStyle w:val="NormalWeb"/>
          </w:pPr>
        </w:pPrChange>
      </w:pPr>
      <w:del w:id="2485" w:author="Seth Oranburg" w:date="2026-03-07T09:50:00Z" w16du:dateUtc="2026-03-07T14:50:00Z">
        <w:r w:rsidRPr="00742779">
          <w:rPr>
            <w:rFonts w:ascii="ZWAdobeF" w:hAnsi="ZWAdobeF" w:cs="ZWAdobeF"/>
            <w:sz w:val="2"/>
            <w:szCs w:val="2"/>
          </w:rPr>
          <w:delText>1164B</w:delText>
        </w:r>
        <w:r w:rsidR="0033544D" w:rsidRPr="00742779">
          <w:delText>Cooperatives</w:delText>
        </w:r>
      </w:del>
      <w:ins w:id="2486" w:author="Seth Oranburg" w:date="2026-03-07T09:50:00Z" w16du:dateUtc="2026-03-07T14:50:00Z">
        <w:r w:rsidR="0033544D" w:rsidRPr="00742779">
          <w:t>Cooperatives</w:t>
        </w:r>
      </w:ins>
      <w:r w:rsidR="0033544D" w:rsidRPr="00742779">
        <w:t xml:space="preserve"> are common in agriculture, utilities, credit unions, and housing, where members have repeat-play relationships with the enterprise and shared interests. They are less common in industries requiring large capital investment or rapid scaling, where the cooperative</w:t>
      </w:r>
      <w:r w:rsidR="009F60D1" w:rsidRPr="00742779">
        <w:t>’</w:t>
      </w:r>
      <w:r w:rsidR="0033544D" w:rsidRPr="00742779">
        <w:t>s capital constraints and governance structure make it harder to compete with investor-backed firms.</w:t>
      </w:r>
      <w:r w:rsidR="0033544D">
        <w:fldChar w:fldCharType="begin"/>
      </w:r>
      <w:r w:rsidR="0033544D">
        <w:instrText>HYPERLINK \l "fn137-11647" \o "Jump to citation"</w:instrText>
      </w:r>
      <w:r w:rsidR="0033544D">
        <w:fldChar w:fldCharType="separate"/>
      </w:r>
      <w:r w:rsidR="0033544D" w:rsidRPr="00742779">
        <w:rPr>
          <w:rStyle w:val="Hyperlink"/>
          <w:color w:val="auto"/>
          <w:u w:val="none"/>
        </w:rPr>
        <w:t>[137</w:t>
      </w:r>
      <w:r w:rsidR="000B4948" w:rsidRPr="00742779">
        <w:rPr>
          <w:rStyle w:val="Hyperlink"/>
          <w:color w:val="auto"/>
          <w:u w:val="none"/>
        </w:rPr>
        <w:t>]</w:t>
      </w:r>
      <w:r w:rsidR="0033544D">
        <w:fldChar w:fldCharType="end"/>
      </w:r>
    </w:p>
    <w:p w14:paraId="5748ADF3" w14:textId="77777777" w:rsidR="0033544D" w:rsidRPr="00742779" w:rsidRDefault="0033544D" w:rsidP="000E54B1">
      <w:pPr>
        <w:pStyle w:val="Heading2"/>
        <w:rPr>
          <w:rFonts w:eastAsia="Times New Roman"/>
        </w:rPr>
      </w:pPr>
      <w:r w:rsidRPr="00742779">
        <w:rPr>
          <w:rFonts w:eastAsia="Times New Roman"/>
        </w:rPr>
        <w:t>Conclusion</w:t>
      </w:r>
    </w:p>
    <w:p w14:paraId="1A4617F3" w14:textId="77777777" w:rsidR="0033544D" w:rsidRPr="00742779" w:rsidRDefault="00742779" w:rsidP="000E54B1">
      <w:del w:id="2487" w:author="Seth Oranburg" w:date="2026-03-07T09:50:00Z" w16du:dateUtc="2026-03-07T14:50:00Z">
        <w:r w:rsidRPr="00742779">
          <w:rPr>
            <w:rFonts w:ascii="ZWAdobeF" w:hAnsi="ZWAdobeF" w:cs="ZWAdobeF"/>
            <w:sz w:val="2"/>
            <w:szCs w:val="2"/>
          </w:rPr>
          <w:delText>1165B</w:delText>
        </w:r>
        <w:r w:rsidR="0033544D" w:rsidRPr="00742779">
          <w:delText>Nonprofit</w:delText>
        </w:r>
      </w:del>
      <w:ins w:id="2488" w:author="Seth Oranburg" w:date="2026-03-07T09:50:00Z" w16du:dateUtc="2026-03-07T14:50:00Z">
        <w:r w:rsidR="0033544D" w:rsidRPr="00742779">
          <w:t>Nonprofit</w:t>
        </w:r>
      </w:ins>
      <w:r w:rsidR="0033544D" w:rsidRPr="00742779">
        <w:t xml:space="preserve"> corporations solve a commitment problem that for-profit corporations cannot solve. They credibly dedicate assets to mission by removing the legal right to extract residual value. That commitment makes large-scale charitable activity feasible. Donors trust that their contributions will be used for mission rather than diverted to private gain. Tax exemption reinforces the commitment and subsidizes socially valuable activity.</w:t>
      </w:r>
    </w:p>
    <w:p w14:paraId="0E11827F" w14:textId="77777777" w:rsidR="0033544D" w:rsidRPr="00742779" w:rsidRDefault="00742779" w:rsidP="000E54B1">
      <w:del w:id="2489" w:author="Seth Oranburg" w:date="2026-03-07T09:50:00Z" w16du:dateUtc="2026-03-07T14:50:00Z">
        <w:r w:rsidRPr="00742779">
          <w:rPr>
            <w:rFonts w:ascii="ZWAdobeF" w:hAnsi="ZWAdobeF" w:cs="ZWAdobeF"/>
            <w:sz w:val="2"/>
            <w:szCs w:val="2"/>
          </w:rPr>
          <w:lastRenderedPageBreak/>
          <w:delText>1166B</w:delText>
        </w:r>
        <w:r w:rsidR="0033544D" w:rsidRPr="00742779">
          <w:delText>But</w:delText>
        </w:r>
      </w:del>
      <w:ins w:id="2490" w:author="Seth Oranburg" w:date="2026-03-07T09:50:00Z" w16du:dateUtc="2026-03-07T14:50:00Z">
        <w:r w:rsidR="0033544D" w:rsidRPr="00742779">
          <w:t>But</w:t>
        </w:r>
      </w:ins>
      <w:r w:rsidR="0033544D" w:rsidRPr="00742779">
        <w:t xml:space="preserve"> removing ownership removes the usual governance mechanism. Shareholders monitor for-profit directors because harm to the corporation reduces share value. Nonprofit corporations have no shareholders. The attorney general can enforce fiduciary duties and protect charitable assets, but enforcement is selective and reactive. Donors and beneficiaries usually lack standing to sue. Tax enforcement through intermediate sanctions and Form 990 disclosure provides an additional layer of accountability, but it operates intermittently and depends on IRS capacity.</w:t>
      </w:r>
    </w:p>
    <w:p w14:paraId="50C804F9" w14:textId="77777777" w:rsidR="0033544D" w:rsidRPr="00742779" w:rsidRDefault="00742779" w:rsidP="000E54B1">
      <w:del w:id="2491" w:author="Seth Oranburg" w:date="2026-03-07T09:50:00Z" w16du:dateUtc="2026-03-07T14:50:00Z">
        <w:r w:rsidRPr="00742779">
          <w:rPr>
            <w:rFonts w:ascii="ZWAdobeF" w:hAnsi="ZWAdobeF" w:cs="ZWAdobeF"/>
            <w:sz w:val="2"/>
            <w:szCs w:val="2"/>
          </w:rPr>
          <w:delText>1167B</w:delText>
        </w:r>
        <w:r w:rsidR="0033544D" w:rsidRPr="00742779">
          <w:delText>The</w:delText>
        </w:r>
      </w:del>
      <w:ins w:id="2492" w:author="Seth Oranburg" w:date="2026-03-07T09:50:00Z" w16du:dateUtc="2026-03-07T14:50:00Z">
        <w:r w:rsidR="0033544D" w:rsidRPr="00742779">
          <w:t>The</w:t>
        </w:r>
      </w:ins>
      <w:r w:rsidR="0033544D" w:rsidRPr="00742779">
        <w:t xml:space="preserve"> result is a governance gap. Nonprofit directors have broad discretion, face weak external monitoring, and rarely face personal liability for mismanagement. The legal tools examined in this chapter (attorney general enforcement, fiduciary duties, tax penalties, cy pres) are real but incomplete. They create baseline standards and respond to egregious failures, but they do not replicate the continuous monitoring that ownership provides in for-profit firms.</w:t>
      </w:r>
    </w:p>
    <w:p w14:paraId="24739F32" w14:textId="77777777" w:rsidR="0033544D" w:rsidRPr="00742779" w:rsidRDefault="00742779" w:rsidP="000E54B1">
      <w:del w:id="2493" w:author="Seth Oranburg" w:date="2026-03-07T09:50:00Z" w16du:dateUtc="2026-03-07T14:50:00Z">
        <w:r w:rsidRPr="00742779">
          <w:rPr>
            <w:rFonts w:ascii="ZWAdobeF" w:hAnsi="ZWAdobeF" w:cs="ZWAdobeF"/>
            <w:sz w:val="2"/>
            <w:szCs w:val="2"/>
          </w:rPr>
          <w:delText>1168B</w:delText>
        </w:r>
        <w:r w:rsidR="0033544D" w:rsidRPr="00742779">
          <w:delText>The</w:delText>
        </w:r>
      </w:del>
      <w:ins w:id="2494" w:author="Seth Oranburg" w:date="2026-03-07T09:50:00Z" w16du:dateUtc="2026-03-07T14:50:00Z">
        <w:r w:rsidR="0033544D" w:rsidRPr="00742779">
          <w:t>The</w:t>
        </w:r>
      </w:ins>
      <w:r w:rsidR="0033544D" w:rsidRPr="00742779">
        <w:t xml:space="preserve"> gap is not a bug. It is the price of solving the commitment problem. If you want an organization that cannot be bought, cannot distribute profits, and cannot be redirected toward private gain, you must remove ownership. Once you remove ownership, you eliminate the financial stake and legal standing that make continuous monitoring feasible. Nonprofit accountability depends on episodic enforcement, internal governance design, reputational pressure, and the threat of tax consequences. Those tools matter, but they depend on triggers (complaints, media coverage, red flags in filings) and on enforcers with limited resources and competing priorities.</w:t>
      </w:r>
    </w:p>
    <w:p w14:paraId="02AF19BC" w14:textId="77777777" w:rsidR="0033544D" w:rsidRPr="00742779" w:rsidRDefault="00742779" w:rsidP="000E54B1">
      <w:del w:id="2495" w:author="Seth Oranburg" w:date="2026-03-07T09:50:00Z" w16du:dateUtc="2026-03-07T14:50:00Z">
        <w:r w:rsidRPr="00742779">
          <w:rPr>
            <w:rFonts w:ascii="ZWAdobeF" w:hAnsi="ZWAdobeF" w:cs="ZWAdobeF"/>
            <w:sz w:val="2"/>
            <w:szCs w:val="2"/>
          </w:rPr>
          <w:delText>1169B</w:delText>
        </w:r>
        <w:r w:rsidR="0033544D" w:rsidRPr="00742779">
          <w:delText>What</w:delText>
        </w:r>
      </w:del>
      <w:ins w:id="2496" w:author="Seth Oranburg" w:date="2026-03-07T09:50:00Z" w16du:dateUtc="2026-03-07T14:50:00Z">
        <w:r w:rsidR="0033544D" w:rsidRPr="00742779">
          <w:t>What</w:t>
        </w:r>
      </w:ins>
      <w:r w:rsidR="0033544D" w:rsidRPr="00742779">
        <w:t xml:space="preserve"> does this mean for practice? If you are forming a nonprofit, the governance design matters more than it does in a for-profit corporation because external discipline is weaker. Draft a conflict-of-interest policy. Establish financial controls. Create board committees for audit, compensation, and governance. Document major decisions. Benchmark compensation against comparables. Make Form 990 preparation a board-level responsibility, not just an administrative task. These are not legal requirements in most states, but they are the internal substitutes for the external monitoring that ownership provides.</w:t>
      </w:r>
    </w:p>
    <w:p w14:paraId="127AE93D" w14:textId="77777777" w:rsidR="0033544D" w:rsidRPr="00742779" w:rsidRDefault="00742779" w:rsidP="000E54B1">
      <w:del w:id="2497" w:author="Seth Oranburg" w:date="2026-03-07T09:50:00Z" w16du:dateUtc="2026-03-07T14:50:00Z">
        <w:r w:rsidRPr="00742779">
          <w:rPr>
            <w:rFonts w:ascii="ZWAdobeF" w:hAnsi="ZWAdobeF" w:cs="ZWAdobeF"/>
            <w:sz w:val="2"/>
            <w:szCs w:val="2"/>
          </w:rPr>
          <w:delText>1170B</w:delText>
        </w:r>
        <w:r w:rsidR="0033544D" w:rsidRPr="00742779">
          <w:delText>If</w:delText>
        </w:r>
      </w:del>
      <w:ins w:id="2498" w:author="Seth Oranburg" w:date="2026-03-07T09:50:00Z" w16du:dateUtc="2026-03-07T14:50:00Z">
        <w:r w:rsidR="0033544D" w:rsidRPr="00742779">
          <w:t>If</w:t>
        </w:r>
      </w:ins>
      <w:r w:rsidR="0033544D" w:rsidRPr="00742779">
        <w:t xml:space="preserve"> you are advising a board, recognize that the business judgment rule does not excuse passivity. Nonprofit directors must inform themselves, ask questions, and establish oversight systems. Courts will defer to informed decisions, but they will not protect directors who do not meet, do not review financial information, and do not supervise management. The remedy for breach is </w:t>
      </w:r>
      <w:r w:rsidR="0033544D" w:rsidRPr="00742779">
        <w:lastRenderedPageBreak/>
        <w:t>typically structural (adopt policies, create committees, improve controls) rather than monetary, but the reputational cost of a governance failure can destabilize fundraising and operations.</w:t>
      </w:r>
    </w:p>
    <w:p w14:paraId="10527586" w14:textId="77777777" w:rsidR="0033544D" w:rsidRPr="00742779" w:rsidRDefault="00742779" w:rsidP="000E54B1">
      <w:del w:id="2499" w:author="Seth Oranburg" w:date="2026-03-07T09:50:00Z" w16du:dateUtc="2026-03-07T14:50:00Z">
        <w:r w:rsidRPr="00742779">
          <w:rPr>
            <w:rFonts w:ascii="ZWAdobeF" w:hAnsi="ZWAdobeF" w:cs="ZWAdobeF"/>
            <w:sz w:val="2"/>
            <w:szCs w:val="2"/>
          </w:rPr>
          <w:delText>1171B</w:delText>
        </w:r>
        <w:r w:rsidR="0033544D" w:rsidRPr="00742779">
          <w:delText>If</w:delText>
        </w:r>
      </w:del>
      <w:ins w:id="2500" w:author="Seth Oranburg" w:date="2026-03-07T09:50:00Z" w16du:dateUtc="2026-03-07T14:50:00Z">
        <w:r w:rsidR="0033544D" w:rsidRPr="00742779">
          <w:t>If</w:t>
        </w:r>
      </w:ins>
      <w:r w:rsidR="0033544D" w:rsidRPr="00742779">
        <w:t xml:space="preserve"> you are a donor making a significant restricted gift, negotiate enforcement rights explicitly. Draft mandatory language. Reserve the right to sue. Understand that the default rule gives enforcement authority to the attorney general, not to you, and that the attorney general may not act. If mission alignment matters enough to justify a large gift, it matters enough to justify the transaction costs of negotiating enforceable restrictions.</w:t>
      </w:r>
    </w:p>
    <w:p w14:paraId="46734E2D" w14:textId="77777777" w:rsidR="0033544D" w:rsidRPr="00742779" w:rsidRDefault="00742779" w:rsidP="000E54B1">
      <w:del w:id="2501" w:author="Seth Oranburg" w:date="2026-03-07T09:50:00Z" w16du:dateUtc="2026-03-07T14:50:00Z">
        <w:r w:rsidRPr="00742779">
          <w:rPr>
            <w:rFonts w:ascii="ZWAdobeF" w:hAnsi="ZWAdobeF" w:cs="ZWAdobeF"/>
            <w:sz w:val="2"/>
            <w:szCs w:val="2"/>
          </w:rPr>
          <w:delText>1172B</w:delText>
        </w:r>
        <w:r w:rsidR="0033544D" w:rsidRPr="00742779">
          <w:delText>The</w:delText>
        </w:r>
      </w:del>
      <w:ins w:id="2502" w:author="Seth Oranburg" w:date="2026-03-07T09:50:00Z" w16du:dateUtc="2026-03-07T14:50:00Z">
        <w:r w:rsidR="0033544D" w:rsidRPr="00742779">
          <w:t>The</w:t>
        </w:r>
      </w:ins>
      <w:r w:rsidR="0033544D" w:rsidRPr="00742779">
        <w:t xml:space="preserve"> nonprofit form works. It has enabled the growth of universities, hospitals, foundations, and civic institutions that define much of American social infrastructure. But it works imperfectly. The commitment that makes mission credible also creates governance risk. Understanding that tradeoff is essential for anyone forming, funding, governing, or advising a nonprofit organization. The enforcement gap is the price you pay for removing ownership. The tools this chapter examines fill part of that gap, but only part. The rest depends on internal governance design and the people who serve on boards accepting that they are the primary, and often the only, monitors of an organization that no one owns.</w:t>
      </w:r>
    </w:p>
    <w:p w14:paraId="508AEC8A" w14:textId="77777777" w:rsidR="0033544D" w:rsidRPr="00742779" w:rsidRDefault="0033544D" w:rsidP="000E54B1">
      <w:pPr>
        <w:pStyle w:val="Heading1"/>
        <w:rPr>
          <w:rFonts w:eastAsia="Times New Roman"/>
        </w:rPr>
      </w:pPr>
      <w:bookmarkStart w:id="2503" w:name="_Toc220771159"/>
      <w:r w:rsidRPr="00742779">
        <w:rPr>
          <w:rFonts w:eastAsia="Times New Roman"/>
        </w:rPr>
        <w:lastRenderedPageBreak/>
        <w:t>Chapter 7: Decentralized Autonomous Organizations</w:t>
      </w:r>
      <w:bookmarkEnd w:id="2503"/>
    </w:p>
    <w:p w14:paraId="7CA13BF3" w14:textId="77777777" w:rsidR="00753506" w:rsidRDefault="00742779">
      <w:pPr>
        <w:pStyle w:val="Heading4"/>
        <w:rPr>
          <w:ins w:id="2504" w:author="Seth Oranburg" w:date="2026-03-07T09:50:00Z" w16du:dateUtc="2026-03-07T14:50:00Z"/>
        </w:rPr>
      </w:pPr>
      <w:del w:id="2505" w:author="Seth Oranburg" w:date="2026-03-07T09:50:00Z" w16du:dateUtc="2026-03-07T14:50:00Z">
        <w:r w:rsidRPr="00742779">
          <w:rPr>
            <w:rFonts w:ascii="ZWAdobeF" w:hAnsi="ZWAdobeF" w:cs="ZWAdobeF"/>
            <w:sz w:val="2"/>
            <w:szCs w:val="2"/>
          </w:rPr>
          <w:delText>1173B</w:delText>
        </w:r>
        <w:r w:rsidR="0033544D" w:rsidRPr="00742779">
          <w:delText>This</w:delText>
        </w:r>
      </w:del>
      <w:ins w:id="2506" w:author="Seth Oranburg" w:date="2026-03-07T09:50:00Z" w16du:dateUtc="2026-03-07T14:50:00Z">
        <w:r w:rsidR="0059744E">
          <w:t>Learning Objectives</w:t>
        </w:r>
      </w:ins>
    </w:p>
    <w:p w14:paraId="5085E6F7" w14:textId="77777777" w:rsidR="00753506" w:rsidRDefault="0059744E">
      <w:pPr>
        <w:rPr>
          <w:ins w:id="2507" w:author="Seth Oranburg" w:date="2026-03-07T09:50:00Z" w16du:dateUtc="2026-03-07T14:50:00Z"/>
        </w:rPr>
      </w:pPr>
      <w:ins w:id="2508" w:author="Seth Oranburg" w:date="2026-03-07T09:50:00Z" w16du:dateUtc="2026-03-07T14:50:00Z">
        <w:r>
          <w:t>1. Analyze why code-based coordination cannot fully substitute for legally recognized business organization.</w:t>
        </w:r>
      </w:ins>
    </w:p>
    <w:p w14:paraId="3BFA7E27" w14:textId="77777777" w:rsidR="00753506" w:rsidRDefault="0059744E">
      <w:pPr>
        <w:rPr>
          <w:ins w:id="2509" w:author="Seth Oranburg" w:date="2026-03-07T09:50:00Z" w16du:dateUtc="2026-03-07T14:50:00Z"/>
        </w:rPr>
      </w:pPr>
      <w:ins w:id="2510" w:author="Seth Oranburg" w:date="2026-03-07T09:50:00Z" w16du:dateUtc="2026-03-07T14:50:00Z">
        <w:r>
          <w:t>2. Evaluate the legal exposure created by the default-to-partnership rule for unregistered DAOs.</w:t>
        </w:r>
      </w:ins>
    </w:p>
    <w:p w14:paraId="13C671A4" w14:textId="77777777" w:rsidR="00753506" w:rsidRDefault="0059744E">
      <w:pPr>
        <w:rPr>
          <w:ins w:id="2511" w:author="Seth Oranburg" w:date="2026-03-07T09:50:00Z" w16du:dateUtc="2026-03-07T14:50:00Z"/>
        </w:rPr>
      </w:pPr>
      <w:ins w:id="2512" w:author="Seth Oranburg" w:date="2026-03-07T09:50:00Z" w16du:dateUtc="2026-03-07T14:50:00Z">
        <w:r>
          <w:t>3. Compare the regulatory approaches to DAO tokens under securities law and commodities regulation.</w:t>
        </w:r>
      </w:ins>
    </w:p>
    <w:p w14:paraId="3F026164" w14:textId="77777777" w:rsidR="00753506" w:rsidRDefault="0059744E">
      <w:pPr>
        <w:rPr>
          <w:ins w:id="2513" w:author="Seth Oranburg" w:date="2026-03-07T09:50:00Z" w16du:dateUtc="2026-03-07T14:50:00Z"/>
        </w:rPr>
      </w:pPr>
      <w:ins w:id="2514" w:author="Seth Oranburg" w:date="2026-03-07T09:50:00Z" w16du:dateUtc="2026-03-07T14:50:00Z">
        <w:r>
          <w:t>4. Distinguish the DAO LLC wrapper statutes enacted in Wyoming, Vermont, and Tennessee.</w:t>
        </w:r>
      </w:ins>
    </w:p>
    <w:p w14:paraId="595F17BD" w14:textId="77777777" w:rsidR="00753506" w:rsidRDefault="0059744E">
      <w:pPr>
        <w:rPr>
          <w:ins w:id="2515" w:author="Seth Oranburg" w:date="2026-03-07T09:50:00Z" w16du:dateUtc="2026-03-07T14:50:00Z"/>
        </w:rPr>
      </w:pPr>
      <w:ins w:id="2516" w:author="Seth Oranburg" w:date="2026-03-07T09:50:00Z" w16du:dateUtc="2026-03-07T14:50:00Z">
        <w:r>
          <w:t>5. Assess the durability of current DAO doctrine given the pace of legislative and regulatory change.</w:t>
        </w:r>
      </w:ins>
    </w:p>
    <w:p w14:paraId="301E8268" w14:textId="77777777" w:rsidR="0033544D" w:rsidRPr="00742779" w:rsidRDefault="0033544D" w:rsidP="000E54B1">
      <w:ins w:id="2517" w:author="Seth Oranburg" w:date="2026-03-07T09:50:00Z" w16du:dateUtc="2026-03-07T14:50:00Z">
        <w:r w:rsidRPr="00742779">
          <w:t>This</w:t>
        </w:r>
      </w:ins>
      <w:r w:rsidRPr="00742779">
        <w:t xml:space="preserve"> chapter examines what happens when technologists attempt to build business organizations entirely from code, with no incorporation, no board, and no human decision-makers in the traditional sense. The experiment revealed boundaries. Understanding when code cannot replace law reveals the irreducible functions of organizational form, fiduciary duties, and legal personality.</w:t>
      </w:r>
    </w:p>
    <w:p w14:paraId="1D7D93F8" w14:textId="77777777" w:rsidR="00753506" w:rsidRDefault="0059744E">
      <w:pPr>
        <w:rPr>
          <w:ins w:id="2518" w:author="Seth Oranburg" w:date="2026-03-07T09:50:00Z" w16du:dateUtc="2026-03-07T14:50:00Z"/>
        </w:rPr>
      </w:pPr>
      <w:ins w:id="2519" w:author="Seth Oranburg" w:date="2026-03-07T09:50:00Z" w16du:dateUtc="2026-03-07T14:50:00Z">
        <w:r>
          <w:t>A note on currency: DAO law is changing more rapidly than any other area covered in this book. The Van Loon decision, the Sarcuni holding, and the state wrapper statutes discussed below were all recent at the time of writing, and several are subject to appeal or legislative revision. This chapter therefore emphasizes the durable legal principles that will survive specific holdings: the default-to-partnership rule, the enterprise liability rationale, and the structural reasons why wrapper statutes exist. Rea</w:t>
        </w:r>
        <w:r>
          <w:t>ders should treat any specific regulatory outcome as a current snapshot rather than settled doctrine.</w:t>
        </w:r>
      </w:ins>
    </w:p>
    <w:p w14:paraId="75A24FCE" w14:textId="77777777" w:rsidR="00753506" w:rsidRDefault="0059744E">
      <w:pPr>
        <w:rPr>
          <w:ins w:id="2520" w:author="Seth Oranburg" w:date="2026-03-07T09:50:00Z" w16du:dateUtc="2026-03-07T14:50:00Z"/>
        </w:rPr>
      </w:pPr>
      <w:ins w:id="2521" w:author="Seth Oranburg" w:date="2026-03-07T09:50:00Z" w16du:dateUtc="2026-03-07T14:50:00Z">
        <w:r>
          <w:t xml:space="preserve">Zeeva encountered DAO structures indirectly. Two of ConstructEdge's subcontractors began accepting payment in cryptocurrency, and one proposed replacing its conventional LLC operating agreement with a token-governed smart contract. Zeeva's counsel had to advise whether ConstructEdge could safely contract with an entity that had no registered legal form, no identified members, and governance rules embedded in executable code rather than a written agreement. The doctrines in this chapter answer that question </w:t>
        </w:r>
        <w:r>
          <w:t xml:space="preserve">and explain why </w:t>
        </w:r>
        <w:r>
          <w:lastRenderedPageBreak/>
          <w:t>the answer, for the time being, is: with caution and a carefully drafted wrapper agreement.</w:t>
        </w:r>
      </w:ins>
    </w:p>
    <w:p w14:paraId="6EDC934F" w14:textId="77777777" w:rsidR="0033544D" w:rsidRPr="00742779" w:rsidRDefault="0033544D" w:rsidP="000E54B1">
      <w:pPr>
        <w:pStyle w:val="Heading2"/>
        <w:rPr>
          <w:rFonts w:eastAsia="Times New Roman"/>
        </w:rPr>
      </w:pPr>
      <w:r w:rsidRPr="00742779">
        <w:rPr>
          <w:rFonts w:eastAsia="Times New Roman"/>
        </w:rPr>
        <w:t>The Code-as-Law Experiment</w:t>
      </w:r>
    </w:p>
    <w:p w14:paraId="1F0C391C" w14:textId="77777777" w:rsidR="0033544D" w:rsidRPr="00742779" w:rsidRDefault="00742779" w:rsidP="000E54B1">
      <w:pPr>
        <w:pPrChange w:id="2522" w:author="Seth Oranburg" w:date="2026-03-07T09:50:00Z" w16du:dateUtc="2026-03-07T14:50:00Z">
          <w:pPr>
            <w:pStyle w:val="NormalWeb"/>
          </w:pPr>
        </w:pPrChange>
      </w:pPr>
      <w:del w:id="2523" w:author="Seth Oranburg" w:date="2026-03-07T09:50:00Z" w16du:dateUtc="2026-03-07T14:50:00Z">
        <w:r w:rsidRPr="00742779">
          <w:rPr>
            <w:rFonts w:ascii="ZWAdobeF" w:hAnsi="ZWAdobeF" w:cs="ZWAdobeF"/>
            <w:sz w:val="2"/>
            <w:szCs w:val="2"/>
          </w:rPr>
          <w:delText>1174B</w:delText>
        </w:r>
        <w:r w:rsidR="0033544D" w:rsidRPr="00742779">
          <w:delText>In</w:delText>
        </w:r>
      </w:del>
      <w:ins w:id="2524" w:author="Seth Oranburg" w:date="2026-03-07T09:50:00Z" w16du:dateUtc="2026-03-07T14:50:00Z">
        <w:r w:rsidR="0033544D" w:rsidRPr="00742779">
          <w:t>In</w:t>
        </w:r>
      </w:ins>
      <w:r w:rsidR="0033544D" w:rsidRPr="00742779">
        <w:t xml:space="preserve"> April 2016, a group of software developers launched an organizational experiment called The ĐAO. It had no office, no officers, no registered agent, no charter, and no board of directors. It existed as software code deployed on the Ethereum blockchain, a public distributed ledger maintained by thousands of computers worldwide. Its governance rules were embedded in smart contracts, which are programs that execute automatically when specified conditions are met, without human intervention. Its assets were held in a digital treasury accessible only through those contracts. Its decision-making was conducted through token-weighted voting: anyone who purchased DAO Tokens could propose investments, vote on proposals, and share in the returns.</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p>
    <w:p w14:paraId="32F7A0F1" w14:textId="77777777" w:rsidR="0033544D" w:rsidRPr="00742779" w:rsidRDefault="00742779" w:rsidP="000E54B1">
      <w:pPr>
        <w:pPrChange w:id="2525" w:author="Seth Oranburg" w:date="2026-03-07T09:50:00Z" w16du:dateUtc="2026-03-07T14:50:00Z">
          <w:pPr>
            <w:pStyle w:val="NormalWeb"/>
          </w:pPr>
        </w:pPrChange>
      </w:pPr>
      <w:del w:id="2526" w:author="Seth Oranburg" w:date="2026-03-07T09:50:00Z" w16du:dateUtc="2026-03-07T14:50:00Z">
        <w:r w:rsidRPr="00742779">
          <w:rPr>
            <w:rFonts w:ascii="ZWAdobeF" w:hAnsi="ZWAdobeF" w:cs="ZWAdobeF"/>
            <w:sz w:val="2"/>
            <w:szCs w:val="2"/>
          </w:rPr>
          <w:delText>1175B</w:delText>
        </w:r>
        <w:r w:rsidR="0033544D" w:rsidRPr="00742779">
          <w:delText>Within</w:delText>
        </w:r>
      </w:del>
      <w:ins w:id="2527" w:author="Seth Oranburg" w:date="2026-03-07T09:50:00Z" w16du:dateUtc="2026-03-07T14:50:00Z">
        <w:r w:rsidR="0033544D" w:rsidRPr="00742779">
          <w:t>Within</w:t>
        </w:r>
      </w:ins>
      <w:r w:rsidR="0033544D" w:rsidRPr="00742779">
        <w:t xml:space="preserve"> weeks, The ĐAO had raised approximately $150 million in cryptocurrency from investors around the world.</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It was, at the time, the largest crowdfunding in history.</w:t>
      </w:r>
    </w:p>
    <w:p w14:paraId="60E6191D" w14:textId="77777777" w:rsidR="0033544D" w:rsidRPr="00742779" w:rsidRDefault="00742779" w:rsidP="000E54B1">
      <w:del w:id="2528" w:author="Seth Oranburg" w:date="2026-03-07T09:50:00Z" w16du:dateUtc="2026-03-07T14:50:00Z">
        <w:r w:rsidRPr="00742779">
          <w:rPr>
            <w:rFonts w:ascii="ZWAdobeF" w:hAnsi="ZWAdobeF" w:cs="ZWAdobeF"/>
            <w:sz w:val="2"/>
            <w:szCs w:val="2"/>
          </w:rPr>
          <w:delText>1176B</w:delText>
        </w:r>
        <w:r w:rsidR="0033544D" w:rsidRPr="00742779">
          <w:delText>The</w:delText>
        </w:r>
      </w:del>
      <w:ins w:id="2529" w:author="Seth Oranburg" w:date="2026-03-07T09:50:00Z" w16du:dateUtc="2026-03-07T14:50:00Z">
        <w:r w:rsidR="0033544D" w:rsidRPr="00742779">
          <w:t>The</w:t>
        </w:r>
      </w:ins>
      <w:r w:rsidR="0033544D" w:rsidRPr="00742779">
        <w:t xml:space="preserve"> proposition embedded in this structure was radical: if code can coordinate people, allocate resources, execute decisions, and distribute value, why do we need business law at all? Why incorporate? Why file documents with a state? Why accept fiduciary duties imposed by judges who never consented to the arrangement? Why pay lawyers to draft operating agreements? The smart contract </w:t>
      </w:r>
      <w:r w:rsidR="0033544D" w:rsidRPr="00742779">
        <w:rPr>
          <w:rStyle w:val="Emphasis"/>
        </w:rPr>
        <w:t>is</w:t>
      </w:r>
      <w:r w:rsidR="0033544D" w:rsidRPr="00742779">
        <w:t xml:space="preserve"> the agreement. The blockchain </w:t>
      </w:r>
      <w:r w:rsidR="0033544D" w:rsidRPr="00742779">
        <w:rPr>
          <w:rStyle w:val="Emphasis"/>
        </w:rPr>
        <w:t>is</w:t>
      </w:r>
      <w:r w:rsidR="0033544D" w:rsidRPr="00742779">
        <w:t xml:space="preserve"> the record. The token </w:t>
      </w:r>
      <w:r w:rsidR="0033544D" w:rsidRPr="00742779">
        <w:rPr>
          <w:rStyle w:val="Emphasis"/>
        </w:rPr>
        <w:t>is</w:t>
      </w:r>
      <w:r w:rsidR="0033544D" w:rsidRPr="00742779">
        <w:t xml:space="preserve"> the ownership stake. The code, as the slogan went, is law.</w:t>
      </w:r>
    </w:p>
    <w:p w14:paraId="765E4606" w14:textId="77777777" w:rsidR="0033544D" w:rsidRPr="00742779" w:rsidRDefault="00742779" w:rsidP="000E54B1">
      <w:del w:id="2530" w:author="Seth Oranburg" w:date="2026-03-07T09:50:00Z" w16du:dateUtc="2026-03-07T14:50:00Z">
        <w:r w:rsidRPr="00742779">
          <w:rPr>
            <w:rFonts w:ascii="ZWAdobeF" w:hAnsi="ZWAdobeF" w:cs="ZWAdobeF"/>
            <w:sz w:val="2"/>
            <w:szCs w:val="2"/>
          </w:rPr>
          <w:delText>1177B</w:delText>
        </w:r>
        <w:r w:rsidR="0033544D" w:rsidRPr="00742779">
          <w:delText>If</w:delText>
        </w:r>
      </w:del>
      <w:ins w:id="2531" w:author="Seth Oranburg" w:date="2026-03-07T09:50:00Z" w16du:dateUtc="2026-03-07T14:50:00Z">
        <w:r w:rsidR="0033544D" w:rsidRPr="00742779">
          <w:t>If</w:t>
        </w:r>
      </w:ins>
      <w:r w:rsidR="0033544D" w:rsidRPr="00742779">
        <w:t xml:space="preserve"> this proposition were true, we could close the book here. The four problems we have studied since Chapter 1 would dissolve. Attribution would become automatic: the code specifies what transactions the protocol executes. Internal governance would become transparent: the voting rules are written in the smart contract and visible to anyone who can read code. Risk allocation would become consensual: participants opt in by buying tokens and accept the code</w:t>
      </w:r>
      <w:r w:rsidR="009F60D1" w:rsidRPr="00742779">
        <w:t>’</w:t>
      </w:r>
      <w:r w:rsidR="0033544D" w:rsidRPr="00742779">
        <w:t>s consequences. Asset partitioning would become technological: the treasury is a smart contract address, separate from any individual</w:t>
      </w:r>
      <w:r w:rsidR="009F60D1" w:rsidRPr="00742779">
        <w:t>’</w:t>
      </w:r>
      <w:r w:rsidR="0033544D" w:rsidRPr="00742779">
        <w:t>s wallet.</w:t>
      </w:r>
    </w:p>
    <w:p w14:paraId="19B141E1" w14:textId="77777777" w:rsidR="0033544D" w:rsidRPr="00742779" w:rsidRDefault="0033544D" w:rsidP="000E54B1">
      <w:pPr>
        <w:pStyle w:val="Heading2"/>
        <w:rPr>
          <w:rFonts w:eastAsia="Times New Roman"/>
        </w:rPr>
      </w:pPr>
      <w:r w:rsidRPr="00742779">
        <w:rPr>
          <w:rFonts w:eastAsia="Times New Roman"/>
        </w:rPr>
        <w:lastRenderedPageBreak/>
        <w:t>Why the Proposition Failed</w:t>
      </w:r>
    </w:p>
    <w:p w14:paraId="40390538" w14:textId="77777777" w:rsidR="0033544D" w:rsidRPr="00742779" w:rsidRDefault="00742779" w:rsidP="000E54B1">
      <w:del w:id="2532" w:author="Seth Oranburg" w:date="2026-03-07T09:50:00Z" w16du:dateUtc="2026-03-07T14:50:00Z">
        <w:r w:rsidRPr="00742779">
          <w:rPr>
            <w:rFonts w:ascii="ZWAdobeF" w:hAnsi="ZWAdobeF" w:cs="ZWAdobeF"/>
            <w:sz w:val="2"/>
            <w:szCs w:val="2"/>
          </w:rPr>
          <w:delText>1178B</w:delText>
        </w:r>
        <w:r w:rsidR="0033544D" w:rsidRPr="00742779">
          <w:delText>The</w:delText>
        </w:r>
      </w:del>
      <w:ins w:id="2533" w:author="Seth Oranburg" w:date="2026-03-07T09:50:00Z" w16du:dateUtc="2026-03-07T14:50:00Z">
        <w:r w:rsidR="0033544D" w:rsidRPr="00742779">
          <w:t>The</w:t>
        </w:r>
      </w:ins>
      <w:r w:rsidR="0033544D" w:rsidRPr="00742779">
        <w:t xml:space="preserve"> major puzzle of this chapter is why this proposition failed. The ĐAO was hacked. It collapsed. Regulators stepped in. Lawsuits followed. In the years since, dozens of other DAOs have discovered the boundaries of code-based governance. They have encountered liability exposure when things go wrong. They have been sanctioned by governments. They have been sued as partnerships. They have watched courts pierce their decentralized structure to identify </w:t>
      </w:r>
      <w:r w:rsidR="0033544D" w:rsidRPr="00742779">
        <w:rPr>
          <w:rStyle w:val="Emphasis"/>
        </w:rPr>
        <w:t>someone</w:t>
      </w:r>
      <w:r w:rsidR="0033544D" w:rsidRPr="00742779">
        <w:t xml:space="preserve">, </w:t>
      </w:r>
      <w:r w:rsidR="0033544D" w:rsidRPr="00742779">
        <w:rPr>
          <w:rStyle w:val="Emphasis"/>
        </w:rPr>
        <w:t>anyone</w:t>
      </w:r>
      <w:r w:rsidR="0033544D" w:rsidRPr="00742779">
        <w:t>, who can be held accountable.</w:t>
      </w:r>
    </w:p>
    <w:p w14:paraId="6689FCD3" w14:textId="77777777" w:rsidR="0033544D" w:rsidRPr="00742779" w:rsidRDefault="00742779" w:rsidP="000E54B1">
      <w:del w:id="2534" w:author="Seth Oranburg" w:date="2026-03-07T09:50:00Z" w16du:dateUtc="2026-03-07T14:50:00Z">
        <w:r w:rsidRPr="00742779">
          <w:rPr>
            <w:rFonts w:ascii="ZWAdobeF" w:hAnsi="ZWAdobeF" w:cs="ZWAdobeF"/>
            <w:sz w:val="2"/>
            <w:szCs w:val="2"/>
          </w:rPr>
          <w:delText>1179B</w:delText>
        </w:r>
        <w:r w:rsidR="0033544D" w:rsidRPr="00742779">
          <w:delText>If</w:delText>
        </w:r>
      </w:del>
      <w:ins w:id="2535" w:author="Seth Oranburg" w:date="2026-03-07T09:50:00Z" w16du:dateUtc="2026-03-07T14:50:00Z">
        <w:r w:rsidR="0033544D" w:rsidRPr="00742779">
          <w:t>If</w:t>
        </w:r>
      </w:ins>
      <w:r w:rsidR="0033544D" w:rsidRPr="00742779">
        <w:t xml:space="preserve"> private coordination through code were sufficient to organize human activity at scale, we would expect an all-DAO world. The fact that we do not is doctrinal evidence about what business organization law actually does: it provides scalable, legible, enforceable governance for strangers and outsiders, not just internal coordination for insiders.</w:t>
      </w:r>
    </w:p>
    <w:p w14:paraId="56B50F6E" w14:textId="77777777" w:rsidR="0033544D" w:rsidRPr="00742779" w:rsidRDefault="0033544D" w:rsidP="000E54B1">
      <w:pPr>
        <w:pStyle w:val="Heading2"/>
        <w:rPr>
          <w:rFonts w:eastAsia="Times New Roman"/>
        </w:rPr>
      </w:pPr>
      <w:r w:rsidRPr="00742779">
        <w:rPr>
          <w:rFonts w:eastAsia="Times New Roman"/>
        </w:rPr>
        <w:t>Why DAO Statutes Exist</w:t>
      </w:r>
    </w:p>
    <w:p w14:paraId="7B1DD48F" w14:textId="77777777" w:rsidR="0033544D" w:rsidRPr="00742779" w:rsidRDefault="00742779" w:rsidP="000E54B1">
      <w:pPr>
        <w:pPrChange w:id="2536" w:author="Seth Oranburg" w:date="2026-03-07T09:50:00Z" w16du:dateUtc="2026-03-07T14:50:00Z">
          <w:pPr>
            <w:pStyle w:val="NormalWeb"/>
          </w:pPr>
        </w:pPrChange>
      </w:pPr>
      <w:del w:id="2537" w:author="Seth Oranburg" w:date="2026-03-07T09:50:00Z" w16du:dateUtc="2026-03-07T14:50:00Z">
        <w:r w:rsidRPr="00742779">
          <w:rPr>
            <w:rFonts w:ascii="ZWAdobeF" w:hAnsi="ZWAdobeF" w:cs="ZWAdobeF"/>
            <w:sz w:val="2"/>
            <w:szCs w:val="2"/>
          </w:rPr>
          <w:delText>1180B</w:delText>
        </w:r>
        <w:r w:rsidR="0033544D" w:rsidRPr="00742779">
          <w:delText>The</w:delText>
        </w:r>
      </w:del>
      <w:ins w:id="2538" w:author="Seth Oranburg" w:date="2026-03-07T09:50:00Z" w16du:dateUtc="2026-03-07T14:50:00Z">
        <w:r w:rsidR="0033544D" w:rsidRPr="00742779">
          <w:t>The</w:t>
        </w:r>
      </w:ins>
      <w:r w:rsidR="0033544D" w:rsidRPr="00742779">
        <w:t xml:space="preserve"> emergence of DAO-specific legislation deepens the puzzle. Wyoming enacted a DAO LLC statute in 2021.</w:t>
      </w:r>
      <w:r w:rsidR="0033544D">
        <w:fldChar w:fldCharType="begin"/>
      </w:r>
      <w:r w:rsidR="0033544D">
        <w:instrText>HYPERLINK \l "fn139-11647" \o "Jump to citation"</w:instrText>
      </w:r>
      <w:r w:rsidR="0033544D">
        <w:fldChar w:fldCharType="separate"/>
      </w:r>
      <w:r w:rsidR="0033544D" w:rsidRPr="00742779">
        <w:rPr>
          <w:rStyle w:val="Hyperlink"/>
          <w:color w:val="auto"/>
          <w:u w:val="none"/>
        </w:rPr>
        <w:t>[139</w:t>
      </w:r>
      <w:r w:rsidR="00EE2871" w:rsidRPr="00742779">
        <w:rPr>
          <w:rStyle w:val="Hyperlink"/>
          <w:color w:val="auto"/>
          <w:u w:val="none"/>
        </w:rPr>
        <w:t>]</w:t>
      </w:r>
      <w:r w:rsidR="0033544D">
        <w:fldChar w:fldCharType="end"/>
      </w:r>
      <w:r w:rsidR="0033544D" w:rsidRPr="00742779">
        <w:t xml:space="preserve"> Vermont,</w:t>
      </w:r>
      <w:r w:rsidR="0033544D">
        <w:fldChar w:fldCharType="begin"/>
      </w:r>
      <w:r w:rsidR="0033544D">
        <w:instrText>HYPERLINK \l "fn140-11647" \o "Jump to citation"</w:instrText>
      </w:r>
      <w:r w:rsidR="0033544D">
        <w:fldChar w:fldCharType="separate"/>
      </w:r>
      <w:r w:rsidR="0033544D" w:rsidRPr="00742779">
        <w:rPr>
          <w:rStyle w:val="Hyperlink"/>
          <w:color w:val="auto"/>
          <w:u w:val="none"/>
        </w:rPr>
        <w:t>[140</w:t>
      </w:r>
      <w:r w:rsidR="00EE2871" w:rsidRPr="00742779">
        <w:rPr>
          <w:rStyle w:val="Hyperlink"/>
          <w:color w:val="auto"/>
          <w:u w:val="none"/>
        </w:rPr>
        <w:t>]</w:t>
      </w:r>
      <w:r w:rsidR="0033544D">
        <w:fldChar w:fldCharType="end"/>
      </w:r>
      <w:r w:rsidR="0033544D" w:rsidRPr="00742779">
        <w:t xml:space="preserve"> Tennessee,</w:t>
      </w:r>
      <w:r w:rsidR="0033544D">
        <w:fldChar w:fldCharType="begin"/>
      </w:r>
      <w:r w:rsidR="0033544D">
        <w:instrText>HYPERLINK \l "fn141-11647" \o "Jump to citation"</w:instrText>
      </w:r>
      <w:r w:rsidR="0033544D">
        <w:fldChar w:fldCharType="separate"/>
      </w:r>
      <w:r w:rsidR="0033544D" w:rsidRPr="00742779">
        <w:rPr>
          <w:rStyle w:val="Hyperlink"/>
          <w:color w:val="auto"/>
          <w:u w:val="none"/>
        </w:rPr>
        <w:t>[141</w:t>
      </w:r>
      <w:r w:rsidR="00360463" w:rsidRPr="00742779">
        <w:rPr>
          <w:rStyle w:val="Hyperlink"/>
          <w:color w:val="auto"/>
          <w:u w:val="none"/>
        </w:rPr>
        <w:t>]</w:t>
      </w:r>
      <w:r w:rsidR="0033544D">
        <w:fldChar w:fldCharType="end"/>
      </w:r>
      <w:r w:rsidR="0033544D" w:rsidRPr="00742779">
        <w:t xml:space="preserve"> and Utah followed.</w:t>
      </w:r>
      <w:r w:rsidR="0033544D">
        <w:fldChar w:fldCharType="begin"/>
      </w:r>
      <w:r w:rsidR="0033544D">
        <w:instrText>HYPERLINK \l "fn142-11647" \o "Jump to citation"</w:instrText>
      </w:r>
      <w:r w:rsidR="0033544D">
        <w:fldChar w:fldCharType="separate"/>
      </w:r>
      <w:r w:rsidR="0033544D" w:rsidRPr="00742779">
        <w:rPr>
          <w:rStyle w:val="Hyperlink"/>
          <w:color w:val="auto"/>
          <w:u w:val="none"/>
        </w:rPr>
        <w:t>[142</w:t>
      </w:r>
      <w:r w:rsidR="00EE2871" w:rsidRPr="00742779">
        <w:rPr>
          <w:rStyle w:val="Hyperlink"/>
          <w:color w:val="auto"/>
          <w:u w:val="none"/>
        </w:rPr>
        <w:t>]</w:t>
      </w:r>
      <w:r w:rsidR="0033544D">
        <w:fldChar w:fldCharType="end"/>
      </w:r>
      <w:r w:rsidR="0033544D" w:rsidRPr="00742779">
        <w:t xml:space="preserve"> These statutes allow DAOs to register as legal entities, obtain limited liability, designate registered agents, and file formation documents with the state.</w:t>
      </w:r>
    </w:p>
    <w:p w14:paraId="42707DD7" w14:textId="77777777" w:rsidR="0033544D" w:rsidRPr="00742779" w:rsidRDefault="00742779" w:rsidP="000E54B1">
      <w:del w:id="2539" w:author="Seth Oranburg" w:date="2026-03-07T09:50:00Z" w16du:dateUtc="2026-03-07T14:50:00Z">
        <w:r w:rsidRPr="00742779">
          <w:rPr>
            <w:rFonts w:ascii="ZWAdobeF" w:hAnsi="ZWAdobeF" w:cs="ZWAdobeF"/>
            <w:sz w:val="2"/>
            <w:szCs w:val="2"/>
          </w:rPr>
          <w:delText>1181B</w:delText>
        </w:r>
        <w:r w:rsidR="0033544D" w:rsidRPr="00742779">
          <w:delText>Why</w:delText>
        </w:r>
      </w:del>
      <w:ins w:id="2540" w:author="Seth Oranburg" w:date="2026-03-07T09:50:00Z" w16du:dateUtc="2026-03-07T14:50:00Z">
        <w:r w:rsidR="0033544D" w:rsidRPr="00742779">
          <w:t>Why</w:t>
        </w:r>
      </w:ins>
      <w:r w:rsidR="0033544D" w:rsidRPr="00742779">
        <w:t xml:space="preserve"> would DAO participants seek these statutes? If the entire point of a DAO is to escape state-mediated organization, why would anyone choose to register with the state?</w:t>
      </w:r>
    </w:p>
    <w:p w14:paraId="70987FBD" w14:textId="77777777" w:rsidR="0033544D" w:rsidRPr="00742779" w:rsidRDefault="00742779" w:rsidP="000E54B1">
      <w:del w:id="2541" w:author="Seth Oranburg" w:date="2026-03-07T09:50:00Z" w16du:dateUtc="2026-03-07T14:50:00Z">
        <w:r w:rsidRPr="00742779">
          <w:rPr>
            <w:rFonts w:ascii="ZWAdobeF" w:hAnsi="ZWAdobeF" w:cs="ZWAdobeF"/>
            <w:sz w:val="2"/>
            <w:szCs w:val="2"/>
          </w:rPr>
          <w:delText>1182B</w:delText>
        </w:r>
        <w:r w:rsidR="0033544D" w:rsidRPr="00742779">
          <w:delText>The</w:delText>
        </w:r>
      </w:del>
      <w:ins w:id="2542" w:author="Seth Oranburg" w:date="2026-03-07T09:50:00Z" w16du:dateUtc="2026-03-07T14:50:00Z">
        <w:r w:rsidR="0033544D" w:rsidRPr="00742779">
          <w:t>The</w:t>
        </w:r>
      </w:ins>
      <w:r w:rsidR="0033544D" w:rsidRPr="00742779">
        <w:t xml:space="preserve"> answer reveals what business law provides in circumstances where code alone proves insufficient. Registration creates legal personality: a distinct entity that can hold property, sue and be sued, and enter contracts. Limited liability protects participants from unlimited exposure for the organization</w:t>
      </w:r>
      <w:r w:rsidR="009F60D1" w:rsidRPr="00742779">
        <w:t>’</w:t>
      </w:r>
      <w:r w:rsidR="0033544D" w:rsidRPr="00742779">
        <w:t>s debts. A registered agent provides an address for service of process. Filing requirements give creditors and regulators a way to identify who is responsible for the organization</w:t>
      </w:r>
      <w:r w:rsidR="009F60D1" w:rsidRPr="00742779">
        <w:t>’</w:t>
      </w:r>
      <w:r w:rsidR="0033544D" w:rsidRPr="00742779">
        <w:t>s conduct.</w:t>
      </w:r>
    </w:p>
    <w:p w14:paraId="25695F50" w14:textId="77777777" w:rsidR="0033544D" w:rsidRPr="00742779" w:rsidRDefault="00742779" w:rsidP="000E54B1">
      <w:del w:id="2543" w:author="Seth Oranburg" w:date="2026-03-07T09:50:00Z" w16du:dateUtc="2026-03-07T14:50:00Z">
        <w:r w:rsidRPr="00742779">
          <w:rPr>
            <w:rFonts w:ascii="ZWAdobeF" w:hAnsi="ZWAdobeF" w:cs="ZWAdobeF"/>
            <w:sz w:val="2"/>
            <w:szCs w:val="2"/>
          </w:rPr>
          <w:delText>1183B</w:delText>
        </w:r>
        <w:r w:rsidR="0033544D" w:rsidRPr="00742779">
          <w:delText>DAO</w:delText>
        </w:r>
      </w:del>
      <w:ins w:id="2544" w:author="Seth Oranburg" w:date="2026-03-07T09:50:00Z" w16du:dateUtc="2026-03-07T14:50:00Z">
        <w:r w:rsidR="0033544D" w:rsidRPr="00742779">
          <w:t>DAO</w:t>
        </w:r>
      </w:ins>
      <w:r w:rsidR="0033544D" w:rsidRPr="00742779">
        <w:t xml:space="preserve"> statutes are not a validation of </w:t>
      </w:r>
      <w:r w:rsidR="009F60D1" w:rsidRPr="00742779">
        <w:t>“</w:t>
      </w:r>
      <w:r w:rsidR="0033544D" w:rsidRPr="00742779">
        <w:t>code is law.</w:t>
      </w:r>
      <w:r w:rsidR="009F60D1" w:rsidRPr="00742779">
        <w:t>”</w:t>
      </w:r>
      <w:r w:rsidR="0033544D" w:rsidRPr="00742779">
        <w:t xml:space="preserve"> They are translation layers that restore the benefits of organizational law to structures that tried to operate without them. They are evidence that the functions this book has traced since Chapter 1 are not optional decorations. They are constitutive elements of scalable cooperation among strangers.</w:t>
      </w:r>
    </w:p>
    <w:p w14:paraId="567A37E2" w14:textId="77777777" w:rsidR="0033544D" w:rsidRPr="00742779" w:rsidRDefault="0033544D" w:rsidP="000E54B1">
      <w:pPr>
        <w:pStyle w:val="Heading2"/>
        <w:rPr>
          <w:rFonts w:eastAsia="Times New Roman"/>
        </w:rPr>
      </w:pPr>
      <w:r w:rsidRPr="00742779">
        <w:rPr>
          <w:rFonts w:eastAsia="Times New Roman"/>
        </w:rPr>
        <w:lastRenderedPageBreak/>
        <w:t>The Four Problems in DAO Form</w:t>
      </w:r>
    </w:p>
    <w:p w14:paraId="29BEBF4E" w14:textId="77777777" w:rsidR="0033544D" w:rsidRPr="00742779" w:rsidRDefault="00742779" w:rsidP="000E54B1">
      <w:del w:id="2545" w:author="Seth Oranburg" w:date="2026-03-07T09:50:00Z" w16du:dateUtc="2026-03-07T14:50:00Z">
        <w:r w:rsidRPr="00742779">
          <w:rPr>
            <w:rFonts w:ascii="ZWAdobeF" w:hAnsi="ZWAdobeF" w:cs="ZWAdobeF"/>
            <w:sz w:val="2"/>
            <w:szCs w:val="2"/>
          </w:rPr>
          <w:delText>1184B</w:delText>
        </w:r>
        <w:r w:rsidR="0033544D" w:rsidRPr="00742779">
          <w:delText>This</w:delText>
        </w:r>
      </w:del>
      <w:ins w:id="2546" w:author="Seth Oranburg" w:date="2026-03-07T09:50:00Z" w16du:dateUtc="2026-03-07T14:50:00Z">
        <w:r w:rsidR="0033544D" w:rsidRPr="00742779">
          <w:t>This</w:t>
        </w:r>
      </w:ins>
      <w:r w:rsidR="0033544D" w:rsidRPr="00742779">
        <w:t xml:space="preserve"> chapter evaluates DAOs through the same framework applied to partnerships, corporations, LLCs, and nonprofits: the four structural problems of attribution, internal governance, risk allocation, and asset partitioning.</w:t>
      </w:r>
    </w:p>
    <w:p w14:paraId="15BDE3E3" w14:textId="77777777" w:rsidR="0033544D" w:rsidRPr="00742779" w:rsidRDefault="00742779" w:rsidP="000E54B1">
      <w:del w:id="2547" w:author="Seth Oranburg" w:date="2026-03-07T09:50:00Z" w16du:dateUtc="2026-03-07T14:50:00Z">
        <w:r w:rsidRPr="00742779">
          <w:rPr>
            <w:rStyle w:val="Strong"/>
            <w:rFonts w:ascii="ZWAdobeF" w:hAnsi="ZWAdobeF" w:cs="ZWAdobeF"/>
            <w:b w:val="0"/>
            <w:sz w:val="2"/>
            <w:szCs w:val="2"/>
          </w:rPr>
          <w:delText>1185B</w:delText>
        </w:r>
        <w:r w:rsidR="0033544D" w:rsidRPr="00742779">
          <w:rPr>
            <w:rStyle w:val="Strong"/>
          </w:rPr>
          <w:delText>Attribution</w:delText>
        </w:r>
      </w:del>
      <w:ins w:id="2548" w:author="Seth Oranburg" w:date="2026-03-07T09:50:00Z" w16du:dateUtc="2026-03-07T14:50:00Z">
        <w:r w:rsidR="0033544D" w:rsidRPr="00742779">
          <w:rPr>
            <w:rStyle w:val="Strong"/>
          </w:rPr>
          <w:t>Attribution</w:t>
        </w:r>
      </w:ins>
      <w:r w:rsidR="0033544D" w:rsidRPr="00742779">
        <w:t xml:space="preserve"> becomes acute when a smart contract executes automatically. If the protocol, meaning the collection of smart contracts that define a DAO</w:t>
      </w:r>
      <w:r w:rsidR="009F60D1" w:rsidRPr="00742779">
        <w:t>’</w:t>
      </w:r>
      <w:r w:rsidR="0033544D" w:rsidRPr="00742779">
        <w:t>s operations, transfers assets, who is the principal and who is the agent? The software developers who wrote the code? The token holders who voted to deploy it? The validators, meaning the computers that process blockchain transactions, who recorded the transaction? The users who triggered the execution? When liability attaches, it must attach to someone. The protocol is not a person. Agency law requires identifiable actors, not autonomous code.</w:t>
      </w:r>
    </w:p>
    <w:p w14:paraId="30DC390F" w14:textId="77777777" w:rsidR="0033544D" w:rsidRPr="00742779" w:rsidRDefault="00742779" w:rsidP="000E54B1">
      <w:del w:id="2549" w:author="Seth Oranburg" w:date="2026-03-07T09:50:00Z" w16du:dateUtc="2026-03-07T14:50:00Z">
        <w:r w:rsidRPr="00742779">
          <w:rPr>
            <w:rStyle w:val="Strong"/>
            <w:rFonts w:ascii="ZWAdobeF" w:hAnsi="ZWAdobeF" w:cs="ZWAdobeF"/>
            <w:b w:val="0"/>
            <w:sz w:val="2"/>
            <w:szCs w:val="2"/>
          </w:rPr>
          <w:delText>1186B</w:delText>
        </w:r>
        <w:r w:rsidR="0033544D" w:rsidRPr="00742779">
          <w:rPr>
            <w:rStyle w:val="Strong"/>
          </w:rPr>
          <w:delText>Internal</w:delText>
        </w:r>
      </w:del>
      <w:ins w:id="2550" w:author="Seth Oranburg" w:date="2026-03-07T09:50:00Z" w16du:dateUtc="2026-03-07T14:50:00Z">
        <w:r w:rsidR="0033544D" w:rsidRPr="00742779">
          <w:rPr>
            <w:rStyle w:val="Strong"/>
          </w:rPr>
          <w:t>Internal</w:t>
        </w:r>
      </w:ins>
      <w:r w:rsidR="0033544D" w:rsidRPr="00742779">
        <w:rPr>
          <w:rStyle w:val="Strong"/>
        </w:rPr>
        <w:t xml:space="preserve"> governance</w:t>
      </w:r>
      <w:r w:rsidR="0033544D" w:rsidRPr="00742779">
        <w:t xml:space="preserve"> reveals the limits of algorithmic coordination. DAOs face voter apathy, plutocratic control by large token holders, governance attacks through flash-borrowed voting power, and decision-making that depends on off-chain discussion that never makes it into the smart contract. The code governs what happens on-chain, but human judgment still shapes what the code does not specify.</w:t>
      </w:r>
    </w:p>
    <w:p w14:paraId="0B85B3C4" w14:textId="77777777" w:rsidR="0033544D" w:rsidRPr="00742779" w:rsidRDefault="00742779" w:rsidP="000E54B1">
      <w:del w:id="2551" w:author="Seth Oranburg" w:date="2026-03-07T09:50:00Z" w16du:dateUtc="2026-03-07T14:50:00Z">
        <w:r w:rsidRPr="00742779">
          <w:rPr>
            <w:rStyle w:val="Strong"/>
            <w:rFonts w:ascii="ZWAdobeF" w:hAnsi="ZWAdobeF" w:cs="ZWAdobeF"/>
            <w:b w:val="0"/>
            <w:sz w:val="2"/>
            <w:szCs w:val="2"/>
          </w:rPr>
          <w:delText>1187B</w:delText>
        </w:r>
        <w:r w:rsidR="0033544D" w:rsidRPr="00742779">
          <w:rPr>
            <w:rStyle w:val="Strong"/>
          </w:rPr>
          <w:delText>Risk</w:delText>
        </w:r>
      </w:del>
      <w:ins w:id="2552" w:author="Seth Oranburg" w:date="2026-03-07T09:50:00Z" w16du:dateUtc="2026-03-07T14:50:00Z">
        <w:r w:rsidR="0033544D" w:rsidRPr="00742779">
          <w:rPr>
            <w:rStyle w:val="Strong"/>
          </w:rPr>
          <w:t>Risk</w:t>
        </w:r>
      </w:ins>
      <w:r w:rsidR="0033544D" w:rsidRPr="00742779">
        <w:rPr>
          <w:rStyle w:val="Strong"/>
        </w:rPr>
        <w:t xml:space="preserve"> allocation</w:t>
      </w:r>
      <w:r w:rsidR="0033544D" w:rsidRPr="00742779">
        <w:t xml:space="preserve"> exposes participants to consequences they may not have anticipated. Token holders who thought they were investors have been treated as partners with personal liability. Software developers who thought they transferred control to </w:t>
      </w:r>
      <w:r w:rsidR="009F60D1" w:rsidRPr="00742779">
        <w:t>“</w:t>
      </w:r>
      <w:r w:rsidR="0033544D" w:rsidRPr="00742779">
        <w:t>the community</w:t>
      </w:r>
      <w:r w:rsidR="009F60D1" w:rsidRPr="00742779">
        <w:t>”</w:t>
      </w:r>
      <w:r w:rsidR="0033544D" w:rsidRPr="00742779">
        <w:t xml:space="preserve"> have remained liable for the protocol</w:t>
      </w:r>
      <w:r w:rsidR="009F60D1" w:rsidRPr="00742779">
        <w:t>’</w:t>
      </w:r>
      <w:r w:rsidR="0033544D" w:rsidRPr="00742779">
        <w:t>s conduct. Users who deposited assets in supposedly decentralized protocols have lost everything when a developer</w:t>
      </w:r>
      <w:r w:rsidR="009F60D1" w:rsidRPr="00742779">
        <w:t>’</w:t>
      </w:r>
      <w:r w:rsidR="0033544D" w:rsidRPr="00742779">
        <w:t>s private key, the digital credential that controls access to blockchain assets, was compromised.</w:t>
      </w:r>
    </w:p>
    <w:p w14:paraId="234E2C57" w14:textId="77777777" w:rsidR="0033544D" w:rsidRPr="00742779" w:rsidRDefault="00742779" w:rsidP="000E54B1">
      <w:del w:id="2553" w:author="Seth Oranburg" w:date="2026-03-07T09:50:00Z" w16du:dateUtc="2026-03-07T14:50:00Z">
        <w:r w:rsidRPr="00742779">
          <w:rPr>
            <w:rStyle w:val="Strong"/>
            <w:rFonts w:ascii="ZWAdobeF" w:hAnsi="ZWAdobeF" w:cs="ZWAdobeF"/>
            <w:b w:val="0"/>
            <w:sz w:val="2"/>
            <w:szCs w:val="2"/>
          </w:rPr>
          <w:delText>1188B</w:delText>
        </w:r>
        <w:r w:rsidR="0033544D" w:rsidRPr="00742779">
          <w:rPr>
            <w:rStyle w:val="Strong"/>
          </w:rPr>
          <w:delText>Asset</w:delText>
        </w:r>
      </w:del>
      <w:ins w:id="2554" w:author="Seth Oranburg" w:date="2026-03-07T09:50:00Z" w16du:dateUtc="2026-03-07T14:50:00Z">
        <w:r w:rsidR="0033544D" w:rsidRPr="00742779">
          <w:rPr>
            <w:rStyle w:val="Strong"/>
          </w:rPr>
          <w:t>Asset</w:t>
        </w:r>
      </w:ins>
      <w:r w:rsidR="0033544D" w:rsidRPr="00742779">
        <w:rPr>
          <w:rStyle w:val="Strong"/>
        </w:rPr>
        <w:t xml:space="preserve"> partitioning</w:t>
      </w:r>
      <w:r w:rsidR="0033544D" w:rsidRPr="00742779">
        <w:t xml:space="preserve"> is complicated when the entity</w:t>
      </w:r>
      <w:r w:rsidR="009F60D1" w:rsidRPr="00742779">
        <w:t>’</w:t>
      </w:r>
      <w:r w:rsidR="0033544D" w:rsidRPr="00742779">
        <w:t>s treasury is a smart contract address. In traditional organizations, entity assets are legally separate from the personal assets of owners and managers. But who owns the treasury of an unregistered DAO? If the DAO has no legal personality, the treasury may be a pool of assets owned jointly by token holders, with all the exposure that entails.</w:t>
      </w:r>
    </w:p>
    <w:p w14:paraId="0907B9AF" w14:textId="77777777" w:rsidR="0033544D" w:rsidRPr="00742779" w:rsidRDefault="00742779" w:rsidP="000E54B1">
      <w:del w:id="2555" w:author="Seth Oranburg" w:date="2026-03-07T09:50:00Z" w16du:dateUtc="2026-03-07T14:50:00Z">
        <w:r w:rsidRPr="00742779">
          <w:rPr>
            <w:rFonts w:ascii="ZWAdobeF" w:hAnsi="ZWAdobeF" w:cs="ZWAdobeF"/>
            <w:sz w:val="2"/>
            <w:szCs w:val="2"/>
          </w:rPr>
          <w:delText>1189B</w:delText>
        </w:r>
        <w:r w:rsidR="0033544D" w:rsidRPr="00742779">
          <w:delText>We</w:delText>
        </w:r>
      </w:del>
      <w:ins w:id="2556" w:author="Seth Oranburg" w:date="2026-03-07T09:50:00Z" w16du:dateUtc="2026-03-07T14:50:00Z">
        <w:r w:rsidR="0033544D" w:rsidRPr="00742779">
          <w:t>We</w:t>
        </w:r>
      </w:ins>
      <w:r w:rsidR="0033544D" w:rsidRPr="00742779">
        <w:t xml:space="preserve"> will trace these problems through the cases and regulatory actions that have shaped DAO law: the SEC</w:t>
      </w:r>
      <w:r w:rsidR="009F60D1" w:rsidRPr="00742779">
        <w:t>’</w:t>
      </w:r>
      <w:r w:rsidR="0033544D" w:rsidRPr="00742779">
        <w:t>s report on The ĐAO, the CFTC</w:t>
      </w:r>
      <w:r w:rsidR="009F60D1" w:rsidRPr="00742779">
        <w:t>’</w:t>
      </w:r>
      <w:r w:rsidR="0033544D" w:rsidRPr="00742779">
        <w:t xml:space="preserve">s enforcement action against Ooki DAO, the partnership liability ruling in </w:t>
      </w:r>
      <w:r w:rsidR="0033544D" w:rsidRPr="00742779">
        <w:rPr>
          <w:rStyle w:val="Emphasis"/>
        </w:rPr>
        <w:t>Sarcuni v. bZx DAO</w:t>
      </w:r>
      <w:r w:rsidR="0033544D" w:rsidRPr="00742779">
        <w:t xml:space="preserve">, and the </w:t>
      </w:r>
      <w:r w:rsidR="0033544D" w:rsidRPr="00742779">
        <w:rPr>
          <w:rStyle w:val="Emphasis"/>
        </w:rPr>
        <w:t>Van Loon</w:t>
      </w:r>
      <w:r w:rsidR="0033544D" w:rsidRPr="00742779">
        <w:t xml:space="preserve"> litigation over Treasury sanctions against Tornado Cash. Each authority reveals where DAOs encounter legal boundaries.</w:t>
      </w:r>
    </w:p>
    <w:p w14:paraId="086B2B45" w14:textId="77777777" w:rsidR="0033544D" w:rsidRPr="00742779" w:rsidRDefault="0033544D" w:rsidP="000E54B1">
      <w:pPr>
        <w:pStyle w:val="Heading2"/>
        <w:rPr>
          <w:rFonts w:eastAsia="Times New Roman"/>
        </w:rPr>
      </w:pPr>
      <w:r w:rsidRPr="00742779">
        <w:rPr>
          <w:rFonts w:eastAsia="Times New Roman"/>
        </w:rPr>
        <w:lastRenderedPageBreak/>
        <w:t>How DAOs Actually Work</w:t>
      </w:r>
    </w:p>
    <w:p w14:paraId="1267AE7E" w14:textId="77777777" w:rsidR="0033544D" w:rsidRPr="00742779" w:rsidRDefault="00742779" w:rsidP="000E54B1">
      <w:del w:id="2557" w:author="Seth Oranburg" w:date="2026-03-07T09:50:00Z" w16du:dateUtc="2026-03-07T14:50:00Z">
        <w:r w:rsidRPr="00742779">
          <w:rPr>
            <w:rFonts w:ascii="ZWAdobeF" w:hAnsi="ZWAdobeF" w:cs="ZWAdobeF"/>
            <w:sz w:val="2"/>
            <w:szCs w:val="2"/>
          </w:rPr>
          <w:delText>1190B</w:delText>
        </w:r>
        <w:r w:rsidR="0033544D" w:rsidRPr="00742779">
          <w:delText>Before</w:delText>
        </w:r>
      </w:del>
      <w:ins w:id="2558" w:author="Seth Oranburg" w:date="2026-03-07T09:50:00Z" w16du:dateUtc="2026-03-07T14:50:00Z">
        <w:r w:rsidR="0033544D" w:rsidRPr="00742779">
          <w:t>Before</w:t>
        </w:r>
      </w:ins>
      <w:r w:rsidR="0033544D" w:rsidRPr="00742779">
        <w:t xml:space="preserve"> evaluating the legal problems, we need to understand the technical architecture that creates them. This section provides only the background necessary for legal analysis, not a comprehensive technical primer.</w:t>
      </w:r>
    </w:p>
    <w:p w14:paraId="2E9DC2A2" w14:textId="77777777" w:rsidR="0033544D" w:rsidRPr="00742779" w:rsidRDefault="0033544D" w:rsidP="000E54B1">
      <w:pPr>
        <w:pStyle w:val="Heading3"/>
        <w:rPr>
          <w:rFonts w:eastAsia="Times New Roman"/>
        </w:rPr>
      </w:pPr>
      <w:r w:rsidRPr="00742779">
        <w:rPr>
          <w:rFonts w:eastAsia="Times New Roman"/>
        </w:rPr>
        <w:t>The Technical Substrate</w:t>
      </w:r>
    </w:p>
    <w:p w14:paraId="754096CB" w14:textId="77777777" w:rsidR="0033544D" w:rsidRPr="00742779" w:rsidRDefault="00742779" w:rsidP="000E54B1">
      <w:pPr>
        <w:pPrChange w:id="2559" w:author="Seth Oranburg" w:date="2026-03-07T09:50:00Z" w16du:dateUtc="2026-03-07T14:50:00Z">
          <w:pPr>
            <w:pStyle w:val="NormalWeb"/>
          </w:pPr>
        </w:pPrChange>
      </w:pPr>
      <w:del w:id="2560" w:author="Seth Oranburg" w:date="2026-03-07T09:50:00Z" w16du:dateUtc="2026-03-07T14:50:00Z">
        <w:r w:rsidRPr="00742779">
          <w:rPr>
            <w:rFonts w:ascii="ZWAdobeF" w:hAnsi="ZWAdobeF" w:cs="ZWAdobeF"/>
            <w:sz w:val="2"/>
            <w:szCs w:val="2"/>
          </w:rPr>
          <w:delText>1191B</w:delText>
        </w:r>
        <w:r w:rsidR="0033544D" w:rsidRPr="00742779">
          <w:delText>A</w:delText>
        </w:r>
      </w:del>
      <w:ins w:id="2561" w:author="Seth Oranburg" w:date="2026-03-07T09:50:00Z" w16du:dateUtc="2026-03-07T14:50:00Z">
        <w:r w:rsidR="0033544D" w:rsidRPr="00742779">
          <w:t>A</w:t>
        </w:r>
      </w:ins>
      <w:r w:rsidR="0033544D" w:rsidRPr="00742779">
        <w:t xml:space="preserve"> </w:t>
      </w:r>
      <w:r w:rsidR="0033544D" w:rsidRPr="00742779">
        <w:rPr>
          <w:rStyle w:val="Strong"/>
        </w:rPr>
        <w:t>blockchain</w:t>
      </w:r>
      <w:r w:rsidR="0033544D" w:rsidRPr="00742779">
        <w:t xml:space="preserve"> is a distributed ledger maintained by a network of computers. Unlike a centralized database controlled by a single administrator, a blockchain</w:t>
      </w:r>
      <w:r w:rsidR="009F60D1" w:rsidRPr="00742779">
        <w:t>’</w:t>
      </w:r>
      <w:r w:rsidR="0033544D" w:rsidRPr="00742779">
        <w:t>s records are replicated across many nodes, meaning individual computers participating in the network, validated through a consensus mechanism, and designed to be immutable once recorded.</w:t>
      </w:r>
      <w:r w:rsidR="0033544D">
        <w:fldChar w:fldCharType="begin"/>
      </w:r>
      <w:r w:rsidR="0033544D">
        <w:instrText>HYPERLINK \l "fn143-11647" \o "Jump to citation"</w:instrText>
      </w:r>
      <w:r w:rsidR="0033544D">
        <w:fldChar w:fldCharType="separate"/>
      </w:r>
      <w:r w:rsidR="0033544D" w:rsidRPr="00742779">
        <w:rPr>
          <w:rStyle w:val="Hyperlink"/>
          <w:color w:val="auto"/>
          <w:u w:val="none"/>
        </w:rPr>
        <w:t>[143</w:t>
      </w:r>
      <w:r w:rsidR="00EE2871" w:rsidRPr="00742779">
        <w:rPr>
          <w:rStyle w:val="Hyperlink"/>
          <w:color w:val="auto"/>
          <w:u w:val="none"/>
        </w:rPr>
        <w:t>]</w:t>
      </w:r>
      <w:r w:rsidR="0033544D">
        <w:fldChar w:fldCharType="end"/>
      </w:r>
      <w:r w:rsidR="0033544D" w:rsidRPr="00742779">
        <w:t xml:space="preserve"> Anyone with an internet connection can view the ledger, verify transactions, and in most cases participate in maintaining the network.</w:t>
      </w:r>
    </w:p>
    <w:p w14:paraId="49E5D0B3" w14:textId="77777777" w:rsidR="0033544D" w:rsidRPr="00742779" w:rsidRDefault="00742779" w:rsidP="000E54B1">
      <w:pPr>
        <w:pPrChange w:id="2562" w:author="Seth Oranburg" w:date="2026-03-07T09:50:00Z" w16du:dateUtc="2026-03-07T14:50:00Z">
          <w:pPr>
            <w:pStyle w:val="NormalWeb"/>
          </w:pPr>
        </w:pPrChange>
      </w:pPr>
      <w:del w:id="2563" w:author="Seth Oranburg" w:date="2026-03-07T09:50:00Z" w16du:dateUtc="2026-03-07T14:50:00Z">
        <w:r w:rsidRPr="00742779">
          <w:rPr>
            <w:rStyle w:val="Strong"/>
            <w:rFonts w:ascii="ZWAdobeF" w:hAnsi="ZWAdobeF" w:cs="ZWAdobeF"/>
            <w:b w:val="0"/>
            <w:sz w:val="2"/>
            <w:szCs w:val="2"/>
          </w:rPr>
          <w:delText>1192B</w:delText>
        </w:r>
        <w:r w:rsidR="0033544D" w:rsidRPr="00742779">
          <w:rPr>
            <w:rStyle w:val="Strong"/>
          </w:rPr>
          <w:delText>Smart</w:delText>
        </w:r>
      </w:del>
      <w:ins w:id="2564" w:author="Seth Oranburg" w:date="2026-03-07T09:50:00Z" w16du:dateUtc="2026-03-07T14:50:00Z">
        <w:r w:rsidR="0033544D" w:rsidRPr="00742779">
          <w:rPr>
            <w:rStyle w:val="Strong"/>
          </w:rPr>
          <w:t>Smart</w:t>
        </w:r>
      </w:ins>
      <w:r w:rsidR="0033544D" w:rsidRPr="00742779">
        <w:rPr>
          <w:rStyle w:val="Strong"/>
        </w:rPr>
        <w:t xml:space="preserve"> contracts</w:t>
      </w:r>
      <w:r w:rsidR="0033544D" w:rsidRPr="00742779">
        <w:t xml:space="preserve"> are software programs deployed on a blockchain. Once deployed, they execute automatically when specified conditions are met. A smart contract might hold assets, release them when certain signatures are provided, execute trades when price conditions are satisfied, or modify its own state based on user inputs.</w:t>
      </w:r>
      <w:r w:rsidR="0033544D">
        <w:fldChar w:fldCharType="begin"/>
      </w:r>
      <w:r w:rsidR="0033544D">
        <w:instrText>HYPERLINK \l "fn144-11647" \o "Jump to citation"</w:instrText>
      </w:r>
      <w:r w:rsidR="0033544D">
        <w:fldChar w:fldCharType="separate"/>
      </w:r>
      <w:r w:rsidR="0033544D" w:rsidRPr="00742779">
        <w:rPr>
          <w:rStyle w:val="Hyperlink"/>
          <w:color w:val="auto"/>
          <w:u w:val="none"/>
        </w:rPr>
        <w:t>[144</w:t>
      </w:r>
      <w:r w:rsidR="00EE2871" w:rsidRPr="00742779">
        <w:rPr>
          <w:rStyle w:val="Hyperlink"/>
          <w:color w:val="auto"/>
          <w:u w:val="none"/>
        </w:rPr>
        <w:t>]</w:t>
      </w:r>
      <w:r w:rsidR="0033544D">
        <w:fldChar w:fldCharType="end"/>
      </w:r>
      <w:r w:rsidR="0033544D" w:rsidRPr="00742779">
        <w:t xml:space="preserve"> The term </w:t>
      </w:r>
      <w:r w:rsidR="009F60D1" w:rsidRPr="00742779">
        <w:t>“</w:t>
      </w:r>
      <w:r w:rsidR="0033544D" w:rsidRPr="00742779">
        <w:t>contract</w:t>
      </w:r>
      <w:r w:rsidR="009F60D1" w:rsidRPr="00742779">
        <w:t>”</w:t>
      </w:r>
      <w:r w:rsidR="0033544D" w:rsidRPr="00742779">
        <w:t xml:space="preserve"> is misleading: a smart contract is code, not a legally binding agreement in the traditional sense. Whether the code creates legal obligations depends on facts and circumstances that exist outside the code itself.</w:t>
      </w:r>
    </w:p>
    <w:p w14:paraId="10842C89" w14:textId="77777777" w:rsidR="0033544D" w:rsidRPr="00742779" w:rsidRDefault="00742779" w:rsidP="000E54B1">
      <w:del w:id="2565" w:author="Seth Oranburg" w:date="2026-03-07T09:50:00Z" w16du:dateUtc="2026-03-07T14:50:00Z">
        <w:r w:rsidRPr="00742779">
          <w:rPr>
            <w:rFonts w:ascii="ZWAdobeF" w:hAnsi="ZWAdobeF" w:cs="ZWAdobeF"/>
            <w:sz w:val="2"/>
            <w:szCs w:val="2"/>
          </w:rPr>
          <w:delText>1193B</w:delText>
        </w:r>
        <w:r w:rsidR="0033544D" w:rsidRPr="00742779">
          <w:delText>A</w:delText>
        </w:r>
      </w:del>
      <w:ins w:id="2566" w:author="Seth Oranburg" w:date="2026-03-07T09:50:00Z" w16du:dateUtc="2026-03-07T14:50:00Z">
        <w:r w:rsidR="0033544D" w:rsidRPr="00742779">
          <w:t>A</w:t>
        </w:r>
      </w:ins>
      <w:r w:rsidR="0033544D" w:rsidRPr="00742779">
        <w:t xml:space="preserve"> </w:t>
      </w:r>
      <w:r w:rsidR="0033544D" w:rsidRPr="00742779">
        <w:rPr>
          <w:rStyle w:val="Strong"/>
        </w:rPr>
        <w:t>DAO</w:t>
      </w:r>
      <w:r w:rsidR="0033544D" w:rsidRPr="00742779">
        <w:t xml:space="preserve"> uses smart contracts to coordinate collective action. The typical structure involves several components.</w:t>
      </w:r>
    </w:p>
    <w:p w14:paraId="39AD3E84" w14:textId="77777777" w:rsidR="0033544D" w:rsidRPr="00742779" w:rsidRDefault="00742779" w:rsidP="000E54B1">
      <w:pPr>
        <w:pPrChange w:id="2567" w:author="Seth Oranburg" w:date="2026-03-07T09:50:00Z" w16du:dateUtc="2026-03-07T14:50:00Z">
          <w:pPr>
            <w:pStyle w:val="NormalWeb"/>
          </w:pPr>
        </w:pPrChange>
      </w:pPr>
      <w:del w:id="2568" w:author="Seth Oranburg" w:date="2026-03-07T09:50:00Z" w16du:dateUtc="2026-03-07T14:50:00Z">
        <w:r w:rsidRPr="00742779">
          <w:rPr>
            <w:rStyle w:val="Strong"/>
            <w:rFonts w:ascii="ZWAdobeF" w:hAnsi="ZWAdobeF" w:cs="ZWAdobeF"/>
            <w:b w:val="0"/>
            <w:sz w:val="2"/>
            <w:szCs w:val="2"/>
          </w:rPr>
          <w:delText>1194B</w:delText>
        </w:r>
        <w:r w:rsidR="0033544D" w:rsidRPr="00742779">
          <w:rPr>
            <w:rStyle w:val="Strong"/>
          </w:rPr>
          <w:delText>Governance</w:delText>
        </w:r>
      </w:del>
      <w:ins w:id="2569" w:author="Seth Oranburg" w:date="2026-03-07T09:50:00Z" w16du:dateUtc="2026-03-07T14:50:00Z">
        <w:r w:rsidR="0033544D" w:rsidRPr="00742779">
          <w:rPr>
            <w:rStyle w:val="Strong"/>
          </w:rPr>
          <w:t>Governance</w:t>
        </w:r>
      </w:ins>
      <w:r w:rsidR="0033544D" w:rsidRPr="00742779">
        <w:rPr>
          <w:rStyle w:val="Strong"/>
        </w:rPr>
        <w:t xml:space="preserve"> tokens</w:t>
      </w:r>
      <w:r w:rsidR="0033544D" w:rsidRPr="00742779">
        <w:t xml:space="preserve"> represent voting power within the organization. Holding more tokens generally means having more influence over decisions. Tokens can be purchased on cryptocurrency exchanges, earned through participation, or distributed through </w:t>
      </w:r>
      <w:r w:rsidR="009F60D1" w:rsidRPr="00742779">
        <w:t>“</w:t>
      </w:r>
      <w:r w:rsidR="0033544D" w:rsidRPr="00742779">
        <w:t>airdrops</w:t>
      </w:r>
      <w:r w:rsidR="009F60D1" w:rsidRPr="00742779">
        <w:t>”</w:t>
      </w:r>
      <w:r w:rsidR="0033544D" w:rsidRPr="00742779">
        <w:t xml:space="preserve"> to early users.</w:t>
      </w:r>
      <w:r w:rsidR="0033544D">
        <w:fldChar w:fldCharType="begin"/>
      </w:r>
      <w:r w:rsidR="0033544D">
        <w:instrText>HYPERLINK \l "fn145-11647" \o "Jump to citation"</w:instrText>
      </w:r>
      <w:r w:rsidR="0033544D">
        <w:fldChar w:fldCharType="separate"/>
      </w:r>
      <w:r w:rsidR="0033544D" w:rsidRPr="00742779">
        <w:rPr>
          <w:rStyle w:val="Hyperlink"/>
          <w:color w:val="auto"/>
          <w:u w:val="none"/>
        </w:rPr>
        <w:t>[145</w:t>
      </w:r>
      <w:r w:rsidR="00EE2871" w:rsidRPr="00742779">
        <w:rPr>
          <w:rStyle w:val="Hyperlink"/>
          <w:color w:val="auto"/>
          <w:u w:val="none"/>
        </w:rPr>
        <w:t>]</w:t>
      </w:r>
      <w:r w:rsidR="0033544D">
        <w:fldChar w:fldCharType="end"/>
      </w:r>
      <w:r w:rsidR="0033544D" w:rsidRPr="00742779">
        <w:t xml:space="preserve"> Unlike corporate shares, governance tokens usually do not represent a formal equity stake or a legal claim on assets. They grant the ability to vote, not ownership in any traditional legal sense. However, this formal distinction often collapses under scrutiny. Regulators and courts look past labels to economic reality: if tokens function like equity investments, trading on expectations of profit from others</w:t>
      </w:r>
      <w:r w:rsidR="009F60D1" w:rsidRPr="00742779">
        <w:t>’</w:t>
      </w:r>
      <w:r w:rsidR="0033544D" w:rsidRPr="00742779">
        <w:t xml:space="preserve"> efforts, they may be treated as securities regardless of what their issuers call them.</w:t>
      </w:r>
    </w:p>
    <w:p w14:paraId="46441104" w14:textId="77777777" w:rsidR="0033544D" w:rsidRPr="00742779" w:rsidRDefault="00742779" w:rsidP="000E54B1">
      <w:pPr>
        <w:pPrChange w:id="2570" w:author="Seth Oranburg" w:date="2026-03-07T09:50:00Z" w16du:dateUtc="2026-03-07T14:50:00Z">
          <w:pPr>
            <w:pStyle w:val="NormalWeb"/>
          </w:pPr>
        </w:pPrChange>
      </w:pPr>
      <w:del w:id="2571" w:author="Seth Oranburg" w:date="2026-03-07T09:50:00Z" w16du:dateUtc="2026-03-07T14:50:00Z">
        <w:r w:rsidRPr="00742779">
          <w:rPr>
            <w:rStyle w:val="Strong"/>
            <w:rFonts w:ascii="ZWAdobeF" w:hAnsi="ZWAdobeF" w:cs="ZWAdobeF"/>
            <w:b w:val="0"/>
            <w:sz w:val="2"/>
            <w:szCs w:val="2"/>
          </w:rPr>
          <w:delText>1195B</w:delText>
        </w:r>
        <w:r w:rsidR="0033544D" w:rsidRPr="00742779">
          <w:rPr>
            <w:rStyle w:val="Strong"/>
          </w:rPr>
          <w:delText>The</w:delText>
        </w:r>
      </w:del>
      <w:ins w:id="2572" w:author="Seth Oranburg" w:date="2026-03-07T09:50:00Z" w16du:dateUtc="2026-03-07T14:50:00Z">
        <w:r w:rsidR="0033544D" w:rsidRPr="00742779">
          <w:rPr>
            <w:rStyle w:val="Strong"/>
          </w:rPr>
          <w:t>The</w:t>
        </w:r>
      </w:ins>
      <w:r w:rsidR="0033544D" w:rsidRPr="00742779">
        <w:rPr>
          <w:rStyle w:val="Strong"/>
        </w:rPr>
        <w:t xml:space="preserve"> treasury</w:t>
      </w:r>
      <w:r w:rsidR="0033544D" w:rsidRPr="00742779">
        <w:t xml:space="preserve"> is a smart contract address that holds the organization</w:t>
      </w:r>
      <w:r w:rsidR="009F60D1" w:rsidRPr="00742779">
        <w:t>’</w:t>
      </w:r>
      <w:r w:rsidR="0033544D" w:rsidRPr="00742779">
        <w:t xml:space="preserve">s pooled assets, typically cryptocurrency. Treasury funds can only be released through the governance process specified in the smart contracts. In many </w:t>
      </w:r>
      <w:r w:rsidR="0033544D" w:rsidRPr="00742779">
        <w:lastRenderedPageBreak/>
        <w:t>DAOs, disbursements require approval by token holders through a voting procedure embedded in the code.</w:t>
      </w:r>
      <w:r w:rsidR="0033544D">
        <w:fldChar w:fldCharType="begin"/>
      </w:r>
      <w:r w:rsidR="0033544D">
        <w:instrText>HYPERLINK \l "fn143-11647" \o "Jump to citation"</w:instrText>
      </w:r>
      <w:r w:rsidR="0033544D">
        <w:fldChar w:fldCharType="separate"/>
      </w:r>
      <w:r w:rsidR="0033544D" w:rsidRPr="00742779">
        <w:rPr>
          <w:rStyle w:val="Hyperlink"/>
          <w:color w:val="auto"/>
          <w:u w:val="none"/>
        </w:rPr>
        <w:t>[143</w:t>
      </w:r>
      <w:r w:rsidR="00EE2871" w:rsidRPr="00742779">
        <w:rPr>
          <w:rStyle w:val="Hyperlink"/>
          <w:color w:val="auto"/>
          <w:u w:val="none"/>
        </w:rPr>
        <w:t>]</w:t>
      </w:r>
      <w:r w:rsidR="0033544D">
        <w:fldChar w:fldCharType="end"/>
      </w:r>
    </w:p>
    <w:p w14:paraId="3C4D8FBC" w14:textId="77777777" w:rsidR="0033544D" w:rsidRPr="00742779" w:rsidRDefault="00742779" w:rsidP="000E54B1">
      <w:pPr>
        <w:pPrChange w:id="2573" w:author="Seth Oranburg" w:date="2026-03-07T09:50:00Z" w16du:dateUtc="2026-03-07T14:50:00Z">
          <w:pPr>
            <w:pStyle w:val="NormalWeb"/>
          </w:pPr>
        </w:pPrChange>
      </w:pPr>
      <w:del w:id="2574" w:author="Seth Oranburg" w:date="2026-03-07T09:50:00Z" w16du:dateUtc="2026-03-07T14:50:00Z">
        <w:r w:rsidRPr="00742779">
          <w:rPr>
            <w:rStyle w:val="Strong"/>
            <w:rFonts w:ascii="ZWAdobeF" w:hAnsi="ZWAdobeF" w:cs="ZWAdobeF"/>
            <w:b w:val="0"/>
            <w:sz w:val="2"/>
            <w:szCs w:val="2"/>
          </w:rPr>
          <w:delText>1196B</w:delText>
        </w:r>
        <w:r w:rsidR="0033544D" w:rsidRPr="00742779">
          <w:rPr>
            <w:rStyle w:val="Strong"/>
          </w:rPr>
          <w:delText>On</w:delText>
        </w:r>
      </w:del>
      <w:ins w:id="2575" w:author="Seth Oranburg" w:date="2026-03-07T09:50:00Z" w16du:dateUtc="2026-03-07T14:50:00Z">
        <w:r w:rsidR="0033544D" w:rsidRPr="00742779">
          <w:rPr>
            <w:rStyle w:val="Strong"/>
          </w:rPr>
          <w:t>On</w:t>
        </w:r>
      </w:ins>
      <w:r w:rsidR="0033544D" w:rsidRPr="00742779">
        <w:rPr>
          <w:rStyle w:val="Strong"/>
        </w:rPr>
        <w:t>-chain voting</w:t>
      </w:r>
      <w:r w:rsidR="0033544D" w:rsidRPr="00742779">
        <w:t xml:space="preserve"> means that votes are recorded directly on the blockchain. Token holders submit transactions that register their votes, and the smart contract tallies the results. When a proposal reaches the required threshold, the contract can automatically execute the approved action.</w:t>
      </w:r>
      <w:r w:rsidR="0033544D">
        <w:fldChar w:fldCharType="begin"/>
      </w:r>
      <w:r w:rsidR="0033544D">
        <w:instrText>HYPERLINK \l "fn146-11647" \o "Jump to citation"</w:instrText>
      </w:r>
      <w:r w:rsidR="0033544D">
        <w:fldChar w:fldCharType="separate"/>
      </w:r>
      <w:r w:rsidR="0033544D" w:rsidRPr="00742779">
        <w:rPr>
          <w:rStyle w:val="Hyperlink"/>
          <w:color w:val="auto"/>
          <w:u w:val="none"/>
        </w:rPr>
        <w:t>[146</w:t>
      </w:r>
      <w:r w:rsidR="00EE2871" w:rsidRPr="00742779">
        <w:rPr>
          <w:rStyle w:val="Hyperlink"/>
          <w:color w:val="auto"/>
          <w:u w:val="none"/>
        </w:rPr>
        <w:t>]</w:t>
      </w:r>
      <w:r w:rsidR="0033544D">
        <w:fldChar w:fldCharType="end"/>
      </w:r>
      <w:r w:rsidR="0033544D" w:rsidRPr="00742779">
        <w:t xml:space="preserve"> Some DAOs use off-chain voting through platforms like Snapshot, which record votes without incurring the gas fees, meaning the transaction costs required to record data on a blockchain, associated with blockchain transactions. Off-chain votes require a separate mechanism to implement results on-chain.</w:t>
      </w:r>
    </w:p>
    <w:p w14:paraId="068FEB81" w14:textId="77777777" w:rsidR="0033544D" w:rsidRPr="00742779" w:rsidRDefault="00742779" w:rsidP="000E54B1">
      <w:pPr>
        <w:pPrChange w:id="2576" w:author="Seth Oranburg" w:date="2026-03-07T09:50:00Z" w16du:dateUtc="2026-03-07T14:50:00Z">
          <w:pPr>
            <w:pStyle w:val="NormalWeb"/>
          </w:pPr>
        </w:pPrChange>
      </w:pPr>
      <w:del w:id="2577" w:author="Seth Oranburg" w:date="2026-03-07T09:50:00Z" w16du:dateUtc="2026-03-07T14:50:00Z">
        <w:r w:rsidRPr="00742779">
          <w:rPr>
            <w:rStyle w:val="Strong"/>
            <w:rFonts w:ascii="ZWAdobeF" w:hAnsi="ZWAdobeF" w:cs="ZWAdobeF"/>
            <w:b w:val="0"/>
            <w:sz w:val="2"/>
            <w:szCs w:val="2"/>
          </w:rPr>
          <w:delText>1197B</w:delText>
        </w:r>
        <w:r w:rsidR="0033544D" w:rsidRPr="00742779">
          <w:rPr>
            <w:rStyle w:val="Strong"/>
          </w:rPr>
          <w:delText>Multi</w:delText>
        </w:r>
      </w:del>
      <w:ins w:id="2578" w:author="Seth Oranburg" w:date="2026-03-07T09:50:00Z" w16du:dateUtc="2026-03-07T14:50:00Z">
        <w:r w:rsidR="0033544D" w:rsidRPr="00742779">
          <w:rPr>
            <w:rStyle w:val="Strong"/>
          </w:rPr>
          <w:t>Multi</w:t>
        </w:r>
      </w:ins>
      <w:r w:rsidR="0033544D" w:rsidRPr="00742779">
        <w:rPr>
          <w:rStyle w:val="Strong"/>
        </w:rPr>
        <w:t>-signature wallets</w:t>
      </w:r>
      <w:r w:rsidR="0033544D" w:rsidRPr="00742779">
        <w:t>, often called multisigs, require multiple private key holders to approve a transaction before it executes. A DAO might configure its treasury so that three of five designated key holders must sign off on any disbursement.</w:t>
      </w:r>
      <w:r w:rsidR="0033544D">
        <w:fldChar w:fldCharType="begin"/>
      </w:r>
      <w:r w:rsidR="0033544D">
        <w:instrText>HYPERLINK \l "fn147-11647" \o "Jump to citation"</w:instrText>
      </w:r>
      <w:r w:rsidR="0033544D">
        <w:fldChar w:fldCharType="separate"/>
      </w:r>
      <w:r w:rsidR="0033544D" w:rsidRPr="00742779">
        <w:rPr>
          <w:rStyle w:val="Hyperlink"/>
          <w:color w:val="auto"/>
          <w:u w:val="none"/>
        </w:rPr>
        <w:t>[147</w:t>
      </w:r>
      <w:r w:rsidR="00EE2871" w:rsidRPr="00742779">
        <w:rPr>
          <w:rStyle w:val="Hyperlink"/>
          <w:color w:val="auto"/>
          <w:u w:val="none"/>
        </w:rPr>
        <w:t>]</w:t>
      </w:r>
      <w:r w:rsidR="0033544D">
        <w:fldChar w:fldCharType="end"/>
      </w:r>
      <w:r w:rsidR="0033544D" w:rsidRPr="00742779">
        <w:t xml:space="preserve"> Multisigs introduce human judgment into the execution layer, but they also create central points of failure: whoever controls the keys controls the assets.</w:t>
      </w:r>
    </w:p>
    <w:p w14:paraId="5A4A5CEC" w14:textId="77777777" w:rsidR="0033544D" w:rsidRPr="00742779" w:rsidRDefault="00742779" w:rsidP="000E54B1">
      <w:pPr>
        <w:pPrChange w:id="2579" w:author="Seth Oranburg" w:date="2026-03-07T09:50:00Z" w16du:dateUtc="2026-03-07T14:50:00Z">
          <w:pPr>
            <w:pStyle w:val="NormalWeb"/>
          </w:pPr>
        </w:pPrChange>
      </w:pPr>
      <w:del w:id="2580" w:author="Seth Oranburg" w:date="2026-03-07T09:50:00Z" w16du:dateUtc="2026-03-07T14:50:00Z">
        <w:r w:rsidRPr="00742779">
          <w:rPr>
            <w:rStyle w:val="Strong"/>
            <w:rFonts w:ascii="ZWAdobeF" w:hAnsi="ZWAdobeF" w:cs="ZWAdobeF"/>
            <w:b w:val="0"/>
            <w:sz w:val="2"/>
            <w:szCs w:val="2"/>
          </w:rPr>
          <w:delText>1198B</w:delText>
        </w:r>
        <w:r w:rsidR="0033544D" w:rsidRPr="00742779">
          <w:rPr>
            <w:rStyle w:val="Strong"/>
          </w:rPr>
          <w:delText>Delegates</w:delText>
        </w:r>
      </w:del>
      <w:ins w:id="2581" w:author="Seth Oranburg" w:date="2026-03-07T09:50:00Z" w16du:dateUtc="2026-03-07T14:50:00Z">
        <w:r w:rsidR="0033544D" w:rsidRPr="00742779">
          <w:rPr>
            <w:rStyle w:val="Strong"/>
          </w:rPr>
          <w:t>Delegates</w:t>
        </w:r>
      </w:ins>
      <w:r w:rsidR="0033544D" w:rsidRPr="00742779">
        <w:t xml:space="preserve"> are token holders who receive voting power delegated by others. Because voting requires attention, expertise, and gas fees, many token holders delegate their votes to individuals who actively participate in governance.</w:t>
      </w:r>
      <w:r w:rsidR="0033544D">
        <w:fldChar w:fldCharType="begin"/>
      </w:r>
      <w:r w:rsidR="0033544D">
        <w:instrText>HYPERLINK \l "fn143-11647" \o "Jump to citation"</w:instrText>
      </w:r>
      <w:r w:rsidR="0033544D">
        <w:fldChar w:fldCharType="separate"/>
      </w:r>
      <w:r w:rsidR="0033544D" w:rsidRPr="00742779">
        <w:rPr>
          <w:rStyle w:val="Hyperlink"/>
          <w:color w:val="auto"/>
          <w:u w:val="none"/>
        </w:rPr>
        <w:t>[143</w:t>
      </w:r>
      <w:r w:rsidR="00EE2871" w:rsidRPr="00742779">
        <w:rPr>
          <w:rStyle w:val="Hyperlink"/>
          <w:color w:val="auto"/>
          <w:u w:val="none"/>
        </w:rPr>
        <w:t>]</w:t>
      </w:r>
      <w:r w:rsidR="0033544D">
        <w:fldChar w:fldCharType="end"/>
      </w:r>
      <w:r w:rsidR="0033544D" w:rsidRPr="00742779">
        <w:t xml:space="preserve"> Delegation can increase participation rates but also concentrates power in the hands of a few active delegates, replicating the principal-agent problems familiar from corporate governance.</w:t>
      </w:r>
    </w:p>
    <w:p w14:paraId="71DBB840" w14:textId="77777777" w:rsidR="0033544D" w:rsidRPr="00742779" w:rsidRDefault="0033544D" w:rsidP="000E54B1">
      <w:pPr>
        <w:pStyle w:val="Heading3"/>
        <w:rPr>
          <w:rFonts w:eastAsia="Times New Roman"/>
        </w:rPr>
      </w:pPr>
      <w:r w:rsidRPr="00742779">
        <w:rPr>
          <w:rFonts w:eastAsia="Times New Roman"/>
        </w:rPr>
        <w:t>Attribution in the Technical Layer</w:t>
      </w:r>
    </w:p>
    <w:p w14:paraId="15386C62" w14:textId="77777777" w:rsidR="0033544D" w:rsidRPr="00742779" w:rsidRDefault="00742779" w:rsidP="000E54B1">
      <w:del w:id="2582" w:author="Seth Oranburg" w:date="2026-03-07T09:50:00Z" w16du:dateUtc="2026-03-07T14:50:00Z">
        <w:r w:rsidRPr="00742779">
          <w:rPr>
            <w:rFonts w:ascii="ZWAdobeF" w:hAnsi="ZWAdobeF" w:cs="ZWAdobeF"/>
            <w:sz w:val="2"/>
            <w:szCs w:val="2"/>
          </w:rPr>
          <w:delText>1199B</w:delText>
        </w:r>
        <w:r w:rsidR="0033544D" w:rsidRPr="00742779">
          <w:delText>The</w:delText>
        </w:r>
      </w:del>
      <w:ins w:id="2583" w:author="Seth Oranburg" w:date="2026-03-07T09:50:00Z" w16du:dateUtc="2026-03-07T14:50:00Z">
        <w:r w:rsidR="0033544D" w:rsidRPr="00742779">
          <w:t>The</w:t>
        </w:r>
      </w:ins>
      <w:r w:rsidR="0033544D" w:rsidRPr="00742779">
        <w:t xml:space="preserve"> technical architecture immediately raises attribution questions. Consider a simple sequence: a DAO</w:t>
      </w:r>
      <w:r w:rsidR="009F60D1" w:rsidRPr="00742779">
        <w:t>’</w:t>
      </w:r>
      <w:r w:rsidR="0033544D" w:rsidRPr="00742779">
        <w:t>s governance token holders vote to execute a trade from the treasury. The smart contract, following its programmed rules, transfers assets from the treasury address to a counterparty address. The transaction is validated by the blockchain</w:t>
      </w:r>
      <w:r w:rsidR="009F60D1" w:rsidRPr="00742779">
        <w:t>’</w:t>
      </w:r>
      <w:r w:rsidR="0033544D" w:rsidRPr="00742779">
        <w:t>s consensus mechanism and recorded on the ledger.</w:t>
      </w:r>
    </w:p>
    <w:p w14:paraId="30A2AC1E" w14:textId="77777777" w:rsidR="0033544D" w:rsidRPr="00742779" w:rsidRDefault="00742779" w:rsidP="000E54B1">
      <w:del w:id="2584" w:author="Seth Oranburg" w:date="2026-03-07T09:50:00Z" w16du:dateUtc="2026-03-07T14:50:00Z">
        <w:r w:rsidRPr="00742779">
          <w:rPr>
            <w:rFonts w:ascii="ZWAdobeF" w:hAnsi="ZWAdobeF" w:cs="ZWAdobeF"/>
            <w:sz w:val="2"/>
            <w:szCs w:val="2"/>
          </w:rPr>
          <w:delText>1200B</w:delText>
        </w:r>
        <w:r w:rsidR="0033544D" w:rsidRPr="00742779">
          <w:delText>Who</w:delText>
        </w:r>
      </w:del>
      <w:ins w:id="2585" w:author="Seth Oranburg" w:date="2026-03-07T09:50:00Z" w16du:dateUtc="2026-03-07T14:50:00Z">
        <w:r w:rsidR="0033544D" w:rsidRPr="00742779">
          <w:t>Who</w:t>
        </w:r>
      </w:ins>
      <w:r w:rsidR="0033544D" w:rsidRPr="00742779">
        <w:t xml:space="preserve"> acted? The smart contract executed the transaction, but software cannot bear legal responsibility. The token holders voted for the proposal, but they may number in the thousands, most holding trivial amounts and many having delegated their votes. The delegates who cast the determining votes exercised judgment, but they were following a governance process established by someone else. The software developers who wrote the code created the mechanism, but they may have transferred control to the community years ago. </w:t>
      </w:r>
      <w:r w:rsidR="0033544D" w:rsidRPr="00742779">
        <w:lastRenderedPageBreak/>
        <w:t>The validators who processed the transaction were performing a technical function, not making a substantive decision about the DAO</w:t>
      </w:r>
      <w:r w:rsidR="009F60D1" w:rsidRPr="00742779">
        <w:t>’</w:t>
      </w:r>
      <w:r w:rsidR="0033544D" w:rsidRPr="00742779">
        <w:t>s affairs.</w:t>
      </w:r>
    </w:p>
    <w:p w14:paraId="6BB1BD6F" w14:textId="77777777" w:rsidR="0033544D" w:rsidRPr="00742779" w:rsidRDefault="00742779" w:rsidP="000E54B1">
      <w:del w:id="2586" w:author="Seth Oranburg" w:date="2026-03-07T09:50:00Z" w16du:dateUtc="2026-03-07T14:50:00Z">
        <w:r w:rsidRPr="00742779">
          <w:rPr>
            <w:rFonts w:ascii="ZWAdobeF" w:hAnsi="ZWAdobeF" w:cs="ZWAdobeF"/>
            <w:sz w:val="2"/>
            <w:szCs w:val="2"/>
          </w:rPr>
          <w:delText>1201B</w:delText>
        </w:r>
        <w:r w:rsidR="0033544D" w:rsidRPr="00742779">
          <w:delText>Traditional</w:delText>
        </w:r>
      </w:del>
      <w:ins w:id="2587" w:author="Seth Oranburg" w:date="2026-03-07T09:50:00Z" w16du:dateUtc="2026-03-07T14:50:00Z">
        <w:r w:rsidR="0033544D" w:rsidRPr="00742779">
          <w:t>Traditional</w:t>
        </w:r>
      </w:ins>
      <w:r w:rsidR="0033544D" w:rsidRPr="00742779">
        <w:t xml:space="preserve"> agency law assumes an identifiable principal who manifests consent to an identifiable agent who acts on the principal</w:t>
      </w:r>
      <w:r w:rsidR="009F60D1" w:rsidRPr="00742779">
        <w:t>’</w:t>
      </w:r>
      <w:r w:rsidR="0033544D" w:rsidRPr="00742779">
        <w:t>s behalf. DAOs scramble these categories. There may be no single principal. The agent may be code that executes autonomously. The manifestation of consent may be distributed across thousands of token-weighted votes.</w:t>
      </w:r>
    </w:p>
    <w:p w14:paraId="1CBD308E" w14:textId="77777777" w:rsidR="0033544D" w:rsidRPr="00742779" w:rsidRDefault="0033544D" w:rsidP="000E54B1">
      <w:pPr>
        <w:pStyle w:val="Heading3"/>
        <w:rPr>
          <w:rFonts w:eastAsia="Times New Roman"/>
        </w:rPr>
      </w:pPr>
      <w:r w:rsidRPr="00742779">
        <w:rPr>
          <w:rFonts w:eastAsia="Times New Roman"/>
        </w:rPr>
        <w:t>Governance Concentration: The Empirical Reality</w:t>
      </w:r>
    </w:p>
    <w:p w14:paraId="20FC7A59" w14:textId="77777777" w:rsidR="0033544D" w:rsidRPr="00742779" w:rsidRDefault="00742779" w:rsidP="000E54B1">
      <w:pPr>
        <w:pPrChange w:id="2588" w:author="Seth Oranburg" w:date="2026-03-07T09:50:00Z" w16du:dateUtc="2026-03-07T14:50:00Z">
          <w:pPr>
            <w:pStyle w:val="NormalWeb"/>
          </w:pPr>
        </w:pPrChange>
      </w:pPr>
      <w:del w:id="2589" w:author="Seth Oranburg" w:date="2026-03-07T09:50:00Z" w16du:dateUtc="2026-03-07T14:50:00Z">
        <w:r w:rsidRPr="00742779">
          <w:rPr>
            <w:rFonts w:ascii="ZWAdobeF" w:hAnsi="ZWAdobeF" w:cs="ZWAdobeF"/>
            <w:sz w:val="2"/>
            <w:szCs w:val="2"/>
          </w:rPr>
          <w:delText>1202B</w:delText>
        </w:r>
        <w:r w:rsidR="0033544D" w:rsidRPr="00742779">
          <w:delText>The</w:delText>
        </w:r>
      </w:del>
      <w:ins w:id="2590" w:author="Seth Oranburg" w:date="2026-03-07T09:50:00Z" w16du:dateUtc="2026-03-07T14:50:00Z">
        <w:r w:rsidR="0033544D" w:rsidRPr="00742779">
          <w:t>The</w:t>
        </w:r>
      </w:ins>
      <w:r w:rsidR="0033544D" w:rsidRPr="00742779">
        <w:t xml:space="preserve"> rhetoric of DAOs emphasizes decentralization, but the empirical reality often differs. Research on major DAOs reveals striking concentration of governance power.</w:t>
      </w:r>
      <w:r w:rsidR="0033544D">
        <w:fldChar w:fldCharType="begin"/>
      </w:r>
      <w:r w:rsidR="0033544D">
        <w:instrText>HYPERLINK \l "fn148-11647" \o "Jump to citation"</w:instrText>
      </w:r>
      <w:r w:rsidR="0033544D">
        <w:fldChar w:fldCharType="separate"/>
      </w:r>
      <w:r w:rsidR="0033544D" w:rsidRPr="00742779">
        <w:rPr>
          <w:rStyle w:val="Hyperlink"/>
          <w:color w:val="auto"/>
          <w:u w:val="none"/>
        </w:rPr>
        <w:t>[148</w:t>
      </w:r>
      <w:r w:rsidR="000B4948" w:rsidRPr="00742779">
        <w:rPr>
          <w:rStyle w:val="Hyperlink"/>
          <w:color w:val="auto"/>
          <w:u w:val="none"/>
        </w:rPr>
        <w:t>]</w:t>
      </w:r>
      <w:r w:rsidR="0033544D">
        <w:fldChar w:fldCharType="end"/>
      </w:r>
      <w:r w:rsidR="0033544D" w:rsidRPr="00742779">
        <w:t xml:space="preserve"> Gini coefficients measuring the distribution of voting power in protocols like Uniswap, Compound, and Aave frequently exceed 0.90, meaning that voting power is concentrated in a small number of large token holders.</w:t>
      </w:r>
      <w:r w:rsidR="0033544D">
        <w:fldChar w:fldCharType="begin"/>
      </w:r>
      <w:r w:rsidR="0033544D">
        <w:instrText>HYPERLINK \l "fn148-11647" \o "Jump to citation"</w:instrText>
      </w:r>
      <w:r w:rsidR="0033544D">
        <w:fldChar w:fldCharType="separate"/>
      </w:r>
      <w:r w:rsidR="0033544D" w:rsidRPr="00742779">
        <w:rPr>
          <w:rStyle w:val="Hyperlink"/>
          <w:color w:val="auto"/>
          <w:u w:val="none"/>
        </w:rPr>
        <w:t>[148</w:t>
      </w:r>
      <w:r w:rsidR="000B4948" w:rsidRPr="00742779">
        <w:rPr>
          <w:rStyle w:val="Hyperlink"/>
          <w:color w:val="auto"/>
          <w:u w:val="none"/>
        </w:rPr>
        <w:t>]</w:t>
      </w:r>
      <w:r w:rsidR="0033544D">
        <w:fldChar w:fldCharType="end"/>
      </w:r>
      <w:r w:rsidR="0033544D" w:rsidRPr="00742779">
        <w:t xml:space="preserve"> The Nakamoto coefficient, which measures the minimum number of entities required to control a majority of governance power, is often below 10 for major protocols.</w:t>
      </w:r>
      <w:r w:rsidR="0033544D">
        <w:fldChar w:fldCharType="begin"/>
      </w:r>
      <w:r w:rsidR="0033544D">
        <w:instrText>HYPERLINK \l "fn148-11647" \o "Jump to citation"</w:instrText>
      </w:r>
      <w:r w:rsidR="0033544D">
        <w:fldChar w:fldCharType="separate"/>
      </w:r>
      <w:r w:rsidR="0033544D" w:rsidRPr="00742779">
        <w:rPr>
          <w:rStyle w:val="Hyperlink"/>
          <w:color w:val="auto"/>
          <w:u w:val="none"/>
        </w:rPr>
        <w:t>[148</w:t>
      </w:r>
      <w:r w:rsidR="000B4948" w:rsidRPr="00742779">
        <w:rPr>
          <w:rStyle w:val="Hyperlink"/>
          <w:color w:val="auto"/>
          <w:u w:val="none"/>
        </w:rPr>
        <w:t>]</w:t>
      </w:r>
      <w:r w:rsidR="0033544D">
        <w:fldChar w:fldCharType="end"/>
      </w:r>
    </w:p>
    <w:p w14:paraId="10EE7C1B" w14:textId="77777777" w:rsidR="0033544D" w:rsidRPr="00742779" w:rsidRDefault="00742779" w:rsidP="000E54B1">
      <w:del w:id="2591" w:author="Seth Oranburg" w:date="2026-03-07T09:50:00Z" w16du:dateUtc="2026-03-07T14:50:00Z">
        <w:r w:rsidRPr="00742779">
          <w:rPr>
            <w:rFonts w:ascii="ZWAdobeF" w:hAnsi="ZWAdobeF" w:cs="ZWAdobeF"/>
            <w:sz w:val="2"/>
            <w:szCs w:val="2"/>
          </w:rPr>
          <w:delText>1203B</w:delText>
        </w:r>
        <w:r w:rsidR="0033544D" w:rsidRPr="00742779">
          <w:delText>This</w:delText>
        </w:r>
      </w:del>
      <w:ins w:id="2592" w:author="Seth Oranburg" w:date="2026-03-07T09:50:00Z" w16du:dateUtc="2026-03-07T14:50:00Z">
        <w:r w:rsidR="0033544D" w:rsidRPr="00742779">
          <w:t>This</w:t>
        </w:r>
      </w:ins>
      <w:r w:rsidR="0033544D" w:rsidRPr="00742779">
        <w:t xml:space="preserve"> concentration arises from several sources. Token-weighted voting means that whoever holds more tokens has more power. Delegation mechanisms concentrate active voting power in a handful of engaged delegates. Voting apathy means that only a fraction of token holders actually participate, amplifying the influence of those who do. Flash loans can allow attackers to temporarily borrow enough tokens to control a vote, execute a governance proposal, and return the borrowed tokens in a single transaction.</w:t>
      </w:r>
    </w:p>
    <w:p w14:paraId="281BCE22" w14:textId="77777777" w:rsidR="0033544D" w:rsidRPr="00742779" w:rsidRDefault="00742779" w:rsidP="000E54B1">
      <w:del w:id="2593" w:author="Seth Oranburg" w:date="2026-03-07T09:50:00Z" w16du:dateUtc="2026-03-07T14:50:00Z">
        <w:r w:rsidRPr="00742779">
          <w:rPr>
            <w:rFonts w:ascii="ZWAdobeF" w:hAnsi="ZWAdobeF" w:cs="ZWAdobeF"/>
            <w:sz w:val="2"/>
            <w:szCs w:val="2"/>
          </w:rPr>
          <w:delText>1204B</w:delText>
        </w:r>
        <w:r w:rsidR="0033544D" w:rsidRPr="00742779">
          <w:delText>The</w:delText>
        </w:r>
      </w:del>
      <w:ins w:id="2594" w:author="Seth Oranburg" w:date="2026-03-07T09:50:00Z" w16du:dateUtc="2026-03-07T14:50:00Z">
        <w:r w:rsidR="0033544D" w:rsidRPr="00742779">
          <w:t>The</w:t>
        </w:r>
      </w:ins>
      <w:r w:rsidR="0033544D" w:rsidRPr="00742779">
        <w:t xml:space="preserve"> gap between DAO rhetoric and governance reality has legal consequences. Courts and regulators looking for someone to hold accountable may find that decentralized governance is, in practice, controlled by an identifiable group of large token holders, active delegates, or founding developers who retained influence through token allocations or multisig access.</w:t>
      </w:r>
    </w:p>
    <w:p w14:paraId="4DBFBC47" w14:textId="77777777" w:rsidR="0033544D" w:rsidRPr="00742779" w:rsidRDefault="0033544D" w:rsidP="000E54B1">
      <w:pPr>
        <w:pStyle w:val="Heading3"/>
        <w:rPr>
          <w:rFonts w:eastAsia="Times New Roman"/>
        </w:rPr>
      </w:pPr>
      <w:r w:rsidRPr="00742779">
        <w:rPr>
          <w:rFonts w:eastAsia="Times New Roman"/>
        </w:rPr>
        <w:t>What the Code Does Not Specify</w:t>
      </w:r>
    </w:p>
    <w:p w14:paraId="4FA6C609" w14:textId="77777777" w:rsidR="0033544D" w:rsidRPr="00742779" w:rsidRDefault="00742779" w:rsidP="000E54B1">
      <w:del w:id="2595" w:author="Seth Oranburg" w:date="2026-03-07T09:50:00Z" w16du:dateUtc="2026-03-07T14:50:00Z">
        <w:r w:rsidRPr="00742779">
          <w:rPr>
            <w:rFonts w:ascii="ZWAdobeF" w:hAnsi="ZWAdobeF" w:cs="ZWAdobeF"/>
            <w:sz w:val="2"/>
            <w:szCs w:val="2"/>
          </w:rPr>
          <w:delText>1205B</w:delText>
        </w:r>
        <w:r w:rsidR="0033544D" w:rsidRPr="00742779">
          <w:delText>Smart</w:delText>
        </w:r>
      </w:del>
      <w:ins w:id="2596" w:author="Seth Oranburg" w:date="2026-03-07T09:50:00Z" w16du:dateUtc="2026-03-07T14:50:00Z">
        <w:r w:rsidR="0033544D" w:rsidRPr="00742779">
          <w:t>Smart</w:t>
        </w:r>
      </w:ins>
      <w:r w:rsidR="0033544D" w:rsidRPr="00742779">
        <w:t xml:space="preserve"> contracts can encode rules for voting, proposal thresholds, execution conditions, and treasury management. They cannot encode everything a business organization needs to function.</w:t>
      </w:r>
    </w:p>
    <w:p w14:paraId="4C0823BB" w14:textId="77777777" w:rsidR="0033544D" w:rsidRPr="00742779" w:rsidRDefault="00742779" w:rsidP="000E54B1">
      <w:del w:id="2597" w:author="Seth Oranburg" w:date="2026-03-07T09:50:00Z" w16du:dateUtc="2026-03-07T14:50:00Z">
        <w:r w:rsidRPr="00742779">
          <w:rPr>
            <w:rFonts w:ascii="ZWAdobeF" w:hAnsi="ZWAdobeF" w:cs="ZWAdobeF"/>
            <w:sz w:val="2"/>
            <w:szCs w:val="2"/>
          </w:rPr>
          <w:delText>1206B</w:delText>
        </w:r>
        <w:r w:rsidR="0033544D" w:rsidRPr="00742779">
          <w:delText>Strategic</w:delText>
        </w:r>
      </w:del>
      <w:ins w:id="2598" w:author="Seth Oranburg" w:date="2026-03-07T09:50:00Z" w16du:dateUtc="2026-03-07T14:50:00Z">
        <w:r w:rsidR="0033544D" w:rsidRPr="00742779">
          <w:t>Strategic</w:t>
        </w:r>
      </w:ins>
      <w:r w:rsidR="0033544D" w:rsidRPr="00742779">
        <w:t xml:space="preserve"> decisions require human judgment. Should the protocol pursue a new market? Should the treasury fund a particular development team? Should the community fork the protocol in response to a controversy? </w:t>
      </w:r>
      <w:r w:rsidR="0033544D" w:rsidRPr="00742779">
        <w:lastRenderedPageBreak/>
        <w:t>These questions involve values, priorities, and predictions that cannot be reduced to algorithmic conditions.</w:t>
      </w:r>
    </w:p>
    <w:p w14:paraId="6F4F9C51" w14:textId="77777777" w:rsidR="0033544D" w:rsidRPr="00742779" w:rsidRDefault="00742779" w:rsidP="000E54B1">
      <w:del w:id="2599" w:author="Seth Oranburg" w:date="2026-03-07T09:50:00Z" w16du:dateUtc="2026-03-07T14:50:00Z">
        <w:r w:rsidRPr="00742779">
          <w:rPr>
            <w:rFonts w:ascii="ZWAdobeF" w:hAnsi="ZWAdobeF" w:cs="ZWAdobeF"/>
            <w:sz w:val="2"/>
            <w:szCs w:val="2"/>
          </w:rPr>
          <w:delText>1207B</w:delText>
        </w:r>
        <w:r w:rsidR="0033544D" w:rsidRPr="00742779">
          <w:delText>Off</w:delText>
        </w:r>
      </w:del>
      <w:ins w:id="2600" w:author="Seth Oranburg" w:date="2026-03-07T09:50:00Z" w16du:dateUtc="2026-03-07T14:50:00Z">
        <w:r w:rsidR="0033544D" w:rsidRPr="00742779">
          <w:t>Off</w:t>
        </w:r>
      </w:ins>
      <w:r w:rsidR="0033544D" w:rsidRPr="00742779">
        <w:t>-chain coordination shapes on-chain outcomes. DAO governance typically involves discussion forums, Discord servers, and social media where proposals are debated before being submitted for formal votes. These discussions are not recorded on the blockchain. The smart contract sees only the final vote, not the deliberation that produced it.</w:t>
      </w:r>
    </w:p>
    <w:p w14:paraId="5C2CB208" w14:textId="77777777" w:rsidR="0033544D" w:rsidRPr="00742779" w:rsidRDefault="00742779" w:rsidP="000E54B1">
      <w:pPr>
        <w:pPrChange w:id="2601" w:author="Seth Oranburg" w:date="2026-03-07T09:50:00Z" w16du:dateUtc="2026-03-07T14:50:00Z">
          <w:pPr>
            <w:pStyle w:val="NormalWeb"/>
          </w:pPr>
        </w:pPrChange>
      </w:pPr>
      <w:del w:id="2602" w:author="Seth Oranburg" w:date="2026-03-07T09:50:00Z" w16du:dateUtc="2026-03-07T14:50:00Z">
        <w:r w:rsidRPr="00742779">
          <w:rPr>
            <w:rFonts w:ascii="ZWAdobeF" w:hAnsi="ZWAdobeF" w:cs="ZWAdobeF"/>
            <w:sz w:val="2"/>
            <w:szCs w:val="2"/>
          </w:rPr>
          <w:delText>1208B</w:delText>
        </w:r>
        <w:r w:rsidR="0033544D" w:rsidRPr="00742779">
          <w:delText>Emergency</w:delText>
        </w:r>
      </w:del>
      <w:ins w:id="2603" w:author="Seth Oranburg" w:date="2026-03-07T09:50:00Z" w16du:dateUtc="2026-03-07T14:50:00Z">
        <w:r w:rsidR="0033544D" w:rsidRPr="00742779">
          <w:t>Emergency</w:t>
        </w:r>
      </w:ins>
      <w:r w:rsidR="0033544D" w:rsidRPr="00742779">
        <w:t xml:space="preserve"> response requires discretion. When The ĐAO was hacked, the Ethereum community debated whether to execute a hard fork that would reverse the attacker</w:t>
      </w:r>
      <w:r w:rsidR="009F60D1" w:rsidRPr="00742779">
        <w:t>’</w:t>
      </w:r>
      <w:r w:rsidR="0033544D" w:rsidRPr="00742779">
        <w:t>s transactions. That decision was not encoded in The ĐAO</w:t>
      </w:r>
      <w:r w:rsidR="009F60D1" w:rsidRPr="00742779">
        <w:t>’</w:t>
      </w:r>
      <w:r w:rsidR="0033544D" w:rsidRPr="00742779">
        <w:t>s smart contracts. It required human actors to coordinate, debate, and implement a response that the original code never contemplated.</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p>
    <w:p w14:paraId="39B6B83F" w14:textId="77777777" w:rsidR="0033544D" w:rsidRPr="00742779" w:rsidRDefault="00742779" w:rsidP="000E54B1">
      <w:del w:id="2604" w:author="Seth Oranburg" w:date="2026-03-07T09:50:00Z" w16du:dateUtc="2026-03-07T14:50:00Z">
        <w:r w:rsidRPr="00742779">
          <w:rPr>
            <w:rFonts w:ascii="ZWAdobeF" w:hAnsi="ZWAdobeF" w:cs="ZWAdobeF"/>
            <w:sz w:val="2"/>
            <w:szCs w:val="2"/>
          </w:rPr>
          <w:delText>1209B</w:delText>
        </w:r>
        <w:r w:rsidR="0033544D" w:rsidRPr="00742779">
          <w:delText>Interpretation</w:delText>
        </w:r>
      </w:del>
      <w:ins w:id="2605" w:author="Seth Oranburg" w:date="2026-03-07T09:50:00Z" w16du:dateUtc="2026-03-07T14:50:00Z">
        <w:r w:rsidR="0033544D" w:rsidRPr="00742779">
          <w:t>Interpretation</w:t>
        </w:r>
      </w:ins>
      <w:r w:rsidR="0033544D" w:rsidRPr="00742779">
        <w:t xml:space="preserve"> remains necessary. Smart contracts execute deterministically, but humans must decide what the code should do in circumstances the original developers did not anticipate. When a bug allows an exploit, is the exploit a valid use of the code, or a breach of the community</w:t>
      </w:r>
      <w:r w:rsidR="009F60D1" w:rsidRPr="00742779">
        <w:t>’</w:t>
      </w:r>
      <w:r w:rsidR="0033544D" w:rsidRPr="00742779">
        <w:t>s understanding about how the protocol should work? Code cannot answer that question for itself.</w:t>
      </w:r>
    </w:p>
    <w:p w14:paraId="31C70C79" w14:textId="77777777" w:rsidR="0033544D" w:rsidRPr="00742779" w:rsidRDefault="00742779" w:rsidP="000E54B1">
      <w:del w:id="2606" w:author="Seth Oranburg" w:date="2026-03-07T09:50:00Z" w16du:dateUtc="2026-03-07T14:50:00Z">
        <w:r w:rsidRPr="00742779">
          <w:rPr>
            <w:rFonts w:ascii="ZWAdobeF" w:hAnsi="ZWAdobeF" w:cs="ZWAdobeF"/>
            <w:sz w:val="2"/>
            <w:szCs w:val="2"/>
          </w:rPr>
          <w:delText>1210B</w:delText>
        </w:r>
        <w:r w:rsidR="0033544D" w:rsidRPr="00742779">
          <w:delText>The</w:delText>
        </w:r>
      </w:del>
      <w:ins w:id="2607" w:author="Seth Oranburg" w:date="2026-03-07T09:50:00Z" w16du:dateUtc="2026-03-07T14:50:00Z">
        <w:r w:rsidR="0033544D" w:rsidRPr="00742779">
          <w:t>The</w:t>
        </w:r>
      </w:ins>
      <w:r w:rsidR="0033544D" w:rsidRPr="00742779">
        <w:t xml:space="preserve"> legal system encounters DAOs at exactly these points of incompleteness. When something goes wrong, law asks: Who is responsible? Who must compensate the victims? Who can be enjoined from continuing the harmful conduct? The smart contract cannot answer. Someone must.</w:t>
      </w:r>
    </w:p>
    <w:p w14:paraId="3C3651A7" w14:textId="77777777" w:rsidR="0033544D" w:rsidRPr="00742779" w:rsidRDefault="0033544D" w:rsidP="000E54B1">
      <w:pPr>
        <w:pStyle w:val="Heading2"/>
        <w:rPr>
          <w:rFonts w:eastAsia="Times New Roman"/>
        </w:rPr>
      </w:pPr>
      <w:r w:rsidRPr="00742779">
        <w:rPr>
          <w:rFonts w:eastAsia="Times New Roman"/>
        </w:rPr>
        <w:t>Legal Status When No One Forms Anything</w:t>
      </w:r>
    </w:p>
    <w:p w14:paraId="0AE74964" w14:textId="77777777" w:rsidR="0033544D" w:rsidRPr="00742779" w:rsidRDefault="00742779" w:rsidP="000E54B1">
      <w:pPr>
        <w:pPrChange w:id="2608" w:author="Seth Oranburg" w:date="2026-03-07T09:50:00Z" w16du:dateUtc="2026-03-07T14:50:00Z">
          <w:pPr>
            <w:pStyle w:val="NormalWeb"/>
          </w:pPr>
        </w:pPrChange>
      </w:pPr>
      <w:del w:id="2609" w:author="Seth Oranburg" w:date="2026-03-07T09:50:00Z" w16du:dateUtc="2026-03-07T14:50:00Z">
        <w:r w:rsidRPr="00742779">
          <w:rPr>
            <w:rFonts w:ascii="ZWAdobeF" w:hAnsi="ZWAdobeF" w:cs="ZWAdobeF"/>
            <w:sz w:val="2"/>
            <w:szCs w:val="2"/>
          </w:rPr>
          <w:delText>1211B</w:delText>
        </w:r>
        <w:r w:rsidR="0033544D" w:rsidRPr="00742779">
          <w:delText>When</w:delText>
        </w:r>
      </w:del>
      <w:ins w:id="2610" w:author="Seth Oranburg" w:date="2026-03-07T09:50:00Z" w16du:dateUtc="2026-03-07T14:50:00Z">
        <w:r w:rsidR="0033544D" w:rsidRPr="00742779">
          <w:t>When</w:t>
        </w:r>
      </w:ins>
      <w:r w:rsidR="0033544D" w:rsidRPr="00742779">
        <w:t xml:space="preserve"> Zeeva and Sammy started a construction business without filing any documents, they became general partners by operation of law. Partnership is the default legal classification for two or more people carrying on a business for profit as co-owners.</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rsidRPr="00742779">
        <w:t xml:space="preserve"> They did not choose it. They may not have wanted it. But the law imposed it because their conduct satisfied the statutory definition.</w:t>
      </w:r>
    </w:p>
    <w:p w14:paraId="65F72D02" w14:textId="77777777" w:rsidR="0033544D" w:rsidRPr="00742779" w:rsidRDefault="0033544D" w:rsidP="000E54B1">
      <w:pPr>
        <w:pStyle w:val="Heading3"/>
        <w:rPr>
          <w:rFonts w:eastAsia="Times New Roman"/>
        </w:rPr>
      </w:pPr>
      <w:r w:rsidRPr="00742779">
        <w:rPr>
          <w:rFonts w:eastAsia="Times New Roman"/>
        </w:rPr>
        <w:t>The Default Problem</w:t>
      </w:r>
    </w:p>
    <w:p w14:paraId="5686A1F5" w14:textId="77777777" w:rsidR="0033544D" w:rsidRPr="00742779" w:rsidRDefault="00742779" w:rsidP="000E54B1">
      <w:del w:id="2611" w:author="Seth Oranburg" w:date="2026-03-07T09:50:00Z" w16du:dateUtc="2026-03-07T14:50:00Z">
        <w:r w:rsidRPr="00742779">
          <w:rPr>
            <w:rFonts w:ascii="ZWAdobeF" w:hAnsi="ZWAdobeF" w:cs="ZWAdobeF"/>
            <w:sz w:val="2"/>
            <w:szCs w:val="2"/>
          </w:rPr>
          <w:delText>1212B</w:delText>
        </w:r>
        <w:r w:rsidR="0033544D" w:rsidRPr="00742779">
          <w:delText>DAOs</w:delText>
        </w:r>
      </w:del>
      <w:ins w:id="2612" w:author="Seth Oranburg" w:date="2026-03-07T09:50:00Z" w16du:dateUtc="2026-03-07T14:50:00Z">
        <w:r w:rsidR="0033544D" w:rsidRPr="00742779">
          <w:t>DAOs</w:t>
        </w:r>
      </w:ins>
      <w:r w:rsidR="0033544D" w:rsidRPr="00742779">
        <w:t xml:space="preserve"> face the same default problem. When multiple people coordinate through code to pursue economic activity, the legal system must classify what they have created. If no one files formation documents, the classification depends on what the participants actually did, not what they called themselves.</w:t>
      </w:r>
    </w:p>
    <w:p w14:paraId="060013FE" w14:textId="77777777" w:rsidR="0033544D" w:rsidRPr="00742779" w:rsidRDefault="00742779" w:rsidP="000E54B1">
      <w:pPr>
        <w:pPrChange w:id="2613" w:author="Seth Oranburg" w:date="2026-03-07T09:50:00Z" w16du:dateUtc="2026-03-07T14:50:00Z">
          <w:pPr>
            <w:pStyle w:val="NormalWeb"/>
          </w:pPr>
        </w:pPrChange>
      </w:pPr>
      <w:del w:id="2614" w:author="Seth Oranburg" w:date="2026-03-07T09:50:00Z" w16du:dateUtc="2026-03-07T14:50:00Z">
        <w:r w:rsidRPr="00742779">
          <w:rPr>
            <w:rFonts w:ascii="ZWAdobeF" w:hAnsi="ZWAdobeF" w:cs="ZWAdobeF"/>
            <w:sz w:val="2"/>
            <w:szCs w:val="2"/>
          </w:rPr>
          <w:lastRenderedPageBreak/>
          <w:delText>1213B</w:delText>
        </w:r>
        <w:r w:rsidR="0033544D" w:rsidRPr="00742779">
          <w:delText>The</w:delText>
        </w:r>
      </w:del>
      <w:ins w:id="2615" w:author="Seth Oranburg" w:date="2026-03-07T09:50:00Z" w16du:dateUtc="2026-03-07T14:50:00Z">
        <w:r w:rsidR="0033544D" w:rsidRPr="00742779">
          <w:t>The</w:t>
        </w:r>
      </w:ins>
      <w:r w:rsidR="0033544D" w:rsidRPr="00742779">
        <w:t xml:space="preserve"> most common default classifications are general partnership and unincorporated association. A general partnership exists when two or more persons carry on as co-owners a business for profit.</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rsidRPr="00742779">
        <w:t xml:space="preserve"> An unincorporated association exists when persons associate for a common purpose, whether or not for profit. Both classifications impose consequences that DAO participants may not have anticipated.</w:t>
      </w:r>
    </w:p>
    <w:p w14:paraId="4C0B9E89" w14:textId="77777777" w:rsidR="0033544D" w:rsidRPr="00742779" w:rsidRDefault="00742779" w:rsidP="000E54B1">
      <w:pPr>
        <w:pPrChange w:id="2616" w:author="Seth Oranburg" w:date="2026-03-07T09:50:00Z" w16du:dateUtc="2026-03-07T14:50:00Z">
          <w:pPr>
            <w:pStyle w:val="NormalWeb"/>
          </w:pPr>
        </w:pPrChange>
      </w:pPr>
      <w:del w:id="2617" w:author="Seth Oranburg" w:date="2026-03-07T09:50:00Z" w16du:dateUtc="2026-03-07T14:50:00Z">
        <w:r w:rsidRPr="00742779">
          <w:rPr>
            <w:rFonts w:ascii="ZWAdobeF" w:hAnsi="ZWAdobeF" w:cs="ZWAdobeF"/>
            <w:sz w:val="2"/>
            <w:szCs w:val="2"/>
          </w:rPr>
          <w:delText>1214B</w:delText>
        </w:r>
        <w:r w:rsidR="0033544D" w:rsidRPr="00742779">
          <w:delText>General</w:delText>
        </w:r>
      </w:del>
      <w:ins w:id="2618" w:author="Seth Oranburg" w:date="2026-03-07T09:50:00Z" w16du:dateUtc="2026-03-07T14:50:00Z">
        <w:r w:rsidR="0033544D" w:rsidRPr="00742779">
          <w:t>General</w:t>
        </w:r>
      </w:ins>
      <w:r w:rsidR="0033544D" w:rsidRPr="00742779">
        <w:t xml:space="preserve"> partnerships create joint and several liability. Each partner is personally liable for all partnership obligations. A creditor can sue any partner for the full amount owed by the partnership, regardless of that partner</w:t>
      </w:r>
      <w:r w:rsidR="009F60D1" w:rsidRPr="00742779">
        <w:t>’</w:t>
      </w:r>
      <w:r w:rsidR="0033544D" w:rsidRPr="00742779">
        <w:t>s ownership share or degree of participation.</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r w:rsidR="0033544D" w:rsidRPr="00742779">
        <w:t xml:space="preserve"> Partnership is also a default classification with no filing requirement: you can become a partner without knowing you are one.</w:t>
      </w:r>
    </w:p>
    <w:p w14:paraId="74CDCE80" w14:textId="77777777" w:rsidR="0033544D" w:rsidRPr="00742779" w:rsidRDefault="00742779" w:rsidP="000E54B1">
      <w:pPr>
        <w:pPrChange w:id="2619" w:author="Seth Oranburg" w:date="2026-03-07T09:50:00Z" w16du:dateUtc="2026-03-07T14:50:00Z">
          <w:pPr>
            <w:pStyle w:val="NormalWeb"/>
          </w:pPr>
        </w:pPrChange>
      </w:pPr>
      <w:del w:id="2620" w:author="Seth Oranburg" w:date="2026-03-07T09:50:00Z" w16du:dateUtc="2026-03-07T14:50:00Z">
        <w:r w:rsidRPr="00742779">
          <w:rPr>
            <w:rFonts w:ascii="ZWAdobeF" w:hAnsi="ZWAdobeF" w:cs="ZWAdobeF"/>
            <w:sz w:val="2"/>
            <w:szCs w:val="2"/>
          </w:rPr>
          <w:delText>1215B</w:delText>
        </w:r>
        <w:r w:rsidR="0033544D" w:rsidRPr="00742779">
          <w:delText>Unincorporated</w:delText>
        </w:r>
      </w:del>
      <w:ins w:id="2621" w:author="Seth Oranburg" w:date="2026-03-07T09:50:00Z" w16du:dateUtc="2026-03-07T14:50:00Z">
        <w:r w:rsidR="0033544D" w:rsidRPr="00742779">
          <w:t>Unincorporated</w:t>
        </w:r>
      </w:ins>
      <w:r w:rsidR="0033544D" w:rsidRPr="00742779">
        <w:t xml:space="preserve"> associations vary by jurisdiction, but many states treat them as entities that can sue and be sued, own property, and incur obligations.</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r w:rsidR="0033544D" w:rsidRPr="00742779">
        <w:t xml:space="preserve"> The members of an unincorporated association may or may not face personal liability depending on state law and the nature of their participation.</w:t>
      </w:r>
    </w:p>
    <w:p w14:paraId="1677F173" w14:textId="77777777" w:rsidR="0033544D" w:rsidRPr="00742779" w:rsidRDefault="0033544D" w:rsidP="000E54B1">
      <w:pPr>
        <w:pStyle w:val="Heading3"/>
        <w:rPr>
          <w:rFonts w:eastAsia="Times New Roman"/>
        </w:rPr>
      </w:pPr>
      <w:r w:rsidRPr="00742779">
        <w:rPr>
          <w:rFonts w:eastAsia="Times New Roman"/>
        </w:rPr>
        <w:t>Why Wrappers Arise</w:t>
      </w:r>
    </w:p>
    <w:p w14:paraId="1276804D" w14:textId="77777777" w:rsidR="0033544D" w:rsidRPr="00742779" w:rsidRDefault="00742779" w:rsidP="000E54B1">
      <w:del w:id="2622" w:author="Seth Oranburg" w:date="2026-03-07T09:50:00Z" w16du:dateUtc="2026-03-07T14:50:00Z">
        <w:r w:rsidRPr="00742779">
          <w:rPr>
            <w:rFonts w:ascii="ZWAdobeF" w:hAnsi="ZWAdobeF" w:cs="ZWAdobeF"/>
            <w:sz w:val="2"/>
            <w:szCs w:val="2"/>
          </w:rPr>
          <w:delText>1216B</w:delText>
        </w:r>
        <w:r w:rsidR="0033544D" w:rsidRPr="00742779">
          <w:delText>The</w:delText>
        </w:r>
      </w:del>
      <w:ins w:id="2623" w:author="Seth Oranburg" w:date="2026-03-07T09:50:00Z" w16du:dateUtc="2026-03-07T14:50:00Z">
        <w:r w:rsidR="0033544D" w:rsidRPr="00742779">
          <w:t>The</w:t>
        </w:r>
      </w:ins>
      <w:r w:rsidR="0033544D" w:rsidRPr="00742779">
        <w:t xml:space="preserve"> threat of default classification explains why DAOs seek legal wrappers. A wrapper is a traditional legal entity, such as an LLC or foundation, that provides a legal interface between the DAO</w:t>
      </w:r>
      <w:r w:rsidR="009F60D1" w:rsidRPr="00742779">
        <w:t>’</w:t>
      </w:r>
      <w:r w:rsidR="0033544D" w:rsidRPr="00742779">
        <w:t>s code-based operations and the legal system. The wrapper can hold property, sign contracts, maintain a registered agent, and limit participants</w:t>
      </w:r>
      <w:r w:rsidR="009F60D1" w:rsidRPr="00742779">
        <w:t>’</w:t>
      </w:r>
      <w:r w:rsidR="0033544D" w:rsidRPr="00742779">
        <w:t xml:space="preserve"> liability.</w:t>
      </w:r>
    </w:p>
    <w:p w14:paraId="6724D44D" w14:textId="77777777" w:rsidR="0033544D" w:rsidRPr="00742779" w:rsidRDefault="00742779" w:rsidP="000E54B1">
      <w:del w:id="2624" w:author="Seth Oranburg" w:date="2026-03-07T09:50:00Z" w16du:dateUtc="2026-03-07T14:50:00Z">
        <w:r w:rsidRPr="00742779">
          <w:rPr>
            <w:rFonts w:ascii="ZWAdobeF" w:hAnsi="ZWAdobeF" w:cs="ZWAdobeF"/>
            <w:sz w:val="2"/>
            <w:szCs w:val="2"/>
          </w:rPr>
          <w:delText>1217B</w:delText>
        </w:r>
        <w:r w:rsidR="0033544D" w:rsidRPr="00742779">
          <w:delText>Common</w:delText>
        </w:r>
      </w:del>
      <w:ins w:id="2625" w:author="Seth Oranburg" w:date="2026-03-07T09:50:00Z" w16du:dateUtc="2026-03-07T14:50:00Z">
        <w:r w:rsidR="0033544D" w:rsidRPr="00742779">
          <w:t>Common</w:t>
        </w:r>
      </w:ins>
      <w:r w:rsidR="0033544D" w:rsidRPr="00742779">
        <w:t xml:space="preserve"> wrappers include:</w:t>
      </w:r>
    </w:p>
    <w:p w14:paraId="0AF16F02" w14:textId="77777777" w:rsidR="0033544D" w:rsidRPr="00742779" w:rsidRDefault="00742779" w:rsidP="000E54B1">
      <w:pPr>
        <w:pPrChange w:id="2626" w:author="Seth Oranburg" w:date="2026-03-07T09:50:00Z" w16du:dateUtc="2026-03-07T14:50:00Z">
          <w:pPr>
            <w:pStyle w:val="NormalWeb"/>
          </w:pPr>
        </w:pPrChange>
      </w:pPr>
      <w:del w:id="2627" w:author="Seth Oranburg" w:date="2026-03-07T09:50:00Z" w16du:dateUtc="2026-03-07T14:50:00Z">
        <w:r w:rsidRPr="00742779">
          <w:rPr>
            <w:rStyle w:val="Strong"/>
            <w:rFonts w:ascii="ZWAdobeF" w:hAnsi="ZWAdobeF" w:cs="ZWAdobeF"/>
            <w:b w:val="0"/>
            <w:sz w:val="2"/>
            <w:szCs w:val="2"/>
          </w:rPr>
          <w:delText>1218B</w:delText>
        </w:r>
        <w:r w:rsidR="0033544D" w:rsidRPr="00742779">
          <w:rPr>
            <w:rStyle w:val="Strong"/>
          </w:rPr>
          <w:delText>LLCs</w:delText>
        </w:r>
      </w:del>
      <w:ins w:id="2628" w:author="Seth Oranburg" w:date="2026-03-07T09:50:00Z" w16du:dateUtc="2026-03-07T14:50:00Z">
        <w:r w:rsidR="0033544D" w:rsidRPr="00742779">
          <w:rPr>
            <w:rStyle w:val="Strong"/>
          </w:rPr>
          <w:t>LLCs</w:t>
        </w:r>
      </w:ins>
      <w:r w:rsidR="0033544D" w:rsidRPr="00742779">
        <w:t xml:space="preserve"> provide limited liability and legal personality while allowing flexible governance arrangements. A DAO can organize as an LLC with an operating agreement that recognizes smart contract governance. Wyoming</w:t>
      </w:r>
      <w:r w:rsidR="009F60D1" w:rsidRPr="00742779">
        <w:t>’</w:t>
      </w:r>
      <w:r w:rsidR="0033544D" w:rsidRPr="00742779">
        <w:t>s DAO LLC statute explicitly contemplates this arrangement.</w:t>
      </w:r>
      <w:r w:rsidR="0033544D">
        <w:fldChar w:fldCharType="begin"/>
      </w:r>
      <w:r w:rsidR="0033544D">
        <w:instrText>HYPERLINK \l "fn139-11647" \o "Jump to citation"</w:instrText>
      </w:r>
      <w:r w:rsidR="0033544D">
        <w:fldChar w:fldCharType="separate"/>
      </w:r>
      <w:r w:rsidR="0033544D" w:rsidRPr="00742779">
        <w:rPr>
          <w:rStyle w:val="Hyperlink"/>
          <w:color w:val="auto"/>
          <w:u w:val="none"/>
        </w:rPr>
        <w:t>[139</w:t>
      </w:r>
      <w:r w:rsidR="00EE2871" w:rsidRPr="00742779">
        <w:rPr>
          <w:rStyle w:val="Hyperlink"/>
          <w:color w:val="auto"/>
          <w:u w:val="none"/>
        </w:rPr>
        <w:t>]</w:t>
      </w:r>
      <w:r w:rsidR="0033544D">
        <w:fldChar w:fldCharType="end"/>
      </w:r>
    </w:p>
    <w:p w14:paraId="6B3C5BD1" w14:textId="77777777" w:rsidR="0033544D" w:rsidRPr="00742779" w:rsidRDefault="00742779" w:rsidP="000E54B1">
      <w:del w:id="2629" w:author="Seth Oranburg" w:date="2026-03-07T09:50:00Z" w16du:dateUtc="2026-03-07T14:50:00Z">
        <w:r w:rsidRPr="00742779">
          <w:rPr>
            <w:rStyle w:val="Strong"/>
            <w:rFonts w:ascii="ZWAdobeF" w:hAnsi="ZWAdobeF" w:cs="ZWAdobeF"/>
            <w:b w:val="0"/>
            <w:sz w:val="2"/>
            <w:szCs w:val="2"/>
          </w:rPr>
          <w:delText>1219B</w:delText>
        </w:r>
        <w:r w:rsidR="0033544D" w:rsidRPr="00742779">
          <w:rPr>
            <w:rStyle w:val="Strong"/>
          </w:rPr>
          <w:delText>Foundations</w:delText>
        </w:r>
      </w:del>
      <w:ins w:id="2630" w:author="Seth Oranburg" w:date="2026-03-07T09:50:00Z" w16du:dateUtc="2026-03-07T14:50:00Z">
        <w:r w:rsidR="0033544D" w:rsidRPr="00742779">
          <w:rPr>
            <w:rStyle w:val="Strong"/>
          </w:rPr>
          <w:t>Foundations</w:t>
        </w:r>
      </w:ins>
      <w:r w:rsidR="0033544D" w:rsidRPr="00742779">
        <w:t xml:space="preserve"> are nonprofit entities, often organized in jurisdictions like the Cayman Islands or Switzerland, that can hold assets and manage protocol development. The foundation provides a legal entity that can employ developers, enter contracts, and interface with regulators, while the protocol itself operates as a distinct technical system.</w:t>
      </w:r>
    </w:p>
    <w:p w14:paraId="059B54B2" w14:textId="77777777" w:rsidR="0033544D" w:rsidRPr="00742779" w:rsidRDefault="00742779" w:rsidP="000E54B1">
      <w:del w:id="2631" w:author="Seth Oranburg" w:date="2026-03-07T09:50:00Z" w16du:dateUtc="2026-03-07T14:50:00Z">
        <w:r w:rsidRPr="00742779">
          <w:rPr>
            <w:rStyle w:val="Strong"/>
            <w:rFonts w:ascii="ZWAdobeF" w:hAnsi="ZWAdobeF" w:cs="ZWAdobeF"/>
            <w:b w:val="0"/>
            <w:sz w:val="2"/>
            <w:szCs w:val="2"/>
          </w:rPr>
          <w:delText>1220B</w:delText>
        </w:r>
        <w:r w:rsidR="0033544D" w:rsidRPr="00742779">
          <w:rPr>
            <w:rStyle w:val="Strong"/>
          </w:rPr>
          <w:delText>Unincorporated</w:delText>
        </w:r>
      </w:del>
      <w:ins w:id="2632" w:author="Seth Oranburg" w:date="2026-03-07T09:50:00Z" w16du:dateUtc="2026-03-07T14:50:00Z">
        <w:r w:rsidR="0033544D" w:rsidRPr="00742779">
          <w:rPr>
            <w:rStyle w:val="Strong"/>
          </w:rPr>
          <w:t>Unincorporated</w:t>
        </w:r>
      </w:ins>
      <w:r w:rsidR="0033544D" w:rsidRPr="00742779">
        <w:rPr>
          <w:rStyle w:val="Strong"/>
        </w:rPr>
        <w:t xml:space="preserve"> nonprofit associations</w:t>
      </w:r>
      <w:r w:rsidR="0033544D" w:rsidRPr="00742779">
        <w:t xml:space="preserve"> are available in some jurisdictions for organizations that do not pursue profit distribution. Several DAOs have organized under state statutes permitting unincorporated nonprofit associations.</w:t>
      </w:r>
    </w:p>
    <w:p w14:paraId="330CD634" w14:textId="77777777" w:rsidR="0033544D" w:rsidRPr="00742779" w:rsidRDefault="00742779" w:rsidP="000E54B1">
      <w:del w:id="2633" w:author="Seth Oranburg" w:date="2026-03-07T09:50:00Z" w16du:dateUtc="2026-03-07T14:50:00Z">
        <w:r w:rsidRPr="00742779">
          <w:rPr>
            <w:rFonts w:ascii="ZWAdobeF" w:hAnsi="ZWAdobeF" w:cs="ZWAdobeF"/>
            <w:sz w:val="2"/>
            <w:szCs w:val="2"/>
          </w:rPr>
          <w:lastRenderedPageBreak/>
          <w:delText>1221B</w:delText>
        </w:r>
        <w:r w:rsidR="0033544D" w:rsidRPr="00742779">
          <w:delText>The</w:delText>
        </w:r>
      </w:del>
      <w:ins w:id="2634" w:author="Seth Oranburg" w:date="2026-03-07T09:50:00Z" w16du:dateUtc="2026-03-07T14:50:00Z">
        <w:r w:rsidR="0033544D" w:rsidRPr="00742779">
          <w:t>The</w:t>
        </w:r>
      </w:ins>
      <w:r w:rsidR="0033544D" w:rsidRPr="00742779">
        <w:t xml:space="preserve"> choice of wrapper involves tradeoffs. Registration creates a public record that may attract regulatory attention. Compliance with entity formalities requires ongoing effort. Jurisdictional selection raises questions about which state</w:t>
      </w:r>
      <w:r w:rsidR="009F60D1" w:rsidRPr="00742779">
        <w:t>’</w:t>
      </w:r>
      <w:r w:rsidR="0033544D" w:rsidRPr="00742779">
        <w:t>s law will govern and which courts will have jurisdiction. Some DAO participants resist wrappers on ideological grounds, viewing them as compromises with a legal system the technology was supposed to transcend.</w:t>
      </w:r>
    </w:p>
    <w:p w14:paraId="0E8262CF" w14:textId="77777777" w:rsidR="0033544D" w:rsidRPr="00742779" w:rsidRDefault="00742779" w:rsidP="000E54B1">
      <w:del w:id="2635" w:author="Seth Oranburg" w:date="2026-03-07T09:50:00Z" w16du:dateUtc="2026-03-07T14:50:00Z">
        <w:r w:rsidRPr="00742779">
          <w:rPr>
            <w:rFonts w:ascii="ZWAdobeF" w:hAnsi="ZWAdobeF" w:cs="ZWAdobeF"/>
            <w:sz w:val="2"/>
            <w:szCs w:val="2"/>
          </w:rPr>
          <w:delText>1222B</w:delText>
        </w:r>
        <w:r w:rsidR="0033544D" w:rsidRPr="00742779">
          <w:delText>But</w:delText>
        </w:r>
      </w:del>
      <w:ins w:id="2636" w:author="Seth Oranburg" w:date="2026-03-07T09:50:00Z" w16du:dateUtc="2026-03-07T14:50:00Z">
        <w:r w:rsidR="0033544D" w:rsidRPr="00742779">
          <w:t>But</w:t>
        </w:r>
      </w:ins>
      <w:r w:rsidR="0033544D" w:rsidRPr="00742779">
        <w:t xml:space="preserve"> operating without a wrapper creates different risks. Absent registration, the DAO may be classified as a general partnership, exposing all token holders to unlimited personal liability. Absent a registered agent, service of process may be improvised in ways that create due process complications. Absent legal personality, the DAO cannot hold property in its own name, creating uncertainty about who owns the treasury.</w:t>
      </w:r>
    </w:p>
    <w:p w14:paraId="3B15517A" w14:textId="77777777" w:rsidR="0033544D" w:rsidRPr="00742779" w:rsidRDefault="0033544D" w:rsidP="000E54B1">
      <w:pPr>
        <w:pStyle w:val="Heading2"/>
        <w:rPr>
          <w:rFonts w:eastAsia="Times New Roman"/>
        </w:rPr>
      </w:pPr>
      <w:r w:rsidRPr="00742779">
        <w:rPr>
          <w:rFonts w:eastAsia="Times New Roman"/>
        </w:rPr>
        <w:t>The SEC</w:t>
      </w:r>
      <w:r w:rsidR="009F60D1" w:rsidRPr="00742779">
        <w:rPr>
          <w:rFonts w:eastAsia="Times New Roman"/>
        </w:rPr>
        <w:t>’</w:t>
      </w:r>
      <w:r w:rsidRPr="00742779">
        <w:rPr>
          <w:rFonts w:eastAsia="Times New Roman"/>
        </w:rPr>
        <w:t>s ĐAO Report: Securities Law as a Classification Machine</w:t>
      </w:r>
    </w:p>
    <w:p w14:paraId="3BE38A97" w14:textId="77777777" w:rsidR="0033544D" w:rsidRPr="00742779" w:rsidRDefault="00742779" w:rsidP="000E54B1">
      <w:pPr>
        <w:pPrChange w:id="2637" w:author="Seth Oranburg" w:date="2026-03-07T09:50:00Z" w16du:dateUtc="2026-03-07T14:50:00Z">
          <w:pPr>
            <w:pStyle w:val="NormalWeb"/>
          </w:pPr>
        </w:pPrChange>
      </w:pPr>
      <w:del w:id="2638" w:author="Seth Oranburg" w:date="2026-03-07T09:50:00Z" w16du:dateUtc="2026-03-07T14:50:00Z">
        <w:r w:rsidRPr="00742779">
          <w:rPr>
            <w:rFonts w:ascii="ZWAdobeF" w:hAnsi="ZWAdobeF" w:cs="ZWAdobeF"/>
            <w:sz w:val="2"/>
            <w:szCs w:val="2"/>
          </w:rPr>
          <w:delText>1223B</w:delText>
        </w:r>
        <w:r w:rsidR="0033544D" w:rsidRPr="00742779">
          <w:delText>The</w:delText>
        </w:r>
      </w:del>
      <w:ins w:id="2639" w:author="Seth Oranburg" w:date="2026-03-07T09:50:00Z" w16du:dateUtc="2026-03-07T14:50:00Z">
        <w:r w:rsidR="0033544D" w:rsidRPr="00742779">
          <w:t>The</w:t>
        </w:r>
      </w:ins>
      <w:r w:rsidR="0033544D" w:rsidRPr="00742779">
        <w:t xml:space="preserve"> ĐAO</w:t>
      </w:r>
      <w:r w:rsidR="009F60D1" w:rsidRPr="00742779">
        <w:t>’</w:t>
      </w:r>
      <w:r w:rsidR="0033544D" w:rsidRPr="00742779">
        <w:t>s brief existence produced consequences that shaped how regulators approach all DAOs. In July 2017, the SEC</w:t>
      </w:r>
      <w:r w:rsidR="009F60D1" w:rsidRPr="00742779">
        <w:t>’</w:t>
      </w:r>
      <w:r w:rsidR="0033544D" w:rsidRPr="00742779">
        <w:t>s Division of Enforcement issued a Report of Investigation under Section 21(a) of the Securities Exchange Act.</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The Commission declined to bring enforcement charges, but it used the Report to signal its views about the application of federal securities laws to DAOs and digital tokens.</w:t>
      </w:r>
    </w:p>
    <w:p w14:paraId="23489175" w14:textId="77777777" w:rsidR="0033544D" w:rsidRPr="00742779" w:rsidRDefault="0033544D" w:rsidP="000E54B1">
      <w:pPr>
        <w:pStyle w:val="Heading3"/>
        <w:rPr>
          <w:rFonts w:eastAsia="Times New Roman"/>
        </w:rPr>
      </w:pPr>
      <w:r w:rsidRPr="00742779">
        <w:rPr>
          <w:rFonts w:eastAsia="Times New Roman"/>
        </w:rPr>
        <w:t>What Happened</w:t>
      </w:r>
    </w:p>
    <w:p w14:paraId="3200FDBC" w14:textId="77777777" w:rsidR="0033544D" w:rsidRPr="00742779" w:rsidRDefault="00742779" w:rsidP="000E54B1">
      <w:pPr>
        <w:pPrChange w:id="2640" w:author="Seth Oranburg" w:date="2026-03-07T09:50:00Z" w16du:dateUtc="2026-03-07T14:50:00Z">
          <w:pPr>
            <w:pStyle w:val="NormalWeb"/>
          </w:pPr>
        </w:pPrChange>
      </w:pPr>
      <w:del w:id="2641" w:author="Seth Oranburg" w:date="2026-03-07T09:50:00Z" w16du:dateUtc="2026-03-07T14:50:00Z">
        <w:r w:rsidRPr="00742779">
          <w:rPr>
            <w:rFonts w:ascii="ZWAdobeF" w:hAnsi="ZWAdobeF" w:cs="ZWAdobeF"/>
            <w:sz w:val="2"/>
            <w:szCs w:val="2"/>
          </w:rPr>
          <w:delText>1224B</w:delText>
        </w:r>
        <w:r w:rsidR="0033544D" w:rsidRPr="00742779">
          <w:delText>In</w:delText>
        </w:r>
      </w:del>
      <w:ins w:id="2642" w:author="Seth Oranburg" w:date="2026-03-07T09:50:00Z" w16du:dateUtc="2026-03-07T14:50:00Z">
        <w:r w:rsidR="0033544D" w:rsidRPr="00742779">
          <w:t>In</w:t>
        </w:r>
      </w:ins>
      <w:r w:rsidR="0033544D" w:rsidRPr="00742779">
        <w:t xml:space="preserve"> April and May 2016, The ĐAO sold approximately 1.15 billion DAO Tokens in exchange for approximately 12 million units of Ether (ETH), which was worth approximately $150 million at the time.</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Anyone with an Ethereum wallet could participate. The offering had no geographic restrictions, no accreditation requirements, and no registration with any securities regulator.</w:t>
      </w:r>
    </w:p>
    <w:p w14:paraId="6B12F308" w14:textId="77777777" w:rsidR="0033544D" w:rsidRPr="00742779" w:rsidRDefault="00742779" w:rsidP="000E54B1">
      <w:pPr>
        <w:pPrChange w:id="2643" w:author="Seth Oranburg" w:date="2026-03-07T09:50:00Z" w16du:dateUtc="2026-03-07T14:50:00Z">
          <w:pPr>
            <w:pStyle w:val="NormalWeb"/>
          </w:pPr>
        </w:pPrChange>
      </w:pPr>
      <w:del w:id="2644" w:author="Seth Oranburg" w:date="2026-03-07T09:50:00Z" w16du:dateUtc="2026-03-07T14:50:00Z">
        <w:r w:rsidRPr="00742779">
          <w:rPr>
            <w:rFonts w:ascii="ZWAdobeF" w:hAnsi="ZWAdobeF" w:cs="ZWAdobeF"/>
            <w:sz w:val="2"/>
            <w:szCs w:val="2"/>
          </w:rPr>
          <w:delText>1225B</w:delText>
        </w:r>
        <w:r w:rsidR="0033544D" w:rsidRPr="00742779">
          <w:delText>The</w:delText>
        </w:r>
      </w:del>
      <w:ins w:id="2645" w:author="Seth Oranburg" w:date="2026-03-07T09:50:00Z" w16du:dateUtc="2026-03-07T14:50:00Z">
        <w:r w:rsidR="0033544D" w:rsidRPr="00742779">
          <w:t>The</w:t>
        </w:r>
      </w:ins>
      <w:r w:rsidR="0033544D" w:rsidRPr="00742779">
        <w:t xml:space="preserve"> ĐAO was created by </w:t>
      </w:r>
      <w:r w:rsidR="0033544D">
        <w:fldChar w:fldCharType="begin"/>
      </w:r>
      <w:r w:rsidR="0033544D">
        <w:instrText>HYPERLINK "https://Slock.it"</w:instrText>
      </w:r>
      <w:r w:rsidR="0033544D">
        <w:fldChar w:fldCharType="separate"/>
      </w:r>
      <w:r w:rsidR="0033544D" w:rsidRPr="00742779">
        <w:rPr>
          <w:rStyle w:val="Hyperlink"/>
          <w:color w:val="auto"/>
          <w:u w:val="none"/>
        </w:rPr>
        <w:t>Slock.it</w:t>
      </w:r>
      <w:r w:rsidR="0033544D">
        <w:fldChar w:fldCharType="end"/>
      </w:r>
      <w:r w:rsidR="0033544D" w:rsidRPr="00742779">
        <w:t>, a German company, and its co-founders. They designed the smart contracts, wrote the code, deployed it to Ethereum, and promoted the offering through their website and marketing materials.</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The stated purpose was to create a decentralized investment fund. Token holders would vote on proposals to fund projects, and The ĐAO would share the returns with token holders proportionally.</w:t>
      </w:r>
    </w:p>
    <w:p w14:paraId="51025CA9" w14:textId="77777777" w:rsidR="0033544D" w:rsidRPr="00742779" w:rsidRDefault="00742779" w:rsidP="000E54B1">
      <w:pPr>
        <w:pPrChange w:id="2646" w:author="Seth Oranburg" w:date="2026-03-07T09:50:00Z" w16du:dateUtc="2026-03-07T14:50:00Z">
          <w:pPr>
            <w:pStyle w:val="NormalWeb"/>
          </w:pPr>
        </w:pPrChange>
      </w:pPr>
      <w:del w:id="2647" w:author="Seth Oranburg" w:date="2026-03-07T09:50:00Z" w16du:dateUtc="2026-03-07T14:50:00Z">
        <w:r w:rsidRPr="00742779">
          <w:rPr>
            <w:rFonts w:ascii="ZWAdobeF" w:hAnsi="ZWAdobeF" w:cs="ZWAdobeF"/>
            <w:sz w:val="2"/>
            <w:szCs w:val="2"/>
          </w:rPr>
          <w:delText>1226B</w:delText>
        </w:r>
        <w:r w:rsidR="0033544D" w:rsidRPr="00742779">
          <w:delText>Governance</w:delText>
        </w:r>
      </w:del>
      <w:ins w:id="2648" w:author="Seth Oranburg" w:date="2026-03-07T09:50:00Z" w16du:dateUtc="2026-03-07T14:50:00Z">
        <w:r w:rsidR="0033544D" w:rsidRPr="00742779">
          <w:t>Governance</w:t>
        </w:r>
      </w:ins>
      <w:r w:rsidR="0033544D" w:rsidRPr="00742779">
        <w:t xml:space="preserve"> was conducted through token-weighted voting. Anyone holding DAO Tokens could submit proposals, vote on proposals </w:t>
      </w:r>
      <w:r w:rsidR="0033544D" w:rsidRPr="00742779">
        <w:lastRenderedPageBreak/>
        <w:t>submitted by others, and participate in decisions about The ĐAO</w:t>
      </w:r>
      <w:r w:rsidR="009F60D1" w:rsidRPr="00742779">
        <w:t>’</w:t>
      </w:r>
      <w:r w:rsidR="0033544D" w:rsidRPr="00742779">
        <w:t>s investment activities.</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Proposals required endorsement from a Curator before being submitted to a vote. The Curators were individuals selected by </w:t>
      </w:r>
      <w:r w:rsidR="0033544D">
        <w:fldChar w:fldCharType="begin"/>
      </w:r>
      <w:r w:rsidR="0033544D">
        <w:instrText>HYPERLINK "https://Slock.it"</w:instrText>
      </w:r>
      <w:r w:rsidR="0033544D">
        <w:fldChar w:fldCharType="separate"/>
      </w:r>
      <w:r w:rsidR="0033544D" w:rsidRPr="00742779">
        <w:rPr>
          <w:rStyle w:val="Hyperlink"/>
          <w:color w:val="auto"/>
          <w:u w:val="none"/>
        </w:rPr>
        <w:t>Slock.it</w:t>
      </w:r>
      <w:r w:rsidR="0033544D">
        <w:fldChar w:fldCharType="end"/>
      </w:r>
      <w:r w:rsidR="0033544D" w:rsidRPr="00742779">
        <w:t xml:space="preserve"> who had the power to whitelist proposals, add addresses to the list of eligible recipients, and perform certain security functions.</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p>
    <w:p w14:paraId="62A9A8AB" w14:textId="77777777" w:rsidR="0033544D" w:rsidRPr="00742779" w:rsidRDefault="00742779" w:rsidP="000E54B1">
      <w:pPr>
        <w:pPrChange w:id="2649" w:author="Seth Oranburg" w:date="2026-03-07T09:50:00Z" w16du:dateUtc="2026-03-07T14:50:00Z">
          <w:pPr>
            <w:pStyle w:val="NormalWeb"/>
          </w:pPr>
        </w:pPrChange>
      </w:pPr>
      <w:del w:id="2650" w:author="Seth Oranburg" w:date="2026-03-07T09:50:00Z" w16du:dateUtc="2026-03-07T14:50:00Z">
        <w:r w:rsidRPr="00742779">
          <w:rPr>
            <w:rFonts w:ascii="ZWAdobeF" w:hAnsi="ZWAdobeF" w:cs="ZWAdobeF"/>
            <w:sz w:val="2"/>
            <w:szCs w:val="2"/>
          </w:rPr>
          <w:delText>1227B</w:delText>
        </w:r>
        <w:r w:rsidR="0033544D" w:rsidRPr="00742779">
          <w:delText>In</w:delText>
        </w:r>
      </w:del>
      <w:ins w:id="2651" w:author="Seth Oranburg" w:date="2026-03-07T09:50:00Z" w16du:dateUtc="2026-03-07T14:50:00Z">
        <w:r w:rsidR="0033544D" w:rsidRPr="00742779">
          <w:t>In</w:t>
        </w:r>
      </w:ins>
      <w:r w:rsidR="0033544D" w:rsidRPr="00742779">
        <w:t xml:space="preserve"> June 2016, before The ĐAO had funded any projects, an attacker exploited a vulnerability in The ĐAO</w:t>
      </w:r>
      <w:r w:rsidR="009F60D1" w:rsidRPr="00742779">
        <w:t>’</w:t>
      </w:r>
      <w:r w:rsidR="0033544D" w:rsidRPr="00742779">
        <w:t>s code. The vulnerability allowed the attacker to drain approximately one-third of The ĐAO</w:t>
      </w:r>
      <w:r w:rsidR="009F60D1" w:rsidRPr="00742779">
        <w:t>’</w:t>
      </w:r>
      <w:r w:rsidR="0033544D" w:rsidRPr="00742779">
        <w:t>s assets, roughly $50 million worth of ETH at the time.</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The Ethereum community debated how to respond. Eventually, a majority of Ethereum miners agreed to execute a hard fork that effectively reversed the attacker</w:t>
      </w:r>
      <w:r w:rsidR="009F60D1" w:rsidRPr="00742779">
        <w:t>’</w:t>
      </w:r>
      <w:r w:rsidR="0033544D" w:rsidRPr="00742779">
        <w:t>s transactions, returning the stolen ETH to The ĐAO</w:t>
      </w:r>
      <w:r w:rsidR="009F60D1" w:rsidRPr="00742779">
        <w:t>’</w:t>
      </w:r>
      <w:r w:rsidR="0033544D" w:rsidRPr="00742779">
        <w:t>s original depositors.</w:t>
      </w:r>
      <w:r w:rsidR="0033544D">
        <w:fldChar w:fldCharType="begin"/>
      </w:r>
      <w:r w:rsidR="0033544D">
        <w:instrText>HYPERLINK \l "fn138-11647" \o "Jump to citation"</w:instrText>
      </w:r>
      <w:r w:rsidR="0033544D">
        <w:fldChar w:fldCharType="separate"/>
      </w:r>
      <w:r w:rsidR="0033544D" w:rsidRPr="00742779">
        <w:rPr>
          <w:rStyle w:val="Hyperlink"/>
          <w:color w:val="auto"/>
          <w:u w:val="none"/>
        </w:rPr>
        <w:t>[138</w:t>
      </w:r>
      <w:r w:rsidR="00EE2871" w:rsidRPr="00742779">
        <w:rPr>
          <w:rStyle w:val="Hyperlink"/>
          <w:color w:val="auto"/>
          <w:u w:val="none"/>
        </w:rPr>
        <w:t>]</w:t>
      </w:r>
      <w:r w:rsidR="0033544D">
        <w:fldChar w:fldCharType="end"/>
      </w:r>
      <w:r w:rsidR="0033544D" w:rsidRPr="00742779">
        <w:t xml:space="preserve"> The fork was controversial. It demonstrated that the Ethereum blockchain was not, in fact, immutable when a sufficiently motivated community decided to change the rules.</w:t>
      </w:r>
    </w:p>
    <w:p w14:paraId="21B889D4" w14:textId="77777777" w:rsidR="0033544D" w:rsidRPr="00742779" w:rsidRDefault="0033544D" w:rsidP="000E54B1">
      <w:pPr>
        <w:pStyle w:val="Heading2"/>
        <w:rPr>
          <w:rFonts w:eastAsia="Times New Roman"/>
        </w:rPr>
      </w:pPr>
      <w:r w:rsidRPr="00742779">
        <w:rPr>
          <w:rFonts w:eastAsia="Times New Roman"/>
        </w:rPr>
        <w:t>Sarcuni v. bZx DAO: Token Holder Liability and the Return of Partnership Logic</w:t>
      </w:r>
    </w:p>
    <w:p w14:paraId="3F8C5E76" w14:textId="77777777" w:rsidR="0033544D" w:rsidRPr="00742779" w:rsidRDefault="00742779" w:rsidP="000E54B1">
      <w:del w:id="2652" w:author="Seth Oranburg" w:date="2026-03-07T09:50:00Z" w16du:dateUtc="2026-03-07T14:50:00Z">
        <w:r w:rsidRPr="00742779">
          <w:rPr>
            <w:rFonts w:ascii="ZWAdobeF" w:hAnsi="ZWAdobeF" w:cs="ZWAdobeF"/>
            <w:sz w:val="2"/>
            <w:szCs w:val="2"/>
          </w:rPr>
          <w:delText>1228B</w:delText>
        </w:r>
        <w:r w:rsidR="0033544D" w:rsidRPr="00742779">
          <w:delText>The</w:delText>
        </w:r>
      </w:del>
      <w:ins w:id="2653" w:author="Seth Oranburg" w:date="2026-03-07T09:50:00Z" w16du:dateUtc="2026-03-07T14:50:00Z">
        <w:r w:rsidR="0033544D" w:rsidRPr="00742779">
          <w:t>The</w:t>
        </w:r>
      </w:ins>
      <w:r w:rsidR="0033544D" w:rsidRPr="00742779">
        <w:t xml:space="preserve"> CFTC</w:t>
      </w:r>
      <w:r w:rsidR="009F60D1" w:rsidRPr="00742779">
        <w:t>’</w:t>
      </w:r>
      <w:r w:rsidR="0033544D" w:rsidRPr="00742779">
        <w:t xml:space="preserve">s action against Ooki DAO established that DAOs can be sued as entities. </w:t>
      </w:r>
      <w:r w:rsidR="0033544D" w:rsidRPr="00742779">
        <w:rPr>
          <w:rStyle w:val="Emphasis"/>
        </w:rPr>
        <w:t>Sarcuni v. bZx DAO</w:t>
      </w:r>
      <w:r w:rsidR="0033544D" w:rsidRPr="00742779">
        <w:t xml:space="preserve"> asked a more frightening question for participants: can individual token holders be held personally liable as general partners?</w:t>
      </w:r>
    </w:p>
    <w:p w14:paraId="0710A38C" w14:textId="77777777" w:rsidR="0033544D" w:rsidRPr="00742779" w:rsidRDefault="0033544D" w:rsidP="000E54B1">
      <w:pPr>
        <w:pStyle w:val="Heading3"/>
        <w:rPr>
          <w:rFonts w:eastAsia="Times New Roman"/>
        </w:rPr>
      </w:pPr>
      <w:r w:rsidRPr="00742779">
        <w:rPr>
          <w:rFonts w:eastAsia="Times New Roman"/>
        </w:rPr>
        <w:t>What Happened</w:t>
      </w:r>
    </w:p>
    <w:p w14:paraId="245EDAB3" w14:textId="77777777" w:rsidR="0033544D" w:rsidRPr="00742779" w:rsidRDefault="00742779" w:rsidP="000E54B1">
      <w:pPr>
        <w:pPrChange w:id="2654" w:author="Seth Oranburg" w:date="2026-03-07T09:50:00Z" w16du:dateUtc="2026-03-07T14:50:00Z">
          <w:pPr>
            <w:pStyle w:val="NormalWeb"/>
          </w:pPr>
        </w:pPrChange>
      </w:pPr>
      <w:del w:id="2655" w:author="Seth Oranburg" w:date="2026-03-07T09:50:00Z" w16du:dateUtc="2026-03-07T14:50:00Z">
        <w:r w:rsidRPr="00742779">
          <w:rPr>
            <w:rFonts w:ascii="ZWAdobeF" w:hAnsi="ZWAdobeF" w:cs="ZWAdobeF"/>
            <w:sz w:val="2"/>
            <w:szCs w:val="2"/>
          </w:rPr>
          <w:delText>1229B</w:delText>
        </w:r>
        <w:r w:rsidR="0033544D" w:rsidRPr="00742779">
          <w:delText>The</w:delText>
        </w:r>
      </w:del>
      <w:ins w:id="2656" w:author="Seth Oranburg" w:date="2026-03-07T09:50:00Z" w16du:dateUtc="2026-03-07T14:50:00Z">
        <w:r w:rsidR="0033544D" w:rsidRPr="00742779">
          <w:t>The</w:t>
        </w:r>
      </w:ins>
      <w:r w:rsidR="0033544D" w:rsidRPr="00742779">
        <w:t xml:space="preserve"> bZx Protocol, the same system that became Ooki DAO, suffered a catastrophic security failure in November 2021. A software developer working for the protocol fell victim to a phishing attack. The attacker gained access to the developer</w:t>
      </w:r>
      <w:r w:rsidR="009F60D1" w:rsidRPr="00742779">
        <w:t>’</w:t>
      </w:r>
      <w:r w:rsidR="0033544D" w:rsidRPr="00742779">
        <w:t>s private key, which provided access to assets on two of the three blockchains the protocol supported.</w:t>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r w:rsidR="0033544D" w:rsidRPr="00742779">
        <w:t xml:space="preserve"> Approximately $55 million in cryptocurrency was stolen.</w:t>
      </w:r>
    </w:p>
    <w:p w14:paraId="65F8B847" w14:textId="77777777" w:rsidR="0033544D" w:rsidRPr="00742779" w:rsidRDefault="00742779" w:rsidP="000E54B1">
      <w:pPr>
        <w:pPrChange w:id="2657" w:author="Seth Oranburg" w:date="2026-03-07T09:50:00Z" w16du:dateUtc="2026-03-07T14:50:00Z">
          <w:pPr>
            <w:pStyle w:val="NormalWeb"/>
          </w:pPr>
        </w:pPrChange>
      </w:pPr>
      <w:del w:id="2658" w:author="Seth Oranburg" w:date="2026-03-07T09:50:00Z" w16du:dateUtc="2026-03-07T14:50:00Z">
        <w:r w:rsidRPr="00742779">
          <w:rPr>
            <w:rFonts w:ascii="ZWAdobeF" w:hAnsi="ZWAdobeF" w:cs="ZWAdobeF"/>
            <w:sz w:val="2"/>
            <w:szCs w:val="2"/>
          </w:rPr>
          <w:delText>1230B</w:delText>
        </w:r>
        <w:r w:rsidR="0033544D" w:rsidRPr="00742779">
          <w:delText>Plaintiffs</w:delText>
        </w:r>
      </w:del>
      <w:ins w:id="2659" w:author="Seth Oranburg" w:date="2026-03-07T09:50:00Z" w16du:dateUtc="2026-03-07T14:50:00Z">
        <w:r w:rsidR="0033544D" w:rsidRPr="00742779">
          <w:t>Plaintiffs</w:t>
        </w:r>
      </w:ins>
      <w:r w:rsidR="0033544D" w:rsidRPr="00742779">
        <w:t xml:space="preserve"> who lost funds in the hack brought a class action against multiple defendants: the protocol</w:t>
      </w:r>
      <w:r w:rsidR="009F60D1" w:rsidRPr="00742779">
        <w:t>’</w:t>
      </w:r>
      <w:r w:rsidR="0033544D" w:rsidRPr="00742779">
        <w:t>s original founders and their companies, and two venture capital entities that had invested in the protocol and participated in its governance.</w:t>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r w:rsidR="0033544D" w:rsidRPr="00742779">
        <w:t xml:space="preserve"> The theory was that all defendants were general partners of the bZx DAO general partnership, and that the partnership was liable for negligence in failing to secure user assets.</w:t>
      </w:r>
    </w:p>
    <w:p w14:paraId="11C25EED" w14:textId="77777777" w:rsidR="0033544D" w:rsidRPr="00742779" w:rsidRDefault="00742779" w:rsidP="000E54B1">
      <w:del w:id="2660" w:author="Seth Oranburg" w:date="2026-03-07T09:50:00Z" w16du:dateUtc="2026-03-07T14:50:00Z">
        <w:r w:rsidRPr="00742779">
          <w:rPr>
            <w:rFonts w:ascii="ZWAdobeF" w:hAnsi="ZWAdobeF" w:cs="ZWAdobeF"/>
            <w:sz w:val="2"/>
            <w:szCs w:val="2"/>
          </w:rPr>
          <w:lastRenderedPageBreak/>
          <w:delText>1231B</w:delText>
        </w:r>
        <w:r w:rsidR="0033544D" w:rsidRPr="00742779">
          <w:delText>The</w:delText>
        </w:r>
      </w:del>
      <w:ins w:id="2661" w:author="Seth Oranburg" w:date="2026-03-07T09:50:00Z" w16du:dateUtc="2026-03-07T14:50:00Z">
        <w:r w:rsidR="0033544D" w:rsidRPr="00742779">
          <w:t>The</w:t>
        </w:r>
      </w:ins>
      <w:r w:rsidR="0033544D" w:rsidRPr="00742779">
        <w:t xml:space="preserve"> defendants moved to dismiss, arguing that they were not properly characterized as partners, that the court lacked personal jurisdiction, and that the claims failed on the merits.</w:t>
      </w:r>
    </w:p>
    <w:p w14:paraId="68C0697C" w14:textId="77777777" w:rsidR="0033544D" w:rsidRPr="00742779" w:rsidRDefault="0033544D" w:rsidP="000E54B1">
      <w:pPr>
        <w:pStyle w:val="Heading3"/>
        <w:rPr>
          <w:rFonts w:eastAsia="Times New Roman"/>
        </w:rPr>
      </w:pPr>
      <w:r w:rsidRPr="00742779">
        <w:rPr>
          <w:rFonts w:eastAsia="Times New Roman"/>
        </w:rPr>
        <w:t>The Court</w:t>
      </w:r>
      <w:r w:rsidR="009F60D1" w:rsidRPr="00742779">
        <w:rPr>
          <w:rFonts w:eastAsia="Times New Roman"/>
        </w:rPr>
        <w:t>’</w:t>
      </w:r>
      <w:r w:rsidRPr="00742779">
        <w:rPr>
          <w:rFonts w:eastAsia="Times New Roman"/>
        </w:rPr>
        <w:t>s Analysis</w:t>
      </w:r>
    </w:p>
    <w:p w14:paraId="389BAD83" w14:textId="77777777" w:rsidR="0033544D" w:rsidRPr="00742779" w:rsidRDefault="00742779" w:rsidP="000E54B1">
      <w:pPr>
        <w:pPrChange w:id="2662" w:author="Seth Oranburg" w:date="2026-03-07T09:50:00Z" w16du:dateUtc="2026-03-07T14:50:00Z">
          <w:pPr>
            <w:pStyle w:val="NormalWeb"/>
          </w:pPr>
        </w:pPrChange>
      </w:pPr>
      <w:del w:id="2663" w:author="Seth Oranburg" w:date="2026-03-07T09:50:00Z" w16du:dateUtc="2026-03-07T14:50:00Z">
        <w:r w:rsidRPr="00742779">
          <w:rPr>
            <w:rFonts w:ascii="ZWAdobeF" w:hAnsi="ZWAdobeF" w:cs="ZWAdobeF"/>
            <w:sz w:val="2"/>
            <w:szCs w:val="2"/>
          </w:rPr>
          <w:delText>1232B</w:delText>
        </w:r>
        <w:r w:rsidR="0033544D" w:rsidRPr="00742779">
          <w:delText>The</w:delText>
        </w:r>
      </w:del>
      <w:ins w:id="2664" w:author="Seth Oranburg" w:date="2026-03-07T09:50:00Z" w16du:dateUtc="2026-03-07T14:50:00Z">
        <w:r w:rsidR="0033544D" w:rsidRPr="00742779">
          <w:t>The</w:t>
        </w:r>
      </w:ins>
      <w:r w:rsidR="0033544D" w:rsidRPr="00742779">
        <w:t xml:space="preserve"> court denied the venture capital defendants</w:t>
      </w:r>
      <w:r w:rsidR="009F60D1" w:rsidRPr="00742779">
        <w:t>’</w:t>
      </w:r>
      <w:r w:rsidR="0033544D" w:rsidRPr="00742779">
        <w:t xml:space="preserve"> motion to dismiss, finding that the plaintiffs had plausibly alleged a general partnership.</w:t>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r w:rsidR="0033544D" w:rsidRPr="00742779">
        <w:t xml:space="preserve"> Under California partnership law, all partners are jointly and severally liable for partnership obligations.</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r w:rsidR="0033544D" w:rsidRPr="00742779">
        <w:t xml:space="preserve"> This means each partner can be held responsible for the full amount of any partnership debt or judgment, regardless of their ownership percentage or degree of involvement.</w:t>
      </w:r>
    </w:p>
    <w:p w14:paraId="475C50E8" w14:textId="77777777" w:rsidR="0033544D" w:rsidRPr="00742779" w:rsidRDefault="00742779" w:rsidP="000E54B1">
      <w:pPr>
        <w:pPrChange w:id="2665" w:author="Seth Oranburg" w:date="2026-03-07T09:50:00Z" w16du:dateUtc="2026-03-07T14:50:00Z">
          <w:pPr>
            <w:pStyle w:val="NormalWeb"/>
          </w:pPr>
        </w:pPrChange>
      </w:pPr>
      <w:del w:id="2666" w:author="Seth Oranburg" w:date="2026-03-07T09:50:00Z" w16du:dateUtc="2026-03-07T14:50:00Z">
        <w:r w:rsidRPr="00742779">
          <w:rPr>
            <w:rFonts w:ascii="ZWAdobeF" w:hAnsi="ZWAdobeF" w:cs="ZWAdobeF"/>
            <w:sz w:val="2"/>
            <w:szCs w:val="2"/>
          </w:rPr>
          <w:delText>1233B</w:delText>
        </w:r>
        <w:r w:rsidR="0033544D" w:rsidRPr="00742779">
          <w:delText>The</w:delText>
        </w:r>
      </w:del>
      <w:ins w:id="2667" w:author="Seth Oranburg" w:date="2026-03-07T09:50:00Z" w16du:dateUtc="2026-03-07T14:50:00Z">
        <w:r w:rsidR="0033544D" w:rsidRPr="00742779">
          <w:t>The</w:t>
        </w:r>
      </w:ins>
      <w:r w:rsidR="0033544D" w:rsidRPr="00742779">
        <w:t xml:space="preserve"> court examined the statutory definition: a partnership is the association of two or more persons to carry on as co-owners a business for profit.</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rsidRPr="00742779">
        <w:t xml:space="preserve"> The plaintiffs alleged that the defendants held BZRX governance tokens, which entitled them to vote on proposals and share in the protocol</w:t>
      </w:r>
      <w:r w:rsidR="009F60D1" w:rsidRPr="00742779">
        <w:t>’</w:t>
      </w:r>
      <w:r w:rsidR="0033544D" w:rsidRPr="00742779">
        <w:t>s fee revenue. They alleged that the defendants participated in protocol governance, influenced decision-making, and held themselves out as participants in the venture.</w:t>
      </w:r>
    </w:p>
    <w:p w14:paraId="3B98B7B6" w14:textId="77777777" w:rsidR="0033544D" w:rsidRPr="00742779" w:rsidRDefault="00742779" w:rsidP="000E54B1">
      <w:pPr>
        <w:pPrChange w:id="2668" w:author="Seth Oranburg" w:date="2026-03-07T09:50:00Z" w16du:dateUtc="2026-03-07T14:50:00Z">
          <w:pPr>
            <w:pStyle w:val="NormalWeb"/>
          </w:pPr>
        </w:pPrChange>
      </w:pPr>
      <w:del w:id="2669" w:author="Seth Oranburg" w:date="2026-03-07T09:50:00Z" w16du:dateUtc="2026-03-07T14:50:00Z">
        <w:r w:rsidRPr="00742779">
          <w:rPr>
            <w:rFonts w:ascii="ZWAdobeF" w:hAnsi="ZWAdobeF" w:cs="ZWAdobeF"/>
            <w:sz w:val="2"/>
            <w:szCs w:val="2"/>
          </w:rPr>
          <w:delText>1234B</w:delText>
        </w:r>
        <w:r w:rsidR="0033544D" w:rsidRPr="00742779">
          <w:delText>The</w:delText>
        </w:r>
      </w:del>
      <w:ins w:id="2670" w:author="Seth Oranburg" w:date="2026-03-07T09:50:00Z" w16du:dateUtc="2026-03-07T14:50:00Z">
        <w:r w:rsidR="0033544D" w:rsidRPr="00742779">
          <w:t>The</w:t>
        </w:r>
      </w:ins>
      <w:r w:rsidR="0033544D" w:rsidRPr="00742779">
        <w:t xml:space="preserve"> court found these allegations sufficient to state a claim. The defendants</w:t>
      </w:r>
      <w:r w:rsidR="009F60D1" w:rsidRPr="00742779">
        <w:t>’</w:t>
      </w:r>
      <w:r w:rsidR="0033544D" w:rsidRPr="00742779">
        <w:t xml:space="preserve"> holding of governance tokens, combined with their participation in governance activities, supported the inference that they were co-owners carrying on a business for profit. Under California law, sharing of gross returns does not of itself establish a partnership, but a person who receives a share of the profits of a business is presumed to be a partner.</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p>
    <w:p w14:paraId="6CCC9C61" w14:textId="77777777" w:rsidR="0033544D" w:rsidRPr="00742779" w:rsidRDefault="00742779" w:rsidP="000E54B1">
      <w:del w:id="2671" w:author="Seth Oranburg" w:date="2026-03-07T09:50:00Z" w16du:dateUtc="2026-03-07T14:50:00Z">
        <w:r w:rsidRPr="00742779">
          <w:rPr>
            <w:rFonts w:ascii="ZWAdobeF" w:hAnsi="ZWAdobeF" w:cs="ZWAdobeF"/>
            <w:sz w:val="2"/>
            <w:szCs w:val="2"/>
          </w:rPr>
          <w:delText>1235B</w:delText>
        </w:r>
        <w:r w:rsidR="0033544D" w:rsidRPr="00742779">
          <w:delText>The</w:delText>
        </w:r>
      </w:del>
      <w:ins w:id="2672" w:author="Seth Oranburg" w:date="2026-03-07T09:50:00Z" w16du:dateUtc="2026-03-07T14:50:00Z">
        <w:r w:rsidR="0033544D" w:rsidRPr="00742779">
          <w:t>The</w:t>
        </w:r>
      </w:ins>
      <w:r w:rsidR="0033544D" w:rsidRPr="00742779">
        <w:t xml:space="preserve"> court acknowledged that the defendants disputed whether they actually held BZRX tokens or participated in governance. But at the motion-to-dismiss stage, the court was bound by the allegations in the complaint. The factual disputes would be resolved through discovery.</w:t>
      </w:r>
    </w:p>
    <w:p w14:paraId="00981839" w14:textId="77777777" w:rsidR="0033544D" w:rsidRPr="00742779" w:rsidRDefault="00742779" w:rsidP="000E54B1">
      <w:pPr>
        <w:pPrChange w:id="2673" w:author="Seth Oranburg" w:date="2026-03-07T09:50:00Z" w16du:dateUtc="2026-03-07T14:50:00Z">
          <w:pPr>
            <w:pStyle w:val="NormalWeb"/>
          </w:pPr>
        </w:pPrChange>
      </w:pPr>
      <w:del w:id="2674" w:author="Seth Oranburg" w:date="2026-03-07T09:50:00Z" w16du:dateUtc="2026-03-07T14:50:00Z">
        <w:r w:rsidRPr="00742779">
          <w:rPr>
            <w:rFonts w:ascii="ZWAdobeF" w:hAnsi="ZWAdobeF" w:cs="ZWAdobeF"/>
            <w:sz w:val="2"/>
            <w:szCs w:val="2"/>
          </w:rPr>
          <w:delText>1236B</w:delText>
        </w:r>
        <w:r w:rsidR="0033544D" w:rsidRPr="00742779">
          <w:delText>Critically</w:delText>
        </w:r>
      </w:del>
      <w:ins w:id="2675" w:author="Seth Oranburg" w:date="2026-03-07T09:50:00Z" w16du:dateUtc="2026-03-07T14:50:00Z">
        <w:r w:rsidR="0033544D" w:rsidRPr="00742779">
          <w:t>Critically</w:t>
        </w:r>
      </w:ins>
      <w:r w:rsidR="0033544D" w:rsidRPr="00742779">
        <w:t xml:space="preserve">, the court stated: </w:t>
      </w:r>
      <w:r w:rsidR="009F60D1" w:rsidRPr="00742779">
        <w:t>“</w:t>
      </w:r>
      <w:r w:rsidR="0033544D" w:rsidRPr="00742779">
        <w:t>Under California partnership law, all partners are jointly and severally liable for partnership obligations.</w:t>
      </w:r>
      <w:r w:rsidR="009F60D1" w:rsidRPr="00742779">
        <w:t>”</w:t>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r w:rsidR="0033544D" w:rsidRPr="00742779">
        <w:t xml:space="preserve"> If the plaintiffs ultimately proved that the defendants were partners, each defendant could be held personally liable for the full amount of the partnership</w:t>
      </w:r>
      <w:r w:rsidR="009F60D1" w:rsidRPr="00742779">
        <w:t>’</w:t>
      </w:r>
      <w:r w:rsidR="0033544D" w:rsidRPr="00742779">
        <w:t>s obligations, regardless of their individual participation or ownership share.</w:t>
      </w:r>
    </w:p>
    <w:p w14:paraId="65E5F43C" w14:textId="77777777" w:rsidR="0033544D" w:rsidRPr="00742779" w:rsidRDefault="0033544D" w:rsidP="000E54B1">
      <w:pPr>
        <w:pStyle w:val="Heading3"/>
        <w:rPr>
          <w:rFonts w:eastAsia="Times New Roman"/>
        </w:rPr>
      </w:pPr>
      <w:r w:rsidRPr="00742779">
        <w:rPr>
          <w:rFonts w:eastAsia="Times New Roman"/>
        </w:rPr>
        <w:t>What It Teaches</w:t>
      </w:r>
    </w:p>
    <w:p w14:paraId="41D77E1C" w14:textId="77777777" w:rsidR="0033544D" w:rsidRPr="00742779" w:rsidRDefault="00742779" w:rsidP="000E54B1">
      <w:del w:id="2676" w:author="Seth Oranburg" w:date="2026-03-07T09:50:00Z" w16du:dateUtc="2026-03-07T14:50:00Z">
        <w:r w:rsidRPr="00742779">
          <w:rPr>
            <w:rStyle w:val="Emphasis"/>
            <w:rFonts w:ascii="ZWAdobeF" w:hAnsi="ZWAdobeF" w:cs="ZWAdobeF"/>
            <w:i w:val="0"/>
            <w:sz w:val="2"/>
            <w:szCs w:val="2"/>
          </w:rPr>
          <w:delText>1237B</w:delText>
        </w:r>
        <w:r w:rsidR="0033544D" w:rsidRPr="00742779">
          <w:rPr>
            <w:rStyle w:val="Emphasis"/>
          </w:rPr>
          <w:delText>Sarcuni</w:delText>
        </w:r>
      </w:del>
      <w:ins w:id="2677" w:author="Seth Oranburg" w:date="2026-03-07T09:50:00Z" w16du:dateUtc="2026-03-07T14:50:00Z">
        <w:r w:rsidR="0033544D" w:rsidRPr="00742779">
          <w:rPr>
            <w:rStyle w:val="Emphasis"/>
          </w:rPr>
          <w:t>Sarcuni</w:t>
        </w:r>
      </w:ins>
      <w:r w:rsidR="0033544D" w:rsidRPr="00742779">
        <w:t xml:space="preserve"> connects DAO governance directly to partnership liability in ways that should terrify passive token holders.</w:t>
      </w:r>
    </w:p>
    <w:p w14:paraId="030DD516" w14:textId="77777777" w:rsidR="0033544D" w:rsidRPr="00742779" w:rsidRDefault="00742779" w:rsidP="000E54B1">
      <w:del w:id="2678" w:author="Seth Oranburg" w:date="2026-03-07T09:50:00Z" w16du:dateUtc="2026-03-07T14:50:00Z">
        <w:r w:rsidRPr="00742779">
          <w:rPr>
            <w:rStyle w:val="Strong"/>
            <w:rFonts w:ascii="ZWAdobeF" w:hAnsi="ZWAdobeF" w:cs="ZWAdobeF"/>
            <w:b w:val="0"/>
            <w:sz w:val="2"/>
            <w:szCs w:val="2"/>
          </w:rPr>
          <w:lastRenderedPageBreak/>
          <w:delText>1238B</w:delText>
        </w:r>
        <w:r w:rsidR="0033544D" w:rsidRPr="00742779">
          <w:rPr>
            <w:rStyle w:val="Strong"/>
          </w:rPr>
          <w:delText>Governance</w:delText>
        </w:r>
      </w:del>
      <w:ins w:id="2679" w:author="Seth Oranburg" w:date="2026-03-07T09:50:00Z" w16du:dateUtc="2026-03-07T14:50:00Z">
        <w:r w:rsidR="0033544D" w:rsidRPr="00742779">
          <w:rPr>
            <w:rStyle w:val="Strong"/>
          </w:rPr>
          <w:t>Governance</w:t>
        </w:r>
      </w:ins>
      <w:r w:rsidR="0033544D" w:rsidRPr="00742779">
        <w:rPr>
          <w:rStyle w:val="Strong"/>
        </w:rPr>
        <w:t xml:space="preserve"> tokens can create partnership exposure.</w:t>
      </w:r>
      <w:r w:rsidR="0033544D" w:rsidRPr="00742779">
        <w:t xml:space="preserve"> Holding tokens that provide voting rights and a share of revenue may satisfy the statutory definition of partnership. Token holders who thought they were making a passive investment may discover they have become general partners with unlimited personal liability.</w:t>
      </w:r>
    </w:p>
    <w:p w14:paraId="44B46976" w14:textId="77777777" w:rsidR="0033544D" w:rsidRPr="00742779" w:rsidRDefault="00742779" w:rsidP="000E54B1">
      <w:del w:id="2680" w:author="Seth Oranburg" w:date="2026-03-07T09:50:00Z" w16du:dateUtc="2026-03-07T14:50:00Z">
        <w:r w:rsidRPr="00742779">
          <w:rPr>
            <w:rStyle w:val="Strong"/>
            <w:rFonts w:ascii="ZWAdobeF" w:hAnsi="ZWAdobeF" w:cs="ZWAdobeF"/>
            <w:b w:val="0"/>
            <w:sz w:val="2"/>
            <w:szCs w:val="2"/>
          </w:rPr>
          <w:delText>1239B</w:delText>
        </w:r>
        <w:r w:rsidR="0033544D" w:rsidRPr="00742779">
          <w:rPr>
            <w:rStyle w:val="Strong"/>
          </w:rPr>
          <w:delText>Participation</w:delText>
        </w:r>
      </w:del>
      <w:ins w:id="2681" w:author="Seth Oranburg" w:date="2026-03-07T09:50:00Z" w16du:dateUtc="2026-03-07T14:50:00Z">
        <w:r w:rsidR="0033544D" w:rsidRPr="00742779">
          <w:rPr>
            <w:rStyle w:val="Strong"/>
          </w:rPr>
          <w:t>Participation</w:t>
        </w:r>
      </w:ins>
      <w:r w:rsidR="0033544D" w:rsidRPr="00742779">
        <w:rPr>
          <w:rStyle w:val="Strong"/>
        </w:rPr>
        <w:t xml:space="preserve"> in governance increases risk.</w:t>
      </w:r>
      <w:r w:rsidR="0033544D" w:rsidRPr="00742779">
        <w:t xml:space="preserve"> The venture capital defendants allegedly participated in protocol governance, influenced decisions, and received returns from their participation. This conduct strengthened the inference that they were partners rather than passive investors. Every governance vote, every forum post advocating for a proposal, every act that looks like management increases exposure.</w:t>
      </w:r>
    </w:p>
    <w:p w14:paraId="583E9DBF" w14:textId="77777777" w:rsidR="0033544D" w:rsidRPr="00742779" w:rsidRDefault="00742779" w:rsidP="000E54B1">
      <w:del w:id="2682" w:author="Seth Oranburg" w:date="2026-03-07T09:50:00Z" w16du:dateUtc="2026-03-07T14:50:00Z">
        <w:r w:rsidRPr="00742779">
          <w:rPr>
            <w:rStyle w:val="Strong"/>
            <w:rFonts w:ascii="ZWAdobeF" w:hAnsi="ZWAdobeF" w:cs="ZWAdobeF"/>
            <w:b w:val="0"/>
            <w:sz w:val="2"/>
            <w:szCs w:val="2"/>
          </w:rPr>
          <w:delText>1240B</w:delText>
        </w:r>
        <w:r w:rsidR="0033544D" w:rsidRPr="00742779">
          <w:rPr>
            <w:rStyle w:val="Strong"/>
          </w:rPr>
          <w:delText>Joint</w:delText>
        </w:r>
      </w:del>
      <w:ins w:id="2683" w:author="Seth Oranburg" w:date="2026-03-07T09:50:00Z" w16du:dateUtc="2026-03-07T14:50:00Z">
        <w:r w:rsidR="0033544D" w:rsidRPr="00742779">
          <w:rPr>
            <w:rStyle w:val="Strong"/>
          </w:rPr>
          <w:t>Joint</w:t>
        </w:r>
      </w:ins>
      <w:r w:rsidR="0033544D" w:rsidRPr="00742779">
        <w:rPr>
          <w:rStyle w:val="Strong"/>
        </w:rPr>
        <w:t xml:space="preserve"> and several liability applies.</w:t>
      </w:r>
      <w:r w:rsidR="0033544D" w:rsidRPr="00742779">
        <w:t xml:space="preserve"> If the bZx DAO is a general partnership, each partner is liable for the full amount of any partnership obligation. A token holder with a 0.01% stake could face liability for millions of dollars in losses caused by a security failure they did not control and could not prevent.</w:t>
      </w:r>
    </w:p>
    <w:p w14:paraId="75369CF9" w14:textId="77777777" w:rsidR="0033544D" w:rsidRPr="00742779" w:rsidRDefault="00742779" w:rsidP="000E54B1">
      <w:del w:id="2684" w:author="Seth Oranburg" w:date="2026-03-07T09:50:00Z" w16du:dateUtc="2026-03-07T14:50:00Z">
        <w:r w:rsidRPr="00742779">
          <w:rPr>
            <w:rStyle w:val="Strong"/>
            <w:rFonts w:ascii="ZWAdobeF" w:hAnsi="ZWAdobeF" w:cs="ZWAdobeF"/>
            <w:b w:val="0"/>
            <w:sz w:val="2"/>
            <w:szCs w:val="2"/>
          </w:rPr>
          <w:delText>1241B</w:delText>
        </w:r>
        <w:r w:rsidR="0033544D" w:rsidRPr="00742779">
          <w:rPr>
            <w:rStyle w:val="Strong"/>
          </w:rPr>
          <w:delText>Absent</w:delText>
        </w:r>
      </w:del>
      <w:ins w:id="2685" w:author="Seth Oranburg" w:date="2026-03-07T09:50:00Z" w16du:dateUtc="2026-03-07T14:50:00Z">
        <w:r w:rsidR="0033544D" w:rsidRPr="00742779">
          <w:rPr>
            <w:rStyle w:val="Strong"/>
          </w:rPr>
          <w:t>Absent</w:t>
        </w:r>
      </w:ins>
      <w:r w:rsidR="0033544D" w:rsidRPr="00742779">
        <w:rPr>
          <w:rStyle w:val="Strong"/>
        </w:rPr>
        <w:t xml:space="preserve"> a wrapper, default rules apply.</w:t>
      </w:r>
      <w:r w:rsidR="0033544D" w:rsidRPr="00742779">
        <w:t xml:space="preserve"> The bZx DAO did not register as an LLC or adopt any other limited-liability form. By operating without a wrapper, its participants exposed themselves to the default classification of general partnership, with all the liability consequences that follow.</w:t>
      </w:r>
    </w:p>
    <w:p w14:paraId="4B30EE93" w14:textId="77777777" w:rsidR="0033544D" w:rsidRPr="00742779" w:rsidRDefault="00742779" w:rsidP="000E54B1">
      <w:del w:id="2686" w:author="Seth Oranburg" w:date="2026-03-07T09:50:00Z" w16du:dateUtc="2026-03-07T14:50:00Z">
        <w:r w:rsidRPr="00742779">
          <w:rPr>
            <w:rFonts w:ascii="ZWAdobeF" w:hAnsi="ZWAdobeF" w:cs="ZWAdobeF"/>
            <w:sz w:val="2"/>
            <w:szCs w:val="2"/>
          </w:rPr>
          <w:delText>1242B</w:delText>
        </w:r>
        <w:r w:rsidR="0033544D" w:rsidRPr="00742779">
          <w:delText>The</w:delText>
        </w:r>
      </w:del>
      <w:ins w:id="2687" w:author="Seth Oranburg" w:date="2026-03-07T09:50:00Z" w16du:dateUtc="2026-03-07T14:50:00Z">
        <w:r w:rsidR="0033544D" w:rsidRPr="00742779">
          <w:t>The</w:t>
        </w:r>
      </w:ins>
      <w:r w:rsidR="0033544D" w:rsidRPr="00742779">
        <w:t xml:space="preserve"> case brings the analysis back to Chapter 3. Partnership law evolved to govern joint ventures among people who pooled capital and shared control. DAOs do the same thing, just through different technology. The legal categories do not care about the technology. They care about the functions: co-ownership, profit-sharing, shared control. If a DAO satisfies these criteria, it may be a partnership.</w:t>
      </w:r>
    </w:p>
    <w:p w14:paraId="2F3D4975" w14:textId="77777777" w:rsidR="0033544D" w:rsidRPr="00742779" w:rsidRDefault="00742779" w:rsidP="000E54B1">
      <w:del w:id="2688" w:author="Seth Oranburg" w:date="2026-03-07T09:50:00Z" w16du:dateUtc="2026-03-07T14:50:00Z">
        <w:r w:rsidRPr="00742779">
          <w:rPr>
            <w:rFonts w:ascii="ZWAdobeF" w:hAnsi="ZWAdobeF" w:cs="ZWAdobeF"/>
            <w:sz w:val="2"/>
            <w:szCs w:val="2"/>
          </w:rPr>
          <w:delText>1243B</w:delText>
        </w:r>
        <w:r w:rsidR="0033544D" w:rsidRPr="00742779">
          <w:delText>For</w:delText>
        </w:r>
      </w:del>
      <w:ins w:id="2689" w:author="Seth Oranburg" w:date="2026-03-07T09:50:00Z" w16du:dateUtc="2026-03-07T14:50:00Z">
        <w:r w:rsidR="0033544D" w:rsidRPr="00742779">
          <w:t>For</w:t>
        </w:r>
      </w:ins>
      <w:r w:rsidR="0033544D" w:rsidRPr="00742779">
        <w:t xml:space="preserve"> token holders, </w:t>
      </w:r>
      <w:r w:rsidR="0033544D" w:rsidRPr="00742779">
        <w:rPr>
          <w:rStyle w:val="Emphasis"/>
        </w:rPr>
        <w:t>Sarcuni</w:t>
      </w:r>
      <w:r w:rsidR="0033544D" w:rsidRPr="00742779">
        <w:t xml:space="preserve"> is a warning. Purchasing governance tokens in an unregistered DAO is not like purchasing publicly traded stock in a corporation. Corporate shareholders have limited liability. General partners do not. The distinction between clicking </w:t>
      </w:r>
      <w:r w:rsidR="009F60D1" w:rsidRPr="00742779">
        <w:t>“</w:t>
      </w:r>
      <w:r w:rsidR="0033544D" w:rsidRPr="00742779">
        <w:t>buy</w:t>
      </w:r>
      <w:r w:rsidR="009F60D1" w:rsidRPr="00742779">
        <w:t>”</w:t>
      </w:r>
      <w:r w:rsidR="0033544D" w:rsidRPr="00742779">
        <w:t xml:space="preserve"> on a cryptocurrency exchange and signing a partnership agreement may be thinner than participants realize.</w:t>
      </w:r>
    </w:p>
    <w:p w14:paraId="5D37CEFD" w14:textId="77777777" w:rsidR="0033544D" w:rsidRPr="00742779" w:rsidRDefault="00742779" w:rsidP="000E54B1">
      <w:del w:id="2690" w:author="Seth Oranburg" w:date="2026-03-07T09:50:00Z" w16du:dateUtc="2026-03-07T14:50:00Z">
        <w:r w:rsidRPr="00742779">
          <w:rPr>
            <w:rFonts w:ascii="ZWAdobeF" w:hAnsi="ZWAdobeF" w:cs="ZWAdobeF"/>
            <w:sz w:val="2"/>
            <w:szCs w:val="2"/>
          </w:rPr>
          <w:delText>1244B</w:delText>
        </w:r>
        <w:r w:rsidR="0033544D" w:rsidRPr="00742779">
          <w:delText>This</w:delText>
        </w:r>
      </w:del>
      <w:ins w:id="2691" w:author="Seth Oranburg" w:date="2026-03-07T09:50:00Z" w16du:dateUtc="2026-03-07T14:50:00Z">
        <w:r w:rsidR="0033544D" w:rsidRPr="00742779">
          <w:t>This</w:t>
        </w:r>
      </w:ins>
      <w:r w:rsidR="0033544D" w:rsidRPr="00742779">
        <w:t xml:space="preserve"> also connects back to the </w:t>
      </w:r>
      <w:r w:rsidR="0033544D" w:rsidRPr="00742779">
        <w:rPr>
          <w:rStyle w:val="Emphasis"/>
        </w:rPr>
        <w:t>Ooki</w:t>
      </w:r>
      <w:r w:rsidR="0033544D" w:rsidRPr="00742779">
        <w:t xml:space="preserve"> judgment. When the court imposed a $643,542 penalty on Ooki DAO as an unincorporated association, who pays? If the DAO has no legal personality separate from its participants, and if those participants are characterized as general partners or members of an unincorporated association, the judgment may be enforceable against individual token holders. The mechanics depend on state law, but the principle is consistent: entities without limited liability expose their participants to direct claims.</w:t>
      </w:r>
    </w:p>
    <w:p w14:paraId="410CB6AC" w14:textId="77777777" w:rsidR="0033544D" w:rsidRPr="00742779" w:rsidRDefault="0033544D" w:rsidP="000E54B1">
      <w:pPr>
        <w:pStyle w:val="Heading2"/>
        <w:rPr>
          <w:rFonts w:eastAsia="Times New Roman"/>
        </w:rPr>
      </w:pPr>
      <w:r w:rsidRPr="00742779">
        <w:rPr>
          <w:rFonts w:eastAsia="Times New Roman"/>
        </w:rPr>
        <w:lastRenderedPageBreak/>
        <w:t>Van Loon and Sanctions: Identifying the Regulated Object in a Decentralized System</w:t>
      </w:r>
    </w:p>
    <w:p w14:paraId="1FC8BA81" w14:textId="77777777" w:rsidR="0033544D" w:rsidRPr="00742779" w:rsidRDefault="00742779" w:rsidP="000E54B1">
      <w:del w:id="2692" w:author="Seth Oranburg" w:date="2026-03-07T09:50:00Z" w16du:dateUtc="2026-03-07T14:50:00Z">
        <w:r w:rsidRPr="00742779">
          <w:rPr>
            <w:rFonts w:ascii="ZWAdobeF" w:hAnsi="ZWAdobeF" w:cs="ZWAdobeF"/>
            <w:sz w:val="2"/>
            <w:szCs w:val="2"/>
          </w:rPr>
          <w:delText>1245B</w:delText>
        </w:r>
        <w:r w:rsidR="0033544D" w:rsidRPr="00742779">
          <w:delText>The</w:delText>
        </w:r>
      </w:del>
      <w:ins w:id="2693" w:author="Seth Oranburg" w:date="2026-03-07T09:50:00Z" w16du:dateUtc="2026-03-07T14:50:00Z">
        <w:r w:rsidR="0033544D" w:rsidRPr="00742779">
          <w:t>The</w:t>
        </w:r>
      </w:ins>
      <w:r w:rsidR="0033544D" w:rsidRPr="00742779">
        <w:t xml:space="preserve"> cases examined so far involved DAOs that engaged in economic activity subject to existing regulatory frameworks: securities offerings, commodity futures trading, and business operations that created tort liability. </w:t>
      </w:r>
      <w:r w:rsidR="0033544D" w:rsidRPr="00742779">
        <w:rPr>
          <w:rStyle w:val="Emphasis"/>
        </w:rPr>
        <w:t>Van Loon v. Department of Treasury</w:t>
      </w:r>
      <w:r w:rsidR="0033544D" w:rsidRPr="00742779">
        <w:t xml:space="preserve"> presented a different question: can the government sanction autonomous software code that operates without human control?</w:t>
      </w:r>
    </w:p>
    <w:p w14:paraId="72A7AE6B" w14:textId="77777777" w:rsidR="0033544D" w:rsidRPr="00742779" w:rsidRDefault="0033544D" w:rsidP="000E54B1">
      <w:pPr>
        <w:pStyle w:val="Heading3"/>
        <w:rPr>
          <w:rFonts w:eastAsia="Times New Roman"/>
        </w:rPr>
      </w:pPr>
      <w:r w:rsidRPr="00742779">
        <w:rPr>
          <w:rFonts w:eastAsia="Times New Roman"/>
        </w:rPr>
        <w:t>The Tornado Cash Problem</w:t>
      </w:r>
    </w:p>
    <w:p w14:paraId="25DB2A9F" w14:textId="77777777" w:rsidR="0033544D" w:rsidRPr="00742779" w:rsidRDefault="00742779" w:rsidP="000E54B1">
      <w:pPr>
        <w:pPrChange w:id="2694" w:author="Seth Oranburg" w:date="2026-03-07T09:50:00Z" w16du:dateUtc="2026-03-07T14:50:00Z">
          <w:pPr>
            <w:pStyle w:val="NormalWeb"/>
          </w:pPr>
        </w:pPrChange>
      </w:pPr>
      <w:del w:id="2695" w:author="Seth Oranburg" w:date="2026-03-07T09:50:00Z" w16du:dateUtc="2026-03-07T14:50:00Z">
        <w:r w:rsidRPr="00742779">
          <w:rPr>
            <w:rFonts w:ascii="ZWAdobeF" w:hAnsi="ZWAdobeF" w:cs="ZWAdobeF"/>
            <w:sz w:val="2"/>
            <w:szCs w:val="2"/>
          </w:rPr>
          <w:delText>1246B</w:delText>
        </w:r>
        <w:r w:rsidR="0033544D" w:rsidRPr="00742779">
          <w:delText>Tornado</w:delText>
        </w:r>
      </w:del>
      <w:ins w:id="2696" w:author="Seth Oranburg" w:date="2026-03-07T09:50:00Z" w16du:dateUtc="2026-03-07T14:50:00Z">
        <w:r w:rsidR="0033544D" w:rsidRPr="00742779">
          <w:t>Tornado</w:t>
        </w:r>
      </w:ins>
      <w:r w:rsidR="0033544D" w:rsidRPr="00742779">
        <w:t xml:space="preserve"> Cash is a cryptocurrency mixing service that allows users to anonymize their transactions. Users deposit cryptocurrency into smart contracts called pools. The pools mix deposits from multiple users. When a user withdraws, the withdrawal cannot be traced back to the original deposit, because the assets have been commingled with others.</w:t>
      </w:r>
      <w:r w:rsidR="0033544D">
        <w:fldChar w:fldCharType="begin"/>
      </w:r>
      <w:r w:rsidR="0033544D">
        <w:instrText>HYPERLINK \l "fn151-11647" \o "Jump to citation"</w:instrText>
      </w:r>
      <w:r w:rsidR="0033544D">
        <w:fldChar w:fldCharType="separate"/>
      </w:r>
      <w:r w:rsidR="0033544D" w:rsidRPr="00742779">
        <w:rPr>
          <w:rStyle w:val="Hyperlink"/>
          <w:color w:val="auto"/>
          <w:u w:val="none"/>
        </w:rPr>
        <w:t>[151</w:t>
      </w:r>
      <w:r w:rsidR="00EE2871" w:rsidRPr="00742779">
        <w:rPr>
          <w:rStyle w:val="Hyperlink"/>
          <w:color w:val="auto"/>
          <w:u w:val="none"/>
        </w:rPr>
        <w:t>]</w:t>
      </w:r>
      <w:r w:rsidR="0033544D">
        <w:fldChar w:fldCharType="end"/>
      </w:r>
    </w:p>
    <w:p w14:paraId="63FED0E1" w14:textId="77777777" w:rsidR="0033544D" w:rsidRPr="00742779" w:rsidRDefault="00742779" w:rsidP="000E54B1">
      <w:pPr>
        <w:pPrChange w:id="2697" w:author="Seth Oranburg" w:date="2026-03-07T09:50:00Z" w16du:dateUtc="2026-03-07T14:50:00Z">
          <w:pPr>
            <w:pStyle w:val="NormalWeb"/>
          </w:pPr>
        </w:pPrChange>
      </w:pPr>
      <w:del w:id="2698" w:author="Seth Oranburg" w:date="2026-03-07T09:50:00Z" w16du:dateUtc="2026-03-07T14:50:00Z">
        <w:r w:rsidRPr="00742779">
          <w:rPr>
            <w:rFonts w:ascii="ZWAdobeF" w:hAnsi="ZWAdobeF" w:cs="ZWAdobeF"/>
            <w:sz w:val="2"/>
            <w:szCs w:val="2"/>
          </w:rPr>
          <w:delText>1247B</w:delText>
        </w:r>
        <w:r w:rsidR="0033544D" w:rsidRPr="00742779">
          <w:delText>Anonymity</w:delText>
        </w:r>
      </w:del>
      <w:ins w:id="2699" w:author="Seth Oranburg" w:date="2026-03-07T09:50:00Z" w16du:dateUtc="2026-03-07T14:50:00Z">
        <w:r w:rsidR="0033544D" w:rsidRPr="00742779">
          <w:t>Anonymity</w:t>
        </w:r>
      </w:ins>
      <w:r w:rsidR="0033544D" w:rsidRPr="00742779">
        <w:t xml:space="preserve"> has legitimate uses. Privacy advocates argue that financial privacy is a fundamental interest, that lawful users should not have to expose their transaction history to the world, and that mixing services serve the same function as cash in preserving anonymity.</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p>
    <w:p w14:paraId="41A02DA4" w14:textId="77777777" w:rsidR="0033544D" w:rsidRPr="00742779" w:rsidRDefault="00742779" w:rsidP="000E54B1">
      <w:pPr>
        <w:pPrChange w:id="2700" w:author="Seth Oranburg" w:date="2026-03-07T09:50:00Z" w16du:dateUtc="2026-03-07T14:50:00Z">
          <w:pPr>
            <w:pStyle w:val="NormalWeb"/>
          </w:pPr>
        </w:pPrChange>
      </w:pPr>
      <w:del w:id="2701" w:author="Seth Oranburg" w:date="2026-03-07T09:50:00Z" w16du:dateUtc="2026-03-07T14:50:00Z">
        <w:r w:rsidRPr="00742779">
          <w:rPr>
            <w:rFonts w:ascii="ZWAdobeF" w:hAnsi="ZWAdobeF" w:cs="ZWAdobeF"/>
            <w:sz w:val="2"/>
            <w:szCs w:val="2"/>
          </w:rPr>
          <w:delText>1248B</w:delText>
        </w:r>
        <w:r w:rsidR="0033544D" w:rsidRPr="00742779">
          <w:delText>Anonymity</w:delText>
        </w:r>
      </w:del>
      <w:ins w:id="2702" w:author="Seth Oranburg" w:date="2026-03-07T09:50:00Z" w16du:dateUtc="2026-03-07T14:50:00Z">
        <w:r w:rsidR="0033544D" w:rsidRPr="00742779">
          <w:t>Anonymity</w:t>
        </w:r>
      </w:ins>
      <w:r w:rsidR="0033544D" w:rsidRPr="00742779">
        <w:t xml:space="preserve"> also has illegitimate uses. The Lazarus Group, a North Korea-linked hacking operation, used Tornado Cash to launder the proceeds of cyberattacks. Other criminals used it to obscure stolen funds.</w:t>
      </w:r>
      <w:r w:rsidR="0033544D">
        <w:fldChar w:fldCharType="begin"/>
      </w:r>
      <w:r w:rsidR="0033544D">
        <w:instrText>HYPERLINK \l "fn151-11647" \o "Jump to citation"</w:instrText>
      </w:r>
      <w:r w:rsidR="0033544D">
        <w:fldChar w:fldCharType="separate"/>
      </w:r>
      <w:r w:rsidR="0033544D" w:rsidRPr="00742779">
        <w:rPr>
          <w:rStyle w:val="Hyperlink"/>
          <w:color w:val="auto"/>
          <w:u w:val="none"/>
        </w:rPr>
        <w:t>[151</w:t>
      </w:r>
      <w:r w:rsidR="00EE2871" w:rsidRPr="00742779">
        <w:rPr>
          <w:rStyle w:val="Hyperlink"/>
          <w:color w:val="auto"/>
          <w:u w:val="none"/>
        </w:rPr>
        <w:t>]</w:t>
      </w:r>
      <w:r w:rsidR="0033544D">
        <w:fldChar w:fldCharType="end"/>
      </w:r>
    </w:p>
    <w:p w14:paraId="3903C79E" w14:textId="77777777" w:rsidR="0033544D" w:rsidRPr="00742779" w:rsidRDefault="00742779" w:rsidP="000E54B1">
      <w:pPr>
        <w:pPrChange w:id="2703" w:author="Seth Oranburg" w:date="2026-03-07T09:50:00Z" w16du:dateUtc="2026-03-07T14:50:00Z">
          <w:pPr>
            <w:pStyle w:val="NormalWeb"/>
          </w:pPr>
        </w:pPrChange>
      </w:pPr>
      <w:del w:id="2704" w:author="Seth Oranburg" w:date="2026-03-07T09:50:00Z" w16du:dateUtc="2026-03-07T14:50:00Z">
        <w:r w:rsidRPr="00742779">
          <w:rPr>
            <w:rFonts w:ascii="ZWAdobeF" w:hAnsi="ZWAdobeF" w:cs="ZWAdobeF"/>
            <w:sz w:val="2"/>
            <w:szCs w:val="2"/>
          </w:rPr>
          <w:delText>1249B</w:delText>
        </w:r>
        <w:r w:rsidR="0033544D" w:rsidRPr="00742779">
          <w:delText>In</w:delText>
        </w:r>
      </w:del>
      <w:ins w:id="2705" w:author="Seth Oranburg" w:date="2026-03-07T09:50:00Z" w16du:dateUtc="2026-03-07T14:50:00Z">
        <w:r w:rsidR="0033544D" w:rsidRPr="00742779">
          <w:t>In</w:t>
        </w:r>
      </w:ins>
      <w:r w:rsidR="0033544D" w:rsidRPr="00742779">
        <w:t xml:space="preserve"> August 2022, the Treasury Department</w:t>
      </w:r>
      <w:r w:rsidR="009F60D1" w:rsidRPr="00742779">
        <w:t>’</w:t>
      </w:r>
      <w:r w:rsidR="0033544D" w:rsidRPr="00742779">
        <w:t>s Office of Foreign Assets Control (OFAC) added Tornado Cash to the Specially Designated Nationals and Blocked Persons (SDN) list. The designation prohibited U.S. persons from transacting with Tornado Cash and blocked any Tornado Cash property within U.S. jurisdiction.</w:t>
      </w:r>
      <w:r w:rsidR="0033544D">
        <w:fldChar w:fldCharType="begin"/>
      </w:r>
      <w:r w:rsidR="0033544D">
        <w:instrText>HYPERLINK \l "fn151-11647" \o "Jump to citation"</w:instrText>
      </w:r>
      <w:r w:rsidR="0033544D">
        <w:fldChar w:fldCharType="separate"/>
      </w:r>
      <w:r w:rsidR="0033544D" w:rsidRPr="00742779">
        <w:rPr>
          <w:rStyle w:val="Hyperlink"/>
          <w:color w:val="auto"/>
          <w:u w:val="none"/>
        </w:rPr>
        <w:t>[151</w:t>
      </w:r>
      <w:r w:rsidR="00EE2871" w:rsidRPr="00742779">
        <w:rPr>
          <w:rStyle w:val="Hyperlink"/>
          <w:color w:val="auto"/>
          <w:u w:val="none"/>
        </w:rPr>
        <w:t>]</w:t>
      </w:r>
      <w:r w:rsidR="0033544D">
        <w:fldChar w:fldCharType="end"/>
      </w:r>
    </w:p>
    <w:p w14:paraId="610DC679" w14:textId="77777777" w:rsidR="0033544D" w:rsidRPr="00742779" w:rsidRDefault="00742779" w:rsidP="000E54B1">
      <w:del w:id="2706" w:author="Seth Oranburg" w:date="2026-03-07T09:50:00Z" w16du:dateUtc="2026-03-07T14:50:00Z">
        <w:r w:rsidRPr="00742779">
          <w:rPr>
            <w:rFonts w:ascii="ZWAdobeF" w:hAnsi="ZWAdobeF" w:cs="ZWAdobeF"/>
            <w:sz w:val="2"/>
            <w:szCs w:val="2"/>
          </w:rPr>
          <w:delText>1250B</w:delText>
        </w:r>
        <w:r w:rsidR="0033544D" w:rsidRPr="00742779">
          <w:delText>Users</w:delText>
        </w:r>
      </w:del>
      <w:ins w:id="2707" w:author="Seth Oranburg" w:date="2026-03-07T09:50:00Z" w16du:dateUtc="2026-03-07T14:50:00Z">
        <w:r w:rsidR="0033544D" w:rsidRPr="00742779">
          <w:t>Users</w:t>
        </w:r>
      </w:ins>
      <w:r w:rsidR="0033544D" w:rsidRPr="00742779">
        <w:t xml:space="preserve"> of Tornado Cash challenged the designation, arguing that it exceeded OFAC</w:t>
      </w:r>
      <w:r w:rsidR="009F60D1" w:rsidRPr="00742779">
        <w:t>’</w:t>
      </w:r>
      <w:r w:rsidR="0033544D" w:rsidRPr="00742779">
        <w:t>s statutory authority. The case required courts to grapple with fundamental questions about what Tornado Cash actually is, and whether immutable software code can be property that belongs to a foreign national or entity subject to sanctions.</w:t>
      </w:r>
    </w:p>
    <w:p w14:paraId="6883F422" w14:textId="77777777" w:rsidR="0033544D" w:rsidRPr="00742779" w:rsidRDefault="0033544D" w:rsidP="000E54B1">
      <w:pPr>
        <w:pStyle w:val="Heading3"/>
        <w:rPr>
          <w:rFonts w:eastAsia="Times New Roman"/>
        </w:rPr>
      </w:pPr>
      <w:r w:rsidRPr="00742779">
        <w:rPr>
          <w:rFonts w:eastAsia="Times New Roman"/>
        </w:rPr>
        <w:t>The Litigation</w:t>
      </w:r>
    </w:p>
    <w:p w14:paraId="2939B6F0" w14:textId="77777777" w:rsidR="0033544D" w:rsidRPr="00742779" w:rsidRDefault="00742779" w:rsidP="000E54B1">
      <w:pPr>
        <w:pPrChange w:id="2708" w:author="Seth Oranburg" w:date="2026-03-07T09:50:00Z" w16du:dateUtc="2026-03-07T14:50:00Z">
          <w:pPr>
            <w:pStyle w:val="NormalWeb"/>
          </w:pPr>
        </w:pPrChange>
      </w:pPr>
      <w:del w:id="2709" w:author="Seth Oranburg" w:date="2026-03-07T09:50:00Z" w16du:dateUtc="2026-03-07T14:50:00Z">
        <w:r w:rsidRPr="00742779">
          <w:rPr>
            <w:rFonts w:ascii="ZWAdobeF" w:hAnsi="ZWAdobeF" w:cs="ZWAdobeF"/>
            <w:sz w:val="2"/>
            <w:szCs w:val="2"/>
          </w:rPr>
          <w:delText>1251B</w:delText>
        </w:r>
        <w:r w:rsidR="0033544D" w:rsidRPr="00742779">
          <w:delText>The</w:delText>
        </w:r>
      </w:del>
      <w:ins w:id="2710" w:author="Seth Oranburg" w:date="2026-03-07T09:50:00Z" w16du:dateUtc="2026-03-07T14:50:00Z">
        <w:r w:rsidR="0033544D" w:rsidRPr="00742779">
          <w:t>The</w:t>
        </w:r>
      </w:ins>
      <w:r w:rsidR="0033544D" w:rsidRPr="00742779">
        <w:t xml:space="preserve"> Western District of Texas initially granted summary judgment to the government. The district court accepted that Tornado Cash qualified as an </w:t>
      </w:r>
      <w:r w:rsidR="0033544D" w:rsidRPr="00742779">
        <w:lastRenderedPageBreak/>
        <w:t>entity, that the immutable smart contracts were the entity</w:t>
      </w:r>
      <w:r w:rsidR="009F60D1" w:rsidRPr="00742779">
        <w:t>’</w:t>
      </w:r>
      <w:r w:rsidR="0033544D" w:rsidRPr="00742779">
        <w:t>s property, and that OFAC had authority to sanction them.</w:t>
      </w:r>
      <w:r w:rsidR="0033544D">
        <w:fldChar w:fldCharType="begin"/>
      </w:r>
      <w:r w:rsidR="0033544D">
        <w:instrText>HYPERLINK \l "fn151-11647" \o "Jump to citation"</w:instrText>
      </w:r>
      <w:r w:rsidR="0033544D">
        <w:fldChar w:fldCharType="separate"/>
      </w:r>
      <w:r w:rsidR="0033544D" w:rsidRPr="00742779">
        <w:rPr>
          <w:rStyle w:val="Hyperlink"/>
          <w:color w:val="auto"/>
          <w:u w:val="none"/>
        </w:rPr>
        <w:t>[151</w:t>
      </w:r>
      <w:r w:rsidR="00EE2871" w:rsidRPr="00742779">
        <w:rPr>
          <w:rStyle w:val="Hyperlink"/>
          <w:color w:val="auto"/>
          <w:u w:val="none"/>
        </w:rPr>
        <w:t>]</w:t>
      </w:r>
      <w:r w:rsidR="0033544D">
        <w:fldChar w:fldCharType="end"/>
      </w:r>
    </w:p>
    <w:p w14:paraId="262BCEF6" w14:textId="77777777" w:rsidR="0033544D" w:rsidRPr="00742779" w:rsidRDefault="00742779" w:rsidP="000E54B1">
      <w:pPr>
        <w:pPrChange w:id="2711" w:author="Seth Oranburg" w:date="2026-03-07T09:50:00Z" w16du:dateUtc="2026-03-07T14:50:00Z">
          <w:pPr>
            <w:pStyle w:val="NormalWeb"/>
          </w:pPr>
        </w:pPrChange>
      </w:pPr>
      <w:del w:id="2712" w:author="Seth Oranburg" w:date="2026-03-07T09:50:00Z" w16du:dateUtc="2026-03-07T14:50:00Z">
        <w:r w:rsidRPr="00742779">
          <w:rPr>
            <w:rFonts w:ascii="ZWAdobeF" w:hAnsi="ZWAdobeF" w:cs="ZWAdobeF"/>
            <w:sz w:val="2"/>
            <w:szCs w:val="2"/>
          </w:rPr>
          <w:delText>1252B</w:delText>
        </w:r>
        <w:r w:rsidR="0033544D" w:rsidRPr="00742779">
          <w:delText>The</w:delText>
        </w:r>
      </w:del>
      <w:ins w:id="2713" w:author="Seth Oranburg" w:date="2026-03-07T09:50:00Z" w16du:dateUtc="2026-03-07T14:50:00Z">
        <w:r w:rsidR="0033544D" w:rsidRPr="00742779">
          <w:t>The</w:t>
        </w:r>
      </w:ins>
      <w:r w:rsidR="0033544D" w:rsidRPr="00742779">
        <w:t xml:space="preserve"> Fifth Circuit reversed.</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r w:rsidR="0033544D" w:rsidRPr="00742779">
        <w:t xml:space="preserve"> Writing for the panel, Judge Don Willett focused on whether Tornado Cash</w:t>
      </w:r>
      <w:r w:rsidR="009F60D1" w:rsidRPr="00742779">
        <w:t>’</w:t>
      </w:r>
      <w:r w:rsidR="0033544D" w:rsidRPr="00742779">
        <w:t>s immutable smart contracts qualified as property under the International Emergency Economic Powers Act (IEEPA). The key fact was immutability. When Tornado Cash</w:t>
      </w:r>
      <w:r w:rsidR="009F60D1" w:rsidRPr="00742779">
        <w:t>’</w:t>
      </w:r>
      <w:r w:rsidR="0033544D" w:rsidRPr="00742779">
        <w:t>s developers first deployed the smart contracts, they retained the ability to modify them. But in 2020, the developers made the contracts immutable, meaning that no one, including the developers themselves, could alter or remove the code.</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p>
    <w:p w14:paraId="79AF6890" w14:textId="77777777" w:rsidR="0033544D" w:rsidRPr="00742779" w:rsidRDefault="00742779" w:rsidP="000E54B1">
      <w:del w:id="2714" w:author="Seth Oranburg" w:date="2026-03-07T09:50:00Z" w16du:dateUtc="2026-03-07T14:50:00Z">
        <w:r w:rsidRPr="00742779">
          <w:rPr>
            <w:rFonts w:ascii="ZWAdobeF" w:hAnsi="ZWAdobeF" w:cs="ZWAdobeF"/>
            <w:sz w:val="2"/>
            <w:szCs w:val="2"/>
          </w:rPr>
          <w:delText>1253B</w:delText>
        </w:r>
        <w:r w:rsidR="0033544D" w:rsidRPr="00742779">
          <w:delText>The</w:delText>
        </w:r>
      </w:del>
      <w:ins w:id="2715" w:author="Seth Oranburg" w:date="2026-03-07T09:50:00Z" w16du:dateUtc="2026-03-07T14:50:00Z">
        <w:r w:rsidR="0033544D" w:rsidRPr="00742779">
          <w:t>The</w:t>
        </w:r>
      </w:ins>
      <w:r w:rsidR="0033544D" w:rsidRPr="00742779">
        <w:t xml:space="preserve"> smart contracts would execute automatically whenever a user provided the required inputs. No human being controlled them.</w:t>
      </w:r>
    </w:p>
    <w:p w14:paraId="594B5B2A" w14:textId="77777777" w:rsidR="0033544D" w:rsidRPr="00742779" w:rsidRDefault="00742779" w:rsidP="000E54B1">
      <w:pPr>
        <w:pPrChange w:id="2716" w:author="Seth Oranburg" w:date="2026-03-07T09:50:00Z" w16du:dateUtc="2026-03-07T14:50:00Z">
          <w:pPr>
            <w:pStyle w:val="NormalWeb"/>
          </w:pPr>
        </w:pPrChange>
      </w:pPr>
      <w:del w:id="2717" w:author="Seth Oranburg" w:date="2026-03-07T09:50:00Z" w16du:dateUtc="2026-03-07T14:50:00Z">
        <w:r w:rsidRPr="00742779">
          <w:rPr>
            <w:rFonts w:ascii="ZWAdobeF" w:hAnsi="ZWAdobeF" w:cs="ZWAdobeF"/>
            <w:sz w:val="2"/>
            <w:szCs w:val="2"/>
          </w:rPr>
          <w:delText>1254B</w:delText>
        </w:r>
        <w:r w:rsidR="0033544D" w:rsidRPr="00742779">
          <w:delText>The</w:delText>
        </w:r>
      </w:del>
      <w:ins w:id="2718" w:author="Seth Oranburg" w:date="2026-03-07T09:50:00Z" w16du:dateUtc="2026-03-07T14:50:00Z">
        <w:r w:rsidR="0033544D" w:rsidRPr="00742779">
          <w:t>The</w:t>
        </w:r>
      </w:ins>
      <w:r w:rsidR="0033544D" w:rsidRPr="00742779">
        <w:t xml:space="preserve"> Fifth Circuit held that immutable smart contracts are not property that anyone owns. The court reasoned that property, by definition, requires an owner. </w:t>
      </w:r>
      <w:r w:rsidR="009F60D1" w:rsidRPr="00742779">
        <w:t>“</w:t>
      </w:r>
      <w:r w:rsidR="0033544D" w:rsidRPr="00742779">
        <w:t>Because no one can control immutable smart contracts or the Ether deposited in the pools, there is no party with which to contract.</w:t>
      </w:r>
      <w:r w:rsidR="009F60D1" w:rsidRPr="00742779">
        <w:t>”</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p>
    <w:p w14:paraId="3AF54807" w14:textId="77777777" w:rsidR="0033544D" w:rsidRPr="00742779" w:rsidRDefault="00742779" w:rsidP="000E54B1">
      <w:pPr>
        <w:pPrChange w:id="2719" w:author="Seth Oranburg" w:date="2026-03-07T09:50:00Z" w16du:dateUtc="2026-03-07T14:50:00Z">
          <w:pPr>
            <w:pStyle w:val="NormalWeb"/>
          </w:pPr>
        </w:pPrChange>
      </w:pPr>
      <w:del w:id="2720" w:author="Seth Oranburg" w:date="2026-03-07T09:50:00Z" w16du:dateUtc="2026-03-07T14:50:00Z">
        <w:r w:rsidRPr="00742779">
          <w:rPr>
            <w:rFonts w:ascii="ZWAdobeF" w:hAnsi="ZWAdobeF" w:cs="ZWAdobeF"/>
            <w:sz w:val="2"/>
            <w:szCs w:val="2"/>
          </w:rPr>
          <w:delText>1255B</w:delText>
        </w:r>
        <w:r w:rsidR="0033544D" w:rsidRPr="00742779">
          <w:delText>The</w:delText>
        </w:r>
      </w:del>
      <w:ins w:id="2721" w:author="Seth Oranburg" w:date="2026-03-07T09:50:00Z" w16du:dateUtc="2026-03-07T14:50:00Z">
        <w:r w:rsidR="0033544D" w:rsidRPr="00742779">
          <w:t>The</w:t>
        </w:r>
      </w:ins>
      <w:r w:rsidR="0033544D" w:rsidRPr="00742779">
        <w:t xml:space="preserve"> court rejected the government</w:t>
      </w:r>
      <w:r w:rsidR="009F60D1" w:rsidRPr="00742779">
        <w:t>’</w:t>
      </w:r>
      <w:r w:rsidR="0033544D" w:rsidRPr="00742779">
        <w:t>s argument that the contracts were services. Services require human effort. The immutable smart contracts execute automatically, without human involvement.</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p>
    <w:p w14:paraId="6ED9125A" w14:textId="77777777" w:rsidR="0033544D" w:rsidRPr="00742779" w:rsidRDefault="00742779" w:rsidP="000E54B1">
      <w:pPr>
        <w:pPrChange w:id="2722" w:author="Seth Oranburg" w:date="2026-03-07T09:50:00Z" w16du:dateUtc="2026-03-07T14:50:00Z">
          <w:pPr>
            <w:pStyle w:val="NormalWeb"/>
          </w:pPr>
        </w:pPrChange>
      </w:pPr>
      <w:del w:id="2723" w:author="Seth Oranburg" w:date="2026-03-07T09:50:00Z" w16du:dateUtc="2026-03-07T14:50:00Z">
        <w:r w:rsidRPr="00742779">
          <w:rPr>
            <w:rFonts w:ascii="ZWAdobeF" w:hAnsi="ZWAdobeF" w:cs="ZWAdobeF"/>
            <w:sz w:val="2"/>
            <w:szCs w:val="2"/>
          </w:rPr>
          <w:delText>1256B</w:delText>
        </w:r>
        <w:r w:rsidR="0033544D" w:rsidRPr="00742779">
          <w:delText>The</w:delText>
        </w:r>
      </w:del>
      <w:ins w:id="2724" w:author="Seth Oranburg" w:date="2026-03-07T09:50:00Z" w16du:dateUtc="2026-03-07T14:50:00Z">
        <w:r w:rsidR="0033544D" w:rsidRPr="00742779">
          <w:t>The</w:t>
        </w:r>
      </w:ins>
      <w:r w:rsidR="0033544D" w:rsidRPr="00742779">
        <w:t xml:space="preserve"> court also rejected the vending machine analogy. A vending machine has an owner who can change its inventory, move it, or unplug it. The Tornado Cash developers cannot unplug the immutable smart contracts. They exist on the Ethereum blockchain, executing automatically, beyond anyone</w:t>
      </w:r>
      <w:r w:rsidR="009F60D1" w:rsidRPr="00742779">
        <w:t>’</w:t>
      </w:r>
      <w:r w:rsidR="0033544D" w:rsidRPr="00742779">
        <w:t>s control.</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p>
    <w:p w14:paraId="18A1F06C" w14:textId="77777777" w:rsidR="0033544D" w:rsidRPr="00742779" w:rsidRDefault="00742779" w:rsidP="000E54B1">
      <w:pPr>
        <w:pPrChange w:id="2725" w:author="Seth Oranburg" w:date="2026-03-07T09:50:00Z" w16du:dateUtc="2026-03-07T14:50:00Z">
          <w:pPr>
            <w:pStyle w:val="NormalWeb"/>
          </w:pPr>
        </w:pPrChange>
      </w:pPr>
      <w:del w:id="2726" w:author="Seth Oranburg" w:date="2026-03-07T09:50:00Z" w16du:dateUtc="2026-03-07T14:50:00Z">
        <w:r w:rsidRPr="00742779">
          <w:rPr>
            <w:rFonts w:ascii="ZWAdobeF" w:hAnsi="ZWAdobeF" w:cs="ZWAdobeF"/>
            <w:sz w:val="2"/>
            <w:szCs w:val="2"/>
          </w:rPr>
          <w:delText>1257B</w:delText>
        </w:r>
        <w:r w:rsidR="0033544D" w:rsidRPr="00742779">
          <w:delText>On</w:delText>
        </w:r>
      </w:del>
      <w:ins w:id="2727" w:author="Seth Oranburg" w:date="2026-03-07T09:50:00Z" w16du:dateUtc="2026-03-07T14:50:00Z">
        <w:r w:rsidR="0033544D" w:rsidRPr="00742779">
          <w:t>On</w:t>
        </w:r>
      </w:ins>
      <w:r w:rsidR="0033544D" w:rsidRPr="00742779">
        <w:t xml:space="preserve"> remand, the district court granted the plaintiffs</w:t>
      </w:r>
      <w:r w:rsidR="009F60D1" w:rsidRPr="00742779">
        <w:t>’</w:t>
      </w:r>
      <w:r w:rsidR="0033544D" w:rsidRPr="00742779">
        <w:t xml:space="preserve"> motion for summary judgment and entered a permanent injunction against enforcement of the designation.</w:t>
      </w:r>
      <w:r w:rsidR="0033544D">
        <w:fldChar w:fldCharType="begin"/>
      </w:r>
      <w:r w:rsidR="0033544D">
        <w:instrText>HYPERLINK \l "fn153-11647" \o "Jump to citation"</w:instrText>
      </w:r>
      <w:r w:rsidR="0033544D">
        <w:fldChar w:fldCharType="separate"/>
      </w:r>
      <w:r w:rsidR="0033544D" w:rsidRPr="00742779">
        <w:rPr>
          <w:rStyle w:val="Hyperlink"/>
          <w:color w:val="auto"/>
          <w:u w:val="none"/>
        </w:rPr>
        <w:t>[153</w:t>
      </w:r>
      <w:r w:rsidR="00EE2871" w:rsidRPr="00742779">
        <w:rPr>
          <w:rStyle w:val="Hyperlink"/>
          <w:color w:val="auto"/>
          <w:u w:val="none"/>
        </w:rPr>
        <w:t>]</w:t>
      </w:r>
      <w:r w:rsidR="0033544D">
        <w:fldChar w:fldCharType="end"/>
      </w:r>
      <w:r w:rsidR="0033544D" w:rsidRPr="00742779">
        <w:t xml:space="preserve"> The Treasury Department subsequently delisted Tornado Cash, although the government did not concede that the Fifth Circuit</w:t>
      </w:r>
      <w:r w:rsidR="009F60D1" w:rsidRPr="00742779">
        <w:t>’</w:t>
      </w:r>
      <w:r w:rsidR="0033544D" w:rsidRPr="00742779">
        <w:t>s ruling required delisting.</w:t>
      </w:r>
      <w:r w:rsidR="0033544D">
        <w:fldChar w:fldCharType="begin"/>
      </w:r>
      <w:r w:rsidR="0033544D">
        <w:instrText>HYPERLINK \l "fn153-11647" \o "Jump to citation"</w:instrText>
      </w:r>
      <w:r w:rsidR="0033544D">
        <w:fldChar w:fldCharType="separate"/>
      </w:r>
      <w:r w:rsidR="0033544D" w:rsidRPr="00742779">
        <w:rPr>
          <w:rStyle w:val="Hyperlink"/>
          <w:color w:val="auto"/>
          <w:u w:val="none"/>
        </w:rPr>
        <w:t>[153</w:t>
      </w:r>
      <w:r w:rsidR="00EE2871" w:rsidRPr="00742779">
        <w:rPr>
          <w:rStyle w:val="Hyperlink"/>
          <w:color w:val="auto"/>
          <w:u w:val="none"/>
        </w:rPr>
        <w:t>]</w:t>
      </w:r>
      <w:r w:rsidR="0033544D">
        <w:fldChar w:fldCharType="end"/>
      </w:r>
    </w:p>
    <w:p w14:paraId="17911E1A" w14:textId="77777777" w:rsidR="0033544D" w:rsidRPr="00742779" w:rsidRDefault="0033544D" w:rsidP="000E54B1">
      <w:pPr>
        <w:pStyle w:val="Heading3"/>
        <w:rPr>
          <w:rFonts w:eastAsia="Times New Roman"/>
        </w:rPr>
      </w:pPr>
      <w:r w:rsidRPr="00742779">
        <w:rPr>
          <w:rFonts w:eastAsia="Times New Roman"/>
        </w:rPr>
        <w:t>What It Teaches</w:t>
      </w:r>
    </w:p>
    <w:p w14:paraId="353C8E22" w14:textId="77777777" w:rsidR="0033544D" w:rsidRPr="00742779" w:rsidRDefault="00742779" w:rsidP="000E54B1">
      <w:del w:id="2728" w:author="Seth Oranburg" w:date="2026-03-07T09:50:00Z" w16du:dateUtc="2026-03-07T14:50:00Z">
        <w:r w:rsidRPr="00742779">
          <w:rPr>
            <w:rFonts w:ascii="ZWAdobeF" w:hAnsi="ZWAdobeF" w:cs="ZWAdobeF"/>
            <w:sz w:val="2"/>
            <w:szCs w:val="2"/>
          </w:rPr>
          <w:delText>1258B</w:delText>
        </w:r>
        <w:r w:rsidR="0033544D" w:rsidRPr="00742779">
          <w:delText>The</w:delText>
        </w:r>
      </w:del>
      <w:ins w:id="2729" w:author="Seth Oranburg" w:date="2026-03-07T09:50:00Z" w16du:dateUtc="2026-03-07T14:50:00Z">
        <w:r w:rsidR="0033544D" w:rsidRPr="00742779">
          <w:t>The</w:t>
        </w:r>
      </w:ins>
      <w:r w:rsidR="0033544D" w:rsidRPr="00742779">
        <w:t xml:space="preserve"> </w:t>
      </w:r>
      <w:r w:rsidR="0033544D" w:rsidRPr="00742779">
        <w:rPr>
          <w:rStyle w:val="Emphasis"/>
        </w:rPr>
        <w:t>Van Loon</w:t>
      </w:r>
      <w:r w:rsidR="0033544D" w:rsidRPr="00742779">
        <w:t xml:space="preserve"> litigation exposes the limits of traditional legal categories when applied to autonomous software.</w:t>
      </w:r>
    </w:p>
    <w:p w14:paraId="6F257B27" w14:textId="77777777" w:rsidR="0033544D" w:rsidRPr="00742779" w:rsidRDefault="00742779" w:rsidP="000E54B1">
      <w:del w:id="2730" w:author="Seth Oranburg" w:date="2026-03-07T09:50:00Z" w16du:dateUtc="2026-03-07T14:50:00Z">
        <w:r w:rsidRPr="00742779">
          <w:rPr>
            <w:rStyle w:val="Strong"/>
            <w:rFonts w:ascii="ZWAdobeF" w:hAnsi="ZWAdobeF" w:cs="ZWAdobeF"/>
            <w:b w:val="0"/>
            <w:sz w:val="2"/>
            <w:szCs w:val="2"/>
          </w:rPr>
          <w:delText>1259B</w:delText>
        </w:r>
        <w:r w:rsidR="0033544D" w:rsidRPr="00742779">
          <w:rPr>
            <w:rStyle w:val="Strong"/>
          </w:rPr>
          <w:delText>Immutability</w:delText>
        </w:r>
      </w:del>
      <w:ins w:id="2731" w:author="Seth Oranburg" w:date="2026-03-07T09:50:00Z" w16du:dateUtc="2026-03-07T14:50:00Z">
        <w:r w:rsidR="0033544D" w:rsidRPr="00742779">
          <w:rPr>
            <w:rStyle w:val="Strong"/>
          </w:rPr>
          <w:t>Immutability</w:t>
        </w:r>
      </w:ins>
      <w:r w:rsidR="0033544D" w:rsidRPr="00742779">
        <w:rPr>
          <w:rStyle w:val="Strong"/>
        </w:rPr>
        <w:t xml:space="preserve"> matters.</w:t>
      </w:r>
      <w:r w:rsidR="0033544D" w:rsidRPr="00742779">
        <w:t xml:space="preserve"> The Fifth Circuit</w:t>
      </w:r>
      <w:r w:rsidR="009F60D1" w:rsidRPr="00742779">
        <w:t>’</w:t>
      </w:r>
      <w:r w:rsidR="0033544D" w:rsidRPr="00742779">
        <w:t>s holding turned on the fact that the smart contracts were immutable. No one could control them. No one owned them. They executed automatically whenever a user provided the required inputs. This distinguishes immutable smart contracts from software that remains under human control.</w:t>
      </w:r>
    </w:p>
    <w:p w14:paraId="0BF267FB" w14:textId="77777777" w:rsidR="0033544D" w:rsidRPr="00742779" w:rsidRDefault="00742779" w:rsidP="000E54B1">
      <w:del w:id="2732" w:author="Seth Oranburg" w:date="2026-03-07T09:50:00Z" w16du:dateUtc="2026-03-07T14:50:00Z">
        <w:r w:rsidRPr="00742779">
          <w:rPr>
            <w:rStyle w:val="Strong"/>
            <w:rFonts w:ascii="ZWAdobeF" w:hAnsi="ZWAdobeF" w:cs="ZWAdobeF"/>
            <w:b w:val="0"/>
            <w:sz w:val="2"/>
            <w:szCs w:val="2"/>
          </w:rPr>
          <w:lastRenderedPageBreak/>
          <w:delText>1260B</w:delText>
        </w:r>
        <w:r w:rsidR="0033544D" w:rsidRPr="00742779">
          <w:rPr>
            <w:rStyle w:val="Strong"/>
          </w:rPr>
          <w:delText>Legal</w:delText>
        </w:r>
      </w:del>
      <w:ins w:id="2733" w:author="Seth Oranburg" w:date="2026-03-07T09:50:00Z" w16du:dateUtc="2026-03-07T14:50:00Z">
        <w:r w:rsidR="0033544D" w:rsidRPr="00742779">
          <w:rPr>
            <w:rStyle w:val="Strong"/>
          </w:rPr>
          <w:t>Legal</w:t>
        </w:r>
      </w:ins>
      <w:r w:rsidR="0033544D" w:rsidRPr="00742779">
        <w:rPr>
          <w:rStyle w:val="Strong"/>
        </w:rPr>
        <w:t xml:space="preserve"> categories assume human actors.</w:t>
      </w:r>
      <w:r w:rsidR="0033544D" w:rsidRPr="00742779">
        <w:t xml:space="preserve"> Property law assumes owners. Contract law assumes parties. Sanctions law assumes targets that can be controlled or constrained. Immutable smart contracts resist these assumptions. They are artifacts of human action that have been set loose from human control.</w:t>
      </w:r>
    </w:p>
    <w:p w14:paraId="6D8BAF5E" w14:textId="77777777" w:rsidR="0033544D" w:rsidRPr="00742779" w:rsidRDefault="00742779" w:rsidP="000E54B1">
      <w:del w:id="2734" w:author="Seth Oranburg" w:date="2026-03-07T09:50:00Z" w16du:dateUtc="2026-03-07T14:50:00Z">
        <w:r w:rsidRPr="00742779">
          <w:rPr>
            <w:rStyle w:val="Strong"/>
            <w:rFonts w:ascii="ZWAdobeF" w:hAnsi="ZWAdobeF" w:cs="ZWAdobeF"/>
            <w:b w:val="0"/>
            <w:sz w:val="2"/>
            <w:szCs w:val="2"/>
          </w:rPr>
          <w:delText>1261B</w:delText>
        </w:r>
        <w:r w:rsidR="0033544D" w:rsidRPr="00742779">
          <w:rPr>
            <w:rStyle w:val="Strong"/>
          </w:rPr>
          <w:delText>The</w:delText>
        </w:r>
      </w:del>
      <w:ins w:id="2735" w:author="Seth Oranburg" w:date="2026-03-07T09:50:00Z" w16du:dateUtc="2026-03-07T14:50:00Z">
        <w:r w:rsidR="0033544D" w:rsidRPr="00742779">
          <w:rPr>
            <w:rStyle w:val="Strong"/>
          </w:rPr>
          <w:t>The</w:t>
        </w:r>
      </w:ins>
      <w:r w:rsidR="0033544D" w:rsidRPr="00742779">
        <w:rPr>
          <w:rStyle w:val="Strong"/>
        </w:rPr>
        <w:t xml:space="preserve"> gap between technical and legal decentralization.</w:t>
      </w:r>
      <w:r w:rsidR="0033544D" w:rsidRPr="00742779">
        <w:t xml:space="preserve"> Tornado Cash</w:t>
      </w:r>
      <w:r w:rsidR="009F60D1" w:rsidRPr="00742779">
        <w:t>’</w:t>
      </w:r>
      <w:r w:rsidR="0033544D" w:rsidRPr="00742779">
        <w:t>s smart contracts were technically decentralized in that no one could modify or stop them. But Tornado Cash also had a governance token (TORN), a DAO that voted on proposals, and developers who created and promoted the service. The Fifth Circuit</w:t>
      </w:r>
      <w:r w:rsidR="009F60D1" w:rsidRPr="00742779">
        <w:t>’</w:t>
      </w:r>
      <w:r w:rsidR="0033544D" w:rsidRPr="00742779">
        <w:t>s holding addressed only the immutable smart contracts, not the broader ecosystem of human actors who benefited from and promoted their use.</w:t>
      </w:r>
    </w:p>
    <w:p w14:paraId="22D3A947" w14:textId="77777777" w:rsidR="0033544D" w:rsidRPr="00742779" w:rsidRDefault="00742779" w:rsidP="000E54B1">
      <w:pPr>
        <w:pPrChange w:id="2736" w:author="Seth Oranburg" w:date="2026-03-07T09:50:00Z" w16du:dateUtc="2026-03-07T14:50:00Z">
          <w:pPr>
            <w:pStyle w:val="NormalWeb"/>
          </w:pPr>
        </w:pPrChange>
      </w:pPr>
      <w:del w:id="2737" w:author="Seth Oranburg" w:date="2026-03-07T09:50:00Z" w16du:dateUtc="2026-03-07T14:50:00Z">
        <w:r w:rsidRPr="00742779">
          <w:rPr>
            <w:rStyle w:val="Strong"/>
            <w:rFonts w:ascii="ZWAdobeF" w:hAnsi="ZWAdobeF" w:cs="ZWAdobeF"/>
            <w:b w:val="0"/>
            <w:sz w:val="2"/>
            <w:szCs w:val="2"/>
          </w:rPr>
          <w:delText>1262B</w:delText>
        </w:r>
        <w:r w:rsidR="0033544D" w:rsidRPr="00742779">
          <w:rPr>
            <w:rStyle w:val="Strong"/>
          </w:rPr>
          <w:delText>Regulatory</w:delText>
        </w:r>
      </w:del>
      <w:ins w:id="2738" w:author="Seth Oranburg" w:date="2026-03-07T09:50:00Z" w16du:dateUtc="2026-03-07T14:50:00Z">
        <w:r w:rsidR="0033544D" w:rsidRPr="00742779">
          <w:rPr>
            <w:rStyle w:val="Strong"/>
          </w:rPr>
          <w:t>Regulatory</w:t>
        </w:r>
      </w:ins>
      <w:r w:rsidR="0033544D" w:rsidRPr="00742779">
        <w:rPr>
          <w:rStyle w:val="Strong"/>
        </w:rPr>
        <w:t xml:space="preserve"> authority has limits.</w:t>
      </w:r>
      <w:r w:rsidR="0033544D" w:rsidRPr="00742779">
        <w:t xml:space="preserve"> The Fifth Circuit emphasized that it was interpreting the statute Congress enacted in 1977, not updating it for modern technology. </w:t>
      </w:r>
      <w:r w:rsidR="009F60D1" w:rsidRPr="00742779">
        <w:t>“</w:t>
      </w:r>
      <w:r w:rsidR="0033544D" w:rsidRPr="00742779">
        <w:t>Mending a statute</w:t>
      </w:r>
      <w:r w:rsidR="009F60D1" w:rsidRPr="00742779">
        <w:t>’</w:t>
      </w:r>
      <w:r w:rsidR="0033544D" w:rsidRPr="00742779">
        <w:t>s blind spots or smoothing its disruptive effects falls outside our lane.</w:t>
      </w:r>
      <w:r w:rsidR="009F60D1" w:rsidRPr="00742779">
        <w:t>”</w:t>
      </w:r>
      <w:r w:rsidR="0033544D">
        <w:fldChar w:fldCharType="begin"/>
      </w:r>
      <w:r w:rsidR="0033544D">
        <w:instrText>HYPERLINK \l "fn152-11647" \o "Jump to citation"</w:instrText>
      </w:r>
      <w:r w:rsidR="0033544D">
        <w:fldChar w:fldCharType="separate"/>
      </w:r>
      <w:r w:rsidR="0033544D" w:rsidRPr="00742779">
        <w:rPr>
          <w:rStyle w:val="Hyperlink"/>
          <w:color w:val="auto"/>
          <w:u w:val="none"/>
        </w:rPr>
        <w:t>[152</w:t>
      </w:r>
      <w:r w:rsidR="00EE2871" w:rsidRPr="00742779">
        <w:rPr>
          <w:rStyle w:val="Hyperlink"/>
          <w:color w:val="auto"/>
          <w:u w:val="none"/>
        </w:rPr>
        <w:t>]</w:t>
      </w:r>
      <w:r w:rsidR="0033544D">
        <w:fldChar w:fldCharType="end"/>
      </w:r>
      <w:r w:rsidR="0033544D" w:rsidRPr="00742779">
        <w:t xml:space="preserve"> If Congress wants OFAC to have authority to sanction immutable software code, Congress must say so. Courts will not expand statutory language to cover technologies that did not exist when the statute was written.</w:t>
      </w:r>
    </w:p>
    <w:p w14:paraId="2D11D37F" w14:textId="77777777" w:rsidR="0033544D" w:rsidRPr="00742779" w:rsidRDefault="00742779" w:rsidP="000E54B1">
      <w:del w:id="2739" w:author="Seth Oranburg" w:date="2026-03-07T09:50:00Z" w16du:dateUtc="2026-03-07T14:50:00Z">
        <w:r w:rsidRPr="00742779">
          <w:rPr>
            <w:rFonts w:ascii="ZWAdobeF" w:hAnsi="ZWAdobeF" w:cs="ZWAdobeF"/>
            <w:sz w:val="2"/>
            <w:szCs w:val="2"/>
          </w:rPr>
          <w:delText>1263B</w:delText>
        </w:r>
        <w:r w:rsidR="0033544D" w:rsidRPr="00742779">
          <w:delText>For</w:delText>
        </w:r>
      </w:del>
      <w:ins w:id="2740" w:author="Seth Oranburg" w:date="2026-03-07T09:50:00Z" w16du:dateUtc="2026-03-07T14:50:00Z">
        <w:r w:rsidR="0033544D" w:rsidRPr="00742779">
          <w:t>For</w:t>
        </w:r>
      </w:ins>
      <w:r w:rsidR="0033544D" w:rsidRPr="00742779">
        <w:t xml:space="preserve"> the broader themes of this chapter, </w:t>
      </w:r>
      <w:r w:rsidR="0033544D" w:rsidRPr="00742779">
        <w:rPr>
          <w:rStyle w:val="Emphasis"/>
        </w:rPr>
        <w:t>Van Loon</w:t>
      </w:r>
      <w:r w:rsidR="0033544D" w:rsidRPr="00742779">
        <w:t xml:space="preserve"> demonstrates that the legal system can distinguish between human actors and autonomous code. But it also demonstrates the challenge of enforcing law against systems designed to operate without human control. If no one owns or controls the sanctioned software, sanctions may be legally invalid. But the software will continue executing, providing services to anyone who uses it, including criminals and hostile foreign actors.</w:t>
      </w:r>
    </w:p>
    <w:p w14:paraId="1FEB8CA6" w14:textId="77777777" w:rsidR="0033544D" w:rsidRPr="00742779" w:rsidRDefault="00742779" w:rsidP="000E54B1">
      <w:del w:id="2741" w:author="Seth Oranburg" w:date="2026-03-07T09:50:00Z" w16du:dateUtc="2026-03-07T14:50:00Z">
        <w:r w:rsidRPr="00742779">
          <w:rPr>
            <w:rFonts w:ascii="ZWAdobeF" w:hAnsi="ZWAdobeF" w:cs="ZWAdobeF"/>
            <w:sz w:val="2"/>
            <w:szCs w:val="2"/>
          </w:rPr>
          <w:delText>1264B</w:delText>
        </w:r>
        <w:r w:rsidR="0033544D" w:rsidRPr="00742779">
          <w:delText>The</w:delText>
        </w:r>
      </w:del>
      <w:ins w:id="2742" w:author="Seth Oranburg" w:date="2026-03-07T09:50:00Z" w16du:dateUtc="2026-03-07T14:50:00Z">
        <w:r w:rsidR="0033544D" w:rsidRPr="00742779">
          <w:t>The</w:t>
        </w:r>
      </w:ins>
      <w:r w:rsidR="0033544D" w:rsidRPr="00742779">
        <w:t xml:space="preserve"> case reveals a boundary condition: when code becomes truly autonomous, certain legal tools cease to function. But this does not mean law is powerless. OFAC could sanction identifiable actors who promote or benefit from the protocol. Criminal law could prosecute users who launder proceeds of crime through mixing services. Civil law could hold developers liable for creating tools predominantly used for illegal purposes. The immutable code may be untouchable, but the humans around it are not.</w:t>
      </w:r>
    </w:p>
    <w:p w14:paraId="2A7F8A28" w14:textId="77777777" w:rsidR="0033544D" w:rsidRPr="00742779" w:rsidRDefault="0033544D" w:rsidP="000E54B1">
      <w:pPr>
        <w:pStyle w:val="Heading2"/>
        <w:rPr>
          <w:rFonts w:eastAsia="Times New Roman"/>
        </w:rPr>
      </w:pPr>
      <w:r w:rsidRPr="00742779">
        <w:rPr>
          <w:rFonts w:eastAsia="Times New Roman"/>
        </w:rPr>
        <w:lastRenderedPageBreak/>
        <w:t>DAO Statutes as a Legal Technology</w:t>
      </w:r>
    </w:p>
    <w:p w14:paraId="79E3EFCD" w14:textId="77777777" w:rsidR="0033544D" w:rsidRPr="00742779" w:rsidRDefault="00742779" w:rsidP="000E54B1">
      <w:del w:id="2743" w:author="Seth Oranburg" w:date="2026-03-07T09:50:00Z" w16du:dateUtc="2026-03-07T14:50:00Z">
        <w:r w:rsidRPr="00742779">
          <w:rPr>
            <w:rFonts w:ascii="ZWAdobeF" w:hAnsi="ZWAdobeF" w:cs="ZWAdobeF"/>
            <w:sz w:val="2"/>
            <w:szCs w:val="2"/>
          </w:rPr>
          <w:delText>1265B</w:delText>
        </w:r>
        <w:r w:rsidR="0033544D" w:rsidRPr="00742779">
          <w:delText>We</w:delText>
        </w:r>
      </w:del>
      <w:ins w:id="2744" w:author="Seth Oranburg" w:date="2026-03-07T09:50:00Z" w16du:dateUtc="2026-03-07T14:50:00Z">
        <w:r w:rsidR="0033544D" w:rsidRPr="00742779">
          <w:t>We</w:t>
        </w:r>
      </w:ins>
      <w:r w:rsidR="0033544D" w:rsidRPr="00742779">
        <w:t xml:space="preserve"> can now explain why DAO statutes exist. They are not endorsements of </w:t>
      </w:r>
      <w:r w:rsidR="009F60D1" w:rsidRPr="00742779">
        <w:t>“</w:t>
      </w:r>
      <w:r w:rsidR="0033544D" w:rsidRPr="00742779">
        <w:t>code is law.</w:t>
      </w:r>
      <w:r w:rsidR="009F60D1" w:rsidRPr="00742779">
        <w:t>”</w:t>
      </w:r>
      <w:r w:rsidR="0033544D" w:rsidRPr="00742779">
        <w:t xml:space="preserve"> They are legal technologies that restore what DAOs tried to discard.</w:t>
      </w:r>
    </w:p>
    <w:p w14:paraId="3873926B" w14:textId="77777777" w:rsidR="0033544D" w:rsidRPr="00742779" w:rsidRDefault="0033544D" w:rsidP="000E54B1">
      <w:pPr>
        <w:pStyle w:val="Heading3"/>
        <w:rPr>
          <w:rFonts w:eastAsia="Times New Roman"/>
        </w:rPr>
      </w:pPr>
      <w:r w:rsidRPr="00742779">
        <w:rPr>
          <w:rFonts w:eastAsia="Times New Roman"/>
        </w:rPr>
        <w:t>The Function of DAO Legislation</w:t>
      </w:r>
    </w:p>
    <w:p w14:paraId="44C4F1F5" w14:textId="77777777" w:rsidR="0033544D" w:rsidRPr="00742779" w:rsidRDefault="00742779" w:rsidP="000E54B1">
      <w:pPr>
        <w:pPrChange w:id="2745" w:author="Seth Oranburg" w:date="2026-03-07T09:50:00Z" w16du:dateUtc="2026-03-07T14:50:00Z">
          <w:pPr>
            <w:pStyle w:val="NormalWeb"/>
          </w:pPr>
        </w:pPrChange>
      </w:pPr>
      <w:del w:id="2746" w:author="Seth Oranburg" w:date="2026-03-07T09:50:00Z" w16du:dateUtc="2026-03-07T14:50:00Z">
        <w:r w:rsidRPr="00742779">
          <w:rPr>
            <w:rStyle w:val="Strong"/>
            <w:rFonts w:ascii="ZWAdobeF" w:hAnsi="ZWAdobeF" w:cs="ZWAdobeF"/>
            <w:b w:val="0"/>
            <w:sz w:val="2"/>
            <w:szCs w:val="2"/>
          </w:rPr>
          <w:delText>1266B</w:delText>
        </w:r>
        <w:r w:rsidR="0033544D" w:rsidRPr="00742779">
          <w:rPr>
            <w:rStyle w:val="Strong"/>
          </w:rPr>
          <w:delText>Attribution</w:delText>
        </w:r>
      </w:del>
      <w:ins w:id="2747" w:author="Seth Oranburg" w:date="2026-03-07T09:50:00Z" w16du:dateUtc="2026-03-07T14:50:00Z">
        <w:r w:rsidR="0033544D" w:rsidRPr="00742779">
          <w:rPr>
            <w:rStyle w:val="Strong"/>
          </w:rPr>
          <w:t>Attribution</w:t>
        </w:r>
      </w:ins>
      <w:r w:rsidR="0033544D" w:rsidRPr="00742779">
        <w:rPr>
          <w:rStyle w:val="Strong"/>
        </w:rPr>
        <w:t>.</w:t>
      </w:r>
      <w:r w:rsidR="0033544D" w:rsidRPr="00742779">
        <w:t xml:space="preserve"> DAO statutes require identification of the organization and, in some cases, its organizers or administrators. Utah</w:t>
      </w:r>
      <w:r w:rsidR="009F60D1" w:rsidRPr="00742779">
        <w:t>’</w:t>
      </w:r>
      <w:r w:rsidR="0033544D" w:rsidRPr="00742779">
        <w:t>s statute requires the DAO to have a registered agent and a mechanism to contact that agent for service of process.</w:t>
      </w:r>
      <w:r w:rsidR="0033544D">
        <w:fldChar w:fldCharType="begin"/>
      </w:r>
      <w:r w:rsidR="0033544D">
        <w:instrText>HYPERLINK \l "fn142-11647" \o "Jump to citation"</w:instrText>
      </w:r>
      <w:r w:rsidR="0033544D">
        <w:fldChar w:fldCharType="separate"/>
      </w:r>
      <w:r w:rsidR="0033544D" w:rsidRPr="00742779">
        <w:rPr>
          <w:rStyle w:val="Hyperlink"/>
          <w:color w:val="auto"/>
          <w:u w:val="none"/>
        </w:rPr>
        <w:t>[142</w:t>
      </w:r>
      <w:r w:rsidR="00EE2871" w:rsidRPr="00742779">
        <w:rPr>
          <w:rStyle w:val="Hyperlink"/>
          <w:color w:val="auto"/>
          <w:u w:val="none"/>
        </w:rPr>
        <w:t>]</w:t>
      </w:r>
      <w:r w:rsidR="0033544D">
        <w:fldChar w:fldCharType="end"/>
      </w:r>
      <w:r w:rsidR="0033544D" w:rsidRPr="00742779">
        <w:t xml:space="preserve"> Wyoming</w:t>
      </w:r>
      <w:r w:rsidR="009F60D1" w:rsidRPr="00742779">
        <w:t>’</w:t>
      </w:r>
      <w:r w:rsidR="0033544D" w:rsidRPr="00742779">
        <w:t>s statute requires a registered agent and a statement of whether the DAO is member-managed or algorithmically managed.</w:t>
      </w:r>
      <w:r w:rsidR="0033544D">
        <w:fldChar w:fldCharType="begin"/>
      </w:r>
      <w:r w:rsidR="0033544D">
        <w:instrText>HYPERLINK \l "fn139-11647" \o "Jump to citation"</w:instrText>
      </w:r>
      <w:r w:rsidR="0033544D">
        <w:fldChar w:fldCharType="separate"/>
      </w:r>
      <w:r w:rsidR="0033544D" w:rsidRPr="00742779">
        <w:rPr>
          <w:rStyle w:val="Hyperlink"/>
          <w:color w:val="auto"/>
          <w:u w:val="none"/>
        </w:rPr>
        <w:t>[139</w:t>
      </w:r>
      <w:r w:rsidR="00EE2871" w:rsidRPr="00742779">
        <w:rPr>
          <w:rStyle w:val="Hyperlink"/>
          <w:color w:val="auto"/>
          <w:u w:val="none"/>
        </w:rPr>
        <w:t>]</w:t>
      </w:r>
      <w:r w:rsidR="0033544D">
        <w:fldChar w:fldCharType="end"/>
      </w:r>
      <w:r w:rsidR="0033544D" w:rsidRPr="00742779">
        <w:t xml:space="preserve"> These requirements make the organization identifiable and reachable.</w:t>
      </w:r>
    </w:p>
    <w:p w14:paraId="52830ABC" w14:textId="77777777" w:rsidR="0033544D" w:rsidRPr="00742779" w:rsidRDefault="00742779" w:rsidP="000E54B1">
      <w:pPr>
        <w:pPrChange w:id="2748" w:author="Seth Oranburg" w:date="2026-03-07T09:50:00Z" w16du:dateUtc="2026-03-07T14:50:00Z">
          <w:pPr>
            <w:pStyle w:val="NormalWeb"/>
          </w:pPr>
        </w:pPrChange>
      </w:pPr>
      <w:del w:id="2749" w:author="Seth Oranburg" w:date="2026-03-07T09:50:00Z" w16du:dateUtc="2026-03-07T14:50:00Z">
        <w:r w:rsidRPr="00742779">
          <w:rPr>
            <w:rStyle w:val="Strong"/>
            <w:rFonts w:ascii="ZWAdobeF" w:hAnsi="ZWAdobeF" w:cs="ZWAdobeF"/>
            <w:b w:val="0"/>
            <w:sz w:val="2"/>
            <w:szCs w:val="2"/>
          </w:rPr>
          <w:delText>1267B</w:delText>
        </w:r>
        <w:r w:rsidR="0033544D" w:rsidRPr="00742779">
          <w:rPr>
            <w:rStyle w:val="Strong"/>
          </w:rPr>
          <w:delText>Internal</w:delText>
        </w:r>
      </w:del>
      <w:ins w:id="2750" w:author="Seth Oranburg" w:date="2026-03-07T09:50:00Z" w16du:dateUtc="2026-03-07T14:50:00Z">
        <w:r w:rsidR="0033544D" w:rsidRPr="00742779">
          <w:rPr>
            <w:rStyle w:val="Strong"/>
          </w:rPr>
          <w:t>Internal</w:t>
        </w:r>
      </w:ins>
      <w:r w:rsidR="0033544D" w:rsidRPr="00742779">
        <w:rPr>
          <w:rStyle w:val="Strong"/>
        </w:rPr>
        <w:t xml:space="preserve"> governance.</w:t>
      </w:r>
      <w:r w:rsidR="0033544D" w:rsidRPr="00742779">
        <w:t xml:space="preserve"> DAO statutes recognize smart contract governance but do not rely on it exclusively. Wyoming</w:t>
      </w:r>
      <w:r w:rsidR="009F60D1" w:rsidRPr="00742779">
        <w:t>’</w:t>
      </w:r>
      <w:r w:rsidR="0033544D" w:rsidRPr="00742779">
        <w:t>s statute provides that the smart contract constitutes the operating agreement if no other operating agreement is adopted, but also requires the operating agreement to address matters like voting rights and member obligations.</w:t>
      </w:r>
      <w:r w:rsidR="0033544D">
        <w:fldChar w:fldCharType="begin"/>
      </w:r>
      <w:r w:rsidR="0033544D">
        <w:instrText>HYPERLINK \l "fn139-11647" \o "Jump to citation"</w:instrText>
      </w:r>
      <w:r w:rsidR="0033544D">
        <w:fldChar w:fldCharType="separate"/>
      </w:r>
      <w:r w:rsidR="0033544D" w:rsidRPr="00742779">
        <w:rPr>
          <w:rStyle w:val="Hyperlink"/>
          <w:color w:val="auto"/>
          <w:u w:val="none"/>
        </w:rPr>
        <w:t>[139</w:t>
      </w:r>
      <w:r w:rsidR="00EE2871" w:rsidRPr="00742779">
        <w:rPr>
          <w:rStyle w:val="Hyperlink"/>
          <w:color w:val="auto"/>
          <w:u w:val="none"/>
        </w:rPr>
        <w:t>]</w:t>
      </w:r>
      <w:r w:rsidR="0033544D">
        <w:fldChar w:fldCharType="end"/>
      </w:r>
      <w:r w:rsidR="0033544D" w:rsidRPr="00742779">
        <w:t xml:space="preserve"> Utah</w:t>
      </w:r>
      <w:r w:rsidR="009F60D1" w:rsidRPr="00742779">
        <w:t>’</w:t>
      </w:r>
      <w:r w:rsidR="0033544D" w:rsidRPr="00742779">
        <w:t>s statute requires bylaws that set out voting rights distribution and the method by which voting rights are computed.</w:t>
      </w:r>
      <w:r w:rsidR="0033544D">
        <w:fldChar w:fldCharType="begin"/>
      </w:r>
      <w:r w:rsidR="0033544D">
        <w:instrText>HYPERLINK \l "fn142-11647" \o "Jump to citation"</w:instrText>
      </w:r>
      <w:r w:rsidR="0033544D">
        <w:fldChar w:fldCharType="separate"/>
      </w:r>
      <w:r w:rsidR="0033544D" w:rsidRPr="00742779">
        <w:rPr>
          <w:rStyle w:val="Hyperlink"/>
          <w:color w:val="auto"/>
          <w:u w:val="none"/>
        </w:rPr>
        <w:t>[142</w:t>
      </w:r>
      <w:r w:rsidR="00EE2871" w:rsidRPr="00742779">
        <w:rPr>
          <w:rStyle w:val="Hyperlink"/>
          <w:color w:val="auto"/>
          <w:u w:val="none"/>
        </w:rPr>
        <w:t>]</w:t>
      </w:r>
      <w:r w:rsidR="0033544D">
        <w:fldChar w:fldCharType="end"/>
      </w:r>
      <w:r w:rsidR="0033544D" w:rsidRPr="00742779">
        <w:t xml:space="preserve"> These requirements ensure that governance rules are documented in human-readable form.</w:t>
      </w:r>
    </w:p>
    <w:p w14:paraId="083FBA1F" w14:textId="77777777" w:rsidR="0033544D" w:rsidRPr="00742779" w:rsidRDefault="00742779" w:rsidP="000E54B1">
      <w:pPr>
        <w:pPrChange w:id="2751" w:author="Seth Oranburg" w:date="2026-03-07T09:50:00Z" w16du:dateUtc="2026-03-07T14:50:00Z">
          <w:pPr>
            <w:pStyle w:val="NormalWeb"/>
          </w:pPr>
        </w:pPrChange>
      </w:pPr>
      <w:del w:id="2752" w:author="Seth Oranburg" w:date="2026-03-07T09:50:00Z" w16du:dateUtc="2026-03-07T14:50:00Z">
        <w:r w:rsidRPr="00742779">
          <w:rPr>
            <w:rStyle w:val="Strong"/>
            <w:rFonts w:ascii="ZWAdobeF" w:hAnsi="ZWAdobeF" w:cs="ZWAdobeF"/>
            <w:b w:val="0"/>
            <w:sz w:val="2"/>
            <w:szCs w:val="2"/>
          </w:rPr>
          <w:delText>1268B</w:delText>
        </w:r>
        <w:r w:rsidR="0033544D" w:rsidRPr="00742779">
          <w:rPr>
            <w:rStyle w:val="Strong"/>
          </w:rPr>
          <w:delText>Risk</w:delText>
        </w:r>
      </w:del>
      <w:ins w:id="2753" w:author="Seth Oranburg" w:date="2026-03-07T09:50:00Z" w16du:dateUtc="2026-03-07T14:50:00Z">
        <w:r w:rsidR="0033544D" w:rsidRPr="00742779">
          <w:rPr>
            <w:rStyle w:val="Strong"/>
          </w:rPr>
          <w:t>Risk</w:t>
        </w:r>
      </w:ins>
      <w:r w:rsidR="0033544D" w:rsidRPr="00742779">
        <w:rPr>
          <w:rStyle w:val="Strong"/>
        </w:rPr>
        <w:t xml:space="preserve"> allocation.</w:t>
      </w:r>
      <w:r w:rsidR="0033544D" w:rsidRPr="00742779">
        <w:t xml:space="preserve"> DAO statutes provide limited liability to participants, protecting them from the default classification as general partners. Wyoming</w:t>
      </w:r>
      <w:r w:rsidR="009F60D1" w:rsidRPr="00742779">
        <w:t>’</w:t>
      </w:r>
      <w:r w:rsidR="0033544D" w:rsidRPr="00742779">
        <w:t xml:space="preserve">s statute provides that a DAO LLC </w:t>
      </w:r>
      <w:r w:rsidR="009F60D1" w:rsidRPr="00742779">
        <w:t>“</w:t>
      </w:r>
      <w:r w:rsidR="0033544D" w:rsidRPr="00742779">
        <w:t>shall have the same powers, rights, and duties under this chapter as a limited liability company.</w:t>
      </w:r>
      <w:r w:rsidR="009F60D1" w:rsidRPr="00742779">
        <w:t>”</w:t>
      </w:r>
      <w:r w:rsidR="0033544D">
        <w:fldChar w:fldCharType="begin"/>
      </w:r>
      <w:r w:rsidR="0033544D">
        <w:instrText>HYPERLINK \l "fn139-11647" \o "Jump to citation"</w:instrText>
      </w:r>
      <w:r w:rsidR="0033544D">
        <w:fldChar w:fldCharType="separate"/>
      </w:r>
      <w:r w:rsidR="0033544D" w:rsidRPr="00742779">
        <w:rPr>
          <w:rStyle w:val="Hyperlink"/>
          <w:color w:val="auto"/>
          <w:u w:val="none"/>
        </w:rPr>
        <w:t>[139</w:t>
      </w:r>
      <w:r w:rsidR="00EE2871" w:rsidRPr="00742779">
        <w:rPr>
          <w:rStyle w:val="Hyperlink"/>
          <w:color w:val="auto"/>
          <w:u w:val="none"/>
        </w:rPr>
        <w:t>]</w:t>
      </w:r>
      <w:r w:rsidR="0033544D">
        <w:fldChar w:fldCharType="end"/>
      </w:r>
      <w:r w:rsidR="0033544D" w:rsidRPr="00742779">
        <w:t xml:space="preserve"> This includes the liability shield that protects members from personal responsibility for entity obligations.</w:t>
      </w:r>
    </w:p>
    <w:p w14:paraId="0FD3F95A" w14:textId="77777777" w:rsidR="0033544D" w:rsidRPr="00742779" w:rsidRDefault="00742779" w:rsidP="000E54B1">
      <w:del w:id="2754" w:author="Seth Oranburg" w:date="2026-03-07T09:50:00Z" w16du:dateUtc="2026-03-07T14:50:00Z">
        <w:r w:rsidRPr="00742779">
          <w:rPr>
            <w:rStyle w:val="Strong"/>
            <w:rFonts w:ascii="ZWAdobeF" w:hAnsi="ZWAdobeF" w:cs="ZWAdobeF"/>
            <w:b w:val="0"/>
            <w:sz w:val="2"/>
            <w:szCs w:val="2"/>
          </w:rPr>
          <w:delText>1269B</w:delText>
        </w:r>
        <w:r w:rsidR="0033544D" w:rsidRPr="00742779">
          <w:rPr>
            <w:rStyle w:val="Strong"/>
          </w:rPr>
          <w:delText>Asset</w:delText>
        </w:r>
      </w:del>
      <w:ins w:id="2755" w:author="Seth Oranburg" w:date="2026-03-07T09:50:00Z" w16du:dateUtc="2026-03-07T14:50:00Z">
        <w:r w:rsidR="0033544D" w:rsidRPr="00742779">
          <w:rPr>
            <w:rStyle w:val="Strong"/>
          </w:rPr>
          <w:t>Asset</w:t>
        </w:r>
      </w:ins>
      <w:r w:rsidR="0033544D" w:rsidRPr="00742779">
        <w:rPr>
          <w:rStyle w:val="Strong"/>
        </w:rPr>
        <w:t xml:space="preserve"> partitioning.</w:t>
      </w:r>
      <w:r w:rsidR="0033544D" w:rsidRPr="00742779">
        <w:t xml:space="preserve"> DAO statutes recognize the treasury as entity property. By organizing as an LLC, the DAO</w:t>
      </w:r>
      <w:r w:rsidR="009F60D1" w:rsidRPr="00742779">
        <w:t>’</w:t>
      </w:r>
      <w:r w:rsidR="0033544D" w:rsidRPr="00742779">
        <w:t>s assets become legally distinct from the personal assets of its members. Creditors of the entity can reach entity assets. Creditors of members cannot. This separation is essential for business planning and creditor expectations.</w:t>
      </w:r>
    </w:p>
    <w:p w14:paraId="5211AD1D" w14:textId="77777777" w:rsidR="0033544D" w:rsidRPr="00742779" w:rsidRDefault="0033544D" w:rsidP="000E54B1">
      <w:pPr>
        <w:pStyle w:val="Heading3"/>
        <w:rPr>
          <w:rFonts w:eastAsia="Times New Roman"/>
        </w:rPr>
      </w:pPr>
      <w:r w:rsidRPr="00742779">
        <w:rPr>
          <w:rFonts w:eastAsia="Times New Roman"/>
        </w:rPr>
        <w:t>Comparison with LLC Contractarianism</w:t>
      </w:r>
    </w:p>
    <w:p w14:paraId="0B2B0CF4" w14:textId="77777777" w:rsidR="0033544D" w:rsidRPr="00742779" w:rsidRDefault="00742779" w:rsidP="000E54B1">
      <w:pPr>
        <w:pPrChange w:id="2756" w:author="Seth Oranburg" w:date="2026-03-07T09:50:00Z" w16du:dateUtc="2026-03-07T14:50:00Z">
          <w:pPr>
            <w:pStyle w:val="NormalWeb"/>
          </w:pPr>
        </w:pPrChange>
      </w:pPr>
      <w:del w:id="2757" w:author="Seth Oranburg" w:date="2026-03-07T09:50:00Z" w16du:dateUtc="2026-03-07T14:50:00Z">
        <w:r w:rsidRPr="00742779">
          <w:rPr>
            <w:rFonts w:ascii="ZWAdobeF" w:hAnsi="ZWAdobeF" w:cs="ZWAdobeF"/>
            <w:sz w:val="2"/>
            <w:szCs w:val="2"/>
          </w:rPr>
          <w:delText>1270B</w:delText>
        </w:r>
        <w:r w:rsidR="0033544D" w:rsidRPr="00742779">
          <w:delText>DAO</w:delText>
        </w:r>
      </w:del>
      <w:ins w:id="2758" w:author="Seth Oranburg" w:date="2026-03-07T09:50:00Z" w16du:dateUtc="2026-03-07T14:50:00Z">
        <w:r w:rsidR="0033544D" w:rsidRPr="00742779">
          <w:t>DAO</w:t>
        </w:r>
      </w:ins>
      <w:r w:rsidR="0033544D" w:rsidRPr="00742779">
        <w:t xml:space="preserve"> statutes extend the contractarian logic of LLC law. LLC statutes like Delaware</w:t>
      </w:r>
      <w:r w:rsidR="009F60D1" w:rsidRPr="00742779">
        <w:t>’</w:t>
      </w:r>
      <w:r w:rsidR="0033544D" w:rsidRPr="00742779">
        <w:t xml:space="preserve">s provide default rules that can be modified by the operating agreement, allowing parties to customize governance, fiduciary duties, and </w:t>
      </w:r>
      <w:r w:rsidR="0033544D" w:rsidRPr="00742779">
        <w:lastRenderedPageBreak/>
        <w:t>economic arrangements.</w:t>
      </w:r>
      <w:r w:rsidR="0033544D">
        <w:fldChar w:fldCharType="begin"/>
      </w:r>
      <w:r w:rsidR="0033544D">
        <w:instrText>HYPERLINK \l "fn154-11647" \o "Jump to citation"</w:instrText>
      </w:r>
      <w:r w:rsidR="0033544D">
        <w:fldChar w:fldCharType="separate"/>
      </w:r>
      <w:r w:rsidR="0033544D" w:rsidRPr="00742779">
        <w:rPr>
          <w:rStyle w:val="Hyperlink"/>
          <w:color w:val="auto"/>
          <w:u w:val="none"/>
        </w:rPr>
        <w:t>[154</w:t>
      </w:r>
      <w:r w:rsidR="00FA601A" w:rsidRPr="00742779">
        <w:rPr>
          <w:rStyle w:val="Hyperlink"/>
          <w:color w:val="auto"/>
          <w:u w:val="none"/>
        </w:rPr>
        <w:t>]</w:t>
      </w:r>
      <w:r w:rsidR="0033544D" w:rsidRPr="00742779">
        <w:rPr>
          <w:rStyle w:val="citekey"/>
          <w:vanish/>
        </w:rPr>
        <w:t>-1101</w:t>
      </w:r>
      <w:r w:rsidR="0033544D">
        <w:fldChar w:fldCharType="end"/>
      </w:r>
      <w:r w:rsidR="0033544D" w:rsidRPr="00742779">
        <w:t xml:space="preserve"> DAO statutes do the same, but they must also address problems unique to code-based organizations.</w:t>
      </w:r>
    </w:p>
    <w:p w14:paraId="0D9C90D6" w14:textId="77777777" w:rsidR="0033544D" w:rsidRPr="00742779" w:rsidRDefault="00742779" w:rsidP="000E54B1">
      <w:del w:id="2759" w:author="Seth Oranburg" w:date="2026-03-07T09:50:00Z" w16du:dateUtc="2026-03-07T14:50:00Z">
        <w:r w:rsidRPr="00742779">
          <w:rPr>
            <w:rFonts w:ascii="ZWAdobeF" w:hAnsi="ZWAdobeF" w:cs="ZWAdobeF"/>
            <w:sz w:val="2"/>
            <w:szCs w:val="2"/>
          </w:rPr>
          <w:delText>1271B</w:delText>
        </w:r>
        <w:r w:rsidR="0033544D" w:rsidRPr="00742779">
          <w:delText>The</w:delText>
        </w:r>
      </w:del>
      <w:ins w:id="2760" w:author="Seth Oranburg" w:date="2026-03-07T09:50:00Z" w16du:dateUtc="2026-03-07T14:50:00Z">
        <w:r w:rsidR="0033544D" w:rsidRPr="00742779">
          <w:t>The</w:t>
        </w:r>
      </w:ins>
      <w:r w:rsidR="0033544D" w:rsidRPr="00742779">
        <w:t xml:space="preserve"> most significant problem is legibility. An LLC</w:t>
      </w:r>
      <w:r w:rsidR="009F60D1" w:rsidRPr="00742779">
        <w:t>’</w:t>
      </w:r>
      <w:r w:rsidR="0033544D" w:rsidRPr="00742779">
        <w:t>s operating agreement is a document that courts can interpret using standard contract interpretation principles. A DAO</w:t>
      </w:r>
      <w:r w:rsidR="009F60D1" w:rsidRPr="00742779">
        <w:t>’</w:t>
      </w:r>
      <w:r w:rsidR="0033544D" w:rsidRPr="00742779">
        <w:t>s smart contract is code that requires technical expertise to read and may behave in ways its drafters did not intend. DAO statutes address this by requiring human-readable documentation, public code availability, and graphical interfaces that allow non-technical users to understand what the DAO does.</w:t>
      </w:r>
    </w:p>
    <w:p w14:paraId="4A6D0AF4" w14:textId="77777777" w:rsidR="0033544D" w:rsidRPr="00742779" w:rsidRDefault="00742779" w:rsidP="000E54B1">
      <w:pPr>
        <w:pPrChange w:id="2761" w:author="Seth Oranburg" w:date="2026-03-07T09:50:00Z" w16du:dateUtc="2026-03-07T14:50:00Z">
          <w:pPr>
            <w:pStyle w:val="NormalWeb"/>
          </w:pPr>
        </w:pPrChange>
      </w:pPr>
      <w:del w:id="2762" w:author="Seth Oranburg" w:date="2026-03-07T09:50:00Z" w16du:dateUtc="2026-03-07T14:50:00Z">
        <w:r w:rsidRPr="00742779">
          <w:rPr>
            <w:rFonts w:ascii="ZWAdobeF" w:hAnsi="ZWAdobeF" w:cs="ZWAdobeF"/>
            <w:sz w:val="2"/>
            <w:szCs w:val="2"/>
          </w:rPr>
          <w:delText>1272B</w:delText>
        </w:r>
        <w:r w:rsidR="0033544D" w:rsidRPr="00742779">
          <w:delText>Another</w:delText>
        </w:r>
      </w:del>
      <w:ins w:id="2763" w:author="Seth Oranburg" w:date="2026-03-07T09:50:00Z" w16du:dateUtc="2026-03-07T14:50:00Z">
        <w:r w:rsidR="0033544D" w:rsidRPr="00742779">
          <w:t>Another</w:t>
        </w:r>
      </w:ins>
      <w:r w:rsidR="0033544D" w:rsidRPr="00742779">
        <w:t xml:space="preserve"> problem is enforcement. Traditional entities have officers, directors, or managers who can be held accountable for compliance failures. A DAO may have no identifiable humans in control. DAO statutes address this by requiring registered agents, contact mechanisms, and, in Utah</w:t>
      </w:r>
      <w:r w:rsidR="009F60D1" w:rsidRPr="00742779">
        <w:t>’</w:t>
      </w:r>
      <w:r w:rsidR="0033544D" w:rsidRPr="00742779">
        <w:t>s case, dispute resolution procedures that bind the organization.</w:t>
      </w:r>
      <w:r w:rsidR="0033544D">
        <w:fldChar w:fldCharType="begin"/>
      </w:r>
      <w:r w:rsidR="0033544D">
        <w:instrText>HYPERLINK \l "fn142-11647" \o "Jump to citation"</w:instrText>
      </w:r>
      <w:r w:rsidR="0033544D">
        <w:fldChar w:fldCharType="separate"/>
      </w:r>
      <w:r w:rsidR="0033544D" w:rsidRPr="00742779">
        <w:rPr>
          <w:rStyle w:val="Hyperlink"/>
          <w:color w:val="auto"/>
          <w:u w:val="none"/>
        </w:rPr>
        <w:t>[142</w:t>
      </w:r>
      <w:r w:rsidR="00EE2871" w:rsidRPr="00742779">
        <w:rPr>
          <w:rStyle w:val="Hyperlink"/>
          <w:color w:val="auto"/>
          <w:u w:val="none"/>
        </w:rPr>
        <w:t>]</w:t>
      </w:r>
      <w:r w:rsidR="0033544D">
        <w:fldChar w:fldCharType="end"/>
      </w:r>
    </w:p>
    <w:p w14:paraId="544A08BB" w14:textId="77777777" w:rsidR="0033544D" w:rsidRPr="00742779" w:rsidRDefault="00742779" w:rsidP="000E54B1">
      <w:pPr>
        <w:pPrChange w:id="2764" w:author="Seth Oranburg" w:date="2026-03-07T09:50:00Z" w16du:dateUtc="2026-03-07T14:50:00Z">
          <w:pPr>
            <w:pStyle w:val="NormalWeb"/>
          </w:pPr>
        </w:pPrChange>
      </w:pPr>
      <w:del w:id="2765" w:author="Seth Oranburg" w:date="2026-03-07T09:50:00Z" w16du:dateUtc="2026-03-07T14:50:00Z">
        <w:r w:rsidRPr="00742779">
          <w:rPr>
            <w:rFonts w:ascii="ZWAdobeF" w:hAnsi="ZWAdobeF" w:cs="ZWAdobeF"/>
            <w:sz w:val="2"/>
            <w:szCs w:val="2"/>
          </w:rPr>
          <w:delText>1273B</w:delText>
        </w:r>
        <w:r w:rsidR="0033544D" w:rsidRPr="00742779">
          <w:delText>A</w:delText>
        </w:r>
      </w:del>
      <w:ins w:id="2766" w:author="Seth Oranburg" w:date="2026-03-07T09:50:00Z" w16du:dateUtc="2026-03-07T14:50:00Z">
        <w:r w:rsidR="0033544D" w:rsidRPr="00742779">
          <w:t>A</w:t>
        </w:r>
      </w:ins>
      <w:r w:rsidR="0033544D" w:rsidRPr="00742779">
        <w:t xml:space="preserve"> third problem is verification. When dealing with a traditional LLC, counterparties can review formation documents, operating agreements, and public filings. DAO statutes require similar documentation: articles of organization, bylaws, and public disclosure of smart contract code. Utah goes further, requiring quality assurance of the software.</w:t>
      </w:r>
      <w:r w:rsidR="0033544D">
        <w:fldChar w:fldCharType="begin"/>
      </w:r>
      <w:r w:rsidR="0033544D">
        <w:instrText>HYPERLINK \l "fn142-11647" \o "Jump to citation"</w:instrText>
      </w:r>
      <w:r w:rsidR="0033544D">
        <w:fldChar w:fldCharType="separate"/>
      </w:r>
      <w:r w:rsidR="0033544D" w:rsidRPr="00742779">
        <w:rPr>
          <w:rStyle w:val="Hyperlink"/>
          <w:color w:val="auto"/>
          <w:u w:val="none"/>
        </w:rPr>
        <w:t>[142</w:t>
      </w:r>
      <w:r w:rsidR="00EE2871" w:rsidRPr="00742779">
        <w:rPr>
          <w:rStyle w:val="Hyperlink"/>
          <w:color w:val="auto"/>
          <w:u w:val="none"/>
        </w:rPr>
        <w:t>]</w:t>
      </w:r>
      <w:r w:rsidR="0033544D">
        <w:fldChar w:fldCharType="end"/>
      </w:r>
    </w:p>
    <w:p w14:paraId="373DE2D3" w14:textId="77777777" w:rsidR="0033544D" w:rsidRPr="00742779" w:rsidRDefault="0033544D" w:rsidP="000E54B1">
      <w:pPr>
        <w:pStyle w:val="Heading3"/>
        <w:rPr>
          <w:rFonts w:eastAsia="Times New Roman"/>
        </w:rPr>
      </w:pPr>
      <w:r w:rsidRPr="00742779">
        <w:rPr>
          <w:rFonts w:eastAsia="Times New Roman"/>
        </w:rPr>
        <w:t>The Limits of DAO Statutes</w:t>
      </w:r>
    </w:p>
    <w:p w14:paraId="5C3379EA" w14:textId="77777777" w:rsidR="0033544D" w:rsidRPr="00742779" w:rsidRDefault="00742779" w:rsidP="000E54B1">
      <w:del w:id="2767" w:author="Seth Oranburg" w:date="2026-03-07T09:50:00Z" w16du:dateUtc="2026-03-07T14:50:00Z">
        <w:r w:rsidRPr="00742779">
          <w:rPr>
            <w:rFonts w:ascii="ZWAdobeF" w:hAnsi="ZWAdobeF" w:cs="ZWAdobeF"/>
            <w:sz w:val="2"/>
            <w:szCs w:val="2"/>
          </w:rPr>
          <w:delText>1274B</w:delText>
        </w:r>
        <w:r w:rsidR="0033544D" w:rsidRPr="00742779">
          <w:delText>DAO</w:delText>
        </w:r>
      </w:del>
      <w:ins w:id="2768" w:author="Seth Oranburg" w:date="2026-03-07T09:50:00Z" w16du:dateUtc="2026-03-07T14:50:00Z">
        <w:r w:rsidR="0033544D" w:rsidRPr="00742779">
          <w:t>DAO</w:t>
        </w:r>
      </w:ins>
      <w:r w:rsidR="0033544D" w:rsidRPr="00742779">
        <w:t xml:space="preserve"> statutes do not solve all problems.</w:t>
      </w:r>
    </w:p>
    <w:p w14:paraId="3DD8E7DD" w14:textId="77777777" w:rsidR="0033544D" w:rsidRPr="00742779" w:rsidRDefault="00742779" w:rsidP="000E54B1">
      <w:del w:id="2769" w:author="Seth Oranburg" w:date="2026-03-07T09:50:00Z" w16du:dateUtc="2026-03-07T14:50:00Z">
        <w:r w:rsidRPr="00742779">
          <w:rPr>
            <w:rStyle w:val="Strong"/>
            <w:rFonts w:ascii="ZWAdobeF" w:hAnsi="ZWAdobeF" w:cs="ZWAdobeF"/>
            <w:b w:val="0"/>
            <w:sz w:val="2"/>
            <w:szCs w:val="2"/>
          </w:rPr>
          <w:delText>1275B</w:delText>
        </w:r>
        <w:r w:rsidR="0033544D" w:rsidRPr="00742779">
          <w:rPr>
            <w:rStyle w:val="Strong"/>
          </w:rPr>
          <w:delText>Securities</w:delText>
        </w:r>
      </w:del>
      <w:ins w:id="2770" w:author="Seth Oranburg" w:date="2026-03-07T09:50:00Z" w16du:dateUtc="2026-03-07T14:50:00Z">
        <w:r w:rsidR="0033544D" w:rsidRPr="00742779">
          <w:rPr>
            <w:rStyle w:val="Strong"/>
          </w:rPr>
          <w:t>Securities</w:t>
        </w:r>
      </w:ins>
      <w:r w:rsidR="0033544D" w:rsidRPr="00742779">
        <w:rPr>
          <w:rStyle w:val="Strong"/>
        </w:rPr>
        <w:t xml:space="preserve"> compliance remains uncertain.</w:t>
      </w:r>
      <w:r w:rsidR="0033544D" w:rsidRPr="00742779">
        <w:t xml:space="preserve"> If a governance token is a security, the offering must comply with federal and state securities laws regardless of how the DAO is organized. DAO statutes do not create exemptions from securities registration requirements.</w:t>
      </w:r>
    </w:p>
    <w:p w14:paraId="4543EBAA" w14:textId="77777777" w:rsidR="0033544D" w:rsidRPr="00742779" w:rsidRDefault="00742779" w:rsidP="000E54B1">
      <w:del w:id="2771" w:author="Seth Oranburg" w:date="2026-03-07T09:50:00Z" w16du:dateUtc="2026-03-07T14:50:00Z">
        <w:r w:rsidRPr="00742779">
          <w:rPr>
            <w:rStyle w:val="Strong"/>
            <w:rFonts w:ascii="ZWAdobeF" w:hAnsi="ZWAdobeF" w:cs="ZWAdobeF"/>
            <w:b w:val="0"/>
            <w:sz w:val="2"/>
            <w:szCs w:val="2"/>
          </w:rPr>
          <w:delText>1276B</w:delText>
        </w:r>
        <w:r w:rsidR="0033544D" w:rsidRPr="00742779">
          <w:rPr>
            <w:rStyle w:val="Strong"/>
          </w:rPr>
          <w:delText>Regulatory</w:delText>
        </w:r>
      </w:del>
      <w:ins w:id="2772" w:author="Seth Oranburg" w:date="2026-03-07T09:50:00Z" w16du:dateUtc="2026-03-07T14:50:00Z">
        <w:r w:rsidR="0033544D" w:rsidRPr="00742779">
          <w:rPr>
            <w:rStyle w:val="Strong"/>
          </w:rPr>
          <w:t>Regulatory</w:t>
        </w:r>
      </w:ins>
      <w:r w:rsidR="0033544D" w:rsidRPr="00742779">
        <w:rPr>
          <w:rStyle w:val="Strong"/>
        </w:rPr>
        <w:t xml:space="preserve"> classification depends on what the DAO does.</w:t>
      </w:r>
      <w:r w:rsidR="0033544D" w:rsidRPr="00742779">
        <w:t xml:space="preserve"> A DAO that operates a derivatives exchange must comply with CFTC requirements. A DAO that processes payments must comply with money transmission laws. The organizational form does not determine the regulatory treatment of the underlying activity.</w:t>
      </w:r>
    </w:p>
    <w:p w14:paraId="59B4C58D" w14:textId="77777777" w:rsidR="0033544D" w:rsidRPr="00742779" w:rsidRDefault="00742779" w:rsidP="000E54B1">
      <w:del w:id="2773" w:author="Seth Oranburg" w:date="2026-03-07T09:50:00Z" w16du:dateUtc="2026-03-07T14:50:00Z">
        <w:r w:rsidRPr="00742779">
          <w:rPr>
            <w:rStyle w:val="Strong"/>
            <w:rFonts w:ascii="ZWAdobeF" w:hAnsi="ZWAdobeF" w:cs="ZWAdobeF"/>
            <w:b w:val="0"/>
            <w:sz w:val="2"/>
            <w:szCs w:val="2"/>
          </w:rPr>
          <w:delText>1277B</w:delText>
        </w:r>
        <w:r w:rsidR="0033544D" w:rsidRPr="00742779">
          <w:rPr>
            <w:rStyle w:val="Strong"/>
          </w:rPr>
          <w:delText>Enforcement</w:delText>
        </w:r>
      </w:del>
      <w:ins w:id="2774" w:author="Seth Oranburg" w:date="2026-03-07T09:50:00Z" w16du:dateUtc="2026-03-07T14:50:00Z">
        <w:r w:rsidR="0033544D" w:rsidRPr="00742779">
          <w:rPr>
            <w:rStyle w:val="Strong"/>
          </w:rPr>
          <w:t>Enforcement</w:t>
        </w:r>
      </w:ins>
      <w:r w:rsidR="0033544D" w:rsidRPr="00742779">
        <w:rPr>
          <w:rStyle w:val="Strong"/>
        </w:rPr>
        <w:t xml:space="preserve"> against uncooperative DAOs remains difficult.</w:t>
      </w:r>
      <w:r w:rsidR="0033544D" w:rsidRPr="00742779">
        <w:t xml:space="preserve"> A DAO that registers under state law and maintains a registered agent is easier to reach than one that operates without any legal interface. But registration is voluntary. DAOs that wish to remain outside the legal system can simply decline to register.</w:t>
      </w:r>
    </w:p>
    <w:p w14:paraId="070BA88A" w14:textId="77777777" w:rsidR="0033544D" w:rsidRPr="00742779" w:rsidRDefault="00742779" w:rsidP="000E54B1">
      <w:del w:id="2775" w:author="Seth Oranburg" w:date="2026-03-07T09:50:00Z" w16du:dateUtc="2026-03-07T14:50:00Z">
        <w:r w:rsidRPr="00742779">
          <w:rPr>
            <w:rStyle w:val="Strong"/>
            <w:rFonts w:ascii="ZWAdobeF" w:hAnsi="ZWAdobeF" w:cs="ZWAdobeF"/>
            <w:b w:val="0"/>
            <w:sz w:val="2"/>
            <w:szCs w:val="2"/>
          </w:rPr>
          <w:delText>1278B</w:delText>
        </w:r>
        <w:r w:rsidR="0033544D" w:rsidRPr="00742779">
          <w:rPr>
            <w:rStyle w:val="Strong"/>
          </w:rPr>
          <w:delText>Jurisdictional</w:delText>
        </w:r>
      </w:del>
      <w:ins w:id="2776" w:author="Seth Oranburg" w:date="2026-03-07T09:50:00Z" w16du:dateUtc="2026-03-07T14:50:00Z">
        <w:r w:rsidR="0033544D" w:rsidRPr="00742779">
          <w:rPr>
            <w:rStyle w:val="Strong"/>
          </w:rPr>
          <w:t>Jurisdictional</w:t>
        </w:r>
      </w:ins>
      <w:r w:rsidR="0033544D" w:rsidRPr="00742779">
        <w:rPr>
          <w:rStyle w:val="Strong"/>
        </w:rPr>
        <w:t xml:space="preserve"> arbitrage creates uncertainty.</w:t>
      </w:r>
      <w:r w:rsidR="0033544D" w:rsidRPr="00742779">
        <w:t xml:space="preserve"> A DAO registered in Wyoming may have participants and operations in every state and </w:t>
      </w:r>
      <w:r w:rsidR="0033544D" w:rsidRPr="00742779">
        <w:lastRenderedPageBreak/>
        <w:t>many foreign countries. Which jurisdiction</w:t>
      </w:r>
      <w:r w:rsidR="009F60D1" w:rsidRPr="00742779">
        <w:t>’</w:t>
      </w:r>
      <w:r w:rsidR="0033544D" w:rsidRPr="00742779">
        <w:t>s law applies? Which courts have jurisdiction? DAO statutes do not answer these questions.</w:t>
      </w:r>
    </w:p>
    <w:p w14:paraId="654D6257" w14:textId="77777777" w:rsidR="0033544D" w:rsidRPr="00742779" w:rsidRDefault="00742779" w:rsidP="000E54B1">
      <w:del w:id="2777" w:author="Seth Oranburg" w:date="2026-03-07T09:50:00Z" w16du:dateUtc="2026-03-07T14:50:00Z">
        <w:r w:rsidRPr="00742779">
          <w:rPr>
            <w:rFonts w:ascii="ZWAdobeF" w:hAnsi="ZWAdobeF" w:cs="ZWAdobeF"/>
            <w:sz w:val="2"/>
            <w:szCs w:val="2"/>
          </w:rPr>
          <w:delText>1279B</w:delText>
        </w:r>
        <w:r w:rsidR="0033544D" w:rsidRPr="00742779">
          <w:delText>Despite</w:delText>
        </w:r>
      </w:del>
      <w:ins w:id="2778" w:author="Seth Oranburg" w:date="2026-03-07T09:50:00Z" w16du:dateUtc="2026-03-07T14:50:00Z">
        <w:r w:rsidR="0033544D" w:rsidRPr="00742779">
          <w:t>Despite</w:t>
        </w:r>
      </w:ins>
      <w:r w:rsidR="0033544D" w:rsidRPr="00742779">
        <w:t xml:space="preserve"> these limits, DAO statutes represent an important development. They acknowledge that code-based organizations exist and that they need legal recognition to operate effectively. They provide a path from purely technical coordination to legally recognized entity status. And they demonstrate that the functions of organizational law remain valuable even when the organization</w:t>
      </w:r>
      <w:r w:rsidR="009F60D1" w:rsidRPr="00742779">
        <w:t>’</w:t>
      </w:r>
      <w:r w:rsidR="0033544D" w:rsidRPr="00742779">
        <w:t>s operations are conducted through smart contracts.</w:t>
      </w:r>
    </w:p>
    <w:p w14:paraId="64C283E3" w14:textId="77777777" w:rsidR="0033544D" w:rsidRPr="00742779" w:rsidRDefault="0033544D" w:rsidP="000E54B1">
      <w:pPr>
        <w:pStyle w:val="Heading2"/>
        <w:rPr>
          <w:rFonts w:eastAsia="Times New Roman"/>
        </w:rPr>
      </w:pPr>
      <w:r w:rsidRPr="00742779">
        <w:rPr>
          <w:rFonts w:eastAsia="Times New Roman"/>
        </w:rPr>
        <w:t>Synthesis: What DAOs Reveal About Business Law</w:t>
      </w:r>
      <w:r w:rsidR="009F60D1" w:rsidRPr="00742779">
        <w:rPr>
          <w:rFonts w:eastAsia="Times New Roman"/>
        </w:rPr>
        <w:t>’</w:t>
      </w:r>
      <w:r w:rsidRPr="00742779">
        <w:rPr>
          <w:rFonts w:eastAsia="Times New Roman"/>
        </w:rPr>
        <w:t>s Purpose</w:t>
      </w:r>
    </w:p>
    <w:p w14:paraId="154A84F8" w14:textId="77777777" w:rsidR="0033544D" w:rsidRPr="00742779" w:rsidRDefault="00742779" w:rsidP="000E54B1">
      <w:del w:id="2779" w:author="Seth Oranburg" w:date="2026-03-07T09:50:00Z" w16du:dateUtc="2026-03-07T14:50:00Z">
        <w:r w:rsidRPr="00742779">
          <w:rPr>
            <w:rFonts w:ascii="ZWAdobeF" w:hAnsi="ZWAdobeF" w:cs="ZWAdobeF"/>
            <w:sz w:val="2"/>
            <w:szCs w:val="2"/>
          </w:rPr>
          <w:delText>1280B</w:delText>
        </w:r>
        <w:r w:rsidR="0033544D" w:rsidRPr="00742779">
          <w:delText>We</w:delText>
        </w:r>
      </w:del>
      <w:ins w:id="2780" w:author="Seth Oranburg" w:date="2026-03-07T09:50:00Z" w16du:dateUtc="2026-03-07T14:50:00Z">
        <w:r w:rsidR="0033544D" w:rsidRPr="00742779">
          <w:t>We</w:t>
        </w:r>
      </w:ins>
      <w:r w:rsidR="0033544D" w:rsidRPr="00742779">
        <w:t xml:space="preserve"> can now return to the four structural problems and assess what DAOs reveal about each.</w:t>
      </w:r>
    </w:p>
    <w:p w14:paraId="66DBC7FA" w14:textId="77777777" w:rsidR="0033544D" w:rsidRPr="00742779" w:rsidRDefault="0033544D" w:rsidP="000E54B1">
      <w:pPr>
        <w:pStyle w:val="Heading3"/>
        <w:rPr>
          <w:rFonts w:eastAsia="Times New Roman"/>
        </w:rPr>
      </w:pPr>
      <w:r w:rsidRPr="00742779">
        <w:rPr>
          <w:rFonts w:eastAsia="Times New Roman"/>
        </w:rPr>
        <w:t>The Four Problems Revisited</w:t>
      </w:r>
    </w:p>
    <w:p w14:paraId="1893B044" w14:textId="77777777" w:rsidR="0033544D" w:rsidRPr="00742779" w:rsidRDefault="00742779" w:rsidP="000E54B1">
      <w:pPr>
        <w:pPrChange w:id="2781" w:author="Seth Oranburg" w:date="2026-03-07T09:50:00Z" w16du:dateUtc="2026-03-07T14:50:00Z">
          <w:pPr>
            <w:pStyle w:val="NormalWeb"/>
          </w:pPr>
        </w:pPrChange>
      </w:pPr>
      <w:del w:id="2782" w:author="Seth Oranburg" w:date="2026-03-07T09:50:00Z" w16du:dateUtc="2026-03-07T14:50:00Z">
        <w:r w:rsidRPr="00742779">
          <w:rPr>
            <w:rStyle w:val="Strong"/>
            <w:rFonts w:ascii="ZWAdobeF" w:hAnsi="ZWAdobeF" w:cs="ZWAdobeF"/>
            <w:b w:val="0"/>
            <w:sz w:val="2"/>
            <w:szCs w:val="2"/>
          </w:rPr>
          <w:delText>1281B</w:delText>
        </w:r>
        <w:r w:rsidR="0033544D" w:rsidRPr="00742779">
          <w:rPr>
            <w:rStyle w:val="Strong"/>
          </w:rPr>
          <w:delText>Attribution</w:delText>
        </w:r>
      </w:del>
      <w:ins w:id="2783" w:author="Seth Oranburg" w:date="2026-03-07T09:50:00Z" w16du:dateUtc="2026-03-07T14:50:00Z">
        <w:r w:rsidR="0033544D" w:rsidRPr="00742779">
          <w:rPr>
            <w:rStyle w:val="Strong"/>
          </w:rPr>
          <w:t>Attribution</w:t>
        </w:r>
      </w:ins>
      <w:r w:rsidR="0033544D" w:rsidRPr="00742779">
        <w:rPr>
          <w:rStyle w:val="Strong"/>
        </w:rPr>
        <w:t xml:space="preserve"> is necessary for accountability.</w:t>
      </w:r>
      <w:r w:rsidR="0033544D" w:rsidRPr="00742779">
        <w:t xml:space="preserve"> When things go wrong, someone must answer. The legal system cannot accept </w:t>
      </w:r>
      <w:r w:rsidR="009F60D1" w:rsidRPr="00742779">
        <w:t>“</w:t>
      </w:r>
      <w:r w:rsidR="0033544D" w:rsidRPr="00742779">
        <w:t>the code did it</w:t>
      </w:r>
      <w:r w:rsidR="009F60D1" w:rsidRPr="00742779">
        <w:t>”</w:t>
      </w:r>
      <w:r w:rsidR="0033544D" w:rsidRPr="00742779">
        <w:t xml:space="preserve"> as a response, because code cannot be sanctioned, imprisoned, or made to pay damages. Courts and regulators will look for human actors: developers, token holders, delegates, multisig signers, interface operators. The </w:t>
      </w:r>
      <w:r w:rsidR="0033544D" w:rsidRPr="00742779">
        <w:rPr>
          <w:rStyle w:val="Emphasis"/>
        </w:rPr>
        <w:t>Ooki</w:t>
      </w:r>
      <w:r w:rsidR="0033544D" w:rsidRPr="00742779">
        <w:t xml:space="preserve"> case shows regulators targeting the DAO as an unincorporated association. The </w:t>
      </w:r>
      <w:r w:rsidR="0033544D" w:rsidRPr="00742779">
        <w:rPr>
          <w:rStyle w:val="Emphasis"/>
        </w:rPr>
        <w:t>Sarcuni</w:t>
      </w:r>
      <w:r w:rsidR="0033544D" w:rsidRPr="00742779">
        <w:t xml:space="preserve"> case shows plaintiffs targeting token holders as general partners. The SEC</w:t>
      </w:r>
      <w:r w:rsidR="009F60D1" w:rsidRPr="00742779">
        <w:t>’</w:t>
      </w:r>
      <w:r w:rsidR="0033544D" w:rsidRPr="00742779">
        <w:t xml:space="preserve">s ĐAO Report identifies </w:t>
      </w:r>
      <w:r w:rsidR="0033544D">
        <w:fldChar w:fldCharType="begin"/>
      </w:r>
      <w:r w:rsidR="0033544D">
        <w:instrText>HYPERLINK "https://Slock.it"</w:instrText>
      </w:r>
      <w:r w:rsidR="0033544D">
        <w:fldChar w:fldCharType="separate"/>
      </w:r>
      <w:r w:rsidR="0033544D" w:rsidRPr="00742779">
        <w:rPr>
          <w:rStyle w:val="Hyperlink"/>
          <w:color w:val="auto"/>
          <w:u w:val="none"/>
        </w:rPr>
        <w:t>Slock.it</w:t>
      </w:r>
      <w:r w:rsidR="0033544D">
        <w:fldChar w:fldCharType="end"/>
      </w:r>
      <w:r w:rsidR="0033544D" w:rsidRPr="00742779">
        <w:t xml:space="preserve"> and its founders as the persons responsible for the unregistered offering. In each case, someone was held accountable.</w:t>
      </w:r>
    </w:p>
    <w:p w14:paraId="74DDF080" w14:textId="77777777" w:rsidR="0033544D" w:rsidRPr="00742779" w:rsidRDefault="00742779" w:rsidP="000E54B1">
      <w:del w:id="2784" w:author="Seth Oranburg" w:date="2026-03-07T09:50:00Z" w16du:dateUtc="2026-03-07T14:50:00Z">
        <w:r w:rsidRPr="00742779">
          <w:rPr>
            <w:rStyle w:val="Strong"/>
            <w:rFonts w:ascii="ZWAdobeF" w:hAnsi="ZWAdobeF" w:cs="ZWAdobeF"/>
            <w:b w:val="0"/>
            <w:sz w:val="2"/>
            <w:szCs w:val="2"/>
          </w:rPr>
          <w:delText>1282B</w:delText>
        </w:r>
        <w:r w:rsidR="0033544D" w:rsidRPr="00742779">
          <w:rPr>
            <w:rStyle w:val="Strong"/>
          </w:rPr>
          <w:delText>Internal</w:delText>
        </w:r>
      </w:del>
      <w:ins w:id="2785" w:author="Seth Oranburg" w:date="2026-03-07T09:50:00Z" w16du:dateUtc="2026-03-07T14:50:00Z">
        <w:r w:rsidR="0033544D" w:rsidRPr="00742779">
          <w:rPr>
            <w:rStyle w:val="Strong"/>
          </w:rPr>
          <w:t>Internal</w:t>
        </w:r>
      </w:ins>
      <w:r w:rsidR="0033544D" w:rsidRPr="00742779">
        <w:rPr>
          <w:rStyle w:val="Strong"/>
        </w:rPr>
        <w:t xml:space="preserve"> governance requires more than code.</w:t>
      </w:r>
      <w:r w:rsidR="0033544D" w:rsidRPr="00742779">
        <w:t xml:space="preserve"> Smart contracts can implement voting rules, execute approved transactions, and manage treasury flows. They cannot resolve ambiguity, respond to unforeseen circumstances, or exercise judgment about contested values. Off-chain deliberation, human discretion, and traditional governance structures persist even in the most technically sophisticated DAOs. The concentration of voting power in large token holders and active delegates replicates the principal-agent problems of traditional organizations. Governance attacks demonstrate that algorithmic rules can be exploited. The code governs what it specifies. Everything else requires human judgment.</w:t>
      </w:r>
    </w:p>
    <w:p w14:paraId="01604980" w14:textId="77777777" w:rsidR="0033544D" w:rsidRPr="00742779" w:rsidRDefault="00742779" w:rsidP="000E54B1">
      <w:del w:id="2786" w:author="Seth Oranburg" w:date="2026-03-07T09:50:00Z" w16du:dateUtc="2026-03-07T14:50:00Z">
        <w:r w:rsidRPr="00742779">
          <w:rPr>
            <w:rStyle w:val="Strong"/>
            <w:rFonts w:ascii="ZWAdobeF" w:hAnsi="ZWAdobeF" w:cs="ZWAdobeF"/>
            <w:b w:val="0"/>
            <w:sz w:val="2"/>
            <w:szCs w:val="2"/>
          </w:rPr>
          <w:delText>1283B</w:delText>
        </w:r>
        <w:r w:rsidR="0033544D" w:rsidRPr="00742779">
          <w:rPr>
            <w:rStyle w:val="Strong"/>
          </w:rPr>
          <w:delText>Risk</w:delText>
        </w:r>
      </w:del>
      <w:ins w:id="2787" w:author="Seth Oranburg" w:date="2026-03-07T09:50:00Z" w16du:dateUtc="2026-03-07T14:50:00Z">
        <w:r w:rsidR="0033544D" w:rsidRPr="00742779">
          <w:rPr>
            <w:rStyle w:val="Strong"/>
          </w:rPr>
          <w:t>Risk</w:t>
        </w:r>
      </w:ins>
      <w:r w:rsidR="0033544D" w:rsidRPr="00742779">
        <w:rPr>
          <w:rStyle w:val="Strong"/>
        </w:rPr>
        <w:t xml:space="preserve"> allocation defaults to partnership when no wrapper is adopted.</w:t>
      </w:r>
      <w:r w:rsidR="0033544D" w:rsidRPr="00742779">
        <w:t xml:space="preserve"> Token holders who thought they were investors have been treated as partners with joint and several liability. Developers who thought they </w:t>
      </w:r>
      <w:r w:rsidR="0033544D" w:rsidRPr="00742779">
        <w:lastRenderedPageBreak/>
        <w:t>transferred control to the community have remained accountable for the protocol</w:t>
      </w:r>
      <w:r w:rsidR="009F60D1" w:rsidRPr="00742779">
        <w:t>’</w:t>
      </w:r>
      <w:r w:rsidR="0033544D" w:rsidRPr="00742779">
        <w:t>s conduct. Users who deposited assets in non-custodial protocols have lost everything when a single point of failure was compromised. The DAO</w:t>
      </w:r>
      <w:r w:rsidR="009F60D1" w:rsidRPr="00742779">
        <w:t>’</w:t>
      </w:r>
      <w:r w:rsidR="0033544D" w:rsidRPr="00742779">
        <w:t>s claim to allocate risk through code does not override the law</w:t>
      </w:r>
      <w:r w:rsidR="009F60D1" w:rsidRPr="00742779">
        <w:t>’</w:t>
      </w:r>
      <w:r w:rsidR="0033544D" w:rsidRPr="00742779">
        <w:t>s allocation of risk through default rules.</w:t>
      </w:r>
    </w:p>
    <w:p w14:paraId="65F075A9" w14:textId="77777777" w:rsidR="0033544D" w:rsidRPr="00742779" w:rsidRDefault="00742779" w:rsidP="000E54B1">
      <w:del w:id="2788" w:author="Seth Oranburg" w:date="2026-03-07T09:50:00Z" w16du:dateUtc="2026-03-07T14:50:00Z">
        <w:r w:rsidRPr="00742779">
          <w:rPr>
            <w:rStyle w:val="Strong"/>
            <w:rFonts w:ascii="ZWAdobeF" w:hAnsi="ZWAdobeF" w:cs="ZWAdobeF"/>
            <w:b w:val="0"/>
            <w:sz w:val="2"/>
            <w:szCs w:val="2"/>
          </w:rPr>
          <w:delText>1284B</w:delText>
        </w:r>
        <w:r w:rsidR="0033544D" w:rsidRPr="00742779">
          <w:rPr>
            <w:rStyle w:val="Strong"/>
          </w:rPr>
          <w:delText>Asset</w:delText>
        </w:r>
      </w:del>
      <w:ins w:id="2789" w:author="Seth Oranburg" w:date="2026-03-07T09:50:00Z" w16du:dateUtc="2026-03-07T14:50:00Z">
        <w:r w:rsidR="0033544D" w:rsidRPr="00742779">
          <w:rPr>
            <w:rStyle w:val="Strong"/>
          </w:rPr>
          <w:t>Asset</w:t>
        </w:r>
      </w:ins>
      <w:r w:rsidR="0033544D" w:rsidRPr="00742779">
        <w:rPr>
          <w:rStyle w:val="Strong"/>
        </w:rPr>
        <w:t xml:space="preserve"> partitioning requires legal recognition.</w:t>
      </w:r>
      <w:r w:rsidR="0033544D" w:rsidRPr="00742779">
        <w:t xml:space="preserve"> A treasury controlled by a smart contract is just a pool of cryptocurrency held at a blockchain address. Whether that pool constitutes entity property separate from the assets of individual participants depends on whether the law recognizes the DAO as an entity. Without registration, there may be no entity, and the treasury may be jointly owned by all token holders, with all the creditor-access implications that follow.</w:t>
      </w:r>
    </w:p>
    <w:p w14:paraId="54DEBD25" w14:textId="77777777" w:rsidR="0033544D" w:rsidRPr="00742779" w:rsidRDefault="0033544D" w:rsidP="000E54B1">
      <w:pPr>
        <w:pStyle w:val="Heading3"/>
        <w:rPr>
          <w:rFonts w:eastAsia="Times New Roman"/>
        </w:rPr>
      </w:pPr>
      <w:r w:rsidRPr="00742779">
        <w:rPr>
          <w:rFonts w:eastAsia="Times New Roman"/>
        </w:rPr>
        <w:t>Why No All-DAO World</w:t>
      </w:r>
    </w:p>
    <w:p w14:paraId="000B1733" w14:textId="77777777" w:rsidR="0033544D" w:rsidRPr="00742779" w:rsidRDefault="00742779" w:rsidP="000E54B1">
      <w:del w:id="2790" w:author="Seth Oranburg" w:date="2026-03-07T09:50:00Z" w16du:dateUtc="2026-03-07T14:50:00Z">
        <w:r w:rsidRPr="00742779">
          <w:rPr>
            <w:rFonts w:ascii="ZWAdobeF" w:hAnsi="ZWAdobeF" w:cs="ZWAdobeF"/>
            <w:sz w:val="2"/>
            <w:szCs w:val="2"/>
          </w:rPr>
          <w:delText>1285B</w:delText>
        </w:r>
        <w:r w:rsidR="0033544D" w:rsidRPr="00742779">
          <w:delText>If</w:delText>
        </w:r>
      </w:del>
      <w:ins w:id="2791" w:author="Seth Oranburg" w:date="2026-03-07T09:50:00Z" w16du:dateUtc="2026-03-07T14:50:00Z">
        <w:r w:rsidR="0033544D" w:rsidRPr="00742779">
          <w:t>If</w:t>
        </w:r>
      </w:ins>
      <w:r w:rsidR="0033544D" w:rsidRPr="00742779">
        <w:t xml:space="preserve"> private coordination through code were sufficient for scalable cooperation among strangers, we would expect DAOs to have replaced traditional organizational forms. The fact that they have not tells us something about what traditional forms provide.</w:t>
      </w:r>
    </w:p>
    <w:p w14:paraId="4485C270" w14:textId="77777777" w:rsidR="0033544D" w:rsidRPr="00742779" w:rsidRDefault="00742779" w:rsidP="000E54B1">
      <w:del w:id="2792" w:author="Seth Oranburg" w:date="2026-03-07T09:50:00Z" w16du:dateUtc="2026-03-07T14:50:00Z">
        <w:r w:rsidRPr="00742779">
          <w:rPr>
            <w:rStyle w:val="Strong"/>
            <w:rFonts w:ascii="ZWAdobeF" w:hAnsi="ZWAdobeF" w:cs="ZWAdobeF"/>
            <w:b w:val="0"/>
            <w:sz w:val="2"/>
            <w:szCs w:val="2"/>
          </w:rPr>
          <w:delText>1286B</w:delText>
        </w:r>
        <w:r w:rsidR="0033544D" w:rsidRPr="00742779">
          <w:rPr>
            <w:rStyle w:val="Strong"/>
          </w:rPr>
          <w:delText>Legibility</w:delText>
        </w:r>
      </w:del>
      <w:ins w:id="2793" w:author="Seth Oranburg" w:date="2026-03-07T09:50:00Z" w16du:dateUtc="2026-03-07T14:50:00Z">
        <w:r w:rsidR="0033544D" w:rsidRPr="00742779">
          <w:rPr>
            <w:rStyle w:val="Strong"/>
          </w:rPr>
          <w:t>Legibility</w:t>
        </w:r>
      </w:ins>
      <w:r w:rsidR="0033544D" w:rsidRPr="00742779">
        <w:rPr>
          <w:rStyle w:val="Strong"/>
        </w:rPr>
        <w:t xml:space="preserve"> for outsiders.</w:t>
      </w:r>
      <w:r w:rsidR="0033544D" w:rsidRPr="00742779">
        <w:t xml:space="preserve"> Third parties dealing with a DAO need to understand what they are dealing with. Who can bind the organization? What are its assets? Where can it be sued? Traditional organizational forms answer these questions through public filings, registered agents, and standardized legal categories. DAOs operating outside these frameworks impose verification costs on every counterparty.</w:t>
      </w:r>
    </w:p>
    <w:p w14:paraId="5A812465" w14:textId="77777777" w:rsidR="0033544D" w:rsidRPr="00742779" w:rsidRDefault="00742779" w:rsidP="000E54B1">
      <w:del w:id="2794" w:author="Seth Oranburg" w:date="2026-03-07T09:50:00Z" w16du:dateUtc="2026-03-07T14:50:00Z">
        <w:r w:rsidRPr="00742779">
          <w:rPr>
            <w:rStyle w:val="Strong"/>
            <w:rFonts w:ascii="ZWAdobeF" w:hAnsi="ZWAdobeF" w:cs="ZWAdobeF"/>
            <w:b w:val="0"/>
            <w:sz w:val="2"/>
            <w:szCs w:val="2"/>
          </w:rPr>
          <w:delText>1287B</w:delText>
        </w:r>
        <w:r w:rsidR="0033544D" w:rsidRPr="00742779">
          <w:rPr>
            <w:rStyle w:val="Strong"/>
          </w:rPr>
          <w:delText>Enforcement</w:delText>
        </w:r>
      </w:del>
      <w:ins w:id="2795" w:author="Seth Oranburg" w:date="2026-03-07T09:50:00Z" w16du:dateUtc="2026-03-07T14:50:00Z">
        <w:r w:rsidR="0033544D" w:rsidRPr="00742779">
          <w:rPr>
            <w:rStyle w:val="Strong"/>
          </w:rPr>
          <w:t>Enforcement</w:t>
        </w:r>
      </w:ins>
      <w:r w:rsidR="0033544D" w:rsidRPr="00742779">
        <w:rPr>
          <w:rStyle w:val="Strong"/>
        </w:rPr>
        <w:t xml:space="preserve"> against wrongdoing.</w:t>
      </w:r>
      <w:r w:rsidR="0033544D" w:rsidRPr="00742779">
        <w:t xml:space="preserve"> When a DAO</w:t>
      </w:r>
      <w:r w:rsidR="009F60D1" w:rsidRPr="00742779">
        <w:t>’</w:t>
      </w:r>
      <w:r w:rsidR="0033544D" w:rsidRPr="00742779">
        <w:t>s conduct causes harm, victims need recourse. Traditional enforcement mechanisms assume identifiable defendants, service of process at a known address, and assets that can be attached. DAOs that lack these features create enforcement gaps that ultimately fall on victims or on the legal system</w:t>
      </w:r>
      <w:r w:rsidR="009F60D1" w:rsidRPr="00742779">
        <w:t>’</w:t>
      </w:r>
      <w:r w:rsidR="0033544D" w:rsidRPr="00742779">
        <w:t>s ability to maintain order.</w:t>
      </w:r>
    </w:p>
    <w:p w14:paraId="275E18C6" w14:textId="77777777" w:rsidR="0033544D" w:rsidRPr="00742779" w:rsidRDefault="00742779" w:rsidP="000E54B1">
      <w:del w:id="2796" w:author="Seth Oranburg" w:date="2026-03-07T09:50:00Z" w16du:dateUtc="2026-03-07T14:50:00Z">
        <w:r w:rsidRPr="00742779">
          <w:rPr>
            <w:rStyle w:val="Strong"/>
            <w:rFonts w:ascii="ZWAdobeF" w:hAnsi="ZWAdobeF" w:cs="ZWAdobeF"/>
            <w:b w:val="0"/>
            <w:sz w:val="2"/>
            <w:szCs w:val="2"/>
          </w:rPr>
          <w:delText>1288B</w:delText>
        </w:r>
        <w:r w:rsidR="0033544D" w:rsidRPr="00742779">
          <w:rPr>
            <w:rStyle w:val="Strong"/>
          </w:rPr>
          <w:delText>Verification</w:delText>
        </w:r>
      </w:del>
      <w:ins w:id="2797" w:author="Seth Oranburg" w:date="2026-03-07T09:50:00Z" w16du:dateUtc="2026-03-07T14:50:00Z">
        <w:r w:rsidR="0033544D" w:rsidRPr="00742779">
          <w:rPr>
            <w:rStyle w:val="Strong"/>
          </w:rPr>
          <w:t>Verification</w:t>
        </w:r>
      </w:ins>
      <w:r w:rsidR="0033544D" w:rsidRPr="00742779">
        <w:rPr>
          <w:rStyle w:val="Strong"/>
        </w:rPr>
        <w:t xml:space="preserve"> of compliance.</w:t>
      </w:r>
      <w:r w:rsidR="0033544D" w:rsidRPr="00742779">
        <w:t xml:space="preserve"> Regulators need to know who is operating what activities. Registration requirements, licensing, and periodic reporting allow regulators to monitor compliance and intervene when violations occur. DAOs that operate anonymously and without registration cannot be effectively supervised.</w:t>
      </w:r>
    </w:p>
    <w:p w14:paraId="5FE934DA" w14:textId="77777777" w:rsidR="0033544D" w:rsidRPr="00742779" w:rsidRDefault="00742779" w:rsidP="000E54B1">
      <w:del w:id="2798" w:author="Seth Oranburg" w:date="2026-03-07T09:50:00Z" w16du:dateUtc="2026-03-07T14:50:00Z">
        <w:r w:rsidRPr="00742779">
          <w:rPr>
            <w:rStyle w:val="Strong"/>
            <w:rFonts w:ascii="ZWAdobeF" w:hAnsi="ZWAdobeF" w:cs="ZWAdobeF"/>
            <w:b w:val="0"/>
            <w:sz w:val="2"/>
            <w:szCs w:val="2"/>
          </w:rPr>
          <w:delText>1289B</w:delText>
        </w:r>
        <w:r w:rsidR="0033544D" w:rsidRPr="00742779">
          <w:rPr>
            <w:rStyle w:val="Strong"/>
          </w:rPr>
          <w:delText>Default</w:delText>
        </w:r>
      </w:del>
      <w:ins w:id="2799" w:author="Seth Oranburg" w:date="2026-03-07T09:50:00Z" w16du:dateUtc="2026-03-07T14:50:00Z">
        <w:r w:rsidR="0033544D" w:rsidRPr="00742779">
          <w:rPr>
            <w:rStyle w:val="Strong"/>
          </w:rPr>
          <w:t>Default</w:t>
        </w:r>
      </w:ins>
      <w:r w:rsidR="0033544D" w:rsidRPr="00742779">
        <w:rPr>
          <w:rStyle w:val="Strong"/>
        </w:rPr>
        <w:t xml:space="preserve"> rules for incomplete arrangements.</w:t>
      </w:r>
      <w:r w:rsidR="0033544D" w:rsidRPr="00742779">
        <w:t xml:space="preserve"> No agreement specifies every contingency. When disputes arise about matters the code does not address, there must be some source of default rules. Traditional organizational law provides those rules through statutes, case law, and fiduciary duties. DAOs </w:t>
      </w:r>
      <w:r w:rsidR="0033544D" w:rsidRPr="00742779">
        <w:lastRenderedPageBreak/>
        <w:t>that reject traditional law must either specify everything in code, which is impossible, or accept that disputes will be resolved by whatever legal system has jurisdiction, applying whatever default rules it deems appropriate.</w:t>
      </w:r>
    </w:p>
    <w:p w14:paraId="109D6FA2" w14:textId="77777777" w:rsidR="0033544D" w:rsidRPr="00742779" w:rsidRDefault="00742779" w:rsidP="000E54B1">
      <w:del w:id="2800" w:author="Seth Oranburg" w:date="2026-03-07T09:50:00Z" w16du:dateUtc="2026-03-07T14:50:00Z">
        <w:r w:rsidRPr="00742779">
          <w:rPr>
            <w:rFonts w:ascii="ZWAdobeF" w:hAnsi="ZWAdobeF" w:cs="ZWAdobeF"/>
            <w:sz w:val="2"/>
            <w:szCs w:val="2"/>
          </w:rPr>
          <w:delText>1290B</w:delText>
        </w:r>
        <w:r w:rsidR="0033544D" w:rsidRPr="00742779">
          <w:delText>The</w:delText>
        </w:r>
      </w:del>
      <w:ins w:id="2801" w:author="Seth Oranburg" w:date="2026-03-07T09:50:00Z" w16du:dateUtc="2026-03-07T14:50:00Z">
        <w:r w:rsidR="0033544D" w:rsidRPr="00742779">
          <w:t>The</w:t>
        </w:r>
      </w:ins>
      <w:r w:rsidR="0033544D" w:rsidRPr="00742779">
        <w:t xml:space="preserve"> all-DAO world proposition assumes that code can replace all these functions. The evidence of the past decade suggests otherwise.</w:t>
      </w:r>
    </w:p>
    <w:p w14:paraId="02D04491" w14:textId="77777777" w:rsidR="0033544D" w:rsidRPr="00742779" w:rsidRDefault="0033544D" w:rsidP="000E54B1">
      <w:pPr>
        <w:pStyle w:val="Heading3"/>
        <w:rPr>
          <w:rFonts w:eastAsia="Times New Roman"/>
        </w:rPr>
      </w:pPr>
      <w:r w:rsidRPr="00742779">
        <w:rPr>
          <w:rFonts w:eastAsia="Times New Roman"/>
        </w:rPr>
        <w:t>Why DAO Statutes Exist</w:t>
      </w:r>
    </w:p>
    <w:p w14:paraId="0AE31052" w14:textId="77777777" w:rsidR="0033544D" w:rsidRPr="00742779" w:rsidRDefault="00742779" w:rsidP="000E54B1">
      <w:del w:id="2802" w:author="Seth Oranburg" w:date="2026-03-07T09:50:00Z" w16du:dateUtc="2026-03-07T14:50:00Z">
        <w:r w:rsidRPr="00742779">
          <w:rPr>
            <w:rFonts w:ascii="ZWAdobeF" w:hAnsi="ZWAdobeF" w:cs="ZWAdobeF"/>
            <w:sz w:val="2"/>
            <w:szCs w:val="2"/>
          </w:rPr>
          <w:delText>1291B</w:delText>
        </w:r>
        <w:r w:rsidR="0033544D" w:rsidRPr="00742779">
          <w:delText>DAO</w:delText>
        </w:r>
      </w:del>
      <w:ins w:id="2803" w:author="Seth Oranburg" w:date="2026-03-07T09:50:00Z" w16du:dateUtc="2026-03-07T14:50:00Z">
        <w:r w:rsidR="0033544D" w:rsidRPr="00742779">
          <w:t>DAO</w:t>
        </w:r>
      </w:ins>
      <w:r w:rsidR="0033544D" w:rsidRPr="00742779">
        <w:t xml:space="preserve"> statutes exist because DAO participants discovered that operating outside the legal system created problems the technology could not solve. Without registration, DAOs face default classification as general partnerships, exposing token holders to unlimited personal liability. Without registered agents, service of process becomes uncertain, creating due process complications and enforcement difficulties. Without legal personality, DAOs cannot hold property in their own name, sue or be sued in their own name, or enter contracts that bind the organization rather than its individual members.</w:t>
      </w:r>
    </w:p>
    <w:p w14:paraId="43F5E29F" w14:textId="77777777" w:rsidR="0033544D" w:rsidRPr="00742779" w:rsidRDefault="00742779" w:rsidP="000E54B1">
      <w:del w:id="2804" w:author="Seth Oranburg" w:date="2026-03-07T09:50:00Z" w16du:dateUtc="2026-03-07T14:50:00Z">
        <w:r w:rsidRPr="00742779">
          <w:rPr>
            <w:rFonts w:ascii="ZWAdobeF" w:hAnsi="ZWAdobeF" w:cs="ZWAdobeF"/>
            <w:sz w:val="2"/>
            <w:szCs w:val="2"/>
          </w:rPr>
          <w:delText>1292B</w:delText>
        </w:r>
        <w:r w:rsidR="0033544D" w:rsidRPr="00742779">
          <w:delText>DAO</w:delText>
        </w:r>
      </w:del>
      <w:ins w:id="2805" w:author="Seth Oranburg" w:date="2026-03-07T09:50:00Z" w16du:dateUtc="2026-03-07T14:50:00Z">
        <w:r w:rsidR="0033544D" w:rsidRPr="00742779">
          <w:t>DAO</w:t>
        </w:r>
      </w:ins>
      <w:r w:rsidR="0033544D" w:rsidRPr="00742779">
        <w:t xml:space="preserve"> statutes solve these problems by providing what traditional organizational law has always provided: a legal interface between private arrangements and the public legal system. The existence of these statutes is itself evidence for this chapter</w:t>
      </w:r>
      <w:r w:rsidR="009F60D1" w:rsidRPr="00742779">
        <w:t>’</w:t>
      </w:r>
      <w:r w:rsidR="0033544D" w:rsidRPr="00742779">
        <w:t xml:space="preserve">s thesis. Legislatures enacted them not to validate </w:t>
      </w:r>
      <w:r w:rsidR="009F60D1" w:rsidRPr="00742779">
        <w:t>“</w:t>
      </w:r>
      <w:r w:rsidR="0033544D" w:rsidRPr="00742779">
        <w:t>code is law</w:t>
      </w:r>
      <w:r w:rsidR="009F60D1" w:rsidRPr="00742779">
        <w:t>”</w:t>
      </w:r>
      <w:r w:rsidR="0033544D" w:rsidRPr="00742779">
        <w:t xml:space="preserve"> but to extend to DAOs the same benefits that incorporation, LLC formation, and partnership registration provide to traditional organizations. The functions are the same. The technology is different.</w:t>
      </w:r>
    </w:p>
    <w:p w14:paraId="4B03CD83" w14:textId="77777777" w:rsidR="0033544D" w:rsidRPr="00742779" w:rsidRDefault="0033544D" w:rsidP="000E54B1">
      <w:pPr>
        <w:pStyle w:val="Heading3"/>
        <w:rPr>
          <w:rFonts w:eastAsia="Times New Roman"/>
        </w:rPr>
      </w:pPr>
      <w:r w:rsidRPr="00742779">
        <w:rPr>
          <w:rFonts w:eastAsia="Times New Roman"/>
        </w:rPr>
        <w:t>The Menu of Legal Technologies</w:t>
      </w:r>
    </w:p>
    <w:p w14:paraId="6BEFEA63" w14:textId="77777777" w:rsidR="0033544D" w:rsidRPr="00742779" w:rsidRDefault="00742779" w:rsidP="000E54B1">
      <w:del w:id="2806" w:author="Seth Oranburg" w:date="2026-03-07T09:50:00Z" w16du:dateUtc="2026-03-07T14:50:00Z">
        <w:r w:rsidRPr="00742779">
          <w:rPr>
            <w:rFonts w:ascii="ZWAdobeF" w:hAnsi="ZWAdobeF" w:cs="ZWAdobeF"/>
            <w:sz w:val="2"/>
            <w:szCs w:val="2"/>
          </w:rPr>
          <w:delText>1293B</w:delText>
        </w:r>
        <w:r w:rsidR="0033544D" w:rsidRPr="00742779">
          <w:delText>Chapter</w:delText>
        </w:r>
      </w:del>
      <w:ins w:id="2807" w:author="Seth Oranburg" w:date="2026-03-07T09:50:00Z" w16du:dateUtc="2026-03-07T14:50:00Z">
        <w:r w:rsidR="0033544D" w:rsidRPr="00742779">
          <w:t>Chapter</w:t>
        </w:r>
      </w:ins>
      <w:r w:rsidR="0033544D" w:rsidRPr="00742779">
        <w:t xml:space="preserve"> 1 introduced the idea that business law offers a menu of legal technologies, each providing different bundles of attributes for different environments. Sole proprietorships offer simplicity but no liability protection. Partnerships provide flexible governance but unlimited liability. Corporations provide centralized management and limited liability but require formal procedures. LLCs combine flexibility with liability protection.</w:t>
      </w:r>
    </w:p>
    <w:p w14:paraId="6DFFC2F6" w14:textId="77777777" w:rsidR="0033544D" w:rsidRPr="00742779" w:rsidRDefault="00742779" w:rsidP="000E54B1">
      <w:del w:id="2808" w:author="Seth Oranburg" w:date="2026-03-07T09:50:00Z" w16du:dateUtc="2026-03-07T14:50:00Z">
        <w:r w:rsidRPr="00742779">
          <w:rPr>
            <w:rFonts w:ascii="ZWAdobeF" w:hAnsi="ZWAdobeF" w:cs="ZWAdobeF"/>
            <w:sz w:val="2"/>
            <w:szCs w:val="2"/>
          </w:rPr>
          <w:delText>1294B</w:delText>
        </w:r>
        <w:r w:rsidR="0033544D" w:rsidRPr="00742779">
          <w:delText>DAO</w:delText>
        </w:r>
      </w:del>
      <w:ins w:id="2809" w:author="Seth Oranburg" w:date="2026-03-07T09:50:00Z" w16du:dateUtc="2026-03-07T14:50:00Z">
        <w:r w:rsidR="0033544D" w:rsidRPr="00742779">
          <w:t>DAO</w:t>
        </w:r>
      </w:ins>
      <w:r w:rsidR="0033544D" w:rsidRPr="00742779">
        <w:t xml:space="preserve"> statutes add another option to the menu. They offer limited liability, legal personality, and entity asset partitioning for organizations that conduct governance through smart contracts. They are not a replacement for traditional forms. They are an extension of the menu to cover organizations that operate in new ways.</w:t>
      </w:r>
    </w:p>
    <w:p w14:paraId="07E73FE5" w14:textId="77777777" w:rsidR="0033544D" w:rsidRPr="00742779" w:rsidRDefault="00742779" w:rsidP="000E54B1">
      <w:del w:id="2810" w:author="Seth Oranburg" w:date="2026-03-07T09:50:00Z" w16du:dateUtc="2026-03-07T14:50:00Z">
        <w:r w:rsidRPr="00742779">
          <w:rPr>
            <w:rFonts w:ascii="ZWAdobeF" w:hAnsi="ZWAdobeF" w:cs="ZWAdobeF"/>
            <w:sz w:val="2"/>
            <w:szCs w:val="2"/>
          </w:rPr>
          <w:delText>1295B</w:delText>
        </w:r>
        <w:r w:rsidR="0033544D" w:rsidRPr="00742779">
          <w:delText>The</w:delText>
        </w:r>
      </w:del>
      <w:ins w:id="2811" w:author="Seth Oranburg" w:date="2026-03-07T09:50:00Z" w16du:dateUtc="2026-03-07T14:50:00Z">
        <w:r w:rsidR="0033544D" w:rsidRPr="00742779">
          <w:t>The</w:t>
        </w:r>
      </w:ins>
      <w:r w:rsidR="0033544D" w:rsidRPr="00742779">
        <w:t xml:space="preserve"> menu analogy helps explain why some DAOs adopt legal wrappers and others do not. Organizations that interact extensively with the traditional legal system, that need to employ people, that contract with established </w:t>
      </w:r>
      <w:r w:rsidR="0033544D" w:rsidRPr="00742779">
        <w:lastRenderedPageBreak/>
        <w:t>counterparties, and that wish to limit participants</w:t>
      </w:r>
      <w:r w:rsidR="009F60D1" w:rsidRPr="00742779">
        <w:t>’</w:t>
      </w:r>
      <w:r w:rsidR="0033544D" w:rsidRPr="00742779">
        <w:t xml:space="preserve"> liability will find value in registration. Organizations that operate purely within the crypto ecosystem, that avoid traditional financial and commercial relationships, and that accept the default rules of partnership may find registration unnecessary.</w:t>
      </w:r>
    </w:p>
    <w:p w14:paraId="4D8AF6A7" w14:textId="77777777" w:rsidR="0033544D" w:rsidRPr="00742779" w:rsidRDefault="00742779" w:rsidP="000E54B1">
      <w:del w:id="2812" w:author="Seth Oranburg" w:date="2026-03-07T09:50:00Z" w16du:dateUtc="2026-03-07T14:50:00Z">
        <w:r w:rsidRPr="00742779">
          <w:rPr>
            <w:rFonts w:ascii="ZWAdobeF" w:hAnsi="ZWAdobeF" w:cs="ZWAdobeF"/>
            <w:sz w:val="2"/>
            <w:szCs w:val="2"/>
          </w:rPr>
          <w:delText>1296B</w:delText>
        </w:r>
        <w:r w:rsidR="0033544D" w:rsidRPr="00742779">
          <w:delText>But</w:delText>
        </w:r>
      </w:del>
      <w:ins w:id="2813" w:author="Seth Oranburg" w:date="2026-03-07T09:50:00Z" w16du:dateUtc="2026-03-07T14:50:00Z">
        <w:r w:rsidR="0033544D" w:rsidRPr="00742779">
          <w:t>But</w:t>
        </w:r>
      </w:ins>
      <w:r w:rsidR="0033544D" w:rsidRPr="00742779">
        <w:t xml:space="preserve"> the menu is not optional. Every DAO exists somewhere on the legal landscape. The question is not whether law applies, but which law applies and whether the DAO has made choices that optimize its position within the legal framework.</w:t>
      </w:r>
    </w:p>
    <w:p w14:paraId="672542ED" w14:textId="77777777" w:rsidR="0033544D" w:rsidRPr="00742779" w:rsidRDefault="0033544D" w:rsidP="000E54B1">
      <w:pPr>
        <w:pStyle w:val="Heading2"/>
        <w:rPr>
          <w:rFonts w:eastAsia="Times New Roman"/>
        </w:rPr>
      </w:pPr>
      <w:r w:rsidRPr="00742779">
        <w:rPr>
          <w:rFonts w:eastAsia="Times New Roman"/>
        </w:rPr>
        <w:t>Closing: When Code Cannot Replace Law</w:t>
      </w:r>
    </w:p>
    <w:p w14:paraId="1B856B45" w14:textId="77777777" w:rsidR="0033544D" w:rsidRPr="00742779" w:rsidRDefault="00742779" w:rsidP="000E54B1">
      <w:del w:id="2814" w:author="Seth Oranburg" w:date="2026-03-07T09:50:00Z" w16du:dateUtc="2026-03-07T14:50:00Z">
        <w:r w:rsidRPr="00742779">
          <w:rPr>
            <w:rFonts w:ascii="ZWAdobeF" w:hAnsi="ZWAdobeF" w:cs="ZWAdobeF"/>
            <w:sz w:val="2"/>
            <w:szCs w:val="2"/>
          </w:rPr>
          <w:delText>1297B</w:delText>
        </w:r>
        <w:r w:rsidR="0033544D" w:rsidRPr="00742779">
          <w:delText>This</w:delText>
        </w:r>
      </w:del>
      <w:ins w:id="2815" w:author="Seth Oranburg" w:date="2026-03-07T09:50:00Z" w16du:dateUtc="2026-03-07T14:50:00Z">
        <w:r w:rsidR="0033544D" w:rsidRPr="00742779">
          <w:t>This</w:t>
        </w:r>
      </w:ins>
      <w:r w:rsidR="0033544D" w:rsidRPr="00742779">
        <w:t xml:space="preserve"> chapter began with the proposition that code could replace law, that decentralized coordination through smart contracts could eliminate the need for business organizations, and that the technology would transcend the legal categories we have been studying.</w:t>
      </w:r>
    </w:p>
    <w:p w14:paraId="6871027E" w14:textId="77777777" w:rsidR="0033544D" w:rsidRPr="00742779" w:rsidRDefault="00742779" w:rsidP="000E54B1">
      <w:del w:id="2816" w:author="Seth Oranburg" w:date="2026-03-07T09:50:00Z" w16du:dateUtc="2026-03-07T14:50:00Z">
        <w:r w:rsidRPr="00742779">
          <w:rPr>
            <w:rFonts w:ascii="ZWAdobeF" w:hAnsi="ZWAdobeF" w:cs="ZWAdobeF"/>
            <w:sz w:val="2"/>
            <w:szCs w:val="2"/>
          </w:rPr>
          <w:delText>1298B</w:delText>
        </w:r>
        <w:r w:rsidR="0033544D" w:rsidRPr="00742779">
          <w:delText>The</w:delText>
        </w:r>
      </w:del>
      <w:ins w:id="2817" w:author="Seth Oranburg" w:date="2026-03-07T09:50:00Z" w16du:dateUtc="2026-03-07T14:50:00Z">
        <w:r w:rsidR="0033544D" w:rsidRPr="00742779">
          <w:t>The</w:t>
        </w:r>
      </w:ins>
      <w:r w:rsidR="0033544D" w:rsidRPr="00742779">
        <w:t xml:space="preserve"> proposition revealed its boundaries. DAOs have been classified as unincorporated associations and sued as entities. Their participants have been treated as general partners with personal liability. Their tokens have been deemed securities subject to registration requirements. Their treasury operations have triggered commodity futures and derivatives regulations. Their smart contracts, when immutable, have escaped sanctions, but only because no one owns them, which raises its own set of questions about governance and accountability.</w:t>
      </w:r>
    </w:p>
    <w:p w14:paraId="5279801A" w14:textId="77777777" w:rsidR="0033544D" w:rsidRPr="00742779" w:rsidRDefault="00742779" w:rsidP="000E54B1">
      <w:del w:id="2818" w:author="Seth Oranburg" w:date="2026-03-07T09:50:00Z" w16du:dateUtc="2026-03-07T14:50:00Z">
        <w:r w:rsidRPr="00742779">
          <w:rPr>
            <w:rFonts w:ascii="ZWAdobeF" w:hAnsi="ZWAdobeF" w:cs="ZWAdobeF"/>
            <w:sz w:val="2"/>
            <w:szCs w:val="2"/>
          </w:rPr>
          <w:delText>1299B</w:delText>
        </w:r>
        <w:r w:rsidR="0033544D" w:rsidRPr="00742779">
          <w:delText>The</w:delText>
        </w:r>
      </w:del>
      <w:ins w:id="2819" w:author="Seth Oranburg" w:date="2026-03-07T09:50:00Z" w16du:dateUtc="2026-03-07T14:50:00Z">
        <w:r w:rsidR="0033544D" w:rsidRPr="00742779">
          <w:t>The</w:t>
        </w:r>
      </w:ins>
      <w:r w:rsidR="0033544D" w:rsidRPr="00742779">
        <w:t xml:space="preserve"> four structural problems did not disappear. They manifested in new ways. Attribution became more difficult, not less, when conduct was distributed across anonymous token holders and autonomous code. Internal governance became more prone to manipulation when voting power was tradable and attackable. Risk allocation defaulted to partnership when no one bothered to adopt a limited-liability form. Asset partitioning remained unclear until registration created a legal entity that could own property in its own name.</w:t>
      </w:r>
    </w:p>
    <w:p w14:paraId="1A34479B" w14:textId="77777777" w:rsidR="0033544D" w:rsidRPr="00742779" w:rsidRDefault="00742779" w:rsidP="000E54B1">
      <w:del w:id="2820" w:author="Seth Oranburg" w:date="2026-03-07T09:50:00Z" w16du:dateUtc="2026-03-07T14:50:00Z">
        <w:r w:rsidRPr="00742779">
          <w:rPr>
            <w:rFonts w:ascii="ZWAdobeF" w:hAnsi="ZWAdobeF" w:cs="ZWAdobeF"/>
            <w:sz w:val="2"/>
            <w:szCs w:val="2"/>
          </w:rPr>
          <w:delText>1300B</w:delText>
        </w:r>
        <w:r w:rsidR="0033544D" w:rsidRPr="00742779">
          <w:delText>The</w:delText>
        </w:r>
      </w:del>
      <w:ins w:id="2821" w:author="Seth Oranburg" w:date="2026-03-07T09:50:00Z" w16du:dateUtc="2026-03-07T14:50:00Z">
        <w:r w:rsidR="0033544D" w:rsidRPr="00742779">
          <w:t>The</w:t>
        </w:r>
      </w:ins>
      <w:r w:rsidR="0033544D" w:rsidRPr="00742779">
        <w:t xml:space="preserve"> persistence of these problems reveals what business law actually does. It provides frameworks for accountability when human actors create structures that affect others. It supplies default rules for incomplete arrangements so that disputes can be resolved. It creates legal personality so that organizations can transact with the outside world. It offers liability protection so that participants can invest without risking everything they own.</w:t>
      </w:r>
    </w:p>
    <w:p w14:paraId="62ABB6D6" w14:textId="77777777" w:rsidR="0033544D" w:rsidRPr="00742779" w:rsidRDefault="00742779" w:rsidP="000E54B1">
      <w:del w:id="2822" w:author="Seth Oranburg" w:date="2026-03-07T09:50:00Z" w16du:dateUtc="2026-03-07T14:50:00Z">
        <w:r w:rsidRPr="00742779">
          <w:rPr>
            <w:rFonts w:ascii="ZWAdobeF" w:hAnsi="ZWAdobeF" w:cs="ZWAdobeF"/>
            <w:sz w:val="2"/>
            <w:szCs w:val="2"/>
          </w:rPr>
          <w:lastRenderedPageBreak/>
          <w:delText>1301B</w:delText>
        </w:r>
        <w:r w:rsidR="0033544D" w:rsidRPr="00742779">
          <w:delText>The</w:delText>
        </w:r>
      </w:del>
      <w:ins w:id="2823" w:author="Seth Oranburg" w:date="2026-03-07T09:50:00Z" w16du:dateUtc="2026-03-07T14:50:00Z">
        <w:r w:rsidR="0033544D" w:rsidRPr="00742779">
          <w:t>The</w:t>
        </w:r>
      </w:ins>
      <w:r w:rsidR="0033544D" w:rsidRPr="00742779">
        <w:t xml:space="preserve"> purpose questions we explored in earlier chapters reappear in DAO form. Who is a DAO for? Token holders? Users? A community? A mission? The shareholder-stakeholder debate from corporate law applies with modifications. Some DAOs frame themselves as serving token holders, who vote on governance and share in fee revenue. Others frame themselves as serving users, who benefit from the protocol</w:t>
      </w:r>
      <w:r w:rsidR="009F60D1" w:rsidRPr="00742779">
        <w:t>’</w:t>
      </w:r>
      <w:r w:rsidR="0033544D" w:rsidRPr="00742779">
        <w:t>s services regardless of whether they hold governance tokens. Still others frame themselves as serving a broader community or mission that transcends any particular constituency.</w:t>
      </w:r>
    </w:p>
    <w:p w14:paraId="70920C0D" w14:textId="77777777" w:rsidR="0033544D" w:rsidRPr="00742779" w:rsidRDefault="00742779" w:rsidP="000E54B1">
      <w:del w:id="2824" w:author="Seth Oranburg" w:date="2026-03-07T09:50:00Z" w16du:dateUtc="2026-03-07T14:50:00Z">
        <w:r w:rsidRPr="00742779">
          <w:rPr>
            <w:rFonts w:ascii="ZWAdobeF" w:hAnsi="ZWAdobeF" w:cs="ZWAdobeF"/>
            <w:sz w:val="2"/>
            <w:szCs w:val="2"/>
          </w:rPr>
          <w:delText>1302B</w:delText>
        </w:r>
        <w:r w:rsidR="0033544D" w:rsidRPr="00742779">
          <w:delText>The</w:delText>
        </w:r>
      </w:del>
      <w:ins w:id="2825" w:author="Seth Oranburg" w:date="2026-03-07T09:50:00Z" w16du:dateUtc="2026-03-07T14:50:00Z">
        <w:r w:rsidR="0033544D" w:rsidRPr="00742779">
          <w:t>The</w:t>
        </w:r>
      </w:ins>
      <w:r w:rsidR="0033544D" w:rsidRPr="00742779">
        <w:t xml:space="preserve"> nonprofit mission constraint from Chapter 6 offers one model. Nonprofits are legally constrained to pursue their stated charitable purposes, with fiduciary duties running to the mission rather than to private beneficiaries. Some DAOs adopt similar structures, organizing as nonprofit foundations that hold and manage protocol development in the public interest.</w:t>
      </w:r>
    </w:p>
    <w:p w14:paraId="2DE54689" w14:textId="77777777" w:rsidR="0033544D" w:rsidRPr="00742779" w:rsidRDefault="00742779" w:rsidP="000E54B1">
      <w:del w:id="2826" w:author="Seth Oranburg" w:date="2026-03-07T09:50:00Z" w16du:dateUtc="2026-03-07T14:50:00Z">
        <w:r w:rsidRPr="00742779">
          <w:rPr>
            <w:rFonts w:ascii="ZWAdobeF" w:hAnsi="ZWAdobeF" w:cs="ZWAdobeF"/>
            <w:sz w:val="2"/>
            <w:szCs w:val="2"/>
          </w:rPr>
          <w:delText>1303B</w:delText>
        </w:r>
        <w:r w:rsidR="0033544D" w:rsidRPr="00742779">
          <w:delText>But</w:delText>
        </w:r>
      </w:del>
      <w:ins w:id="2827" w:author="Seth Oranburg" w:date="2026-03-07T09:50:00Z" w16du:dateUtc="2026-03-07T14:50:00Z">
        <w:r w:rsidR="0033544D" w:rsidRPr="00742779">
          <w:t>But</w:t>
        </w:r>
      </w:ins>
      <w:r w:rsidR="0033544D" w:rsidRPr="00742779">
        <w:t xml:space="preserve"> DAOs also permit arrangements that do not fit neatly into the purpose frameworks we have studied. A protocol might serve its users without being owned by anyone in a traditional sense. Governance tokens might grant voting rights without creating a fiduciary relationship. The treasury might fund development without anyone having a residual claim on its assets.</w:t>
      </w:r>
    </w:p>
    <w:p w14:paraId="4FCFBA54" w14:textId="77777777" w:rsidR="0033544D" w:rsidRPr="00742779" w:rsidRDefault="00742779" w:rsidP="000E54B1">
      <w:del w:id="2828" w:author="Seth Oranburg" w:date="2026-03-07T09:50:00Z" w16du:dateUtc="2026-03-07T14:50:00Z">
        <w:r w:rsidRPr="00742779">
          <w:rPr>
            <w:rFonts w:ascii="ZWAdobeF" w:hAnsi="ZWAdobeF" w:cs="ZWAdobeF"/>
            <w:sz w:val="2"/>
            <w:szCs w:val="2"/>
          </w:rPr>
          <w:delText>1304B</w:delText>
        </w:r>
        <w:r w:rsidR="0033544D" w:rsidRPr="00742779">
          <w:delText>These</w:delText>
        </w:r>
      </w:del>
      <w:ins w:id="2829" w:author="Seth Oranburg" w:date="2026-03-07T09:50:00Z" w16du:dateUtc="2026-03-07T14:50:00Z">
        <w:r w:rsidR="0033544D" w:rsidRPr="00742779">
          <w:t>These</w:t>
        </w:r>
      </w:ins>
      <w:r w:rsidR="0033544D" w:rsidRPr="00742779">
        <w:t xml:space="preserve"> arrangements stress the traditional categories but do not eliminate the underlying questions. Who benefits when the organization succeeds? Who bears the loss when it fails? Who is accountable for its conduct? The technology changes how these questions manifest. Understanding when it cannot make them disappear is what this chapter has demonstrated.</w:t>
      </w:r>
    </w:p>
    <w:p w14:paraId="6F2C0A12" w14:textId="77777777" w:rsidR="0033544D" w:rsidRPr="00742779" w:rsidRDefault="0033544D" w:rsidP="000E54B1">
      <w:pPr>
        <w:pStyle w:val="Heading1"/>
        <w:rPr>
          <w:rFonts w:eastAsia="Times New Roman"/>
        </w:rPr>
      </w:pPr>
      <w:bookmarkStart w:id="2830" w:name="_Toc220771160"/>
      <w:r w:rsidRPr="00742779">
        <w:rPr>
          <w:rFonts w:eastAsia="Times New Roman"/>
        </w:rPr>
        <w:lastRenderedPageBreak/>
        <w:t>Chapter 8: Entity Selection</w:t>
      </w:r>
      <w:bookmarkEnd w:id="2830"/>
    </w:p>
    <w:p w14:paraId="078B416A" w14:textId="77777777" w:rsidR="00753506" w:rsidRDefault="00742779">
      <w:pPr>
        <w:pStyle w:val="Heading4"/>
        <w:rPr>
          <w:ins w:id="2831" w:author="Seth Oranburg" w:date="2026-03-07T09:50:00Z" w16du:dateUtc="2026-03-07T14:50:00Z"/>
        </w:rPr>
      </w:pPr>
      <w:del w:id="2832" w:author="Seth Oranburg" w:date="2026-03-07T09:50:00Z" w16du:dateUtc="2026-03-07T14:50:00Z">
        <w:r w:rsidRPr="00742779">
          <w:rPr>
            <w:rFonts w:ascii="ZWAdobeF" w:hAnsi="ZWAdobeF" w:cs="ZWAdobeF"/>
            <w:sz w:val="2"/>
            <w:szCs w:val="2"/>
          </w:rPr>
          <w:delText>1305B</w:delText>
        </w:r>
        <w:r w:rsidR="0033544D" w:rsidRPr="00742779">
          <w:delText>Zeeva</w:delText>
        </w:r>
      </w:del>
      <w:ins w:id="2833" w:author="Seth Oranburg" w:date="2026-03-07T09:50:00Z" w16du:dateUtc="2026-03-07T14:50:00Z">
        <w:r w:rsidR="0059744E">
          <w:t>Learning Objectives</w:t>
        </w:r>
      </w:ins>
    </w:p>
    <w:p w14:paraId="04593024" w14:textId="77777777" w:rsidR="00753506" w:rsidRDefault="0059744E">
      <w:pPr>
        <w:rPr>
          <w:ins w:id="2834" w:author="Seth Oranburg" w:date="2026-03-07T09:50:00Z" w16du:dateUtc="2026-03-07T14:50:00Z"/>
        </w:rPr>
      </w:pPr>
      <w:ins w:id="2835" w:author="Seth Oranburg" w:date="2026-03-07T09:50:00Z" w16du:dateUtc="2026-03-07T14:50:00Z">
        <w:r>
          <w:t>1. Analyze how the Four Problems framework guides entity selection decisions for a new or growing business.</w:t>
        </w:r>
      </w:ins>
    </w:p>
    <w:p w14:paraId="6C988421" w14:textId="77777777" w:rsidR="00753506" w:rsidRDefault="0059744E">
      <w:pPr>
        <w:rPr>
          <w:ins w:id="2836" w:author="Seth Oranburg" w:date="2026-03-07T09:50:00Z" w16du:dateUtc="2026-03-07T14:50:00Z"/>
        </w:rPr>
      </w:pPr>
      <w:ins w:id="2837" w:author="Seth Oranburg" w:date="2026-03-07T09:50:00Z" w16du:dateUtc="2026-03-07T14:50:00Z">
        <w:r>
          <w:t>2. Compare the liability, governance, tax, and transferability profiles of partnerships, LLCs, corporations, and nonprofits.</w:t>
        </w:r>
      </w:ins>
    </w:p>
    <w:p w14:paraId="3211E8E4" w14:textId="77777777" w:rsidR="00753506" w:rsidRDefault="0059744E">
      <w:pPr>
        <w:rPr>
          <w:ins w:id="2838" w:author="Seth Oranburg" w:date="2026-03-07T09:50:00Z" w16du:dateUtc="2026-03-07T14:50:00Z"/>
        </w:rPr>
      </w:pPr>
      <w:ins w:id="2839" w:author="Seth Oranburg" w:date="2026-03-07T09:50:00Z" w16du:dateUtc="2026-03-07T14:50:00Z">
        <w:r>
          <w:t>3. Evaluate the role of investor expectations, tax treatment, and mission in driving entity form choices.</w:t>
        </w:r>
      </w:ins>
    </w:p>
    <w:p w14:paraId="742032E4" w14:textId="77777777" w:rsidR="00753506" w:rsidRDefault="0059744E">
      <w:pPr>
        <w:rPr>
          <w:ins w:id="2840" w:author="Seth Oranburg" w:date="2026-03-07T09:50:00Z" w16du:dateUtc="2026-03-07T14:50:00Z"/>
        </w:rPr>
      </w:pPr>
      <w:ins w:id="2841" w:author="Seth Oranburg" w:date="2026-03-07T09:50:00Z" w16du:dateUtc="2026-03-07T14:50:00Z">
        <w:r>
          <w:t>4. Apply the entity selection framework to a multi-entity business with diverse investor and operational needs.</w:t>
        </w:r>
      </w:ins>
    </w:p>
    <w:p w14:paraId="124D3A49" w14:textId="77777777" w:rsidR="0033544D" w:rsidRPr="00742779" w:rsidRDefault="0033544D" w:rsidP="000E54B1">
      <w:ins w:id="2842" w:author="Seth Oranburg" w:date="2026-03-07T09:50:00Z" w16du:dateUtc="2026-03-07T14:50:00Z">
        <w:r w:rsidRPr="00742779">
          <w:t>Zeeva</w:t>
        </w:r>
      </w:ins>
      <w:r w:rsidRPr="00742779">
        <w:t xml:space="preserve"> sits across from her lawyer, Rachel, with a stack of documents on the table between them. Two years after starting a construction partnership with Sammy, the business has evolved in ways they never anticipated. Rachel listens as Zeeva describes four distinct opportunities, each pulling her in different directions.</w:t>
      </w:r>
    </w:p>
    <w:p w14:paraId="37C1B3C0" w14:textId="77777777" w:rsidR="0033544D" w:rsidRPr="00742779" w:rsidRDefault="00742779" w:rsidP="000E54B1">
      <w:del w:id="2843" w:author="Seth Oranburg" w:date="2026-03-07T09:50:00Z" w16du:dateUtc="2026-03-07T14:50:00Z">
        <w:r w:rsidRPr="00742779">
          <w:rPr>
            <w:rFonts w:ascii="ZWAdobeF" w:hAnsi="ZWAdobeF" w:cs="ZWAdobeF"/>
            <w:sz w:val="2"/>
            <w:szCs w:val="2"/>
          </w:rPr>
          <w:delText>1306B</w:delText>
        </w:r>
        <w:r w:rsidR="0033544D" w:rsidRPr="00742779">
          <w:delText>First</w:delText>
        </w:r>
      </w:del>
      <w:ins w:id="2844" w:author="Seth Oranburg" w:date="2026-03-07T09:50:00Z" w16du:dateUtc="2026-03-07T14:50:00Z">
        <w:r w:rsidR="0033544D" w:rsidRPr="00742779">
          <w:t>First</w:t>
        </w:r>
      </w:ins>
      <w:r w:rsidR="0033544D" w:rsidRPr="00742779">
        <w:t>, there</w:t>
      </w:r>
      <w:r w:rsidR="009F60D1" w:rsidRPr="00742779">
        <w:t>’</w:t>
      </w:r>
      <w:r w:rsidR="0033544D" w:rsidRPr="00742779">
        <w:t>s the operating construction business that started it all. That venture now employs twelve people and bids on projects worth hundreds of thousands of dollars. Zeeva and Sammy share profits equally and make major decisions together, but they never filed anything to create the partnership.</w:t>
      </w:r>
    </w:p>
    <w:p w14:paraId="1D198D31" w14:textId="77777777" w:rsidR="0033544D" w:rsidRPr="00742779" w:rsidRDefault="00742779" w:rsidP="000E54B1">
      <w:del w:id="2845" w:author="Seth Oranburg" w:date="2026-03-07T09:50:00Z" w16du:dateUtc="2026-03-07T14:50:00Z">
        <w:r w:rsidRPr="00742779">
          <w:rPr>
            <w:rFonts w:ascii="ZWAdobeF" w:hAnsi="ZWAdobeF" w:cs="ZWAdobeF"/>
            <w:sz w:val="2"/>
            <w:szCs w:val="2"/>
          </w:rPr>
          <w:delText>1307B</w:delText>
        </w:r>
        <w:r w:rsidR="0033544D" w:rsidRPr="00742779">
          <w:delText>Second</w:delText>
        </w:r>
      </w:del>
      <w:ins w:id="2846" w:author="Seth Oranburg" w:date="2026-03-07T09:50:00Z" w16du:dateUtc="2026-03-07T14:50:00Z">
        <w:r w:rsidR="0033544D" w:rsidRPr="00742779">
          <w:t>Second</w:t>
        </w:r>
      </w:ins>
      <w:r w:rsidR="0033544D" w:rsidRPr="00742779">
        <w:t>, Sammy wants to bring in outside investment. Marcus runs a real estate fund and wants to put $2 million into their commercial renovation work. Marcus expects board representation, quarterly financial reports, and detailed contractual protections for his capital. He expects governance arrangements that venture investors recognize.</w:t>
      </w:r>
    </w:p>
    <w:p w14:paraId="784A4C5E" w14:textId="77777777" w:rsidR="0033544D" w:rsidRPr="00742779" w:rsidRDefault="00742779" w:rsidP="000E54B1">
      <w:del w:id="2847" w:author="Seth Oranburg" w:date="2026-03-07T09:50:00Z" w16du:dateUtc="2026-03-07T14:50:00Z">
        <w:r w:rsidRPr="00742779">
          <w:rPr>
            <w:rFonts w:ascii="ZWAdobeF" w:hAnsi="ZWAdobeF" w:cs="ZWAdobeF"/>
            <w:sz w:val="2"/>
            <w:szCs w:val="2"/>
          </w:rPr>
          <w:delText>1308B</w:delText>
        </w:r>
        <w:r w:rsidR="0033544D" w:rsidRPr="00742779">
          <w:delText>Third</w:delText>
        </w:r>
      </w:del>
      <w:ins w:id="2848" w:author="Seth Oranburg" w:date="2026-03-07T09:50:00Z" w16du:dateUtc="2026-03-07T14:50:00Z">
        <w:r w:rsidR="0033544D" w:rsidRPr="00742779">
          <w:t>Third</w:t>
        </w:r>
      </w:ins>
      <w:r w:rsidR="0033544D" w:rsidRPr="00742779">
        <w:t>, a nonprofit community development corporation wants to hire them for a mixed-use affordable housing project. The nonprofit insists on proof of organizational capacity and substantial insurance. They want to contract with an entity that will exist a year from now, not an informal arrangement that dissolves if one partner walks away.</w:t>
      </w:r>
    </w:p>
    <w:p w14:paraId="55609B7F" w14:textId="77777777" w:rsidR="0033544D" w:rsidRPr="00742779" w:rsidRDefault="00742779" w:rsidP="000E54B1">
      <w:del w:id="2849" w:author="Seth Oranburg" w:date="2026-03-07T09:50:00Z" w16du:dateUtc="2026-03-07T14:50:00Z">
        <w:r w:rsidRPr="00742779">
          <w:rPr>
            <w:rFonts w:ascii="ZWAdobeF" w:hAnsi="ZWAdobeF" w:cs="ZWAdobeF"/>
            <w:sz w:val="2"/>
            <w:szCs w:val="2"/>
          </w:rPr>
          <w:delText>1309B</w:delText>
        </w:r>
        <w:r w:rsidR="0033544D" w:rsidRPr="00742779">
          <w:delText>Fourth</w:delText>
        </w:r>
      </w:del>
      <w:ins w:id="2850" w:author="Seth Oranburg" w:date="2026-03-07T09:50:00Z" w16du:dateUtc="2026-03-07T14:50:00Z">
        <w:r w:rsidR="0033544D" w:rsidRPr="00742779">
          <w:t>Fourth</w:t>
        </w:r>
      </w:ins>
      <w:r w:rsidR="0033544D" w:rsidRPr="00742779">
        <w:t>, Sammy</w:t>
      </w:r>
      <w:r w:rsidR="009F60D1" w:rsidRPr="00742779">
        <w:t>’</w:t>
      </w:r>
      <w:r w:rsidR="0033544D" w:rsidRPr="00742779">
        <w:t>s wife Priya has built a software platform that matches contractors with clients. She wants to launch it as a marketplace owned by its users, with governance through token-based voting. She envisions a decentralized structure where participants share control without creating a traditional corporate hierarchy.</w:t>
      </w:r>
    </w:p>
    <w:p w14:paraId="763A3FCF" w14:textId="77777777" w:rsidR="0033544D" w:rsidRPr="00742779" w:rsidRDefault="00742779" w:rsidP="000E54B1">
      <w:del w:id="2851" w:author="Seth Oranburg" w:date="2026-03-07T09:50:00Z" w16du:dateUtc="2026-03-07T14:50:00Z">
        <w:r w:rsidRPr="00742779">
          <w:rPr>
            <w:rFonts w:ascii="ZWAdobeF" w:hAnsi="ZWAdobeF" w:cs="ZWAdobeF"/>
            <w:sz w:val="2"/>
            <w:szCs w:val="2"/>
          </w:rPr>
          <w:lastRenderedPageBreak/>
          <w:delText>1310B</w:delText>
        </w:r>
        <w:r w:rsidR="0033544D" w:rsidRPr="00742779">
          <w:delText>Rachel</w:delText>
        </w:r>
      </w:del>
      <w:ins w:id="2852" w:author="Seth Oranburg" w:date="2026-03-07T09:50:00Z" w16du:dateUtc="2026-03-07T14:50:00Z">
        <w:r w:rsidR="0033544D" w:rsidRPr="00742779">
          <w:t>Rachel</w:t>
        </w:r>
      </w:ins>
      <w:r w:rsidR="0033544D" w:rsidRPr="00742779">
        <w:t xml:space="preserve"> puts down her pen. </w:t>
      </w:r>
      <w:r w:rsidR="009F60D1" w:rsidRPr="00742779">
        <w:t>“</w:t>
      </w:r>
      <w:r w:rsidR="0033544D" w:rsidRPr="00742779">
        <w:t>You</w:t>
      </w:r>
      <w:r w:rsidR="009F60D1" w:rsidRPr="00742779">
        <w:t>’</w:t>
      </w:r>
      <w:r w:rsidR="0033544D" w:rsidRPr="00742779">
        <w:t>re not asking me to choose one form for one business. You</w:t>
      </w:r>
      <w:r w:rsidR="009F60D1" w:rsidRPr="00742779">
        <w:t>’</w:t>
      </w:r>
      <w:r w:rsidR="0033544D" w:rsidRPr="00742779">
        <w:t>re asking how to separate activities that demand incompatible commitments.</w:t>
      </w:r>
      <w:r w:rsidR="009F60D1" w:rsidRPr="00742779">
        <w:t>”</w:t>
      </w:r>
    </w:p>
    <w:p w14:paraId="33AEDEE3" w14:textId="77777777" w:rsidR="0033544D" w:rsidRPr="00742779" w:rsidRDefault="0033544D" w:rsidP="000E54B1">
      <w:pPr>
        <w:pStyle w:val="Heading2"/>
        <w:rPr>
          <w:rFonts w:eastAsia="Times New Roman"/>
        </w:rPr>
      </w:pPr>
      <w:r w:rsidRPr="00742779">
        <w:rPr>
          <w:rFonts w:eastAsia="Times New Roman"/>
        </w:rPr>
        <w:t>The Core Selection Problem</w:t>
      </w:r>
    </w:p>
    <w:p w14:paraId="56A97983" w14:textId="77777777" w:rsidR="0033544D" w:rsidRPr="00742779" w:rsidRDefault="00742779" w:rsidP="000E54B1">
      <w:pPr>
        <w:pPrChange w:id="2853" w:author="Seth Oranburg" w:date="2026-03-07T09:50:00Z" w16du:dateUtc="2026-03-07T14:50:00Z">
          <w:pPr>
            <w:pStyle w:val="NormalWeb"/>
          </w:pPr>
        </w:pPrChange>
      </w:pPr>
      <w:del w:id="2854" w:author="Seth Oranburg" w:date="2026-03-07T09:50:00Z" w16du:dateUtc="2026-03-07T14:50:00Z">
        <w:r w:rsidRPr="00742779">
          <w:rPr>
            <w:rFonts w:ascii="ZWAdobeF" w:hAnsi="ZWAdobeF" w:cs="ZWAdobeF"/>
            <w:sz w:val="2"/>
            <w:szCs w:val="2"/>
          </w:rPr>
          <w:delText>1311B</w:delText>
        </w:r>
        <w:r w:rsidR="0033544D" w:rsidRPr="00742779">
          <w:delText>Entity</w:delText>
        </w:r>
      </w:del>
      <w:ins w:id="2855" w:author="Seth Oranburg" w:date="2026-03-07T09:50:00Z" w16du:dateUtc="2026-03-07T14:50:00Z">
        <w:r w:rsidR="0033544D" w:rsidRPr="00742779">
          <w:t>Entity</w:t>
        </w:r>
      </w:ins>
      <w:r w:rsidR="0033544D" w:rsidRPr="00742779">
        <w:t xml:space="preserve"> selection solves a coordination problem that contract alone cannot solve.</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rsidRPr="00742779">
        <w:t xml:space="preserve"> When Zeeva and Sammy began working together, they became general partners whether they intended to or not.</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rsidRPr="00742779">
        <w:t xml:space="preserve"> The law supplied a complete set of default rules about who can bind the venture,</w:t>
      </w:r>
      <w:r w:rsidR="0033544D">
        <w:fldChar w:fldCharType="begin"/>
      </w:r>
      <w:r w:rsidR="0033544D">
        <w:instrText>HYPERLINK \l "fn155-11647" \o "Jump to citation"</w:instrText>
      </w:r>
      <w:r w:rsidR="0033544D">
        <w:fldChar w:fldCharType="separate"/>
      </w:r>
      <w:r w:rsidR="0033544D" w:rsidRPr="00742779">
        <w:rPr>
          <w:rStyle w:val="Hyperlink"/>
          <w:color w:val="auto"/>
          <w:u w:val="none"/>
        </w:rPr>
        <w:t>[155</w:t>
      </w:r>
      <w:r w:rsidR="00FA601A" w:rsidRPr="00742779">
        <w:rPr>
          <w:rStyle w:val="Hyperlink"/>
          <w:color w:val="auto"/>
          <w:u w:val="none"/>
        </w:rPr>
        <w:t>]</w:t>
      </w:r>
      <w:r w:rsidR="0033544D">
        <w:fldChar w:fldCharType="end"/>
      </w:r>
      <w:r w:rsidR="0033544D" w:rsidRPr="00742779">
        <w:t xml:space="preserve"> how decisions get made,</w:t>
      </w:r>
      <w:r w:rsidR="0033544D">
        <w:fldChar w:fldCharType="begin"/>
      </w:r>
      <w:r w:rsidR="0033544D">
        <w:instrText>HYPERLINK \l "fn156-11647" \o "Jump to citation"</w:instrText>
      </w:r>
      <w:r w:rsidR="0033544D">
        <w:fldChar w:fldCharType="separate"/>
      </w:r>
      <w:r w:rsidR="0033544D" w:rsidRPr="00742779">
        <w:rPr>
          <w:rStyle w:val="Hyperlink"/>
          <w:color w:val="auto"/>
          <w:u w:val="none"/>
        </w:rPr>
        <w:t>[156</w:t>
      </w:r>
      <w:r w:rsidR="00FA601A" w:rsidRPr="00742779">
        <w:rPr>
          <w:rStyle w:val="Hyperlink"/>
          <w:color w:val="auto"/>
          <w:u w:val="none"/>
        </w:rPr>
        <w:t>]</w:t>
      </w:r>
      <w:r w:rsidR="0033544D">
        <w:fldChar w:fldCharType="end"/>
      </w:r>
      <w:r w:rsidR="0033544D" w:rsidRPr="00742779">
        <w:t xml:space="preserve"> and whose assets are exposed to venture liabilities.</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r w:rsidR="0033544D" w:rsidRPr="00742779">
        <w:t xml:space="preserve"> Those rules work well enough for two people running small projects together. They become increasingly unstable as the venture scales, adds complexity, or tries to make commitments to outsiders who need predictable governance and credible asset boundaries.</w:t>
      </w:r>
    </w:p>
    <w:p w14:paraId="3EA788A2" w14:textId="77777777" w:rsidR="0033544D" w:rsidRPr="00742779" w:rsidRDefault="00742779" w:rsidP="000E54B1">
      <w:del w:id="2856" w:author="Seth Oranburg" w:date="2026-03-07T09:50:00Z" w16du:dateUtc="2026-03-07T14:50:00Z">
        <w:r w:rsidRPr="00742779">
          <w:rPr>
            <w:rFonts w:ascii="ZWAdobeF" w:hAnsi="ZWAdobeF" w:cs="ZWAdobeF"/>
            <w:sz w:val="2"/>
            <w:szCs w:val="2"/>
          </w:rPr>
          <w:delText>1312B</w:delText>
        </w:r>
        <w:r w:rsidR="0033544D" w:rsidRPr="00742779">
          <w:delText>The</w:delText>
        </w:r>
      </w:del>
      <w:ins w:id="2857" w:author="Seth Oranburg" w:date="2026-03-07T09:50:00Z" w16du:dateUtc="2026-03-07T14:50:00Z">
        <w:r w:rsidR="0033544D" w:rsidRPr="00742779">
          <w:t>The</w:t>
        </w:r>
      </w:ins>
      <w:r w:rsidR="0033544D" w:rsidRPr="00742779">
        <w:t xml:space="preserve"> selection problem arises because different opportunities require making different commitments credible. An operating business that employs people and signs supplier contracts needs clear authority rules so counterparties know whose signature binds the firm. An investment transaction requires governance structures that protect capital providers from founder opportunism once the money is committed. A nonprofit project demands mission lock that survives founder departure and makes charitable purpose enforceable. A decentralized platform needs legal personality for contracting while preserving distributed governance that participants trust.</w:t>
      </w:r>
    </w:p>
    <w:p w14:paraId="3C3173DC" w14:textId="77777777" w:rsidR="0033544D" w:rsidRPr="00742779" w:rsidRDefault="00742779" w:rsidP="000E54B1">
      <w:pPr>
        <w:pPrChange w:id="2858" w:author="Seth Oranburg" w:date="2026-03-07T09:50:00Z" w16du:dateUtc="2026-03-07T14:50:00Z">
          <w:pPr>
            <w:pStyle w:val="NormalWeb"/>
          </w:pPr>
        </w:pPrChange>
      </w:pPr>
      <w:del w:id="2859" w:author="Seth Oranburg" w:date="2026-03-07T09:50:00Z" w16du:dateUtc="2026-03-07T14:50:00Z">
        <w:r w:rsidRPr="00742779">
          <w:rPr>
            <w:rFonts w:ascii="ZWAdobeF" w:hAnsi="ZWAdobeF" w:cs="ZWAdobeF"/>
            <w:sz w:val="2"/>
            <w:szCs w:val="2"/>
          </w:rPr>
          <w:delText>1313B</w:delText>
        </w:r>
        <w:r w:rsidR="0033544D" w:rsidRPr="00742779">
          <w:delText>No</w:delText>
        </w:r>
      </w:del>
      <w:ins w:id="2860" w:author="Seth Oranburg" w:date="2026-03-07T09:50:00Z" w16du:dateUtc="2026-03-07T14:50:00Z">
        <w:r w:rsidR="0033544D" w:rsidRPr="00742779">
          <w:t>No</w:t>
        </w:r>
      </w:ins>
      <w:r w:rsidR="0033544D" w:rsidRPr="00742779">
        <w:t xml:space="preserve"> single entity form solves all these problems simultaneously. Corporate form provides standardized governance and centralized decision-making, but that centralization is exactly what a decentralized platform seeks to avoid.</w:t>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r w:rsidR="0033544D" w:rsidRPr="00742779">
        <w:t xml:space="preserve"> Partnership form provides operational flexibility,</w:t>
      </w:r>
      <w:r w:rsidR="0033544D">
        <w:fldChar w:fldCharType="begin"/>
      </w:r>
      <w:r w:rsidR="0033544D">
        <w:instrText>HYPERLINK \l "fn155-11647" \o "Jump to citation"</w:instrText>
      </w:r>
      <w:r w:rsidR="0033544D">
        <w:fldChar w:fldCharType="separate"/>
      </w:r>
      <w:r w:rsidR="0033544D" w:rsidRPr="00742779">
        <w:rPr>
          <w:rStyle w:val="Hyperlink"/>
          <w:color w:val="auto"/>
          <w:u w:val="none"/>
        </w:rPr>
        <w:t>[155</w:t>
      </w:r>
      <w:r w:rsidR="00FA601A" w:rsidRPr="00742779">
        <w:rPr>
          <w:rStyle w:val="Hyperlink"/>
          <w:color w:val="auto"/>
          <w:u w:val="none"/>
        </w:rPr>
        <w:t>]</w:t>
      </w:r>
      <w:r w:rsidR="0033544D">
        <w:fldChar w:fldCharType="end"/>
      </w:r>
      <w:r w:rsidR="0033544D" w:rsidRPr="00742779">
        <w:t xml:space="preserve"> but mutual agency and unlimited liability become liabilities rather than features once the venture needs to reassure sophisticated investors or counterparties.</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r w:rsidR="0033544D" w:rsidRPr="00742779">
        <w:t xml:space="preserve"> LLC form offers contractual freedom to customize governance, but that freedom requires actually drafting the agreements that will govern when founders conflict. Nonprofit form makes mission lock credible through the nondistribution constraint, but that constraint makes the form unsuitable for ventures where participants expect to extract residual value.</w:t>
      </w:r>
    </w:p>
    <w:p w14:paraId="5036A3ED" w14:textId="77777777" w:rsidR="0033544D" w:rsidRPr="00742779" w:rsidRDefault="00742779" w:rsidP="000E54B1">
      <w:del w:id="2861" w:author="Seth Oranburg" w:date="2026-03-07T09:50:00Z" w16du:dateUtc="2026-03-07T14:50:00Z">
        <w:r w:rsidRPr="00742779">
          <w:rPr>
            <w:rFonts w:ascii="ZWAdobeF" w:hAnsi="ZWAdobeF" w:cs="ZWAdobeF"/>
            <w:sz w:val="2"/>
            <w:szCs w:val="2"/>
          </w:rPr>
          <w:delText>1314B</w:delText>
        </w:r>
        <w:r w:rsidR="0033544D" w:rsidRPr="00742779">
          <w:delText>The</w:delText>
        </w:r>
      </w:del>
      <w:ins w:id="2862" w:author="Seth Oranburg" w:date="2026-03-07T09:50:00Z" w16du:dateUtc="2026-03-07T14:50:00Z">
        <w:r w:rsidR="0033544D" w:rsidRPr="00742779">
          <w:t>The</w:t>
        </w:r>
      </w:ins>
      <w:r w:rsidR="0033544D" w:rsidRPr="00742779">
        <w:t xml:space="preserve"> selection framework developed in earlier chapters provides the analytical tools. Four structural problems recur across all ventures that coordinate </w:t>
      </w:r>
      <w:r w:rsidR="0033544D" w:rsidRPr="00742779">
        <w:lastRenderedPageBreak/>
        <w:t>through organization rather than through markets: attribution, governance, asset partitioning, and risk allocation. Each problem becomes a diagnostic question when selecting entity form.</w:t>
      </w:r>
    </w:p>
    <w:p w14:paraId="5B3B8F3E" w14:textId="77777777" w:rsidR="0033544D" w:rsidRPr="00742779" w:rsidRDefault="0033544D" w:rsidP="000E54B1">
      <w:pPr>
        <w:pStyle w:val="Heading2"/>
        <w:rPr>
          <w:rFonts w:eastAsia="Times New Roman"/>
        </w:rPr>
      </w:pPr>
      <w:r>
        <w:t>Attribution</w:t>
      </w:r>
      <w:del w:id="2863" w:author="Seth Oranburg" w:date="2026-03-07T09:50:00Z" w16du:dateUtc="2026-03-07T14:50:00Z">
        <w:r w:rsidRPr="00742779">
          <w:rPr>
            <w:rFonts w:eastAsia="Times New Roman"/>
          </w:rPr>
          <w:delText xml:space="preserve"> as Selection Criterion</w:delText>
        </w:r>
      </w:del>
      <w:ins w:id="2864" w:author="Seth Oranburg" w:date="2026-03-07T09:50:00Z" w16du:dateUtc="2026-03-07T14:50:00Z">
        <w:r>
          <w:t>: Who Speaks for the Entity?</w:t>
        </w:r>
      </w:ins>
    </w:p>
    <w:p w14:paraId="16F316B1" w14:textId="77777777" w:rsidR="0033544D" w:rsidRPr="00742779" w:rsidRDefault="00742779" w:rsidP="000E54B1">
      <w:del w:id="2865" w:author="Seth Oranburg" w:date="2026-03-07T09:50:00Z" w16du:dateUtc="2026-03-07T14:50:00Z">
        <w:r w:rsidRPr="00742779">
          <w:rPr>
            <w:rFonts w:ascii="ZWAdobeF" w:hAnsi="ZWAdobeF" w:cs="ZWAdobeF"/>
            <w:sz w:val="2"/>
            <w:szCs w:val="2"/>
          </w:rPr>
          <w:delText>1315B</w:delText>
        </w:r>
        <w:r w:rsidR="0033544D" w:rsidRPr="00742779">
          <w:delText>Attribution</w:delText>
        </w:r>
      </w:del>
      <w:ins w:id="2866" w:author="Seth Oranburg" w:date="2026-03-07T09:50:00Z" w16du:dateUtc="2026-03-07T14:50:00Z">
        <w:r w:rsidR="0033544D" w:rsidRPr="00742779">
          <w:t>Attribution</w:t>
        </w:r>
      </w:ins>
      <w:r w:rsidR="0033544D" w:rsidRPr="00742779">
        <w:t xml:space="preserve"> is the problem of organizational action. Ventures cannot speak or sign. People act on their behalf, and the law must decide when the organization is bound by what those people do. The attribution problem becomes acute when ventures scale beyond the people who founded them, delegate authority to employees and agents, or enter transactions with counterparties who cannot practically verify internal authority before each deal.</w:t>
      </w:r>
    </w:p>
    <w:p w14:paraId="06BA3DA0" w14:textId="77777777" w:rsidR="0033544D" w:rsidRPr="00742779" w:rsidRDefault="00742779" w:rsidP="000E54B1">
      <w:pPr>
        <w:pPrChange w:id="2867" w:author="Seth Oranburg" w:date="2026-03-07T09:50:00Z" w16du:dateUtc="2026-03-07T14:50:00Z">
          <w:pPr>
            <w:pStyle w:val="NormalWeb"/>
          </w:pPr>
        </w:pPrChange>
      </w:pPr>
      <w:del w:id="2868" w:author="Seth Oranburg" w:date="2026-03-07T09:50:00Z" w16du:dateUtc="2026-03-07T14:50:00Z">
        <w:r w:rsidRPr="00742779">
          <w:rPr>
            <w:rFonts w:ascii="ZWAdobeF" w:hAnsi="ZWAdobeF" w:cs="ZWAdobeF"/>
            <w:sz w:val="2"/>
            <w:szCs w:val="2"/>
          </w:rPr>
          <w:delText>1316B</w:delText>
        </w:r>
        <w:r w:rsidR="0033544D" w:rsidRPr="00742779">
          <w:delText>Partnership</w:delText>
        </w:r>
      </w:del>
      <w:ins w:id="2869" w:author="Seth Oranburg" w:date="2026-03-07T09:50:00Z" w16du:dateUtc="2026-03-07T14:50:00Z">
        <w:r w:rsidR="0033544D" w:rsidRPr="00742779">
          <w:t>Partnership</w:t>
        </w:r>
      </w:ins>
      <w:r w:rsidR="0033544D" w:rsidRPr="00742779">
        <w:t xml:space="preserve"> law answers the attribution question with a broad default rule.</w:t>
      </w:r>
      <w:r w:rsidR="0033544D">
        <w:fldChar w:fldCharType="begin"/>
      </w:r>
      <w:r w:rsidR="0033544D">
        <w:instrText>HYPERLINK \l "fn155-11647" \o "Jump to citation"</w:instrText>
      </w:r>
      <w:r w:rsidR="0033544D">
        <w:fldChar w:fldCharType="separate"/>
      </w:r>
      <w:r w:rsidR="0033544D" w:rsidRPr="00742779">
        <w:rPr>
          <w:rStyle w:val="Hyperlink"/>
          <w:color w:val="auto"/>
          <w:u w:val="none"/>
        </w:rPr>
        <w:t>[155</w:t>
      </w:r>
      <w:r w:rsidR="00FA601A" w:rsidRPr="00742779">
        <w:rPr>
          <w:rStyle w:val="Hyperlink"/>
          <w:color w:val="auto"/>
          <w:u w:val="none"/>
        </w:rPr>
        <w:t>]</w:t>
      </w:r>
      <w:r w:rsidR="0033544D">
        <w:fldChar w:fldCharType="end"/>
      </w:r>
      <w:r w:rsidR="0033544D" w:rsidRPr="00742779">
        <w:t xml:space="preserve"> Each partner is an agent of the partnership for carrying on partnership business, and acts in the ordinary course generally bind the partnership unless the partner lacked authority and the third party knew or had notice of that limitation.</w:t>
      </w:r>
      <w:r w:rsidR="0033544D">
        <w:fldChar w:fldCharType="begin"/>
      </w:r>
      <w:r w:rsidR="0033544D">
        <w:instrText>HYPERLINK \l "fn155-11647" \o "Jump to citation"</w:instrText>
      </w:r>
      <w:r w:rsidR="0033544D">
        <w:fldChar w:fldCharType="separate"/>
      </w:r>
      <w:r w:rsidR="0033544D" w:rsidRPr="00742779">
        <w:rPr>
          <w:rStyle w:val="Hyperlink"/>
          <w:color w:val="auto"/>
          <w:u w:val="none"/>
        </w:rPr>
        <w:t>[155</w:t>
      </w:r>
      <w:r w:rsidR="00FA601A" w:rsidRPr="00742779">
        <w:rPr>
          <w:rStyle w:val="Hyperlink"/>
          <w:color w:val="auto"/>
          <w:u w:val="none"/>
        </w:rPr>
        <w:t>]</w:t>
      </w:r>
      <w:r w:rsidR="0033544D">
        <w:fldChar w:fldCharType="end"/>
      </w:r>
      <w:r w:rsidR="0033544D" w:rsidRPr="00742779">
        <w:t xml:space="preserve"> This rule reduces transaction costs for routine dealings. Suppliers, customers, and contractors can deal with any partner without investigating whether that particular partner has authority for this particular transaction.</w:t>
      </w:r>
    </w:p>
    <w:p w14:paraId="31DAD4E1" w14:textId="77777777" w:rsidR="0033544D" w:rsidRPr="00742779" w:rsidRDefault="00742779" w:rsidP="000E54B1">
      <w:del w:id="2870" w:author="Seth Oranburg" w:date="2026-03-07T09:50:00Z" w16du:dateUtc="2026-03-07T14:50:00Z">
        <w:r w:rsidRPr="00742779">
          <w:rPr>
            <w:rFonts w:ascii="ZWAdobeF" w:hAnsi="ZWAdobeF" w:cs="ZWAdobeF"/>
            <w:sz w:val="2"/>
            <w:szCs w:val="2"/>
          </w:rPr>
          <w:delText>1317B</w:delText>
        </w:r>
        <w:r w:rsidR="0033544D" w:rsidRPr="00742779">
          <w:delText>The</w:delText>
        </w:r>
      </w:del>
      <w:ins w:id="2871" w:author="Seth Oranburg" w:date="2026-03-07T09:50:00Z" w16du:dateUtc="2026-03-07T14:50:00Z">
        <w:r w:rsidR="0033544D" w:rsidRPr="00742779">
          <w:t>The</w:t>
        </w:r>
      </w:ins>
      <w:r w:rsidR="0033544D" w:rsidRPr="00742779">
        <w:t xml:space="preserve"> same rule creates attribution risk as ventures grow. When Zeeva and Sammy operated as a two-person partnership, each could monitor what the other was negotiating. With twelve employees and multiple ongoing projects, neither founder can monitor every interaction that might create binding commitments. An employee negotiating with a supplier might make representations about project timing or material quality that the founders did not authorize. A project manager might sign a change order that exceeds budgeted costs. Under partnership law</w:t>
      </w:r>
      <w:r w:rsidR="009F60D1" w:rsidRPr="00742779">
        <w:t>’</w:t>
      </w:r>
      <w:r w:rsidR="0033544D" w:rsidRPr="00742779">
        <w:t>s default, these acts can bind the partnership if they fall within the ordinary course of its business, exposing both partners to obligations they did not approve.</w:t>
      </w:r>
    </w:p>
    <w:p w14:paraId="33258698" w14:textId="77777777" w:rsidR="0033544D" w:rsidRPr="00742779" w:rsidRDefault="00742779" w:rsidP="000E54B1">
      <w:pPr>
        <w:pPrChange w:id="2872" w:author="Seth Oranburg" w:date="2026-03-07T09:50:00Z" w16du:dateUtc="2026-03-07T14:50:00Z">
          <w:pPr>
            <w:pStyle w:val="NormalWeb"/>
          </w:pPr>
        </w:pPrChange>
      </w:pPr>
      <w:del w:id="2873" w:author="Seth Oranburg" w:date="2026-03-07T09:50:00Z" w16du:dateUtc="2026-03-07T14:50:00Z">
        <w:r w:rsidRPr="00742779">
          <w:rPr>
            <w:rFonts w:ascii="ZWAdobeF" w:hAnsi="ZWAdobeF" w:cs="ZWAdobeF"/>
            <w:sz w:val="2"/>
            <w:szCs w:val="2"/>
          </w:rPr>
          <w:delText>1318B</w:delText>
        </w:r>
        <w:r w:rsidR="0033544D" w:rsidRPr="00742779">
          <w:delText>Corporate</w:delText>
        </w:r>
      </w:del>
      <w:ins w:id="2874" w:author="Seth Oranburg" w:date="2026-03-07T09:50:00Z" w16du:dateUtc="2026-03-07T14:50:00Z">
        <w:r w:rsidR="0033544D" w:rsidRPr="00742779">
          <w:t>Corporate</w:t>
        </w:r>
      </w:ins>
      <w:r w:rsidR="0033544D" w:rsidRPr="00742779">
        <w:t xml:space="preserve"> form solves the attribution problem differently. Authority flows through defined channels. The board of directors manages the business and affairs of the corporation.</w:t>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r w:rsidR="0033544D" w:rsidRPr="00742779">
        <w:t xml:space="preserve"> Officers act as agents with authority delegated by the board, and their authority can be limited by board resolution without requiring third parties to audit internal records before every transaction. The corporate form creates apparent authority based on office, not on status as an owner. When someone with the title </w:t>
      </w:r>
      <w:r w:rsidR="009F60D1" w:rsidRPr="00742779">
        <w:t>“</w:t>
      </w:r>
      <w:r w:rsidR="0033544D" w:rsidRPr="00742779">
        <w:t>President</w:t>
      </w:r>
      <w:r w:rsidR="009F60D1" w:rsidRPr="00742779">
        <w:t>”</w:t>
      </w:r>
      <w:r w:rsidR="0033544D" w:rsidRPr="00742779">
        <w:t xml:space="preserve"> or </w:t>
      </w:r>
      <w:r w:rsidR="009F60D1" w:rsidRPr="00742779">
        <w:t>“</w:t>
      </w:r>
      <w:r w:rsidR="0033544D" w:rsidRPr="00742779">
        <w:t xml:space="preserve">Chief </w:t>
      </w:r>
      <w:r w:rsidR="0033544D" w:rsidRPr="00742779">
        <w:lastRenderedPageBreak/>
        <w:t>Financial Officer</w:t>
      </w:r>
      <w:r w:rsidR="009F60D1" w:rsidRPr="00742779">
        <w:t>”</w:t>
      </w:r>
      <w:r w:rsidR="0033544D" w:rsidRPr="00742779">
        <w:t xml:space="preserve"> signs a contract, counterparties can rely on the usual authority that comes with that office.</w:t>
      </w:r>
      <w:r w:rsidR="0033544D">
        <w:fldChar w:fldCharType="begin"/>
      </w:r>
      <w:r w:rsidR="0033544D">
        <w:instrText>HYPERLINK \l "fn2-11647" \o "Jump to citation"</w:instrText>
      </w:r>
      <w:r w:rsidR="0033544D">
        <w:fldChar w:fldCharType="separate"/>
      </w:r>
      <w:r w:rsidR="0033544D" w:rsidRPr="00742779">
        <w:rPr>
          <w:rStyle w:val="Hyperlink"/>
          <w:color w:val="auto"/>
          <w:u w:val="none"/>
        </w:rPr>
        <w:t>[2</w:t>
      </w:r>
      <w:r w:rsidR="00F062F5" w:rsidRPr="00742779">
        <w:rPr>
          <w:rStyle w:val="Hyperlink"/>
          <w:color w:val="auto"/>
          <w:u w:val="none"/>
        </w:rPr>
        <w:t>]</w:t>
      </w:r>
      <w:r w:rsidR="0033544D">
        <w:fldChar w:fldCharType="end"/>
      </w:r>
    </w:p>
    <w:p w14:paraId="41A93A4E" w14:textId="77777777" w:rsidR="0033544D" w:rsidRPr="00742779" w:rsidRDefault="00742779" w:rsidP="000E54B1">
      <w:pPr>
        <w:pPrChange w:id="2875" w:author="Seth Oranburg" w:date="2026-03-07T09:50:00Z" w16du:dateUtc="2026-03-07T14:50:00Z">
          <w:pPr>
            <w:pStyle w:val="NormalWeb"/>
          </w:pPr>
        </w:pPrChange>
      </w:pPr>
      <w:del w:id="2876" w:author="Seth Oranburg" w:date="2026-03-07T09:50:00Z" w16du:dateUtc="2026-03-07T14:50:00Z">
        <w:r w:rsidRPr="00742779">
          <w:rPr>
            <w:rFonts w:ascii="ZWAdobeF" w:hAnsi="ZWAdobeF" w:cs="ZWAdobeF"/>
            <w:sz w:val="2"/>
            <w:szCs w:val="2"/>
          </w:rPr>
          <w:delText>1319B</w:delText>
        </w:r>
        <w:r w:rsidR="0033544D" w:rsidRPr="00742779">
          <w:delText>This</w:delText>
        </w:r>
      </w:del>
      <w:ins w:id="2877" w:author="Seth Oranburg" w:date="2026-03-07T09:50:00Z" w16du:dateUtc="2026-03-07T14:50:00Z">
        <w:r w:rsidR="0033544D" w:rsidRPr="00742779">
          <w:t>This</w:t>
        </w:r>
      </w:ins>
      <w:r w:rsidR="0033544D" w:rsidRPr="00742779">
        <w:t xml:space="preserve"> centralized attribution structure works for Zeeva</w:t>
      </w:r>
      <w:r w:rsidR="009F60D1" w:rsidRPr="00742779">
        <w:t>’</w:t>
      </w:r>
      <w:r w:rsidR="0033544D" w:rsidRPr="00742779">
        <w:t>s operating business because it reduces the risk that any employee or agent creates unintended obligations. It works even better for the investment transaction because Marcus needs to know that major decisions require board approval and that Zeeva and Sammy cannot unilaterally commit the venture</w:t>
      </w:r>
      <w:r w:rsidR="009F60D1" w:rsidRPr="00742779">
        <w:t>’</w:t>
      </w:r>
      <w:r w:rsidR="0033544D" w:rsidRPr="00742779">
        <w:t>s assets once he has invested. Corporate form makes those assurances credible through statutory defaults that are harder to override than partnership defaults that apply only when the partnership agreement is silent.</w:t>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p>
    <w:p w14:paraId="142E87F3" w14:textId="77777777" w:rsidR="0033544D" w:rsidRPr="00742779" w:rsidRDefault="00742779" w:rsidP="000E54B1">
      <w:pPr>
        <w:pPrChange w:id="2878" w:author="Seth Oranburg" w:date="2026-03-07T09:50:00Z" w16du:dateUtc="2026-03-07T14:50:00Z">
          <w:pPr>
            <w:pStyle w:val="NormalWeb"/>
          </w:pPr>
        </w:pPrChange>
      </w:pPr>
      <w:del w:id="2879" w:author="Seth Oranburg" w:date="2026-03-07T09:50:00Z" w16du:dateUtc="2026-03-07T14:50:00Z">
        <w:r w:rsidRPr="00742779">
          <w:rPr>
            <w:rFonts w:ascii="ZWAdobeF" w:hAnsi="ZWAdobeF" w:cs="ZWAdobeF"/>
            <w:sz w:val="2"/>
            <w:szCs w:val="2"/>
          </w:rPr>
          <w:delText>1320B</w:delText>
        </w:r>
        <w:r w:rsidR="0033544D" w:rsidRPr="00742779">
          <w:delText>LLC</w:delText>
        </w:r>
      </w:del>
      <w:ins w:id="2880" w:author="Seth Oranburg" w:date="2026-03-07T09:50:00Z" w16du:dateUtc="2026-03-07T14:50:00Z">
        <w:r w:rsidR="0033544D" w:rsidRPr="00742779">
          <w:t>LLC</w:t>
        </w:r>
      </w:ins>
      <w:r w:rsidR="0033544D" w:rsidRPr="00742779">
        <w:t xml:space="preserve"> form provides intermediate solutions. A manager-managed LLC concentrates binding authority in designated managers, similar to corporate officers. A member-managed LLC distributes authority among members, similar to partnership mutual agency. The choice between these structures determines how attribution works in practice, but unlike partnership law, LLC statutes require the organizers to make that choice explicitly through the operating agreement and the formation documents.</w:t>
      </w:r>
      <w:r w:rsidR="0033544D">
        <w:fldChar w:fldCharType="begin"/>
      </w:r>
      <w:r w:rsidR="0033544D">
        <w:instrText>HYPERLINK \l "fn158-11647" \o "Jump to citation"</w:instrText>
      </w:r>
      <w:r w:rsidR="0033544D">
        <w:fldChar w:fldCharType="separate"/>
      </w:r>
      <w:r w:rsidR="0033544D" w:rsidRPr="00742779">
        <w:rPr>
          <w:rStyle w:val="Hyperlink"/>
          <w:color w:val="auto"/>
          <w:u w:val="none"/>
        </w:rPr>
        <w:t>[158</w:t>
      </w:r>
      <w:r w:rsidR="00FA601A" w:rsidRPr="00742779">
        <w:rPr>
          <w:rStyle w:val="Hyperlink"/>
          <w:color w:val="auto"/>
          <w:u w:val="none"/>
        </w:rPr>
        <w:t>]</w:t>
      </w:r>
      <w:r w:rsidR="0033544D">
        <w:fldChar w:fldCharType="end"/>
      </w:r>
    </w:p>
    <w:p w14:paraId="58221EF0" w14:textId="77777777" w:rsidR="0033544D" w:rsidRPr="00742779" w:rsidRDefault="00742779" w:rsidP="000E54B1">
      <w:pPr>
        <w:pPrChange w:id="2881" w:author="Seth Oranburg" w:date="2026-03-07T09:50:00Z" w16du:dateUtc="2026-03-07T14:50:00Z">
          <w:pPr>
            <w:pStyle w:val="NormalWeb"/>
          </w:pPr>
        </w:pPrChange>
      </w:pPr>
      <w:del w:id="2882" w:author="Seth Oranburg" w:date="2026-03-07T09:50:00Z" w16du:dateUtc="2026-03-07T14:50:00Z">
        <w:r w:rsidRPr="00742779">
          <w:rPr>
            <w:rFonts w:ascii="ZWAdobeF" w:hAnsi="ZWAdobeF" w:cs="ZWAdobeF"/>
            <w:sz w:val="2"/>
            <w:szCs w:val="2"/>
          </w:rPr>
          <w:delText>1321B</w:delText>
        </w:r>
        <w:r w:rsidR="0033544D" w:rsidRPr="00742779">
          <w:delText>For</w:delText>
        </w:r>
      </w:del>
      <w:ins w:id="2883" w:author="Seth Oranburg" w:date="2026-03-07T09:50:00Z" w16du:dateUtc="2026-03-07T14:50:00Z">
        <w:r w:rsidR="0033544D" w:rsidRPr="00742779">
          <w:t>For</w:t>
        </w:r>
      </w:ins>
      <w:r w:rsidR="0033544D" w:rsidRPr="00742779">
        <w:t xml:space="preserve"> the nonprofit project, attribution matters differently. The community development corporation wants to know that the entity it contracts with will exist and remain capable of performance throughout the project. Partnership form creates uncertainty because partner dissociation can trigger dissolution and winding up, potentially leaving contracts unperformed.</w:t>
      </w:r>
      <w:r w:rsidR="0033544D">
        <w:fldChar w:fldCharType="begin"/>
      </w:r>
      <w:r w:rsidR="0033544D">
        <w:instrText>HYPERLINK \l "fn159-11647" \o "Jump to citation"</w:instrText>
      </w:r>
      <w:r w:rsidR="0033544D">
        <w:fldChar w:fldCharType="separate"/>
      </w:r>
      <w:r w:rsidR="0033544D" w:rsidRPr="00742779">
        <w:rPr>
          <w:rStyle w:val="Hyperlink"/>
          <w:color w:val="auto"/>
          <w:u w:val="none"/>
        </w:rPr>
        <w:t>[159</w:t>
      </w:r>
      <w:r w:rsidR="00FA601A" w:rsidRPr="00742779">
        <w:rPr>
          <w:rStyle w:val="Hyperlink"/>
          <w:color w:val="auto"/>
          <w:u w:val="none"/>
        </w:rPr>
        <w:t>]</w:t>
      </w:r>
      <w:r w:rsidR="0033544D">
        <w:fldChar w:fldCharType="end"/>
      </w:r>
      <w:r w:rsidR="0033544D" w:rsidRPr="00742779">
        <w:t xml:space="preserve"> Corporate and LLC forms provide continuity independent of owner changes, making long-term commitments more credible. The nonprofit is not concerned about which person has signing authority. It is concerned about organizational persistence.</w:t>
      </w:r>
    </w:p>
    <w:p w14:paraId="3009B6BA" w14:textId="77777777" w:rsidR="0033544D" w:rsidRPr="00742779" w:rsidRDefault="00742779" w:rsidP="000E54B1">
      <w:pPr>
        <w:pPrChange w:id="2884" w:author="Seth Oranburg" w:date="2026-03-07T09:50:00Z" w16du:dateUtc="2026-03-07T14:50:00Z">
          <w:pPr>
            <w:pStyle w:val="NormalWeb"/>
          </w:pPr>
        </w:pPrChange>
      </w:pPr>
      <w:del w:id="2885" w:author="Seth Oranburg" w:date="2026-03-07T09:50:00Z" w16du:dateUtc="2026-03-07T14:50:00Z">
        <w:r w:rsidRPr="00742779">
          <w:rPr>
            <w:rFonts w:ascii="ZWAdobeF" w:hAnsi="ZWAdobeF" w:cs="ZWAdobeF"/>
            <w:sz w:val="2"/>
            <w:szCs w:val="2"/>
          </w:rPr>
          <w:delText>1322B</w:delText>
        </w:r>
        <w:r w:rsidR="0033544D" w:rsidRPr="00742779">
          <w:delText>For</w:delText>
        </w:r>
      </w:del>
      <w:ins w:id="2886" w:author="Seth Oranburg" w:date="2026-03-07T09:50:00Z" w16du:dateUtc="2026-03-07T14:50:00Z">
        <w:r w:rsidR="0033544D" w:rsidRPr="00742779">
          <w:t>For</w:t>
        </w:r>
      </w:ins>
      <w:r w:rsidR="0033544D" w:rsidRPr="00742779">
        <w:t xml:space="preserve"> Priya</w:t>
      </w:r>
      <w:r w:rsidR="009F60D1" w:rsidRPr="00742779">
        <w:t>’</w:t>
      </w:r>
      <w:r w:rsidR="0033544D" w:rsidRPr="00742779">
        <w:t>s platform, attribution becomes the central design challenge. A decentralized platform coordinates through distributed decision-making, but banks, payment processors, vendors, and insurers need a counterparty that can sign contracts and be sued. A legal wrapper supplies that counterparty. The wrapper is a recognized legal entity that can hold assets, enter contracts, and respond to legal process while the platform continues using token-based governance for internal decisions. Without the wrapper, participants may face partnership liability for acting as co-owners of a business for profit without forming a limited liability entity.</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p>
    <w:p w14:paraId="7FB3D9BB" w14:textId="77777777" w:rsidR="0033544D" w:rsidRPr="00742779" w:rsidRDefault="0033544D" w:rsidP="000E54B1">
      <w:pPr>
        <w:pStyle w:val="Heading2"/>
        <w:rPr>
          <w:rFonts w:eastAsia="Times New Roman"/>
        </w:rPr>
      </w:pPr>
      <w:r>
        <w:lastRenderedPageBreak/>
        <w:t>Governance</w:t>
      </w:r>
      <w:del w:id="2887" w:author="Seth Oranburg" w:date="2026-03-07T09:50:00Z" w16du:dateUtc="2026-03-07T14:50:00Z">
        <w:r w:rsidRPr="00742779">
          <w:rPr>
            <w:rFonts w:eastAsia="Times New Roman"/>
          </w:rPr>
          <w:delText xml:space="preserve"> as Selection Criterion</w:delText>
        </w:r>
      </w:del>
      <w:ins w:id="2888" w:author="Seth Oranburg" w:date="2026-03-07T09:50:00Z" w16du:dateUtc="2026-03-07T14:50:00Z">
        <w:r>
          <w:t>: Who Controls the Entity?</w:t>
        </w:r>
      </w:ins>
    </w:p>
    <w:p w14:paraId="31B4C4CF" w14:textId="77777777" w:rsidR="0033544D" w:rsidRPr="00742779" w:rsidRDefault="00742779" w:rsidP="000E54B1">
      <w:del w:id="2889" w:author="Seth Oranburg" w:date="2026-03-07T09:50:00Z" w16du:dateUtc="2026-03-07T14:50:00Z">
        <w:r w:rsidRPr="00742779">
          <w:rPr>
            <w:rFonts w:ascii="ZWAdobeF" w:hAnsi="ZWAdobeF" w:cs="ZWAdobeF"/>
            <w:sz w:val="2"/>
            <w:szCs w:val="2"/>
          </w:rPr>
          <w:delText>1323B</w:delText>
        </w:r>
        <w:r w:rsidR="0033544D" w:rsidRPr="00742779">
          <w:delText>Governance</w:delText>
        </w:r>
      </w:del>
      <w:ins w:id="2890" w:author="Seth Oranburg" w:date="2026-03-07T09:50:00Z" w16du:dateUtc="2026-03-07T14:50:00Z">
        <w:r w:rsidR="0033544D" w:rsidRPr="00742779">
          <w:t>Governance</w:t>
        </w:r>
      </w:ins>
      <w:r w:rsidR="0033544D" w:rsidRPr="00742779">
        <w:t xml:space="preserve"> is the problem of internal decision-making under uncertainty. Founders cannot anticipate every situation that will require a decision. They cannot write complete contracts that specify what to do when markets shift, opportunities arise, or co-founders disagree about strategy. Entity form supplies default rules that fill these gaps, and form choice is choosing which default rules will govern when agreements break down.</w:t>
      </w:r>
    </w:p>
    <w:p w14:paraId="7EEF05FF" w14:textId="77777777" w:rsidR="0033544D" w:rsidRPr="00742779" w:rsidRDefault="00742779" w:rsidP="000E54B1">
      <w:pPr>
        <w:pPrChange w:id="2891" w:author="Seth Oranburg" w:date="2026-03-07T09:50:00Z" w16du:dateUtc="2026-03-07T14:50:00Z">
          <w:pPr>
            <w:pStyle w:val="NormalWeb"/>
          </w:pPr>
        </w:pPrChange>
      </w:pPr>
      <w:del w:id="2892" w:author="Seth Oranburg" w:date="2026-03-07T09:50:00Z" w16du:dateUtc="2026-03-07T14:50:00Z">
        <w:r w:rsidRPr="00742779">
          <w:rPr>
            <w:rFonts w:ascii="ZWAdobeF" w:hAnsi="ZWAdobeF" w:cs="ZWAdobeF"/>
            <w:sz w:val="2"/>
            <w:szCs w:val="2"/>
          </w:rPr>
          <w:delText>1324B</w:delText>
        </w:r>
        <w:r w:rsidR="0033544D" w:rsidRPr="00742779">
          <w:delText>Partnership</w:delText>
        </w:r>
      </w:del>
      <w:ins w:id="2893" w:author="Seth Oranburg" w:date="2026-03-07T09:50:00Z" w16du:dateUtc="2026-03-07T14:50:00Z">
        <w:r w:rsidR="0033544D" w:rsidRPr="00742779">
          <w:t>Partnership</w:t>
        </w:r>
      </w:ins>
      <w:r w:rsidR="0033544D" w:rsidRPr="00742779">
        <w:t xml:space="preserve"> law begins from the premise of co-equal control. Each partner has equal rights in management and conduct of partnership business unless the partnership agreement provides otherwise.</w:t>
      </w:r>
      <w:r w:rsidR="0033544D">
        <w:fldChar w:fldCharType="begin"/>
      </w:r>
      <w:r w:rsidR="0033544D">
        <w:instrText>HYPERLINK \l "fn156-11647" \o "Jump to citation"</w:instrText>
      </w:r>
      <w:r w:rsidR="0033544D">
        <w:fldChar w:fldCharType="separate"/>
      </w:r>
      <w:r w:rsidR="0033544D" w:rsidRPr="00742779">
        <w:rPr>
          <w:rStyle w:val="Hyperlink"/>
          <w:color w:val="auto"/>
          <w:u w:val="none"/>
        </w:rPr>
        <w:t>[156</w:t>
      </w:r>
      <w:r w:rsidR="00FA601A" w:rsidRPr="00742779">
        <w:rPr>
          <w:rStyle w:val="Hyperlink"/>
          <w:color w:val="auto"/>
          <w:u w:val="none"/>
        </w:rPr>
        <w:t>]</w:t>
      </w:r>
      <w:r w:rsidR="0033544D">
        <w:fldChar w:fldCharType="end"/>
      </w:r>
      <w:r w:rsidR="0033544D" w:rsidRPr="00742779">
        <w:t xml:space="preserve"> Ordinary matters are decided by a majority of partners.</w:t>
      </w:r>
      <w:r w:rsidR="0033544D">
        <w:fldChar w:fldCharType="begin"/>
      </w:r>
      <w:r w:rsidR="0033544D">
        <w:instrText>HYPERLINK \l "fn156-11647" \o "Jump to citation"</w:instrText>
      </w:r>
      <w:r w:rsidR="0033544D">
        <w:fldChar w:fldCharType="separate"/>
      </w:r>
      <w:r w:rsidR="0033544D" w:rsidRPr="00742779">
        <w:rPr>
          <w:rStyle w:val="Hyperlink"/>
          <w:color w:val="auto"/>
          <w:u w:val="none"/>
        </w:rPr>
        <w:t>[156</w:t>
      </w:r>
      <w:r w:rsidR="00FA601A" w:rsidRPr="00742779">
        <w:rPr>
          <w:rStyle w:val="Hyperlink"/>
          <w:color w:val="auto"/>
          <w:u w:val="none"/>
        </w:rPr>
        <w:t>]</w:t>
      </w:r>
      <w:r w:rsidR="0033544D">
        <w:fldChar w:fldCharType="end"/>
      </w:r>
      <w:r w:rsidR="0033544D" w:rsidRPr="00742779">
        <w:t xml:space="preserve"> Decisions outside the ordinary course and amendments to the partnership agreement require consent of all partners.</w:t>
      </w:r>
      <w:r w:rsidR="0033544D">
        <w:fldChar w:fldCharType="begin"/>
      </w:r>
      <w:r w:rsidR="0033544D">
        <w:instrText>HYPERLINK \l "fn156-11647" \o "Jump to citation"</w:instrText>
      </w:r>
      <w:r w:rsidR="0033544D">
        <w:fldChar w:fldCharType="separate"/>
      </w:r>
      <w:r w:rsidR="0033544D" w:rsidRPr="00742779">
        <w:rPr>
          <w:rStyle w:val="Hyperlink"/>
          <w:color w:val="auto"/>
          <w:u w:val="none"/>
        </w:rPr>
        <w:t>[156</w:t>
      </w:r>
      <w:r w:rsidR="00FA601A" w:rsidRPr="00742779">
        <w:rPr>
          <w:rStyle w:val="Hyperlink"/>
          <w:color w:val="auto"/>
          <w:u w:val="none"/>
        </w:rPr>
        <w:t>]</w:t>
      </w:r>
      <w:r w:rsidR="0033544D">
        <w:fldChar w:fldCharType="end"/>
      </w:r>
      <w:r w:rsidR="0033544D" w:rsidRPr="00742779">
        <w:t xml:space="preserve"> This structure makes sense when Zeeva and Sammy are making decisions together and trust each other</w:t>
      </w:r>
      <w:r w:rsidR="009F60D1" w:rsidRPr="00742779">
        <w:t>’</w:t>
      </w:r>
      <w:r w:rsidR="0033544D" w:rsidRPr="00742779">
        <w:t>s judgment. It becomes unstable once decisions require speed, when partners cannot all be consulted before acting, or when partners disagree and neither can assemble a majority.</w:t>
      </w:r>
    </w:p>
    <w:p w14:paraId="32C60ECF" w14:textId="77777777" w:rsidR="0033544D" w:rsidRPr="00742779" w:rsidRDefault="00742779" w:rsidP="000E54B1">
      <w:pPr>
        <w:pPrChange w:id="2894" w:author="Seth Oranburg" w:date="2026-03-07T09:50:00Z" w16du:dateUtc="2026-03-07T14:50:00Z">
          <w:pPr>
            <w:pStyle w:val="NormalWeb"/>
          </w:pPr>
        </w:pPrChange>
      </w:pPr>
      <w:del w:id="2895" w:author="Seth Oranburg" w:date="2026-03-07T09:50:00Z" w16du:dateUtc="2026-03-07T14:50:00Z">
        <w:r w:rsidRPr="00742779">
          <w:rPr>
            <w:rFonts w:ascii="ZWAdobeF" w:hAnsi="ZWAdobeF" w:cs="ZWAdobeF"/>
            <w:sz w:val="2"/>
            <w:szCs w:val="2"/>
          </w:rPr>
          <w:delText>1325B</w:delText>
        </w:r>
        <w:r w:rsidR="0033544D" w:rsidRPr="00742779">
          <w:delText>The</w:delText>
        </w:r>
      </w:del>
      <w:ins w:id="2896" w:author="Seth Oranburg" w:date="2026-03-07T09:50:00Z" w16du:dateUtc="2026-03-07T14:50:00Z">
        <w:r w:rsidR="0033544D" w:rsidRPr="00742779">
          <w:t>The</w:t>
        </w:r>
      </w:ins>
      <w:r w:rsidR="0033544D" w:rsidRPr="00742779">
        <w:t xml:space="preserve"> </w:t>
      </w:r>
      <w:r w:rsidR="0033544D" w:rsidRPr="00742779">
        <w:rPr>
          <w:rStyle w:val="Emphasis"/>
        </w:rPr>
        <w:t>Summers</w:t>
      </w:r>
      <w:r w:rsidR="0033544D" w:rsidRPr="00742779">
        <w:t xml:space="preserve"> case illustrates the governance problem.</w:t>
      </w:r>
      <w:r w:rsidR="0033544D">
        <w:fldChar w:fldCharType="begin"/>
      </w:r>
      <w:r w:rsidR="0033544D">
        <w:instrText>HYPERLINK \l "fn46-11647" \o "Jump to citation"</w:instrText>
      </w:r>
      <w:r w:rsidR="0033544D">
        <w:fldChar w:fldCharType="separate"/>
      </w:r>
      <w:r w:rsidR="0033544D" w:rsidRPr="00742779">
        <w:rPr>
          <w:rStyle w:val="Hyperlink"/>
          <w:color w:val="auto"/>
          <w:u w:val="none"/>
        </w:rPr>
        <w:t>[46</w:t>
      </w:r>
      <w:r w:rsidR="00EE2871" w:rsidRPr="00742779">
        <w:rPr>
          <w:rStyle w:val="Hyperlink"/>
          <w:color w:val="auto"/>
          <w:u w:val="none"/>
        </w:rPr>
        <w:t>]</w:t>
      </w:r>
      <w:r w:rsidR="0033544D">
        <w:fldChar w:fldCharType="end"/>
      </w:r>
      <w:r w:rsidR="0033544D" w:rsidRPr="00742779">
        <w:t xml:space="preserve"> One partner in a two-person partnership hired an employee over the other partner</w:t>
      </w:r>
      <w:r w:rsidR="009F60D1" w:rsidRPr="00742779">
        <w:t>’</w:t>
      </w:r>
      <w:r w:rsidR="0033544D" w:rsidRPr="00742779">
        <w:t>s objection. The court held that in a partnership with equal management rights and a tied vote, the objecting partner</w:t>
      </w:r>
      <w:r w:rsidR="009F60D1" w:rsidRPr="00742779">
        <w:t>’</w:t>
      </w:r>
      <w:r w:rsidR="0033544D" w:rsidRPr="00742779">
        <w:t>s refusal prevented the hiring. The partnership statute required a majority vote for ordinary business decisions, and with a 50-50 split, the result was maintenance of the status quo. The would-be hiring partner bore the costs of the disagreement because he could not force a decision without the other partner</w:t>
      </w:r>
      <w:r w:rsidR="009F60D1" w:rsidRPr="00742779">
        <w:t>’</w:t>
      </w:r>
      <w:r w:rsidR="0033544D" w:rsidRPr="00742779">
        <w:t>s consent.</w:t>
      </w:r>
    </w:p>
    <w:p w14:paraId="7332E8BF" w14:textId="77777777" w:rsidR="0033544D" w:rsidRPr="00742779" w:rsidRDefault="00742779" w:rsidP="000E54B1">
      <w:del w:id="2897" w:author="Seth Oranburg" w:date="2026-03-07T09:50:00Z" w16du:dateUtc="2026-03-07T14:50:00Z">
        <w:r w:rsidRPr="00742779">
          <w:rPr>
            <w:rFonts w:ascii="ZWAdobeF" w:hAnsi="ZWAdobeF" w:cs="ZWAdobeF"/>
            <w:sz w:val="2"/>
            <w:szCs w:val="2"/>
          </w:rPr>
          <w:delText>1326B</w:delText>
        </w:r>
        <w:r w:rsidR="0033544D" w:rsidRPr="00742779">
          <w:delText>This</w:delText>
        </w:r>
      </w:del>
      <w:ins w:id="2898" w:author="Seth Oranburg" w:date="2026-03-07T09:50:00Z" w16du:dateUtc="2026-03-07T14:50:00Z">
        <w:r w:rsidR="0033544D" w:rsidRPr="00742779">
          <w:t>This</w:t>
        </w:r>
      </w:ins>
      <w:r w:rsidR="0033544D" w:rsidRPr="00742779">
        <w:t xml:space="preserve"> rule protects against opportunism but creates gridlock. If Zeeva and Sammy disagree about whether to bid on a major project, neither can force the partnership to act. The partnership can continue operations, but it cannot pivot or scale without both partners agreeing. As the business grows, this unanimity requirement for major decisions becomes increasingly constraining.</w:t>
      </w:r>
    </w:p>
    <w:p w14:paraId="0317E785" w14:textId="77777777" w:rsidR="0033544D" w:rsidRPr="00742779" w:rsidRDefault="00742779" w:rsidP="000E54B1">
      <w:pPr>
        <w:pPrChange w:id="2899" w:author="Seth Oranburg" w:date="2026-03-07T09:50:00Z" w16du:dateUtc="2026-03-07T14:50:00Z">
          <w:pPr>
            <w:pStyle w:val="NormalWeb"/>
          </w:pPr>
        </w:pPrChange>
      </w:pPr>
      <w:del w:id="2900" w:author="Seth Oranburg" w:date="2026-03-07T09:50:00Z" w16du:dateUtc="2026-03-07T14:50:00Z">
        <w:r w:rsidRPr="00742779">
          <w:rPr>
            <w:rFonts w:ascii="ZWAdobeF" w:hAnsi="ZWAdobeF" w:cs="ZWAdobeF"/>
            <w:sz w:val="2"/>
            <w:szCs w:val="2"/>
          </w:rPr>
          <w:delText>1327B</w:delText>
        </w:r>
        <w:r w:rsidR="0033544D" w:rsidRPr="00742779">
          <w:delText>Corporate</w:delText>
        </w:r>
      </w:del>
      <w:ins w:id="2901" w:author="Seth Oranburg" w:date="2026-03-07T09:50:00Z" w16du:dateUtc="2026-03-07T14:50:00Z">
        <w:r w:rsidR="0033544D" w:rsidRPr="00742779">
          <w:t>Corporate</w:t>
        </w:r>
      </w:ins>
      <w:r w:rsidR="0033544D" w:rsidRPr="00742779">
        <w:t xml:space="preserve"> form solves the governance problem through centralized management. The board of directors has authority to make decisions that bind the corporation.</w:t>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r w:rsidR="0033544D" w:rsidRPr="00742779">
        <w:t xml:space="preserve"> Shareholders elect directors but do not manage the business directly. This structure enables decisions even when owners disagree, because board authority does not require shareholder unanimity. The board makes decisions by majority vote, subject to quorum requirements and any supermajority provisions in the governing documents.</w:t>
      </w:r>
    </w:p>
    <w:p w14:paraId="47197DA8" w14:textId="77777777" w:rsidR="0033544D" w:rsidRPr="00742779" w:rsidRDefault="00742779" w:rsidP="000E54B1">
      <w:del w:id="2902" w:author="Seth Oranburg" w:date="2026-03-07T09:50:00Z" w16du:dateUtc="2026-03-07T14:50:00Z">
        <w:r w:rsidRPr="00742779">
          <w:rPr>
            <w:rFonts w:ascii="ZWAdobeF" w:hAnsi="ZWAdobeF" w:cs="ZWAdobeF"/>
            <w:sz w:val="2"/>
            <w:szCs w:val="2"/>
          </w:rPr>
          <w:lastRenderedPageBreak/>
          <w:delText>1328B</w:delText>
        </w:r>
        <w:r w:rsidR="0033544D" w:rsidRPr="00742779">
          <w:delText>This</w:delText>
        </w:r>
      </w:del>
      <w:ins w:id="2903" w:author="Seth Oranburg" w:date="2026-03-07T09:50:00Z" w16du:dateUtc="2026-03-07T14:50:00Z">
        <w:r w:rsidR="0033544D" w:rsidRPr="00742779">
          <w:t>This</w:t>
        </w:r>
      </w:ins>
      <w:r w:rsidR="0033544D" w:rsidRPr="00742779">
        <w:t xml:space="preserve"> centralization creates different risks. Once Zeeva and Sammy form a corporation and bring Marcus onto the board, any two directors can outvote the third on most matters. The minority director cannot block decisions the way a general partner can. The solution is not returning to partnership unanimity, which would recreate the gridlock problem. The solution is understanding that corporate form shifts governance risk from deadlock risk to minority-oppression risk. Zeeva and Sammy can protect against that risk through governance provisions in the certificate of incorporation, bylaws, and stockholder agreements that require supermajority approval for specified actions, give each founder veto rights over fundamental transactions, or provide exit rights when disagreements become irreconcilable.</w:t>
      </w:r>
    </w:p>
    <w:p w14:paraId="37F6738B" w14:textId="77777777" w:rsidR="0033544D" w:rsidRPr="00742779" w:rsidRDefault="00742779" w:rsidP="000E54B1">
      <w:pPr>
        <w:pPrChange w:id="2904" w:author="Seth Oranburg" w:date="2026-03-07T09:50:00Z" w16du:dateUtc="2026-03-07T14:50:00Z">
          <w:pPr>
            <w:pStyle w:val="NormalWeb"/>
          </w:pPr>
        </w:pPrChange>
      </w:pPr>
      <w:del w:id="2905" w:author="Seth Oranburg" w:date="2026-03-07T09:50:00Z" w16du:dateUtc="2026-03-07T14:50:00Z">
        <w:r w:rsidRPr="00742779">
          <w:rPr>
            <w:rFonts w:ascii="ZWAdobeF" w:hAnsi="ZWAdobeF" w:cs="ZWAdobeF"/>
            <w:sz w:val="2"/>
            <w:szCs w:val="2"/>
          </w:rPr>
          <w:delText>1329B</w:delText>
        </w:r>
        <w:r w:rsidR="0033544D" w:rsidRPr="00742779">
          <w:delText>LLC</w:delText>
        </w:r>
      </w:del>
      <w:ins w:id="2906" w:author="Seth Oranburg" w:date="2026-03-07T09:50:00Z" w16du:dateUtc="2026-03-07T14:50:00Z">
        <w:r w:rsidR="0033544D" w:rsidRPr="00742779">
          <w:t>LLC</w:t>
        </w:r>
      </w:ins>
      <w:r w:rsidR="0033544D" w:rsidRPr="00742779">
        <w:t xml:space="preserve"> form allows customized governance that can be tailored to the relationship. The operating agreement can allocate decision-making authority however the parties choose, subject to statutory mandatory rules that cannot be waived.</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The LLC can adopt management by managers appointed by members, management by members voting on each major decision, or hybrid structures that allocate different decisions to different people. The operating agreement can specify what decisions require unanimity, what decisions require only majority approval, and what decisions are delegated to designated managers who can act without consulting members for each transaction.</w:t>
      </w:r>
    </w:p>
    <w:p w14:paraId="04BB805B" w14:textId="77777777" w:rsidR="0033544D" w:rsidRPr="00742779" w:rsidRDefault="00742779" w:rsidP="000E54B1">
      <w:pPr>
        <w:pPrChange w:id="2907" w:author="Seth Oranburg" w:date="2026-03-07T09:50:00Z" w16du:dateUtc="2026-03-07T14:50:00Z">
          <w:pPr>
            <w:pStyle w:val="NormalWeb"/>
          </w:pPr>
        </w:pPrChange>
      </w:pPr>
      <w:del w:id="2908" w:author="Seth Oranburg" w:date="2026-03-07T09:50:00Z" w16du:dateUtc="2026-03-07T14:50:00Z">
        <w:r w:rsidRPr="00742779">
          <w:rPr>
            <w:rFonts w:ascii="ZWAdobeF" w:hAnsi="ZWAdobeF" w:cs="ZWAdobeF"/>
            <w:sz w:val="2"/>
            <w:szCs w:val="2"/>
          </w:rPr>
          <w:delText>1330B</w:delText>
        </w:r>
        <w:r w:rsidR="0033544D" w:rsidRPr="00742779">
          <w:delText>This</w:delText>
        </w:r>
      </w:del>
      <w:ins w:id="2909" w:author="Seth Oranburg" w:date="2026-03-07T09:50:00Z" w16du:dateUtc="2026-03-07T14:50:00Z">
        <w:r w:rsidR="0033544D" w:rsidRPr="00742779">
          <w:t>This</w:t>
        </w:r>
      </w:ins>
      <w:r w:rsidR="0033544D" w:rsidRPr="00742779">
        <w:t xml:space="preserve"> flexibility is the LLC</w:t>
      </w:r>
      <w:r w:rsidR="009F60D1" w:rsidRPr="00742779">
        <w:t>’</w:t>
      </w:r>
      <w:r w:rsidR="0033544D" w:rsidRPr="00742779">
        <w:t>s great advantage and its great danger. Flexibility enables custom solutions, but only if the founders actually negotiate and draft the arrangements that will govern their future conflicts. When operating agreements are thin or silent on the issues that later divide the founders, courts must decide what the agreement implicitly requires, and that inquiry can produce unpredictable results. Delaware LLC law gives maximum effect to freedom of contract,</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but freedom of contract provides no answer when the contract is silent on the exact issue causing conflict.</w:t>
      </w:r>
    </w:p>
    <w:p w14:paraId="2837C2E8" w14:textId="77777777" w:rsidR="0033544D" w:rsidRPr="00742779" w:rsidRDefault="00742779" w:rsidP="000E54B1">
      <w:del w:id="2910" w:author="Seth Oranburg" w:date="2026-03-07T09:50:00Z" w16du:dateUtc="2026-03-07T14:50:00Z">
        <w:r w:rsidRPr="00742779">
          <w:rPr>
            <w:rFonts w:ascii="ZWAdobeF" w:hAnsi="ZWAdobeF" w:cs="ZWAdobeF"/>
            <w:sz w:val="2"/>
            <w:szCs w:val="2"/>
          </w:rPr>
          <w:delText>1331B</w:delText>
        </w:r>
        <w:r w:rsidR="0033544D" w:rsidRPr="00742779">
          <w:delText>For</w:delText>
        </w:r>
      </w:del>
      <w:ins w:id="2911" w:author="Seth Oranburg" w:date="2026-03-07T09:50:00Z" w16du:dateUtc="2026-03-07T14:50:00Z">
        <w:r w:rsidR="0033544D" w:rsidRPr="00742779">
          <w:t>For</w:t>
        </w:r>
      </w:ins>
      <w:r w:rsidR="0033544D" w:rsidRPr="00742779">
        <w:t xml:space="preserve"> the investment transaction, corporate governance is not optional. Marcus expects standardized governance terms that institutional investors recognize: board representation proportional to investment, protective provisions that require investor consent for major decisions, information rights that give investors access to financial data, and fiduciary duties that constrain founder self-dealing. These terms have become standard in venture capital transactions not because they are required by law, but because they solve the commitment problem that arises when one party contributes money and the other party controls how that money is used.</w:t>
      </w:r>
    </w:p>
    <w:p w14:paraId="7E3CF952" w14:textId="77777777" w:rsidR="0033544D" w:rsidRPr="00742779" w:rsidRDefault="00742779" w:rsidP="000E54B1">
      <w:pPr>
        <w:pPrChange w:id="2912" w:author="Seth Oranburg" w:date="2026-03-07T09:50:00Z" w16du:dateUtc="2026-03-07T14:50:00Z">
          <w:pPr>
            <w:pStyle w:val="NormalWeb"/>
          </w:pPr>
        </w:pPrChange>
      </w:pPr>
      <w:del w:id="2913" w:author="Seth Oranburg" w:date="2026-03-07T09:50:00Z" w16du:dateUtc="2026-03-07T14:50:00Z">
        <w:r w:rsidRPr="00742779">
          <w:rPr>
            <w:rFonts w:ascii="ZWAdobeF" w:hAnsi="ZWAdobeF" w:cs="ZWAdobeF"/>
            <w:sz w:val="2"/>
            <w:szCs w:val="2"/>
          </w:rPr>
          <w:lastRenderedPageBreak/>
          <w:delText>1332B</w:delText>
        </w:r>
        <w:r w:rsidR="0033544D" w:rsidRPr="00742779">
          <w:delText>For</w:delText>
        </w:r>
      </w:del>
      <w:ins w:id="2914" w:author="Seth Oranburg" w:date="2026-03-07T09:50:00Z" w16du:dateUtc="2026-03-07T14:50:00Z">
        <w:r w:rsidR="0033544D" w:rsidRPr="00742779">
          <w:t>For</w:t>
        </w:r>
      </w:ins>
      <w:r w:rsidR="0033544D" w:rsidRPr="00742779">
        <w:t xml:space="preserve"> the nonprofit project, governance operates without owners. The nonprofit corporation has no shareholders who can vote directors out if they disapprove of board decisions. Directors are often self-perpetuating, elected by the board itself rather than by members or donors. Accountability comes not from ownership rights but from fiduciary duties owed to the organization</w:t>
      </w:r>
      <w:r w:rsidR="009F60D1" w:rsidRPr="00742779">
        <w:t>’</w:t>
      </w:r>
      <w:r w:rsidR="0033544D" w:rsidRPr="00742779">
        <w:t>s charitable purposes,</w:t>
      </w:r>
      <w:r w:rsidR="0033544D">
        <w:fldChar w:fldCharType="begin"/>
      </w:r>
      <w:r w:rsidR="0033544D">
        <w:instrText>HYPERLINK \l "fn160-11647" \o "Jump to citation"</w:instrText>
      </w:r>
      <w:r w:rsidR="0033544D">
        <w:fldChar w:fldCharType="separate"/>
      </w:r>
      <w:r w:rsidR="0033544D" w:rsidRPr="00742779">
        <w:rPr>
          <w:rStyle w:val="Hyperlink"/>
          <w:color w:val="auto"/>
          <w:u w:val="none"/>
        </w:rPr>
        <w:t>[160</w:t>
      </w:r>
      <w:r w:rsidR="00EE2871" w:rsidRPr="00742779">
        <w:rPr>
          <w:rStyle w:val="Hyperlink"/>
          <w:color w:val="auto"/>
          <w:u w:val="none"/>
        </w:rPr>
        <w:t>]</w:t>
      </w:r>
      <w:r w:rsidR="0033544D">
        <w:fldChar w:fldCharType="end"/>
      </w:r>
      <w:r w:rsidR="0033544D" w:rsidRPr="00742779">
        <w:t xml:space="preserve"> oversight by state attorneys general who enforce charitable trust principles,</w:t>
      </w:r>
      <w:r w:rsidR="0033544D">
        <w:fldChar w:fldCharType="begin"/>
      </w:r>
      <w:r w:rsidR="0033544D">
        <w:instrText>HYPERLINK \l "fn161-11647" \o "Jump to citation"</w:instrText>
      </w:r>
      <w:r w:rsidR="0033544D">
        <w:fldChar w:fldCharType="separate"/>
      </w:r>
      <w:r w:rsidR="0033544D" w:rsidRPr="00742779">
        <w:rPr>
          <w:rStyle w:val="Hyperlink"/>
          <w:color w:val="auto"/>
          <w:u w:val="none"/>
        </w:rPr>
        <w:t>[161</w:t>
      </w:r>
      <w:r w:rsidR="00EE2871" w:rsidRPr="00742779">
        <w:rPr>
          <w:rStyle w:val="Hyperlink"/>
          <w:color w:val="auto"/>
          <w:u w:val="none"/>
        </w:rPr>
        <w:t>]</w:t>
      </w:r>
      <w:r w:rsidR="0033544D">
        <w:fldChar w:fldCharType="end"/>
      </w:r>
      <w:r w:rsidR="0033544D" w:rsidRPr="00742779">
        <w:t xml:space="preserve"> and reputational constraints that affect directors</w:t>
      </w:r>
      <w:r w:rsidR="009F60D1" w:rsidRPr="00742779">
        <w:t>’</w:t>
      </w:r>
      <w:r w:rsidR="0033544D" w:rsidRPr="00742779">
        <w:t xml:space="preserve"> willingness to serve. This governance structure makes sense for an organization that exists to pursue public purposes rather than to maximize returns to private owners, but it creates weak accountability mechanisms compared to for-profit governance.</w:t>
      </w:r>
    </w:p>
    <w:p w14:paraId="0435C417" w14:textId="77777777" w:rsidR="0033544D" w:rsidRPr="00742779" w:rsidRDefault="00742779" w:rsidP="000E54B1">
      <w:del w:id="2915" w:author="Seth Oranburg" w:date="2026-03-07T09:50:00Z" w16du:dateUtc="2026-03-07T14:50:00Z">
        <w:r w:rsidRPr="00742779">
          <w:rPr>
            <w:rFonts w:ascii="ZWAdobeF" w:hAnsi="ZWAdobeF" w:cs="ZWAdobeF"/>
            <w:sz w:val="2"/>
            <w:szCs w:val="2"/>
          </w:rPr>
          <w:delText>1333B</w:delText>
        </w:r>
        <w:r w:rsidR="0033544D" w:rsidRPr="00742779">
          <w:delText>For</w:delText>
        </w:r>
      </w:del>
      <w:ins w:id="2916" w:author="Seth Oranburg" w:date="2026-03-07T09:50:00Z" w16du:dateUtc="2026-03-07T14:50:00Z">
        <w:r w:rsidR="0033544D" w:rsidRPr="00742779">
          <w:t>For</w:t>
        </w:r>
      </w:ins>
      <w:r w:rsidR="0033544D" w:rsidRPr="00742779">
        <w:t xml:space="preserve"> the platform, governance is what makes the structure decentralized. Priya wants decisions about platform rules, fee structures, and feature development to be made by users, not by a central authority. Token-based voting allows that distributed governance. But the legal wrapper that gives the platform capacity to contract and hold assets needs its own governance rules. The wrapper</w:t>
      </w:r>
      <w:r w:rsidR="009F60D1" w:rsidRPr="00742779">
        <w:t>’</w:t>
      </w:r>
      <w:r w:rsidR="0033544D" w:rsidRPr="00742779">
        <w:t>s governance documents must specify who has authority to bind the wrapper legally, how decisions by token holders translate into authorized actions by the wrapper, and what happens when algorithmic governance produces results that conflict with legal requirements. The design challenge is making these two governance systems work together rather than contradicting each other.</w:t>
      </w:r>
    </w:p>
    <w:p w14:paraId="1DB05F3A" w14:textId="77777777" w:rsidR="0033544D" w:rsidRPr="00742779" w:rsidRDefault="0033544D" w:rsidP="000E54B1">
      <w:pPr>
        <w:pStyle w:val="Heading2"/>
        <w:rPr>
          <w:rFonts w:eastAsia="Times New Roman"/>
        </w:rPr>
      </w:pPr>
      <w:r>
        <w:t>Risk Allocation</w:t>
      </w:r>
      <w:del w:id="2917" w:author="Seth Oranburg" w:date="2026-03-07T09:50:00Z" w16du:dateUtc="2026-03-07T14:50:00Z">
        <w:r w:rsidRPr="00742779">
          <w:rPr>
            <w:rFonts w:eastAsia="Times New Roman"/>
          </w:rPr>
          <w:delText xml:space="preserve"> as Selection Criterion</w:delText>
        </w:r>
      </w:del>
      <w:ins w:id="2918" w:author="Seth Oranburg" w:date="2026-03-07T09:50:00Z" w16du:dateUtc="2026-03-07T14:50:00Z">
        <w:r>
          <w:t>: Who Bears the Losses?</w:t>
        </w:r>
      </w:ins>
    </w:p>
    <w:p w14:paraId="124208BE" w14:textId="77777777" w:rsidR="0033544D" w:rsidRPr="00742779" w:rsidRDefault="00742779" w:rsidP="000E54B1">
      <w:del w:id="2919" w:author="Seth Oranburg" w:date="2026-03-07T09:50:00Z" w16du:dateUtc="2026-03-07T14:50:00Z">
        <w:r w:rsidRPr="00742779">
          <w:rPr>
            <w:rFonts w:ascii="ZWAdobeF" w:hAnsi="ZWAdobeF" w:cs="ZWAdobeF"/>
            <w:sz w:val="2"/>
            <w:szCs w:val="2"/>
          </w:rPr>
          <w:delText>1334B</w:delText>
        </w:r>
        <w:r w:rsidR="0033544D" w:rsidRPr="00742779">
          <w:delText>Risk</w:delText>
        </w:r>
      </w:del>
      <w:ins w:id="2920" w:author="Seth Oranburg" w:date="2026-03-07T09:50:00Z" w16du:dateUtc="2026-03-07T14:50:00Z">
        <w:r w:rsidR="0033544D" w:rsidRPr="00742779">
          <w:t>Risk</w:t>
        </w:r>
      </w:ins>
      <w:r w:rsidR="0033544D" w:rsidRPr="00742779">
        <w:t xml:space="preserve"> allocation is the problem of who bears losses when things go wrong. Ventures breach contracts, cause injuries, default on loans, incur tax obligations, and violate regulations. The entity form chosen determines how much of that downside is borne by the venture</w:t>
      </w:r>
      <w:r w:rsidR="009F60D1" w:rsidRPr="00742779">
        <w:t>’</w:t>
      </w:r>
      <w:r w:rsidR="0033544D" w:rsidRPr="00742779">
        <w:t>s asset pool and how much reaches through to owners</w:t>
      </w:r>
      <w:r w:rsidR="009F60D1" w:rsidRPr="00742779">
        <w:t>’</w:t>
      </w:r>
      <w:r w:rsidR="0033544D" w:rsidRPr="00742779">
        <w:t xml:space="preserve"> personal assets.</w:t>
      </w:r>
    </w:p>
    <w:p w14:paraId="0A561E3E" w14:textId="77777777" w:rsidR="0033544D" w:rsidRPr="00742779" w:rsidRDefault="00742779" w:rsidP="000E54B1">
      <w:pPr>
        <w:pPrChange w:id="2921" w:author="Seth Oranburg" w:date="2026-03-07T09:50:00Z" w16du:dateUtc="2026-03-07T14:50:00Z">
          <w:pPr>
            <w:pStyle w:val="NormalWeb"/>
          </w:pPr>
        </w:pPrChange>
      </w:pPr>
      <w:del w:id="2922" w:author="Seth Oranburg" w:date="2026-03-07T09:50:00Z" w16du:dateUtc="2026-03-07T14:50:00Z">
        <w:r w:rsidRPr="00742779">
          <w:rPr>
            <w:rFonts w:ascii="ZWAdobeF" w:hAnsi="ZWAdobeF" w:cs="ZWAdobeF"/>
            <w:sz w:val="2"/>
            <w:szCs w:val="2"/>
          </w:rPr>
          <w:delText>1335B</w:delText>
        </w:r>
        <w:r w:rsidR="0033544D" w:rsidRPr="00742779">
          <w:delText>Partnership</w:delText>
        </w:r>
      </w:del>
      <w:ins w:id="2923" w:author="Seth Oranburg" w:date="2026-03-07T09:50:00Z" w16du:dateUtc="2026-03-07T14:50:00Z">
        <w:r w:rsidR="0033544D" w:rsidRPr="00742779">
          <w:t>Partnership</w:t>
        </w:r>
      </w:ins>
      <w:r w:rsidR="0033544D" w:rsidRPr="00742779">
        <w:t xml:space="preserve"> law imposes joint and several liability on all partners for all partnership obligations.</w:t>
      </w:r>
      <w:r w:rsidR="0033544D">
        <w:fldChar w:fldCharType="begin"/>
      </w:r>
      <w:r w:rsidR="0033544D">
        <w:instrText>HYPERLINK \l "fn63-11647" \o "Jump to citation"</w:instrText>
      </w:r>
      <w:r w:rsidR="0033544D">
        <w:fldChar w:fldCharType="separate"/>
      </w:r>
      <w:r w:rsidR="0033544D" w:rsidRPr="00742779">
        <w:rPr>
          <w:rStyle w:val="Hyperlink"/>
          <w:color w:val="auto"/>
          <w:u w:val="none"/>
        </w:rPr>
        <w:t>[63</w:t>
      </w:r>
      <w:r w:rsidR="00FA601A" w:rsidRPr="00742779">
        <w:rPr>
          <w:rStyle w:val="Hyperlink"/>
          <w:color w:val="auto"/>
          <w:u w:val="none"/>
        </w:rPr>
        <w:t>]</w:t>
      </w:r>
      <w:r w:rsidR="0033544D">
        <w:fldChar w:fldCharType="end"/>
      </w:r>
      <w:r w:rsidR="0033544D" w:rsidRPr="00742779">
        <w:t xml:space="preserve"> This means that a creditor or claimant can pursue any partner for the full amount of the partnership</w:t>
      </w:r>
      <w:r w:rsidR="009F60D1" w:rsidRPr="00742779">
        <w:t>’</w:t>
      </w:r>
      <w:r w:rsidR="0033544D" w:rsidRPr="00742779">
        <w:t>s obligation, and that partner must then seek contribution from other partners if they are jointly responsible. Each partner</w:t>
      </w:r>
      <w:r w:rsidR="009F60D1" w:rsidRPr="00742779">
        <w:t>’</w:t>
      </w:r>
      <w:r w:rsidR="0033544D" w:rsidRPr="00742779">
        <w:t>s personal assets become part of the venture</w:t>
      </w:r>
      <w:r w:rsidR="009F60D1" w:rsidRPr="00742779">
        <w:t>’</w:t>
      </w:r>
      <w:r w:rsidR="0033544D" w:rsidRPr="00742779">
        <w:t xml:space="preserve">s risk-bearing capacity. For a small venture with modest liabilities and partners who trust each other, this arrangement signals commitment and may reduce the </w:t>
      </w:r>
      <w:r w:rsidR="0033544D" w:rsidRPr="00742779">
        <w:lastRenderedPageBreak/>
        <w:t>need for external credit enhancements. For a growing venture with substantial liabilities or partners with different risk tolerances, joint and several liability becomes unacceptable.</w:t>
      </w:r>
    </w:p>
    <w:p w14:paraId="24D2F35D" w14:textId="77777777" w:rsidR="0033544D" w:rsidRPr="00742779" w:rsidRDefault="00742779" w:rsidP="000E54B1">
      <w:del w:id="2924" w:author="Seth Oranburg" w:date="2026-03-07T09:50:00Z" w16du:dateUtc="2026-03-07T14:50:00Z">
        <w:r w:rsidRPr="00742779">
          <w:rPr>
            <w:rFonts w:ascii="ZWAdobeF" w:hAnsi="ZWAdobeF" w:cs="ZWAdobeF"/>
            <w:sz w:val="2"/>
            <w:szCs w:val="2"/>
          </w:rPr>
          <w:delText>1336B</w:delText>
        </w:r>
        <w:r w:rsidR="0033544D" w:rsidRPr="00742779">
          <w:delText>The</w:delText>
        </w:r>
      </w:del>
      <w:ins w:id="2925" w:author="Seth Oranburg" w:date="2026-03-07T09:50:00Z" w16du:dateUtc="2026-03-07T14:50:00Z">
        <w:r w:rsidR="0033544D" w:rsidRPr="00742779">
          <w:t>The</w:t>
        </w:r>
      </w:ins>
      <w:r w:rsidR="0033544D" w:rsidRPr="00742779">
        <w:t xml:space="preserve"> risk allocation problem becomes acute when liabilities arise from events the partners cannot control. Zeeva and Sammy might manage the business carefully, maintain insurance, and avoid obviously risky decisions. Their personal assets remain exposed to claims arising from employee negligence, supplier disputes, customer injuries, or regulatory violations that occur despite reasonable precautions. Insurance provides partial protection, but insurance has limits and exclusions. A catastrophic event can exceed coverage, leaving partners personally liable for the excess.</w:t>
      </w:r>
    </w:p>
    <w:p w14:paraId="4BCEEB29" w14:textId="77777777" w:rsidR="0033544D" w:rsidRPr="00742779" w:rsidRDefault="00742779" w:rsidP="000E54B1">
      <w:pPr>
        <w:pPrChange w:id="2926" w:author="Seth Oranburg" w:date="2026-03-07T09:50:00Z" w16du:dateUtc="2026-03-07T14:50:00Z">
          <w:pPr>
            <w:pStyle w:val="NormalWeb"/>
          </w:pPr>
        </w:pPrChange>
      </w:pPr>
      <w:del w:id="2927" w:author="Seth Oranburg" w:date="2026-03-07T09:50:00Z" w16du:dateUtc="2026-03-07T14:50:00Z">
        <w:r w:rsidRPr="00742779">
          <w:rPr>
            <w:rFonts w:ascii="ZWAdobeF" w:hAnsi="ZWAdobeF" w:cs="ZWAdobeF"/>
            <w:sz w:val="2"/>
            <w:szCs w:val="2"/>
          </w:rPr>
          <w:delText>1337B</w:delText>
        </w:r>
        <w:r w:rsidR="0033544D" w:rsidRPr="00742779">
          <w:delText>Corporate</w:delText>
        </w:r>
      </w:del>
      <w:ins w:id="2928" w:author="Seth Oranburg" w:date="2026-03-07T09:50:00Z" w16du:dateUtc="2026-03-07T14:50:00Z">
        <w:r w:rsidR="0033544D" w:rsidRPr="00742779">
          <w:t>Corporate</w:t>
        </w:r>
      </w:ins>
      <w:r w:rsidR="0033544D" w:rsidRPr="00742779">
        <w:t xml:space="preserve"> form changes the baseline. Shareholders are not personally liable for corporate debts and obligations solely by reason of being shareholders.</w:t>
      </w:r>
      <w:r w:rsidR="0033544D">
        <w:fldChar w:fldCharType="begin"/>
      </w:r>
      <w:r w:rsidR="0033544D">
        <w:instrText>HYPERLINK \l "fn162-11647" \o "Jump to citation"</w:instrText>
      </w:r>
      <w:r w:rsidR="0033544D">
        <w:fldChar w:fldCharType="separate"/>
      </w:r>
      <w:r w:rsidR="0033544D" w:rsidRPr="00742779">
        <w:rPr>
          <w:rStyle w:val="Hyperlink"/>
          <w:color w:val="auto"/>
          <w:u w:val="none"/>
        </w:rPr>
        <w:t>[162</w:t>
      </w:r>
      <w:r w:rsidR="00FA601A" w:rsidRPr="00742779">
        <w:rPr>
          <w:rStyle w:val="Hyperlink"/>
          <w:color w:val="auto"/>
          <w:u w:val="none"/>
        </w:rPr>
        <w:t>]</w:t>
      </w:r>
      <w:r w:rsidR="0033544D">
        <w:fldChar w:fldCharType="end"/>
      </w:r>
      <w:r w:rsidR="0033544D" w:rsidRPr="00742779">
        <w:t xml:space="preserve"> This limited liability rule means that shareholders risk only their investment in the corporation, not their personal assets beyond that investment. Creditors can collect only from corporate assets, and once those are exhausted, creditors cannot pursue shareholders personally unless they can pierce the corporate veil.</w:t>
      </w:r>
    </w:p>
    <w:p w14:paraId="5C205C75" w14:textId="77777777" w:rsidR="0033544D" w:rsidRPr="00742779" w:rsidRDefault="00742779" w:rsidP="000E54B1">
      <w:pPr>
        <w:pPrChange w:id="2929" w:author="Seth Oranburg" w:date="2026-03-07T09:50:00Z" w16du:dateUtc="2026-03-07T14:50:00Z">
          <w:pPr>
            <w:pStyle w:val="NormalWeb"/>
          </w:pPr>
        </w:pPrChange>
      </w:pPr>
      <w:del w:id="2930" w:author="Seth Oranburg" w:date="2026-03-07T09:50:00Z" w16du:dateUtc="2026-03-07T14:50:00Z">
        <w:r w:rsidRPr="00742779">
          <w:rPr>
            <w:rFonts w:ascii="ZWAdobeF" w:hAnsi="ZWAdobeF" w:cs="ZWAdobeF"/>
            <w:sz w:val="2"/>
            <w:szCs w:val="2"/>
          </w:rPr>
          <w:delText>1338B</w:delText>
        </w:r>
        <w:r w:rsidR="0033544D" w:rsidRPr="00742779">
          <w:delText>Limited</w:delText>
        </w:r>
      </w:del>
      <w:ins w:id="2931" w:author="Seth Oranburg" w:date="2026-03-07T09:50:00Z" w16du:dateUtc="2026-03-07T14:50:00Z">
        <w:r w:rsidR="0033544D" w:rsidRPr="00742779">
          <w:t>Limited</w:t>
        </w:r>
      </w:ins>
      <w:r w:rsidR="0033544D" w:rsidRPr="00742779">
        <w:t xml:space="preserve"> liability is not automatic protection. It requires maintaining the separation between the corporation and its owners. Courts will disregard the corporate form when shareholders treat the corporation as their alter ego, commingle personal and corporate funds, ignore corporate formalities, undercapitalize the entity, or use the corporate form to perpetrate fraud.</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r w:rsidR="0033544D" w:rsidRPr="00742779">
        <w:t xml:space="preserve"> The corporate veil provides protection to shareholders who respect the corporate form as a separate legal person, not to shareholders who treat corporate assets as personal property.</w:t>
      </w:r>
    </w:p>
    <w:p w14:paraId="6087E92A" w14:textId="77777777" w:rsidR="0033544D" w:rsidRPr="00742779" w:rsidRDefault="00742779" w:rsidP="000E54B1">
      <w:pPr>
        <w:pPrChange w:id="2932" w:author="Seth Oranburg" w:date="2026-03-07T09:50:00Z" w16du:dateUtc="2026-03-07T14:50:00Z">
          <w:pPr>
            <w:pStyle w:val="NormalWeb"/>
          </w:pPr>
        </w:pPrChange>
      </w:pPr>
      <w:del w:id="2933" w:author="Seth Oranburg" w:date="2026-03-07T09:50:00Z" w16du:dateUtc="2026-03-07T14:50:00Z">
        <w:r w:rsidRPr="00742779">
          <w:rPr>
            <w:rFonts w:ascii="ZWAdobeF" w:hAnsi="ZWAdobeF" w:cs="ZWAdobeF"/>
            <w:sz w:val="2"/>
            <w:szCs w:val="2"/>
          </w:rPr>
          <w:delText>1339B</w:delText>
        </w:r>
        <w:r w:rsidR="0033544D" w:rsidRPr="00742779">
          <w:delText>LLC</w:delText>
        </w:r>
      </w:del>
      <w:ins w:id="2934" w:author="Seth Oranburg" w:date="2026-03-07T09:50:00Z" w16du:dateUtc="2026-03-07T14:50:00Z">
        <w:r w:rsidR="0033544D" w:rsidRPr="00742779">
          <w:t>LLC</w:t>
        </w:r>
      </w:ins>
      <w:r w:rsidR="0033544D" w:rsidRPr="00742779">
        <w:t xml:space="preserve"> law provides comparable limited liability. LLC members are not personally liable for LLC obligations solely by reason of being members.</w:t>
      </w:r>
      <w:r w:rsidR="0033544D">
        <w:fldChar w:fldCharType="begin"/>
      </w:r>
      <w:r w:rsidR="0033544D">
        <w:instrText>HYPERLINK \l "fn164-11647" \o "Jump to citation"</w:instrText>
      </w:r>
      <w:r w:rsidR="0033544D">
        <w:fldChar w:fldCharType="separate"/>
      </w:r>
      <w:r w:rsidR="0033544D" w:rsidRPr="00742779">
        <w:rPr>
          <w:rStyle w:val="Hyperlink"/>
          <w:color w:val="auto"/>
          <w:u w:val="none"/>
        </w:rPr>
        <w:t>[164</w:t>
      </w:r>
      <w:r w:rsidR="00FA601A" w:rsidRPr="00742779">
        <w:rPr>
          <w:rStyle w:val="Hyperlink"/>
          <w:color w:val="auto"/>
          <w:u w:val="none"/>
        </w:rPr>
        <w:t>]</w:t>
      </w:r>
      <w:r w:rsidR="0033544D">
        <w:fldChar w:fldCharType="end"/>
      </w:r>
      <w:r w:rsidR="0033544D" w:rsidRPr="00742779">
        <w:t xml:space="preserve"> The same veil-piercing doctrines apply when members abuse the form by ignoring the entity boundary or using the LLC as an instrumentality for fraud.</w:t>
      </w:r>
    </w:p>
    <w:p w14:paraId="5908E957" w14:textId="77777777" w:rsidR="0033544D" w:rsidRPr="00742779" w:rsidRDefault="00742779" w:rsidP="000E54B1">
      <w:del w:id="2935" w:author="Seth Oranburg" w:date="2026-03-07T09:50:00Z" w16du:dateUtc="2026-03-07T14:50:00Z">
        <w:r w:rsidRPr="00742779">
          <w:rPr>
            <w:rFonts w:ascii="ZWAdobeF" w:hAnsi="ZWAdobeF" w:cs="ZWAdobeF"/>
            <w:sz w:val="2"/>
            <w:szCs w:val="2"/>
          </w:rPr>
          <w:delText>1340B</w:delText>
        </w:r>
        <w:r w:rsidR="0033544D" w:rsidRPr="00742779">
          <w:delText>The</w:delText>
        </w:r>
      </w:del>
      <w:ins w:id="2936" w:author="Seth Oranburg" w:date="2026-03-07T09:50:00Z" w16du:dateUtc="2026-03-07T14:50:00Z">
        <w:r w:rsidR="0033544D" w:rsidRPr="00742779">
          <w:t>The</w:t>
        </w:r>
      </w:ins>
      <w:r w:rsidR="0033544D" w:rsidRPr="00742779">
        <w:t xml:space="preserve"> shift from unlimited to limited liability changes how ventures interact with creditors and counterparties. Creditors who would lend to a partnership backed by partners</w:t>
      </w:r>
      <w:r w:rsidR="009F60D1" w:rsidRPr="00742779">
        <w:t>’</w:t>
      </w:r>
      <w:r w:rsidR="0033544D" w:rsidRPr="00742779">
        <w:t xml:space="preserve"> personal assets may refuse to lend to a corporation or LLC without additional security. The result is that limited liability often gets bargained away through personal guarantees, requiring owners to commit their personal assets despite the statutory liability shield. Limited liability protects against involuntary creditors and tort claimants who cannot bargain for guarantees in advance, but it provides less protection against sophisticated </w:t>
      </w:r>
      <w:r w:rsidR="0033544D" w:rsidRPr="00742779">
        <w:lastRenderedPageBreak/>
        <w:t>voluntary creditors who can condition their participation on founders accepting personal liability through contract.</w:t>
      </w:r>
    </w:p>
    <w:p w14:paraId="45EC9CD3" w14:textId="77777777" w:rsidR="0033544D" w:rsidRPr="00742779" w:rsidRDefault="00742779" w:rsidP="000E54B1">
      <w:del w:id="2937" w:author="Seth Oranburg" w:date="2026-03-07T09:50:00Z" w16du:dateUtc="2026-03-07T14:50:00Z">
        <w:r w:rsidRPr="00742779">
          <w:rPr>
            <w:rFonts w:ascii="ZWAdobeF" w:hAnsi="ZWAdobeF" w:cs="ZWAdobeF"/>
            <w:sz w:val="2"/>
            <w:szCs w:val="2"/>
          </w:rPr>
          <w:delText>1341B</w:delText>
        </w:r>
        <w:r w:rsidR="0033544D" w:rsidRPr="00742779">
          <w:delText>For</w:delText>
        </w:r>
      </w:del>
      <w:ins w:id="2938" w:author="Seth Oranburg" w:date="2026-03-07T09:50:00Z" w16du:dateUtc="2026-03-07T14:50:00Z">
        <w:r w:rsidR="0033544D" w:rsidRPr="00742779">
          <w:t>For</w:t>
        </w:r>
      </w:ins>
      <w:r w:rsidR="0033544D" w:rsidRPr="00742779">
        <w:t xml:space="preserve"> the investment transaction, limited liability is essential not because Marcus fears unlimited liability himself, but because institutional investors will not accept structural arrangements where investors could face claims beyond their investment amount. Marcus</w:t>
      </w:r>
      <w:r w:rsidR="009F60D1" w:rsidRPr="00742779">
        <w:t>’</w:t>
      </w:r>
      <w:r w:rsidR="0033544D" w:rsidRPr="00742779">
        <w:t>s fund has limited partners who invested in the fund expecting exposure limited to their capital contributions. If the fund invested in a general partnership where fund managers could become jointly liable for partnership obligations, that liability would flow back to the fund</w:t>
      </w:r>
      <w:r w:rsidR="009F60D1" w:rsidRPr="00742779">
        <w:t>’</w:t>
      </w:r>
      <w:r w:rsidR="0033544D" w:rsidRPr="00742779">
        <w:t>s limited partners in ways they did not anticipate and cannot monitor.</w:t>
      </w:r>
    </w:p>
    <w:p w14:paraId="21492BE9" w14:textId="77777777" w:rsidR="0033544D" w:rsidRPr="00742779" w:rsidRDefault="00742779" w:rsidP="000E54B1">
      <w:pPr>
        <w:pPrChange w:id="2939" w:author="Seth Oranburg" w:date="2026-03-07T09:50:00Z" w16du:dateUtc="2026-03-07T14:50:00Z">
          <w:pPr>
            <w:pStyle w:val="NormalWeb"/>
          </w:pPr>
        </w:pPrChange>
      </w:pPr>
      <w:del w:id="2940" w:author="Seth Oranburg" w:date="2026-03-07T09:50:00Z" w16du:dateUtc="2026-03-07T14:50:00Z">
        <w:r w:rsidRPr="00742779">
          <w:rPr>
            <w:rFonts w:ascii="ZWAdobeF" w:hAnsi="ZWAdobeF" w:cs="ZWAdobeF"/>
            <w:sz w:val="2"/>
            <w:szCs w:val="2"/>
          </w:rPr>
          <w:delText>1342B</w:delText>
        </w:r>
        <w:r w:rsidR="0033544D" w:rsidRPr="00742779">
          <w:delText>For</w:delText>
        </w:r>
      </w:del>
      <w:ins w:id="2941" w:author="Seth Oranburg" w:date="2026-03-07T09:50:00Z" w16du:dateUtc="2026-03-07T14:50:00Z">
        <w:r w:rsidR="0033544D" w:rsidRPr="00742779">
          <w:t>For</w:t>
        </w:r>
      </w:ins>
      <w:r w:rsidR="0033544D" w:rsidRPr="00742779">
        <w:t xml:space="preserve"> the nonprofit project, limited liability serves different purposes. Directors and officers need protection from personal liability for organizational obligations so they are willing to serve. Volunteers who serve on nonprofit boards are not seeking financial returns. They will not accept personal financial exposure for organizational decisions made collectively. Limited liability enables nonprofits to attract volunteer directors by limiting their risk to reputational and time costs rather than extending to their personal wealth.</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p>
    <w:p w14:paraId="0F265AA5" w14:textId="77777777" w:rsidR="0033544D" w:rsidRPr="00742779" w:rsidRDefault="00742779" w:rsidP="000E54B1">
      <w:pPr>
        <w:pPrChange w:id="2942" w:author="Seth Oranburg" w:date="2026-03-07T09:50:00Z" w16du:dateUtc="2026-03-07T14:50:00Z">
          <w:pPr>
            <w:pStyle w:val="NormalWeb"/>
          </w:pPr>
        </w:pPrChange>
      </w:pPr>
      <w:del w:id="2943" w:author="Seth Oranburg" w:date="2026-03-07T09:50:00Z" w16du:dateUtc="2026-03-07T14:50:00Z">
        <w:r w:rsidRPr="00742779">
          <w:rPr>
            <w:rFonts w:ascii="ZWAdobeF" w:hAnsi="ZWAdobeF" w:cs="ZWAdobeF"/>
            <w:sz w:val="2"/>
            <w:szCs w:val="2"/>
          </w:rPr>
          <w:delText>1343B</w:delText>
        </w:r>
        <w:r w:rsidR="0033544D" w:rsidRPr="00742779">
          <w:delText>For</w:delText>
        </w:r>
      </w:del>
      <w:ins w:id="2944" w:author="Seth Oranburg" w:date="2026-03-07T09:50:00Z" w16du:dateUtc="2026-03-07T14:50:00Z">
        <w:r w:rsidR="0033544D" w:rsidRPr="00742779">
          <w:t>For</w:t>
        </w:r>
      </w:ins>
      <w:r w:rsidR="0033544D" w:rsidRPr="00742779">
        <w:t xml:space="preserve"> the platform, the liability question is who is exposed when something goes wrong. If the platform operates without a legal wrapper,</w:t>
      </w:r>
      <w:r w:rsidR="0033544D">
        <w:fldChar w:fldCharType="begin"/>
      </w:r>
      <w:r w:rsidR="0033544D">
        <w:instrText>HYPERLINK \l "fn150-11647" \o "Jump to citation"</w:instrText>
      </w:r>
      <w:r w:rsidR="0033544D">
        <w:fldChar w:fldCharType="separate"/>
      </w:r>
      <w:r w:rsidR="0033544D" w:rsidRPr="00742779">
        <w:rPr>
          <w:rStyle w:val="Hyperlink"/>
          <w:color w:val="auto"/>
          <w:u w:val="none"/>
        </w:rPr>
        <w:t>[150</w:t>
      </w:r>
      <w:r w:rsidR="00EE2871" w:rsidRPr="00742779">
        <w:rPr>
          <w:rStyle w:val="Hyperlink"/>
          <w:color w:val="auto"/>
          <w:u w:val="none"/>
        </w:rPr>
        <w:t>]</w:t>
      </w:r>
      <w:r w:rsidR="0033544D">
        <w:fldChar w:fldCharType="end"/>
      </w:r>
      <w:r w:rsidR="0033544D" w:rsidRPr="00742779">
        <w:t xml:space="preserve"> participants who hold governance tokens and vote on proposals may be treated as general partners in an unincorporated association, exposing them to joint and several liability for claims against the platform.</w:t>
      </w:r>
      <w:r w:rsidR="0033544D">
        <w:fldChar w:fldCharType="begin"/>
      </w:r>
      <w:r w:rsidR="0033544D">
        <w:instrText>HYPERLINK \l "fn166-11647" \o "Jump to citation"</w:instrText>
      </w:r>
      <w:r w:rsidR="0033544D">
        <w:fldChar w:fldCharType="separate"/>
      </w:r>
      <w:r w:rsidR="0033544D" w:rsidRPr="00742779">
        <w:rPr>
          <w:rStyle w:val="Hyperlink"/>
          <w:color w:val="auto"/>
          <w:u w:val="none"/>
        </w:rPr>
        <w:t>[166</w:t>
      </w:r>
      <w:r w:rsidR="00EE2871" w:rsidRPr="00742779">
        <w:rPr>
          <w:rStyle w:val="Hyperlink"/>
          <w:color w:val="auto"/>
          <w:u w:val="none"/>
        </w:rPr>
        <w:t>]</w:t>
      </w:r>
      <w:r w:rsidR="0033544D">
        <w:fldChar w:fldCharType="end"/>
      </w:r>
      <w:r w:rsidR="0033544D" w:rsidRPr="00742779">
        <w:t xml:space="preserve"> A legal wrapper with limited liability protection shields participants from personal exposure, but only if the wrapper is properly maintained and participants do not exercise such total control that courts disregard the entity boundary.</w:t>
      </w:r>
    </w:p>
    <w:p w14:paraId="4D702CFB" w14:textId="77777777" w:rsidR="0033544D" w:rsidRPr="00742779" w:rsidRDefault="0033544D" w:rsidP="000E54B1">
      <w:pPr>
        <w:pStyle w:val="Heading2"/>
        <w:rPr>
          <w:rFonts w:eastAsia="Times New Roman"/>
        </w:rPr>
      </w:pPr>
      <w:r>
        <w:t>Asset Partitioning</w:t>
      </w:r>
      <w:del w:id="2945" w:author="Seth Oranburg" w:date="2026-03-07T09:50:00Z" w16du:dateUtc="2026-03-07T14:50:00Z">
        <w:r w:rsidRPr="00742779">
          <w:rPr>
            <w:rFonts w:eastAsia="Times New Roman"/>
          </w:rPr>
          <w:delText xml:space="preserve"> as Selection Criterion</w:delText>
        </w:r>
      </w:del>
      <w:ins w:id="2946" w:author="Seth Oranburg" w:date="2026-03-07T09:50:00Z" w16du:dateUtc="2026-03-07T14:50:00Z">
        <w:r>
          <w:t>: Which Assets Can Creditors Reach?</w:t>
        </w:r>
      </w:ins>
    </w:p>
    <w:p w14:paraId="637A6622" w14:textId="77777777" w:rsidR="0033544D" w:rsidRPr="00742779" w:rsidRDefault="00742779" w:rsidP="000E54B1">
      <w:del w:id="2947" w:author="Seth Oranburg" w:date="2026-03-07T09:50:00Z" w16du:dateUtc="2026-03-07T14:50:00Z">
        <w:r w:rsidRPr="00742779">
          <w:rPr>
            <w:rFonts w:ascii="ZWAdobeF" w:hAnsi="ZWAdobeF" w:cs="ZWAdobeF"/>
            <w:sz w:val="2"/>
            <w:szCs w:val="2"/>
          </w:rPr>
          <w:delText>1344B</w:delText>
        </w:r>
        <w:r w:rsidR="0033544D" w:rsidRPr="00742779">
          <w:delText>Asset</w:delText>
        </w:r>
      </w:del>
      <w:ins w:id="2948" w:author="Seth Oranburg" w:date="2026-03-07T09:50:00Z" w16du:dateUtc="2026-03-07T14:50:00Z">
        <w:r w:rsidR="0033544D" w:rsidRPr="00742779">
          <w:t>Asset</w:t>
        </w:r>
      </w:ins>
      <w:r w:rsidR="0033544D" w:rsidRPr="00742779">
        <w:t xml:space="preserve"> partitioning is the boundary problem. The venture needs a stable asset pool to operate, and creditors need to know what assets back the venture</w:t>
      </w:r>
      <w:r w:rsidR="009F60D1" w:rsidRPr="00742779">
        <w:t>’</w:t>
      </w:r>
      <w:r w:rsidR="0033544D" w:rsidRPr="00742779">
        <w:t>s obligations. Simultaneously, owners need protection from having venture assets seized to satisfy their personal creditors, and personal creditors need protection from having owners hide assets in venture entities.</w:t>
      </w:r>
    </w:p>
    <w:p w14:paraId="69AD1518" w14:textId="77777777" w:rsidR="0033544D" w:rsidRPr="00742779" w:rsidRDefault="00742779" w:rsidP="000E54B1">
      <w:pPr>
        <w:pPrChange w:id="2949" w:author="Seth Oranburg" w:date="2026-03-07T09:50:00Z" w16du:dateUtc="2026-03-07T14:50:00Z">
          <w:pPr>
            <w:pStyle w:val="NormalWeb"/>
          </w:pPr>
        </w:pPrChange>
      </w:pPr>
      <w:del w:id="2950" w:author="Seth Oranburg" w:date="2026-03-07T09:50:00Z" w16du:dateUtc="2026-03-07T14:50:00Z">
        <w:r w:rsidRPr="00742779">
          <w:rPr>
            <w:rFonts w:ascii="ZWAdobeF" w:hAnsi="ZWAdobeF" w:cs="ZWAdobeF"/>
            <w:sz w:val="2"/>
            <w:szCs w:val="2"/>
          </w:rPr>
          <w:delText>1345B</w:delText>
        </w:r>
        <w:r w:rsidR="0033544D" w:rsidRPr="00742779">
          <w:delText>Partnership</w:delText>
        </w:r>
      </w:del>
      <w:ins w:id="2951" w:author="Seth Oranburg" w:date="2026-03-07T09:50:00Z" w16du:dateUtc="2026-03-07T14:50:00Z">
        <w:r w:rsidR="0033544D" w:rsidRPr="00742779">
          <w:t>Partnership</w:t>
        </w:r>
      </w:ins>
      <w:r w:rsidR="0033544D" w:rsidRPr="00742779">
        <w:t xml:space="preserve"> law creates an entity with its own property. Property acquired by the partnership is property of the partnership, not property of individual partners.</w:t>
      </w:r>
      <w:r w:rsidR="0033544D">
        <w:fldChar w:fldCharType="begin"/>
      </w:r>
      <w:r w:rsidR="0033544D">
        <w:instrText>HYPERLINK \l "fn45-11647" \o "Jump to citation"</w:instrText>
      </w:r>
      <w:r w:rsidR="0033544D">
        <w:fldChar w:fldCharType="separate"/>
      </w:r>
      <w:r w:rsidR="0033544D" w:rsidRPr="00742779">
        <w:rPr>
          <w:rStyle w:val="Hyperlink"/>
          <w:color w:val="auto"/>
          <w:u w:val="none"/>
        </w:rPr>
        <w:t>[45</w:t>
      </w:r>
      <w:r w:rsidR="00FA601A" w:rsidRPr="00742779">
        <w:rPr>
          <w:rStyle w:val="Hyperlink"/>
          <w:color w:val="auto"/>
          <w:u w:val="none"/>
        </w:rPr>
        <w:t>]</w:t>
      </w:r>
      <w:r w:rsidR="0033544D">
        <w:fldChar w:fldCharType="end"/>
      </w:r>
      <w:r w:rsidR="0033544D" w:rsidRPr="00742779">
        <w:t xml:space="preserve"> This rule establishes that partnership assets are </w:t>
      </w:r>
      <w:r w:rsidR="0033544D" w:rsidRPr="00742779">
        <w:lastRenderedPageBreak/>
        <w:t>available first to partnership creditors before individual partners</w:t>
      </w:r>
      <w:r w:rsidR="009F60D1" w:rsidRPr="00742779">
        <w:t>’</w:t>
      </w:r>
      <w:r w:rsidR="0033544D" w:rsidRPr="00742779">
        <w:t xml:space="preserve"> creditors can reach them. But partnership asset partitioning is weaker than corporate asset partitioning because partners remain personally liable for partnership debts, allowing partnership creditors to pursue both partnership assets and partners</w:t>
      </w:r>
      <w:r w:rsidR="009F60D1" w:rsidRPr="00742779">
        <w:t>’</w:t>
      </w:r>
      <w:r w:rsidR="0033544D" w:rsidRPr="00742779">
        <w:t xml:space="preserve"> personal assets.</w:t>
      </w:r>
    </w:p>
    <w:p w14:paraId="300F2564" w14:textId="77777777" w:rsidR="0033544D" w:rsidRPr="00742779" w:rsidRDefault="00742779" w:rsidP="000E54B1">
      <w:del w:id="2952" w:author="Seth Oranburg" w:date="2026-03-07T09:50:00Z" w16du:dateUtc="2026-03-07T14:50:00Z">
        <w:r w:rsidRPr="00742779">
          <w:rPr>
            <w:rFonts w:ascii="ZWAdobeF" w:hAnsi="ZWAdobeF" w:cs="ZWAdobeF"/>
            <w:sz w:val="2"/>
            <w:szCs w:val="2"/>
          </w:rPr>
          <w:delText>1346B</w:delText>
        </w:r>
        <w:r w:rsidR="0033544D" w:rsidRPr="00742779">
          <w:delText>Corporate</w:delText>
        </w:r>
      </w:del>
      <w:ins w:id="2953" w:author="Seth Oranburg" w:date="2026-03-07T09:50:00Z" w16du:dateUtc="2026-03-07T14:50:00Z">
        <w:r w:rsidR="0033544D" w:rsidRPr="00742779">
          <w:t>Corporate</w:t>
        </w:r>
      </w:ins>
      <w:r w:rsidR="0033544D" w:rsidRPr="00742779">
        <w:t xml:space="preserve"> form creates strong bidirectional asset partitioning. Corporate assets are owned by the corporation, not by shareholders. Corporate creditors have priority over corporate assets but cannot reach shareholders</w:t>
      </w:r>
      <w:r w:rsidR="009F60D1" w:rsidRPr="00742779">
        <w:t>’</w:t>
      </w:r>
      <w:r w:rsidR="0033544D" w:rsidRPr="00742779">
        <w:t xml:space="preserve"> personal assets except through piercing the veil. Shareholders</w:t>
      </w:r>
      <w:r w:rsidR="009F60D1" w:rsidRPr="00742779">
        <w:t>’</w:t>
      </w:r>
      <w:r w:rsidR="0033544D" w:rsidRPr="00742779">
        <w:t xml:space="preserve"> personal creditors cannot reach corporate assets directly. A judgment creditor of a shareholder can execute on the shareholder</w:t>
      </w:r>
      <w:r w:rsidR="009F60D1" w:rsidRPr="00742779">
        <w:t>’</w:t>
      </w:r>
      <w:r w:rsidR="0033544D" w:rsidRPr="00742779">
        <w:t>s stock, but that gives the creditor ownership rights, not direct access to corporate property. The creditor must exercise whatever rights that stock provides and cannot simply seize corporate bank accounts or equipment.</w:t>
      </w:r>
    </w:p>
    <w:p w14:paraId="501A47D7" w14:textId="77777777" w:rsidR="0033544D" w:rsidRPr="00742779" w:rsidRDefault="00742779" w:rsidP="000E54B1">
      <w:del w:id="2954" w:author="Seth Oranburg" w:date="2026-03-07T09:50:00Z" w16du:dateUtc="2026-03-07T14:50:00Z">
        <w:r w:rsidRPr="00742779">
          <w:rPr>
            <w:rFonts w:ascii="ZWAdobeF" w:hAnsi="ZWAdobeF" w:cs="ZWAdobeF"/>
            <w:sz w:val="2"/>
            <w:szCs w:val="2"/>
          </w:rPr>
          <w:delText>1347B</w:delText>
        </w:r>
        <w:r w:rsidR="0033544D" w:rsidRPr="00742779">
          <w:delText>This</w:delText>
        </w:r>
      </w:del>
      <w:ins w:id="2955" w:author="Seth Oranburg" w:date="2026-03-07T09:50:00Z" w16du:dateUtc="2026-03-07T14:50:00Z">
        <w:r w:rsidR="0033544D" w:rsidRPr="00742779">
          <w:t>This</w:t>
        </w:r>
      </w:ins>
      <w:r w:rsidR="0033544D" w:rsidRPr="00742779">
        <w:t xml:space="preserve"> strong partitioning protects both the venture and its owners. The venture can hold assets and make long-term investments without fear that an owner</w:t>
      </w:r>
      <w:r w:rsidR="009F60D1" w:rsidRPr="00742779">
        <w:t>’</w:t>
      </w:r>
      <w:r w:rsidR="0033544D" w:rsidRPr="00742779">
        <w:t>s personal financial distress will force liquidation. Owners can separate their personal financial lives from the venture</w:t>
      </w:r>
      <w:r w:rsidR="009F60D1" w:rsidRPr="00742779">
        <w:t>’</w:t>
      </w:r>
      <w:r w:rsidR="0033544D" w:rsidRPr="00742779">
        <w:t>s financial life, reducing the risk that personal creditors will interfere with business operations.</w:t>
      </w:r>
    </w:p>
    <w:p w14:paraId="1B42ED22" w14:textId="77777777" w:rsidR="0033544D" w:rsidRPr="00742779" w:rsidRDefault="00742779" w:rsidP="000E54B1">
      <w:del w:id="2956" w:author="Seth Oranburg" w:date="2026-03-07T09:50:00Z" w16du:dateUtc="2026-03-07T14:50:00Z">
        <w:r w:rsidRPr="00742779">
          <w:rPr>
            <w:rFonts w:ascii="ZWAdobeF" w:hAnsi="ZWAdobeF" w:cs="ZWAdobeF"/>
            <w:sz w:val="2"/>
            <w:szCs w:val="2"/>
          </w:rPr>
          <w:delText>1348B</w:delText>
        </w:r>
        <w:r w:rsidR="0033544D" w:rsidRPr="00742779">
          <w:delText>Asset</w:delText>
        </w:r>
      </w:del>
      <w:ins w:id="2957" w:author="Seth Oranburg" w:date="2026-03-07T09:50:00Z" w16du:dateUtc="2026-03-07T14:50:00Z">
        <w:r w:rsidR="0033544D" w:rsidRPr="00742779">
          <w:t>Asset</w:t>
        </w:r>
      </w:ins>
      <w:r w:rsidR="0033544D" w:rsidRPr="00742779">
        <w:t xml:space="preserve"> partitioning matters for formation costs and ongoing operations. When Zeeva and Sammy want to open a bank account for the construction business, the bank wants to know whose account it is. If they operate as a general partnership without filing any formation documents, the account is opened in their individual names, requiring both signatures for transactions. If they form an LLC or corporation, the account belongs to the entity, and whoever has signing authority under the entity</w:t>
      </w:r>
      <w:r w:rsidR="009F60D1" w:rsidRPr="00742779">
        <w:t>’</w:t>
      </w:r>
      <w:r w:rsidR="0033544D" w:rsidRPr="00742779">
        <w:t>s governance documents can transact without requiring all owners to sign.</w:t>
      </w:r>
    </w:p>
    <w:p w14:paraId="718FE5A6" w14:textId="77777777" w:rsidR="0033544D" w:rsidRPr="00742779" w:rsidRDefault="00742779" w:rsidP="000E54B1">
      <w:pPr>
        <w:pPrChange w:id="2958" w:author="Seth Oranburg" w:date="2026-03-07T09:50:00Z" w16du:dateUtc="2026-03-07T14:50:00Z">
          <w:pPr>
            <w:pStyle w:val="NormalWeb"/>
          </w:pPr>
        </w:pPrChange>
      </w:pPr>
      <w:del w:id="2959" w:author="Seth Oranburg" w:date="2026-03-07T09:50:00Z" w16du:dateUtc="2026-03-07T14:50:00Z">
        <w:r w:rsidRPr="00742779">
          <w:rPr>
            <w:rFonts w:ascii="ZWAdobeF" w:hAnsi="ZWAdobeF" w:cs="ZWAdobeF"/>
            <w:sz w:val="2"/>
            <w:szCs w:val="2"/>
          </w:rPr>
          <w:delText>1349B</w:delText>
        </w:r>
        <w:r w:rsidR="0033544D" w:rsidRPr="00742779">
          <w:delText>Asset</w:delText>
        </w:r>
      </w:del>
      <w:ins w:id="2960" w:author="Seth Oranburg" w:date="2026-03-07T09:50:00Z" w16du:dateUtc="2026-03-07T14:50:00Z">
        <w:r w:rsidR="0033544D" w:rsidRPr="00742779">
          <w:t>Asset</w:t>
        </w:r>
      </w:ins>
      <w:r w:rsidR="0033544D" w:rsidRPr="00742779">
        <w:t xml:space="preserve"> partitioning also matters for what owners can do with ownership interests. In a partnership, a partner cannot transfer governance rights without other partners</w:t>
      </w:r>
      <w:r w:rsidR="009F60D1" w:rsidRPr="00742779">
        <w:t>’</w:t>
      </w:r>
      <w:r w:rsidR="0033544D" w:rsidRPr="00742779">
        <w:t xml:space="preserve"> consent.</w:t>
      </w:r>
      <w:r w:rsidR="0033544D">
        <w:fldChar w:fldCharType="begin"/>
      </w:r>
      <w:r w:rsidR="0033544D">
        <w:instrText>HYPERLINK \l "fn156-11647" \o "Jump to citation"</w:instrText>
      </w:r>
      <w:r w:rsidR="0033544D">
        <w:fldChar w:fldCharType="separate"/>
      </w:r>
      <w:r w:rsidR="0033544D" w:rsidRPr="00742779">
        <w:rPr>
          <w:rStyle w:val="Hyperlink"/>
          <w:color w:val="auto"/>
          <w:u w:val="none"/>
        </w:rPr>
        <w:t>[156</w:t>
      </w:r>
      <w:r w:rsidR="00FA601A" w:rsidRPr="00742779">
        <w:rPr>
          <w:rStyle w:val="Hyperlink"/>
          <w:color w:val="auto"/>
          <w:u w:val="none"/>
        </w:rPr>
        <w:t>]</w:t>
      </w:r>
      <w:r w:rsidR="0033544D">
        <w:fldChar w:fldCharType="end"/>
      </w:r>
      <w:r w:rsidR="0033544D" w:rsidRPr="00742779">
        <w:t xml:space="preserve"> A partner can assign economic rights to distributions, but that assignment does not make the assignee a partner or give the assignee management or information rights.</w:t>
      </w:r>
      <w:r w:rsidR="0033544D">
        <w:fldChar w:fldCharType="begin"/>
      </w:r>
      <w:r w:rsidR="0033544D">
        <w:instrText>HYPERLINK \l "fn167-11647" \o "Jump to citation"</w:instrText>
      </w:r>
      <w:r w:rsidR="0033544D">
        <w:fldChar w:fldCharType="separate"/>
      </w:r>
      <w:r w:rsidR="0033544D" w:rsidRPr="00742779">
        <w:rPr>
          <w:rStyle w:val="Hyperlink"/>
          <w:color w:val="auto"/>
          <w:u w:val="none"/>
        </w:rPr>
        <w:t>[167</w:t>
      </w:r>
      <w:r w:rsidR="00FA601A" w:rsidRPr="00742779">
        <w:rPr>
          <w:rStyle w:val="Hyperlink"/>
          <w:color w:val="auto"/>
          <w:u w:val="none"/>
        </w:rPr>
        <w:t>]</w:t>
      </w:r>
      <w:r w:rsidR="0033544D">
        <w:fldChar w:fldCharType="end"/>
      </w:r>
      <w:r w:rsidR="0033544D" w:rsidRPr="00742779">
        <w:t xml:space="preserve"> This restriction protects existing partners from being forced into business relationships with people they did not choose.</w:t>
      </w:r>
    </w:p>
    <w:p w14:paraId="386A0944" w14:textId="77777777" w:rsidR="0033544D" w:rsidRPr="00742779" w:rsidRDefault="00742779" w:rsidP="000E54B1">
      <w:del w:id="2961" w:author="Seth Oranburg" w:date="2026-03-07T09:50:00Z" w16du:dateUtc="2026-03-07T14:50:00Z">
        <w:r w:rsidRPr="00742779">
          <w:rPr>
            <w:rFonts w:ascii="ZWAdobeF" w:hAnsi="ZWAdobeF" w:cs="ZWAdobeF"/>
            <w:sz w:val="2"/>
            <w:szCs w:val="2"/>
          </w:rPr>
          <w:delText>1350B</w:delText>
        </w:r>
        <w:r w:rsidR="0033544D" w:rsidRPr="00742779">
          <w:delText>In</w:delText>
        </w:r>
      </w:del>
      <w:ins w:id="2962" w:author="Seth Oranburg" w:date="2026-03-07T09:50:00Z" w16du:dateUtc="2026-03-07T14:50:00Z">
        <w:r w:rsidR="0033544D" w:rsidRPr="00742779">
          <w:t>In</w:t>
        </w:r>
      </w:ins>
      <w:r w:rsidR="0033544D" w:rsidRPr="00742779">
        <w:t xml:space="preserve"> a corporation, shares are freely transferable unless restrictions are adopted through charter provisions, bylaws, or stockholder agreements. This default transferability enables liquid securities markets for publicly traded companies and facilitates ownership changes in private companies. But for </w:t>
      </w:r>
      <w:r w:rsidR="0033544D" w:rsidRPr="00742779">
        <w:lastRenderedPageBreak/>
        <w:t>close corporations like Zeeva</w:t>
      </w:r>
      <w:r w:rsidR="009F60D1" w:rsidRPr="00742779">
        <w:t>’</w:t>
      </w:r>
      <w:r w:rsidR="0033544D" w:rsidRPr="00742779">
        <w:t>s operating business after bringing in Marcus, unrestricted transferability creates risks. If Zeeva can sell her shares to an outsider without Sammy</w:t>
      </w:r>
      <w:r w:rsidR="009F60D1" w:rsidRPr="00742779">
        <w:t>’</w:t>
      </w:r>
      <w:r w:rsidR="0033544D" w:rsidRPr="00742779">
        <w:t>s or Marcus</w:t>
      </w:r>
      <w:r w:rsidR="009F60D1" w:rsidRPr="00742779">
        <w:t>’</w:t>
      </w:r>
      <w:r w:rsidR="0033544D" w:rsidRPr="00742779">
        <w:t>s consent, the remaining stockholders are stuck in a business relationship with someone they did not select and may not trust.</w:t>
      </w:r>
    </w:p>
    <w:p w14:paraId="56F24833" w14:textId="77777777" w:rsidR="0033544D" w:rsidRPr="00742779" w:rsidRDefault="00742779" w:rsidP="000E54B1">
      <w:pPr>
        <w:pPrChange w:id="2963" w:author="Seth Oranburg" w:date="2026-03-07T09:50:00Z" w16du:dateUtc="2026-03-07T14:50:00Z">
          <w:pPr>
            <w:pStyle w:val="NormalWeb"/>
          </w:pPr>
        </w:pPrChange>
      </w:pPr>
      <w:del w:id="2964" w:author="Seth Oranburg" w:date="2026-03-07T09:50:00Z" w16du:dateUtc="2026-03-07T14:50:00Z">
        <w:r w:rsidRPr="00742779">
          <w:rPr>
            <w:rFonts w:ascii="ZWAdobeF" w:hAnsi="ZWAdobeF" w:cs="ZWAdobeF"/>
            <w:sz w:val="2"/>
            <w:szCs w:val="2"/>
          </w:rPr>
          <w:delText>1351B</w:delText>
        </w:r>
        <w:r w:rsidR="0033544D" w:rsidRPr="00742779">
          <w:delText>For</w:delText>
        </w:r>
      </w:del>
      <w:ins w:id="2965" w:author="Seth Oranburg" w:date="2026-03-07T09:50:00Z" w16du:dateUtc="2026-03-07T14:50:00Z">
        <w:r w:rsidR="0033544D" w:rsidRPr="00742779">
          <w:t>For</w:t>
        </w:r>
      </w:ins>
      <w:r w:rsidR="0033544D" w:rsidRPr="00742779">
        <w:t xml:space="preserve"> the investment transaction, asset partitioning is what makes the investment possible. Marcus wants to know that the $2 million he invests will remain in the venture</w:t>
      </w:r>
      <w:r w:rsidR="009F60D1" w:rsidRPr="00742779">
        <w:t>’</w:t>
      </w:r>
      <w:r w:rsidR="0033544D" w:rsidRPr="00742779">
        <w:t>s asset pool, available for the renovation business rather than being diverted to Zeeva</w:t>
      </w:r>
      <w:r w:rsidR="009F60D1" w:rsidRPr="00742779">
        <w:t>’</w:t>
      </w:r>
      <w:r w:rsidR="0033544D" w:rsidRPr="00742779">
        <w:t>s and Sammy</w:t>
      </w:r>
      <w:r w:rsidR="009F60D1" w:rsidRPr="00742779">
        <w:t>’</w:t>
      </w:r>
      <w:r w:rsidR="0033544D" w:rsidRPr="00742779">
        <w:t>s personal uses. Strong asset partitioning enforced through corporate law makes that commitment credible in ways that contractual restrictions on partnership distributions cannot match. The corporate form creates a legal person that owns the assets, and directors who divert corporate assets to themselves breach fiduciary duties of loyalty and face personal liability for those diversions.</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27C8A5D8" w14:textId="77777777" w:rsidR="0033544D" w:rsidRPr="00742779" w:rsidRDefault="00742779" w:rsidP="000E54B1">
      <w:del w:id="2966" w:author="Seth Oranburg" w:date="2026-03-07T09:50:00Z" w16du:dateUtc="2026-03-07T14:50:00Z">
        <w:r w:rsidRPr="00742779">
          <w:rPr>
            <w:rFonts w:ascii="ZWAdobeF" w:hAnsi="ZWAdobeF" w:cs="ZWAdobeF"/>
            <w:sz w:val="2"/>
            <w:szCs w:val="2"/>
          </w:rPr>
          <w:delText>1352B</w:delText>
        </w:r>
        <w:r w:rsidR="0033544D" w:rsidRPr="00742779">
          <w:delText>For</w:delText>
        </w:r>
      </w:del>
      <w:ins w:id="2967" w:author="Seth Oranburg" w:date="2026-03-07T09:50:00Z" w16du:dateUtc="2026-03-07T14:50:00Z">
        <w:r w:rsidR="0033544D" w:rsidRPr="00742779">
          <w:t>For</w:t>
        </w:r>
      </w:ins>
      <w:r w:rsidR="0033544D" w:rsidRPr="00742779">
        <w:t xml:space="preserve"> the nonprofit project, asset partitioning takes an extreme form. The nondistribution constraint prevents anyone from extracting residual value from the organization. Assets dedicated to charitable purposes remain locked to those purposes. When a nonprofit dissolves, remaining assets must go to other nonprofits or to the government, not to directors or anyone who controlled the organization. This strong partitioning makes charitable commitment credible to donors but makes nonprofit form unsuitable for ventures where participants expect to extract value.</w:t>
      </w:r>
    </w:p>
    <w:p w14:paraId="578F16B9" w14:textId="77777777" w:rsidR="0033544D" w:rsidRPr="00742779" w:rsidRDefault="00742779" w:rsidP="000E54B1">
      <w:del w:id="2968" w:author="Seth Oranburg" w:date="2026-03-07T09:50:00Z" w16du:dateUtc="2026-03-07T14:50:00Z">
        <w:r w:rsidRPr="00742779">
          <w:rPr>
            <w:rFonts w:ascii="ZWAdobeF" w:hAnsi="ZWAdobeF" w:cs="ZWAdobeF"/>
            <w:sz w:val="2"/>
            <w:szCs w:val="2"/>
          </w:rPr>
          <w:delText>1353B</w:delText>
        </w:r>
        <w:r w:rsidR="0033544D" w:rsidRPr="00742779">
          <w:delText>For</w:delText>
        </w:r>
      </w:del>
      <w:ins w:id="2969" w:author="Seth Oranburg" w:date="2026-03-07T09:50:00Z" w16du:dateUtc="2026-03-07T14:50:00Z">
        <w:r w:rsidR="0033544D" w:rsidRPr="00742779">
          <w:t>For</w:t>
        </w:r>
      </w:ins>
      <w:r w:rsidR="0033544D" w:rsidRPr="00742779">
        <w:t xml:space="preserve"> the platform, asset partitioning is the difference between having a legal person that can own property and operating as an informal collective without legal personality. An unwrapped DAO cannot hold property in its own name. The assets exist at the addresses controlled by smart contracts, but the legal relationship between those assets and the participants is uncertain. A legal wrapper creates an entity that can hold bank accounts, own intellectual property, be listed as landlord on a lease, and be named as the insured on an insurance policy. Those practical capabilities matter more than abstract questions about legal personality.</w:t>
      </w:r>
    </w:p>
    <w:p w14:paraId="2767AD72" w14:textId="77777777" w:rsidR="0033544D" w:rsidRPr="00742779" w:rsidRDefault="0033544D" w:rsidP="000E54B1">
      <w:pPr>
        <w:pStyle w:val="Heading2"/>
        <w:rPr>
          <w:rFonts w:eastAsia="Times New Roman"/>
        </w:rPr>
      </w:pPr>
      <w:r w:rsidRPr="00742779">
        <w:rPr>
          <w:rFonts w:eastAsia="Times New Roman"/>
        </w:rPr>
        <w:t>Matching Form to Commitments</w:t>
      </w:r>
    </w:p>
    <w:p w14:paraId="4F75BA04" w14:textId="77777777" w:rsidR="0033544D" w:rsidRPr="00742779" w:rsidRDefault="00742779" w:rsidP="000E54B1">
      <w:del w:id="2970" w:author="Seth Oranburg" w:date="2026-03-07T09:50:00Z" w16du:dateUtc="2026-03-07T14:50:00Z">
        <w:r w:rsidRPr="00742779">
          <w:rPr>
            <w:rFonts w:ascii="ZWAdobeF" w:hAnsi="ZWAdobeF" w:cs="ZWAdobeF"/>
            <w:sz w:val="2"/>
            <w:szCs w:val="2"/>
          </w:rPr>
          <w:delText>1354B</w:delText>
        </w:r>
        <w:r w:rsidR="0033544D" w:rsidRPr="00742779">
          <w:delText>Rachel</w:delText>
        </w:r>
      </w:del>
      <w:ins w:id="2971" w:author="Seth Oranburg" w:date="2026-03-07T09:50:00Z" w16du:dateUtc="2026-03-07T14:50:00Z">
        <w:r w:rsidR="0033544D" w:rsidRPr="00742779">
          <w:t>Rachel</w:t>
        </w:r>
      </w:ins>
      <w:r w:rsidR="0033544D" w:rsidRPr="00742779">
        <w:t xml:space="preserve"> turns to a whiteboard and draws four columns. </w:t>
      </w:r>
      <w:r w:rsidR="009F60D1" w:rsidRPr="00742779">
        <w:t>“</w:t>
      </w:r>
      <w:r w:rsidR="0033544D" w:rsidRPr="00742779">
        <w:t>Let</w:t>
      </w:r>
      <w:r w:rsidR="009F60D1" w:rsidRPr="00742779">
        <w:t>’</w:t>
      </w:r>
      <w:r w:rsidR="0033544D" w:rsidRPr="00742779">
        <w:t>s map your opportunities to the commitments each one requires.</w:t>
      </w:r>
      <w:r w:rsidR="009F60D1" w:rsidRPr="00742779">
        <w:t>”</w:t>
      </w:r>
    </w:p>
    <w:p w14:paraId="726E0FDB" w14:textId="77777777" w:rsidR="0033544D" w:rsidRPr="00742779" w:rsidRDefault="00742779" w:rsidP="000E54B1">
      <w:del w:id="2972" w:author="Seth Oranburg" w:date="2026-03-07T09:50:00Z" w16du:dateUtc="2026-03-07T14:50:00Z">
        <w:r w:rsidRPr="00742779">
          <w:rPr>
            <w:rFonts w:ascii="ZWAdobeF" w:hAnsi="ZWAdobeF" w:cs="ZWAdobeF"/>
            <w:sz w:val="2"/>
            <w:szCs w:val="2"/>
          </w:rPr>
          <w:delText>1355B</w:delText>
        </w:r>
        <w:r w:rsidR="0033544D" w:rsidRPr="00742779">
          <w:delText>For</w:delText>
        </w:r>
      </w:del>
      <w:ins w:id="2973" w:author="Seth Oranburg" w:date="2026-03-07T09:50:00Z" w16du:dateUtc="2026-03-07T14:50:00Z">
        <w:r w:rsidR="0033544D" w:rsidRPr="00742779">
          <w:t>For</w:t>
        </w:r>
      </w:ins>
      <w:r w:rsidR="0033544D" w:rsidRPr="00742779">
        <w:t xml:space="preserve"> the operating construction business, the critical commitments are clear attribution rules so counterparties know whose signatures bind the firm, </w:t>
      </w:r>
      <w:r w:rsidR="0033544D" w:rsidRPr="00742779">
        <w:lastRenderedPageBreak/>
        <w:t>limited liability so founders</w:t>
      </w:r>
      <w:r w:rsidR="009F60D1" w:rsidRPr="00742779">
        <w:t>’</w:t>
      </w:r>
      <w:r w:rsidR="0033544D" w:rsidRPr="00742779">
        <w:t xml:space="preserve"> personal assets are not exposed to routine business risks, and governance that allows rapid decisions without requiring unanimous consent. These requirements point toward corporate or LLC form. The choice between them turns on whether Zeeva and Sammy want standardized governance that investors and sophisticated counterparties recognize immediately or want flexibility to customize decision-making rules that fit their working relationship.</w:t>
      </w:r>
    </w:p>
    <w:p w14:paraId="03632DB0" w14:textId="77777777" w:rsidR="0033544D" w:rsidRPr="00742779" w:rsidRDefault="00742779" w:rsidP="000E54B1">
      <w:pPr>
        <w:pPrChange w:id="2974" w:author="Seth Oranburg" w:date="2026-03-07T09:50:00Z" w16du:dateUtc="2026-03-07T14:50:00Z">
          <w:pPr>
            <w:pStyle w:val="NormalWeb"/>
          </w:pPr>
        </w:pPrChange>
      </w:pPr>
      <w:del w:id="2975" w:author="Seth Oranburg" w:date="2026-03-07T09:50:00Z" w16du:dateUtc="2026-03-07T14:50:00Z">
        <w:r w:rsidRPr="00742779">
          <w:rPr>
            <w:rFonts w:ascii="ZWAdobeF" w:hAnsi="ZWAdobeF" w:cs="ZWAdobeF"/>
            <w:sz w:val="2"/>
            <w:szCs w:val="2"/>
          </w:rPr>
          <w:delText>1356B</w:delText>
        </w:r>
        <w:r w:rsidR="0033544D" w:rsidRPr="00742779">
          <w:delText>For</w:delText>
        </w:r>
      </w:del>
      <w:ins w:id="2976" w:author="Seth Oranburg" w:date="2026-03-07T09:50:00Z" w16du:dateUtc="2026-03-07T14:50:00Z">
        <w:r w:rsidR="0033544D" w:rsidRPr="00742779">
          <w:t>For</w:t>
        </w:r>
      </w:ins>
      <w:r w:rsidR="0033544D" w:rsidRPr="00742779">
        <w:t xml:space="preserve"> the investment transaction, Marcus needs governance protections that cannot be replicated in partnership form. He needs board representation that cannot be stripped away without his consent, protective provisions that give him veto rights over major decisions, and information rights that ensure transparency. He needs these protections embedded in statutory defaults and fiduciary duties that courts will enforce, not just in contractual promises that require litigation to vindicate. Corporate form provides this infrastructure.</w:t>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r w:rsidR="0033544D" w:rsidRPr="00742779">
        <w:t xml:space="preserve"> Delaware law has developed detailed standards for when board decisions are protected by the business judgment rule and when they face enhanced scrutiny or entire fairness review. Marcus knows what those standards mean because decades of litigation have made them predictable.</w:t>
      </w:r>
    </w:p>
    <w:p w14:paraId="0EDC666C" w14:textId="77777777" w:rsidR="0033544D" w:rsidRPr="00742779" w:rsidRDefault="00742779" w:rsidP="000E54B1">
      <w:del w:id="2977" w:author="Seth Oranburg" w:date="2026-03-07T09:50:00Z" w16du:dateUtc="2026-03-07T14:50:00Z">
        <w:r w:rsidRPr="00742779">
          <w:rPr>
            <w:rFonts w:ascii="ZWAdobeF" w:hAnsi="ZWAdobeF" w:cs="ZWAdobeF"/>
            <w:sz w:val="2"/>
            <w:szCs w:val="2"/>
          </w:rPr>
          <w:delText>1357B</w:delText>
        </w:r>
        <w:r w:rsidR="0033544D" w:rsidRPr="00742779">
          <w:delText>For</w:delText>
        </w:r>
      </w:del>
      <w:ins w:id="2978" w:author="Seth Oranburg" w:date="2026-03-07T09:50:00Z" w16du:dateUtc="2026-03-07T14:50:00Z">
        <w:r w:rsidR="0033544D" w:rsidRPr="00742779">
          <w:t>For</w:t>
        </w:r>
      </w:ins>
      <w:r w:rsidR="0033544D" w:rsidRPr="00742779">
        <w:t xml:space="preserve"> the nonprofit project, Zeeva needs mission lock that will survive her involvement with the organization. If she starts a workforce development foundation using her mother</w:t>
      </w:r>
      <w:r w:rsidR="009F60D1" w:rsidRPr="00742779">
        <w:t>’</w:t>
      </w:r>
      <w:r w:rsidR="0033544D" w:rsidRPr="00742779">
        <w:t>s bequest, she wants the mission to persist whether or not she remains active in governance. Nonprofit form with tax-exempt status under section 501(c)(3) makes that commitment legally enforceable. The nondistribution constraint prevents private individuals from extracting the foundation</w:t>
      </w:r>
      <w:r w:rsidR="009F60D1" w:rsidRPr="00742779">
        <w:t>’</w:t>
      </w:r>
      <w:r w:rsidR="0033544D" w:rsidRPr="00742779">
        <w:t>s assets, and the duty of obedience requires directors to pursue the stated charitable purposes. State attorneys general have authority to enforce these requirements, giving mission lock teeth beyond what any contract among private parties could provide.</w:t>
      </w:r>
    </w:p>
    <w:p w14:paraId="3851FA87" w14:textId="77777777" w:rsidR="0033544D" w:rsidRPr="00742779" w:rsidRDefault="00742779" w:rsidP="000E54B1">
      <w:pPr>
        <w:pPrChange w:id="2979" w:author="Seth Oranburg" w:date="2026-03-07T09:50:00Z" w16du:dateUtc="2026-03-07T14:50:00Z">
          <w:pPr>
            <w:pStyle w:val="NormalWeb"/>
          </w:pPr>
        </w:pPrChange>
      </w:pPr>
      <w:del w:id="2980" w:author="Seth Oranburg" w:date="2026-03-07T09:50:00Z" w16du:dateUtc="2026-03-07T14:50:00Z">
        <w:r w:rsidRPr="00742779">
          <w:rPr>
            <w:rFonts w:ascii="ZWAdobeF" w:hAnsi="ZWAdobeF" w:cs="ZWAdobeF"/>
            <w:sz w:val="2"/>
            <w:szCs w:val="2"/>
          </w:rPr>
          <w:delText>1358B</w:delText>
        </w:r>
        <w:r w:rsidR="0033544D" w:rsidRPr="00742779">
          <w:delText>For</w:delText>
        </w:r>
      </w:del>
      <w:ins w:id="2981" w:author="Seth Oranburg" w:date="2026-03-07T09:50:00Z" w16du:dateUtc="2026-03-07T14:50:00Z">
        <w:r w:rsidR="0033544D" w:rsidRPr="00742779">
          <w:t>For</w:t>
        </w:r>
      </w:ins>
      <w:r w:rsidR="0033544D" w:rsidRPr="00742779">
        <w:t xml:space="preserve"> the platform, Priya needs a legal counterparty that can contract and hold assets while preserving decentralized governance for protocol decisions. A Wyoming DAO LLC or similar statutory wrapper combines legal personality with flexibility to define governance through smart contracts. The wrapper</w:t>
      </w:r>
      <w:r w:rsidR="009F60D1" w:rsidRPr="00742779">
        <w:t>’</w:t>
      </w:r>
      <w:r w:rsidR="0033544D" w:rsidRPr="00742779">
        <w:t>s certificate of formation states that it is a decentralized autonomous organization,</w:t>
      </w:r>
      <w:r w:rsidR="0033544D">
        <w:fldChar w:fldCharType="begin"/>
      </w:r>
      <w:r w:rsidR="0033544D">
        <w:instrText>HYPERLINK \l "fn169-11647" \o "Jump to citation"</w:instrText>
      </w:r>
      <w:r w:rsidR="0033544D">
        <w:fldChar w:fldCharType="separate"/>
      </w:r>
      <w:r w:rsidR="0033544D" w:rsidRPr="00742779">
        <w:rPr>
          <w:rStyle w:val="Hyperlink"/>
          <w:color w:val="auto"/>
          <w:u w:val="none"/>
        </w:rPr>
        <w:t>[169</w:t>
      </w:r>
      <w:r w:rsidR="00EE2871" w:rsidRPr="00742779">
        <w:rPr>
          <w:rStyle w:val="Hyperlink"/>
          <w:color w:val="auto"/>
          <w:u w:val="none"/>
        </w:rPr>
        <w:t>]</w:t>
      </w:r>
      <w:r w:rsidR="0033544D" w:rsidRPr="00742779">
        <w:rPr>
          <w:rStyle w:val="citekey"/>
          <w:vanish/>
        </w:rPr>
        <w:t>-DAO-17-31-104</w:t>
      </w:r>
      <w:r w:rsidR="0033544D">
        <w:fldChar w:fldCharType="end"/>
      </w:r>
      <w:r w:rsidR="0033544D" w:rsidRPr="00742779">
        <w:t xml:space="preserve"> and the operating agreement specifies how token-based governance translates into authorized actions by the wrapper. This structure lets the platform operate through distributed decision-making while still having someone who can sign the lease, open the bank account, and respond when the platform receives a subpoena.</w:t>
      </w:r>
    </w:p>
    <w:p w14:paraId="3C04D6D9" w14:textId="77777777" w:rsidR="0033544D" w:rsidRPr="00742779" w:rsidRDefault="00742779" w:rsidP="000E54B1">
      <w:del w:id="2982" w:author="Seth Oranburg" w:date="2026-03-07T09:50:00Z" w16du:dateUtc="2026-03-07T14:50:00Z">
        <w:r w:rsidRPr="00742779">
          <w:rPr>
            <w:rFonts w:ascii="ZWAdobeF" w:hAnsi="ZWAdobeF" w:cs="ZWAdobeF"/>
            <w:sz w:val="2"/>
            <w:szCs w:val="2"/>
          </w:rPr>
          <w:lastRenderedPageBreak/>
          <w:delText>1359B</w:delText>
        </w:r>
      </w:del>
      <w:r w:rsidR="009F60D1" w:rsidRPr="00742779">
        <w:t>“</w:t>
      </w:r>
      <w:r w:rsidR="0033544D" w:rsidRPr="00742779">
        <w:t>So we</w:t>
      </w:r>
      <w:r w:rsidR="009F60D1" w:rsidRPr="00742779">
        <w:t>’</w:t>
      </w:r>
      <w:r w:rsidR="0033544D" w:rsidRPr="00742779">
        <w:t>re talking about four separate entities,</w:t>
      </w:r>
      <w:r w:rsidR="009F60D1" w:rsidRPr="00742779">
        <w:t>”</w:t>
      </w:r>
      <w:r w:rsidR="0033544D" w:rsidRPr="00742779">
        <w:t xml:space="preserve"> Zeeva says.</w:t>
      </w:r>
    </w:p>
    <w:p w14:paraId="20B31974" w14:textId="77777777" w:rsidR="0033544D" w:rsidRPr="00742779" w:rsidRDefault="00742779" w:rsidP="000E54B1">
      <w:del w:id="2983" w:author="Seth Oranburg" w:date="2026-03-07T09:50:00Z" w16du:dateUtc="2026-03-07T14:50:00Z">
        <w:r w:rsidRPr="00742779">
          <w:rPr>
            <w:rFonts w:ascii="ZWAdobeF" w:hAnsi="ZWAdobeF" w:cs="ZWAdobeF"/>
            <w:sz w:val="2"/>
            <w:szCs w:val="2"/>
          </w:rPr>
          <w:delText>1360B</w:delText>
        </w:r>
        <w:r w:rsidR="0033544D" w:rsidRPr="00742779">
          <w:delText>Rachel</w:delText>
        </w:r>
      </w:del>
      <w:ins w:id="2984" w:author="Seth Oranburg" w:date="2026-03-07T09:50:00Z" w16du:dateUtc="2026-03-07T14:50:00Z">
        <w:r w:rsidR="0033544D" w:rsidRPr="00742779">
          <w:t>Rachel</w:t>
        </w:r>
      </w:ins>
      <w:r w:rsidR="0033544D" w:rsidRPr="00742779">
        <w:t xml:space="preserve"> nods. </w:t>
      </w:r>
      <w:r w:rsidR="009F60D1" w:rsidRPr="00742779">
        <w:t>“</w:t>
      </w:r>
      <w:r w:rsidR="0033544D" w:rsidRPr="00742779">
        <w:t>Each opportunity demands incompatible commitments. An LLC for the operating business gives you and Sammy flexibility to customize management. A Delaware corporation for the investment vehicle gives Marcus the governance structure he expects. A nonprofit corporation for the foundation makes mission lock credible. A Wyoming DAO LLC for the platform gives it legal personality while preserving token governance.</w:t>
      </w:r>
      <w:r w:rsidR="009F60D1" w:rsidRPr="00742779">
        <w:t>”</w:t>
      </w:r>
    </w:p>
    <w:p w14:paraId="11E429B8" w14:textId="77777777" w:rsidR="0033544D" w:rsidRPr="00742779" w:rsidRDefault="0033544D" w:rsidP="000E54B1">
      <w:pPr>
        <w:pStyle w:val="Heading2"/>
        <w:rPr>
          <w:rFonts w:eastAsia="Times New Roman"/>
        </w:rPr>
      </w:pPr>
      <w:r w:rsidRPr="00742779">
        <w:rPr>
          <w:rFonts w:eastAsia="Times New Roman"/>
        </w:rPr>
        <w:t>The Selection Decision as Governance Choice</w:t>
      </w:r>
    </w:p>
    <w:p w14:paraId="7921429E" w14:textId="77777777" w:rsidR="0033544D" w:rsidRPr="00742779" w:rsidRDefault="00742779" w:rsidP="000E54B1">
      <w:del w:id="2985" w:author="Seth Oranburg" w:date="2026-03-07T09:50:00Z" w16du:dateUtc="2026-03-07T14:50:00Z">
        <w:r w:rsidRPr="00742779">
          <w:rPr>
            <w:rFonts w:ascii="ZWAdobeF" w:hAnsi="ZWAdobeF" w:cs="ZWAdobeF"/>
            <w:sz w:val="2"/>
            <w:szCs w:val="2"/>
          </w:rPr>
          <w:delText>1361B</w:delText>
        </w:r>
        <w:r w:rsidR="0033544D" w:rsidRPr="00742779">
          <w:delText>Entity</w:delText>
        </w:r>
      </w:del>
      <w:ins w:id="2986" w:author="Seth Oranburg" w:date="2026-03-07T09:50:00Z" w16du:dateUtc="2026-03-07T14:50:00Z">
        <w:r w:rsidR="0033544D" w:rsidRPr="00742779">
          <w:t>Entity</w:t>
        </w:r>
      </w:ins>
      <w:r w:rsidR="0033544D" w:rsidRPr="00742779">
        <w:t xml:space="preserve"> selection is not just about picking a legal form. It is about choosing which governance problems the venture will face as it scales, conflicts emerge, and circumstances change. Form choice determines the default rules that fill gaps in agreements, the fiduciary duties that constrain decision-makers, the procedural mechanisms available for resolving disputes, and the exit rights that give dissatisfied participants options when they cannot block decisions they oppose.</w:t>
      </w:r>
    </w:p>
    <w:p w14:paraId="0C05B23E" w14:textId="77777777" w:rsidR="0033544D" w:rsidRPr="00742779" w:rsidRDefault="00742779" w:rsidP="000E54B1">
      <w:del w:id="2987" w:author="Seth Oranburg" w:date="2026-03-07T09:50:00Z" w16du:dateUtc="2026-03-07T14:50:00Z">
        <w:r w:rsidRPr="00742779">
          <w:rPr>
            <w:rFonts w:ascii="ZWAdobeF" w:hAnsi="ZWAdobeF" w:cs="ZWAdobeF"/>
            <w:sz w:val="2"/>
            <w:szCs w:val="2"/>
          </w:rPr>
          <w:delText>1362B</w:delText>
        </w:r>
        <w:r w:rsidR="0033544D" w:rsidRPr="00742779">
          <w:delText>These</w:delText>
        </w:r>
      </w:del>
      <w:ins w:id="2988" w:author="Seth Oranburg" w:date="2026-03-07T09:50:00Z" w16du:dateUtc="2026-03-07T14:50:00Z">
        <w:r w:rsidR="0033544D" w:rsidRPr="00742779">
          <w:t>These</w:t>
        </w:r>
      </w:ins>
      <w:r w:rsidR="0033544D" w:rsidRPr="00742779">
        <w:t xml:space="preserve"> governance consequences become visible in the chapters that follow. Corporate form means centralized management by a board of directors, which raises questions about how directors are elected, what duties they owe, how shareholders exercise control through voting, and what happens when directors and shareholders conflict. Those questions are resolved through doctrines like the business judgment rule, standards of review for conflicted transactions, and the demand requirement for derivative litigation.</w:t>
      </w:r>
    </w:p>
    <w:p w14:paraId="5193BE54" w14:textId="77777777" w:rsidR="0033544D" w:rsidRPr="00742779" w:rsidRDefault="00742779" w:rsidP="000E54B1">
      <w:del w:id="2989" w:author="Seth Oranburg" w:date="2026-03-07T09:50:00Z" w16du:dateUtc="2026-03-07T14:50:00Z">
        <w:r w:rsidRPr="00742779">
          <w:rPr>
            <w:rFonts w:ascii="ZWAdobeF" w:hAnsi="ZWAdobeF" w:cs="ZWAdobeF"/>
            <w:sz w:val="2"/>
            <w:szCs w:val="2"/>
          </w:rPr>
          <w:delText>1363B</w:delText>
        </w:r>
        <w:r w:rsidR="0033544D" w:rsidRPr="00742779">
          <w:delText>LLC</w:delText>
        </w:r>
      </w:del>
      <w:ins w:id="2990" w:author="Seth Oranburg" w:date="2026-03-07T09:50:00Z" w16du:dateUtc="2026-03-07T14:50:00Z">
        <w:r w:rsidR="0033544D" w:rsidRPr="00742779">
          <w:t>LLC</w:t>
        </w:r>
      </w:ins>
      <w:r w:rsidR="0033544D" w:rsidRPr="00742779">
        <w:t xml:space="preserve"> form means contractual freedom to design governance, which raises questions about what happens when operating agreements are silent, whether fiduciary duties can be eliminated by agreement, how exit rights should be structured, and what courts will enforce when agreements produce harsh results. Delaware courts approach LLC disputes by enforcing the agreement as written while policing extreme cases through the implied covenant of good faith and fair dealing.</w:t>
      </w:r>
    </w:p>
    <w:p w14:paraId="2BF97322" w14:textId="77777777" w:rsidR="0033544D" w:rsidRPr="00742779" w:rsidRDefault="00742779" w:rsidP="000E54B1">
      <w:del w:id="2991" w:author="Seth Oranburg" w:date="2026-03-07T09:50:00Z" w16du:dateUtc="2026-03-07T14:50:00Z">
        <w:r w:rsidRPr="00742779">
          <w:rPr>
            <w:rFonts w:ascii="ZWAdobeF" w:hAnsi="ZWAdobeF" w:cs="ZWAdobeF"/>
            <w:sz w:val="2"/>
            <w:szCs w:val="2"/>
          </w:rPr>
          <w:delText>1364B</w:delText>
        </w:r>
        <w:r w:rsidR="0033544D" w:rsidRPr="00742779">
          <w:delText>Nonprofit</w:delText>
        </w:r>
      </w:del>
      <w:ins w:id="2992" w:author="Seth Oranburg" w:date="2026-03-07T09:50:00Z" w16du:dateUtc="2026-03-07T14:50:00Z">
        <w:r w:rsidR="0033544D" w:rsidRPr="00742779">
          <w:t>Nonprofit</w:t>
        </w:r>
      </w:ins>
      <w:r w:rsidR="0033544D" w:rsidRPr="00742779">
        <w:t xml:space="preserve"> form means governance without owners, which raises questions about who has standing to challenge director decisions, how mission constraints are enforced, whether directors can amend purposes that donors relied on, and what happens when charitable purposes become impossible or wasteful. These questions are resolved through doctrines like the attorney </w:t>
      </w:r>
      <w:r w:rsidR="0033544D" w:rsidRPr="00742779">
        <w:lastRenderedPageBreak/>
        <w:t>general</w:t>
      </w:r>
      <w:r w:rsidR="009F60D1" w:rsidRPr="00742779">
        <w:t>’</w:t>
      </w:r>
      <w:r w:rsidR="0033544D" w:rsidRPr="00742779">
        <w:t xml:space="preserve">s </w:t>
      </w:r>
      <w:r w:rsidR="0033544D" w:rsidRPr="00742779">
        <w:rPr>
          <w:rStyle w:val="Emphasis"/>
        </w:rPr>
        <w:t>parens patriae</w:t>
      </w:r>
      <w:r w:rsidR="0033544D" w:rsidRPr="00742779">
        <w:t xml:space="preserve"> authority, </w:t>
      </w:r>
      <w:r w:rsidR="0033544D" w:rsidRPr="00742779">
        <w:rPr>
          <w:rStyle w:val="Emphasis"/>
        </w:rPr>
        <w:t>cy pres</w:t>
      </w:r>
      <w:r w:rsidR="0033544D" w:rsidRPr="00742779">
        <w:t xml:space="preserve"> modification of charitable trusts, and restrictions on director self-dealing.</w:t>
      </w:r>
    </w:p>
    <w:p w14:paraId="1BC2B84B" w14:textId="77777777" w:rsidR="0033544D" w:rsidRPr="00742779" w:rsidRDefault="00742779" w:rsidP="000E54B1">
      <w:pPr>
        <w:pPrChange w:id="2993" w:author="Seth Oranburg" w:date="2026-03-07T09:50:00Z" w16du:dateUtc="2026-03-07T14:50:00Z">
          <w:pPr>
            <w:pStyle w:val="NormalWeb"/>
          </w:pPr>
        </w:pPrChange>
      </w:pPr>
      <w:del w:id="2994" w:author="Seth Oranburg" w:date="2026-03-07T09:50:00Z" w16du:dateUtc="2026-03-07T14:50:00Z">
        <w:r w:rsidRPr="00742779">
          <w:rPr>
            <w:rFonts w:ascii="ZWAdobeF" w:hAnsi="ZWAdobeF" w:cs="ZWAdobeF"/>
            <w:sz w:val="2"/>
            <w:szCs w:val="2"/>
          </w:rPr>
          <w:delText>1365B</w:delText>
        </w:r>
        <w:r w:rsidR="0033544D" w:rsidRPr="00742779">
          <w:delText>Partnership</w:delText>
        </w:r>
      </w:del>
      <w:ins w:id="2995" w:author="Seth Oranburg" w:date="2026-03-07T09:50:00Z" w16du:dateUtc="2026-03-07T14:50:00Z">
        <w:r w:rsidR="0033544D" w:rsidRPr="00742779">
          <w:t>Partnership</w:t>
        </w:r>
      </w:ins>
      <w:r w:rsidR="0033544D" w:rsidRPr="00742779">
        <w:t xml:space="preserve"> form means shared control and unlimited liability, which raises questions about when partner acts bind the partnership, how partners resolve deadlocks, when dissociation triggers dissolution, and what duties partners owe each other as the relationship deteriorates. These questions are resolved through statutory defaults like mutual agency,</w:t>
      </w:r>
      <w:r w:rsidR="0033544D">
        <w:fldChar w:fldCharType="begin"/>
      </w:r>
      <w:r w:rsidR="0033544D">
        <w:instrText>HYPERLINK \l "fn155-11647" \o "Jump to citation"</w:instrText>
      </w:r>
      <w:r w:rsidR="0033544D">
        <w:fldChar w:fldCharType="separate"/>
      </w:r>
      <w:r w:rsidR="0033544D" w:rsidRPr="00742779">
        <w:rPr>
          <w:rStyle w:val="Hyperlink"/>
          <w:color w:val="auto"/>
          <w:u w:val="none"/>
        </w:rPr>
        <w:t>[155</w:t>
      </w:r>
      <w:r w:rsidR="00FA601A" w:rsidRPr="00742779">
        <w:rPr>
          <w:rStyle w:val="Hyperlink"/>
          <w:color w:val="auto"/>
          <w:u w:val="none"/>
        </w:rPr>
        <w:t>]</w:t>
      </w:r>
      <w:r w:rsidR="0033544D">
        <w:fldChar w:fldCharType="end"/>
      </w:r>
      <w:r w:rsidR="0033544D" w:rsidRPr="00742779">
        <w:t xml:space="preserve"> majority voting for ordinary matters,</w:t>
      </w:r>
      <w:r w:rsidR="0033544D">
        <w:fldChar w:fldCharType="begin"/>
      </w:r>
      <w:r w:rsidR="0033544D">
        <w:instrText>HYPERLINK \l "fn156-11647" \o "Jump to citation"</w:instrText>
      </w:r>
      <w:r w:rsidR="0033544D">
        <w:fldChar w:fldCharType="separate"/>
      </w:r>
      <w:r w:rsidR="0033544D" w:rsidRPr="00742779">
        <w:rPr>
          <w:rStyle w:val="Hyperlink"/>
          <w:color w:val="auto"/>
          <w:u w:val="none"/>
        </w:rPr>
        <w:t>[156</w:t>
      </w:r>
      <w:r w:rsidR="00FA601A" w:rsidRPr="00742779">
        <w:rPr>
          <w:rStyle w:val="Hyperlink"/>
          <w:color w:val="auto"/>
          <w:u w:val="none"/>
        </w:rPr>
        <w:t>]</w:t>
      </w:r>
      <w:r w:rsidR="0033544D">
        <w:fldChar w:fldCharType="end"/>
      </w:r>
      <w:r w:rsidR="0033544D" w:rsidRPr="00742779">
        <w:t xml:space="preserve"> and fiduciary duties that require utmost good faith and loyalty.</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p>
    <w:p w14:paraId="1824E007" w14:textId="77777777" w:rsidR="0033544D" w:rsidRPr="00742779" w:rsidRDefault="00742779" w:rsidP="000E54B1">
      <w:del w:id="2996" w:author="Seth Oranburg" w:date="2026-03-07T09:50:00Z" w16du:dateUtc="2026-03-07T14:50:00Z">
        <w:r w:rsidRPr="00742779">
          <w:rPr>
            <w:rFonts w:ascii="ZWAdobeF" w:hAnsi="ZWAdobeF" w:cs="ZWAdobeF"/>
            <w:sz w:val="2"/>
            <w:szCs w:val="2"/>
          </w:rPr>
          <w:delText>1366B</w:delText>
        </w:r>
        <w:r w:rsidR="0033544D" w:rsidRPr="00742779">
          <w:delText>Form</w:delText>
        </w:r>
      </w:del>
      <w:ins w:id="2997" w:author="Seth Oranburg" w:date="2026-03-07T09:50:00Z" w16du:dateUtc="2026-03-07T14:50:00Z">
        <w:r w:rsidR="0033544D" w:rsidRPr="00742779">
          <w:t>Form</w:t>
        </w:r>
      </w:ins>
      <w:r w:rsidR="0033544D" w:rsidRPr="00742779">
        <w:t xml:space="preserve"> choice is the first governance decision, not the last. It determines which menu of governance problems the venture will face next and which legal doctrines will apply when gaps appear in the founders</w:t>
      </w:r>
      <w:r w:rsidR="009F60D1" w:rsidRPr="00742779">
        <w:t>’</w:t>
      </w:r>
      <w:r w:rsidR="0033544D" w:rsidRPr="00742779">
        <w:t xml:space="preserve"> agreements. A venture that chooses partnership form and later realizes it needs centralized management and limited liability must reorganize into a different form, a conversion that triggers tax consequences, requires creditor notice, and creates transitional uncertainty about contract assignment and permit transfers. A venture that chooses corporate form and later wishes it had LLC flexibility must convert in the opposite direction, a transaction that may not be tax-free and requires navigating differences in capital structure and governance mechanics between the two forms.</w:t>
      </w:r>
    </w:p>
    <w:p w14:paraId="59B32AA8" w14:textId="77777777" w:rsidR="0033544D" w:rsidRPr="00742779" w:rsidRDefault="00742779" w:rsidP="000E54B1">
      <w:del w:id="2998" w:author="Seth Oranburg" w:date="2026-03-07T09:50:00Z" w16du:dateUtc="2026-03-07T14:50:00Z">
        <w:r w:rsidRPr="00742779">
          <w:rPr>
            <w:rFonts w:ascii="ZWAdobeF" w:hAnsi="ZWAdobeF" w:cs="ZWAdobeF"/>
            <w:sz w:val="2"/>
            <w:szCs w:val="2"/>
          </w:rPr>
          <w:delText>1367B</w:delText>
        </w:r>
        <w:r w:rsidR="0033544D" w:rsidRPr="00742779">
          <w:delText>Zeeva</w:delText>
        </w:r>
      </w:del>
      <w:ins w:id="2999" w:author="Seth Oranburg" w:date="2026-03-07T09:50:00Z" w16du:dateUtc="2026-03-07T14:50:00Z">
        <w:r w:rsidR="0033544D" w:rsidRPr="00742779">
          <w:t>Zeeva</w:t>
        </w:r>
      </w:ins>
      <w:r w:rsidR="0033544D" w:rsidRPr="00742779">
        <w:t xml:space="preserve"> looks at the whiteboard. Four columns, four entities, four distinct sets of governance rules that will apply when things go wrong. </w:t>
      </w:r>
      <w:r w:rsidR="009F60D1" w:rsidRPr="00742779">
        <w:t>“</w:t>
      </w:r>
      <w:r w:rsidR="0033544D" w:rsidRPr="00742779">
        <w:t>What happens next?</w:t>
      </w:r>
      <w:r w:rsidR="009F60D1" w:rsidRPr="00742779">
        <w:t>”</w:t>
      </w:r>
      <w:r w:rsidR="0033544D" w:rsidRPr="00742779">
        <w:t xml:space="preserve"> she asks.</w:t>
      </w:r>
    </w:p>
    <w:p w14:paraId="49785F20" w14:textId="77777777" w:rsidR="0033544D" w:rsidRPr="00742779" w:rsidRDefault="00742779" w:rsidP="000E54B1">
      <w:del w:id="3000" w:author="Seth Oranburg" w:date="2026-03-07T09:50:00Z" w16du:dateUtc="2026-03-07T14:50:00Z">
        <w:r w:rsidRPr="00742779">
          <w:rPr>
            <w:rFonts w:ascii="ZWAdobeF" w:hAnsi="ZWAdobeF" w:cs="ZWAdobeF"/>
            <w:sz w:val="2"/>
            <w:szCs w:val="2"/>
          </w:rPr>
          <w:delText>1368B</w:delText>
        </w:r>
      </w:del>
      <w:r w:rsidR="009F60D1" w:rsidRPr="00742779">
        <w:t>“</w:t>
      </w:r>
      <w:r w:rsidR="0033544D" w:rsidRPr="00742779">
        <w:t>Now we talk about how power is exercised inside each structure,</w:t>
      </w:r>
      <w:r w:rsidR="009F60D1" w:rsidRPr="00742779">
        <w:t>”</w:t>
      </w:r>
      <w:r w:rsidR="0033544D" w:rsidRPr="00742779">
        <w:t xml:space="preserve"> Rachel says. </w:t>
      </w:r>
      <w:r w:rsidR="009F60D1" w:rsidRPr="00742779">
        <w:t>“</w:t>
      </w:r>
      <w:r w:rsidR="0033544D" w:rsidRPr="00742779">
        <w:t>Entity selection determines which governance problems you</w:t>
      </w:r>
      <w:r w:rsidR="009F60D1" w:rsidRPr="00742779">
        <w:t>’</w:t>
      </w:r>
      <w:r w:rsidR="0033544D" w:rsidRPr="00742779">
        <w:t>ll face. Governance design determines how well you</w:t>
      </w:r>
      <w:r w:rsidR="009F60D1" w:rsidRPr="00742779">
        <w:t>’</w:t>
      </w:r>
      <w:r w:rsidR="0033544D" w:rsidRPr="00742779">
        <w:t>ll handle those problems when they arrive.</w:t>
      </w:r>
      <w:r w:rsidR="009F60D1" w:rsidRPr="00742779">
        <w:t>”</w:t>
      </w:r>
    </w:p>
    <w:p w14:paraId="29E61E47" w14:textId="77777777" w:rsidR="0033544D" w:rsidRPr="00742779" w:rsidRDefault="00742779" w:rsidP="000E54B1">
      <w:del w:id="3001" w:author="Seth Oranburg" w:date="2026-03-07T09:50:00Z" w16du:dateUtc="2026-03-07T14:50:00Z">
        <w:r w:rsidRPr="00742779">
          <w:rPr>
            <w:rFonts w:ascii="ZWAdobeF" w:hAnsi="ZWAdobeF" w:cs="ZWAdobeF"/>
            <w:sz w:val="2"/>
            <w:szCs w:val="2"/>
          </w:rPr>
          <w:delText>1369B</w:delText>
        </w:r>
        <w:r w:rsidR="0033544D" w:rsidRPr="00742779">
          <w:delText>The</w:delText>
        </w:r>
      </w:del>
      <w:ins w:id="3002" w:author="Seth Oranburg" w:date="2026-03-07T09:50:00Z" w16du:dateUtc="2026-03-07T14:50:00Z">
        <w:r w:rsidR="0033544D" w:rsidRPr="00742779">
          <w:t>The</w:t>
        </w:r>
      </w:ins>
      <w:r w:rsidR="0033544D" w:rsidRPr="00742779">
        <w:t xml:space="preserve"> conversation shifts to the questions that follow form choice. For the operating LLC, what happens when Zeeva and Sammy disagree about strategy? What exit rights should each founder have? How are profits distributed when one founder contributes more labor than expected? For the investment corporation, what decisions require board approval versus shareholder approval? What information must be disclosed to directors and stockholders? How are director duties enforced when directors make decisions that harm minority stockholders? For the nonprofit foundation, who serves on the board after Zeeva</w:t>
      </w:r>
      <w:r w:rsidR="009F60D1" w:rsidRPr="00742779">
        <w:t>’</w:t>
      </w:r>
      <w:r w:rsidR="0033544D" w:rsidRPr="00742779">
        <w:t xml:space="preserve">s involvement ends? How are mission constraints enforced if future directors want to redirect resources? For the platform wrapper, who has legal authority to bind the entity when token holders vote on protocol changes? </w:t>
      </w:r>
      <w:r w:rsidR="0033544D" w:rsidRPr="00742779">
        <w:lastRenderedPageBreak/>
        <w:t>What happens if algorithmic governance produces a decision that violates legal requirements?</w:t>
      </w:r>
    </w:p>
    <w:p w14:paraId="7C24407D" w14:textId="77777777" w:rsidR="0033544D" w:rsidRPr="00742779" w:rsidRDefault="00742779" w:rsidP="000E54B1">
      <w:del w:id="3003" w:author="Seth Oranburg" w:date="2026-03-07T09:50:00Z" w16du:dateUtc="2026-03-07T14:50:00Z">
        <w:r w:rsidRPr="00742779">
          <w:rPr>
            <w:rFonts w:ascii="ZWAdobeF" w:hAnsi="ZWAdobeF" w:cs="ZWAdobeF"/>
            <w:sz w:val="2"/>
            <w:szCs w:val="2"/>
          </w:rPr>
          <w:delText>1370B</w:delText>
        </w:r>
        <w:r w:rsidR="0033544D" w:rsidRPr="00742779">
          <w:delText>These</w:delText>
        </w:r>
      </w:del>
      <w:ins w:id="3004" w:author="Seth Oranburg" w:date="2026-03-07T09:50:00Z" w16du:dateUtc="2026-03-07T14:50:00Z">
        <w:r w:rsidR="0033544D" w:rsidRPr="00742779">
          <w:t>These</w:t>
        </w:r>
      </w:ins>
      <w:r w:rsidR="0033544D" w:rsidRPr="00742779">
        <w:t xml:space="preserve"> are just questions that drive an initial entity-selection decision. They are governance design questions that arise after selection is complete. Picking the right form for a business is a long-term decision that seems to require seeing into the future.</w:t>
      </w:r>
    </w:p>
    <w:p w14:paraId="15CAEC2E" w14:textId="77777777" w:rsidR="0033544D" w:rsidRPr="00742779" w:rsidRDefault="00742779" w:rsidP="000E54B1">
      <w:del w:id="3005" w:author="Seth Oranburg" w:date="2026-03-07T09:50:00Z" w16du:dateUtc="2026-03-07T14:50:00Z">
        <w:r w:rsidRPr="00742779">
          <w:rPr>
            <w:rFonts w:ascii="ZWAdobeF" w:hAnsi="ZWAdobeF" w:cs="ZWAdobeF"/>
            <w:sz w:val="2"/>
            <w:szCs w:val="2"/>
          </w:rPr>
          <w:delText>1371B</w:delText>
        </w:r>
        <w:r w:rsidR="0033544D" w:rsidRPr="00742779">
          <w:delText>Fortunately</w:delText>
        </w:r>
      </w:del>
      <w:ins w:id="3006" w:author="Seth Oranburg" w:date="2026-03-07T09:50:00Z" w16du:dateUtc="2026-03-07T14:50:00Z">
        <w:r w:rsidR="0033544D" w:rsidRPr="00742779">
          <w:t>Fortunately</w:t>
        </w:r>
      </w:ins>
      <w:r w:rsidR="0033544D" w:rsidRPr="00742779">
        <w:t>, the future is not entirely uncertain. Each business has its own special features, but there are many similarities. Experienced attorneys learn to spot patterns where common things go wrong, and then they can plan ahead to avoid those challenges.</w:t>
      </w:r>
    </w:p>
    <w:p w14:paraId="24D3626D" w14:textId="77777777" w:rsidR="0033544D" w:rsidRPr="00742779" w:rsidRDefault="00742779" w:rsidP="000E54B1">
      <w:del w:id="3007" w:author="Seth Oranburg" w:date="2026-03-07T09:50:00Z" w16du:dateUtc="2026-03-07T14:50:00Z">
        <w:r w:rsidRPr="00742779">
          <w:rPr>
            <w:rFonts w:ascii="ZWAdobeF" w:hAnsi="ZWAdobeF" w:cs="ZWAdobeF"/>
            <w:sz w:val="2"/>
            <w:szCs w:val="2"/>
          </w:rPr>
          <w:delText>1372B</w:delText>
        </w:r>
        <w:r w:rsidR="0033544D" w:rsidRPr="00742779">
          <w:delText>In</w:delText>
        </w:r>
      </w:del>
      <w:ins w:id="3008" w:author="Seth Oranburg" w:date="2026-03-07T09:50:00Z" w16du:dateUtc="2026-03-07T14:50:00Z">
        <w:r w:rsidR="0033544D" w:rsidRPr="00742779">
          <w:t>In</w:t>
        </w:r>
      </w:ins>
      <w:r w:rsidR="0033544D" w:rsidRPr="00742779">
        <w:t xml:space="preserve"> the chapters that follow, organizational theory becomes the practical framework for analyzing how business organizations allocate power, constrain discretion, align incentives, and resolve disputes when agreements break down and litigation begins. Form choice is choosing which governance framework applies. Governance design is making that framework work when founders who trusted each other at the beginning confront conflicts they did not anticipate.</w:t>
      </w:r>
    </w:p>
    <w:p w14:paraId="5C73AE89" w14:textId="77777777" w:rsidR="0033544D" w:rsidRPr="00742779" w:rsidRDefault="0033544D" w:rsidP="000E54B1">
      <w:pPr>
        <w:pStyle w:val="Heading2"/>
        <w:rPr>
          <w:rFonts w:eastAsia="Times New Roman"/>
        </w:rPr>
      </w:pPr>
      <w:r w:rsidRPr="00742779">
        <w:rPr>
          <w:rFonts w:eastAsia="Times New Roman"/>
        </w:rPr>
        <w:t>Economic Theory and Selection Practice</w:t>
      </w:r>
    </w:p>
    <w:p w14:paraId="5CFBADC9" w14:textId="77777777" w:rsidR="0033544D" w:rsidRPr="00742779" w:rsidRDefault="00742779" w:rsidP="000E54B1">
      <w:pPr>
        <w:pPrChange w:id="3009" w:author="Seth Oranburg" w:date="2026-03-07T09:50:00Z" w16du:dateUtc="2026-03-07T14:50:00Z">
          <w:pPr>
            <w:pStyle w:val="NormalWeb"/>
          </w:pPr>
        </w:pPrChange>
      </w:pPr>
      <w:del w:id="3010" w:author="Seth Oranburg" w:date="2026-03-07T09:50:00Z" w16du:dateUtc="2026-03-07T14:50:00Z">
        <w:r w:rsidRPr="00742779">
          <w:rPr>
            <w:rFonts w:ascii="ZWAdobeF" w:hAnsi="ZWAdobeF" w:cs="ZWAdobeF"/>
            <w:sz w:val="2"/>
            <w:szCs w:val="2"/>
          </w:rPr>
          <w:delText>1373B</w:delText>
        </w:r>
        <w:r w:rsidR="0033544D" w:rsidRPr="00742779">
          <w:delText>The</w:delText>
        </w:r>
      </w:del>
      <w:ins w:id="3011" w:author="Seth Oranburg" w:date="2026-03-07T09:50:00Z" w16du:dateUtc="2026-03-07T14:50:00Z">
        <w:r w:rsidR="0033544D" w:rsidRPr="00742779">
          <w:t>The</w:t>
        </w:r>
      </w:ins>
      <w:r w:rsidR="0033544D" w:rsidRPr="00742779">
        <w:t xml:space="preserve"> entity selection problem connects to foundational questions about why firms exist at all. Ronald Coase identified the puzzle: if markets coordinate production through prices, why do some transactions move inside firms where they are coordinated through authority rather than through voluntary exchange?</w:t>
      </w:r>
      <w:r w:rsidR="0033544D">
        <w:fldChar w:fldCharType="begin"/>
      </w:r>
      <w:r w:rsidR="0033544D">
        <w:instrText>HYPERLINK \l "fn8-11647" \o "Jump to citation"</w:instrText>
      </w:r>
      <w:r w:rsidR="0033544D">
        <w:fldChar w:fldCharType="separate"/>
      </w:r>
      <w:r w:rsidR="0033544D" w:rsidRPr="00742779">
        <w:rPr>
          <w:rStyle w:val="Hyperlink"/>
          <w:color w:val="auto"/>
          <w:u w:val="none"/>
        </w:rPr>
        <w:t>[8</w:t>
      </w:r>
      <w:r w:rsidR="00FA601A" w:rsidRPr="00742779">
        <w:rPr>
          <w:rStyle w:val="Hyperlink"/>
          <w:color w:val="auto"/>
          <w:u w:val="none"/>
        </w:rPr>
        <w:t>]</w:t>
      </w:r>
      <w:r w:rsidR="0033544D">
        <w:fldChar w:fldCharType="end"/>
      </w:r>
      <w:r w:rsidR="0033544D" w:rsidRPr="00742779">
        <w:t xml:space="preserve"> The answer lies in transaction costs. Markets require parties to negotiate terms, specify performance, monitor compliance, and enforce agreements for each transaction. When those costs exceed the costs of organizing the same activities through hierarchical direction within a firm, production moves inside organizational boundaries.</w:t>
      </w:r>
    </w:p>
    <w:p w14:paraId="3E46E710" w14:textId="77777777" w:rsidR="0033544D" w:rsidRPr="00742779" w:rsidRDefault="00742779" w:rsidP="000E54B1">
      <w:pPr>
        <w:pPrChange w:id="3012" w:author="Seth Oranburg" w:date="2026-03-07T09:50:00Z" w16du:dateUtc="2026-03-07T14:50:00Z">
          <w:pPr>
            <w:pStyle w:val="NormalWeb"/>
          </w:pPr>
        </w:pPrChange>
      </w:pPr>
      <w:del w:id="3013" w:author="Seth Oranburg" w:date="2026-03-07T09:50:00Z" w16du:dateUtc="2026-03-07T14:50:00Z">
        <w:r w:rsidRPr="00742779">
          <w:rPr>
            <w:rFonts w:ascii="ZWAdobeF" w:hAnsi="ZWAdobeF" w:cs="ZWAdobeF"/>
            <w:sz w:val="2"/>
            <w:szCs w:val="2"/>
          </w:rPr>
          <w:delText>1374B</w:delText>
        </w:r>
        <w:r w:rsidR="0033544D" w:rsidRPr="00742779">
          <w:delText>Entity</w:delText>
        </w:r>
      </w:del>
      <w:ins w:id="3014" w:author="Seth Oranburg" w:date="2026-03-07T09:50:00Z" w16du:dateUtc="2026-03-07T14:50:00Z">
        <w:r w:rsidR="0033544D" w:rsidRPr="00742779">
          <w:t>Entity</w:t>
        </w:r>
      </w:ins>
      <w:r w:rsidR="0033544D" w:rsidRPr="00742779">
        <w:t xml:space="preserve"> form determines which transaction costs the venture faces. Partnership form minimizes formation costs because partnerships arise by conduct without requiring filings or formal documents.</w:t>
      </w:r>
      <w:r w:rsidR="0033544D">
        <w:fldChar w:fldCharType="begin"/>
      </w:r>
      <w:r w:rsidR="0033544D">
        <w:instrText>HYPERLINK \l "fn149-11647" \o "Jump to citation"</w:instrText>
      </w:r>
      <w:r w:rsidR="0033544D">
        <w:fldChar w:fldCharType="separate"/>
      </w:r>
      <w:r w:rsidR="0033544D" w:rsidRPr="00742779">
        <w:rPr>
          <w:rStyle w:val="Hyperlink"/>
          <w:color w:val="auto"/>
          <w:u w:val="none"/>
        </w:rPr>
        <w:t>[149</w:t>
      </w:r>
      <w:r w:rsidR="00FA601A" w:rsidRPr="00742779">
        <w:rPr>
          <w:rStyle w:val="Hyperlink"/>
          <w:color w:val="auto"/>
          <w:u w:val="none"/>
        </w:rPr>
        <w:t>]</w:t>
      </w:r>
      <w:r w:rsidR="0033544D">
        <w:fldChar w:fldCharType="end"/>
      </w:r>
      <w:r w:rsidR="0033544D" w:rsidRPr="00742779">
        <w:t xml:space="preserve"> But partnership creates monitoring costs as the venture scales. Each partner must monitor what other partners are negotiating because mutual agency means any partner can bind the partnership in transactions within the ordinary course of business.</w:t>
      </w:r>
      <w:r w:rsidR="0033544D">
        <w:fldChar w:fldCharType="begin"/>
      </w:r>
      <w:r w:rsidR="0033544D">
        <w:instrText>HYPERLINK \l "fn155-11647" \o "Jump to citation"</w:instrText>
      </w:r>
      <w:r w:rsidR="0033544D">
        <w:fldChar w:fldCharType="separate"/>
      </w:r>
      <w:r w:rsidR="0033544D" w:rsidRPr="00742779">
        <w:rPr>
          <w:rStyle w:val="Hyperlink"/>
          <w:color w:val="auto"/>
          <w:u w:val="none"/>
        </w:rPr>
        <w:t>[155</w:t>
      </w:r>
      <w:r w:rsidR="00FA601A" w:rsidRPr="00742779">
        <w:rPr>
          <w:rStyle w:val="Hyperlink"/>
          <w:color w:val="auto"/>
          <w:u w:val="none"/>
        </w:rPr>
        <w:t>]</w:t>
      </w:r>
      <w:r w:rsidR="0033544D">
        <w:fldChar w:fldCharType="end"/>
      </w:r>
      <w:r w:rsidR="0033544D" w:rsidRPr="00742779">
        <w:t xml:space="preserve"> As the partnership grows, monitoring costs rise while formation cost savings become trivial.</w:t>
      </w:r>
    </w:p>
    <w:p w14:paraId="411B31FF" w14:textId="77777777" w:rsidR="0033544D" w:rsidRPr="00742779" w:rsidRDefault="00742779" w:rsidP="000E54B1">
      <w:pPr>
        <w:pPrChange w:id="3015" w:author="Seth Oranburg" w:date="2026-03-07T09:50:00Z" w16du:dateUtc="2026-03-07T14:50:00Z">
          <w:pPr>
            <w:pStyle w:val="NormalWeb"/>
          </w:pPr>
        </w:pPrChange>
      </w:pPr>
      <w:del w:id="3016" w:author="Seth Oranburg" w:date="2026-03-07T09:50:00Z" w16du:dateUtc="2026-03-07T14:50:00Z">
        <w:r w:rsidRPr="00742779">
          <w:rPr>
            <w:rFonts w:ascii="ZWAdobeF" w:hAnsi="ZWAdobeF" w:cs="ZWAdobeF"/>
            <w:sz w:val="2"/>
            <w:szCs w:val="2"/>
          </w:rPr>
          <w:lastRenderedPageBreak/>
          <w:delText>1375B</w:delText>
        </w:r>
        <w:r w:rsidR="0033544D" w:rsidRPr="00742779">
          <w:delText>Corporate</w:delText>
        </w:r>
      </w:del>
      <w:ins w:id="3017" w:author="Seth Oranburg" w:date="2026-03-07T09:50:00Z" w16du:dateUtc="2026-03-07T14:50:00Z">
        <w:r w:rsidR="0033544D" w:rsidRPr="00742779">
          <w:t>Corporate</w:t>
        </w:r>
      </w:ins>
      <w:r w:rsidR="0033544D" w:rsidRPr="00742779">
        <w:t xml:space="preserve"> form creates formation and compliance costs that partnership avoids. The corporation must file a certificate of incorporation,</w:t>
      </w:r>
      <w:r w:rsidR="0033544D">
        <w:fldChar w:fldCharType="begin"/>
      </w:r>
      <w:r w:rsidR="0033544D">
        <w:instrText>HYPERLINK \l "fn170-11647" \o "Jump to citation"</w:instrText>
      </w:r>
      <w:r w:rsidR="0033544D">
        <w:fldChar w:fldCharType="separate"/>
      </w:r>
      <w:r w:rsidR="0033544D" w:rsidRPr="00742779">
        <w:rPr>
          <w:rStyle w:val="Hyperlink"/>
          <w:color w:val="auto"/>
          <w:u w:val="none"/>
        </w:rPr>
        <w:t>[170</w:t>
      </w:r>
      <w:r w:rsidR="00FA601A" w:rsidRPr="00742779">
        <w:rPr>
          <w:rStyle w:val="Hyperlink"/>
          <w:color w:val="auto"/>
          <w:u w:val="none"/>
        </w:rPr>
        <w:t>]</w:t>
      </w:r>
      <w:r w:rsidR="0033544D">
        <w:fldChar w:fldCharType="end"/>
      </w:r>
      <w:r w:rsidR="0033544D" w:rsidRPr="00742779">
        <w:t xml:space="preserve"> adopt bylaws,</w:t>
      </w:r>
      <w:r w:rsidR="0033544D">
        <w:fldChar w:fldCharType="begin"/>
      </w:r>
      <w:r w:rsidR="0033544D">
        <w:instrText>HYPERLINK \l "fn171-11647" \o "Jump to citation"</w:instrText>
      </w:r>
      <w:r w:rsidR="0033544D">
        <w:fldChar w:fldCharType="separate"/>
      </w:r>
      <w:r w:rsidR="0033544D" w:rsidRPr="00742779">
        <w:rPr>
          <w:rStyle w:val="Hyperlink"/>
          <w:color w:val="auto"/>
          <w:u w:val="none"/>
        </w:rPr>
        <w:t>[171</w:t>
      </w:r>
      <w:r w:rsidR="00FA601A" w:rsidRPr="00742779">
        <w:rPr>
          <w:rStyle w:val="Hyperlink"/>
          <w:color w:val="auto"/>
          <w:u w:val="none"/>
        </w:rPr>
        <w:t>]</w:t>
      </w:r>
      <w:r w:rsidR="0033544D">
        <w:fldChar w:fldCharType="end"/>
      </w:r>
      <w:r w:rsidR="0033544D" w:rsidRPr="00742779">
        <w:t xml:space="preserve"> hold organizational meetings, issue stock certificates, maintain minutes of board and stockholder meetings, file annual reports, and comply with franchise tax requirements. These compliance costs are overhead that small ventures may not be able to justify. But corporate form reduces other transaction costs that matter more as ventures scale. Centralized management through a board means shareholders need not monitor every decision or coordinate approval for routine matters.</w:t>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r w:rsidR="0033544D" w:rsidRPr="00742779">
        <w:t xml:space="preserve"> Standardized governance terms reduce negotiation costs with investors who understand corporate rights and can price their investment accordingly.</w:t>
      </w:r>
    </w:p>
    <w:p w14:paraId="4B59CDAA" w14:textId="77777777" w:rsidR="0033544D" w:rsidRPr="00742779" w:rsidRDefault="00742779" w:rsidP="000E54B1">
      <w:pPr>
        <w:pPrChange w:id="3018" w:author="Seth Oranburg" w:date="2026-03-07T09:50:00Z" w16du:dateUtc="2026-03-07T14:50:00Z">
          <w:pPr>
            <w:pStyle w:val="NormalWeb"/>
          </w:pPr>
        </w:pPrChange>
      </w:pPr>
      <w:del w:id="3019" w:author="Seth Oranburg" w:date="2026-03-07T09:50:00Z" w16du:dateUtc="2026-03-07T14:50:00Z">
        <w:r w:rsidRPr="00742779">
          <w:rPr>
            <w:rFonts w:ascii="ZWAdobeF" w:hAnsi="ZWAdobeF" w:cs="ZWAdobeF"/>
            <w:sz w:val="2"/>
            <w:szCs w:val="2"/>
          </w:rPr>
          <w:delText>1376B</w:delText>
        </w:r>
        <w:r w:rsidR="0033544D" w:rsidRPr="00742779">
          <w:delText>Oliver</w:delText>
        </w:r>
      </w:del>
      <w:ins w:id="3020" w:author="Seth Oranburg" w:date="2026-03-07T09:50:00Z" w16du:dateUtc="2026-03-07T14:50:00Z">
        <w:r w:rsidR="0033544D" w:rsidRPr="00742779">
          <w:t>Oliver</w:t>
        </w:r>
      </w:ins>
      <w:r w:rsidR="0033544D" w:rsidRPr="00742779">
        <w:t xml:space="preserve"> Williamson extended transaction cost economics to explain organizational choices as responses to contractual hazards.</w:t>
      </w:r>
      <w:r w:rsidR="0033544D">
        <w:fldChar w:fldCharType="begin"/>
      </w:r>
      <w:r w:rsidR="0033544D">
        <w:instrText>HYPERLINK \l "fn21-11647" \o "Jump to citation"</w:instrText>
      </w:r>
      <w:r w:rsidR="0033544D">
        <w:fldChar w:fldCharType="separate"/>
      </w:r>
      <w:r w:rsidR="0033544D" w:rsidRPr="00742779">
        <w:rPr>
          <w:rStyle w:val="Hyperlink"/>
          <w:color w:val="auto"/>
          <w:u w:val="none"/>
        </w:rPr>
        <w:t>[21</w:t>
      </w:r>
      <w:r w:rsidR="00FA601A" w:rsidRPr="00742779">
        <w:rPr>
          <w:rStyle w:val="Hyperlink"/>
          <w:color w:val="auto"/>
          <w:u w:val="none"/>
        </w:rPr>
        <w:t>]</w:t>
      </w:r>
      <w:r w:rsidR="0033544D">
        <w:fldChar w:fldCharType="end"/>
      </w:r>
      <w:r w:rsidR="0033544D" w:rsidRPr="00742779">
        <w:t xml:space="preserve"> When relationships involve specialized investments, long time horizons, and uncertainty about future contingencies, parties cannot write complete contracts that specify what to do in every possible scenario. They face choices between relying on market contracting with its hazards of opportunism and renegotiation, or organizing through hierarchy with its hazards of bureaucracy and authority costs.</w:t>
      </w:r>
    </w:p>
    <w:p w14:paraId="4F33DE48" w14:textId="77777777" w:rsidR="0033544D" w:rsidRPr="00742779" w:rsidRDefault="00742779" w:rsidP="000E54B1">
      <w:pPr>
        <w:pPrChange w:id="3021" w:author="Seth Oranburg" w:date="2026-03-07T09:50:00Z" w16du:dateUtc="2026-03-07T14:50:00Z">
          <w:pPr>
            <w:pStyle w:val="NormalWeb"/>
          </w:pPr>
        </w:pPrChange>
      </w:pPr>
      <w:del w:id="3022" w:author="Seth Oranburg" w:date="2026-03-07T09:50:00Z" w16du:dateUtc="2026-03-07T14:50:00Z">
        <w:r w:rsidRPr="00742779">
          <w:rPr>
            <w:rFonts w:ascii="ZWAdobeF" w:hAnsi="ZWAdobeF" w:cs="ZWAdobeF"/>
            <w:sz w:val="2"/>
            <w:szCs w:val="2"/>
          </w:rPr>
          <w:delText>1377B</w:delText>
        </w:r>
        <w:r w:rsidR="0033544D" w:rsidRPr="00742779">
          <w:delText>Entity</w:delText>
        </w:r>
      </w:del>
      <w:ins w:id="3023" w:author="Seth Oranburg" w:date="2026-03-07T09:50:00Z" w16du:dateUtc="2026-03-07T14:50:00Z">
        <w:r w:rsidR="0033544D" w:rsidRPr="00742779">
          <w:t>Entity</w:t>
        </w:r>
      </w:ins>
      <w:r w:rsidR="0033544D" w:rsidRPr="00742779">
        <w:t xml:space="preserve"> selection is choosing which contractual hazards to face. Partnership exposes founders to the hazard that co-partners will act opportunistically once the relationship involves specialized investments neither partner can redeploy elsewhere. A partner who has invested years building a joint reputation with co-partners cannot easily exit if those co-partners appropriate business opportunities or freeze the departing partner out of decisions. Partnership law responds with fiduciary duties that require finest loyalty,</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r w:rsidR="0033544D" w:rsidRPr="00742779">
        <w:t xml:space="preserve"> but those duties are enforced through litigation that may come too late to prevent harm.</w:t>
      </w:r>
    </w:p>
    <w:p w14:paraId="13E33CBC" w14:textId="77777777" w:rsidR="0033544D" w:rsidRPr="00742779" w:rsidRDefault="00742779" w:rsidP="000E54B1">
      <w:pPr>
        <w:pPrChange w:id="3024" w:author="Seth Oranburg" w:date="2026-03-07T09:50:00Z" w16du:dateUtc="2026-03-07T14:50:00Z">
          <w:pPr>
            <w:pStyle w:val="NormalWeb"/>
          </w:pPr>
        </w:pPrChange>
      </w:pPr>
      <w:del w:id="3025" w:author="Seth Oranburg" w:date="2026-03-07T09:50:00Z" w16du:dateUtc="2026-03-07T14:50:00Z">
        <w:r w:rsidRPr="00742779">
          <w:rPr>
            <w:rFonts w:ascii="ZWAdobeF" w:hAnsi="ZWAdobeF" w:cs="ZWAdobeF"/>
            <w:sz w:val="2"/>
            <w:szCs w:val="2"/>
          </w:rPr>
          <w:delText>1378B</w:delText>
        </w:r>
        <w:r w:rsidR="0033544D" w:rsidRPr="00742779">
          <w:delText>Corporate</w:delText>
        </w:r>
      </w:del>
      <w:ins w:id="3026" w:author="Seth Oranburg" w:date="2026-03-07T09:50:00Z" w16du:dateUtc="2026-03-07T14:50:00Z">
        <w:r w:rsidR="0033544D" w:rsidRPr="00742779">
          <w:t>Corporate</w:t>
        </w:r>
      </w:ins>
      <w:r w:rsidR="0033544D" w:rsidRPr="00742779">
        <w:t xml:space="preserve"> form substitutes different hazards. The separation of ownership and control that makes corporate organization efficient for capital aggregation creates agency costs.</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Managers who control other people</w:t>
      </w:r>
      <w:r w:rsidR="009F60D1" w:rsidRPr="00742779">
        <w:t>’</w:t>
      </w:r>
      <w:r w:rsidR="0033544D" w:rsidRPr="00742779">
        <w:t>s money face incentives to pursue their own interests rather than shareholders</w:t>
      </w:r>
      <w:r w:rsidR="009F60D1" w:rsidRPr="00742779">
        <w:t>’</w:t>
      </w:r>
      <w:r w:rsidR="0033544D" w:rsidRPr="00742779">
        <w:t xml:space="preserve"> interests. They may consume excessive perquisites, avoid effort, make decisions that protect their positions rather than maximize firm value, or divert corporate opportunities to themselves. Corporate governance mechanisms attempt to constrain these agency costs through board monitoring, shareholder voting, fiduciary duties, disclosure requirements, and markets for corporate control. But these mechanisms are costly and imperfect. Entity selection is choosing which agency costs the venture can best manage.</w:t>
      </w:r>
    </w:p>
    <w:p w14:paraId="0F9DC434" w14:textId="77777777" w:rsidR="0033544D" w:rsidRPr="00742779" w:rsidRDefault="00742779" w:rsidP="000E54B1">
      <w:del w:id="3027" w:author="Seth Oranburg" w:date="2026-03-07T09:50:00Z" w16du:dateUtc="2026-03-07T14:50:00Z">
        <w:r w:rsidRPr="00742779">
          <w:rPr>
            <w:rFonts w:ascii="ZWAdobeF" w:hAnsi="ZWAdobeF" w:cs="ZWAdobeF"/>
            <w:sz w:val="2"/>
            <w:szCs w:val="2"/>
          </w:rPr>
          <w:lastRenderedPageBreak/>
          <w:delText>1379B</w:delText>
        </w:r>
        <w:r w:rsidR="0033544D" w:rsidRPr="00742779">
          <w:delText>For</w:delText>
        </w:r>
      </w:del>
      <w:ins w:id="3028" w:author="Seth Oranburg" w:date="2026-03-07T09:50:00Z" w16du:dateUtc="2026-03-07T14:50:00Z">
        <w:r w:rsidR="0033544D" w:rsidRPr="00742779">
          <w:t>For</w:t>
        </w:r>
      </w:ins>
      <w:r w:rsidR="0033544D" w:rsidRPr="00742779">
        <w:t xml:space="preserve"> Zeeva</w:t>
      </w:r>
      <w:r w:rsidR="009F60D1" w:rsidRPr="00742779">
        <w:t>’</w:t>
      </w:r>
      <w:r w:rsidR="0033544D" w:rsidRPr="00742779">
        <w:t>s operating business, the relevant transaction costs are the costs of contracting with suppliers, customers, employees, lenders, and insurers. Partnership form makes those parties negotiate with people rather than with an entity, creating verification costs each time a counterparty must determine whether the person across the table has authority to bind the firm. Corporate or LLC form reduces those costs by creating a legal person that can contract in its own name, with authority flowing through defined channels that counterparties can verify through filed documents.</w:t>
      </w:r>
    </w:p>
    <w:p w14:paraId="327CB271" w14:textId="77777777" w:rsidR="0033544D" w:rsidRPr="00742779" w:rsidRDefault="00742779" w:rsidP="000E54B1">
      <w:del w:id="3029" w:author="Seth Oranburg" w:date="2026-03-07T09:50:00Z" w16du:dateUtc="2026-03-07T14:50:00Z">
        <w:r w:rsidRPr="00742779">
          <w:rPr>
            <w:rFonts w:ascii="ZWAdobeF" w:hAnsi="ZWAdobeF" w:cs="ZWAdobeF"/>
            <w:sz w:val="2"/>
            <w:szCs w:val="2"/>
          </w:rPr>
          <w:delText>1380B</w:delText>
        </w:r>
        <w:r w:rsidR="0033544D" w:rsidRPr="00742779">
          <w:delText>For</w:delText>
        </w:r>
      </w:del>
      <w:ins w:id="3030" w:author="Seth Oranburg" w:date="2026-03-07T09:50:00Z" w16du:dateUtc="2026-03-07T14:50:00Z">
        <w:r w:rsidR="0033544D" w:rsidRPr="00742779">
          <w:t>For</w:t>
        </w:r>
      </w:ins>
      <w:r w:rsidR="0033544D" w:rsidRPr="00742779">
        <w:t xml:space="preserve"> the investment transaction, the relevant agency costs are the costs of protecting Marcus</w:t>
      </w:r>
      <w:r w:rsidR="009F60D1" w:rsidRPr="00742779">
        <w:t>’</w:t>
      </w:r>
      <w:r w:rsidR="0033544D" w:rsidRPr="00742779">
        <w:t>s capital once it is committed to the venture. Marcus cannot monitor Zeeva</w:t>
      </w:r>
      <w:r w:rsidR="009F60D1" w:rsidRPr="00742779">
        <w:t>’</w:t>
      </w:r>
      <w:r w:rsidR="0033544D" w:rsidRPr="00742779">
        <w:t>s and Sammy</w:t>
      </w:r>
      <w:r w:rsidR="009F60D1" w:rsidRPr="00742779">
        <w:t>’</w:t>
      </w:r>
      <w:r w:rsidR="0033544D" w:rsidRPr="00742779">
        <w:t>s daily decisions. He needs structural protections that make certain kinds of opportunism more difficult: board representation that gives him voting power over major decisions, information rights that make concealment harder, and fiduciary duties that expose managers to liability if they divert assets or usurp opportunities. Corporate form provides this infrastructure. Partnership form does not, because partnership governance assumes co-equals who monitor each other directly rather than a hierarchy where some parties contribute capital and others contribute management.</w:t>
      </w:r>
    </w:p>
    <w:p w14:paraId="74D671B0" w14:textId="77777777" w:rsidR="0033544D" w:rsidRPr="00742779" w:rsidRDefault="00742779" w:rsidP="000E54B1">
      <w:del w:id="3031" w:author="Seth Oranburg" w:date="2026-03-07T09:50:00Z" w16du:dateUtc="2026-03-07T14:50:00Z">
        <w:r w:rsidRPr="00742779">
          <w:rPr>
            <w:rFonts w:ascii="ZWAdobeF" w:hAnsi="ZWAdobeF" w:cs="ZWAdobeF"/>
            <w:sz w:val="2"/>
            <w:szCs w:val="2"/>
          </w:rPr>
          <w:delText>1381B</w:delText>
        </w:r>
        <w:r w:rsidR="0033544D" w:rsidRPr="00742779">
          <w:delText>The</w:delText>
        </w:r>
      </w:del>
      <w:ins w:id="3032" w:author="Seth Oranburg" w:date="2026-03-07T09:50:00Z" w16du:dateUtc="2026-03-07T14:50:00Z">
        <w:r w:rsidR="0033544D" w:rsidRPr="00742779">
          <w:t>The</w:t>
        </w:r>
      </w:ins>
      <w:r w:rsidR="0033544D" w:rsidRPr="00742779">
        <w:t xml:space="preserve"> economic framework explains why no single entity form dominates. Different ventures face different transaction cost profiles and different agency cost exposures. A venture where founders contribute equally, work together closely, and trust each other deeply may find partnership</w:t>
      </w:r>
      <w:r w:rsidR="009F60D1" w:rsidRPr="00742779">
        <w:t>’</w:t>
      </w:r>
      <w:r w:rsidR="0033544D" w:rsidRPr="00742779">
        <w:t>s low formation costs and governance flexibility outweigh its monitoring costs and unlimited liability exposure. A venture seeking outside capital from parties who cannot monitor management daily needs corporate structure</w:t>
      </w:r>
      <w:r w:rsidR="009F60D1" w:rsidRPr="00742779">
        <w:t>’</w:t>
      </w:r>
      <w:r w:rsidR="0033544D" w:rsidRPr="00742779">
        <w:t>s standardized governance and liability limits despite higher formation and compliance costs. Selection is matching the form</w:t>
      </w:r>
      <w:r w:rsidR="009F60D1" w:rsidRPr="00742779">
        <w:t>’</w:t>
      </w:r>
      <w:r w:rsidR="0033544D" w:rsidRPr="00742779">
        <w:t>s cost structure to the venture</w:t>
      </w:r>
      <w:r w:rsidR="009F60D1" w:rsidRPr="00742779">
        <w:t>’</w:t>
      </w:r>
      <w:r w:rsidR="0033544D" w:rsidRPr="00742779">
        <w:t>s transaction cost and agency cost environment.</w:t>
      </w:r>
    </w:p>
    <w:p w14:paraId="61D46891" w14:textId="77777777" w:rsidR="0033544D" w:rsidRPr="00742779" w:rsidRDefault="0033544D" w:rsidP="000E54B1">
      <w:pPr>
        <w:pStyle w:val="Heading2"/>
        <w:rPr>
          <w:rFonts w:eastAsia="Times New Roman"/>
        </w:rPr>
      </w:pPr>
      <w:r w:rsidRPr="00742779">
        <w:rPr>
          <w:rFonts w:eastAsia="Times New Roman"/>
        </w:rPr>
        <w:t>Implementation and Authority Discipline</w:t>
      </w:r>
    </w:p>
    <w:p w14:paraId="2CBC77A4" w14:textId="77777777" w:rsidR="0033544D" w:rsidRPr="00742779" w:rsidRDefault="00742779" w:rsidP="000E54B1">
      <w:del w:id="3033" w:author="Seth Oranburg" w:date="2026-03-07T09:50:00Z" w16du:dateUtc="2026-03-07T14:50:00Z">
        <w:r w:rsidRPr="00742779">
          <w:rPr>
            <w:rFonts w:ascii="ZWAdobeF" w:hAnsi="ZWAdobeF" w:cs="ZWAdobeF"/>
            <w:sz w:val="2"/>
            <w:szCs w:val="2"/>
          </w:rPr>
          <w:delText>1382B</w:delText>
        </w:r>
        <w:r w:rsidR="0033544D" w:rsidRPr="00742779">
          <w:delText>Form</w:delText>
        </w:r>
      </w:del>
      <w:ins w:id="3034" w:author="Seth Oranburg" w:date="2026-03-07T09:50:00Z" w16du:dateUtc="2026-03-07T14:50:00Z">
        <w:r w:rsidR="0033544D" w:rsidRPr="00742779">
          <w:t>Form</w:t>
        </w:r>
      </w:ins>
      <w:r w:rsidR="0033544D" w:rsidRPr="00742779">
        <w:t xml:space="preserve"> choice does nothing until the venture</w:t>
      </w:r>
      <w:r w:rsidR="009F60D1" w:rsidRPr="00742779">
        <w:t>’</w:t>
      </w:r>
      <w:r w:rsidR="0033544D" w:rsidRPr="00742779">
        <w:t>s practices match the form</w:t>
      </w:r>
      <w:r w:rsidR="009F60D1" w:rsidRPr="00742779">
        <w:t>’</w:t>
      </w:r>
      <w:r w:rsidR="0033544D" w:rsidRPr="00742779">
        <w:t>s requirements. This is where most entity selection decisions fail. Founders file formation documents, celebrate creating the entity, and continue operating exactly as they did before. The filing creates legal consequences, but those consequences only matter if the venture maintains the entity boundary in practice.</w:t>
      </w:r>
    </w:p>
    <w:p w14:paraId="554696CF" w14:textId="77777777" w:rsidR="0033544D" w:rsidRPr="00742779" w:rsidRDefault="00742779" w:rsidP="000E54B1">
      <w:pPr>
        <w:pPrChange w:id="3035" w:author="Seth Oranburg" w:date="2026-03-07T09:50:00Z" w16du:dateUtc="2026-03-07T14:50:00Z">
          <w:pPr>
            <w:pStyle w:val="NormalWeb"/>
          </w:pPr>
        </w:pPrChange>
      </w:pPr>
      <w:del w:id="3036" w:author="Seth Oranburg" w:date="2026-03-07T09:50:00Z" w16du:dateUtc="2026-03-07T14:50:00Z">
        <w:r w:rsidRPr="00742779">
          <w:rPr>
            <w:rFonts w:ascii="ZWAdobeF" w:hAnsi="ZWAdobeF" w:cs="ZWAdobeF"/>
            <w:sz w:val="2"/>
            <w:szCs w:val="2"/>
          </w:rPr>
          <w:lastRenderedPageBreak/>
          <w:delText>1383B</w:delText>
        </w:r>
        <w:r w:rsidR="0033544D" w:rsidRPr="00742779">
          <w:delText>The</w:delText>
        </w:r>
      </w:del>
      <w:ins w:id="3037" w:author="Seth Oranburg" w:date="2026-03-07T09:50:00Z" w16du:dateUtc="2026-03-07T14:50:00Z">
        <w:r w:rsidR="0033544D" w:rsidRPr="00742779">
          <w:t>The</w:t>
        </w:r>
      </w:ins>
      <w:r w:rsidR="0033544D" w:rsidRPr="00742779">
        <w:t xml:space="preserve"> first implementation requirement is separating entity property from personal property. When Zeeva and Sammy form an LLC for the operating business, the LLC must have its own bank account. Business income must flow into that account, and business expenses must be paid from it. Personal expenses cannot be paid from the business account, and business income cannot be deposited into personal accounts. This separation seems obvious, but commingling is the most common veil-piercing factor courts cite when disregarding the entity form.</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101460F0" w14:textId="77777777" w:rsidR="0033544D" w:rsidRPr="00742779" w:rsidRDefault="00742779" w:rsidP="000E54B1">
      <w:del w:id="3038" w:author="Seth Oranburg" w:date="2026-03-07T09:50:00Z" w16du:dateUtc="2026-03-07T14:50:00Z">
        <w:r w:rsidRPr="00742779">
          <w:rPr>
            <w:rFonts w:ascii="ZWAdobeF" w:hAnsi="ZWAdobeF" w:cs="ZWAdobeF"/>
            <w:sz w:val="2"/>
            <w:szCs w:val="2"/>
          </w:rPr>
          <w:delText>1384B</w:delText>
        </w:r>
        <w:r w:rsidR="0033544D" w:rsidRPr="00742779">
          <w:delText>Commingling</w:delText>
        </w:r>
      </w:del>
      <w:ins w:id="3039" w:author="Seth Oranburg" w:date="2026-03-07T09:50:00Z" w16du:dateUtc="2026-03-07T14:50:00Z">
        <w:r w:rsidR="0033544D" w:rsidRPr="00742779">
          <w:t>Commingling</w:t>
        </w:r>
      </w:ins>
      <w:r w:rsidR="0033544D" w:rsidRPr="00742779">
        <w:t xml:space="preserve"> is not always intentional fraud. It happens when founders use the business account for convenience, transferring money to cover personal bills with the intention of recording it as a draw or loan. It happens when founders take business income directly rather than routing it through the entity</w:t>
      </w:r>
      <w:r w:rsidR="009F60D1" w:rsidRPr="00742779">
        <w:t>’</w:t>
      </w:r>
      <w:r w:rsidR="0033544D" w:rsidRPr="00742779">
        <w:t>s accounts. It happens when business credit cards get used for personal travel or family expenses. Each instance of commingling weakens the entity boundary and gives creditors arguments that the entity is the owner</w:t>
      </w:r>
      <w:r w:rsidR="009F60D1" w:rsidRPr="00742779">
        <w:t>’</w:t>
      </w:r>
      <w:r w:rsidR="0033544D" w:rsidRPr="00742779">
        <w:t>s alter ego rather than a separate legal person.</w:t>
      </w:r>
    </w:p>
    <w:p w14:paraId="78D79394" w14:textId="77777777" w:rsidR="0033544D" w:rsidRPr="00742779" w:rsidRDefault="00742779" w:rsidP="000E54B1">
      <w:pPr>
        <w:pPrChange w:id="3040" w:author="Seth Oranburg" w:date="2026-03-07T09:50:00Z" w16du:dateUtc="2026-03-07T14:50:00Z">
          <w:pPr>
            <w:pStyle w:val="NormalWeb"/>
          </w:pPr>
        </w:pPrChange>
      </w:pPr>
      <w:del w:id="3041" w:author="Seth Oranburg" w:date="2026-03-07T09:50:00Z" w16du:dateUtc="2026-03-07T14:50:00Z">
        <w:r w:rsidRPr="00742779">
          <w:rPr>
            <w:rFonts w:ascii="ZWAdobeF" w:hAnsi="ZWAdobeF" w:cs="ZWAdobeF"/>
            <w:sz w:val="2"/>
            <w:szCs w:val="2"/>
          </w:rPr>
          <w:delText>1385B</w:delText>
        </w:r>
        <w:r w:rsidR="0033544D" w:rsidRPr="00742779">
          <w:delText>The</w:delText>
        </w:r>
      </w:del>
      <w:ins w:id="3042" w:author="Seth Oranburg" w:date="2026-03-07T09:50:00Z" w16du:dateUtc="2026-03-07T14:50:00Z">
        <w:r w:rsidR="0033544D" w:rsidRPr="00742779">
          <w:t>The</w:t>
        </w:r>
      </w:ins>
      <w:r w:rsidR="0033544D" w:rsidRPr="00742779">
        <w:t xml:space="preserve"> second implementation requirement is maintaining the governance formalities the form requires. Corporate law requires stockholder meetings to elect directors and director meetings to make major decisions.</w:t>
      </w:r>
      <w:r w:rsidR="0033544D">
        <w:fldChar w:fldCharType="begin"/>
      </w:r>
      <w:r w:rsidR="0033544D">
        <w:instrText>HYPERLINK \l "fn172-11647" \o "Jump to citation"</w:instrText>
      </w:r>
      <w:r w:rsidR="0033544D">
        <w:fldChar w:fldCharType="separate"/>
      </w:r>
      <w:r w:rsidR="0033544D" w:rsidRPr="00742779">
        <w:rPr>
          <w:rStyle w:val="Hyperlink"/>
          <w:color w:val="auto"/>
          <w:u w:val="none"/>
        </w:rPr>
        <w:t>[172</w:t>
      </w:r>
      <w:r w:rsidR="00FA601A" w:rsidRPr="00742779">
        <w:rPr>
          <w:rStyle w:val="Hyperlink"/>
          <w:color w:val="auto"/>
          <w:u w:val="none"/>
        </w:rPr>
        <w:t>]</w:t>
      </w:r>
      <w:r w:rsidR="0033544D">
        <w:fldChar w:fldCharType="end"/>
      </w:r>
      <w:r w:rsidR="0033544D">
        <w:fldChar w:fldCharType="begin"/>
      </w:r>
      <w:r w:rsidR="0033544D">
        <w:instrText>HYPERLINK \l "fn157-11647" \o "Jump to citation"</w:instrText>
      </w:r>
      <w:r w:rsidR="0033544D">
        <w:fldChar w:fldCharType="separate"/>
      </w:r>
      <w:r w:rsidR="0033544D" w:rsidRPr="00742779">
        <w:rPr>
          <w:rStyle w:val="Hyperlink"/>
          <w:color w:val="auto"/>
          <w:u w:val="none"/>
        </w:rPr>
        <w:t>[157</w:t>
      </w:r>
      <w:r w:rsidR="00FA601A" w:rsidRPr="00742779">
        <w:rPr>
          <w:rStyle w:val="Hyperlink"/>
          <w:color w:val="auto"/>
          <w:u w:val="none"/>
        </w:rPr>
        <w:t>]</w:t>
      </w:r>
      <w:r w:rsidR="0033544D">
        <w:fldChar w:fldCharType="end"/>
      </w:r>
      <w:r w:rsidR="0033544D" w:rsidRPr="00742779">
        <w:t xml:space="preserve"> The statute does not require elaborate ceremonies, but it does require that important decisions be documented as corporate actions rather than as individual choices that happened to involve people who own the corporation. When Zeeva, Sammy, and Marcus serve as directors of the investment corporation, board decisions should be documented through minutes or written consents. Distributions to stockholders should be authorized by board resolution. Major contracts should be approved by the board and signed by authorized officers.</w:t>
      </w:r>
    </w:p>
    <w:p w14:paraId="01457E0B" w14:textId="77777777" w:rsidR="0033544D" w:rsidRPr="00742779" w:rsidRDefault="00742779" w:rsidP="000E54B1">
      <w:pPr>
        <w:pPrChange w:id="3043" w:author="Seth Oranburg" w:date="2026-03-07T09:50:00Z" w16du:dateUtc="2026-03-07T14:50:00Z">
          <w:pPr>
            <w:pStyle w:val="NormalWeb"/>
          </w:pPr>
        </w:pPrChange>
      </w:pPr>
      <w:del w:id="3044" w:author="Seth Oranburg" w:date="2026-03-07T09:50:00Z" w16du:dateUtc="2026-03-07T14:50:00Z">
        <w:r w:rsidRPr="00742779">
          <w:rPr>
            <w:rFonts w:ascii="ZWAdobeF" w:hAnsi="ZWAdobeF" w:cs="ZWAdobeF"/>
            <w:sz w:val="2"/>
            <w:szCs w:val="2"/>
          </w:rPr>
          <w:delText>1386B</w:delText>
        </w:r>
        <w:r w:rsidR="0033544D" w:rsidRPr="00742779">
          <w:delText>These</w:delText>
        </w:r>
      </w:del>
      <w:ins w:id="3045" w:author="Seth Oranburg" w:date="2026-03-07T09:50:00Z" w16du:dateUtc="2026-03-07T14:50:00Z">
        <w:r w:rsidR="0033544D" w:rsidRPr="00742779">
          <w:t>These</w:t>
        </w:r>
      </w:ins>
      <w:r w:rsidR="0033544D" w:rsidRPr="00742779">
        <w:t xml:space="preserve"> formalities matter for two reasons. First, they create evidence of what was decided and who approved it when disputes arise years later. Second, they maintain the conceptual separation between the corporation as a legal person and the individuals who manage it. Courts that disregard the corporate form often cite failure to maintain corporate formalities as evidence that the owners themselves did not treat the entity as a separate legal person.</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6201276A" w14:textId="77777777" w:rsidR="0033544D" w:rsidRPr="00742779" w:rsidRDefault="00742779" w:rsidP="000E54B1">
      <w:pPr>
        <w:pPrChange w:id="3046" w:author="Seth Oranburg" w:date="2026-03-07T09:50:00Z" w16du:dateUtc="2026-03-07T14:50:00Z">
          <w:pPr>
            <w:pStyle w:val="NormalWeb"/>
          </w:pPr>
        </w:pPrChange>
      </w:pPr>
      <w:del w:id="3047" w:author="Seth Oranburg" w:date="2026-03-07T09:50:00Z" w16du:dateUtc="2026-03-07T14:50:00Z">
        <w:r w:rsidRPr="00742779">
          <w:rPr>
            <w:rFonts w:ascii="ZWAdobeF" w:hAnsi="ZWAdobeF" w:cs="ZWAdobeF"/>
            <w:sz w:val="2"/>
            <w:szCs w:val="2"/>
          </w:rPr>
          <w:delText>1387B</w:delText>
        </w:r>
        <w:r w:rsidR="0033544D" w:rsidRPr="00742779">
          <w:delText>LLC</w:delText>
        </w:r>
      </w:del>
      <w:ins w:id="3048" w:author="Seth Oranburg" w:date="2026-03-07T09:50:00Z" w16du:dateUtc="2026-03-07T14:50:00Z">
        <w:r w:rsidR="0033544D" w:rsidRPr="00742779">
          <w:t>LLC</w:t>
        </w:r>
      </w:ins>
      <w:r w:rsidR="0033544D" w:rsidRPr="00742779">
        <w:t xml:space="preserve"> law is more forgiving about formalities because LLCs do not have the same statutory requirements for meetings and minutes.</w:t>
      </w:r>
      <w:r w:rsidR="0033544D">
        <w:fldChar w:fldCharType="begin"/>
      </w:r>
      <w:r w:rsidR="0033544D">
        <w:instrText>HYPERLINK \l "fn76-11647" \o "Jump to citation"</w:instrText>
      </w:r>
      <w:r w:rsidR="0033544D">
        <w:fldChar w:fldCharType="separate"/>
      </w:r>
      <w:r w:rsidR="0033544D" w:rsidRPr="00742779">
        <w:rPr>
          <w:rStyle w:val="Hyperlink"/>
          <w:color w:val="auto"/>
          <w:u w:val="none"/>
        </w:rPr>
        <w:t>[76</w:t>
      </w:r>
      <w:r w:rsidR="00FA601A" w:rsidRPr="00742779">
        <w:rPr>
          <w:rStyle w:val="Hyperlink"/>
          <w:color w:val="auto"/>
          <w:u w:val="none"/>
        </w:rPr>
        <w:t>]</w:t>
      </w:r>
      <w:r w:rsidR="0033544D">
        <w:fldChar w:fldCharType="end"/>
      </w:r>
      <w:r w:rsidR="0033544D" w:rsidRPr="00742779">
        <w:t xml:space="preserve"> But forgiveness has limits. An LLC whose operating agreement requires member approval for major decisions but whose members routinely make those decisions without consultation or documentation is creating evidence that the operating </w:t>
      </w:r>
      <w:r w:rsidR="0033544D" w:rsidRPr="00742779">
        <w:lastRenderedPageBreak/>
        <w:t>agreement is not actually the governing document. When disputes arise and members litigate about whether proper procedures were followed, the venture</w:t>
      </w:r>
      <w:r w:rsidR="009F60D1" w:rsidRPr="00742779">
        <w:t>’</w:t>
      </w:r>
      <w:r w:rsidR="0033544D" w:rsidRPr="00742779">
        <w:t>s own pattern of ignoring procedures becomes powerful evidence that the procedures were not really required.</w:t>
      </w:r>
    </w:p>
    <w:p w14:paraId="6151E8EB" w14:textId="77777777" w:rsidR="0033544D" w:rsidRPr="00742779" w:rsidRDefault="00742779" w:rsidP="000E54B1">
      <w:del w:id="3049" w:author="Seth Oranburg" w:date="2026-03-07T09:50:00Z" w16du:dateUtc="2026-03-07T14:50:00Z">
        <w:r w:rsidRPr="00742779">
          <w:rPr>
            <w:rFonts w:ascii="ZWAdobeF" w:hAnsi="ZWAdobeF" w:cs="ZWAdobeF"/>
            <w:sz w:val="2"/>
            <w:szCs w:val="2"/>
          </w:rPr>
          <w:delText>1388B</w:delText>
        </w:r>
        <w:r w:rsidR="0033544D" w:rsidRPr="00742779">
          <w:delText>The</w:delText>
        </w:r>
      </w:del>
      <w:ins w:id="3050" w:author="Seth Oranburg" w:date="2026-03-07T09:50:00Z" w16du:dateUtc="2026-03-07T14:50:00Z">
        <w:r w:rsidR="0033544D" w:rsidRPr="00742779">
          <w:t>The</w:t>
        </w:r>
      </w:ins>
      <w:r w:rsidR="0033544D" w:rsidRPr="00742779">
        <w:t xml:space="preserve"> third implementation requirement is authority discipline. Entity form allocates binding authority through statutory defaults and governance documents. Those allocations only matter if the venture enforces them in practice. When Zeeva and Sammy form an LLC for the operating business and designate themselves as managers with authority to bind the LLC, they must ensure that employees, contractors, and other agents do not create binding commitments without manager approval.</w:t>
      </w:r>
    </w:p>
    <w:p w14:paraId="1E617BC1" w14:textId="77777777" w:rsidR="0033544D" w:rsidRPr="00742779" w:rsidRDefault="00742779" w:rsidP="000E54B1">
      <w:del w:id="3051" w:author="Seth Oranburg" w:date="2026-03-07T09:50:00Z" w16du:dateUtc="2026-03-07T14:50:00Z">
        <w:r w:rsidRPr="00742779">
          <w:rPr>
            <w:rFonts w:ascii="ZWAdobeF" w:hAnsi="ZWAdobeF" w:cs="ZWAdobeF"/>
            <w:sz w:val="2"/>
            <w:szCs w:val="2"/>
          </w:rPr>
          <w:delText>1389B</w:delText>
        </w:r>
        <w:r w:rsidR="0033544D" w:rsidRPr="00742779">
          <w:delText>This</w:delText>
        </w:r>
      </w:del>
      <w:ins w:id="3052" w:author="Seth Oranburg" w:date="2026-03-07T09:50:00Z" w16du:dateUtc="2026-03-07T14:50:00Z">
        <w:r w:rsidR="0033544D" w:rsidRPr="00742779">
          <w:t>This</w:t>
        </w:r>
      </w:ins>
      <w:r w:rsidR="0033544D" w:rsidRPr="00742779">
        <w:t xml:space="preserve"> requires more than internal policies. It requires external practices that make the authority structure visible to counterparties. Contracts should identify the LLC as the contracting party, be signed by authorized managers in their capacity as managers, and include representations that the signatory has authority to bind the LLC. Invoices, purchase orders, and correspondence should be on LLC letterhead identifying who is authorized to commit the entity. These practices reduce the risk that someone without authority creates apparent authority by acting as if they can bind the organization.</w:t>
      </w:r>
    </w:p>
    <w:p w14:paraId="1CD562AC" w14:textId="77777777" w:rsidR="0033544D" w:rsidRPr="00742779" w:rsidRDefault="00742779" w:rsidP="000E54B1">
      <w:del w:id="3053" w:author="Seth Oranburg" w:date="2026-03-07T09:50:00Z" w16du:dateUtc="2026-03-07T14:50:00Z">
        <w:r w:rsidRPr="00742779">
          <w:rPr>
            <w:rFonts w:ascii="ZWAdobeF" w:hAnsi="ZWAdobeF" w:cs="ZWAdobeF"/>
            <w:sz w:val="2"/>
            <w:szCs w:val="2"/>
          </w:rPr>
          <w:delText>1390B</w:delText>
        </w:r>
        <w:r w:rsidR="0033544D" w:rsidRPr="00742779">
          <w:delText>For</w:delText>
        </w:r>
      </w:del>
      <w:ins w:id="3054" w:author="Seth Oranburg" w:date="2026-03-07T09:50:00Z" w16du:dateUtc="2026-03-07T14:50:00Z">
        <w:r w:rsidR="0033544D" w:rsidRPr="00742779">
          <w:t>For</w:t>
        </w:r>
      </w:ins>
      <w:r w:rsidR="0033544D" w:rsidRPr="00742779">
        <w:t xml:space="preserve"> the investment corporation, authority discipline becomes more formal. The board must delegate specific authority to officers, document that delegation through resolutions, and ensure that officers do not exceed their delegated authority when contracting. Marcus will expect to see evidence that major commitments received board approval before being executed. That means the corporation needs processes for bringing significant transactions to the board before they are finalized, not after.</w:t>
      </w:r>
    </w:p>
    <w:p w14:paraId="413725DE" w14:textId="77777777" w:rsidR="0033544D" w:rsidRPr="00742779" w:rsidRDefault="00742779" w:rsidP="000E54B1">
      <w:del w:id="3055" w:author="Seth Oranburg" w:date="2026-03-07T09:50:00Z" w16du:dateUtc="2026-03-07T14:50:00Z">
        <w:r w:rsidRPr="00742779">
          <w:rPr>
            <w:rFonts w:ascii="ZWAdobeF" w:hAnsi="ZWAdobeF" w:cs="ZWAdobeF"/>
            <w:sz w:val="2"/>
            <w:szCs w:val="2"/>
          </w:rPr>
          <w:delText>1391B</w:delText>
        </w:r>
        <w:r w:rsidR="0033544D" w:rsidRPr="00742779">
          <w:delText>For</w:delText>
        </w:r>
      </w:del>
      <w:ins w:id="3056" w:author="Seth Oranburg" w:date="2026-03-07T09:50:00Z" w16du:dateUtc="2026-03-07T14:50:00Z">
        <w:r w:rsidR="0033544D" w:rsidRPr="00742779">
          <w:t>For</w:t>
        </w:r>
      </w:ins>
      <w:r w:rsidR="0033544D" w:rsidRPr="00742779">
        <w:t xml:space="preserve"> the nonprofit foundation, authority discipline intersects with mission compliance. The foundation</w:t>
      </w:r>
      <w:r w:rsidR="009F60D1" w:rsidRPr="00742779">
        <w:t>’</w:t>
      </w:r>
      <w:r w:rsidR="0033544D" w:rsidRPr="00742779">
        <w:t>s directors must ensure that expenditures align with charitable purposes stated in the formation documents and the application for tax-exempt status. Payments to insiders, transactions with related parties, and expenditures that might be characterized as private benefit rather than public benefit require heightened scrutiny and documentation showing that the board considered conflicts of interest and approved the transactions as furthering charitable purposes.</w:t>
      </w:r>
    </w:p>
    <w:p w14:paraId="7BB49720" w14:textId="77777777" w:rsidR="0033544D" w:rsidRPr="00742779" w:rsidRDefault="00742779" w:rsidP="000E54B1">
      <w:del w:id="3057" w:author="Seth Oranburg" w:date="2026-03-07T09:50:00Z" w16du:dateUtc="2026-03-07T14:50:00Z">
        <w:r w:rsidRPr="00742779">
          <w:rPr>
            <w:rFonts w:ascii="ZWAdobeF" w:hAnsi="ZWAdobeF" w:cs="ZWAdobeF"/>
            <w:sz w:val="2"/>
            <w:szCs w:val="2"/>
          </w:rPr>
          <w:delText>1392B</w:delText>
        </w:r>
        <w:r w:rsidR="0033544D" w:rsidRPr="00742779">
          <w:delText>For</w:delText>
        </w:r>
      </w:del>
      <w:ins w:id="3058" w:author="Seth Oranburg" w:date="2026-03-07T09:50:00Z" w16du:dateUtc="2026-03-07T14:50:00Z">
        <w:r w:rsidR="0033544D" w:rsidRPr="00742779">
          <w:t>For</w:t>
        </w:r>
      </w:ins>
      <w:r w:rsidR="0033544D" w:rsidRPr="00742779">
        <w:t xml:space="preserve"> the platform wrapper, authority discipline is the mechanism that translates token governance into legal authority. The wrapper</w:t>
      </w:r>
      <w:r w:rsidR="009F60D1" w:rsidRPr="00742779">
        <w:t>’</w:t>
      </w:r>
      <w:r w:rsidR="0033544D" w:rsidRPr="00742779">
        <w:t xml:space="preserve">s operating agreement must specify who has legal authority to sign contracts, move assets, hire employees, and respond to legal process based on token-holder voting. </w:t>
      </w:r>
      <w:r w:rsidR="0033544D" w:rsidRPr="00742779">
        <w:lastRenderedPageBreak/>
        <w:t>Without clear rules about how decentralized decisions become authorized actions by the wrapper, the wrapper</w:t>
      </w:r>
      <w:r w:rsidR="009F60D1" w:rsidRPr="00742779">
        <w:t>’</w:t>
      </w:r>
      <w:r w:rsidR="0033544D" w:rsidRPr="00742779">
        <w:t>s management may find themselves personally liable for unauthorized acts or may face claims that they are not actually implementing the governance model participants expect.</w:t>
      </w:r>
    </w:p>
    <w:p w14:paraId="5A16B2E4" w14:textId="77777777" w:rsidR="0033544D" w:rsidRPr="00742779" w:rsidRDefault="0033544D" w:rsidP="000E54B1">
      <w:pPr>
        <w:pStyle w:val="Heading2"/>
        <w:rPr>
          <w:rFonts w:eastAsia="Times New Roman"/>
        </w:rPr>
      </w:pPr>
      <w:r w:rsidRPr="00742779">
        <w:rPr>
          <w:rFonts w:eastAsia="Times New Roman"/>
        </w:rPr>
        <w:t>The Selection Decision in Practice</w:t>
      </w:r>
    </w:p>
    <w:p w14:paraId="33D9AFDE" w14:textId="77777777" w:rsidR="0033544D" w:rsidRPr="00742779" w:rsidRDefault="00742779" w:rsidP="000E54B1">
      <w:del w:id="3059" w:author="Seth Oranburg" w:date="2026-03-07T09:50:00Z" w16du:dateUtc="2026-03-07T14:50:00Z">
        <w:r w:rsidRPr="00742779">
          <w:rPr>
            <w:rFonts w:ascii="ZWAdobeF" w:hAnsi="ZWAdobeF" w:cs="ZWAdobeF"/>
            <w:sz w:val="2"/>
            <w:szCs w:val="2"/>
          </w:rPr>
          <w:delText>1393B</w:delText>
        </w:r>
        <w:r w:rsidR="0033544D" w:rsidRPr="00742779">
          <w:delText>Rachel</w:delText>
        </w:r>
      </w:del>
      <w:ins w:id="3060" w:author="Seth Oranburg" w:date="2026-03-07T09:50:00Z" w16du:dateUtc="2026-03-07T14:50:00Z">
        <w:r w:rsidR="0033544D" w:rsidRPr="00742779">
          <w:t>Rachel</w:t>
        </w:r>
      </w:ins>
      <w:r w:rsidR="0033544D" w:rsidRPr="00742779">
        <w:t xml:space="preserve"> walks Zeeva through the implementation checklist for each entity. The operating LLC needs a certificate of formation filed with the state, an operating agreement that allocates management authority and economic rights between Zeeva and Sammy, an employer identification number from the IRS, a business bank account in the LLC</w:t>
      </w:r>
      <w:r w:rsidR="009F60D1" w:rsidRPr="00742779">
        <w:t>’</w:t>
      </w:r>
      <w:r w:rsidR="0033544D" w:rsidRPr="00742779">
        <w:t>s name, and insurance policies listing the LLC as the insured. These are not optional niceties. They are the minimum steps that create and maintain the LLC as a functioning legal person.</w:t>
      </w:r>
    </w:p>
    <w:p w14:paraId="413CA5B9" w14:textId="77777777" w:rsidR="0033544D" w:rsidRPr="00742779" w:rsidRDefault="00742779" w:rsidP="000E54B1">
      <w:del w:id="3061" w:author="Seth Oranburg" w:date="2026-03-07T09:50:00Z" w16du:dateUtc="2026-03-07T14:50:00Z">
        <w:r w:rsidRPr="00742779">
          <w:rPr>
            <w:rFonts w:ascii="ZWAdobeF" w:hAnsi="ZWAdobeF" w:cs="ZWAdobeF"/>
            <w:sz w:val="2"/>
            <w:szCs w:val="2"/>
          </w:rPr>
          <w:delText>1394B</w:delText>
        </w:r>
        <w:r w:rsidR="0033544D" w:rsidRPr="00742779">
          <w:delText>The</w:delText>
        </w:r>
      </w:del>
      <w:ins w:id="3062" w:author="Seth Oranburg" w:date="2026-03-07T09:50:00Z" w16du:dateUtc="2026-03-07T14:50:00Z">
        <w:r w:rsidR="0033544D" w:rsidRPr="00742779">
          <w:t>The</w:t>
        </w:r>
      </w:ins>
      <w:r w:rsidR="0033544D" w:rsidRPr="00742779">
        <w:t xml:space="preserve"> investment corporation needs a certificate of incorporation filed with Delaware, bylaws specifying governance procedures, initial and annual reports filed with the Secretary of State, an organizational meeting at which directors are elected and officers appointed, stock certificates issued to Zeeva, Sammy, and Marcus documenting their ownership, board resolutions approving major contracts and expenditures, and regular board meetings with minutes documenting decisions. Again, these are not administrative burdens imposed by lawyers who like paperwork. They are the mechanisms that make corporate governance operational rather than theoretical.</w:t>
      </w:r>
    </w:p>
    <w:p w14:paraId="4EAE8E63" w14:textId="77777777" w:rsidR="0033544D" w:rsidRPr="00742779" w:rsidRDefault="00742779" w:rsidP="000E54B1">
      <w:del w:id="3063" w:author="Seth Oranburg" w:date="2026-03-07T09:50:00Z" w16du:dateUtc="2026-03-07T14:50:00Z">
        <w:r w:rsidRPr="00742779">
          <w:rPr>
            <w:rFonts w:ascii="ZWAdobeF" w:hAnsi="ZWAdobeF" w:cs="ZWAdobeF"/>
            <w:sz w:val="2"/>
            <w:szCs w:val="2"/>
          </w:rPr>
          <w:delText>1395B</w:delText>
        </w:r>
        <w:r w:rsidR="0033544D" w:rsidRPr="00742779">
          <w:delText>The</w:delText>
        </w:r>
      </w:del>
      <w:ins w:id="3064" w:author="Seth Oranburg" w:date="2026-03-07T09:50:00Z" w16du:dateUtc="2026-03-07T14:50:00Z">
        <w:r w:rsidR="0033544D" w:rsidRPr="00742779">
          <w:t>The</w:t>
        </w:r>
      </w:ins>
      <w:r w:rsidR="0033544D" w:rsidRPr="00742779">
        <w:t xml:space="preserve"> nonprofit foundation needs articles of incorporation stating charitable purposes, an application for tax-exempt status under section 501(c)(3), bylaws specifying director election and meeting procedures, policies prohibiting private inurement and requiring conflict-of-interest disclosure, and annual Form 990 filings with the IRS reporting finances and governance. The compliance requirements are higher than for business entities because tax exemption requires demonstrating that the organization is genuinely pursuing public purposes rather than private benefit.</w:t>
      </w:r>
    </w:p>
    <w:p w14:paraId="19994030" w14:textId="77777777" w:rsidR="0033544D" w:rsidRPr="00742779" w:rsidRDefault="00742779" w:rsidP="000E54B1">
      <w:del w:id="3065" w:author="Seth Oranburg" w:date="2026-03-07T09:50:00Z" w16du:dateUtc="2026-03-07T14:50:00Z">
        <w:r w:rsidRPr="00742779">
          <w:rPr>
            <w:rFonts w:ascii="ZWAdobeF" w:hAnsi="ZWAdobeF" w:cs="ZWAdobeF"/>
            <w:sz w:val="2"/>
            <w:szCs w:val="2"/>
          </w:rPr>
          <w:delText>1396B</w:delText>
        </w:r>
        <w:r w:rsidR="0033544D" w:rsidRPr="00742779">
          <w:delText>The</w:delText>
        </w:r>
      </w:del>
      <w:ins w:id="3066" w:author="Seth Oranburg" w:date="2026-03-07T09:50:00Z" w16du:dateUtc="2026-03-07T14:50:00Z">
        <w:r w:rsidR="0033544D" w:rsidRPr="00742779">
          <w:t>The</w:t>
        </w:r>
      </w:ins>
      <w:r w:rsidR="0033544D" w:rsidRPr="00742779">
        <w:t xml:space="preserve"> platform wrapper needs a certificate of formation stating that it is a decentralized autonomous organization, an operating agreement specifying how token governance translates into legal authority, documentation of the smart contracts that implement governance, and the same basic infrastructure any LLC needs: bank account, registered agent, annual reports, and insurance.</w:t>
      </w:r>
    </w:p>
    <w:p w14:paraId="27402B36" w14:textId="77777777" w:rsidR="0033544D" w:rsidRPr="00742779" w:rsidRDefault="00742779" w:rsidP="000E54B1">
      <w:del w:id="3067" w:author="Seth Oranburg" w:date="2026-03-07T09:50:00Z" w16du:dateUtc="2026-03-07T14:50:00Z">
        <w:r w:rsidRPr="00742779">
          <w:rPr>
            <w:rFonts w:ascii="ZWAdobeF" w:hAnsi="ZWAdobeF" w:cs="ZWAdobeF"/>
            <w:sz w:val="2"/>
            <w:szCs w:val="2"/>
          </w:rPr>
          <w:lastRenderedPageBreak/>
          <w:delText>1397B</w:delText>
        </w:r>
        <w:r w:rsidR="0033544D" w:rsidRPr="00742779">
          <w:delText>Zeeva</w:delText>
        </w:r>
      </w:del>
      <w:ins w:id="3068" w:author="Seth Oranburg" w:date="2026-03-07T09:50:00Z" w16du:dateUtc="2026-03-07T14:50:00Z">
        <w:r w:rsidR="0033544D" w:rsidRPr="00742779">
          <w:t>Zeeva</w:t>
        </w:r>
      </w:ins>
      <w:r w:rsidR="0033544D" w:rsidRPr="00742779">
        <w:t xml:space="preserve"> looks at the list. </w:t>
      </w:r>
      <w:r w:rsidR="009F60D1" w:rsidRPr="00742779">
        <w:t>“</w:t>
      </w:r>
      <w:r w:rsidR="0033544D" w:rsidRPr="00742779">
        <w:t>This is a lot more than just picking a legal form.</w:t>
      </w:r>
      <w:r w:rsidR="009F60D1" w:rsidRPr="00742779">
        <w:t>”</w:t>
      </w:r>
    </w:p>
    <w:p w14:paraId="63C66BD0" w14:textId="77777777" w:rsidR="0033544D" w:rsidRPr="00742779" w:rsidRDefault="00742779" w:rsidP="000E54B1">
      <w:del w:id="3069" w:author="Seth Oranburg" w:date="2026-03-07T09:50:00Z" w16du:dateUtc="2026-03-07T14:50:00Z">
        <w:r w:rsidRPr="00742779">
          <w:rPr>
            <w:rFonts w:ascii="ZWAdobeF" w:hAnsi="ZWAdobeF" w:cs="ZWAdobeF"/>
            <w:sz w:val="2"/>
            <w:szCs w:val="2"/>
          </w:rPr>
          <w:delText>1398B</w:delText>
        </w:r>
      </w:del>
      <w:r w:rsidR="009F60D1" w:rsidRPr="00742779">
        <w:t>“</w:t>
      </w:r>
      <w:r w:rsidR="0033544D" w:rsidRPr="00742779">
        <w:t>Entity selection is only the beginning,</w:t>
      </w:r>
      <w:r w:rsidR="009F60D1" w:rsidRPr="00742779">
        <w:t>”</w:t>
      </w:r>
      <w:r w:rsidR="0033544D" w:rsidRPr="00742779">
        <w:t xml:space="preserve"> Rachel says. </w:t>
      </w:r>
      <w:r w:rsidR="009F60D1" w:rsidRPr="00742779">
        <w:t>“</w:t>
      </w:r>
      <w:r w:rsidR="0033544D" w:rsidRPr="00742779">
        <w:t>The form determines which legal infrastructure applies. Implementation determines whether that infrastructure actually functions when you need it.</w:t>
      </w:r>
      <w:r w:rsidR="009F60D1" w:rsidRPr="00742779">
        <w:t>”</w:t>
      </w:r>
    </w:p>
    <w:p w14:paraId="4E23096A" w14:textId="77777777" w:rsidR="0033544D" w:rsidRPr="00742779" w:rsidRDefault="0033544D" w:rsidP="000E54B1">
      <w:pPr>
        <w:pStyle w:val="Heading2"/>
        <w:rPr>
          <w:rFonts w:eastAsia="Times New Roman"/>
        </w:rPr>
      </w:pPr>
      <w:r w:rsidRPr="00742779">
        <w:rPr>
          <w:rFonts w:eastAsia="Times New Roman"/>
        </w:rPr>
        <w:t>From Selection to Governance</w:t>
      </w:r>
    </w:p>
    <w:p w14:paraId="312D1534" w14:textId="77777777" w:rsidR="0033544D" w:rsidRPr="00742779" w:rsidRDefault="00742779" w:rsidP="000E54B1">
      <w:del w:id="3070" w:author="Seth Oranburg" w:date="2026-03-07T09:50:00Z" w16du:dateUtc="2026-03-07T14:50:00Z">
        <w:r w:rsidRPr="00742779">
          <w:rPr>
            <w:rFonts w:ascii="ZWAdobeF" w:hAnsi="ZWAdobeF" w:cs="ZWAdobeF"/>
            <w:sz w:val="2"/>
            <w:szCs w:val="2"/>
          </w:rPr>
          <w:delText>1399B</w:delText>
        </w:r>
        <w:r w:rsidR="0033544D" w:rsidRPr="00742779">
          <w:delText>The</w:delText>
        </w:r>
      </w:del>
      <w:ins w:id="3071" w:author="Seth Oranburg" w:date="2026-03-07T09:50:00Z" w16du:dateUtc="2026-03-07T14:50:00Z">
        <w:r w:rsidR="0033544D" w:rsidRPr="00742779">
          <w:t>The</w:t>
        </w:r>
      </w:ins>
      <w:r w:rsidR="0033544D" w:rsidRPr="00742779">
        <w:t xml:space="preserve"> conversation that began with entity selection leads inevitably to governance design. Form choice determines the statutory framework that governs decision-making, but statutes provide only baseline rules and procedural mechanisms. The actual governance system emerges from how those mechanisms are configured through governing documents, how power is allocated among participants with different contributions and different interests, and how conflicts are resolved when statutory procedures do not specify outcomes.</w:t>
      </w:r>
    </w:p>
    <w:p w14:paraId="299342BC" w14:textId="77777777" w:rsidR="0033544D" w:rsidRPr="00742779" w:rsidRDefault="00742779" w:rsidP="000E54B1">
      <w:del w:id="3072" w:author="Seth Oranburg" w:date="2026-03-07T09:50:00Z" w16du:dateUtc="2026-03-07T14:50:00Z">
        <w:r w:rsidRPr="00742779">
          <w:rPr>
            <w:rFonts w:ascii="ZWAdobeF" w:hAnsi="ZWAdobeF" w:cs="ZWAdobeF"/>
            <w:sz w:val="2"/>
            <w:szCs w:val="2"/>
          </w:rPr>
          <w:delText>1400B</w:delText>
        </w:r>
        <w:r w:rsidR="0033544D" w:rsidRPr="00742779">
          <w:delText>Corporate</w:delText>
        </w:r>
      </w:del>
      <w:ins w:id="3073" w:author="Seth Oranburg" w:date="2026-03-07T09:50:00Z" w16du:dateUtc="2026-03-07T14:50:00Z">
        <w:r w:rsidR="0033544D" w:rsidRPr="00742779">
          <w:t>Corporate</w:t>
        </w:r>
      </w:ins>
      <w:r w:rsidR="0033544D" w:rsidRPr="00742779">
        <w:t xml:space="preserve"> form creates board-centric governance, but that structure raises immediate questions about board composition, director election procedures, voting requirements for different types of decisions, information flows between directors and stockholders, and remedies when directors breach duties. Delaware law answers some of these questions through mandatory rules that cannot be altered by contract. Other questions are left to private ordering through certificates of incorporation, bylaws, stockholder agreements, and board committee charters.</w:t>
      </w:r>
    </w:p>
    <w:p w14:paraId="1173EDC8" w14:textId="77777777" w:rsidR="0033544D" w:rsidRPr="00742779" w:rsidRDefault="00742779" w:rsidP="000E54B1">
      <w:pPr>
        <w:pPrChange w:id="3074" w:author="Seth Oranburg" w:date="2026-03-07T09:50:00Z" w16du:dateUtc="2026-03-07T14:50:00Z">
          <w:pPr>
            <w:pStyle w:val="NormalWeb"/>
          </w:pPr>
        </w:pPrChange>
      </w:pPr>
      <w:del w:id="3075" w:author="Seth Oranburg" w:date="2026-03-07T09:50:00Z" w16du:dateUtc="2026-03-07T14:50:00Z">
        <w:r w:rsidRPr="00742779">
          <w:rPr>
            <w:rFonts w:ascii="ZWAdobeF" w:hAnsi="ZWAdobeF" w:cs="ZWAdobeF"/>
            <w:sz w:val="2"/>
            <w:szCs w:val="2"/>
          </w:rPr>
          <w:delText>1401B</w:delText>
        </w:r>
        <w:r w:rsidR="0033544D" w:rsidRPr="00742779">
          <w:delText>The</w:delText>
        </w:r>
      </w:del>
      <w:ins w:id="3076" w:author="Seth Oranburg" w:date="2026-03-07T09:50:00Z" w16du:dateUtc="2026-03-07T14:50:00Z">
        <w:r w:rsidR="0033544D" w:rsidRPr="00742779">
          <w:t>The</w:t>
        </w:r>
      </w:ins>
      <w:r w:rsidR="0033544D" w:rsidRPr="00742779">
        <w:t xml:space="preserve"> business judgment rule protects director decisions made on an informed basis, in good faith, and in the honest belief that the action serves corporate interests.</w:t>
      </w:r>
      <w:r w:rsidR="0033544D">
        <w:fldChar w:fldCharType="begin"/>
      </w:r>
      <w:r w:rsidR="0033544D">
        <w:instrText>HYPERLINK \l "fn173-11647" \o "Jump to citation"</w:instrText>
      </w:r>
      <w:r w:rsidR="0033544D">
        <w:fldChar w:fldCharType="separate"/>
      </w:r>
      <w:r w:rsidR="0033544D" w:rsidRPr="00742779">
        <w:rPr>
          <w:rStyle w:val="Hyperlink"/>
          <w:color w:val="auto"/>
          <w:u w:val="none"/>
        </w:rPr>
        <w:t>[173</w:t>
      </w:r>
      <w:r w:rsidR="00EE2871" w:rsidRPr="00742779">
        <w:rPr>
          <w:rStyle w:val="Hyperlink"/>
          <w:color w:val="auto"/>
          <w:u w:val="none"/>
        </w:rPr>
        <w:t>]</w:t>
      </w:r>
      <w:r w:rsidR="0033544D">
        <w:fldChar w:fldCharType="end"/>
      </w:r>
      <w:r w:rsidR="0033544D" w:rsidRPr="00742779">
        <w:t xml:space="preserve"> This rule gives directors discretion to make business decisions without judicial second-guessing, but it only applies when directors are disinterested and independent. When directors have conflicts of interest, different standards of review apply. Director self-dealing transactions face entire fairness review unless procedural protections like independent committee approval or majority-of-minority stockholder approval shift the burden of proof.</w:t>
      </w:r>
      <w:r w:rsidR="0033544D">
        <w:fldChar w:fldCharType="begin"/>
      </w:r>
      <w:r w:rsidR="0033544D">
        <w:instrText>HYPERLINK \l "fn174-11647" \o "Jump to citation"</w:instrText>
      </w:r>
      <w:r w:rsidR="0033544D">
        <w:fldChar w:fldCharType="separate"/>
      </w:r>
      <w:r w:rsidR="0033544D" w:rsidRPr="00742779">
        <w:rPr>
          <w:rStyle w:val="Hyperlink"/>
          <w:color w:val="auto"/>
          <w:u w:val="none"/>
        </w:rPr>
        <w:t>[174</w:t>
      </w:r>
      <w:r w:rsidR="00EE2871" w:rsidRPr="00742779">
        <w:rPr>
          <w:rStyle w:val="Hyperlink"/>
          <w:color w:val="auto"/>
          <w:u w:val="none"/>
        </w:rPr>
        <w:t>]</w:t>
      </w:r>
      <w:r w:rsidR="0033544D">
        <w:fldChar w:fldCharType="end"/>
      </w:r>
      <w:r w:rsidR="0033544D" w:rsidRPr="00742779">
        <w:t xml:space="preserve"> Decisions that interfere with the stockholder franchise trigger heightened scrutiny.</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2775D013" w14:textId="77777777" w:rsidR="0033544D" w:rsidRPr="00742779" w:rsidRDefault="00742779" w:rsidP="000E54B1">
      <w:del w:id="3077" w:author="Seth Oranburg" w:date="2026-03-07T09:50:00Z" w16du:dateUtc="2026-03-07T14:50:00Z">
        <w:r w:rsidRPr="00742779">
          <w:rPr>
            <w:rFonts w:ascii="ZWAdobeF" w:hAnsi="ZWAdobeF" w:cs="ZWAdobeF"/>
            <w:sz w:val="2"/>
            <w:szCs w:val="2"/>
          </w:rPr>
          <w:delText>1402B</w:delText>
        </w:r>
        <w:r w:rsidR="0033544D" w:rsidRPr="00742779">
          <w:delText>These</w:delText>
        </w:r>
      </w:del>
      <w:ins w:id="3078" w:author="Seth Oranburg" w:date="2026-03-07T09:50:00Z" w16du:dateUtc="2026-03-07T14:50:00Z">
        <w:r w:rsidR="0033544D" w:rsidRPr="00742779">
          <w:t>These</w:t>
        </w:r>
      </w:ins>
      <w:r w:rsidR="0033544D" w:rsidRPr="00742779">
        <w:t xml:space="preserve"> doctrines are the substance of corporate governance, not entity selection. But entity selection is what triggers these doctrines. Choosing corporate form means choosing a governance system where these rules will apply when disputes arise. Zeeva and Marcus will not negotiate the business </w:t>
      </w:r>
      <w:r w:rsidR="0033544D" w:rsidRPr="00742779">
        <w:lastRenderedPageBreak/>
        <w:t>judgment rule or entire fairness standards when they form their investment corporation. Those standards are mandatory legal rules that apply because they chose corporate form. What they will negotiate are procedural mechanisms that determine when enhanced scrutiny applies and what approval processes provide safe harbors from fiduciary litigation.</w:t>
      </w:r>
    </w:p>
    <w:p w14:paraId="6DBC2824" w14:textId="77777777" w:rsidR="0033544D" w:rsidRPr="00742779" w:rsidRDefault="00742779" w:rsidP="000E54B1">
      <w:pPr>
        <w:pPrChange w:id="3079" w:author="Seth Oranburg" w:date="2026-03-07T09:50:00Z" w16du:dateUtc="2026-03-07T14:50:00Z">
          <w:pPr>
            <w:pStyle w:val="NormalWeb"/>
          </w:pPr>
        </w:pPrChange>
      </w:pPr>
      <w:del w:id="3080" w:author="Seth Oranburg" w:date="2026-03-07T09:50:00Z" w16du:dateUtc="2026-03-07T14:50:00Z">
        <w:r w:rsidRPr="00742779">
          <w:rPr>
            <w:rFonts w:ascii="ZWAdobeF" w:hAnsi="ZWAdobeF" w:cs="ZWAdobeF"/>
            <w:sz w:val="2"/>
            <w:szCs w:val="2"/>
          </w:rPr>
          <w:delText>1403B</w:delText>
        </w:r>
        <w:r w:rsidR="0033544D" w:rsidRPr="00742779">
          <w:delText>LLC</w:delText>
        </w:r>
      </w:del>
      <w:ins w:id="3081" w:author="Seth Oranburg" w:date="2026-03-07T09:50:00Z" w16du:dateUtc="2026-03-07T14:50:00Z">
        <w:r w:rsidR="0033544D" w:rsidRPr="00742779">
          <w:t>LLC</w:t>
        </w:r>
      </w:ins>
      <w:r w:rsidR="0033544D" w:rsidRPr="00742779">
        <w:t xml:space="preserve"> governance operates differently because Delaware policy gives maximum effect to freedom of contract.</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Operating agreements can modify or eliminate fiduciary duties, subject to the implied covenant of good faith and fair dealing that cannot be waived.</w:t>
      </w:r>
      <w:r w:rsidR="0033544D">
        <w:fldChar w:fldCharType="begin"/>
      </w:r>
      <w:r w:rsidR="0033544D">
        <w:instrText>HYPERLINK \l "fn66-11647" \o "Jump to citation"</w:instrText>
      </w:r>
      <w:r w:rsidR="0033544D">
        <w:fldChar w:fldCharType="separate"/>
      </w:r>
      <w:r w:rsidR="0033544D" w:rsidRPr="00742779">
        <w:rPr>
          <w:rStyle w:val="Hyperlink"/>
          <w:color w:val="auto"/>
          <w:u w:val="none"/>
        </w:rPr>
        <w:t>[66</w:t>
      </w:r>
      <w:r w:rsidR="00FA601A" w:rsidRPr="00742779">
        <w:rPr>
          <w:rStyle w:val="Hyperlink"/>
          <w:color w:val="auto"/>
          <w:u w:val="none"/>
        </w:rPr>
        <w:t>]</w:t>
      </w:r>
      <w:r w:rsidR="0033544D">
        <w:fldChar w:fldCharType="end"/>
      </w:r>
      <w:r w:rsidR="0033544D" w:rsidRPr="00742779">
        <w:t xml:space="preserve"> This contractual freedom means LLC governance is whatever the operating agreement says it is, within broad limits. But contractual freedom is not freedom from governance problems. It is freedom to design solutions to governance problems that the parties can anticipate.</w:t>
      </w:r>
    </w:p>
    <w:p w14:paraId="665CD29B" w14:textId="77777777" w:rsidR="0033544D" w:rsidRPr="00742779" w:rsidRDefault="00742779" w:rsidP="000E54B1">
      <w:del w:id="3082" w:author="Seth Oranburg" w:date="2026-03-07T09:50:00Z" w16du:dateUtc="2026-03-07T14:50:00Z">
        <w:r w:rsidRPr="00742779">
          <w:rPr>
            <w:rFonts w:ascii="ZWAdobeF" w:hAnsi="ZWAdobeF" w:cs="ZWAdobeF"/>
            <w:sz w:val="2"/>
            <w:szCs w:val="2"/>
          </w:rPr>
          <w:delText>1404B</w:delText>
        </w:r>
        <w:r w:rsidR="0033544D" w:rsidRPr="00742779">
          <w:delText>The</w:delText>
        </w:r>
      </w:del>
      <w:ins w:id="3083" w:author="Seth Oranburg" w:date="2026-03-07T09:50:00Z" w16du:dateUtc="2026-03-07T14:50:00Z">
        <w:r w:rsidR="0033544D" w:rsidRPr="00742779">
          <w:t>The</w:t>
        </w:r>
      </w:ins>
      <w:r w:rsidR="0033544D" w:rsidRPr="00742779">
        <w:t xml:space="preserve"> operating agreement for Zeeva</w:t>
      </w:r>
      <w:r w:rsidR="009F60D1" w:rsidRPr="00742779">
        <w:t>’</w:t>
      </w:r>
      <w:r w:rsidR="0033544D" w:rsidRPr="00742779">
        <w:t>s and Sammy</w:t>
      </w:r>
      <w:r w:rsidR="009F60D1" w:rsidRPr="00742779">
        <w:t>’</w:t>
      </w:r>
      <w:r w:rsidR="0033544D" w:rsidRPr="00742779">
        <w:t>s operating business must address what happens when they disagree about hiring, major contracts, expansion into new markets, or distributions of profits. It must address what happens if one founder wants to exit, becomes disabled, or dies. It must address whether founders can compete with the LLC, whether they can pursue opportunities that might interest the LLC, and whether they can transfer their membership interests to third parties. These are governance questions, not selection questions. The answers determine whether the LLC succeeds or fails when stress arrives.</w:t>
      </w:r>
    </w:p>
    <w:p w14:paraId="120862F2" w14:textId="77777777" w:rsidR="0033544D" w:rsidRPr="00742779" w:rsidRDefault="00742779" w:rsidP="000E54B1">
      <w:pPr>
        <w:pPrChange w:id="3084" w:author="Seth Oranburg" w:date="2026-03-07T09:50:00Z" w16du:dateUtc="2026-03-07T14:50:00Z">
          <w:pPr>
            <w:pStyle w:val="NormalWeb"/>
          </w:pPr>
        </w:pPrChange>
      </w:pPr>
      <w:del w:id="3085" w:author="Seth Oranburg" w:date="2026-03-07T09:50:00Z" w16du:dateUtc="2026-03-07T14:50:00Z">
        <w:r w:rsidRPr="00742779">
          <w:rPr>
            <w:rFonts w:ascii="ZWAdobeF" w:hAnsi="ZWAdobeF" w:cs="ZWAdobeF"/>
            <w:sz w:val="2"/>
            <w:szCs w:val="2"/>
          </w:rPr>
          <w:delText>1405B</w:delText>
        </w:r>
        <w:r w:rsidR="0033544D" w:rsidRPr="00742779">
          <w:delText>Nonprofit</w:delText>
        </w:r>
      </w:del>
      <w:ins w:id="3086" w:author="Seth Oranburg" w:date="2026-03-07T09:50:00Z" w16du:dateUtc="2026-03-07T14:50:00Z">
        <w:r w:rsidR="0033544D" w:rsidRPr="00742779">
          <w:t>Nonprofit</w:t>
        </w:r>
      </w:ins>
      <w:r w:rsidR="0033544D" w:rsidRPr="00742779">
        <w:t xml:space="preserve"> governance faces different challenges because the organization has no owners who can force accountability through ownership rights. Directors are accountable to the organization</w:t>
      </w:r>
      <w:r w:rsidR="009F60D1" w:rsidRPr="00742779">
        <w:t>’</w:t>
      </w:r>
      <w:r w:rsidR="0033544D" w:rsidRPr="00742779">
        <w:t>s charitable purposes, enforced through state attorney general oversight and private suits in some jurisdictions.</w:t>
      </w:r>
      <w:r w:rsidR="0033544D">
        <w:fldChar w:fldCharType="begin"/>
      </w:r>
      <w:r w:rsidR="0033544D">
        <w:instrText>HYPERLINK \l "fn160-11647" \o "Jump to citation"</w:instrText>
      </w:r>
      <w:r w:rsidR="0033544D">
        <w:fldChar w:fldCharType="separate"/>
      </w:r>
      <w:r w:rsidR="0033544D" w:rsidRPr="00742779">
        <w:rPr>
          <w:rStyle w:val="Hyperlink"/>
          <w:color w:val="auto"/>
          <w:u w:val="none"/>
        </w:rPr>
        <w:t>[160</w:t>
      </w:r>
      <w:r w:rsidR="00EE2871" w:rsidRPr="00742779">
        <w:rPr>
          <w:rStyle w:val="Hyperlink"/>
          <w:color w:val="auto"/>
          <w:u w:val="none"/>
        </w:rPr>
        <w:t>]</w:t>
      </w:r>
      <w:r w:rsidR="0033544D">
        <w:fldChar w:fldCharType="end"/>
      </w:r>
      <w:r w:rsidR="0033544D" w:rsidRPr="00742779">
        <w:t xml:space="preserve"> The duty of obedience requires directors to pursue the stated mission, but courts defer to director judgment about how to pursue that mission in changing circumstances.</w:t>
      </w:r>
      <w:r w:rsidR="0033544D">
        <w:fldChar w:fldCharType="begin"/>
      </w:r>
      <w:r w:rsidR="0033544D">
        <w:instrText>HYPERLINK \l "fn161-11647" \o "Jump to citation"</w:instrText>
      </w:r>
      <w:r w:rsidR="0033544D">
        <w:fldChar w:fldCharType="separate"/>
      </w:r>
      <w:r w:rsidR="0033544D" w:rsidRPr="00742779">
        <w:rPr>
          <w:rStyle w:val="Hyperlink"/>
          <w:color w:val="auto"/>
          <w:u w:val="none"/>
        </w:rPr>
        <w:t>[161</w:t>
      </w:r>
      <w:r w:rsidR="00EE2871" w:rsidRPr="00742779">
        <w:rPr>
          <w:rStyle w:val="Hyperlink"/>
          <w:color w:val="auto"/>
          <w:u w:val="none"/>
        </w:rPr>
        <w:t>]</w:t>
      </w:r>
      <w:r w:rsidR="0033544D">
        <w:fldChar w:fldCharType="end"/>
      </w:r>
      <w:r w:rsidR="0033544D" w:rsidRPr="00742779">
        <w:t xml:space="preserve"> Donors who make restricted gifts have some standing to enforce restrictions, but unrestricted donors generally cannot sue to challenge governance decisions.</w:t>
      </w:r>
      <w:r w:rsidR="0033544D">
        <w:fldChar w:fldCharType="begin"/>
      </w:r>
      <w:r w:rsidR="0033544D">
        <w:instrText>HYPERLINK \l "fn176-11647" \o "Jump to citation"</w:instrText>
      </w:r>
      <w:r w:rsidR="0033544D">
        <w:fldChar w:fldCharType="separate"/>
      </w:r>
      <w:r w:rsidR="0033544D" w:rsidRPr="00742779">
        <w:rPr>
          <w:rStyle w:val="Hyperlink"/>
          <w:color w:val="auto"/>
          <w:u w:val="none"/>
        </w:rPr>
        <w:t>[176</w:t>
      </w:r>
      <w:r w:rsidR="00EE2871" w:rsidRPr="00742779">
        <w:rPr>
          <w:rStyle w:val="Hyperlink"/>
          <w:color w:val="auto"/>
          <w:u w:val="none"/>
        </w:rPr>
        <w:t>]</w:t>
      </w:r>
      <w:r w:rsidR="0033544D">
        <w:fldChar w:fldCharType="end"/>
      </w:r>
    </w:p>
    <w:p w14:paraId="66C8A133" w14:textId="77777777" w:rsidR="0033544D" w:rsidRPr="00742779" w:rsidRDefault="00742779" w:rsidP="000E54B1">
      <w:del w:id="3087" w:author="Seth Oranburg" w:date="2026-03-07T09:50:00Z" w16du:dateUtc="2026-03-07T14:50:00Z">
        <w:r w:rsidRPr="00742779">
          <w:rPr>
            <w:rFonts w:ascii="ZWAdobeF" w:hAnsi="ZWAdobeF" w:cs="ZWAdobeF"/>
            <w:sz w:val="2"/>
            <w:szCs w:val="2"/>
          </w:rPr>
          <w:delText>1406B</w:delText>
        </w:r>
        <w:r w:rsidR="0033544D" w:rsidRPr="00742779">
          <w:delText>These</w:delText>
        </w:r>
      </w:del>
      <w:ins w:id="3088" w:author="Seth Oranburg" w:date="2026-03-07T09:50:00Z" w16du:dateUtc="2026-03-07T14:50:00Z">
        <w:r w:rsidR="0033544D" w:rsidRPr="00742779">
          <w:t>These</w:t>
        </w:r>
      </w:ins>
      <w:r w:rsidR="0033544D" w:rsidRPr="00742779">
        <w:t xml:space="preserve"> governance mechanisms are what make mission lock operational. Zeeva cannot ensure her workforce development foundation will pursue its mission simply by filing articles of incorporation stating charitable purposes. She must design governance structures that embed mission fidelity: director selection processes that bring in people committed to the mission, grant-making criteria that prioritize mission alignment over administrative convenience, and documentation practices that create evidence of mission compliance for attorney general review.</w:t>
      </w:r>
    </w:p>
    <w:p w14:paraId="39DCFFB7" w14:textId="77777777" w:rsidR="0033544D" w:rsidRPr="00742779" w:rsidRDefault="00742779" w:rsidP="000E54B1">
      <w:del w:id="3089" w:author="Seth Oranburg" w:date="2026-03-07T09:50:00Z" w16du:dateUtc="2026-03-07T14:50:00Z">
        <w:r w:rsidRPr="00742779">
          <w:rPr>
            <w:rFonts w:ascii="ZWAdobeF" w:hAnsi="ZWAdobeF" w:cs="ZWAdobeF"/>
            <w:sz w:val="2"/>
            <w:szCs w:val="2"/>
          </w:rPr>
          <w:lastRenderedPageBreak/>
          <w:delText>1407B</w:delText>
        </w:r>
        <w:r w:rsidR="0033544D" w:rsidRPr="00742779">
          <w:delText>Platform</w:delText>
        </w:r>
      </w:del>
      <w:ins w:id="3090" w:author="Seth Oranburg" w:date="2026-03-07T09:50:00Z" w16du:dateUtc="2026-03-07T14:50:00Z">
        <w:r w:rsidR="0033544D" w:rsidRPr="00742779">
          <w:t>Platform</w:t>
        </w:r>
      </w:ins>
      <w:r w:rsidR="0033544D" w:rsidRPr="00742779">
        <w:t xml:space="preserve"> governance must bridge the gap between algorithmic decision-making through token votes and legal authority to bind the wrapper entity. The wrapper</w:t>
      </w:r>
      <w:r w:rsidR="009F60D1" w:rsidRPr="00742779">
        <w:t>’</w:t>
      </w:r>
      <w:r w:rsidR="0033544D" w:rsidRPr="00742779">
        <w:t>s operating agreement must specify what decisions token holders can make, what approval thresholds apply, how votes are counted and verified, what happens when smart contract execution produces results that violate legal requirements, and who has authority to act for the wrapper when immediate decisions are needed but token voting would take too long.</w:t>
      </w:r>
    </w:p>
    <w:p w14:paraId="6E4ACF51" w14:textId="77777777" w:rsidR="0033544D" w:rsidRPr="00742779" w:rsidRDefault="00742779" w:rsidP="000E54B1">
      <w:del w:id="3091" w:author="Seth Oranburg" w:date="2026-03-07T09:50:00Z" w16du:dateUtc="2026-03-07T14:50:00Z">
        <w:r w:rsidRPr="00742779">
          <w:rPr>
            <w:rFonts w:ascii="ZWAdobeF" w:hAnsi="ZWAdobeF" w:cs="ZWAdobeF"/>
            <w:sz w:val="2"/>
            <w:szCs w:val="2"/>
          </w:rPr>
          <w:delText>1408B</w:delText>
        </w:r>
        <w:r w:rsidR="0033544D" w:rsidRPr="00742779">
          <w:delText>These</w:delText>
        </w:r>
      </w:del>
      <w:ins w:id="3092" w:author="Seth Oranburg" w:date="2026-03-07T09:50:00Z" w16du:dateUtc="2026-03-07T14:50:00Z">
        <w:r w:rsidR="0033544D" w:rsidRPr="00742779">
          <w:t>These</w:t>
        </w:r>
      </w:ins>
      <w:r w:rsidR="0033544D" w:rsidRPr="00742779">
        <w:t xml:space="preserve"> design questions cannot be answered by selecting a form. They require understanding how the venture</w:t>
      </w:r>
      <w:r w:rsidR="009F60D1" w:rsidRPr="00742779">
        <w:t>’</w:t>
      </w:r>
      <w:r w:rsidR="0033544D" w:rsidRPr="00742779">
        <w:t>s actual participants will interact when incentives diverge, information is asymmetric, and uncertainty prevents complete contracting. They require understanding which mechanisms have worked in similar ventures and which have failed. They require understanding how courts interpret governance documents when disputes reach litigation and what remedies are available when governance breaks down.</w:t>
      </w:r>
    </w:p>
    <w:p w14:paraId="47004D56" w14:textId="77777777" w:rsidR="0033544D" w:rsidRPr="00742779" w:rsidRDefault="0033544D" w:rsidP="000E54B1">
      <w:pPr>
        <w:pStyle w:val="Heading2"/>
        <w:rPr>
          <w:rFonts w:eastAsia="Times New Roman"/>
        </w:rPr>
      </w:pPr>
      <w:r w:rsidRPr="00742779">
        <w:rPr>
          <w:rFonts w:eastAsia="Times New Roman"/>
        </w:rPr>
        <w:t>The Bridge Forward</w:t>
      </w:r>
    </w:p>
    <w:p w14:paraId="71A3C045" w14:textId="77777777" w:rsidR="0033544D" w:rsidRPr="00742779" w:rsidRDefault="00742779" w:rsidP="000E54B1">
      <w:del w:id="3093" w:author="Seth Oranburg" w:date="2026-03-07T09:50:00Z" w16du:dateUtc="2026-03-07T14:50:00Z">
        <w:r w:rsidRPr="00742779">
          <w:rPr>
            <w:rFonts w:ascii="ZWAdobeF" w:hAnsi="ZWAdobeF" w:cs="ZWAdobeF"/>
            <w:sz w:val="2"/>
            <w:szCs w:val="2"/>
          </w:rPr>
          <w:delText>1409B</w:delText>
        </w:r>
        <w:r w:rsidR="0033544D" w:rsidRPr="00742779">
          <w:delText>Zeeva</w:delText>
        </w:r>
      </w:del>
      <w:ins w:id="3094" w:author="Seth Oranburg" w:date="2026-03-07T09:50:00Z" w16du:dateUtc="2026-03-07T14:50:00Z">
        <w:r w:rsidR="0033544D" w:rsidRPr="00742779">
          <w:t>Zeeva</w:t>
        </w:r>
      </w:ins>
      <w:r w:rsidR="0033544D" w:rsidRPr="00742779">
        <w:t xml:space="preserve"> now understands that the four opportunities she described are not variations on a single business. They are four distinct ventures that demand incompatible commitments. The operating construction business needs clear authority, limited liability, and decision-making speed. The investment vehicle needs governance protections that make capital commitment credible to outside investors. The nonprofit foundation needs mission lock that survives founder involvement. The decentralized platform needs legal personality while preserving distributed control.</w:t>
      </w:r>
    </w:p>
    <w:p w14:paraId="321403B7" w14:textId="77777777" w:rsidR="0033544D" w:rsidRPr="00742779" w:rsidRDefault="00742779" w:rsidP="000E54B1">
      <w:del w:id="3095" w:author="Seth Oranburg" w:date="2026-03-07T09:50:00Z" w16du:dateUtc="2026-03-07T14:50:00Z">
        <w:r w:rsidRPr="00742779">
          <w:rPr>
            <w:rFonts w:ascii="ZWAdobeF" w:hAnsi="ZWAdobeF" w:cs="ZWAdobeF"/>
            <w:sz w:val="2"/>
            <w:szCs w:val="2"/>
          </w:rPr>
          <w:delText>1410B</w:delText>
        </w:r>
        <w:r w:rsidR="0033544D" w:rsidRPr="00742779">
          <w:delText>Each</w:delText>
        </w:r>
      </w:del>
      <w:ins w:id="3096" w:author="Seth Oranburg" w:date="2026-03-07T09:50:00Z" w16du:dateUtc="2026-03-07T14:50:00Z">
        <w:r w:rsidR="0033544D" w:rsidRPr="00742779">
          <w:t>Each</w:t>
        </w:r>
      </w:ins>
      <w:r w:rsidR="0033544D" w:rsidRPr="00742779">
        <w:t xml:space="preserve"> opportunity requires a different entity form because each requires making different commitments credible to different constituencies. Form choice is the mechanism that makes commitments credible when trust is low and stakes are high.</w:t>
      </w:r>
    </w:p>
    <w:p w14:paraId="44DF457E" w14:textId="77777777" w:rsidR="0033544D" w:rsidRPr="00742779" w:rsidRDefault="00742779" w:rsidP="000E54B1">
      <w:del w:id="3097" w:author="Seth Oranburg" w:date="2026-03-07T09:50:00Z" w16du:dateUtc="2026-03-07T14:50:00Z">
        <w:r w:rsidRPr="00742779">
          <w:rPr>
            <w:rFonts w:ascii="ZWAdobeF" w:hAnsi="ZWAdobeF" w:cs="ZWAdobeF"/>
            <w:sz w:val="2"/>
            <w:szCs w:val="2"/>
          </w:rPr>
          <w:delText>1411B</w:delText>
        </w:r>
        <w:r w:rsidR="0033544D" w:rsidRPr="00742779">
          <w:delText>But</w:delText>
        </w:r>
      </w:del>
      <w:ins w:id="3098" w:author="Seth Oranburg" w:date="2026-03-07T09:50:00Z" w16du:dateUtc="2026-03-07T14:50:00Z">
        <w:r w:rsidR="0033544D" w:rsidRPr="00742779">
          <w:t>But</w:t>
        </w:r>
      </w:ins>
      <w:r w:rsidR="0033544D" w:rsidRPr="00742779">
        <w:t xml:space="preserve"> form choice only determines which governance framework applies. It does not determine how well that framework will function when founders who trusted each other at the beginning face conflicts they did not anticipate. Corporate form gives Marcus board representation, but it does not determine how that representation will work when Marcus and the founders disagree about strategy. LLC form gives Zeeva and Sammy contractual freedom, but it does not determine what their contract will say about the issues that will divide them. Nonprofit form gives the foundation mission lock, but it does not </w:t>
      </w:r>
      <w:r w:rsidR="0033544D" w:rsidRPr="00742779">
        <w:lastRenderedPageBreak/>
        <w:t>determine how future directors will interpret that mission when circumstances change. Wrapper form gives the platform legal personality, but it does not determine how algorithmic governance and legal authority will be reconciled when they conflict.</w:t>
      </w:r>
    </w:p>
    <w:p w14:paraId="4479CD96" w14:textId="77777777" w:rsidR="0033544D" w:rsidRPr="00742779" w:rsidRDefault="00742779" w:rsidP="000E54B1">
      <w:del w:id="3099" w:author="Seth Oranburg" w:date="2026-03-07T09:50:00Z" w16du:dateUtc="2026-03-07T14:50:00Z">
        <w:r w:rsidRPr="00742779">
          <w:rPr>
            <w:rFonts w:ascii="ZWAdobeF" w:hAnsi="ZWAdobeF" w:cs="ZWAdobeF"/>
            <w:sz w:val="2"/>
            <w:szCs w:val="2"/>
          </w:rPr>
          <w:delText>1412B</w:delText>
        </w:r>
        <w:r w:rsidR="0033544D" w:rsidRPr="00742779">
          <w:delText>These</w:delText>
        </w:r>
      </w:del>
      <w:ins w:id="3100" w:author="Seth Oranburg" w:date="2026-03-07T09:50:00Z" w16du:dateUtc="2026-03-07T14:50:00Z">
        <w:r w:rsidR="0033544D" w:rsidRPr="00742779">
          <w:t>These</w:t>
        </w:r>
      </w:ins>
      <w:r w:rsidR="0033544D" w:rsidRPr="00742779">
        <w:t xml:space="preserve"> questions are the subject of governance design, not entity selection. The chapters that follow examine how organizational theory becomes practical when ventures must allocate power among participants with different contributions, constrain discretion to prevent opportunism, align incentives when interests diverge, and resolve disputes when agreements break down.</w:t>
      </w:r>
    </w:p>
    <w:p w14:paraId="0FD0D307" w14:textId="77777777" w:rsidR="0033544D" w:rsidRPr="00742779" w:rsidRDefault="00742779" w:rsidP="000E54B1">
      <w:del w:id="3101" w:author="Seth Oranburg" w:date="2026-03-07T09:50:00Z" w16du:dateUtc="2026-03-07T14:50:00Z">
        <w:r w:rsidRPr="00742779">
          <w:rPr>
            <w:rFonts w:ascii="ZWAdobeF" w:hAnsi="ZWAdobeF" w:cs="ZWAdobeF"/>
            <w:sz w:val="2"/>
            <w:szCs w:val="2"/>
          </w:rPr>
          <w:delText>1413B</w:delText>
        </w:r>
        <w:r w:rsidR="0033544D" w:rsidRPr="00742779">
          <w:delText>For</w:delText>
        </w:r>
      </w:del>
      <w:ins w:id="3102" w:author="Seth Oranburg" w:date="2026-03-07T09:50:00Z" w16du:dateUtc="2026-03-07T14:50:00Z">
        <w:r w:rsidR="0033544D" w:rsidRPr="00742779">
          <w:t>For</w:t>
        </w:r>
      </w:ins>
      <w:r w:rsidR="0033544D" w:rsidRPr="00742779">
        <w:t xml:space="preserve"> corporate entities, governance means understanding how boards exercise authority, what duties directors owe and to whom, how shareholders exercise control through voting and voice, what standards of review courts apply when directors make conflicted decisions, and what remedies are available when directors breach duties. For LLCs, governance means understanding what operating agreements can accomplish, what mandatory rules cannot be waived, how courts fill gaps in incomplete agreements, and what the implied covenant of good faith and fair dealing requires when contract is silent. For nonprofits, governance means understanding how mission constraints operate, who can enforce them, what flexibility directors retain, and how accountability works without ownership. For wrapped decentralized organizations, governance means understanding how code and law interact, what authority means in algorithmic contexts, and how legal accountability applies to distributed decision-making.</w:t>
      </w:r>
    </w:p>
    <w:p w14:paraId="593C7DB9" w14:textId="77777777" w:rsidR="0033544D" w:rsidRPr="00742779" w:rsidRDefault="00742779" w:rsidP="000E54B1">
      <w:del w:id="3103" w:author="Seth Oranburg" w:date="2026-03-07T09:50:00Z" w16du:dateUtc="2026-03-07T14:50:00Z">
        <w:r w:rsidRPr="00742779">
          <w:rPr>
            <w:rFonts w:ascii="ZWAdobeF" w:hAnsi="ZWAdobeF" w:cs="ZWAdobeF"/>
            <w:sz w:val="2"/>
            <w:szCs w:val="2"/>
          </w:rPr>
          <w:delText>1414B</w:delText>
        </w:r>
        <w:r w:rsidR="0033544D" w:rsidRPr="00742779">
          <w:delText>Entity</w:delText>
        </w:r>
      </w:del>
      <w:ins w:id="3104" w:author="Seth Oranburg" w:date="2026-03-07T09:50:00Z" w16du:dateUtc="2026-03-07T14:50:00Z">
        <w:r w:rsidR="0033544D" w:rsidRPr="00742779">
          <w:t>Entity</w:t>
        </w:r>
      </w:ins>
      <w:r w:rsidR="0033544D" w:rsidRPr="00742779">
        <w:t xml:space="preserve"> selection is the foundation. Governance is what gets built on that foundation. The form determines which tools are available. Governance design determines whether those tools will work when conflict arrives.</w:t>
      </w:r>
    </w:p>
    <w:p w14:paraId="00AFF54F" w14:textId="77777777" w:rsidR="0033544D" w:rsidRPr="00742779" w:rsidRDefault="0033544D" w:rsidP="000E54B1">
      <w:pPr>
        <w:pStyle w:val="Heading2"/>
        <w:rPr>
          <w:rFonts w:eastAsia="Times New Roman"/>
        </w:rPr>
      </w:pPr>
      <w:r w:rsidRPr="00742779">
        <w:rPr>
          <w:rFonts w:eastAsia="Times New Roman"/>
        </w:rPr>
        <w:t>When Form Meets Reality</w:t>
      </w:r>
    </w:p>
    <w:p w14:paraId="796275AB" w14:textId="77777777" w:rsidR="0033544D" w:rsidRPr="00742779" w:rsidRDefault="00742779" w:rsidP="000E54B1">
      <w:del w:id="3105" w:author="Seth Oranburg" w:date="2026-03-07T09:50:00Z" w16du:dateUtc="2026-03-07T14:50:00Z">
        <w:r w:rsidRPr="00742779">
          <w:rPr>
            <w:rFonts w:ascii="ZWAdobeF" w:hAnsi="ZWAdobeF" w:cs="ZWAdobeF"/>
            <w:sz w:val="2"/>
            <w:szCs w:val="2"/>
          </w:rPr>
          <w:delText>1415B</w:delText>
        </w:r>
        <w:r w:rsidR="0033544D" w:rsidRPr="00742779">
          <w:delText>Rachel</w:delText>
        </w:r>
      </w:del>
      <w:ins w:id="3106" w:author="Seth Oranburg" w:date="2026-03-07T09:50:00Z" w16du:dateUtc="2026-03-07T14:50:00Z">
        <w:r w:rsidR="0033544D" w:rsidRPr="00742779">
          <w:t>Rachel</w:t>
        </w:r>
      </w:ins>
      <w:r w:rsidR="0033544D" w:rsidRPr="00742779">
        <w:t xml:space="preserve"> closes her notebook. </w:t>
      </w:r>
      <w:r w:rsidR="009F60D1" w:rsidRPr="00742779">
        <w:t>“</w:t>
      </w:r>
      <w:r w:rsidR="0033544D" w:rsidRPr="00742779">
        <w:t>We</w:t>
      </w:r>
      <w:r w:rsidR="009F60D1" w:rsidRPr="00742779">
        <w:t>’</w:t>
      </w:r>
      <w:r w:rsidR="0033544D" w:rsidRPr="00742779">
        <w:t>ve mapped the forms you need. LLC for the operating business, corporation for the investment vehicle, nonprofit for the foundation, Wyoming DAO LLC for the platform. Four formations, four sets of filing fees, four registered agents, four tax returns.</w:t>
      </w:r>
      <w:r w:rsidR="009F60D1" w:rsidRPr="00742779">
        <w:t>”</w:t>
      </w:r>
    </w:p>
    <w:p w14:paraId="51491423" w14:textId="77777777" w:rsidR="0033544D" w:rsidRPr="00742779" w:rsidRDefault="00742779" w:rsidP="000E54B1">
      <w:del w:id="3107" w:author="Seth Oranburg" w:date="2026-03-07T09:50:00Z" w16du:dateUtc="2026-03-07T14:50:00Z">
        <w:r w:rsidRPr="00742779">
          <w:rPr>
            <w:rFonts w:ascii="ZWAdobeF" w:hAnsi="ZWAdobeF" w:cs="ZWAdobeF"/>
            <w:sz w:val="2"/>
            <w:szCs w:val="2"/>
          </w:rPr>
          <w:delText>1416B</w:delText>
        </w:r>
      </w:del>
      <w:r w:rsidR="009F60D1" w:rsidRPr="00742779">
        <w:t>“</w:t>
      </w:r>
      <w:r w:rsidR="0033544D" w:rsidRPr="00742779">
        <w:t>So we</w:t>
      </w:r>
      <w:r w:rsidR="009F60D1" w:rsidRPr="00742779">
        <w:t>’</w:t>
      </w:r>
      <w:r w:rsidR="0033544D" w:rsidRPr="00742779">
        <w:t>re done?</w:t>
      </w:r>
      <w:r w:rsidR="009F60D1" w:rsidRPr="00742779">
        <w:t>”</w:t>
      </w:r>
      <w:r w:rsidR="0033544D" w:rsidRPr="00742779">
        <w:t xml:space="preserve"> Zeeva asks.</w:t>
      </w:r>
    </w:p>
    <w:p w14:paraId="7B96610C" w14:textId="77777777" w:rsidR="0033544D" w:rsidRPr="00742779" w:rsidRDefault="00742779" w:rsidP="000E54B1">
      <w:del w:id="3108" w:author="Seth Oranburg" w:date="2026-03-07T09:50:00Z" w16du:dateUtc="2026-03-07T14:50:00Z">
        <w:r w:rsidRPr="00742779">
          <w:rPr>
            <w:rFonts w:ascii="ZWAdobeF" w:hAnsi="ZWAdobeF" w:cs="ZWAdobeF"/>
            <w:sz w:val="2"/>
            <w:szCs w:val="2"/>
          </w:rPr>
          <w:delText>1417B</w:delText>
        </w:r>
      </w:del>
      <w:r w:rsidR="009F60D1" w:rsidRPr="00742779">
        <w:t>“</w:t>
      </w:r>
      <w:r w:rsidR="0033544D" w:rsidRPr="00742779">
        <w:t>We</w:t>
      </w:r>
      <w:r w:rsidR="009F60D1" w:rsidRPr="00742779">
        <w:t>’</w:t>
      </w:r>
      <w:r w:rsidR="0033544D" w:rsidRPr="00742779">
        <w:t>ve chosen the legal technologies. Now we have to make them work.</w:t>
      </w:r>
      <w:r w:rsidR="009F60D1" w:rsidRPr="00742779">
        <w:t>”</w:t>
      </w:r>
      <w:r w:rsidR="0033544D" w:rsidRPr="00742779">
        <w:t xml:space="preserve"> Rachel pulls out a different file, this one thick with marked-up documents. </w:t>
      </w:r>
      <w:r w:rsidR="009F60D1" w:rsidRPr="00742779">
        <w:t>“</w:t>
      </w:r>
      <w:r w:rsidR="0033544D" w:rsidRPr="00742779">
        <w:t>Let me show you what happens when entity selection meets reality.</w:t>
      </w:r>
      <w:r w:rsidR="009F60D1" w:rsidRPr="00742779">
        <w:t>”</w:t>
      </w:r>
    </w:p>
    <w:p w14:paraId="5315FD7F" w14:textId="77777777" w:rsidR="0033544D" w:rsidRPr="00742779" w:rsidRDefault="00742779" w:rsidP="000E54B1">
      <w:del w:id="3109" w:author="Seth Oranburg" w:date="2026-03-07T09:50:00Z" w16du:dateUtc="2026-03-07T14:50:00Z">
        <w:r w:rsidRPr="00742779">
          <w:rPr>
            <w:rFonts w:ascii="ZWAdobeF" w:hAnsi="ZWAdobeF" w:cs="ZWAdobeF"/>
            <w:sz w:val="2"/>
            <w:szCs w:val="2"/>
          </w:rPr>
          <w:lastRenderedPageBreak/>
          <w:delText>1418B</w:delText>
        </w:r>
        <w:r w:rsidR="0033544D" w:rsidRPr="00742779">
          <w:delText>She</w:delText>
        </w:r>
      </w:del>
      <w:ins w:id="3110" w:author="Seth Oranburg" w:date="2026-03-07T09:50:00Z" w16du:dateUtc="2026-03-07T14:50:00Z">
        <w:r w:rsidR="0033544D" w:rsidRPr="00742779">
          <w:t>She</w:t>
        </w:r>
      </w:ins>
      <w:r w:rsidR="0033544D" w:rsidRPr="00742779">
        <w:t xml:space="preserve"> slides across a case summary. Two founders formed an LLC with a simple operating agreement stating they would share profits equally. Three years later, one founder wanted to sell the business. The other refused. Their operating agreement said nothing about exit rights, buyout procedures, or valuation methods. They litigated for two years, spending more on lawyers than either would have received from selling the business. The LLC form gave them contractual freedom to design governance. They used that freedom to create a beautiful trap.</w:t>
      </w:r>
    </w:p>
    <w:p w14:paraId="0DAADFCF" w14:textId="77777777" w:rsidR="0033544D" w:rsidRPr="00742779" w:rsidRDefault="00742779" w:rsidP="000E54B1">
      <w:del w:id="3111" w:author="Seth Oranburg" w:date="2026-03-07T09:50:00Z" w16du:dateUtc="2026-03-07T14:50:00Z">
        <w:r w:rsidRPr="00742779">
          <w:rPr>
            <w:rFonts w:ascii="ZWAdobeF" w:hAnsi="ZWAdobeF" w:cs="ZWAdobeF"/>
            <w:sz w:val="2"/>
            <w:szCs w:val="2"/>
          </w:rPr>
          <w:delText>1419B</w:delText>
        </w:r>
      </w:del>
      <w:r w:rsidR="009F60D1" w:rsidRPr="00742779">
        <w:t>“</w:t>
      </w:r>
      <w:r w:rsidR="0033544D" w:rsidRPr="00742779">
        <w:t>Entity selection determines which governance problems you</w:t>
      </w:r>
      <w:r w:rsidR="009F60D1" w:rsidRPr="00742779">
        <w:t>’</w:t>
      </w:r>
      <w:r w:rsidR="0033544D" w:rsidRPr="00742779">
        <w:t>ll face,</w:t>
      </w:r>
      <w:r w:rsidR="009F60D1" w:rsidRPr="00742779">
        <w:t>”</w:t>
      </w:r>
      <w:r w:rsidR="0033544D" w:rsidRPr="00742779">
        <w:t xml:space="preserve"> Rachel says. </w:t>
      </w:r>
      <w:r w:rsidR="009F60D1" w:rsidRPr="00742779">
        <w:t>“</w:t>
      </w:r>
      <w:r w:rsidR="0033544D" w:rsidRPr="00742779">
        <w:t>It doesn</w:t>
      </w:r>
      <w:r w:rsidR="009F60D1" w:rsidRPr="00742779">
        <w:t>’</w:t>
      </w:r>
      <w:r w:rsidR="0033544D" w:rsidRPr="00742779">
        <w:t>t determine whether you</w:t>
      </w:r>
      <w:r w:rsidR="009F60D1" w:rsidRPr="00742779">
        <w:t>’</w:t>
      </w:r>
      <w:r w:rsidR="0033544D" w:rsidRPr="00742779">
        <w:t>ll solve them.</w:t>
      </w:r>
      <w:r w:rsidR="009F60D1" w:rsidRPr="00742779">
        <w:t>”</w:t>
      </w:r>
    </w:p>
    <w:p w14:paraId="6F58C689" w14:textId="77777777" w:rsidR="0033544D" w:rsidRPr="00742779" w:rsidRDefault="00742779" w:rsidP="000E54B1">
      <w:del w:id="3112" w:author="Seth Oranburg" w:date="2026-03-07T09:50:00Z" w16du:dateUtc="2026-03-07T14:50:00Z">
        <w:r w:rsidRPr="00742779">
          <w:rPr>
            <w:rFonts w:ascii="ZWAdobeF" w:hAnsi="ZWAdobeF" w:cs="ZWAdobeF"/>
            <w:sz w:val="2"/>
            <w:szCs w:val="2"/>
          </w:rPr>
          <w:delText>1420B</w:delText>
        </w:r>
        <w:r w:rsidR="0033544D" w:rsidRPr="00742779">
          <w:delText>Zeeva</w:delText>
        </w:r>
      </w:del>
      <w:ins w:id="3113" w:author="Seth Oranburg" w:date="2026-03-07T09:50:00Z" w16du:dateUtc="2026-03-07T14:50:00Z">
        <w:r w:rsidR="0033544D" w:rsidRPr="00742779">
          <w:t>Zeeva</w:t>
        </w:r>
      </w:ins>
      <w:r w:rsidR="0033544D" w:rsidRPr="00742779">
        <w:t xml:space="preserve"> looks at the case summary. She recognizes the pattern. Two people who trusted each other completely at the beginning, who couldn</w:t>
      </w:r>
      <w:r w:rsidR="009F60D1" w:rsidRPr="00742779">
        <w:t>’</w:t>
      </w:r>
      <w:r w:rsidR="0033544D" w:rsidRPr="00742779">
        <w:t>t imagine ever having a conflict serious enough to need formal procedures. By the time they needed those procedures, they hated each other too much to negotiate them.</w:t>
      </w:r>
    </w:p>
    <w:p w14:paraId="3BC57AC5" w14:textId="77777777" w:rsidR="0033544D" w:rsidRPr="00742779" w:rsidRDefault="00742779" w:rsidP="000E54B1">
      <w:del w:id="3114" w:author="Seth Oranburg" w:date="2026-03-07T09:50:00Z" w16du:dateUtc="2026-03-07T14:50:00Z">
        <w:r w:rsidRPr="00742779">
          <w:rPr>
            <w:rFonts w:ascii="ZWAdobeF" w:hAnsi="ZWAdobeF" w:cs="ZWAdobeF"/>
            <w:sz w:val="2"/>
            <w:szCs w:val="2"/>
          </w:rPr>
          <w:delText>1421B</w:delText>
        </w:r>
      </w:del>
      <w:r w:rsidR="009F60D1" w:rsidRPr="00742779">
        <w:t>“</w:t>
      </w:r>
      <w:r w:rsidR="0033544D" w:rsidRPr="00742779">
        <w:t>The operating agreement for your LLC with Sammy needs to answer questions you haven</w:t>
      </w:r>
      <w:r w:rsidR="009F60D1" w:rsidRPr="00742779">
        <w:t>’</w:t>
      </w:r>
      <w:r w:rsidR="0033544D" w:rsidRPr="00742779">
        <w:t>t asked yet,</w:t>
      </w:r>
      <w:r w:rsidR="009F60D1" w:rsidRPr="00742779">
        <w:t>”</w:t>
      </w:r>
      <w:r w:rsidR="0033544D" w:rsidRPr="00742779">
        <w:t xml:space="preserve"> Rachel continues. </w:t>
      </w:r>
      <w:r w:rsidR="009F60D1" w:rsidRPr="00742779">
        <w:t>“</w:t>
      </w:r>
      <w:r w:rsidR="0033544D" w:rsidRPr="00742779">
        <w:t>What happens when one of you wants to hire your nephew and the other thinks he</w:t>
      </w:r>
      <w:r w:rsidR="009F60D1" w:rsidRPr="00742779">
        <w:t>’</w:t>
      </w:r>
      <w:r w:rsidR="0033544D" w:rsidRPr="00742779">
        <w:t>s unqualified? What happens when a huge project opportunity arrives but you disagree about whether the business can handle it? What happens if you want to take a $200,000 distribution and Sammy wants to reinvest that money in equipment?</w:t>
      </w:r>
      <w:r w:rsidR="009F60D1" w:rsidRPr="00742779">
        <w:t>”</w:t>
      </w:r>
    </w:p>
    <w:p w14:paraId="22039AEE" w14:textId="77777777" w:rsidR="0033544D" w:rsidRPr="00742779" w:rsidRDefault="00742779" w:rsidP="000E54B1">
      <w:del w:id="3115" w:author="Seth Oranburg" w:date="2026-03-07T09:50:00Z" w16du:dateUtc="2026-03-07T14:50:00Z">
        <w:r w:rsidRPr="00742779">
          <w:rPr>
            <w:rFonts w:ascii="ZWAdobeF" w:hAnsi="ZWAdobeF" w:cs="ZWAdobeF"/>
            <w:sz w:val="2"/>
            <w:szCs w:val="2"/>
          </w:rPr>
          <w:delText>1422B</w:delText>
        </w:r>
        <w:r w:rsidR="0033544D" w:rsidRPr="00742779">
          <w:delText>These</w:delText>
        </w:r>
      </w:del>
      <w:ins w:id="3116" w:author="Seth Oranburg" w:date="2026-03-07T09:50:00Z" w16du:dateUtc="2026-03-07T14:50:00Z">
        <w:r w:rsidR="0033544D" w:rsidRPr="00742779">
          <w:t>These</w:t>
        </w:r>
      </w:ins>
      <w:r w:rsidR="0033544D" w:rsidRPr="00742779">
        <w:t xml:space="preserve"> are not hypotheticals. These are the conflicts that kill partnerships, fracture LLCs, and turn founders into adversaries. Entity selection doesn</w:t>
      </w:r>
      <w:r w:rsidR="009F60D1" w:rsidRPr="00742779">
        <w:t>’</w:t>
      </w:r>
      <w:r w:rsidR="0033544D" w:rsidRPr="00742779">
        <w:t>t prevent these conflicts. It determines which legal framework will apply when they arrive.</w:t>
      </w:r>
    </w:p>
    <w:p w14:paraId="7F5B5B3F" w14:textId="77777777" w:rsidR="0033544D" w:rsidRPr="00742779" w:rsidRDefault="00742779" w:rsidP="000E54B1">
      <w:del w:id="3117" w:author="Seth Oranburg" w:date="2026-03-07T09:50:00Z" w16du:dateUtc="2026-03-07T14:50:00Z">
        <w:r w:rsidRPr="00742779">
          <w:rPr>
            <w:rFonts w:ascii="ZWAdobeF" w:hAnsi="ZWAdobeF" w:cs="ZWAdobeF"/>
            <w:sz w:val="2"/>
            <w:szCs w:val="2"/>
          </w:rPr>
          <w:delText>1423B</w:delText>
        </w:r>
      </w:del>
      <w:r w:rsidR="009F60D1" w:rsidRPr="00742779">
        <w:t>“</w:t>
      </w:r>
      <w:r w:rsidR="0033544D" w:rsidRPr="00742779">
        <w:t>For the investment corporation, the question is different,</w:t>
      </w:r>
      <w:r w:rsidR="009F60D1" w:rsidRPr="00742779">
        <w:t>”</w:t>
      </w:r>
      <w:r w:rsidR="0033544D" w:rsidRPr="00742779">
        <w:t xml:space="preserve"> Rachel says. </w:t>
      </w:r>
      <w:r w:rsidR="009F60D1" w:rsidRPr="00742779">
        <w:t>“</w:t>
      </w:r>
      <w:r w:rsidR="0033544D" w:rsidRPr="00742779">
        <w:t>Marcus is putting in $2 million. You and Sammy control the board two-to-one. What stops you from voting to pay yourselves huge salaries, leaving nothing for the renovation projects Marcus expected his money to fund? What stops you from taking a corporate opportunity for yourselves and telling Marcus the corporation wasn</w:t>
      </w:r>
      <w:r w:rsidR="009F60D1" w:rsidRPr="00742779">
        <w:t>’</w:t>
      </w:r>
      <w:r w:rsidR="0033544D" w:rsidRPr="00742779">
        <w:t>t interested?</w:t>
      </w:r>
      <w:r w:rsidR="009F60D1" w:rsidRPr="00742779">
        <w:t>”</w:t>
      </w:r>
    </w:p>
    <w:p w14:paraId="6EC88854" w14:textId="77777777" w:rsidR="0033544D" w:rsidRPr="00742779" w:rsidRDefault="00742779" w:rsidP="000E54B1">
      <w:del w:id="3118" w:author="Seth Oranburg" w:date="2026-03-07T09:50:00Z" w16du:dateUtc="2026-03-07T14:50:00Z">
        <w:r w:rsidRPr="00742779">
          <w:rPr>
            <w:rFonts w:ascii="ZWAdobeF" w:hAnsi="ZWAdobeF" w:cs="ZWAdobeF"/>
            <w:sz w:val="2"/>
            <w:szCs w:val="2"/>
          </w:rPr>
          <w:delText>1424B</w:delText>
        </w:r>
        <w:r w:rsidR="0033544D" w:rsidRPr="00742779">
          <w:delText>Zeeva</w:delText>
        </w:r>
      </w:del>
      <w:ins w:id="3119" w:author="Seth Oranburg" w:date="2026-03-07T09:50:00Z" w16du:dateUtc="2026-03-07T14:50:00Z">
        <w:r w:rsidR="0033544D" w:rsidRPr="00742779">
          <w:t>Zeeva</w:t>
        </w:r>
      </w:ins>
      <w:r w:rsidR="0033544D" w:rsidRPr="00742779">
        <w:t xml:space="preserve"> starts to protest that she would never do that, but Rachel raises a hand. </w:t>
      </w:r>
      <w:r w:rsidR="009F60D1" w:rsidRPr="00742779">
        <w:t>“</w:t>
      </w:r>
      <w:r w:rsidR="0033544D" w:rsidRPr="00742779">
        <w:t>I know you wouldn</w:t>
      </w:r>
      <w:r w:rsidR="009F60D1" w:rsidRPr="00742779">
        <w:t>’</w:t>
      </w:r>
      <w:r w:rsidR="0033544D" w:rsidRPr="00742779">
        <w:t>t. But Marcus doesn</w:t>
      </w:r>
      <w:r w:rsidR="009F60D1" w:rsidRPr="00742779">
        <w:t>’</w:t>
      </w:r>
      <w:r w:rsidR="0033544D" w:rsidRPr="00742779">
        <w:t>t know you the way Sammy does. And more importantly, Marcus</w:t>
      </w:r>
      <w:r w:rsidR="009F60D1" w:rsidRPr="00742779">
        <w:t>’</w:t>
      </w:r>
      <w:r w:rsidR="0033544D" w:rsidRPr="00742779">
        <w:t>s limited partners don</w:t>
      </w:r>
      <w:r w:rsidR="009F60D1" w:rsidRPr="00742779">
        <w:t>’</w:t>
      </w:r>
      <w:r w:rsidR="0033544D" w:rsidRPr="00742779">
        <w:t>t know you at all. They need legal mechanisms that make certain kinds of opportunism impossible or at least expensive.</w:t>
      </w:r>
      <w:r w:rsidR="009F60D1" w:rsidRPr="00742779">
        <w:t>”</w:t>
      </w:r>
    </w:p>
    <w:p w14:paraId="1E22F5E1" w14:textId="77777777" w:rsidR="0033544D" w:rsidRPr="00742779" w:rsidRDefault="00742779" w:rsidP="000E54B1">
      <w:pPr>
        <w:pPrChange w:id="3120" w:author="Seth Oranburg" w:date="2026-03-07T09:50:00Z" w16du:dateUtc="2026-03-07T14:50:00Z">
          <w:pPr>
            <w:pStyle w:val="NormalWeb"/>
          </w:pPr>
        </w:pPrChange>
      </w:pPr>
      <w:del w:id="3121" w:author="Seth Oranburg" w:date="2026-03-07T09:50:00Z" w16du:dateUtc="2026-03-07T14:50:00Z">
        <w:r w:rsidRPr="00742779">
          <w:rPr>
            <w:rFonts w:ascii="ZWAdobeF" w:hAnsi="ZWAdobeF" w:cs="ZWAdobeF"/>
            <w:sz w:val="2"/>
            <w:szCs w:val="2"/>
          </w:rPr>
          <w:lastRenderedPageBreak/>
          <w:delText>1425B</w:delText>
        </w:r>
        <w:r w:rsidR="0033544D" w:rsidRPr="00742779">
          <w:delText>This</w:delText>
        </w:r>
      </w:del>
      <w:ins w:id="3122" w:author="Seth Oranburg" w:date="2026-03-07T09:50:00Z" w16du:dateUtc="2026-03-07T14:50:00Z">
        <w:r w:rsidR="0033544D" w:rsidRPr="00742779">
          <w:t>This</w:t>
        </w:r>
      </w:ins>
      <w:r w:rsidR="0033544D" w:rsidRPr="00742779">
        <w:t xml:space="preserve"> is where fiduciary duties matter. Salmon could not take the Gerry lease opportunity for himself because he owed Meinhard the duty of finest loyalty.</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r w:rsidR="0033544D" w:rsidRPr="00742779">
        <w:t xml:space="preserve"> That duty didn</w:t>
      </w:r>
      <w:r w:rsidR="009F60D1" w:rsidRPr="00742779">
        <w:t>’</w:t>
      </w:r>
      <w:r w:rsidR="0033544D" w:rsidRPr="00742779">
        <w:t>t depend on what their agreement said. It existed because they were co-adventurers, and the law imposes obligations that trust alone cannot guarantee. Corporate directors owe comparable duties to the corporation and its stockholders.</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Those duties constrain what directors can do even when they control the board and could vote to approve their own self-dealing.</w:t>
      </w:r>
    </w:p>
    <w:p w14:paraId="3E3F79DA" w14:textId="77777777" w:rsidR="0033544D" w:rsidRPr="00742779" w:rsidRDefault="00742779" w:rsidP="000E54B1">
      <w:del w:id="3123" w:author="Seth Oranburg" w:date="2026-03-07T09:50:00Z" w16du:dateUtc="2026-03-07T14:50:00Z">
        <w:r w:rsidRPr="00742779">
          <w:rPr>
            <w:rFonts w:ascii="ZWAdobeF" w:hAnsi="ZWAdobeF" w:cs="ZWAdobeF"/>
            <w:sz w:val="2"/>
            <w:szCs w:val="2"/>
          </w:rPr>
          <w:delText>1426B</w:delText>
        </w:r>
        <w:r w:rsidR="0033544D" w:rsidRPr="00742779">
          <w:delText>But</w:delText>
        </w:r>
      </w:del>
      <w:ins w:id="3124" w:author="Seth Oranburg" w:date="2026-03-07T09:50:00Z" w16du:dateUtc="2026-03-07T14:50:00Z">
        <w:r w:rsidR="0033544D" w:rsidRPr="00742779">
          <w:t>But</w:t>
        </w:r>
      </w:ins>
      <w:r w:rsidR="0033544D" w:rsidRPr="00742779">
        <w:t xml:space="preserve"> duties are not self-enforcing. They are enforced through litigation when directors breach them. That means Zeeva needs to understand not just that duties exist, but when they apply, what procedural protections create safe harbors, what remedies are available when duties are breached, and who has standing to bring claims. These are governance questions. Entity selection made them relevant by choosing corporate form. Governance design determines whether they protect Marcus or just create litigation risk that makes the investment unworkable.</w:t>
      </w:r>
    </w:p>
    <w:p w14:paraId="2432741E" w14:textId="77777777" w:rsidR="0033544D" w:rsidRPr="00742779" w:rsidRDefault="00742779" w:rsidP="000E54B1">
      <w:del w:id="3125" w:author="Seth Oranburg" w:date="2026-03-07T09:50:00Z" w16du:dateUtc="2026-03-07T14:50:00Z">
        <w:r w:rsidRPr="00742779">
          <w:rPr>
            <w:rFonts w:ascii="ZWAdobeF" w:hAnsi="ZWAdobeF" w:cs="ZWAdobeF"/>
            <w:sz w:val="2"/>
            <w:szCs w:val="2"/>
          </w:rPr>
          <w:delText>1427B</w:delText>
        </w:r>
      </w:del>
      <w:r w:rsidR="009F60D1" w:rsidRPr="00742779">
        <w:t>“</w:t>
      </w:r>
      <w:r w:rsidR="0033544D" w:rsidRPr="00742779">
        <w:t>The foundation has the opposite problem,</w:t>
      </w:r>
      <w:r w:rsidR="009F60D1" w:rsidRPr="00742779">
        <w:t>”</w:t>
      </w:r>
      <w:r w:rsidR="0033544D" w:rsidRPr="00742779">
        <w:t xml:space="preserve"> Rachel continues. </w:t>
      </w:r>
      <w:r w:rsidR="009F60D1" w:rsidRPr="00742779">
        <w:t>“</w:t>
      </w:r>
      <w:r w:rsidR="0033544D" w:rsidRPr="00742779">
        <w:t>You</w:t>
      </w:r>
      <w:r w:rsidR="009F60D1" w:rsidRPr="00742779">
        <w:t>’</w:t>
      </w:r>
      <w:r w:rsidR="0033544D" w:rsidRPr="00742779">
        <w:t>ll control it at the beginning. You</w:t>
      </w:r>
      <w:r w:rsidR="009F60D1" w:rsidRPr="00742779">
        <w:t>’</w:t>
      </w:r>
      <w:r w:rsidR="0033544D" w:rsidRPr="00742779">
        <w:t>ll choose the initial board. You can design the mission. But the whole point of nonprofit form is that your control doesn</w:t>
      </w:r>
      <w:r w:rsidR="009F60D1" w:rsidRPr="00742779">
        <w:t>’</w:t>
      </w:r>
      <w:r w:rsidR="0033544D" w:rsidRPr="00742779">
        <w:t>t last. The mission has to survive you.</w:t>
      </w:r>
      <w:r w:rsidR="009F60D1" w:rsidRPr="00742779">
        <w:t>”</w:t>
      </w:r>
    </w:p>
    <w:p w14:paraId="3E9D6729" w14:textId="77777777" w:rsidR="0033544D" w:rsidRPr="00742779" w:rsidRDefault="00742779" w:rsidP="000E54B1">
      <w:pPr>
        <w:pPrChange w:id="3126" w:author="Seth Oranburg" w:date="2026-03-07T09:50:00Z" w16du:dateUtc="2026-03-07T14:50:00Z">
          <w:pPr>
            <w:pStyle w:val="NormalWeb"/>
          </w:pPr>
        </w:pPrChange>
      </w:pPr>
      <w:del w:id="3127" w:author="Seth Oranburg" w:date="2026-03-07T09:50:00Z" w16du:dateUtc="2026-03-07T14:50:00Z">
        <w:r w:rsidRPr="00742779">
          <w:rPr>
            <w:rFonts w:ascii="ZWAdobeF" w:hAnsi="ZWAdobeF" w:cs="ZWAdobeF"/>
            <w:sz w:val="2"/>
            <w:szCs w:val="2"/>
          </w:rPr>
          <w:delText>1428B</w:delText>
        </w:r>
        <w:r w:rsidR="0033544D" w:rsidRPr="00742779">
          <w:delText>This</w:delText>
        </w:r>
      </w:del>
      <w:ins w:id="3128" w:author="Seth Oranburg" w:date="2026-03-07T09:50:00Z" w16du:dateUtc="2026-03-07T14:50:00Z">
        <w:r w:rsidR="0033544D" w:rsidRPr="00742779">
          <w:t>This</w:t>
        </w:r>
      </w:ins>
      <w:r w:rsidR="0033544D" w:rsidRPr="00742779">
        <w:t xml:space="preserve"> is the governance challenge unique to nonprofits. For-profit entities are designed so that owners can change direction, sell assets, pivot to new strategies, or shut down when opportunities disappear. Nonprofit entities are designed so that mission persists even when founders lose interest or die. That persistence is what makes charitable commitment credible to donors.</w:t>
      </w:r>
      <w:r w:rsidR="0033544D">
        <w:fldChar w:fldCharType="begin"/>
      </w:r>
      <w:r w:rsidR="0033544D">
        <w:instrText>HYPERLINK \l "fn85-11647" \o "Jump to citation"</w:instrText>
      </w:r>
      <w:r w:rsidR="0033544D">
        <w:fldChar w:fldCharType="separate"/>
      </w:r>
      <w:r w:rsidR="0033544D" w:rsidRPr="00742779">
        <w:rPr>
          <w:rStyle w:val="Hyperlink"/>
          <w:color w:val="auto"/>
          <w:u w:val="none"/>
        </w:rPr>
        <w:t>[85</w:t>
      </w:r>
      <w:r w:rsidR="00850144" w:rsidRPr="00742779">
        <w:rPr>
          <w:rStyle w:val="Hyperlink"/>
          <w:color w:val="auto"/>
          <w:u w:val="none"/>
        </w:rPr>
        <w:t>]</w:t>
      </w:r>
      <w:r w:rsidR="0033544D">
        <w:fldChar w:fldCharType="end"/>
      </w:r>
      <w:r w:rsidR="0033544D" w:rsidRPr="00742779">
        <w:t xml:space="preserve"> But it is also what makes nonprofit governance difficult. Future directors may interpret the mission differently than Zeeva intended. They may face circumstances Zeeva never anticipated. They may decide the original mission is obsolete.</w:t>
      </w:r>
    </w:p>
    <w:p w14:paraId="378B5594" w14:textId="77777777" w:rsidR="0033544D" w:rsidRPr="00742779" w:rsidRDefault="00742779" w:rsidP="000E54B1">
      <w:pPr>
        <w:pPrChange w:id="3129" w:author="Seth Oranburg" w:date="2026-03-07T09:50:00Z" w16du:dateUtc="2026-03-07T14:50:00Z">
          <w:pPr>
            <w:pStyle w:val="NormalWeb"/>
          </w:pPr>
        </w:pPrChange>
      </w:pPr>
      <w:del w:id="3130" w:author="Seth Oranburg" w:date="2026-03-07T09:50:00Z" w16du:dateUtc="2026-03-07T14:50:00Z">
        <w:r w:rsidRPr="00742779">
          <w:rPr>
            <w:rFonts w:ascii="ZWAdobeF" w:hAnsi="ZWAdobeF" w:cs="ZWAdobeF"/>
            <w:sz w:val="2"/>
            <w:szCs w:val="2"/>
          </w:rPr>
          <w:delText>1429B</w:delText>
        </w:r>
        <w:r w:rsidR="0033544D" w:rsidRPr="00742779">
          <w:delText>Delaware</w:delText>
        </w:r>
      </w:del>
      <w:ins w:id="3131" w:author="Seth Oranburg" w:date="2026-03-07T09:50:00Z" w16du:dateUtc="2026-03-07T14:50:00Z">
        <w:r w:rsidR="0033544D" w:rsidRPr="00742779">
          <w:t>Delaware</w:t>
        </w:r>
      </w:ins>
      <w:r w:rsidR="0033544D" w:rsidRPr="00742779">
        <w:t xml:space="preserve"> courts address these tensions through the doctrine of </w:t>
      </w:r>
      <w:r w:rsidR="0033544D" w:rsidRPr="00742779">
        <w:rPr>
          <w:rStyle w:val="Emphasis"/>
        </w:rPr>
        <w:t>cy pres</w:t>
      </w:r>
      <w:r w:rsidR="0033544D" w:rsidRPr="00742779">
        <w:t>, which allows modification of charitable purposes when circumstances make the original purpose impractical.</w:t>
      </w:r>
      <w:r w:rsidR="0033544D">
        <w:fldChar w:fldCharType="begin"/>
      </w:r>
      <w:r w:rsidR="0033544D">
        <w:instrText>HYPERLINK \l "fn116-11647" \o "Jump to citation"</w:instrText>
      </w:r>
      <w:r w:rsidR="0033544D">
        <w:fldChar w:fldCharType="separate"/>
      </w:r>
      <w:r w:rsidR="0033544D" w:rsidRPr="00742779">
        <w:rPr>
          <w:rStyle w:val="Hyperlink"/>
          <w:color w:val="auto"/>
          <w:u w:val="none"/>
        </w:rPr>
        <w:t>[116</w:t>
      </w:r>
      <w:r w:rsidR="00EE2871" w:rsidRPr="00742779">
        <w:rPr>
          <w:rStyle w:val="Hyperlink"/>
          <w:color w:val="auto"/>
          <w:u w:val="none"/>
        </w:rPr>
        <w:t>]</w:t>
      </w:r>
      <w:r w:rsidR="0033544D">
        <w:fldChar w:fldCharType="end"/>
      </w:r>
      <w:r w:rsidR="0033544D" w:rsidRPr="00742779">
        <w:t xml:space="preserve"> But </w:t>
      </w:r>
      <w:r w:rsidR="0033544D" w:rsidRPr="00742779">
        <w:rPr>
          <w:rStyle w:val="Emphasis"/>
        </w:rPr>
        <w:t>cy pres</w:t>
      </w:r>
      <w:r w:rsidR="0033544D" w:rsidRPr="00742779">
        <w:t xml:space="preserve"> is not a blank check for directors to redirect charitable assets whenever convenient. Courts require evidence that the original purpose has become impossible or wasteful, and they insist that any modification come as close as possible to the donor</w:t>
      </w:r>
      <w:r w:rsidR="009F60D1" w:rsidRPr="00742779">
        <w:t>’</w:t>
      </w:r>
      <w:r w:rsidR="0033544D" w:rsidRPr="00742779">
        <w:t>s intent. These are not selection questions. They are governance questions about how much flexibility directors retain when managing assets locked to charitable purposes.</w:t>
      </w:r>
    </w:p>
    <w:p w14:paraId="775EE5C1" w14:textId="77777777" w:rsidR="0033544D" w:rsidRPr="00742779" w:rsidRDefault="00742779" w:rsidP="000E54B1">
      <w:del w:id="3132" w:author="Seth Oranburg" w:date="2026-03-07T09:50:00Z" w16du:dateUtc="2026-03-07T14:50:00Z">
        <w:r w:rsidRPr="00742779">
          <w:rPr>
            <w:rFonts w:ascii="ZWAdobeF" w:hAnsi="ZWAdobeF" w:cs="ZWAdobeF"/>
            <w:sz w:val="2"/>
            <w:szCs w:val="2"/>
          </w:rPr>
          <w:lastRenderedPageBreak/>
          <w:delText>1430B</w:delText>
        </w:r>
      </w:del>
      <w:r w:rsidR="009F60D1" w:rsidRPr="00742779">
        <w:t>“</w:t>
      </w:r>
      <w:r w:rsidR="0033544D" w:rsidRPr="00742779">
        <w:t>And for the platform,</w:t>
      </w:r>
      <w:r w:rsidR="009F60D1" w:rsidRPr="00742779">
        <w:t>”</w:t>
      </w:r>
      <w:r w:rsidR="0033544D" w:rsidRPr="00742779">
        <w:t xml:space="preserve"> Rachel says, </w:t>
      </w:r>
      <w:r w:rsidR="009F60D1" w:rsidRPr="00742779">
        <w:t>“</w:t>
      </w:r>
      <w:r w:rsidR="0033544D" w:rsidRPr="00742779">
        <w:t>you</w:t>
      </w:r>
      <w:r w:rsidR="009F60D1" w:rsidRPr="00742779">
        <w:t>’</w:t>
      </w:r>
      <w:r w:rsidR="0033544D" w:rsidRPr="00742779">
        <w:t>re trying to make two governance systems work together. Token holders vote on protocol decisions. The wrapper entity signs contracts and holds bank accounts. Those two systems will eventually conflict.</w:t>
      </w:r>
      <w:r w:rsidR="009F60D1" w:rsidRPr="00742779">
        <w:t>”</w:t>
      </w:r>
    </w:p>
    <w:p w14:paraId="0EA118E6" w14:textId="77777777" w:rsidR="0033544D" w:rsidRPr="00742779" w:rsidRDefault="00742779" w:rsidP="000E54B1">
      <w:del w:id="3133" w:author="Seth Oranburg" w:date="2026-03-07T09:50:00Z" w16du:dateUtc="2026-03-07T14:50:00Z">
        <w:r w:rsidRPr="00742779">
          <w:rPr>
            <w:rFonts w:ascii="ZWAdobeF" w:hAnsi="ZWAdobeF" w:cs="ZWAdobeF"/>
            <w:sz w:val="2"/>
            <w:szCs w:val="2"/>
          </w:rPr>
          <w:delText>1431B</w:delText>
        </w:r>
        <w:r w:rsidR="0033544D" w:rsidRPr="00742779">
          <w:delText>Imagine</w:delText>
        </w:r>
      </w:del>
      <w:ins w:id="3134" w:author="Seth Oranburg" w:date="2026-03-07T09:50:00Z" w16du:dateUtc="2026-03-07T14:50:00Z">
        <w:r w:rsidR="0033544D" w:rsidRPr="00742779">
          <w:t>Imagine</w:t>
        </w:r>
      </w:ins>
      <w:r w:rsidR="0033544D" w:rsidRPr="00742779">
        <w:t xml:space="preserve"> the platform</w:t>
      </w:r>
      <w:r w:rsidR="009F60D1" w:rsidRPr="00742779">
        <w:t>’</w:t>
      </w:r>
      <w:r w:rsidR="0033544D" w:rsidRPr="00742779">
        <w:t>s token holders vote to change fee structures in ways that breach existing contracts. Who is liable? The wrapper entity signed the contracts. Token holders made the decision. Does the wrapper</w:t>
      </w:r>
      <w:r w:rsidR="009F60D1" w:rsidRPr="00742779">
        <w:t>’</w:t>
      </w:r>
      <w:r w:rsidR="0033544D" w:rsidRPr="00742779">
        <w:t>s manager have authority to ignore the token vote and comply with contractual obligations? Or must the manager implement the token vote and expose the wrapper to breach claims?</w:t>
      </w:r>
    </w:p>
    <w:p w14:paraId="5544E5BA" w14:textId="77777777" w:rsidR="0033544D" w:rsidRPr="00742779" w:rsidRDefault="00742779" w:rsidP="000E54B1">
      <w:del w:id="3135" w:author="Seth Oranburg" w:date="2026-03-07T09:50:00Z" w16du:dateUtc="2026-03-07T14:50:00Z">
        <w:r w:rsidRPr="00742779">
          <w:rPr>
            <w:rFonts w:ascii="ZWAdobeF" w:hAnsi="ZWAdobeF" w:cs="ZWAdobeF"/>
            <w:sz w:val="2"/>
            <w:szCs w:val="2"/>
          </w:rPr>
          <w:delText>1432B</w:delText>
        </w:r>
        <w:r w:rsidR="0033544D" w:rsidRPr="00742779">
          <w:delText>These</w:delText>
        </w:r>
      </w:del>
      <w:ins w:id="3136" w:author="Seth Oranburg" w:date="2026-03-07T09:50:00Z" w16du:dateUtc="2026-03-07T14:50:00Z">
        <w:r w:rsidR="0033544D" w:rsidRPr="00742779">
          <w:t>These</w:t>
        </w:r>
      </w:ins>
      <w:r w:rsidR="0033544D" w:rsidRPr="00742779">
        <w:t xml:space="preserve"> questions have no established answers because the legal system is still working out how algorithmic governance and legal authority interact. But the questions are governance questions, not selection questions. Choosing Wyoming DAO LLC form makes them relevant. It does not answer them.</w:t>
      </w:r>
    </w:p>
    <w:p w14:paraId="4F2DF6EC" w14:textId="77777777" w:rsidR="0033544D" w:rsidRPr="00742779" w:rsidRDefault="00742779" w:rsidP="000E54B1">
      <w:del w:id="3137" w:author="Seth Oranburg" w:date="2026-03-07T09:50:00Z" w16du:dateUtc="2026-03-07T14:50:00Z">
        <w:r w:rsidRPr="00742779">
          <w:rPr>
            <w:rFonts w:ascii="ZWAdobeF" w:hAnsi="ZWAdobeF" w:cs="ZWAdobeF"/>
            <w:sz w:val="2"/>
            <w:szCs w:val="2"/>
          </w:rPr>
          <w:delText>1433B</w:delText>
        </w:r>
        <w:r w:rsidR="0033544D" w:rsidRPr="00742779">
          <w:delText>Rachel</w:delText>
        </w:r>
      </w:del>
      <w:ins w:id="3138" w:author="Seth Oranburg" w:date="2026-03-07T09:50:00Z" w16du:dateUtc="2026-03-07T14:50:00Z">
        <w:r w:rsidR="0033544D" w:rsidRPr="00742779">
          <w:t>Rachel</w:t>
        </w:r>
      </w:ins>
      <w:r w:rsidR="0033544D" w:rsidRPr="00742779">
        <w:t xml:space="preserve"> gathers the documents. </w:t>
      </w:r>
      <w:r w:rsidR="009F60D1" w:rsidRPr="00742779">
        <w:t>“</w:t>
      </w:r>
      <w:r w:rsidR="0033544D" w:rsidRPr="00742779">
        <w:t>You asked me which forms to use. That</w:t>
      </w:r>
      <w:r w:rsidR="009F60D1" w:rsidRPr="00742779">
        <w:t>’</w:t>
      </w:r>
      <w:r w:rsidR="0033544D" w:rsidRPr="00742779">
        <w:t>s the easy part. The hard part is designing governance systems that will work when you can</w:t>
      </w:r>
      <w:r w:rsidR="009F60D1" w:rsidRPr="00742779">
        <w:t>’</w:t>
      </w:r>
      <w:r w:rsidR="0033544D" w:rsidRPr="00742779">
        <w:t>t predict the future and can</w:t>
      </w:r>
      <w:r w:rsidR="009F60D1" w:rsidRPr="00742779">
        <w:t>’</w:t>
      </w:r>
      <w:r w:rsidR="0033544D" w:rsidRPr="00742779">
        <w:t>t trust that everyone</w:t>
      </w:r>
      <w:r w:rsidR="009F60D1" w:rsidRPr="00742779">
        <w:t>’</w:t>
      </w:r>
      <w:r w:rsidR="0033544D" w:rsidRPr="00742779">
        <w:t>s interests will stay aligned.</w:t>
      </w:r>
      <w:r w:rsidR="009F60D1" w:rsidRPr="00742779">
        <w:t>”</w:t>
      </w:r>
    </w:p>
    <w:p w14:paraId="31669A38" w14:textId="77777777" w:rsidR="0033544D" w:rsidRPr="00742779" w:rsidRDefault="00742779" w:rsidP="000E54B1">
      <w:del w:id="3139" w:author="Seth Oranburg" w:date="2026-03-07T09:50:00Z" w16du:dateUtc="2026-03-07T14:50:00Z">
        <w:r w:rsidRPr="00742779">
          <w:rPr>
            <w:rFonts w:ascii="ZWAdobeF" w:hAnsi="ZWAdobeF" w:cs="ZWAdobeF"/>
            <w:sz w:val="2"/>
            <w:szCs w:val="2"/>
          </w:rPr>
          <w:delText>1434B</w:delText>
        </w:r>
        <w:r w:rsidR="0033544D" w:rsidRPr="00742779">
          <w:delText>Zeeva</w:delText>
        </w:r>
      </w:del>
      <w:ins w:id="3140" w:author="Seth Oranburg" w:date="2026-03-07T09:50:00Z" w16du:dateUtc="2026-03-07T14:50:00Z">
        <w:r w:rsidR="0033544D" w:rsidRPr="00742779">
          <w:t>Zeeva</w:t>
        </w:r>
      </w:ins>
      <w:r w:rsidR="0033544D" w:rsidRPr="00742779">
        <w:t xml:space="preserve"> looks at the whiteboard again. Four entities, each with a different form, each facing different governance challenges. The operating LLC needs governance that lets two equals make decisions fast without creating opportunities for one to freeze the other out. The investment corporation needs governance that protects minority capital while preserving founder operational control. The nonprofit foundation needs governance that embeds mission fidelity while allowing directors flexibility to respond to changing circumstances. The platform wrapper needs governance that bridges algorithmic decision-making and legal authority.</w:t>
      </w:r>
    </w:p>
    <w:p w14:paraId="4837320E" w14:textId="77777777" w:rsidR="0033544D" w:rsidRPr="00742779" w:rsidRDefault="00742779" w:rsidP="000E54B1">
      <w:del w:id="3141" w:author="Seth Oranburg" w:date="2026-03-07T09:50:00Z" w16du:dateUtc="2026-03-07T14:50:00Z">
        <w:r w:rsidRPr="00742779">
          <w:rPr>
            <w:rFonts w:ascii="ZWAdobeF" w:hAnsi="ZWAdobeF" w:cs="ZWAdobeF"/>
            <w:sz w:val="2"/>
            <w:szCs w:val="2"/>
          </w:rPr>
          <w:delText>1435B</w:delText>
        </w:r>
      </w:del>
      <w:r w:rsidR="009F60D1" w:rsidRPr="00742779">
        <w:t>“</w:t>
      </w:r>
      <w:r w:rsidR="0033544D" w:rsidRPr="00742779">
        <w:t>How do we do that?</w:t>
      </w:r>
      <w:r w:rsidR="009F60D1" w:rsidRPr="00742779">
        <w:t>”</w:t>
      </w:r>
      <w:r w:rsidR="0033544D" w:rsidRPr="00742779">
        <w:t xml:space="preserve"> Zeeva asks.</w:t>
      </w:r>
    </w:p>
    <w:p w14:paraId="08882984" w14:textId="77777777" w:rsidR="0033544D" w:rsidRPr="00742779" w:rsidRDefault="00742779" w:rsidP="000E54B1">
      <w:del w:id="3142" w:author="Seth Oranburg" w:date="2026-03-07T09:50:00Z" w16du:dateUtc="2026-03-07T14:50:00Z">
        <w:r w:rsidRPr="00742779">
          <w:rPr>
            <w:rFonts w:ascii="ZWAdobeF" w:hAnsi="ZWAdobeF" w:cs="ZWAdobeF"/>
            <w:sz w:val="2"/>
            <w:szCs w:val="2"/>
          </w:rPr>
          <w:delText>1436B</w:delText>
        </w:r>
        <w:r w:rsidR="0033544D" w:rsidRPr="00742779">
          <w:delText>Rachel</w:delText>
        </w:r>
      </w:del>
      <w:ins w:id="3143" w:author="Seth Oranburg" w:date="2026-03-07T09:50:00Z" w16du:dateUtc="2026-03-07T14:50:00Z">
        <w:r w:rsidR="0033544D" w:rsidRPr="00742779">
          <w:t>Rachel</w:t>
        </w:r>
      </w:ins>
      <w:r w:rsidR="0033544D" w:rsidRPr="00742779">
        <w:t xml:space="preserve"> smiles. </w:t>
      </w:r>
      <w:r w:rsidR="009F60D1" w:rsidRPr="00742779">
        <w:t>“</w:t>
      </w:r>
      <w:r w:rsidR="0033544D" w:rsidRPr="00742779">
        <w:t>We talk about power. Who has it, how they exercise it, what constraints limit it, and what happens when they abuse it. We talk about duties - not the abstract principle that people should be loyal, but the concrete doctrines that determine when self-dealing is permitted and when it triggers liability. We talk about voting - not the mechanics of casting ballots, but the strategic dynamics when some voters can block decisions and others can force them through. We talk about litigation - not abstract procedure, but what claims survive motions to dismiss, what evidence plaintiffs need, and what remedies courts will grant.</w:t>
      </w:r>
      <w:r w:rsidR="009F60D1" w:rsidRPr="00742779">
        <w:t>”</w:t>
      </w:r>
    </w:p>
    <w:p w14:paraId="6AAD6C0A" w14:textId="77777777" w:rsidR="0033544D" w:rsidRPr="00742779" w:rsidRDefault="00742779" w:rsidP="000E54B1">
      <w:del w:id="3144" w:author="Seth Oranburg" w:date="2026-03-07T09:50:00Z" w16du:dateUtc="2026-03-07T14:50:00Z">
        <w:r w:rsidRPr="00742779">
          <w:rPr>
            <w:rFonts w:ascii="ZWAdobeF" w:hAnsi="ZWAdobeF" w:cs="ZWAdobeF"/>
            <w:sz w:val="2"/>
            <w:szCs w:val="2"/>
          </w:rPr>
          <w:lastRenderedPageBreak/>
          <w:delText>1437B</w:delText>
        </w:r>
        <w:r w:rsidR="0033544D" w:rsidRPr="00742779">
          <w:delText>This</w:delText>
        </w:r>
      </w:del>
      <w:ins w:id="3145" w:author="Seth Oranburg" w:date="2026-03-07T09:50:00Z" w16du:dateUtc="2026-03-07T14:50:00Z">
        <w:r w:rsidR="0033544D" w:rsidRPr="00742779">
          <w:t>This</w:t>
        </w:r>
      </w:ins>
      <w:r w:rsidR="0033544D" w:rsidRPr="00742779">
        <w:t xml:space="preserve"> is organizational law after entity selection. The statutory frameworks provide default rules and procedural mechanisms. Governance documents allocate power and specify approval processes. Fiduciary duties constrain discretion and provide remedies for breach. Courts interpret ambiguous provisions, fill gaps in incomplete agreements, and police extreme outcomes that offend fairness even when literally permitted by contract.</w:t>
      </w:r>
    </w:p>
    <w:p w14:paraId="1A16B997" w14:textId="77777777" w:rsidR="0033544D" w:rsidRPr="00742779" w:rsidRDefault="00742779" w:rsidP="000E54B1">
      <w:del w:id="3146" w:author="Seth Oranburg" w:date="2026-03-07T09:50:00Z" w16du:dateUtc="2026-03-07T14:50:00Z">
        <w:r w:rsidRPr="00742779">
          <w:rPr>
            <w:rFonts w:ascii="ZWAdobeF" w:hAnsi="ZWAdobeF" w:cs="ZWAdobeF"/>
            <w:sz w:val="2"/>
            <w:szCs w:val="2"/>
          </w:rPr>
          <w:delText>1438B</w:delText>
        </w:r>
        <w:r w:rsidR="0033544D" w:rsidRPr="00742779">
          <w:delText>Entity</w:delText>
        </w:r>
      </w:del>
      <w:ins w:id="3147" w:author="Seth Oranburg" w:date="2026-03-07T09:50:00Z" w16du:dateUtc="2026-03-07T14:50:00Z">
        <w:r w:rsidR="0033544D" w:rsidRPr="00742779">
          <w:t>Entity</w:t>
        </w:r>
      </w:ins>
      <w:r w:rsidR="0033544D" w:rsidRPr="00742779">
        <w:t xml:space="preserve"> selection determined which framework applies. Governance determines whether that framework will protect Zeeva when Sammy wants to pivot the business in a direction she opposes, whether it will protect Marcus when Zeeva and Sammy outvote him on the board, whether it will protect the foundation</w:t>
      </w:r>
      <w:r w:rsidR="009F60D1" w:rsidRPr="00742779">
        <w:t>’</w:t>
      </w:r>
      <w:r w:rsidR="0033544D" w:rsidRPr="00742779">
        <w:t>s mission when future directors want to redirect assets, and whether it will protect platform participants when code and law diverge.</w:t>
      </w:r>
    </w:p>
    <w:p w14:paraId="74DA964A" w14:textId="77777777" w:rsidR="0033544D" w:rsidRPr="00742779" w:rsidRDefault="00742779" w:rsidP="000E54B1">
      <w:del w:id="3148" w:author="Seth Oranburg" w:date="2026-03-07T09:50:00Z" w16du:dateUtc="2026-03-07T14:50:00Z">
        <w:r w:rsidRPr="00742779">
          <w:rPr>
            <w:rFonts w:ascii="ZWAdobeF" w:hAnsi="ZWAdobeF" w:cs="ZWAdobeF"/>
            <w:sz w:val="2"/>
            <w:szCs w:val="2"/>
          </w:rPr>
          <w:delText>1439B</w:delText>
        </w:r>
        <w:r w:rsidR="0033544D" w:rsidRPr="00742779">
          <w:delText>The</w:delText>
        </w:r>
      </w:del>
      <w:ins w:id="3149" w:author="Seth Oranburg" w:date="2026-03-07T09:50:00Z" w16du:dateUtc="2026-03-07T14:50:00Z">
        <w:r w:rsidR="0033544D" w:rsidRPr="00742779">
          <w:t>The</w:t>
        </w:r>
      </w:ins>
      <w:r w:rsidR="0033544D" w:rsidRPr="00742779">
        <w:t xml:space="preserve"> forms are chosen. The governance work begins.</w:t>
      </w:r>
    </w:p>
    <w:p w14:paraId="00C49D2E" w14:textId="77777777" w:rsidR="0033544D" w:rsidRPr="00742779" w:rsidRDefault="0033544D" w:rsidP="000E54B1">
      <w:pPr>
        <w:pStyle w:val="Heading1"/>
        <w:rPr>
          <w:rFonts w:eastAsia="Times New Roman"/>
        </w:rPr>
      </w:pPr>
      <w:bookmarkStart w:id="3150" w:name="_Toc220771161"/>
      <w:r w:rsidRPr="00742779">
        <w:rPr>
          <w:rFonts w:eastAsia="Times New Roman"/>
        </w:rPr>
        <w:lastRenderedPageBreak/>
        <w:t>Chapter 9: Fiduciary Duties</w:t>
      </w:r>
      <w:bookmarkEnd w:id="3150"/>
    </w:p>
    <w:p w14:paraId="11CEB0C6" w14:textId="77777777" w:rsidR="00753506" w:rsidRDefault="00742779">
      <w:pPr>
        <w:pStyle w:val="Heading4"/>
        <w:rPr>
          <w:ins w:id="3151" w:author="Seth Oranburg" w:date="2026-03-07T09:50:00Z" w16du:dateUtc="2026-03-07T14:50:00Z"/>
        </w:rPr>
      </w:pPr>
      <w:del w:id="3152" w:author="Seth Oranburg" w:date="2026-03-07T09:50:00Z" w16du:dateUtc="2026-03-07T14:50:00Z">
        <w:r w:rsidRPr="00742779">
          <w:rPr>
            <w:rFonts w:ascii="ZWAdobeF" w:hAnsi="ZWAdobeF" w:cs="ZWAdobeF"/>
            <w:sz w:val="2"/>
            <w:szCs w:val="2"/>
          </w:rPr>
          <w:delText>1440B</w:delText>
        </w:r>
        <w:r w:rsidR="0033544D" w:rsidRPr="00742779">
          <w:delText>Zeeva</w:delText>
        </w:r>
      </w:del>
      <w:ins w:id="3153" w:author="Seth Oranburg" w:date="2026-03-07T09:50:00Z" w16du:dateUtc="2026-03-07T14:50:00Z">
        <w:r w:rsidR="0059744E">
          <w:t>Learning Objectives</w:t>
        </w:r>
      </w:ins>
    </w:p>
    <w:p w14:paraId="41606536" w14:textId="77777777" w:rsidR="00753506" w:rsidRDefault="0059744E">
      <w:pPr>
        <w:rPr>
          <w:ins w:id="3154" w:author="Seth Oranburg" w:date="2026-03-07T09:50:00Z" w16du:dateUtc="2026-03-07T14:50:00Z"/>
        </w:rPr>
      </w:pPr>
      <w:ins w:id="3155" w:author="Seth Oranburg" w:date="2026-03-07T09:50:00Z" w16du:dateUtc="2026-03-07T14:50:00Z">
        <w:r>
          <w:t>1. Analyze how fiduciary duties address the governance problem between directors and shareholders.</w:t>
        </w:r>
      </w:ins>
    </w:p>
    <w:p w14:paraId="2A17A053" w14:textId="77777777" w:rsidR="00753506" w:rsidRDefault="0059744E">
      <w:pPr>
        <w:rPr>
          <w:ins w:id="3156" w:author="Seth Oranburg" w:date="2026-03-07T09:50:00Z" w16du:dateUtc="2026-03-07T14:50:00Z"/>
        </w:rPr>
      </w:pPr>
      <w:ins w:id="3157" w:author="Seth Oranburg" w:date="2026-03-07T09:50:00Z" w16du:dateUtc="2026-03-07T14:50:00Z">
        <w:r>
          <w:t>2. Distinguish the duty of care, duty of loyalty, and duty of good faith as substantive standards.</w:t>
        </w:r>
      </w:ins>
    </w:p>
    <w:p w14:paraId="676E47E6" w14:textId="77777777" w:rsidR="00753506" w:rsidRDefault="0059744E">
      <w:pPr>
        <w:rPr>
          <w:ins w:id="3158" w:author="Seth Oranburg" w:date="2026-03-07T09:50:00Z" w16du:dateUtc="2026-03-07T14:50:00Z"/>
        </w:rPr>
      </w:pPr>
      <w:ins w:id="3159" w:author="Seth Oranburg" w:date="2026-03-07T09:50:00Z" w16du:dateUtc="2026-03-07T14:50:00Z">
        <w:r>
          <w:t>3. Evaluate the business judgment rule, entire fairness review, and enhanced scrutiny as tiered standards of judicial review.</w:t>
        </w:r>
      </w:ins>
    </w:p>
    <w:p w14:paraId="0CC921CB" w14:textId="77777777" w:rsidR="00753506" w:rsidRDefault="0059744E">
      <w:pPr>
        <w:rPr>
          <w:ins w:id="3160" w:author="Seth Oranburg" w:date="2026-03-07T09:50:00Z" w16du:dateUtc="2026-03-07T14:50:00Z"/>
        </w:rPr>
      </w:pPr>
      <w:ins w:id="3161" w:author="Seth Oranburg" w:date="2026-03-07T09:50:00Z" w16du:dateUtc="2026-03-07T14:50:00Z">
        <w:r>
          <w:t>4. Apply Revlon duties and Unocal proportionality review to contested acquisition scenarios.</w:t>
        </w:r>
      </w:ins>
    </w:p>
    <w:p w14:paraId="1B22170E" w14:textId="77777777" w:rsidR="00753506" w:rsidRDefault="0059744E">
      <w:pPr>
        <w:rPr>
          <w:ins w:id="3162" w:author="Seth Oranburg" w:date="2026-03-07T09:50:00Z" w16du:dateUtc="2026-03-07T14:50:00Z"/>
        </w:rPr>
      </w:pPr>
      <w:ins w:id="3163" w:author="Seth Oranburg" w:date="2026-03-07T09:50:00Z" w16du:dateUtc="2026-03-07T14:50:00Z">
        <w:r>
          <w:t>5. Compare the effect of exculpation clauses, indemnification agreements, and D&amp;O insurance on director incentives.</w:t>
        </w:r>
      </w:ins>
    </w:p>
    <w:p w14:paraId="05DB314E" w14:textId="77777777" w:rsidR="0033544D" w:rsidRPr="00742779" w:rsidRDefault="0033544D" w:rsidP="000E54B1">
      <w:ins w:id="3164" w:author="Seth Oranburg" w:date="2026-03-07T09:50:00Z" w16du:dateUtc="2026-03-07T14:50:00Z">
        <w:r w:rsidRPr="00742779">
          <w:t>Zeeva</w:t>
        </w:r>
      </w:ins>
      <w:r w:rsidRPr="00742779">
        <w:t xml:space="preserve"> sat in her car outside Rachel</w:t>
      </w:r>
      <w:r w:rsidR="009F60D1" w:rsidRPr="00742779">
        <w:t>’</w:t>
      </w:r>
      <w:r w:rsidRPr="00742779">
        <w:t>s office building, engine off, staring at her phone. She had read Marcus</w:t>
      </w:r>
      <w:r w:rsidR="009F60D1" w:rsidRPr="00742779">
        <w:t>’</w:t>
      </w:r>
      <w:r w:rsidRPr="00742779">
        <w:t>s email four times now, each reading making her stomach tighten a little more.</w:t>
      </w:r>
    </w:p>
    <w:p w14:paraId="44FF402C" w14:textId="77777777" w:rsidR="0033544D" w:rsidRPr="00742779" w:rsidRDefault="0033544D" w:rsidP="000E54B1">
      <w:pPr>
        <w:divId w:val="613252315"/>
      </w:pPr>
      <w:r w:rsidRPr="00742779">
        <w:rPr>
          <w:rStyle w:val="Emphasis"/>
        </w:rPr>
        <w:t>Zeeva: Can you send Q3 financials for the board? Also, when</w:t>
      </w:r>
      <w:r w:rsidR="009F60D1" w:rsidRPr="00742779">
        <w:rPr>
          <w:rStyle w:val="Emphasis"/>
        </w:rPr>
        <w:t>’</w:t>
      </w:r>
      <w:r w:rsidRPr="00742779">
        <w:rPr>
          <w:rStyle w:val="Emphasis"/>
        </w:rPr>
        <w:t>s our next meeting? Haven</w:t>
      </w:r>
      <w:r w:rsidR="009F60D1" w:rsidRPr="00742779">
        <w:rPr>
          <w:rStyle w:val="Emphasis"/>
        </w:rPr>
        <w:t>’</w:t>
      </w:r>
      <w:r w:rsidRPr="00742779">
        <w:rPr>
          <w:rStyle w:val="Emphasis"/>
        </w:rPr>
        <w:t>t heard anything since we closed in March. I saw the press release about the equipment lease. $1.5M is a significant commitment. Would have appreciated discussing that before it was signed. Let</w:t>
      </w:r>
      <w:r w:rsidR="009F60D1" w:rsidRPr="00742779">
        <w:rPr>
          <w:rStyle w:val="Emphasis"/>
        </w:rPr>
        <w:t>’</w:t>
      </w:r>
      <w:r w:rsidRPr="00742779">
        <w:rPr>
          <w:rStyle w:val="Emphasis"/>
        </w:rPr>
        <w:t>s talk about process.</w:t>
      </w:r>
    </w:p>
    <w:p w14:paraId="0F4DB2BA" w14:textId="77777777" w:rsidR="0033544D" w:rsidRPr="00742779" w:rsidRDefault="00742779" w:rsidP="000E54B1">
      <w:del w:id="3165" w:author="Seth Oranburg" w:date="2026-03-07T09:50:00Z" w16du:dateUtc="2026-03-07T14:50:00Z">
        <w:r w:rsidRPr="00742779">
          <w:rPr>
            <w:rFonts w:ascii="ZWAdobeF" w:hAnsi="ZWAdobeF" w:cs="ZWAdobeF"/>
            <w:sz w:val="2"/>
            <w:szCs w:val="2"/>
          </w:rPr>
          <w:delText>1441B</w:delText>
        </w:r>
        <w:r w:rsidR="0033544D" w:rsidRPr="00742779">
          <w:delText>Six</w:delText>
        </w:r>
      </w:del>
      <w:ins w:id="3166" w:author="Seth Oranburg" w:date="2026-03-07T09:50:00Z" w16du:dateUtc="2026-03-07T14:50:00Z">
        <w:r w:rsidR="0033544D" w:rsidRPr="00742779">
          <w:t>Six</w:t>
        </w:r>
      </w:ins>
      <w:r w:rsidR="0033544D" w:rsidRPr="00742779">
        <w:t xml:space="preserve"> months ago, she and Sammy had incorporated ConstructEdge. What had started as a two-person construction partnership had grown to fifteen employees, and they needed capital to expand. Marcus Chen, a venture capital investor with a portfolio of construction technology companies, led a $5 million Series A financing. The partnership dissolved. ConstructEdge, Inc. emerged. Zeeva became CEO. Sammy became COO. Marcus took a board seat.</w:t>
      </w:r>
    </w:p>
    <w:p w14:paraId="32CE3BC6" w14:textId="77777777" w:rsidR="0033544D" w:rsidRPr="00742779" w:rsidRDefault="00742779" w:rsidP="000E54B1">
      <w:del w:id="3167" w:author="Seth Oranburg" w:date="2026-03-07T09:50:00Z" w16du:dateUtc="2026-03-07T14:50:00Z">
        <w:r w:rsidRPr="00742779">
          <w:rPr>
            <w:rFonts w:ascii="ZWAdobeF" w:hAnsi="ZWAdobeF" w:cs="ZWAdobeF"/>
            <w:sz w:val="2"/>
            <w:szCs w:val="2"/>
          </w:rPr>
          <w:delText>1442B</w:delText>
        </w:r>
        <w:r w:rsidR="0033544D" w:rsidRPr="00742779">
          <w:delText>The</w:delText>
        </w:r>
      </w:del>
      <w:ins w:id="3168" w:author="Seth Oranburg" w:date="2026-03-07T09:50:00Z" w16du:dateUtc="2026-03-07T14:50:00Z">
        <w:r w:rsidR="0033544D" w:rsidRPr="00742779">
          <w:t>The</w:t>
        </w:r>
      </w:ins>
      <w:r w:rsidR="0033544D" w:rsidRPr="00742779">
        <w:t xml:space="preserve"> paperwork had been overwhelming: certificate of incorporation filed with Delaware, stockholder agreement specifying board composition and investor protective provisions, option pool for employees, bylaws governing meetings and voting. Rachel had guided them through formation, Marcus</w:t>
      </w:r>
      <w:r w:rsidR="009F60D1" w:rsidRPr="00742779">
        <w:t>’</w:t>
      </w:r>
      <w:r w:rsidR="0033544D" w:rsidRPr="00742779">
        <w:t>s lawyers had negotiated terms, and they closed the round in March.</w:t>
      </w:r>
    </w:p>
    <w:p w14:paraId="2CD7E93B" w14:textId="77777777" w:rsidR="0033544D" w:rsidRPr="00742779" w:rsidRDefault="00742779" w:rsidP="000E54B1">
      <w:del w:id="3169" w:author="Seth Oranburg" w:date="2026-03-07T09:50:00Z" w16du:dateUtc="2026-03-07T14:50:00Z">
        <w:r w:rsidRPr="00742779">
          <w:rPr>
            <w:rFonts w:ascii="ZWAdobeF" w:hAnsi="ZWAdobeF" w:cs="ZWAdobeF"/>
            <w:sz w:val="2"/>
            <w:szCs w:val="2"/>
          </w:rPr>
          <w:delText>1443B</w:delText>
        </w:r>
        <w:r w:rsidR="0033544D" w:rsidRPr="00742779">
          <w:delText>Then</w:delText>
        </w:r>
      </w:del>
      <w:ins w:id="3170" w:author="Seth Oranburg" w:date="2026-03-07T09:50:00Z" w16du:dateUtc="2026-03-07T14:50:00Z">
        <w:r w:rsidR="0033544D" w:rsidRPr="00742779">
          <w:t>Then</w:t>
        </w:r>
      </w:ins>
      <w:r w:rsidR="0033544D" w:rsidRPr="00742779">
        <w:t xml:space="preserve"> Zeeva went back to building the business. She made decisions the way she always had: quickly, decisively, trusting her judgment. When the equipment lease came up, the vendor needed an answer within forty-eight </w:t>
      </w:r>
      <w:r w:rsidR="0033544D" w:rsidRPr="00742779">
        <w:lastRenderedPageBreak/>
        <w:t>hours or the machinery would go to a competitor. Zeeva called Sammy, they agreed it made sense, and she signed. A $1.5 million commitment approved in a thirty-minute phone call.</w:t>
      </w:r>
    </w:p>
    <w:p w14:paraId="721B4F27" w14:textId="77777777" w:rsidR="0033544D" w:rsidRPr="00742779" w:rsidRDefault="00742779" w:rsidP="000E54B1">
      <w:del w:id="3171" w:author="Seth Oranburg" w:date="2026-03-07T09:50:00Z" w16du:dateUtc="2026-03-07T14:50:00Z">
        <w:r w:rsidRPr="00742779">
          <w:rPr>
            <w:rFonts w:ascii="ZWAdobeF" w:hAnsi="ZWAdobeF" w:cs="ZWAdobeF"/>
            <w:sz w:val="2"/>
            <w:szCs w:val="2"/>
          </w:rPr>
          <w:delText>1444B</w:delText>
        </w:r>
        <w:r w:rsidR="0033544D" w:rsidRPr="00742779">
          <w:delText>She</w:delText>
        </w:r>
      </w:del>
      <w:ins w:id="3172" w:author="Seth Oranburg" w:date="2026-03-07T09:50:00Z" w16du:dateUtc="2026-03-07T14:50:00Z">
        <w:r w:rsidR="0033544D" w:rsidRPr="00742779">
          <w:t>She</w:t>
        </w:r>
      </w:ins>
      <w:r w:rsidR="0033544D" w:rsidRPr="00742779">
        <w:t xml:space="preserve"> had never scheduled a second board meeting. The organizational meeting in March had lasted two hours. They elected officers, adopted bylaws, approved the stock option plan, and authorized bank accounts. Then nothing. No quarterly board meetings. No financial reports to investors. No discussion of the three major decisions she made over the summer: hiring a VP of Engineering for $200,000 salary plus options, signing the equipment lease, and starting development on a new product line.</w:t>
      </w:r>
    </w:p>
    <w:p w14:paraId="1CB87964" w14:textId="77777777" w:rsidR="0033544D" w:rsidRPr="00742779" w:rsidRDefault="0033544D" w:rsidP="000E54B1">
      <w:pPr>
        <w:divId w:val="282467817"/>
      </w:pPr>
      <w:r w:rsidRPr="00742779">
        <w:rPr>
          <w:rStyle w:val="Emphasis"/>
        </w:rPr>
        <w:t>Would have appreciated discussing that before it was signed.</w:t>
      </w:r>
    </w:p>
    <w:p w14:paraId="6C15AC4B" w14:textId="77777777" w:rsidR="0033544D" w:rsidRPr="00742779" w:rsidRDefault="00742779" w:rsidP="000E54B1">
      <w:del w:id="3173" w:author="Seth Oranburg" w:date="2026-03-07T09:50:00Z" w16du:dateUtc="2026-03-07T14:50:00Z">
        <w:r w:rsidRPr="00742779">
          <w:rPr>
            <w:rFonts w:ascii="ZWAdobeF" w:hAnsi="ZWAdobeF" w:cs="ZWAdobeF"/>
            <w:sz w:val="2"/>
            <w:szCs w:val="2"/>
          </w:rPr>
          <w:delText>1445B</w:delText>
        </w:r>
        <w:r w:rsidR="0033544D" w:rsidRPr="00742779">
          <w:delText>The</w:delText>
        </w:r>
      </w:del>
      <w:ins w:id="3174" w:author="Seth Oranburg" w:date="2026-03-07T09:50:00Z" w16du:dateUtc="2026-03-07T14:50:00Z">
        <w:r w:rsidR="0033544D" w:rsidRPr="00742779">
          <w:t>The</w:t>
        </w:r>
      </w:ins>
      <w:r w:rsidR="0033544D" w:rsidRPr="00742779">
        <w:t xml:space="preserve"> words stung because she knew Marcus was right. She had treated ConstructEdge like the partnership: making decisions as they arose, moving fast, assuming her partners trusted her judgment. But Marcus wasn</w:t>
      </w:r>
      <w:r w:rsidR="009F60D1" w:rsidRPr="00742779">
        <w:t>’</w:t>
      </w:r>
      <w:r w:rsidR="0033544D" w:rsidRPr="00742779">
        <w:t>t her partner in the old sense. He was an investor who owned 40% of a corporation. And corporations, she was beginning to realize, had rules she didn</w:t>
      </w:r>
      <w:r w:rsidR="009F60D1" w:rsidRPr="00742779">
        <w:t>’</w:t>
      </w:r>
      <w:r w:rsidR="0033544D" w:rsidRPr="00742779">
        <w:t>t fully understand.</w:t>
      </w:r>
    </w:p>
    <w:p w14:paraId="167FB794" w14:textId="77777777" w:rsidR="0033544D" w:rsidRPr="00742779" w:rsidRDefault="00742779" w:rsidP="000E54B1">
      <w:del w:id="3175" w:author="Seth Oranburg" w:date="2026-03-07T09:50:00Z" w16du:dateUtc="2026-03-07T14:50:00Z">
        <w:r w:rsidRPr="00742779">
          <w:rPr>
            <w:rFonts w:ascii="ZWAdobeF" w:hAnsi="ZWAdobeF" w:cs="ZWAdobeF"/>
            <w:sz w:val="2"/>
            <w:szCs w:val="2"/>
          </w:rPr>
          <w:delText>1446B</w:delText>
        </w:r>
        <w:r w:rsidR="0033544D" w:rsidRPr="00742779">
          <w:delText>She</w:delText>
        </w:r>
      </w:del>
      <w:ins w:id="3176" w:author="Seth Oranburg" w:date="2026-03-07T09:50:00Z" w16du:dateUtc="2026-03-07T14:50:00Z">
        <w:r w:rsidR="0033544D" w:rsidRPr="00742779">
          <w:t>She</w:t>
        </w:r>
      </w:ins>
      <w:r w:rsidR="0033544D" w:rsidRPr="00742779">
        <w:t xml:space="preserve"> didn</w:t>
      </w:r>
      <w:r w:rsidR="009F60D1" w:rsidRPr="00742779">
        <w:t>’</w:t>
      </w:r>
      <w:r w:rsidR="0033544D" w:rsidRPr="00742779">
        <w:t>t know what financial information Marcus was legally entitled to receive. She didn</w:t>
      </w:r>
      <w:r w:rsidR="009F60D1" w:rsidRPr="00742779">
        <w:t>’</w:t>
      </w:r>
      <w:r w:rsidR="0033544D" w:rsidRPr="00742779">
        <w:t>t know which decisions required board approval. She didn</w:t>
      </w:r>
      <w:r w:rsidR="009F60D1" w:rsidRPr="00742779">
        <w:t>’</w:t>
      </w:r>
      <w:r w:rsidR="0033544D" w:rsidRPr="00742779">
        <w:t>t know whether the equipment lease, signed without any board discussion, without any written analysis, without any consideration of alternatives, exposed her to personal liability. She had chosen corporate form because Marcus needed investor protections, but she had never learned what those protections actually required her to do.</w:t>
      </w:r>
    </w:p>
    <w:p w14:paraId="3CB265AF" w14:textId="77777777" w:rsidR="0033544D" w:rsidRPr="00742779" w:rsidRDefault="00742779" w:rsidP="000E54B1">
      <w:del w:id="3177" w:author="Seth Oranburg" w:date="2026-03-07T09:50:00Z" w16du:dateUtc="2026-03-07T14:50:00Z">
        <w:r w:rsidRPr="00742779">
          <w:rPr>
            <w:rFonts w:ascii="ZWAdobeF" w:hAnsi="ZWAdobeF" w:cs="ZWAdobeF"/>
            <w:sz w:val="2"/>
            <w:szCs w:val="2"/>
          </w:rPr>
          <w:delText>1447B</w:delText>
        </w:r>
        <w:r w:rsidR="0033544D" w:rsidRPr="00742779">
          <w:delText>The</w:delText>
        </w:r>
      </w:del>
      <w:ins w:id="3178" w:author="Seth Oranburg" w:date="2026-03-07T09:50:00Z" w16du:dateUtc="2026-03-07T14:50:00Z">
        <w:r w:rsidR="0033544D" w:rsidRPr="00742779">
          <w:t>The</w:t>
        </w:r>
      </w:ins>
      <w:r w:rsidR="0033544D" w:rsidRPr="00742779">
        <w:t xml:space="preserve"> questions that brought Zeeva to Rachel</w:t>
      </w:r>
      <w:r w:rsidR="009F60D1" w:rsidRPr="00742779">
        <w:t>’</w:t>
      </w:r>
      <w:r w:rsidR="0033544D" w:rsidRPr="00742779">
        <w:t>s office that morning are the questions this chapter addresses. When shareholders delegate control to directors and officers, what constraints govern that delegation? What obligations do those managers owe? What happens when they fail?</w:t>
      </w:r>
    </w:p>
    <w:p w14:paraId="22F3B7E7" w14:textId="77777777" w:rsidR="0033544D" w:rsidRPr="00742779" w:rsidRDefault="00742779" w:rsidP="000E54B1">
      <w:del w:id="3179" w:author="Seth Oranburg" w:date="2026-03-07T09:50:00Z" w16du:dateUtc="2026-03-07T14:50:00Z">
        <w:r w:rsidRPr="00742779">
          <w:rPr>
            <w:rFonts w:ascii="ZWAdobeF" w:hAnsi="ZWAdobeF" w:cs="ZWAdobeF"/>
            <w:sz w:val="2"/>
            <w:szCs w:val="2"/>
          </w:rPr>
          <w:delText>1448B</w:delText>
        </w:r>
        <w:r w:rsidR="0033544D" w:rsidRPr="00742779">
          <w:delText>The</w:delText>
        </w:r>
      </w:del>
      <w:ins w:id="3180" w:author="Seth Oranburg" w:date="2026-03-07T09:50:00Z" w16du:dateUtc="2026-03-07T14:50:00Z">
        <w:r w:rsidR="0033544D" w:rsidRPr="00742779">
          <w:t>The</w:t>
        </w:r>
      </w:ins>
      <w:r w:rsidR="0033544D" w:rsidRPr="00742779">
        <w:t xml:space="preserve"> answers lie in fiduciary duty law: the legal framework that defines what corporate managers can and cannot do with the authority entrusted to them. This body of doctrine, developed primarily in Delaware over the past century, represents one of corporate law</w:t>
      </w:r>
      <w:r w:rsidR="009F60D1" w:rsidRPr="00742779">
        <w:t>’</w:t>
      </w:r>
      <w:r w:rsidR="0033544D" w:rsidRPr="00742779">
        <w:t>s most sophisticated responses to the central problem of the modern corporation: the separation of ownership and control.</w:t>
      </w:r>
    </w:p>
    <w:p w14:paraId="7AE2DDC6" w14:textId="77777777" w:rsidR="0033544D" w:rsidRPr="00742779" w:rsidRDefault="0033544D" w:rsidP="000E54B1">
      <w:pPr>
        <w:pStyle w:val="Heading2"/>
        <w:rPr>
          <w:rFonts w:eastAsia="Times New Roman"/>
        </w:rPr>
      </w:pPr>
      <w:r w:rsidRPr="00742779">
        <w:rPr>
          <w:rFonts w:eastAsia="Times New Roman"/>
        </w:rPr>
        <w:lastRenderedPageBreak/>
        <w:t>Why Fiduciary Duties Exist</w:t>
      </w:r>
    </w:p>
    <w:p w14:paraId="6C62F25B" w14:textId="77777777" w:rsidR="0033544D" w:rsidRPr="00742779" w:rsidRDefault="00742779" w:rsidP="000E54B1">
      <w:pPr>
        <w:pPrChange w:id="3181" w:author="Seth Oranburg" w:date="2026-03-07T09:50:00Z" w16du:dateUtc="2026-03-07T14:50:00Z">
          <w:pPr>
            <w:pStyle w:val="NormalWeb"/>
          </w:pPr>
        </w:pPrChange>
      </w:pPr>
      <w:del w:id="3182" w:author="Seth Oranburg" w:date="2026-03-07T09:50:00Z" w16du:dateUtc="2026-03-07T14:50:00Z">
        <w:r w:rsidRPr="00742779">
          <w:rPr>
            <w:rFonts w:ascii="ZWAdobeF" w:hAnsi="ZWAdobeF" w:cs="ZWAdobeF"/>
            <w:sz w:val="2"/>
            <w:szCs w:val="2"/>
          </w:rPr>
          <w:delText>1449B</w:delText>
        </w:r>
        <w:r w:rsidR="0033544D" w:rsidRPr="00742779">
          <w:delText>Delaware</w:delText>
        </w:r>
      </w:del>
      <w:ins w:id="3183" w:author="Seth Oranburg" w:date="2026-03-07T09:50:00Z" w16du:dateUtc="2026-03-07T14:50:00Z">
        <w:r w:rsidR="0033544D" w:rsidRPr="00742779">
          <w:t>Delaware</w:t>
        </w:r>
      </w:ins>
      <w:r w:rsidR="0033544D" w:rsidRPr="00742779">
        <w:t xml:space="preserve"> General Corporation Law § 141(a) provides that </w:t>
      </w:r>
      <w:r w:rsidR="009F60D1" w:rsidRPr="00742779">
        <w:t>“</w:t>
      </w:r>
      <w:r w:rsidR="0033544D" w:rsidRPr="00742779">
        <w:t>the business and affairs of every corporation organized under this chapter shall be managed by or under the direction of a board of directors.</w:t>
      </w:r>
      <w:r w:rsidR="009F60D1" w:rsidRPr="00742779">
        <w:t>”</w:t>
      </w:r>
      <w:r w:rsidR="0033544D">
        <w:fldChar w:fldCharType="begin"/>
      </w:r>
      <w:r w:rsidR="0033544D">
        <w:instrText>HYPERLINK \l "fn4-11647" \o "Jump to citation"</w:instrText>
      </w:r>
      <w:r w:rsidR="0033544D">
        <w:fldChar w:fldCharType="separate"/>
      </w:r>
      <w:r w:rsidR="0033544D" w:rsidRPr="00742779">
        <w:rPr>
          <w:rStyle w:val="Hyperlink"/>
          <w:color w:val="auto"/>
          <w:u w:val="none"/>
        </w:rPr>
        <w:t>[4</w:t>
      </w:r>
      <w:r w:rsidR="00FA601A" w:rsidRPr="00742779">
        <w:rPr>
          <w:rStyle w:val="Hyperlink"/>
          <w:color w:val="auto"/>
          <w:u w:val="none"/>
        </w:rPr>
        <w:t>]</w:t>
      </w:r>
      <w:r w:rsidR="0033544D">
        <w:fldChar w:fldCharType="end"/>
      </w:r>
      <w:r w:rsidR="0033544D" w:rsidRPr="00742779">
        <w:t xml:space="preserve"> This statutory language creates what Berle and Means described as the separation of ownership and control.</w:t>
      </w:r>
      <w:r w:rsidR="0033544D">
        <w:fldChar w:fldCharType="begin"/>
      </w:r>
      <w:r w:rsidR="0033544D">
        <w:instrText>HYPERLINK \l "fn177-11647" \o "Jump to citation"</w:instrText>
      </w:r>
      <w:r w:rsidR="0033544D">
        <w:fldChar w:fldCharType="separate"/>
      </w:r>
      <w:r w:rsidR="0033544D" w:rsidRPr="00742779">
        <w:rPr>
          <w:rStyle w:val="Hyperlink"/>
          <w:color w:val="auto"/>
          <w:u w:val="none"/>
        </w:rPr>
        <w:t>[177</w:t>
      </w:r>
      <w:r w:rsidR="00FA601A" w:rsidRPr="00742779">
        <w:rPr>
          <w:rStyle w:val="Hyperlink"/>
          <w:color w:val="auto"/>
          <w:u w:val="none"/>
        </w:rPr>
        <w:t>]</w:t>
      </w:r>
      <w:r w:rsidR="0033544D">
        <w:fldChar w:fldCharType="end"/>
      </w:r>
      <w:r w:rsidR="0033544D" w:rsidRPr="00742779">
        <w:t xml:space="preserve"> Marcus owns 40% of ConstructEdge</w:t>
      </w:r>
      <w:r w:rsidR="009F60D1" w:rsidRPr="00742779">
        <w:t>’</w:t>
      </w:r>
      <w:r w:rsidR="0033544D" w:rsidRPr="00742779">
        <w:t>s equity, but Zeeva and the board control how that equity is deployed. Marcus has invested millions, but he doesn</w:t>
      </w:r>
      <w:r w:rsidR="009F60D1" w:rsidRPr="00742779">
        <w:t>’</w:t>
      </w:r>
      <w:r w:rsidR="0033544D" w:rsidRPr="00742779">
        <w:t>t choose which products to build, which employees to hire, which customers to pursue, or which strategic bets to make. Those decisions belong to the board and the officers who report to it.</w:t>
      </w:r>
    </w:p>
    <w:p w14:paraId="2AF88FCF" w14:textId="77777777" w:rsidR="0033544D" w:rsidRPr="00742779" w:rsidRDefault="00742779" w:rsidP="000E54B1">
      <w:pPr>
        <w:pPrChange w:id="3184" w:author="Seth Oranburg" w:date="2026-03-07T09:50:00Z" w16du:dateUtc="2026-03-07T14:50:00Z">
          <w:pPr>
            <w:pStyle w:val="NormalWeb"/>
          </w:pPr>
        </w:pPrChange>
      </w:pPr>
      <w:del w:id="3185" w:author="Seth Oranburg" w:date="2026-03-07T09:50:00Z" w16du:dateUtc="2026-03-07T14:50:00Z">
        <w:r w:rsidRPr="00742779">
          <w:rPr>
            <w:rFonts w:ascii="ZWAdobeF" w:hAnsi="ZWAdobeF" w:cs="ZWAdobeF"/>
            <w:sz w:val="2"/>
            <w:szCs w:val="2"/>
          </w:rPr>
          <w:delText>1450B</w:delText>
        </w:r>
        <w:r w:rsidR="0033544D" w:rsidRPr="00742779">
          <w:delText>This</w:delText>
        </w:r>
      </w:del>
      <w:ins w:id="3186" w:author="Seth Oranburg" w:date="2026-03-07T09:50:00Z" w16du:dateUtc="2026-03-07T14:50:00Z">
        <w:r w:rsidR="0033544D" w:rsidRPr="00742779">
          <w:t>This</w:t>
        </w:r>
      </w:ins>
      <w:r w:rsidR="0033544D" w:rsidRPr="00742779">
        <w:t xml:space="preserve"> separation creates enormous efficiency gains. Marcus lacks the time, expertise, and information to run ConstructEdge himself. Zeeva knows the construction technology market, understands customer needs, can evaluate engineering talent, and can make rapid tactical adjustments as competitive conditions change. Friedrich Hayek identified this as the knowledge problem: the information needed to run a business is dispersed, contextual, and often tacit.</w:t>
      </w:r>
      <w:r w:rsidR="0033544D">
        <w:fldChar w:fldCharType="begin"/>
      </w:r>
      <w:r w:rsidR="0033544D">
        <w:instrText>HYPERLINK \l "fn10-11647" \o "Jump to citation"</w:instrText>
      </w:r>
      <w:r w:rsidR="0033544D">
        <w:fldChar w:fldCharType="separate"/>
      </w:r>
      <w:r w:rsidR="0033544D" w:rsidRPr="00742779">
        <w:rPr>
          <w:rStyle w:val="Hyperlink"/>
          <w:color w:val="auto"/>
          <w:u w:val="none"/>
        </w:rPr>
        <w:t>[10</w:t>
      </w:r>
      <w:r w:rsidR="00FA601A" w:rsidRPr="00742779">
        <w:rPr>
          <w:rStyle w:val="Hyperlink"/>
          <w:color w:val="auto"/>
          <w:u w:val="none"/>
        </w:rPr>
        <w:t>]</w:t>
      </w:r>
      <w:r w:rsidR="0033544D">
        <w:fldChar w:fldCharType="end"/>
      </w:r>
      <w:r w:rsidR="0033544D" w:rsidRPr="00742779">
        <w:t xml:space="preserve"> It cannot be easily transmitted to distant capital providers. Delegation solves the knowledge problem by placing decision rights where the relevant information resides.</w:t>
      </w:r>
    </w:p>
    <w:p w14:paraId="1CB1D0B1" w14:textId="77777777" w:rsidR="0033544D" w:rsidRPr="00742779" w:rsidRDefault="00742779" w:rsidP="000E54B1">
      <w:pPr>
        <w:pPrChange w:id="3187" w:author="Seth Oranburg" w:date="2026-03-07T09:50:00Z" w16du:dateUtc="2026-03-07T14:50:00Z">
          <w:pPr>
            <w:pStyle w:val="NormalWeb"/>
          </w:pPr>
        </w:pPrChange>
      </w:pPr>
      <w:del w:id="3188" w:author="Seth Oranburg" w:date="2026-03-07T09:50:00Z" w16du:dateUtc="2026-03-07T14:50:00Z">
        <w:r w:rsidRPr="00742779">
          <w:rPr>
            <w:rFonts w:ascii="ZWAdobeF" w:hAnsi="ZWAdobeF" w:cs="ZWAdobeF"/>
            <w:sz w:val="2"/>
            <w:szCs w:val="2"/>
          </w:rPr>
          <w:delText>1451B</w:delText>
        </w:r>
        <w:r w:rsidR="0033544D" w:rsidRPr="00742779">
          <w:delText>But</w:delText>
        </w:r>
      </w:del>
      <w:ins w:id="3189" w:author="Seth Oranburg" w:date="2026-03-07T09:50:00Z" w16du:dateUtc="2026-03-07T14:50:00Z">
        <w:r w:rsidR="0033544D" w:rsidRPr="00742779">
          <w:t>But</w:t>
        </w:r>
      </w:ins>
      <w:r w:rsidR="0033544D" w:rsidRPr="00742779">
        <w:t xml:space="preserve"> delegation also creates the agency problem. Michael Jensen and William Meckling formalized the economic theory of agency costs in their foundational 1976 article.</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When Zeeva controls Marcus</w:t>
      </w:r>
      <w:r w:rsidR="009F60D1" w:rsidRPr="00742779">
        <w:t>’</w:t>
      </w:r>
      <w:r w:rsidR="0033544D" w:rsidRPr="00742779">
        <w:t>s capital, she can make decisions that benefit herself at Marcus</w:t>
      </w:r>
      <w:r w:rsidR="009F60D1" w:rsidRPr="00742779">
        <w:t>’</w:t>
      </w:r>
      <w:r w:rsidR="0033544D" w:rsidRPr="00742779">
        <w:t>s expense. She might pay herself excessive compensation, hire her friends for overpriced consulting contracts, lease her personal warehouse to ConstructEdge at above-market rates, or invest ConstructEdge</w:t>
      </w:r>
      <w:r w:rsidR="009F60D1" w:rsidRPr="00742779">
        <w:t>’</w:t>
      </w:r>
      <w:r w:rsidR="0033544D" w:rsidRPr="00742779">
        <w:t>s capital in projects that enhance her reputation but destroy shareholder value. She might take business opportunities that properly belong to the corporation and pursue them personally. She might approve transactions in which she has a personal financial interest without ensuring those transactions are fair to the corporation.</w:t>
      </w:r>
    </w:p>
    <w:p w14:paraId="6C9FDDA1" w14:textId="77777777" w:rsidR="0033544D" w:rsidRPr="00742779" w:rsidRDefault="00742779" w:rsidP="000E54B1">
      <w:pPr>
        <w:pPrChange w:id="3190" w:author="Seth Oranburg" w:date="2026-03-07T09:50:00Z" w16du:dateUtc="2026-03-07T14:50:00Z">
          <w:pPr>
            <w:pStyle w:val="NormalWeb"/>
          </w:pPr>
        </w:pPrChange>
      </w:pPr>
      <w:del w:id="3191" w:author="Seth Oranburg" w:date="2026-03-07T09:50:00Z" w16du:dateUtc="2026-03-07T14:50:00Z">
        <w:r w:rsidRPr="00742779">
          <w:rPr>
            <w:rFonts w:ascii="ZWAdobeF" w:hAnsi="ZWAdobeF" w:cs="ZWAdobeF"/>
            <w:sz w:val="2"/>
            <w:szCs w:val="2"/>
          </w:rPr>
          <w:delText>1452B</w:delText>
        </w:r>
        <w:r w:rsidR="0033544D" w:rsidRPr="00742779">
          <w:delText>Marcus</w:delText>
        </w:r>
      </w:del>
      <w:ins w:id="3192" w:author="Seth Oranburg" w:date="2026-03-07T09:50:00Z" w16du:dateUtc="2026-03-07T14:50:00Z">
        <w:r w:rsidR="0033544D" w:rsidRPr="00742779">
          <w:t>Marcus</w:t>
        </w:r>
      </w:ins>
      <w:r w:rsidR="0033544D" w:rsidRPr="00742779">
        <w:t xml:space="preserve"> could try to constrain these risks through contract. The stockholder agreement he negotiated with Zeeva includes detailed protective provisions: a liquidation preference ensuring he recovers his investment before common stockholders receive distributions, veto rights over fundamental transactions like sales or new equity issuances, information rights requiring regular financial reporting, and board representation giving him direct visibility into </w:t>
      </w:r>
      <w:r w:rsidR="0033544D" w:rsidRPr="00742779">
        <w:lastRenderedPageBreak/>
        <w:t>management decisions.</w:t>
      </w:r>
      <w:r w:rsidR="0033544D">
        <w:fldChar w:fldCharType="begin"/>
      </w:r>
      <w:r w:rsidR="0033544D">
        <w:instrText>HYPERLINK \l "fn178-11647" \o "see footnote"</w:instrText>
      </w:r>
      <w:r w:rsidR="0033544D">
        <w:fldChar w:fldCharType="separate"/>
      </w:r>
      <w:r w:rsidR="0033544D" w:rsidRPr="00742779">
        <w:rPr>
          <w:rStyle w:val="Hyperlink"/>
          <w:color w:val="auto"/>
          <w:u w:val="none"/>
          <w:vertAlign w:val="superscript"/>
        </w:rPr>
        <w:t>178</w:t>
      </w:r>
      <w:r w:rsidR="0033544D">
        <w:fldChar w:fldCharType="end"/>
      </w:r>
      <w:r w:rsidR="0033544D" w:rsidRPr="00742779">
        <w:t xml:space="preserve"> But no contract, no matter how detailed, can specify what Zeeva should do in every possible scenario.</w:t>
      </w:r>
    </w:p>
    <w:p w14:paraId="4C0666B1" w14:textId="77777777" w:rsidR="0033544D" w:rsidRPr="00742779" w:rsidRDefault="00742779" w:rsidP="000E54B1">
      <w:pPr>
        <w:pPrChange w:id="3193" w:author="Seth Oranburg" w:date="2026-03-07T09:50:00Z" w16du:dateUtc="2026-03-07T14:50:00Z">
          <w:pPr>
            <w:pStyle w:val="NormalWeb"/>
          </w:pPr>
        </w:pPrChange>
      </w:pPr>
      <w:del w:id="3194" w:author="Seth Oranburg" w:date="2026-03-07T09:50:00Z" w16du:dateUtc="2026-03-07T14:50:00Z">
        <w:r w:rsidRPr="00742779">
          <w:rPr>
            <w:rFonts w:ascii="ZWAdobeF" w:hAnsi="ZWAdobeF" w:cs="ZWAdobeF"/>
            <w:sz w:val="2"/>
            <w:szCs w:val="2"/>
          </w:rPr>
          <w:delText>1453B</w:delText>
        </w:r>
        <w:r w:rsidR="0033544D" w:rsidRPr="00742779">
          <w:delText>What</w:delText>
        </w:r>
      </w:del>
      <w:ins w:id="3195" w:author="Seth Oranburg" w:date="2026-03-07T09:50:00Z" w16du:dateUtc="2026-03-07T14:50:00Z">
        <w:r w:rsidR="0033544D" w:rsidRPr="00742779">
          <w:t>What</w:t>
        </w:r>
      </w:ins>
      <w:r w:rsidR="0033544D" w:rsidRPr="00742779">
        <w:t xml:space="preserve"> if a competitor offers to acquire ConstructEdge? What if Zeeva discovers an adjacent business opportunity? What if ConstructEdge faces unexpected regulatory scrutiny? What if new technology disrupts the market? Oliver Williamson called this the incomplete contracting problem.</w:t>
      </w:r>
      <w:r w:rsidR="0033544D">
        <w:fldChar w:fldCharType="begin"/>
      </w:r>
      <w:r w:rsidR="0033544D">
        <w:instrText>HYPERLINK \l "fn179-11647" \o "Jump to citation"</w:instrText>
      </w:r>
      <w:r w:rsidR="0033544D">
        <w:fldChar w:fldCharType="separate"/>
      </w:r>
      <w:r w:rsidR="0033544D" w:rsidRPr="00742779">
        <w:rPr>
          <w:rStyle w:val="Hyperlink"/>
          <w:color w:val="auto"/>
          <w:u w:val="none"/>
        </w:rPr>
        <w:t>[179</w:t>
      </w:r>
      <w:r w:rsidR="00FA601A" w:rsidRPr="00742779">
        <w:rPr>
          <w:rStyle w:val="Hyperlink"/>
          <w:color w:val="auto"/>
          <w:u w:val="none"/>
        </w:rPr>
        <w:t>]</w:t>
      </w:r>
      <w:r w:rsidR="0033544D">
        <w:fldChar w:fldCharType="end"/>
      </w:r>
      <w:r w:rsidR="0033544D" w:rsidRPr="00742779">
        <w:t xml:space="preserve"> The future is too uncertain, transaction costs too high, and cognitive limitations too severe for parties to write complete state-contingent contracts. Ronald Coase</w:t>
      </w:r>
      <w:r w:rsidR="009F60D1" w:rsidRPr="00742779">
        <w:t>’</w:t>
      </w:r>
      <w:r w:rsidR="0033544D" w:rsidRPr="00742779">
        <w:t>s earlier work on the theory of the firm had established why economic activity occurs within firms rather than solely through market transactions: organizing production within a firm economizes on transaction costs when contracts would be prohibitively expensive to write and enforce.</w:t>
      </w:r>
      <w:r w:rsidR="0033544D">
        <w:fldChar w:fldCharType="begin"/>
      </w:r>
      <w:r w:rsidR="0033544D">
        <w:instrText>HYPERLINK \l "fn8-11647" \o "Jump to citation"</w:instrText>
      </w:r>
      <w:r w:rsidR="0033544D">
        <w:fldChar w:fldCharType="separate"/>
      </w:r>
      <w:r w:rsidR="0033544D" w:rsidRPr="00742779">
        <w:rPr>
          <w:rStyle w:val="Hyperlink"/>
          <w:color w:val="auto"/>
          <w:u w:val="none"/>
        </w:rPr>
        <w:t>[8</w:t>
      </w:r>
      <w:r w:rsidR="00FA601A" w:rsidRPr="00742779">
        <w:rPr>
          <w:rStyle w:val="Hyperlink"/>
          <w:color w:val="auto"/>
          <w:u w:val="none"/>
        </w:rPr>
        <w:t>]</w:t>
      </w:r>
      <w:r w:rsidR="0033544D">
        <w:fldChar w:fldCharType="end"/>
      </w:r>
    </w:p>
    <w:p w14:paraId="2C9E8239" w14:textId="77777777" w:rsidR="0033544D" w:rsidRPr="00742779" w:rsidRDefault="00742779" w:rsidP="000E54B1">
      <w:pPr>
        <w:pPrChange w:id="3196" w:author="Seth Oranburg" w:date="2026-03-07T09:50:00Z" w16du:dateUtc="2026-03-07T14:50:00Z">
          <w:pPr>
            <w:pStyle w:val="NormalWeb"/>
          </w:pPr>
        </w:pPrChange>
      </w:pPr>
      <w:del w:id="3197" w:author="Seth Oranburg" w:date="2026-03-07T09:50:00Z" w16du:dateUtc="2026-03-07T14:50:00Z">
        <w:r w:rsidRPr="00742779">
          <w:rPr>
            <w:rFonts w:ascii="ZWAdobeF" w:hAnsi="ZWAdobeF" w:cs="ZWAdobeF"/>
            <w:sz w:val="2"/>
            <w:szCs w:val="2"/>
          </w:rPr>
          <w:delText>1454B</w:delText>
        </w:r>
        <w:r w:rsidR="0033544D" w:rsidRPr="00742779">
          <w:delText>Fiduciary</w:delText>
        </w:r>
      </w:del>
      <w:ins w:id="3198" w:author="Seth Oranburg" w:date="2026-03-07T09:50:00Z" w16du:dateUtc="2026-03-07T14:50:00Z">
        <w:r w:rsidR="0033544D" w:rsidRPr="00742779">
          <w:t>Fiduciary</w:t>
        </w:r>
      </w:ins>
      <w:r w:rsidR="0033544D" w:rsidRPr="00742779">
        <w:t xml:space="preserve"> duties fill the contractual gaps. They are judge-made common law rules that constrain how agents exercise discretion over principals</w:t>
      </w:r>
      <w:r w:rsidR="009F60D1" w:rsidRPr="00742779">
        <w:t>’</w:t>
      </w:r>
      <w:r w:rsidR="0033544D" w:rsidRPr="00742779">
        <w:t xml:space="preserve"> property. The duties are </w:t>
      </w:r>
      <w:r w:rsidR="009F60D1" w:rsidRPr="00742779">
        <w:t>“</w:t>
      </w:r>
      <w:r w:rsidR="0033544D" w:rsidRPr="00742779">
        <w:t>intensely factual</w:t>
      </w:r>
      <w:r w:rsidR="009F60D1" w:rsidRPr="00742779">
        <w:t>”</w:t>
      </w:r>
      <w:r w:rsidR="0033544D" w:rsidRPr="00742779">
        <w:t xml:space="preserve"> in Justice Cardozo</w:t>
      </w:r>
      <w:r w:rsidR="009F60D1" w:rsidRPr="00742779">
        <w:t>’</w:t>
      </w:r>
      <w:r w:rsidR="0033544D" w:rsidRPr="00742779">
        <w:t>s phrase, adapting to circumstances rather than applying rigid ex ante rules.</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r w:rsidR="0033544D" w:rsidRPr="00742779">
        <w:t xml:space="preserve"> They impose three core obligations: loyalty (the fiduciary cannot profit at the beneficiary</w:t>
      </w:r>
      <w:r w:rsidR="009F60D1" w:rsidRPr="00742779">
        <w:t>’</w:t>
      </w:r>
      <w:r w:rsidR="0033544D" w:rsidRPr="00742779">
        <w:t>s expense), care (the fiduciary must inform herself adequately before deciding), and oversight (the fiduciary must implement systems to detect legal violations and respond to warning signs).</w:t>
      </w:r>
      <w:r w:rsidR="0033544D">
        <w:fldChar w:fldCharType="begin"/>
      </w:r>
      <w:r w:rsidR="0033544D">
        <w:instrText>HYPERLINK \l "fn30-11647" \o "Jump to citation"</w:instrText>
      </w:r>
      <w:r w:rsidR="0033544D">
        <w:fldChar w:fldCharType="separate"/>
      </w:r>
      <w:r w:rsidR="0033544D" w:rsidRPr="00742779">
        <w:rPr>
          <w:rStyle w:val="Hyperlink"/>
          <w:color w:val="auto"/>
          <w:u w:val="none"/>
        </w:rPr>
        <w:t>[30</w:t>
      </w:r>
      <w:r w:rsidR="00F062F5" w:rsidRPr="00742779">
        <w:rPr>
          <w:rStyle w:val="Hyperlink"/>
          <w:color w:val="auto"/>
          <w:u w:val="none"/>
        </w:rPr>
        <w:t>]</w:t>
      </w:r>
      <w:r w:rsidR="0033544D">
        <w:fldChar w:fldCharType="end"/>
      </w:r>
    </w:p>
    <w:p w14:paraId="57F68A17" w14:textId="77777777" w:rsidR="0033544D" w:rsidRPr="00742779" w:rsidRDefault="00742779" w:rsidP="000E54B1">
      <w:pPr>
        <w:pPrChange w:id="3199" w:author="Seth Oranburg" w:date="2026-03-07T09:50:00Z" w16du:dateUtc="2026-03-07T14:50:00Z">
          <w:pPr>
            <w:pStyle w:val="NormalWeb"/>
          </w:pPr>
        </w:pPrChange>
      </w:pPr>
      <w:del w:id="3200" w:author="Seth Oranburg" w:date="2026-03-07T09:50:00Z" w16du:dateUtc="2026-03-07T14:50:00Z">
        <w:r w:rsidRPr="00742779">
          <w:rPr>
            <w:rFonts w:ascii="ZWAdobeF" w:hAnsi="ZWAdobeF" w:cs="ZWAdobeF"/>
            <w:sz w:val="2"/>
            <w:szCs w:val="2"/>
          </w:rPr>
          <w:delText>1455B</w:delText>
        </w:r>
        <w:r w:rsidR="0033544D" w:rsidRPr="00742779">
          <w:delText>These</w:delText>
        </w:r>
      </w:del>
      <w:ins w:id="3201" w:author="Seth Oranburg" w:date="2026-03-07T09:50:00Z" w16du:dateUtc="2026-03-07T14:50:00Z">
        <w:r w:rsidR="0033544D" w:rsidRPr="00742779">
          <w:t>These</w:t>
        </w:r>
      </w:ins>
      <w:r w:rsidR="0033544D" w:rsidRPr="00742779">
        <w:t xml:space="preserve"> duties vary significantly across entity forms. Corporate directors owe mandatory loyalty duties subject only to narrow statutory safe harbors, but Delaware permits exculpation of monetary damages for care breaches through charter provisions.</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Limited liability company operating agreements can eliminate or significantly limit fiduciary duties, subject only to the implied covenant of good faith and fair dealing.</w:t>
      </w:r>
      <w:r w:rsidR="0033544D">
        <w:fldChar w:fldCharType="begin"/>
      </w:r>
      <w:r w:rsidR="0033544D">
        <w:instrText>HYPERLINK \l "fn180-11647" \o "Jump to citation"</w:instrText>
      </w:r>
      <w:r w:rsidR="0033544D">
        <w:fldChar w:fldCharType="separate"/>
      </w:r>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r w:rsidR="0033544D">
        <w:fldChar w:fldCharType="end"/>
      </w:r>
      <w:r w:rsidR="0033544D" w:rsidRPr="00742779">
        <w:t xml:space="preserve"> Partnership agreements can modify but not eliminate core loyalty and care obligations.</w:t>
      </w:r>
      <w:r w:rsidR="0033544D">
        <w:fldChar w:fldCharType="begin"/>
      </w:r>
      <w:r w:rsidR="0033544D">
        <w:instrText>HYPERLINK \l "fn181-11647" \o "Jump to citation"</w:instrText>
      </w:r>
      <w:r w:rsidR="0033544D">
        <w:fldChar w:fldCharType="separate"/>
      </w:r>
      <w:r w:rsidR="0033544D" w:rsidRPr="00742779">
        <w:rPr>
          <w:rStyle w:val="Hyperlink"/>
          <w:color w:val="auto"/>
          <w:u w:val="none"/>
        </w:rPr>
        <w:t>[181</w:t>
      </w:r>
      <w:r w:rsidR="00FA601A" w:rsidRPr="00742779">
        <w:rPr>
          <w:rStyle w:val="Hyperlink"/>
          <w:color w:val="auto"/>
          <w:u w:val="none"/>
        </w:rPr>
        <w:t>]</w:t>
      </w:r>
      <w:r w:rsidR="0033544D">
        <w:fldChar w:fldCharType="end"/>
      </w:r>
      <w:r w:rsidR="0033544D" w:rsidRPr="00742779">
        <w:t xml:space="preserve"> Nonprofit directors owe a unique duty of obedience requiring fidelity to the organization</w:t>
      </w:r>
      <w:r w:rsidR="009F60D1" w:rsidRPr="00742779">
        <w:t>’</w:t>
      </w:r>
      <w:r w:rsidR="0033544D" w:rsidRPr="00742779">
        <w:t>s charitable mission</w:t>
      </w:r>
      <w:r w:rsidR="0033544D">
        <w:fldChar w:fldCharType="begin"/>
      </w:r>
      <w:r w:rsidR="0033544D">
        <w:instrText>HYPERLINK \l "fn161-11647" \o "Jump to citation"</w:instrText>
      </w:r>
      <w:r w:rsidR="0033544D">
        <w:fldChar w:fldCharType="separate"/>
      </w:r>
      <w:r w:rsidR="0033544D" w:rsidRPr="00742779">
        <w:rPr>
          <w:rStyle w:val="Hyperlink"/>
          <w:color w:val="auto"/>
          <w:u w:val="none"/>
        </w:rPr>
        <w:t>[161</w:t>
      </w:r>
      <w:r w:rsidR="00EE2871" w:rsidRPr="00742779">
        <w:rPr>
          <w:rStyle w:val="Hyperlink"/>
          <w:color w:val="auto"/>
          <w:u w:val="none"/>
        </w:rPr>
        <w:t>]</w:t>
      </w:r>
      <w:r w:rsidR="0033544D">
        <w:fldChar w:fldCharType="end"/>
      </w:r>
      <w:r w:rsidR="0033544D" w:rsidRPr="00742779">
        <w:t xml:space="preserve"> and prohibiting diversion of assets to purposes inconsistent with the corporate charter.</w:t>
      </w:r>
      <w:r w:rsidR="0033544D">
        <w:fldChar w:fldCharType="begin"/>
      </w:r>
      <w:r w:rsidR="0033544D">
        <w:instrText>HYPERLINK \l "fn182-11647" \o "Jump to citation"</w:instrText>
      </w:r>
      <w:r w:rsidR="0033544D">
        <w:fldChar w:fldCharType="separate"/>
      </w:r>
      <w:r w:rsidR="0033544D" w:rsidRPr="00742779">
        <w:rPr>
          <w:rStyle w:val="Hyperlink"/>
          <w:color w:val="auto"/>
          <w:u w:val="none"/>
        </w:rPr>
        <w:t>[182</w:t>
      </w:r>
      <w:r w:rsidR="00EE2871" w:rsidRPr="00742779">
        <w:rPr>
          <w:rStyle w:val="Hyperlink"/>
          <w:color w:val="auto"/>
          <w:u w:val="none"/>
        </w:rPr>
        <w:t>]</w:t>
      </w:r>
      <w:r w:rsidR="0033544D">
        <w:fldChar w:fldCharType="end"/>
      </w:r>
      <w:r w:rsidR="0033544D" w:rsidRPr="00742779">
        <w:t xml:space="preserve"> This chapter focuses on corporate fiduciary duties, which provide the doctrinal foundation for understanding duties across all entity types.</w:t>
      </w:r>
    </w:p>
    <w:p w14:paraId="281C75D7" w14:textId="77777777" w:rsidR="0033544D" w:rsidRPr="00742779" w:rsidRDefault="0033544D" w:rsidP="000E54B1">
      <w:pPr>
        <w:pStyle w:val="Heading3"/>
        <w:rPr>
          <w:rFonts w:eastAsia="Times New Roman"/>
        </w:rPr>
      </w:pPr>
      <w:r w:rsidRPr="00742779">
        <w:rPr>
          <w:rFonts w:eastAsia="Times New Roman"/>
        </w:rPr>
        <w:t>The Trilogy of Fiduciary Duties</w:t>
      </w:r>
    </w:p>
    <w:p w14:paraId="66E178A5" w14:textId="77777777" w:rsidR="0033544D" w:rsidRPr="00742779" w:rsidRDefault="00742779" w:rsidP="000E54B1">
      <w:del w:id="3202" w:author="Seth Oranburg" w:date="2026-03-07T09:50:00Z" w16du:dateUtc="2026-03-07T14:50:00Z">
        <w:r w:rsidRPr="00742779">
          <w:rPr>
            <w:rFonts w:ascii="ZWAdobeF" w:hAnsi="ZWAdobeF" w:cs="ZWAdobeF"/>
            <w:sz w:val="2"/>
            <w:szCs w:val="2"/>
          </w:rPr>
          <w:delText>1456B</w:delText>
        </w:r>
        <w:r w:rsidR="0033544D" w:rsidRPr="00742779">
          <w:delText>Delaware</w:delText>
        </w:r>
      </w:del>
      <w:ins w:id="3203" w:author="Seth Oranburg" w:date="2026-03-07T09:50:00Z" w16du:dateUtc="2026-03-07T14:50:00Z">
        <w:r w:rsidR="0033544D" w:rsidRPr="00742779">
          <w:t>Delaware</w:t>
        </w:r>
      </w:ins>
      <w:r w:rsidR="0033544D" w:rsidRPr="00742779">
        <w:t xml:space="preserve"> law imposes three fiduciary duties on directors and officers: the duty of loyalty, the duty of care, and the duty of oversight.</w:t>
      </w:r>
    </w:p>
    <w:p w14:paraId="72DE2CFA" w14:textId="77777777" w:rsidR="0033544D" w:rsidRPr="00742779" w:rsidRDefault="00742779" w:rsidP="000E54B1">
      <w:del w:id="3204" w:author="Seth Oranburg" w:date="2026-03-07T09:50:00Z" w16du:dateUtc="2026-03-07T14:50:00Z">
        <w:r w:rsidRPr="00742779">
          <w:rPr>
            <w:rFonts w:ascii="ZWAdobeF" w:hAnsi="ZWAdobeF" w:cs="ZWAdobeF"/>
            <w:sz w:val="2"/>
            <w:szCs w:val="2"/>
          </w:rPr>
          <w:lastRenderedPageBreak/>
          <w:delText>1457B</w:delText>
        </w:r>
        <w:r w:rsidR="0033544D" w:rsidRPr="00742779">
          <w:delText>The</w:delText>
        </w:r>
      </w:del>
      <w:ins w:id="3205" w:author="Seth Oranburg" w:date="2026-03-07T09:50:00Z" w16du:dateUtc="2026-03-07T14:50:00Z">
        <w:r w:rsidR="0033544D" w:rsidRPr="00742779">
          <w:t>The</w:t>
        </w:r>
      </w:ins>
      <w:r w:rsidR="0033544D" w:rsidRPr="00742779">
        <w:t xml:space="preserve"> </w:t>
      </w:r>
      <w:r w:rsidR="0033544D" w:rsidRPr="00742779">
        <w:rPr>
          <w:rStyle w:val="Strong"/>
        </w:rPr>
        <w:t>duty of loyalty</w:t>
      </w:r>
      <w:r w:rsidR="0033544D" w:rsidRPr="00742779">
        <w:t xml:space="preserve"> constrains what directors can take from the corporation and how they can transact with it when their interests conflict. It addresses the most direct form of agency cost: self-dealing.</w:t>
      </w:r>
    </w:p>
    <w:p w14:paraId="50706742" w14:textId="77777777" w:rsidR="0033544D" w:rsidRPr="00742779" w:rsidRDefault="00742779" w:rsidP="000E54B1">
      <w:del w:id="3206" w:author="Seth Oranburg" w:date="2026-03-07T09:50:00Z" w16du:dateUtc="2026-03-07T14:50:00Z">
        <w:r w:rsidRPr="00742779">
          <w:rPr>
            <w:rFonts w:ascii="ZWAdobeF" w:hAnsi="ZWAdobeF" w:cs="ZWAdobeF"/>
            <w:sz w:val="2"/>
            <w:szCs w:val="2"/>
          </w:rPr>
          <w:delText>1458B</w:delText>
        </w:r>
        <w:r w:rsidR="0033544D" w:rsidRPr="00742779">
          <w:delText>The</w:delText>
        </w:r>
      </w:del>
      <w:ins w:id="3207" w:author="Seth Oranburg" w:date="2026-03-07T09:50:00Z" w16du:dateUtc="2026-03-07T14:50:00Z">
        <w:r w:rsidR="0033544D" w:rsidRPr="00742779">
          <w:t>The</w:t>
        </w:r>
      </w:ins>
      <w:r w:rsidR="0033544D" w:rsidRPr="00742779">
        <w:t xml:space="preserve"> </w:t>
      </w:r>
      <w:r w:rsidR="0033544D" w:rsidRPr="00742779">
        <w:rPr>
          <w:rStyle w:val="Strong"/>
        </w:rPr>
        <w:t>duty of care</w:t>
      </w:r>
      <w:r w:rsidR="0033544D" w:rsidRPr="00742779">
        <w:t xml:space="preserve"> constrains how directors make decisions. It requires adequate information and deliberation before corporate action. It addresses agency costs that arise from inattention rather than self-interest.</w:t>
      </w:r>
    </w:p>
    <w:p w14:paraId="03363329" w14:textId="77777777" w:rsidR="0033544D" w:rsidRPr="00742779" w:rsidRDefault="00742779" w:rsidP="000E54B1">
      <w:del w:id="3208" w:author="Seth Oranburg" w:date="2026-03-07T09:50:00Z" w16du:dateUtc="2026-03-07T14:50:00Z">
        <w:r w:rsidRPr="00742779">
          <w:rPr>
            <w:rFonts w:ascii="ZWAdobeF" w:hAnsi="ZWAdobeF" w:cs="ZWAdobeF"/>
            <w:sz w:val="2"/>
            <w:szCs w:val="2"/>
          </w:rPr>
          <w:delText>1459B</w:delText>
        </w:r>
        <w:r w:rsidR="0033544D" w:rsidRPr="00742779">
          <w:delText>The</w:delText>
        </w:r>
      </w:del>
      <w:ins w:id="3209" w:author="Seth Oranburg" w:date="2026-03-07T09:50:00Z" w16du:dateUtc="2026-03-07T14:50:00Z">
        <w:r w:rsidR="0033544D" w:rsidRPr="00742779">
          <w:t>The</w:t>
        </w:r>
      </w:ins>
      <w:r w:rsidR="0033544D" w:rsidRPr="00742779">
        <w:t xml:space="preserve"> </w:t>
      </w:r>
      <w:r w:rsidR="0033544D" w:rsidRPr="00742779">
        <w:rPr>
          <w:rStyle w:val="Strong"/>
        </w:rPr>
        <w:t>duty of oversight</w:t>
      </w:r>
      <w:r w:rsidR="0033544D" w:rsidRPr="00742779">
        <w:t xml:space="preserve"> constrains how directors monitor the systems they create. Theorists are divided over whether this is its own independent duty, or whether the so-called duty of oversight is really a sub-set of the duty of loyalty or the duty of care (or both). For present purposes, application matters more than theoretical taxonomy: directors must pay attention to compliance and mission-critical risks. This addresses agency costs that arise from passive neglect rather than active decision-making.</w:t>
      </w:r>
    </w:p>
    <w:p w14:paraId="515559C0" w14:textId="77777777" w:rsidR="0033544D" w:rsidRPr="00742779" w:rsidRDefault="00742779" w:rsidP="000E54B1">
      <w:del w:id="3210" w:author="Seth Oranburg" w:date="2026-03-07T09:50:00Z" w16du:dateUtc="2026-03-07T14:50:00Z">
        <w:r w:rsidRPr="00742779">
          <w:rPr>
            <w:rFonts w:ascii="ZWAdobeF" w:hAnsi="ZWAdobeF" w:cs="ZWAdobeF"/>
            <w:sz w:val="2"/>
            <w:szCs w:val="2"/>
          </w:rPr>
          <w:delText>1460B</w:delText>
        </w:r>
        <w:r w:rsidR="0033544D" w:rsidRPr="00742779">
          <w:delText>These</w:delText>
        </w:r>
      </w:del>
      <w:ins w:id="3211" w:author="Seth Oranburg" w:date="2026-03-07T09:50:00Z" w16du:dateUtc="2026-03-07T14:50:00Z">
        <w:r w:rsidR="0033544D" w:rsidRPr="00742779">
          <w:t>These</w:t>
        </w:r>
      </w:ins>
      <w:r w:rsidR="0033544D" w:rsidRPr="00742779">
        <w:t xml:space="preserve"> (two or) three duties, enforced through distinctive standards of review, form the legal architecture that constrains managerial discretion while preserving the board centralization that DGCL § 141(a) establishes.</w:t>
      </w:r>
    </w:p>
    <w:p w14:paraId="5260FAE2" w14:textId="77777777" w:rsidR="0033544D" w:rsidRPr="00742779" w:rsidRDefault="0033544D" w:rsidP="000E54B1">
      <w:pPr>
        <w:pStyle w:val="Heading2"/>
        <w:rPr>
          <w:rFonts w:eastAsia="Times New Roman"/>
        </w:rPr>
      </w:pPr>
      <w:r w:rsidRPr="00742779">
        <w:rPr>
          <w:rFonts w:eastAsia="Times New Roman"/>
        </w:rPr>
        <w:t>The Duty of Loyalty</w:t>
      </w:r>
    </w:p>
    <w:p w14:paraId="6D85A2AA" w14:textId="77777777" w:rsidR="0033544D" w:rsidRPr="00742779" w:rsidRDefault="00742779" w:rsidP="000E54B1">
      <w:del w:id="3212" w:author="Seth Oranburg" w:date="2026-03-07T09:50:00Z" w16du:dateUtc="2026-03-07T14:50:00Z">
        <w:r w:rsidRPr="00742779">
          <w:rPr>
            <w:rFonts w:ascii="ZWAdobeF" w:hAnsi="ZWAdobeF" w:cs="ZWAdobeF"/>
            <w:sz w:val="2"/>
            <w:szCs w:val="2"/>
          </w:rPr>
          <w:delText>1461B</w:delText>
        </w:r>
        <w:r w:rsidR="0033544D" w:rsidRPr="00742779">
          <w:delText>The</w:delText>
        </w:r>
      </w:del>
      <w:ins w:id="3213" w:author="Seth Oranburg" w:date="2026-03-07T09:50:00Z" w16du:dateUtc="2026-03-07T14:50:00Z">
        <w:r w:rsidR="0033544D" w:rsidRPr="00742779">
          <w:t>The</w:t>
        </w:r>
      </w:ins>
      <w:r w:rsidR="0033544D" w:rsidRPr="00742779">
        <w:t xml:space="preserve"> duty of loyalty addresses conflicts between the director</w:t>
      </w:r>
      <w:r w:rsidR="009F60D1" w:rsidRPr="00742779">
        <w:t>’</w:t>
      </w:r>
      <w:r w:rsidR="0033544D" w:rsidRPr="00742779">
        <w:t>s personal interests and the corporation</w:t>
      </w:r>
      <w:r w:rsidR="009F60D1" w:rsidRPr="00742779">
        <w:t>’</w:t>
      </w:r>
      <w:r w:rsidR="0033544D" w:rsidRPr="00742779">
        <w:t>s interests. It operates in two primary contexts: when directors take something that belongs to the corporation, and when directors transact with the corporation on conflicted terms. Both contexts create the same structural problem: directors are supposed to act for the corporation</w:t>
      </w:r>
      <w:r w:rsidR="009F60D1" w:rsidRPr="00742779">
        <w:t>’</w:t>
      </w:r>
      <w:r w:rsidR="0033544D" w:rsidRPr="00742779">
        <w:t>s benefit, but they have incentives to act for their own.</w:t>
      </w:r>
    </w:p>
    <w:p w14:paraId="3ABE498C" w14:textId="77777777" w:rsidR="0033544D" w:rsidRPr="00742779" w:rsidRDefault="0033544D" w:rsidP="000E54B1">
      <w:pPr>
        <w:pStyle w:val="Heading3"/>
        <w:rPr>
          <w:rFonts w:eastAsia="Times New Roman"/>
        </w:rPr>
      </w:pPr>
      <w:r w:rsidRPr="00742779">
        <w:rPr>
          <w:rFonts w:eastAsia="Times New Roman"/>
        </w:rPr>
        <w:t>Directors (Generally) Cannot Take Business Opportunites for Themselves</w:t>
      </w:r>
    </w:p>
    <w:p w14:paraId="31184804" w14:textId="77777777" w:rsidR="0033544D" w:rsidRPr="00742779" w:rsidRDefault="00742779" w:rsidP="000E54B1">
      <w:pPr>
        <w:pPrChange w:id="3214" w:author="Seth Oranburg" w:date="2026-03-07T09:50:00Z" w16du:dateUtc="2026-03-07T14:50:00Z">
          <w:pPr>
            <w:pStyle w:val="NormalWeb"/>
          </w:pPr>
        </w:pPrChange>
      </w:pPr>
      <w:del w:id="3215" w:author="Seth Oranburg" w:date="2026-03-07T09:50:00Z" w16du:dateUtc="2026-03-07T14:50:00Z">
        <w:r w:rsidRPr="00742779">
          <w:rPr>
            <w:rFonts w:ascii="ZWAdobeF" w:hAnsi="ZWAdobeF" w:cs="ZWAdobeF"/>
            <w:sz w:val="2"/>
            <w:szCs w:val="2"/>
          </w:rPr>
          <w:delText>1462B</w:delText>
        </w:r>
        <w:r w:rsidR="0033544D" w:rsidRPr="00742779">
          <w:delText>The</w:delText>
        </w:r>
      </w:del>
      <w:ins w:id="3216" w:author="Seth Oranburg" w:date="2026-03-07T09:50:00Z" w16du:dateUtc="2026-03-07T14:50:00Z">
        <w:r w:rsidR="0033544D" w:rsidRPr="00742779">
          <w:t>The</w:t>
        </w:r>
      </w:ins>
      <w:r w:rsidR="0033544D" w:rsidRPr="00742779">
        <w:t xml:space="preserve"> duty of loyalty prohibits fiduciaries from profiting at the beneficiary</w:t>
      </w:r>
      <w:r w:rsidR="009F60D1" w:rsidRPr="00742779">
        <w:t>’</w:t>
      </w:r>
      <w:r w:rsidR="0033544D" w:rsidRPr="00742779">
        <w:t>s expense or placing themselves in positions where their personal interests conflict with their fiduciary obligations.</w:t>
      </w:r>
      <w:r w:rsidR="0033544D">
        <w:fldChar w:fldCharType="begin"/>
      </w:r>
      <w:r w:rsidR="0033544D">
        <w:instrText>HYPERLINK \l "fn30-11647" \o "Jump to citation"</w:instrText>
      </w:r>
      <w:r w:rsidR="0033544D">
        <w:fldChar w:fldCharType="separate"/>
      </w:r>
      <w:r w:rsidR="0033544D" w:rsidRPr="00742779">
        <w:rPr>
          <w:rStyle w:val="Hyperlink"/>
          <w:color w:val="auto"/>
          <w:u w:val="none"/>
        </w:rPr>
        <w:t>[30</w:t>
      </w:r>
      <w:r w:rsidR="00F062F5" w:rsidRPr="00742779">
        <w:rPr>
          <w:rStyle w:val="Hyperlink"/>
          <w:color w:val="auto"/>
          <w:u w:val="none"/>
        </w:rPr>
        <w:t>]</w:t>
      </w:r>
      <w:r w:rsidR="0033544D">
        <w:fldChar w:fldCharType="end"/>
      </w:r>
      <w:r w:rsidR="0033544D" w:rsidRPr="00742779">
        <w:t xml:space="preserve"> The corporate opportunity doctrine applies this prohibition to a specific recurring scenario: a director or officer encounters a business opportunity that arguably belongs to the corporation and chooses to pursue it personally rather than presenting it to the corporate board.</w:t>
      </w:r>
    </w:p>
    <w:p w14:paraId="0B8F9839" w14:textId="77777777" w:rsidR="0033544D" w:rsidRPr="00742779" w:rsidRDefault="00742779" w:rsidP="000E54B1">
      <w:pPr>
        <w:pPrChange w:id="3217" w:author="Seth Oranburg" w:date="2026-03-07T09:50:00Z" w16du:dateUtc="2026-03-07T14:50:00Z">
          <w:pPr>
            <w:pStyle w:val="NormalWeb"/>
          </w:pPr>
        </w:pPrChange>
      </w:pPr>
      <w:del w:id="3218" w:author="Seth Oranburg" w:date="2026-03-07T09:50:00Z" w16du:dateUtc="2026-03-07T14:50:00Z">
        <w:r w:rsidRPr="00742779">
          <w:rPr>
            <w:rFonts w:ascii="ZWAdobeF" w:hAnsi="ZWAdobeF" w:cs="ZWAdobeF"/>
            <w:sz w:val="2"/>
            <w:szCs w:val="2"/>
          </w:rPr>
          <w:delText>1463B</w:delText>
        </w:r>
        <w:r w:rsidR="0033544D" w:rsidRPr="00742779">
          <w:delText>The</w:delText>
        </w:r>
      </w:del>
      <w:ins w:id="3219" w:author="Seth Oranburg" w:date="2026-03-07T09:50:00Z" w16du:dateUtc="2026-03-07T14:50:00Z">
        <w:r w:rsidR="0033544D" w:rsidRPr="00742779">
          <w:t>The</w:t>
        </w:r>
      </w:ins>
      <w:r w:rsidR="0033544D" w:rsidRPr="00742779">
        <w:t xml:space="preserve"> foundational case is </w:t>
      </w:r>
      <w:r w:rsidR="0033544D" w:rsidRPr="00742779">
        <w:rPr>
          <w:rStyle w:val="Emphasis"/>
        </w:rPr>
        <w:t>Guth v. Loft, Inc.</w:t>
      </w:r>
      <w:r w:rsidR="0033544D" w:rsidRPr="00742779">
        <w:t>, decided by the Delaware Supreme Court in 1939.</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The case produced one of the most dramatic </w:t>
      </w:r>
      <w:r w:rsidR="0033544D" w:rsidRPr="00742779">
        <w:lastRenderedPageBreak/>
        <w:t>wealth transfers in American business history and established the analytical framework that Delaware courts still apply today.</w:t>
      </w:r>
    </w:p>
    <w:p w14:paraId="1ECF8339" w14:textId="77777777" w:rsidR="0033544D" w:rsidRPr="00742779" w:rsidRDefault="00742779" w:rsidP="000E54B1">
      <w:del w:id="3220" w:author="Seth Oranburg" w:date="2026-03-07T09:50:00Z" w16du:dateUtc="2026-03-07T14:50:00Z">
        <w:r w:rsidRPr="00742779">
          <w:rPr>
            <w:rFonts w:ascii="ZWAdobeF" w:hAnsi="ZWAdobeF" w:cs="ZWAdobeF"/>
            <w:sz w:val="2"/>
            <w:szCs w:val="2"/>
          </w:rPr>
          <w:delText>1464B</w:delText>
        </w:r>
        <w:r w:rsidR="0033544D" w:rsidRPr="00742779">
          <w:delText>Charles</w:delText>
        </w:r>
      </w:del>
      <w:ins w:id="3221" w:author="Seth Oranburg" w:date="2026-03-07T09:50:00Z" w16du:dateUtc="2026-03-07T14:50:00Z">
        <w:r w:rsidR="0033544D" w:rsidRPr="00742779">
          <w:t>Charles</w:t>
        </w:r>
      </w:ins>
      <w:r w:rsidR="0033544D" w:rsidRPr="00742779">
        <w:t xml:space="preserve"> Guth was president and director of Loft, Inc., which operated 115 candy stores with soda fountains throughout the mid-Atlantic states. In 1930, Loft</w:t>
      </w:r>
      <w:r w:rsidR="009F60D1" w:rsidRPr="00742779">
        <w:t>’</w:t>
      </w:r>
      <w:r w:rsidR="0033544D" w:rsidRPr="00742779">
        <w:t>s stores sold Coca-Cola, purchasing syrup from Coca-Cola Company at contractually specified prices. Guth became dissatisfied with these prices and sought better terms. When Coca-Cola refused to lower its prices, Guth began investigating alternatives.</w:t>
      </w:r>
    </w:p>
    <w:p w14:paraId="19E9E43F" w14:textId="77777777" w:rsidR="0033544D" w:rsidRPr="00742779" w:rsidRDefault="00742779" w:rsidP="000E54B1">
      <w:pPr>
        <w:pPrChange w:id="3222" w:author="Seth Oranburg" w:date="2026-03-07T09:50:00Z" w16du:dateUtc="2026-03-07T14:50:00Z">
          <w:pPr>
            <w:pStyle w:val="NormalWeb"/>
          </w:pPr>
        </w:pPrChange>
      </w:pPr>
      <w:del w:id="3223" w:author="Seth Oranburg" w:date="2026-03-07T09:50:00Z" w16du:dateUtc="2026-03-07T14:50:00Z">
        <w:r w:rsidRPr="00742779">
          <w:rPr>
            <w:rFonts w:ascii="ZWAdobeF" w:hAnsi="ZWAdobeF" w:cs="ZWAdobeF"/>
            <w:sz w:val="2"/>
            <w:szCs w:val="2"/>
          </w:rPr>
          <w:delText>1465B</w:delText>
        </w:r>
        <w:r w:rsidR="0033544D" w:rsidRPr="00742779">
          <w:delText>In</w:delText>
        </w:r>
      </w:del>
      <w:ins w:id="3224" w:author="Seth Oranburg" w:date="2026-03-07T09:50:00Z" w16du:dateUtc="2026-03-07T14:50:00Z">
        <w:r w:rsidR="0033544D" w:rsidRPr="00742779">
          <w:t>In</w:t>
        </w:r>
      </w:ins>
      <w:r w:rsidR="0033544D" w:rsidRPr="00742779">
        <w:t xml:space="preserve"> 1931, Pepsi-Cola Company was in bankruptcy, its trademark and formula available for pennies. Guth saw potential value. Rather than bringing this opportunity to Loft</w:t>
      </w:r>
      <w:r w:rsidR="009F60D1" w:rsidRPr="00742779">
        <w:t>’</w:t>
      </w:r>
      <w:r w:rsidR="0033544D" w:rsidRPr="00742779">
        <w:t>s board, Guth organized a new corporation—Pepsi-Cola Company—in which he and his family members held all the stock. He purchased the Pepsi trademark, formula, and goodwill for $10,500 through this personal entity.</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3CE603C1" w14:textId="77777777" w:rsidR="0033544D" w:rsidRPr="00742779" w:rsidRDefault="00742779" w:rsidP="000E54B1">
      <w:pPr>
        <w:pPrChange w:id="3225" w:author="Seth Oranburg" w:date="2026-03-07T09:50:00Z" w16du:dateUtc="2026-03-07T14:50:00Z">
          <w:pPr>
            <w:pStyle w:val="NormalWeb"/>
          </w:pPr>
        </w:pPrChange>
      </w:pPr>
      <w:del w:id="3226" w:author="Seth Oranburg" w:date="2026-03-07T09:50:00Z" w16du:dateUtc="2026-03-07T14:50:00Z">
        <w:r w:rsidRPr="00742779">
          <w:rPr>
            <w:rFonts w:ascii="ZWAdobeF" w:hAnsi="ZWAdobeF" w:cs="ZWAdobeF"/>
            <w:sz w:val="2"/>
            <w:szCs w:val="2"/>
          </w:rPr>
          <w:delText>1466B</w:delText>
        </w:r>
        <w:r w:rsidR="0033544D" w:rsidRPr="00742779">
          <w:delText>To</w:delText>
        </w:r>
      </w:del>
      <w:ins w:id="3227" w:author="Seth Oranburg" w:date="2026-03-07T09:50:00Z" w16du:dateUtc="2026-03-07T14:50:00Z">
        <w:r w:rsidR="0033544D" w:rsidRPr="00742779">
          <w:t>To</w:t>
        </w:r>
      </w:ins>
      <w:r w:rsidR="0033544D" w:rsidRPr="00742779">
        <w:t xml:space="preserve"> revive Pepsi as a viable product, Guth needed substantial resources. He systematically used Loft</w:t>
      </w:r>
      <w:r w:rsidR="009F60D1" w:rsidRPr="00742779">
        <w:t>’</w:t>
      </w:r>
      <w:r w:rsidR="0033544D" w:rsidRPr="00742779">
        <w:t>s corporate assets to build his personal Pepsi business. He directed Loft</w:t>
      </w:r>
      <w:r w:rsidR="009F60D1" w:rsidRPr="00742779">
        <w:t>’</w:t>
      </w:r>
      <w:r w:rsidR="0033544D" w:rsidRPr="00742779">
        <w:t>s vice president and chemist, employed by Loft and working in Loft</w:t>
      </w:r>
      <w:r w:rsidR="009F60D1" w:rsidRPr="00742779">
        <w:t>’</w:t>
      </w:r>
      <w:r w:rsidR="0033544D" w:rsidRPr="00742779">
        <w:t>s laboratory using Loft equipment, to reformulate the Pepsi syrup. He used Loft</w:t>
      </w:r>
      <w:r w:rsidR="009F60D1" w:rsidRPr="00742779">
        <w:t>’</w:t>
      </w:r>
      <w:r w:rsidR="0033544D" w:rsidRPr="00742779">
        <w:t>s plant facilities to manufacture Pepsi syrup. He used Loft</w:t>
      </w:r>
      <w:r w:rsidR="009F60D1" w:rsidRPr="00742779">
        <w:t>’</w:t>
      </w:r>
      <w:r w:rsidR="0033544D" w:rsidRPr="00742779">
        <w:t>s bottling facilities and manufacturing equipment. He ordered raw materials on Loft</w:t>
      </w:r>
      <w:r w:rsidR="009F60D1" w:rsidRPr="00742779">
        <w:t>’</w:t>
      </w:r>
      <w:r w:rsidR="0033544D" w:rsidRPr="00742779">
        <w:t>s credit, leveraging Loft</w:t>
      </w:r>
      <w:r w:rsidR="009F60D1" w:rsidRPr="00742779">
        <w:t>’</w:t>
      </w:r>
      <w:r w:rsidR="0033544D" w:rsidRPr="00742779">
        <w:t>s relationships with suppliers. He used Loft</w:t>
      </w:r>
      <w:r w:rsidR="009F60D1" w:rsidRPr="00742779">
        <w:t>’</w:t>
      </w:r>
      <w:r w:rsidR="0033544D" w:rsidRPr="00742779">
        <w:t>s trucks for Pepsi deliveries. He had business correspondence printed on Loft stationery ordering supplies for his personal Pepsi company. He stored Pepsi inventory in Loft warehouses. When Loft</w:t>
      </w:r>
      <w:r w:rsidR="009F60D1" w:rsidRPr="00742779">
        <w:t>’</w:t>
      </w:r>
      <w:r w:rsidR="0033544D" w:rsidRPr="00742779">
        <w:t>s treasurer questioned these expenditures, Guth claimed he would repay Loft for any costs, but he never did.</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5F2AC5CC" w14:textId="77777777" w:rsidR="0033544D" w:rsidRPr="00742779" w:rsidRDefault="00742779" w:rsidP="000E54B1">
      <w:del w:id="3228" w:author="Seth Oranburg" w:date="2026-03-07T09:50:00Z" w16du:dateUtc="2026-03-07T14:50:00Z">
        <w:r w:rsidRPr="00742779">
          <w:rPr>
            <w:rFonts w:ascii="ZWAdobeF" w:hAnsi="ZWAdobeF" w:cs="ZWAdobeF"/>
            <w:sz w:val="2"/>
            <w:szCs w:val="2"/>
          </w:rPr>
          <w:delText>1467B</w:delText>
        </w:r>
        <w:r w:rsidR="0033544D" w:rsidRPr="00742779">
          <w:delText>By</w:delText>
        </w:r>
      </w:del>
      <w:ins w:id="3229" w:author="Seth Oranburg" w:date="2026-03-07T09:50:00Z" w16du:dateUtc="2026-03-07T14:50:00Z">
        <w:r w:rsidR="0033544D" w:rsidRPr="00742779">
          <w:t>By</w:t>
        </w:r>
      </w:ins>
      <w:r w:rsidR="0033544D" w:rsidRPr="00742779">
        <w:t xml:space="preserve"> 1935, Pepsi had become commercially successful. Guth replaced Coca-Cola with Pepsi in Loft</w:t>
      </w:r>
      <w:r w:rsidR="009F60D1" w:rsidRPr="00742779">
        <w:t>’</w:t>
      </w:r>
      <w:r w:rsidR="0033544D" w:rsidRPr="00742779">
        <w:t>s stores, making Loft simultaneously Pepsi</w:t>
      </w:r>
      <w:r w:rsidR="009F60D1" w:rsidRPr="00742779">
        <w:t>’</w:t>
      </w:r>
      <w:r w:rsidR="0033544D" w:rsidRPr="00742779">
        <w:t>s manufacturer and largest customer. But Guth personally owned the revived Pepsi-Cola Company, whose value was growing dramatically. The company that would eventually become one of the world</w:t>
      </w:r>
      <w:r w:rsidR="009F60D1" w:rsidRPr="00742779">
        <w:t>’</w:t>
      </w:r>
      <w:r w:rsidR="0033544D" w:rsidRPr="00742779">
        <w:t>s most valuable beverage brands belonged not to Loft, which had provided the resources to build it, but to Guth personally.</w:t>
      </w:r>
    </w:p>
    <w:p w14:paraId="06F31647" w14:textId="77777777" w:rsidR="0033544D" w:rsidRPr="00742779" w:rsidRDefault="00742779" w:rsidP="000E54B1">
      <w:pPr>
        <w:pPrChange w:id="3230" w:author="Seth Oranburg" w:date="2026-03-07T09:50:00Z" w16du:dateUtc="2026-03-07T14:50:00Z">
          <w:pPr>
            <w:pStyle w:val="NormalWeb"/>
          </w:pPr>
        </w:pPrChange>
      </w:pPr>
      <w:del w:id="3231" w:author="Seth Oranburg" w:date="2026-03-07T09:50:00Z" w16du:dateUtc="2026-03-07T14:50:00Z">
        <w:r w:rsidRPr="00742779">
          <w:rPr>
            <w:rFonts w:ascii="ZWAdobeF" w:hAnsi="ZWAdobeF" w:cs="ZWAdobeF"/>
            <w:sz w:val="2"/>
            <w:szCs w:val="2"/>
          </w:rPr>
          <w:delText>1468B</w:delText>
        </w:r>
        <w:r w:rsidR="0033544D" w:rsidRPr="00742779">
          <w:delText>When</w:delText>
        </w:r>
      </w:del>
      <w:ins w:id="3232" w:author="Seth Oranburg" w:date="2026-03-07T09:50:00Z" w16du:dateUtc="2026-03-07T14:50:00Z">
        <w:r w:rsidR="0033544D" w:rsidRPr="00742779">
          <w:t>When</w:t>
        </w:r>
      </w:ins>
      <w:r w:rsidR="0033544D" w:rsidRPr="00742779">
        <w:t xml:space="preserve"> Loft</w:t>
      </w:r>
      <w:r w:rsidR="009F60D1" w:rsidRPr="00742779">
        <w:t>’</w:t>
      </w:r>
      <w:r w:rsidR="0033544D" w:rsidRPr="00742779">
        <w:t>s directors discovered this arrangement, the corporation sued Guth for breach of fiduciary duty. Guth defended on multiple grounds. He argued that Loft was a candy retailer with soda fountains, not a beverage manufacturer, so the Pepsi opportunity was outside Loft</w:t>
      </w:r>
      <w:r w:rsidR="009F60D1" w:rsidRPr="00742779">
        <w:t>’</w:t>
      </w:r>
      <w:r w:rsidR="0033544D" w:rsidRPr="00742779">
        <w:t xml:space="preserve">s line of business. He argued that Loft lacked financial ability to acquire Pepsi because the company was conserving capital during the Great Depression. He argued that he found </w:t>
      </w:r>
      <w:r w:rsidR="0033544D" w:rsidRPr="00742779">
        <w:lastRenderedPageBreak/>
        <w:t>the Pepsi opportunity through his personal initiative, not through his corporate position. And he argued that even if he breached some duty, Loft</w:t>
      </w:r>
      <w:r w:rsidR="009F60D1" w:rsidRPr="00742779">
        <w:t>’</w:t>
      </w:r>
      <w:r w:rsidR="0033544D" w:rsidRPr="00742779">
        <w:t>s remedy should be limited to reimbursement of costs, not disgorgement of the entire Pepsi business.</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36AA5C3D" w14:textId="77777777" w:rsidR="0033544D" w:rsidRPr="00742779" w:rsidRDefault="00742779" w:rsidP="000E54B1">
      <w:del w:id="3233" w:author="Seth Oranburg" w:date="2026-03-07T09:50:00Z" w16du:dateUtc="2026-03-07T14:50:00Z">
        <w:r w:rsidRPr="00742779">
          <w:rPr>
            <w:rFonts w:ascii="ZWAdobeF" w:hAnsi="ZWAdobeF" w:cs="ZWAdobeF"/>
            <w:sz w:val="2"/>
            <w:szCs w:val="2"/>
          </w:rPr>
          <w:delText>1469B</w:delText>
        </w:r>
        <w:r w:rsidR="0033544D" w:rsidRPr="00742779">
          <w:delText>The</w:delText>
        </w:r>
      </w:del>
      <w:ins w:id="3234" w:author="Seth Oranburg" w:date="2026-03-07T09:50:00Z" w16du:dateUtc="2026-03-07T14:50:00Z">
        <w:r w:rsidR="0033544D" w:rsidRPr="00742779">
          <w:t>The</w:t>
        </w:r>
      </w:ins>
      <w:r w:rsidR="0033544D" w:rsidRPr="00742779">
        <w:t xml:space="preserve"> Delaware Supreme Court, in an opinion by Chief Justice Layton with separate concurrence by Justice Pearson, rejected these arguments and articulated the test that became the foundation of corporate opportunity doctrine:</w:t>
      </w:r>
    </w:p>
    <w:p w14:paraId="40A15DB6" w14:textId="77777777" w:rsidR="0033544D" w:rsidRPr="00742779" w:rsidRDefault="00742779" w:rsidP="000E54B1">
      <w:pPr>
        <w:spacing w:before="100" w:after="100"/>
        <w:ind w:left="720" w:right="720"/>
        <w:divId w:val="85812093"/>
        <w:pPrChange w:id="3235" w:author="Seth Oranburg" w:date="2026-03-07T09:50:00Z" w16du:dateUtc="2026-03-07T14:50:00Z">
          <w:pPr>
            <w:pStyle w:val="NormalWeb"/>
            <w:spacing w:before="100" w:after="100"/>
            <w:ind w:left="720" w:right="720"/>
            <w:divId w:val="85812093"/>
          </w:pPr>
        </w:pPrChange>
      </w:pPr>
      <w:del w:id="3236" w:author="Seth Oranburg" w:date="2026-03-07T09:50:00Z" w16du:dateUtc="2026-03-07T14:50:00Z">
        <w:r w:rsidRPr="00742779">
          <w:rPr>
            <w:rFonts w:ascii="ZWAdobeF" w:hAnsi="ZWAdobeF" w:cs="ZWAdobeF"/>
            <w:sz w:val="2"/>
            <w:szCs w:val="2"/>
          </w:rPr>
          <w:delText>1470B</w:delText>
        </w:r>
      </w:del>
      <w:r w:rsidR="009F60D1" w:rsidRPr="00742779">
        <w:t>“</w:t>
      </w:r>
      <w:r w:rsidR="0033544D" w:rsidRPr="00742779">
        <w:t>If there is presented to a corporate officer or director a business opportunity which the corporation is financially able to undertake, is, from its nature, in the line of the corporation</w:t>
      </w:r>
      <w:r w:rsidR="009F60D1" w:rsidRPr="00742779">
        <w:t>’</w:t>
      </w:r>
      <w:r w:rsidR="0033544D" w:rsidRPr="00742779">
        <w:t>s business and is of practical advantage to it, is one in which the corporation has an interest or a reasonable expectancy, and, by embracing the opportunity, the self-interest of the officer or director will be brought into conflict with that of his corporation, the law will not permit him to seize the opportunity for himself.</w:t>
      </w:r>
      <w:r w:rsidR="009F60D1" w:rsidRPr="00742779">
        <w:t>”</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0994E8E3" w14:textId="77777777" w:rsidR="0033544D" w:rsidRPr="00742779" w:rsidRDefault="00742779" w:rsidP="000E54B1">
      <w:del w:id="3237" w:author="Seth Oranburg" w:date="2026-03-07T09:50:00Z" w16du:dateUtc="2026-03-07T14:50:00Z">
        <w:r w:rsidRPr="00742779">
          <w:rPr>
            <w:rFonts w:ascii="ZWAdobeF" w:hAnsi="ZWAdobeF" w:cs="ZWAdobeF"/>
            <w:sz w:val="2"/>
            <w:szCs w:val="2"/>
          </w:rPr>
          <w:delText>1471B</w:delText>
        </w:r>
        <w:r w:rsidR="0033544D" w:rsidRPr="00742779">
          <w:delText>The</w:delText>
        </w:r>
      </w:del>
      <w:ins w:id="3238" w:author="Seth Oranburg" w:date="2026-03-07T09:50:00Z" w16du:dateUtc="2026-03-07T14:50:00Z">
        <w:r w:rsidR="0033544D" w:rsidRPr="00742779">
          <w:t>The</w:t>
        </w:r>
      </w:ins>
      <w:r w:rsidR="0033544D" w:rsidRPr="00742779">
        <w:t xml:space="preserve"> Court analyzed each element via a test that remains good law. </w:t>
      </w:r>
    </w:p>
    <w:p w14:paraId="30B6F0CE" w14:textId="77777777" w:rsidR="0033544D" w:rsidRPr="00742779" w:rsidRDefault="0033544D" w:rsidP="000E54B1">
      <w:pPr>
        <w:pStyle w:val="Heading3"/>
        <w:rPr>
          <w:rFonts w:eastAsia="Times New Roman"/>
        </w:rPr>
      </w:pPr>
      <w:r w:rsidRPr="00742779">
        <w:rPr>
          <w:rFonts w:eastAsia="Times New Roman"/>
        </w:rPr>
        <w:t xml:space="preserve">The </w:t>
      </w:r>
      <w:r w:rsidRPr="00742779">
        <w:rPr>
          <w:rStyle w:val="Emphasis"/>
          <w:rFonts w:eastAsia="Times New Roman"/>
        </w:rPr>
        <w:t>Guth</w:t>
      </w:r>
      <w:r w:rsidRPr="00742779">
        <w:rPr>
          <w:rFonts w:eastAsia="Times New Roman"/>
        </w:rPr>
        <w:t xml:space="preserve"> Factors</w:t>
      </w:r>
    </w:p>
    <w:p w14:paraId="7540EC58" w14:textId="77777777" w:rsidR="0033544D" w:rsidRPr="00742779" w:rsidRDefault="00742779" w:rsidP="000E54B1">
      <w:del w:id="3239" w:author="Seth Oranburg" w:date="2026-03-07T09:50:00Z" w16du:dateUtc="2026-03-07T14:50:00Z">
        <w:r w:rsidRPr="00742779">
          <w:rPr>
            <w:rFonts w:ascii="ZWAdobeF" w:hAnsi="ZWAdobeF" w:cs="ZWAdobeF"/>
            <w:sz w:val="2"/>
            <w:szCs w:val="2"/>
          </w:rPr>
          <w:delText>1472B</w:delText>
        </w:r>
        <w:r w:rsidR="0033544D" w:rsidRPr="00742779">
          <w:delText>The</w:delText>
        </w:r>
      </w:del>
      <w:ins w:id="3240" w:author="Seth Oranburg" w:date="2026-03-07T09:50:00Z" w16du:dateUtc="2026-03-07T14:50:00Z">
        <w:r w:rsidR="0033544D" w:rsidRPr="00742779">
          <w:t>The</w:t>
        </w:r>
      </w:ins>
      <w:r w:rsidR="0033544D" w:rsidRPr="00742779">
        <w:t xml:space="preserve"> </w:t>
      </w:r>
      <w:r w:rsidR="0033544D" w:rsidRPr="00742779">
        <w:rPr>
          <w:rStyle w:val="Emphasis"/>
        </w:rPr>
        <w:t>Guth</w:t>
      </w:r>
      <w:r w:rsidR="0033544D" w:rsidRPr="00742779">
        <w:t xml:space="preserve"> court</w:t>
      </w:r>
      <w:r w:rsidR="009F60D1" w:rsidRPr="00742779">
        <w:t>’</w:t>
      </w:r>
      <w:r w:rsidR="0033544D" w:rsidRPr="00742779">
        <w:t xml:space="preserve">s formulation of the </w:t>
      </w:r>
      <w:r w:rsidR="009F60D1" w:rsidRPr="00742779">
        <w:t>“</w:t>
      </w:r>
      <w:r w:rsidR="0033544D" w:rsidRPr="00742779">
        <w:t>corporate opportunity doctrine</w:t>
      </w:r>
      <w:r w:rsidR="009F60D1" w:rsidRPr="00742779">
        <w:t>”</w:t>
      </w:r>
      <w:r w:rsidR="0033544D" w:rsidRPr="00742779">
        <w:t xml:space="preserve"> establishes five factors for determining whether an opportunity belongs to the corporation:</w:t>
      </w:r>
    </w:p>
    <w:p w14:paraId="56B7E02E" w14:textId="77777777" w:rsidR="0033544D" w:rsidRPr="00742779" w:rsidRDefault="00742779" w:rsidP="000E54B1">
      <w:pPr>
        <w:pPrChange w:id="3241" w:author="Seth Oranburg" w:date="2026-03-07T09:50:00Z" w16du:dateUtc="2026-03-07T14:50:00Z">
          <w:pPr>
            <w:pStyle w:val="NormalWeb"/>
          </w:pPr>
        </w:pPrChange>
      </w:pPr>
      <w:del w:id="3242" w:author="Seth Oranburg" w:date="2026-03-07T09:50:00Z" w16du:dateUtc="2026-03-07T14:50:00Z">
        <w:r w:rsidRPr="00742779">
          <w:rPr>
            <w:rStyle w:val="Strong"/>
            <w:rFonts w:ascii="ZWAdobeF" w:hAnsi="ZWAdobeF" w:cs="ZWAdobeF"/>
            <w:b w:val="0"/>
            <w:sz w:val="2"/>
            <w:szCs w:val="2"/>
          </w:rPr>
          <w:delText>1473B</w:delText>
        </w:r>
        <w:r w:rsidR="0033544D" w:rsidRPr="00742779">
          <w:rPr>
            <w:rStyle w:val="Strong"/>
          </w:rPr>
          <w:delText>First</w:delText>
        </w:r>
      </w:del>
      <w:ins w:id="3243" w:author="Seth Oranburg" w:date="2026-03-07T09:50:00Z" w16du:dateUtc="2026-03-07T14:50:00Z">
        <w:r w:rsidR="0033544D" w:rsidRPr="00742779">
          <w:rPr>
            <w:rStyle w:val="Strong"/>
          </w:rPr>
          <w:t>First</w:t>
        </w:r>
      </w:ins>
      <w:r w:rsidR="0033544D" w:rsidRPr="00742779">
        <w:rPr>
          <w:rStyle w:val="Strong"/>
        </w:rPr>
        <w:t>, financial ability.</w:t>
      </w:r>
      <w:r w:rsidR="0033544D" w:rsidRPr="00742779">
        <w:t xml:space="preserve"> Can the corporation afford to pursue the opportunity? The court acknowledged that Loft was conserving cash during the Depression, but held that financial inability must be genuine and absolute, not merely a preference for caution. Corporations can raise capital for promising opportunities. Loft could have financed a Pepsi acquisition if Loft</w:t>
      </w:r>
      <w:r w:rsidR="009F60D1" w:rsidRPr="00742779">
        <w:t>’</w:t>
      </w:r>
      <w:r w:rsidR="0033544D" w:rsidRPr="00742779">
        <w:t>s board had decided the opportunity was worth pursuing. Guth couldn</w:t>
      </w:r>
      <w:r w:rsidR="009F60D1" w:rsidRPr="00742779">
        <w:t>’</w:t>
      </w:r>
      <w:r w:rsidR="0033544D" w:rsidRPr="00742779">
        <w:t>t claim financial inability when he never gave the board a chance to consider the question.</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67203A6C" w14:textId="77777777" w:rsidR="0033544D" w:rsidRPr="00742779" w:rsidRDefault="00742779" w:rsidP="000E54B1">
      <w:pPr>
        <w:pPrChange w:id="3244" w:author="Seth Oranburg" w:date="2026-03-07T09:50:00Z" w16du:dateUtc="2026-03-07T14:50:00Z">
          <w:pPr>
            <w:pStyle w:val="NormalWeb"/>
          </w:pPr>
        </w:pPrChange>
      </w:pPr>
      <w:del w:id="3245" w:author="Seth Oranburg" w:date="2026-03-07T09:50:00Z" w16du:dateUtc="2026-03-07T14:50:00Z">
        <w:r w:rsidRPr="00742779">
          <w:rPr>
            <w:rStyle w:val="Strong"/>
            <w:rFonts w:ascii="ZWAdobeF" w:hAnsi="ZWAdobeF" w:cs="ZWAdobeF"/>
            <w:b w:val="0"/>
            <w:sz w:val="2"/>
            <w:szCs w:val="2"/>
          </w:rPr>
          <w:delText>1474B</w:delText>
        </w:r>
        <w:r w:rsidR="0033544D" w:rsidRPr="00742779">
          <w:rPr>
            <w:rStyle w:val="Strong"/>
          </w:rPr>
          <w:delText>Second</w:delText>
        </w:r>
      </w:del>
      <w:ins w:id="3246" w:author="Seth Oranburg" w:date="2026-03-07T09:50:00Z" w16du:dateUtc="2026-03-07T14:50:00Z">
        <w:r w:rsidR="0033544D" w:rsidRPr="00742779">
          <w:rPr>
            <w:rStyle w:val="Strong"/>
          </w:rPr>
          <w:t>Second</w:t>
        </w:r>
      </w:ins>
      <w:r w:rsidR="0033544D" w:rsidRPr="00742779">
        <w:rPr>
          <w:rStyle w:val="Strong"/>
        </w:rPr>
        <w:t>, line of business.</w:t>
      </w:r>
      <w:r w:rsidR="0033544D" w:rsidRPr="00742779">
        <w:t xml:space="preserve"> Is the opportunity related to what the corporation does? Loft sold cola beverages to customers at its soda fountains. Pepsi-Cola was a cola beverage. The argument that candy stores and beverages were separate businesses was absurd. Loft</w:t>
      </w:r>
      <w:r w:rsidR="009F60D1" w:rsidRPr="00742779">
        <w:t>’</w:t>
      </w:r>
      <w:r w:rsidR="0033544D" w:rsidRPr="00742779">
        <w:t xml:space="preserve">s soda fountains </w:t>
      </w:r>
      <w:r w:rsidR="0033544D" w:rsidRPr="00742779">
        <w:rPr>
          <w:rStyle w:val="Emphasis"/>
        </w:rPr>
        <w:t>were</w:t>
      </w:r>
      <w:r w:rsidR="0033544D" w:rsidRPr="00742779">
        <w:t xml:space="preserve"> beverage </w:t>
      </w:r>
      <w:r w:rsidR="0033544D" w:rsidRPr="00742779">
        <w:lastRenderedPageBreak/>
        <w:t>businesses. Guth himself had been investigating cola alternatives precisely because beverages were integral to Loft</w:t>
      </w:r>
      <w:r w:rsidR="009F60D1" w:rsidRPr="00742779">
        <w:t>’</w:t>
      </w:r>
      <w:r w:rsidR="0033544D" w:rsidRPr="00742779">
        <w:t>s operations.</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5A6E28C9" w14:textId="77777777" w:rsidR="0033544D" w:rsidRPr="00742779" w:rsidRDefault="00742779" w:rsidP="000E54B1">
      <w:pPr>
        <w:pPrChange w:id="3247" w:author="Seth Oranburg" w:date="2026-03-07T09:50:00Z" w16du:dateUtc="2026-03-07T14:50:00Z">
          <w:pPr>
            <w:pStyle w:val="NormalWeb"/>
          </w:pPr>
        </w:pPrChange>
      </w:pPr>
      <w:del w:id="3248" w:author="Seth Oranburg" w:date="2026-03-07T09:50:00Z" w16du:dateUtc="2026-03-07T14:50:00Z">
        <w:r w:rsidRPr="00742779">
          <w:rPr>
            <w:rStyle w:val="Strong"/>
            <w:rFonts w:ascii="ZWAdobeF" w:hAnsi="ZWAdobeF" w:cs="ZWAdobeF"/>
            <w:b w:val="0"/>
            <w:sz w:val="2"/>
            <w:szCs w:val="2"/>
          </w:rPr>
          <w:delText>1475B</w:delText>
        </w:r>
        <w:r w:rsidR="0033544D" w:rsidRPr="00742779">
          <w:rPr>
            <w:rStyle w:val="Strong"/>
          </w:rPr>
          <w:delText>Third</w:delText>
        </w:r>
      </w:del>
      <w:ins w:id="3249" w:author="Seth Oranburg" w:date="2026-03-07T09:50:00Z" w16du:dateUtc="2026-03-07T14:50:00Z">
        <w:r w:rsidR="0033544D" w:rsidRPr="00742779">
          <w:rPr>
            <w:rStyle w:val="Strong"/>
          </w:rPr>
          <w:t>Third</w:t>
        </w:r>
      </w:ins>
      <w:r w:rsidR="0033544D" w:rsidRPr="00742779">
        <w:rPr>
          <w:rStyle w:val="Strong"/>
        </w:rPr>
        <w:t>, interest or expectancy.</w:t>
      </w:r>
      <w:r w:rsidR="0033544D" w:rsidRPr="00742779">
        <w:t xml:space="preserve"> Does the corporation have an existing relationship with the opportunity or a reasonable basis for expecting to pursue it? Guth</w:t>
      </w:r>
      <w:r w:rsidR="009F60D1" w:rsidRPr="00742779">
        <w:t>’</w:t>
      </w:r>
      <w:r w:rsidR="0033544D" w:rsidRPr="00742779">
        <w:t>s own investigation of cola alternatives demonstrated Loft</w:t>
      </w:r>
      <w:r w:rsidR="009F60D1" w:rsidRPr="00742779">
        <w:t>’</w:t>
      </w:r>
      <w:r w:rsidR="0033544D" w:rsidRPr="00742779">
        <w:t>s interest. He had been exploring substitutes for Coca-Cola in his capacity as Loft</w:t>
      </w:r>
      <w:r w:rsidR="009F60D1" w:rsidRPr="00742779">
        <w:t>’</w:t>
      </w:r>
      <w:r w:rsidR="0033544D" w:rsidRPr="00742779">
        <w:t>s president, seeking to solve a Loft problem. That investigation created an expectancy that Loft, not Guth personally, would benefit from any cola opportunity he discovered.</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4F1F81E8" w14:textId="77777777" w:rsidR="0033544D" w:rsidRPr="00742779" w:rsidRDefault="00742779" w:rsidP="000E54B1">
      <w:pPr>
        <w:pPrChange w:id="3250" w:author="Seth Oranburg" w:date="2026-03-07T09:50:00Z" w16du:dateUtc="2026-03-07T14:50:00Z">
          <w:pPr>
            <w:pStyle w:val="NormalWeb"/>
          </w:pPr>
        </w:pPrChange>
      </w:pPr>
      <w:del w:id="3251" w:author="Seth Oranburg" w:date="2026-03-07T09:50:00Z" w16du:dateUtc="2026-03-07T14:50:00Z">
        <w:r w:rsidRPr="00742779">
          <w:rPr>
            <w:rStyle w:val="Strong"/>
            <w:rFonts w:ascii="ZWAdobeF" w:hAnsi="ZWAdobeF" w:cs="ZWAdobeF"/>
            <w:b w:val="0"/>
            <w:sz w:val="2"/>
            <w:szCs w:val="2"/>
          </w:rPr>
          <w:delText>1476B</w:delText>
        </w:r>
        <w:r w:rsidR="0033544D" w:rsidRPr="00742779">
          <w:rPr>
            <w:rStyle w:val="Strong"/>
          </w:rPr>
          <w:delText>Fourth</w:delText>
        </w:r>
      </w:del>
      <w:ins w:id="3252" w:author="Seth Oranburg" w:date="2026-03-07T09:50:00Z" w16du:dateUtc="2026-03-07T14:50:00Z">
        <w:r w:rsidR="0033544D" w:rsidRPr="00742779">
          <w:rPr>
            <w:rStyle w:val="Strong"/>
          </w:rPr>
          <w:t>Fourth</w:t>
        </w:r>
      </w:ins>
      <w:r w:rsidR="0033544D" w:rsidRPr="00742779">
        <w:rPr>
          <w:rStyle w:val="Strong"/>
        </w:rPr>
        <w:t>, conflict of interest.</w:t>
      </w:r>
      <w:r w:rsidR="0033544D" w:rsidRPr="00742779">
        <w:t xml:space="preserve"> Would personal ownership create conflicts with corporate duties? Guth</w:t>
      </w:r>
      <w:r w:rsidR="009F60D1" w:rsidRPr="00742779">
        <w:t>’</w:t>
      </w:r>
      <w:r w:rsidR="0033544D" w:rsidRPr="00742779">
        <w:t>s ownership of Pepsi created obvious conflicts. As president of Loft, he was supposed to negotiate the best terms for Loft in all its business relationships. As owner of Pepsi, he wanted Pepsi to extract maximum value from Loft. He could not faithfully serve both masters. He would inevitably favor his own company over his employer.</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06C787C9" w14:textId="77777777" w:rsidR="0033544D" w:rsidRPr="00742779" w:rsidRDefault="00742779" w:rsidP="000E54B1">
      <w:pPr>
        <w:pPrChange w:id="3253" w:author="Seth Oranburg" w:date="2026-03-07T09:50:00Z" w16du:dateUtc="2026-03-07T14:50:00Z">
          <w:pPr>
            <w:pStyle w:val="NormalWeb"/>
          </w:pPr>
        </w:pPrChange>
      </w:pPr>
      <w:del w:id="3254" w:author="Seth Oranburg" w:date="2026-03-07T09:50:00Z" w16du:dateUtc="2026-03-07T14:50:00Z">
        <w:r w:rsidRPr="00742779">
          <w:rPr>
            <w:rStyle w:val="Strong"/>
            <w:rFonts w:ascii="ZWAdobeF" w:hAnsi="ZWAdobeF" w:cs="ZWAdobeF"/>
            <w:b w:val="0"/>
            <w:sz w:val="2"/>
            <w:szCs w:val="2"/>
          </w:rPr>
          <w:delText>1477B</w:delText>
        </w:r>
        <w:r w:rsidR="0033544D" w:rsidRPr="00742779">
          <w:rPr>
            <w:rStyle w:val="Strong"/>
          </w:rPr>
          <w:delText>Fifth</w:delText>
        </w:r>
      </w:del>
      <w:ins w:id="3255" w:author="Seth Oranburg" w:date="2026-03-07T09:50:00Z" w16du:dateUtc="2026-03-07T14:50:00Z">
        <w:r w:rsidR="0033544D" w:rsidRPr="00742779">
          <w:rPr>
            <w:rStyle w:val="Strong"/>
          </w:rPr>
          <w:t>Fifth</w:t>
        </w:r>
      </w:ins>
      <w:r w:rsidR="0033544D" w:rsidRPr="00742779">
        <w:rPr>
          <w:rStyle w:val="Strong"/>
        </w:rPr>
        <w:t>, use of corporate resources.</w:t>
      </w:r>
      <w:r w:rsidR="0033544D" w:rsidRPr="00742779">
        <w:t xml:space="preserve"> Did the director develop the opportunity using corporate resources? This factor was overwhelming in </w:t>
      </w:r>
      <w:r w:rsidR="0033544D" w:rsidRPr="00742779">
        <w:rPr>
          <w:rStyle w:val="Emphasis"/>
        </w:rPr>
        <w:t>Guth</w:t>
      </w:r>
      <w:r w:rsidR="0033544D" w:rsidRPr="00742779">
        <w:t>. He had used Loft</w:t>
      </w:r>
      <w:r w:rsidR="009F60D1" w:rsidRPr="00742779">
        <w:t>’</w:t>
      </w:r>
      <w:r w:rsidR="0033544D" w:rsidRPr="00742779">
        <w:t>s laboratory, chemists, production equipment, credit relationships, distribution network, employees, and capital to build Pepsi. The entire Pepsi enterprise was constructed on a foundation of Loft resources.</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2FB0F014" w14:textId="77777777" w:rsidR="0033544D" w:rsidRPr="00742779" w:rsidRDefault="00742779" w:rsidP="000E54B1">
      <w:del w:id="3256" w:author="Seth Oranburg" w:date="2026-03-07T09:50:00Z" w16du:dateUtc="2026-03-07T14:50:00Z">
        <w:r w:rsidRPr="00742779">
          <w:rPr>
            <w:rFonts w:ascii="ZWAdobeF" w:hAnsi="ZWAdobeF" w:cs="ZWAdobeF"/>
            <w:sz w:val="2"/>
            <w:szCs w:val="2"/>
          </w:rPr>
          <w:delText>1478B</w:delText>
        </w:r>
        <w:r w:rsidR="0033544D" w:rsidRPr="00742779">
          <w:delText>The</w:delText>
        </w:r>
      </w:del>
      <w:ins w:id="3257" w:author="Seth Oranburg" w:date="2026-03-07T09:50:00Z" w16du:dateUtc="2026-03-07T14:50:00Z">
        <w:r w:rsidR="0033544D" w:rsidRPr="00742779">
          <w:t>The</w:t>
        </w:r>
      </w:ins>
      <w:r w:rsidR="0033544D" w:rsidRPr="00742779">
        <w:t xml:space="preserve"> </w:t>
      </w:r>
      <w:r w:rsidR="0033544D" w:rsidRPr="00742779">
        <w:rPr>
          <w:rStyle w:val="Emphasis"/>
        </w:rPr>
        <w:t>Guth</w:t>
      </w:r>
      <w:r w:rsidR="0033544D" w:rsidRPr="00742779">
        <w:t xml:space="preserve"> court found that the Plaintiff established these factors in that case.</w:t>
      </w:r>
    </w:p>
    <w:p w14:paraId="31F702BD" w14:textId="77777777" w:rsidR="0033544D" w:rsidRPr="00742779" w:rsidRDefault="0033544D" w:rsidP="000E54B1">
      <w:pPr>
        <w:pStyle w:val="Heading3"/>
        <w:rPr>
          <w:rFonts w:eastAsia="Times New Roman"/>
        </w:rPr>
      </w:pPr>
      <w:r w:rsidRPr="00742779">
        <w:rPr>
          <w:rFonts w:eastAsia="Times New Roman"/>
        </w:rPr>
        <w:t>Remedying Directors</w:t>
      </w:r>
      <w:r w:rsidR="009F60D1" w:rsidRPr="00742779">
        <w:rPr>
          <w:rFonts w:eastAsia="Times New Roman"/>
        </w:rPr>
        <w:t>’</w:t>
      </w:r>
      <w:r w:rsidRPr="00742779">
        <w:rPr>
          <w:rFonts w:eastAsia="Times New Roman"/>
        </w:rPr>
        <w:t xml:space="preserve"> Improper Taking of a Corporate Opportunity</w:t>
      </w:r>
    </w:p>
    <w:p w14:paraId="6C30CD79" w14:textId="77777777" w:rsidR="0033544D" w:rsidRPr="00742779" w:rsidRDefault="00742779" w:rsidP="000E54B1">
      <w:del w:id="3258" w:author="Seth Oranburg" w:date="2026-03-07T09:50:00Z" w16du:dateUtc="2026-03-07T14:50:00Z">
        <w:r w:rsidRPr="00742779">
          <w:rPr>
            <w:rFonts w:ascii="ZWAdobeF" w:hAnsi="ZWAdobeF" w:cs="ZWAdobeF"/>
            <w:sz w:val="2"/>
            <w:szCs w:val="2"/>
          </w:rPr>
          <w:delText>1479B</w:delText>
        </w:r>
        <w:r w:rsidR="0033544D" w:rsidRPr="00742779">
          <w:delText>The</w:delText>
        </w:r>
      </w:del>
      <w:ins w:id="3259" w:author="Seth Oranburg" w:date="2026-03-07T09:50:00Z" w16du:dateUtc="2026-03-07T14:50:00Z">
        <w:r w:rsidR="0033544D" w:rsidRPr="00742779">
          <w:t>The</w:t>
        </w:r>
      </w:ins>
      <w:r w:rsidR="0033544D" w:rsidRPr="00742779">
        <w:t xml:space="preserve"> remedy the court imposed illustrates fiduciary law</w:t>
      </w:r>
      <w:r w:rsidR="009F60D1" w:rsidRPr="00742779">
        <w:t>’</w:t>
      </w:r>
      <w:r w:rsidR="0033544D" w:rsidRPr="00742779">
        <w:t>s distinctive approach to enforcement. This wasn</w:t>
      </w:r>
      <w:r w:rsidR="009F60D1" w:rsidRPr="00742779">
        <w:t>’</w:t>
      </w:r>
      <w:r w:rsidR="0033544D" w:rsidRPr="00742779">
        <w:t xml:space="preserve">t a damages case where the court measured what Loft lost. The opportunity was speculative when Guth took it. The profits came later. How do you calculate what Loft </w:t>
      </w:r>
      <w:r w:rsidR="009F60D1" w:rsidRPr="00742779">
        <w:t>“</w:t>
      </w:r>
      <w:r w:rsidR="0033544D" w:rsidRPr="00742779">
        <w:t>lost</w:t>
      </w:r>
      <w:r w:rsidR="009F60D1" w:rsidRPr="00742779">
        <w:t>”</w:t>
      </w:r>
      <w:r w:rsidR="0033544D" w:rsidRPr="00742779">
        <w:t xml:space="preserve"> by not owning a bankrupt cola company that might or might not become valuable?</w:t>
      </w:r>
    </w:p>
    <w:p w14:paraId="2747795E" w14:textId="77777777" w:rsidR="0033544D" w:rsidRPr="00742779" w:rsidRDefault="00742779" w:rsidP="000E54B1">
      <w:pPr>
        <w:pPrChange w:id="3260" w:author="Seth Oranburg" w:date="2026-03-07T09:50:00Z" w16du:dateUtc="2026-03-07T14:50:00Z">
          <w:pPr>
            <w:pStyle w:val="NormalWeb"/>
          </w:pPr>
        </w:pPrChange>
      </w:pPr>
      <w:del w:id="3261" w:author="Seth Oranburg" w:date="2026-03-07T09:50:00Z" w16du:dateUtc="2026-03-07T14:50:00Z">
        <w:r w:rsidRPr="00742779">
          <w:rPr>
            <w:rFonts w:ascii="ZWAdobeF" w:hAnsi="ZWAdobeF" w:cs="ZWAdobeF"/>
            <w:sz w:val="2"/>
            <w:szCs w:val="2"/>
          </w:rPr>
          <w:delText>1480B</w:delText>
        </w:r>
        <w:r w:rsidR="0033544D" w:rsidRPr="00742779">
          <w:delText>Instead</w:delText>
        </w:r>
      </w:del>
      <w:ins w:id="3262" w:author="Seth Oranburg" w:date="2026-03-07T09:50:00Z" w16du:dateUtc="2026-03-07T14:50:00Z">
        <w:r w:rsidR="0033544D" w:rsidRPr="00742779">
          <w:t>Instead</w:t>
        </w:r>
      </w:ins>
      <w:r w:rsidR="0033544D" w:rsidRPr="00742779">
        <w:t>, the court imposed a constructive trust.</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The remedy drew on established principles of restitution.</w:t>
      </w:r>
      <w:r w:rsidR="0033544D">
        <w:fldChar w:fldCharType="begin"/>
      </w:r>
      <w:r w:rsidR="0033544D">
        <w:instrText>HYPERLINK \l "fn183-11647" \o "Jump to citation"</w:instrText>
      </w:r>
      <w:r w:rsidR="0033544D">
        <w:fldChar w:fldCharType="separate"/>
      </w:r>
      <w:r w:rsidR="0033544D" w:rsidRPr="00742779">
        <w:rPr>
          <w:rStyle w:val="Hyperlink"/>
          <w:color w:val="auto"/>
          <w:u w:val="none"/>
        </w:rPr>
        <w:t>[183</w:t>
      </w:r>
      <w:r w:rsidR="00F506C8" w:rsidRPr="00742779">
        <w:rPr>
          <w:rStyle w:val="Hyperlink"/>
          <w:color w:val="auto"/>
          <w:u w:val="none"/>
        </w:rPr>
        <w:t>]</w:t>
      </w:r>
      <w:r w:rsidR="0033544D">
        <w:fldChar w:fldCharType="end"/>
      </w:r>
      <w:r w:rsidR="0033544D" w:rsidRPr="00742779">
        <w:t xml:space="preserve"> It required Guth to transfer his Pepsi-Cola Company stock to Loft. Loft would now own Pepsi. Every dollar of value that Guth had created through his breach, the entire equity of what became one of the world</w:t>
      </w:r>
      <w:r w:rsidR="009F60D1" w:rsidRPr="00742779">
        <w:t>’</w:t>
      </w:r>
      <w:r w:rsidR="0033544D" w:rsidRPr="00742779">
        <w:t>s most valuable beverage brands, was taken from him and given to the corporation he had betrayed.</w:t>
      </w:r>
    </w:p>
    <w:p w14:paraId="7C07DFE4" w14:textId="77777777" w:rsidR="0033544D" w:rsidRPr="00742779" w:rsidRDefault="00742779" w:rsidP="000E54B1">
      <w:pPr>
        <w:pPrChange w:id="3263" w:author="Seth Oranburg" w:date="2026-03-07T09:50:00Z" w16du:dateUtc="2026-03-07T14:50:00Z">
          <w:pPr>
            <w:pStyle w:val="NormalWeb"/>
          </w:pPr>
        </w:pPrChange>
      </w:pPr>
      <w:del w:id="3264" w:author="Seth Oranburg" w:date="2026-03-07T09:50:00Z" w16du:dateUtc="2026-03-07T14:50:00Z">
        <w:r w:rsidRPr="00742779">
          <w:rPr>
            <w:rFonts w:ascii="ZWAdobeF" w:hAnsi="ZWAdobeF" w:cs="ZWAdobeF"/>
            <w:sz w:val="2"/>
            <w:szCs w:val="2"/>
          </w:rPr>
          <w:delText>1481B</w:delText>
        </w:r>
        <w:r w:rsidR="0033544D" w:rsidRPr="00742779">
          <w:delText>Disgorgement</w:delText>
        </w:r>
      </w:del>
      <w:ins w:id="3265" w:author="Seth Oranburg" w:date="2026-03-07T09:50:00Z" w16du:dateUtc="2026-03-07T14:50:00Z">
        <w:r w:rsidR="0033544D" w:rsidRPr="00742779">
          <w:t>Disgorgement</w:t>
        </w:r>
      </w:ins>
      <w:r w:rsidR="0033544D" w:rsidRPr="00742779">
        <w:t xml:space="preserve"> changes the calculation for faithless fiduciaries. If fiduciaries could breach their duties and just pay damages, enforcement would be weak. Many breaches would go undetected. Guth</w:t>
      </w:r>
      <w:r w:rsidR="009F60D1" w:rsidRPr="00742779">
        <w:t>’</w:t>
      </w:r>
      <w:r w:rsidR="0033544D" w:rsidRPr="00742779">
        <w:t xml:space="preserve">s scheme continued </w:t>
      </w:r>
      <w:r w:rsidR="0033544D" w:rsidRPr="00742779">
        <w:lastRenderedPageBreak/>
        <w:t>for years before Loft</w:t>
      </w:r>
      <w:r w:rsidR="009F60D1" w:rsidRPr="00742779">
        <w:t>’</w:t>
      </w:r>
      <w:r w:rsidR="0033544D" w:rsidRPr="00742779">
        <w:t>s shareholders discovered it. Even when breaches are detected, damages are hard to measure. But disgorgement removes all gains from breach regardless of whether the plaintiff can prove damages. It makes breach unprofitable even when you think you won</w:t>
      </w:r>
      <w:r w:rsidR="009F60D1" w:rsidRPr="00742779">
        <w:t>’</w:t>
      </w:r>
      <w:r w:rsidR="0033544D" w:rsidRPr="00742779">
        <w:t>t get caught, even when damages are uncertain, even when the opportunity you stole turns out to be worth billions.</w:t>
      </w:r>
      <w:r w:rsidR="0033544D">
        <w:fldChar w:fldCharType="begin"/>
      </w:r>
      <w:r w:rsidR="0033544D">
        <w:instrText>HYPERLINK \l "fn30-11647" \o "Jump to citation"</w:instrText>
      </w:r>
      <w:r w:rsidR="0033544D">
        <w:fldChar w:fldCharType="separate"/>
      </w:r>
      <w:r w:rsidR="0033544D" w:rsidRPr="00742779">
        <w:rPr>
          <w:rStyle w:val="Hyperlink"/>
          <w:color w:val="auto"/>
          <w:u w:val="none"/>
        </w:rPr>
        <w:t>[30</w:t>
      </w:r>
      <w:r w:rsidR="00F062F5" w:rsidRPr="00742779">
        <w:rPr>
          <w:rStyle w:val="Hyperlink"/>
          <w:color w:val="auto"/>
          <w:u w:val="none"/>
        </w:rPr>
        <w:t>]</w:t>
      </w:r>
      <w:r w:rsidR="0033544D">
        <w:fldChar w:fldCharType="end"/>
      </w:r>
    </w:p>
    <w:p w14:paraId="55251860" w14:textId="77777777" w:rsidR="0033544D" w:rsidRPr="00742779" w:rsidRDefault="00742779" w:rsidP="000E54B1">
      <w:pPr>
        <w:pPrChange w:id="3266" w:author="Seth Oranburg" w:date="2026-03-07T09:50:00Z" w16du:dateUtc="2026-03-07T14:50:00Z">
          <w:pPr>
            <w:pStyle w:val="NormalWeb"/>
          </w:pPr>
        </w:pPrChange>
      </w:pPr>
      <w:del w:id="3267" w:author="Seth Oranburg" w:date="2026-03-07T09:50:00Z" w16du:dateUtc="2026-03-07T14:50:00Z">
        <w:r w:rsidRPr="00742779">
          <w:rPr>
            <w:rFonts w:ascii="ZWAdobeF" w:hAnsi="ZWAdobeF" w:cs="ZWAdobeF"/>
            <w:sz w:val="2"/>
            <w:szCs w:val="2"/>
          </w:rPr>
          <w:delText>1482B</w:delText>
        </w:r>
        <w:r w:rsidR="0033544D" w:rsidRPr="00742779">
          <w:delText>The</w:delText>
        </w:r>
      </w:del>
      <w:ins w:id="3268" w:author="Seth Oranburg" w:date="2026-03-07T09:50:00Z" w16du:dateUtc="2026-03-07T14:50:00Z">
        <w:r w:rsidR="0033544D" w:rsidRPr="00742779">
          <w:t>The</w:t>
        </w:r>
      </w:ins>
      <w:r w:rsidR="0033544D" w:rsidRPr="00742779">
        <w:t xml:space="preserve"> policy is prophylactic. The law doesn</w:t>
      </w:r>
      <w:r w:rsidR="009F60D1" w:rsidRPr="00742779">
        <w:t>’</w:t>
      </w:r>
      <w:r w:rsidR="0033544D" w:rsidRPr="00742779">
        <w:t>t wait to see whether the fiduciary</w:t>
      </w:r>
      <w:r w:rsidR="009F60D1" w:rsidRPr="00742779">
        <w:t>’</w:t>
      </w:r>
      <w:r w:rsidR="0033544D" w:rsidRPr="00742779">
        <w:t xml:space="preserve">s breach actually harmed the beneficiary. It strips the fiduciary of gains to eliminate the temptation to breach in the first place. As Judge Benjamin Cardozo wrote in </w:t>
      </w:r>
      <w:r w:rsidR="0033544D" w:rsidRPr="00742779">
        <w:rPr>
          <w:rStyle w:val="Emphasis"/>
        </w:rPr>
        <w:t>Meinhard v. Salmon</w:t>
      </w:r>
      <w:r w:rsidR="0033544D" w:rsidRPr="00742779">
        <w:t xml:space="preserve">, </w:t>
      </w:r>
      <w:r w:rsidR="009F60D1" w:rsidRPr="00742779">
        <w:t>“</w:t>
      </w:r>
      <w:r w:rsidR="0033544D" w:rsidRPr="00742779">
        <w:t>[a] trustee is held to something stricter than the morals of the market place. Not honesty alone, but the punctilio of an honor the most sensitive, is then the standard of behavior.</w:t>
      </w:r>
      <w:r w:rsidR="009F60D1" w:rsidRPr="00742779">
        <w:t>”</w:t>
      </w:r>
      <w:r w:rsidR="0033544D">
        <w:fldChar w:fldCharType="begin"/>
      </w:r>
      <w:r w:rsidR="0033544D">
        <w:instrText>HYPERLINK \l "fn1-11647" \o "Jump to citation"</w:instrText>
      </w:r>
      <w:r w:rsidR="0033544D">
        <w:fldChar w:fldCharType="separate"/>
      </w:r>
      <w:r w:rsidR="0033544D" w:rsidRPr="00742779">
        <w:rPr>
          <w:rStyle w:val="Hyperlink"/>
          <w:color w:val="auto"/>
          <w:u w:val="none"/>
        </w:rPr>
        <w:t>[1</w:t>
      </w:r>
      <w:r w:rsidR="00F062F5" w:rsidRPr="00742779">
        <w:rPr>
          <w:rStyle w:val="Hyperlink"/>
          <w:color w:val="auto"/>
          <w:u w:val="none"/>
        </w:rPr>
        <w:t>]</w:t>
      </w:r>
      <w:r w:rsidR="0033544D">
        <w:fldChar w:fldCharType="end"/>
      </w:r>
    </w:p>
    <w:p w14:paraId="0B24FFF5" w14:textId="77777777" w:rsidR="0033544D" w:rsidRPr="00742779" w:rsidRDefault="00742779" w:rsidP="000E54B1">
      <w:del w:id="3269" w:author="Seth Oranburg" w:date="2026-03-07T09:50:00Z" w16du:dateUtc="2026-03-07T14:50:00Z">
        <w:r w:rsidRPr="00742779">
          <w:rPr>
            <w:rFonts w:ascii="ZWAdobeF" w:hAnsi="ZWAdobeF" w:cs="ZWAdobeF"/>
            <w:sz w:val="2"/>
            <w:szCs w:val="2"/>
          </w:rPr>
          <w:delText>1483B</w:delText>
        </w:r>
        <w:r w:rsidR="0033544D" w:rsidRPr="00742779">
          <w:delText>Guth</w:delText>
        </w:r>
      </w:del>
      <w:ins w:id="3270" w:author="Seth Oranburg" w:date="2026-03-07T09:50:00Z" w16du:dateUtc="2026-03-07T14:50:00Z">
        <w:r w:rsidR="0033544D" w:rsidRPr="00742779">
          <w:t>Guth</w:t>
        </w:r>
      </w:ins>
      <w:r w:rsidR="0033544D" w:rsidRPr="00742779">
        <w:t xml:space="preserve"> thus lost an equity interest in one of the most valuable beverage brands in the world. By the time the Delaware Supreme Court decided the case in 1939, Pepsi-Cola Company was generating millions in annual revenue. Guth</w:t>
      </w:r>
      <w:r w:rsidR="009F60D1" w:rsidRPr="00742779">
        <w:t>’</w:t>
      </w:r>
      <w:r w:rsidR="0033544D" w:rsidRPr="00742779">
        <w:t>s breach cost him a fortune. The case stands as Delaware</w:t>
      </w:r>
      <w:r w:rsidR="009F60D1" w:rsidRPr="00742779">
        <w:t>’</w:t>
      </w:r>
      <w:r w:rsidR="0033544D" w:rsidRPr="00742779">
        <w:t>s most vivid illustration of loyalty duty enforcement.</w:t>
      </w:r>
    </w:p>
    <w:p w14:paraId="257C0EC1" w14:textId="77777777" w:rsidR="0033544D" w:rsidRPr="00742779" w:rsidRDefault="0033544D" w:rsidP="000E54B1">
      <w:pPr>
        <w:pStyle w:val="Heading3"/>
        <w:rPr>
          <w:rFonts w:eastAsia="Times New Roman"/>
        </w:rPr>
      </w:pPr>
      <w:r w:rsidRPr="00742779">
        <w:rPr>
          <w:rFonts w:eastAsia="Times New Roman"/>
        </w:rPr>
        <w:t>Directors</w:t>
      </w:r>
      <w:r w:rsidR="009F60D1" w:rsidRPr="00742779">
        <w:rPr>
          <w:rFonts w:eastAsia="Times New Roman"/>
        </w:rPr>
        <w:t>’</w:t>
      </w:r>
      <w:r w:rsidRPr="00742779">
        <w:rPr>
          <w:rFonts w:eastAsia="Times New Roman"/>
        </w:rPr>
        <w:t xml:space="preserve"> Reasonable Belief about Corporate Interests</w:t>
      </w:r>
    </w:p>
    <w:p w14:paraId="234ED729" w14:textId="77777777" w:rsidR="0033544D" w:rsidRPr="00742779" w:rsidRDefault="00742779" w:rsidP="000E54B1">
      <w:pPr>
        <w:pPrChange w:id="3271" w:author="Seth Oranburg" w:date="2026-03-07T09:50:00Z" w16du:dateUtc="2026-03-07T14:50:00Z">
          <w:pPr>
            <w:pStyle w:val="NormalWeb"/>
          </w:pPr>
        </w:pPrChange>
      </w:pPr>
      <w:del w:id="3272" w:author="Seth Oranburg" w:date="2026-03-07T09:50:00Z" w16du:dateUtc="2026-03-07T14:50:00Z">
        <w:r w:rsidRPr="00742779">
          <w:rPr>
            <w:rFonts w:ascii="ZWAdobeF" w:hAnsi="ZWAdobeF" w:cs="ZWAdobeF"/>
            <w:sz w:val="2"/>
            <w:szCs w:val="2"/>
          </w:rPr>
          <w:delText>1484B</w:delText>
        </w:r>
        <w:r w:rsidR="0033544D" w:rsidRPr="00742779">
          <w:delText>The</w:delText>
        </w:r>
      </w:del>
      <w:ins w:id="3273" w:author="Seth Oranburg" w:date="2026-03-07T09:50:00Z" w16du:dateUtc="2026-03-07T14:50:00Z">
        <w:r w:rsidR="0033544D" w:rsidRPr="00742779">
          <w:t>The</w:t>
        </w:r>
      </w:ins>
      <w:r w:rsidR="0033544D" w:rsidRPr="00742779">
        <w:t xml:space="preserve"> </w:t>
      </w:r>
      <w:r w:rsidR="0033544D" w:rsidRPr="00742779">
        <w:rPr>
          <w:rStyle w:val="Emphasis"/>
        </w:rPr>
        <w:t>Guth</w:t>
      </w:r>
      <w:r w:rsidR="0033544D" w:rsidRPr="00742779">
        <w:t xml:space="preserve"> framework remained largely unchanged for fifty years, but one critical procedural question lingered: must a director always formally present an opportunity to the board, even when the director reasonably believes the corporation has no interest or ability to pursue it? The Delaware Supreme Court addressed this question in </w:t>
      </w:r>
      <w:r w:rsidR="0033544D" w:rsidRPr="00742779">
        <w:rPr>
          <w:rStyle w:val="Emphasis"/>
        </w:rPr>
        <w:t>Broz v. Cellular Information Systems, Inc.</w:t>
      </w:r>
      <w:r w:rsidR="0033544D" w:rsidRPr="00742779">
        <w:t xml:space="preserve"> in 1996.</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22A0F997" w14:textId="77777777" w:rsidR="0033544D" w:rsidRPr="00742779" w:rsidRDefault="00742779" w:rsidP="000E54B1">
      <w:pPr>
        <w:pPrChange w:id="3274" w:author="Seth Oranburg" w:date="2026-03-07T09:50:00Z" w16du:dateUtc="2026-03-07T14:50:00Z">
          <w:pPr>
            <w:pStyle w:val="NormalWeb"/>
          </w:pPr>
        </w:pPrChange>
      </w:pPr>
      <w:del w:id="3275" w:author="Seth Oranburg" w:date="2026-03-07T09:50:00Z" w16du:dateUtc="2026-03-07T14:50:00Z">
        <w:r w:rsidRPr="00742779">
          <w:rPr>
            <w:rFonts w:ascii="ZWAdobeF" w:hAnsi="ZWAdobeF" w:cs="ZWAdobeF"/>
            <w:sz w:val="2"/>
            <w:szCs w:val="2"/>
          </w:rPr>
          <w:delText>1485B</w:delText>
        </w:r>
        <w:r w:rsidR="0033544D" w:rsidRPr="00742779">
          <w:delText>Robert</w:delText>
        </w:r>
      </w:del>
      <w:ins w:id="3276" w:author="Seth Oranburg" w:date="2026-03-07T09:50:00Z" w16du:dateUtc="2026-03-07T14:50:00Z">
        <w:r w:rsidR="0033544D" w:rsidRPr="00742779">
          <w:t>Robert</w:t>
        </w:r>
      </w:ins>
      <w:r w:rsidR="0033544D" w:rsidRPr="00742779">
        <w:t xml:space="preserve"> Broz was a director of CIS, a cellular communications company operating in Michigan. Broz also personally owned RFB Cellular, Inc., which owned and operated cellular licenses in rural midwestern markets. A broker contacted Broz personally—not in his capacity as CIS director but as owner of RFB—about purchasing the Michigan-2 cellular license, which covered territory adjacent to both RFB</w:t>
      </w:r>
      <w:r w:rsidR="009F60D1" w:rsidRPr="00742779">
        <w:t>’</w:t>
      </w:r>
      <w:r w:rsidR="0033544D" w:rsidRPr="00742779">
        <w:t>s existing licenses and CIS</w:t>
      </w:r>
      <w:r w:rsidR="009F60D1" w:rsidRPr="00742779">
        <w:t>’</w:t>
      </w:r>
      <w:r w:rsidR="0033544D" w:rsidRPr="00742779">
        <w:t>s operating area.</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1493EA74" w14:textId="77777777" w:rsidR="0033544D" w:rsidRPr="00742779" w:rsidRDefault="00742779" w:rsidP="000E54B1">
      <w:pPr>
        <w:pPrChange w:id="3277" w:author="Seth Oranburg" w:date="2026-03-07T09:50:00Z" w16du:dateUtc="2026-03-07T14:50:00Z">
          <w:pPr>
            <w:pStyle w:val="NormalWeb"/>
          </w:pPr>
        </w:pPrChange>
      </w:pPr>
      <w:del w:id="3278" w:author="Seth Oranburg" w:date="2026-03-07T09:50:00Z" w16du:dateUtc="2026-03-07T14:50:00Z">
        <w:r w:rsidRPr="00742779">
          <w:rPr>
            <w:rFonts w:ascii="ZWAdobeF" w:hAnsi="ZWAdobeF" w:cs="ZWAdobeF"/>
            <w:sz w:val="2"/>
            <w:szCs w:val="2"/>
          </w:rPr>
          <w:delText>1486B</w:delText>
        </w:r>
        <w:r w:rsidR="0033544D" w:rsidRPr="00742779">
          <w:delText>Broz</w:delText>
        </w:r>
      </w:del>
      <w:ins w:id="3279" w:author="Seth Oranburg" w:date="2026-03-07T09:50:00Z" w16du:dateUtc="2026-03-07T14:50:00Z">
        <w:r w:rsidR="0033544D" w:rsidRPr="00742779">
          <w:t>Broz</w:t>
        </w:r>
      </w:ins>
      <w:r w:rsidR="0033544D" w:rsidRPr="00742779">
        <w:t xml:space="preserve"> was interested in acquiring Michigan-2 for RFB. But he knew the license was also potentially relevant to CIS. Before bidding, Broz spoke informally with CIS</w:t>
      </w:r>
      <w:r w:rsidR="009F60D1" w:rsidRPr="00742779">
        <w:t>’</w:t>
      </w:r>
      <w:r w:rsidR="0033544D" w:rsidRPr="00742779">
        <w:t xml:space="preserve">s CEO and president, who told him that CIS was not interested in acquiring additional licenses because CIS was experiencing financial difficulties and was in the process of being acquired by PriCellular, another cellular </w:t>
      </w:r>
      <w:r w:rsidR="0033544D" w:rsidRPr="00742779">
        <w:lastRenderedPageBreak/>
        <w:t>company. Based on these conversations, Broz concluded that CIS had no interest in Michigan-2.</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09961A64" w14:textId="77777777" w:rsidR="0033544D" w:rsidRPr="00742779" w:rsidRDefault="00742779" w:rsidP="000E54B1">
      <w:pPr>
        <w:pPrChange w:id="3280" w:author="Seth Oranburg" w:date="2026-03-07T09:50:00Z" w16du:dateUtc="2026-03-07T14:50:00Z">
          <w:pPr>
            <w:pStyle w:val="NormalWeb"/>
          </w:pPr>
        </w:pPrChange>
      </w:pPr>
      <w:del w:id="3281" w:author="Seth Oranburg" w:date="2026-03-07T09:50:00Z" w16du:dateUtc="2026-03-07T14:50:00Z">
        <w:r w:rsidRPr="00742779">
          <w:rPr>
            <w:rFonts w:ascii="ZWAdobeF" w:hAnsi="ZWAdobeF" w:cs="ZWAdobeF"/>
            <w:sz w:val="2"/>
            <w:szCs w:val="2"/>
          </w:rPr>
          <w:delText>1487B</w:delText>
        </w:r>
        <w:r w:rsidR="0033544D" w:rsidRPr="00742779">
          <w:delText>Broz</w:delText>
        </w:r>
      </w:del>
      <w:ins w:id="3282" w:author="Seth Oranburg" w:date="2026-03-07T09:50:00Z" w16du:dateUtc="2026-03-07T14:50:00Z">
        <w:r w:rsidR="0033544D" w:rsidRPr="00742779">
          <w:t>Broz</w:t>
        </w:r>
      </w:ins>
      <w:r w:rsidR="0033544D" w:rsidRPr="00742779">
        <w:t xml:space="preserve"> did not formally present the Michigan-2 opportunity to CIS</w:t>
      </w:r>
      <w:r w:rsidR="009F60D1" w:rsidRPr="00742779">
        <w:t>’</w:t>
      </w:r>
      <w:r w:rsidR="0033544D" w:rsidRPr="00742779">
        <w:t>s board at a regular board meeting with written materials and a formal vote. Instead, he relied on his informal conversations with management and acquired the license personally through RFB.</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5E7F3549" w14:textId="77777777" w:rsidR="0033544D" w:rsidRPr="00742779" w:rsidRDefault="00742779" w:rsidP="000E54B1">
      <w:pPr>
        <w:pPrChange w:id="3283" w:author="Seth Oranburg" w:date="2026-03-07T09:50:00Z" w16du:dateUtc="2026-03-07T14:50:00Z">
          <w:pPr>
            <w:pStyle w:val="NormalWeb"/>
          </w:pPr>
        </w:pPrChange>
      </w:pPr>
      <w:del w:id="3284" w:author="Seth Oranburg" w:date="2026-03-07T09:50:00Z" w16du:dateUtc="2026-03-07T14:50:00Z">
        <w:r w:rsidRPr="00742779">
          <w:rPr>
            <w:rFonts w:ascii="ZWAdobeF" w:hAnsi="ZWAdobeF" w:cs="ZWAdobeF"/>
            <w:sz w:val="2"/>
            <w:szCs w:val="2"/>
          </w:rPr>
          <w:delText>1488B</w:delText>
        </w:r>
        <w:r w:rsidR="0033544D" w:rsidRPr="00742779">
          <w:delText>After</w:delText>
        </w:r>
      </w:del>
      <w:ins w:id="3285" w:author="Seth Oranburg" w:date="2026-03-07T09:50:00Z" w16du:dateUtc="2026-03-07T14:50:00Z">
        <w:r w:rsidR="0033544D" w:rsidRPr="00742779">
          <w:t>After</w:t>
        </w:r>
      </w:ins>
      <w:r w:rsidR="0033544D" w:rsidRPr="00742779">
        <w:t xml:space="preserve"> PriCellular completed its acquisition of CIS, PriCellular discovered that Broz owned Michigan-2. PriCellular wanted that license for its own network expansion. PriCellular, now controlling CIS, caused CIS to sue Broz for usurping a corporate opportunity.</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512C0BE2" w14:textId="77777777" w:rsidR="0033544D" w:rsidRPr="00742779" w:rsidRDefault="00742779" w:rsidP="000E54B1">
      <w:pPr>
        <w:pPrChange w:id="3286" w:author="Seth Oranburg" w:date="2026-03-07T09:50:00Z" w16du:dateUtc="2026-03-07T14:50:00Z">
          <w:pPr>
            <w:pStyle w:val="NormalWeb"/>
          </w:pPr>
        </w:pPrChange>
      </w:pPr>
      <w:del w:id="3287" w:author="Seth Oranburg" w:date="2026-03-07T09:50:00Z" w16du:dateUtc="2026-03-07T14:50:00Z">
        <w:r w:rsidRPr="00742779">
          <w:rPr>
            <w:rFonts w:ascii="ZWAdobeF" w:hAnsi="ZWAdobeF" w:cs="ZWAdobeF"/>
            <w:sz w:val="2"/>
            <w:szCs w:val="2"/>
          </w:rPr>
          <w:delText>1489B</w:delText>
        </w:r>
        <w:r w:rsidR="0033544D" w:rsidRPr="00742779">
          <w:delText>The</w:delText>
        </w:r>
      </w:del>
      <w:ins w:id="3288" w:author="Seth Oranburg" w:date="2026-03-07T09:50:00Z" w16du:dateUtc="2026-03-07T14:50:00Z">
        <w:r w:rsidR="0033544D" w:rsidRPr="00742779">
          <w:t>The</w:t>
        </w:r>
      </w:ins>
      <w:r w:rsidR="0033544D" w:rsidRPr="00742779">
        <w:t xml:space="preserve"> Delaware Supreme Court, in an opinion by Chief Justice Veasey, held that Broz had not breached his fiduciary duty. The Court analyzed the </w:t>
      </w:r>
      <w:r w:rsidR="0033544D" w:rsidRPr="00742779">
        <w:rPr>
          <w:rStyle w:val="Emphasis"/>
        </w:rPr>
        <w:t>Guth</w:t>
      </w:r>
      <w:r w:rsidR="0033544D" w:rsidRPr="00742779">
        <w:t xml:space="preserve"> factors and concluded they were not satisfied. CIS lacked financial ability—it was divesting licenses, not acquiring them. CIS lacked interest—it was being acquired and had no strategic plan for additional licenses. The opportunity came to Broz personally through his RFB ownership, not in his capacity as CIS director. And most importantly, CIS</w:t>
      </w:r>
      <w:r w:rsidR="009F60D1" w:rsidRPr="00742779">
        <w:t>’</w:t>
      </w:r>
      <w:r w:rsidR="0033544D" w:rsidRPr="00742779">
        <w:t>s CEO and president had explicitly told Broz that CIS was not interested.</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21D0B931" w14:textId="77777777" w:rsidR="0033544D" w:rsidRPr="00742779" w:rsidRDefault="00742779" w:rsidP="000E54B1">
      <w:pPr>
        <w:pPrChange w:id="3289" w:author="Seth Oranburg" w:date="2026-03-07T09:50:00Z" w16du:dateUtc="2026-03-07T14:50:00Z">
          <w:pPr>
            <w:pStyle w:val="NormalWeb"/>
          </w:pPr>
        </w:pPrChange>
      </w:pPr>
      <w:del w:id="3290" w:author="Seth Oranburg" w:date="2026-03-07T09:50:00Z" w16du:dateUtc="2026-03-07T14:50:00Z">
        <w:r w:rsidRPr="00742779">
          <w:rPr>
            <w:rFonts w:ascii="ZWAdobeF" w:hAnsi="ZWAdobeF" w:cs="ZWAdobeF"/>
            <w:sz w:val="2"/>
            <w:szCs w:val="2"/>
          </w:rPr>
          <w:delText>1490B</w:delText>
        </w:r>
        <w:r w:rsidR="0033544D" w:rsidRPr="00742779">
          <w:delText>But</w:delText>
        </w:r>
      </w:del>
      <w:ins w:id="3291" w:author="Seth Oranburg" w:date="2026-03-07T09:50:00Z" w16du:dateUtc="2026-03-07T14:50:00Z">
        <w:r w:rsidR="0033544D" w:rsidRPr="00742779">
          <w:t>But</w:t>
        </w:r>
      </w:ins>
      <w:r w:rsidR="0033544D" w:rsidRPr="00742779">
        <w:t xml:space="preserve"> the Court went further and addressed the procedural question of presentation. The Court explained that Delaware law does not impose an absolute requirement of formal presentation to the board. If a director reasonably determines that the corporation lacks financial ability or interest, the director may take the opportunity personally without formal presentation.</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5F5D4957" w14:textId="77777777" w:rsidR="0033544D" w:rsidRPr="00742779" w:rsidRDefault="00742779" w:rsidP="000E54B1">
      <w:pPr>
        <w:pPrChange w:id="3292" w:author="Seth Oranburg" w:date="2026-03-07T09:50:00Z" w16du:dateUtc="2026-03-07T14:50:00Z">
          <w:pPr>
            <w:pStyle w:val="NormalWeb"/>
          </w:pPr>
        </w:pPrChange>
      </w:pPr>
      <w:del w:id="3293" w:author="Seth Oranburg" w:date="2026-03-07T09:50:00Z" w16du:dateUtc="2026-03-07T14:50:00Z">
        <w:r w:rsidRPr="00742779">
          <w:rPr>
            <w:rFonts w:ascii="ZWAdobeF" w:hAnsi="ZWAdobeF" w:cs="ZWAdobeF"/>
            <w:sz w:val="2"/>
            <w:szCs w:val="2"/>
          </w:rPr>
          <w:delText>1491B</w:delText>
        </w:r>
        <w:r w:rsidR="0033544D" w:rsidRPr="00742779">
          <w:delText>However</w:delText>
        </w:r>
      </w:del>
      <w:ins w:id="3294" w:author="Seth Oranburg" w:date="2026-03-07T09:50:00Z" w16du:dateUtc="2026-03-07T14:50:00Z">
        <w:r w:rsidR="0033544D" w:rsidRPr="00742779">
          <w:t>However</w:t>
        </w:r>
      </w:ins>
      <w:r w:rsidR="0033544D" w:rsidRPr="00742779">
        <w:t xml:space="preserve">—and this is the critical safe harbor provision—formal presentation creates conclusive protection. If a director presents an opportunity to the board with full disclosure and the board rejects it after informed consideration, the director is protected from subsequent challenge regardless of whether the </w:t>
      </w:r>
      <w:r w:rsidR="0033544D" w:rsidRPr="00742779">
        <w:rPr>
          <w:rStyle w:val="Emphasis"/>
        </w:rPr>
        <w:t>Guth</w:t>
      </w:r>
      <w:r w:rsidR="0033544D" w:rsidRPr="00742779">
        <w:t xml:space="preserve"> factors would have technically been satisfied. Presentation shifts the burden: without presentation, the director bears the burden of proving no usurpation occurred; with presentation and board rejection, any plaintiff challenging the director</w:t>
      </w:r>
      <w:r w:rsidR="009F60D1" w:rsidRPr="00742779">
        <w:t>’</w:t>
      </w:r>
      <w:r w:rsidR="0033544D" w:rsidRPr="00742779">
        <w:t>s subsequent pursuit faces the nearly insurmountable task of showing that the board</w:t>
      </w:r>
      <w:r w:rsidR="009F60D1" w:rsidRPr="00742779">
        <w:t>’</w:t>
      </w:r>
      <w:r w:rsidR="0033544D" w:rsidRPr="00742779">
        <w:t>s informed rejection was somehow wrongful.</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18D385D2" w14:textId="77777777" w:rsidR="0033544D" w:rsidRPr="00742779" w:rsidRDefault="00742779" w:rsidP="000E54B1">
      <w:pPr>
        <w:pPrChange w:id="3295" w:author="Seth Oranburg" w:date="2026-03-07T09:50:00Z" w16du:dateUtc="2026-03-07T14:50:00Z">
          <w:pPr>
            <w:pStyle w:val="NormalWeb"/>
          </w:pPr>
        </w:pPrChange>
      </w:pPr>
      <w:del w:id="3296" w:author="Seth Oranburg" w:date="2026-03-07T09:50:00Z" w16du:dateUtc="2026-03-07T14:50:00Z">
        <w:r w:rsidRPr="00742779">
          <w:rPr>
            <w:rFonts w:ascii="ZWAdobeF" w:hAnsi="ZWAdobeF" w:cs="ZWAdobeF"/>
            <w:sz w:val="2"/>
            <w:szCs w:val="2"/>
          </w:rPr>
          <w:delText>1492B</w:delText>
        </w:r>
        <w:r w:rsidR="0033544D" w:rsidRPr="00742779">
          <w:delText>The</w:delText>
        </w:r>
      </w:del>
      <w:ins w:id="3297" w:author="Seth Oranburg" w:date="2026-03-07T09:50:00Z" w16du:dateUtc="2026-03-07T14:50:00Z">
        <w:r w:rsidR="0033544D" w:rsidRPr="00742779">
          <w:t>The</w:t>
        </w:r>
      </w:ins>
      <w:r w:rsidR="0033544D" w:rsidRPr="00742779">
        <w:t xml:space="preserve"> Court emphasized that presentation serves multiple protective functions. It creates a documentary record proving that the director offered the opportunity to the corporation. It enables disinterested directors to evaluate the opportunity with full information. It eliminates hindsight bias—courts cannot second-guess whether an opportunity was corporate when the board </w:t>
      </w:r>
      <w:r w:rsidR="0033544D" w:rsidRPr="00742779">
        <w:lastRenderedPageBreak/>
        <w:t>explicitly declined it. And it demonstrates good faith—the director submitted to board authority rather than making a unilateral determination.</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p>
    <w:p w14:paraId="05C17C65" w14:textId="77777777" w:rsidR="0033544D" w:rsidRPr="00742779" w:rsidRDefault="00742779" w:rsidP="000E54B1">
      <w:del w:id="3298" w:author="Seth Oranburg" w:date="2026-03-07T09:50:00Z" w16du:dateUtc="2026-03-07T14:50:00Z">
        <w:r w:rsidRPr="00742779">
          <w:rPr>
            <w:rFonts w:ascii="ZWAdobeF" w:hAnsi="ZWAdobeF" w:cs="ZWAdobeF"/>
            <w:sz w:val="2"/>
            <w:szCs w:val="2"/>
          </w:rPr>
          <w:delText>1493B</w:delText>
        </w:r>
      </w:del>
      <w:r w:rsidR="0033544D" w:rsidRPr="00742779">
        <w:t>[insert figure on Corporate Opportunity Decision Tree]</w:t>
      </w:r>
    </w:p>
    <w:p w14:paraId="6ACDDD85" w14:textId="77777777" w:rsidR="0033544D" w:rsidRPr="00742779" w:rsidRDefault="0033544D" w:rsidP="000E54B1">
      <w:pPr>
        <w:pStyle w:val="HTMLPreformatted"/>
        <w:rPr>
          <w:rStyle w:val="HTMLCode"/>
        </w:rPr>
      </w:pPr>
      <w:r w:rsidRPr="00742779">
        <w:rPr>
          <w:rStyle w:val="HTMLCode"/>
        </w:rPr>
        <w:t>1. Does the opportunity satisfy Guth factors?</w:t>
      </w:r>
    </w:p>
    <w:p w14:paraId="76B8254F"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Financial ability? (Can corporation afford it or raise capital?)</w:t>
      </w:r>
    </w:p>
    <w:p w14:paraId="117C3A6B"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Line of business? (Related to what corporation does?)</w:t>
      </w:r>
    </w:p>
    <w:p w14:paraId="65D9D1F1"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Interest/expectancy? (Does corporation have reasonable claim?)</w:t>
      </w:r>
    </w:p>
    <w:p w14:paraId="7057F7CB"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Conflict? (Would personal ownership create conflicts?)</w:t>
      </w:r>
    </w:p>
    <w:p w14:paraId="79CA2080"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Corporate resources used? (Did opportunity arise through corporate position?)</w:t>
      </w:r>
    </w:p>
    <w:p w14:paraId="5A4DD525" w14:textId="77777777" w:rsidR="0033544D" w:rsidRPr="00742779" w:rsidRDefault="0033544D" w:rsidP="000E54B1">
      <w:pPr>
        <w:pStyle w:val="HTMLPreformatted"/>
        <w:rPr>
          <w:rStyle w:val="HTMLCode"/>
        </w:rPr>
      </w:pPr>
    </w:p>
    <w:p w14:paraId="76F6D603" w14:textId="77777777" w:rsidR="0033544D" w:rsidRPr="00742779" w:rsidRDefault="0033544D" w:rsidP="000E54B1">
      <w:pPr>
        <w:pStyle w:val="HTMLPreformatted"/>
        <w:rPr>
          <w:rStyle w:val="HTMLCode"/>
        </w:rPr>
      </w:pPr>
      <w:r w:rsidRPr="00742779">
        <w:rPr>
          <w:rStyle w:val="HTMLCode"/>
        </w:rPr>
        <w:t>2. If YES to multiple factors → High risk of usurpation claim</w:t>
      </w:r>
    </w:p>
    <w:p w14:paraId="767D2EAB" w14:textId="77777777" w:rsidR="0033544D" w:rsidRPr="00742779" w:rsidRDefault="0033544D" w:rsidP="000E54B1">
      <w:pPr>
        <w:pStyle w:val="HTMLPreformatted"/>
        <w:rPr>
          <w:rStyle w:val="HTMLCode"/>
        </w:rPr>
      </w:pPr>
    </w:p>
    <w:p w14:paraId="3B744072" w14:textId="77777777" w:rsidR="0033544D" w:rsidRPr="00742779" w:rsidRDefault="0033544D" w:rsidP="000E54B1">
      <w:pPr>
        <w:pStyle w:val="HTMLPreformatted"/>
        <w:rPr>
          <w:rStyle w:val="HTMLCode"/>
        </w:rPr>
      </w:pPr>
      <w:r w:rsidRPr="00742779">
        <w:rPr>
          <w:rStyle w:val="HTMLCode"/>
        </w:rPr>
        <w:t>3. Safe Harbor Options:</w:t>
      </w:r>
    </w:p>
    <w:p w14:paraId="75D925A9"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Option A: Present to board with full disclosure</w:t>
      </w:r>
    </w:p>
    <w:p w14:paraId="2686B2D7"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Prepare written materials describing opportunity</w:t>
      </w:r>
    </w:p>
    <w:p w14:paraId="1887B1E8"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Disclose personal interest in pursuing if corporation declines</w:t>
      </w:r>
    </w:p>
    <w:p w14:paraId="28C0D5EB"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Allow board deliberation with disinterested directors</w:t>
      </w:r>
    </w:p>
    <w:p w14:paraId="08DB5A89"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Obtain formal board resolution (approve corporate pursuit OR</w:t>
      </w:r>
    </w:p>
    <w:p w14:paraId="622CFC27"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reject opportunity and approve director</w:t>
      </w:r>
      <w:r w:rsidR="009F60D1" w:rsidRPr="00742779">
        <w:rPr>
          <w:rStyle w:val="HTMLCode"/>
        </w:rPr>
        <w:t>’</w:t>
      </w:r>
      <w:r w:rsidR="0033544D" w:rsidRPr="00742779">
        <w:rPr>
          <w:rStyle w:val="HTMLCode"/>
        </w:rPr>
        <w:t>s personal pursuit)</w:t>
      </w:r>
    </w:p>
    <w:p w14:paraId="72D261D2"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Document in minutes</w:t>
      </w:r>
    </w:p>
    <w:p w14:paraId="0BFFA696"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r w:rsidRPr="00742779">
        <w:rPr>
          <w:rStyle w:val="HTMLCode"/>
        </w:rPr>
        <w:t xml:space="preserve"> </w:t>
      </w:r>
      <w:r w:rsidR="0033544D" w:rsidRPr="00742779">
        <w:rPr>
          <w:rStyle w:val="HTMLCode"/>
        </w:rPr>
        <w:t xml:space="preserve"> → RESULT: Protected from challenge regardless of Guth factors</w:t>
      </w:r>
    </w:p>
    <w:p w14:paraId="69A66E2E"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w:t>
      </w:r>
    </w:p>
    <w:p w14:paraId="30DDC290"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Option B: Skip presentation and take opportunity personally</w:t>
      </w:r>
    </w:p>
    <w:p w14:paraId="467DDEB6"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RESULT: Bear burden of proving Guth factors not satisfied</w:t>
      </w:r>
    </w:p>
    <w:p w14:paraId="65D5C222" w14:textId="77777777" w:rsidR="0033544D" w:rsidRPr="00742779" w:rsidRDefault="00C13B2E" w:rsidP="000E54B1">
      <w:pPr>
        <w:pStyle w:val="HTMLPreformatted"/>
        <w:rPr>
          <w:rStyle w:val="HTMLCode"/>
        </w:rPr>
      </w:pPr>
      <w:r w:rsidRPr="00742779">
        <w:rPr>
          <w:rStyle w:val="HTMLCode"/>
        </w:rPr>
        <w:t xml:space="preserve">   </w:t>
      </w:r>
      <w:r w:rsidR="0033544D" w:rsidRPr="00742779">
        <w:rPr>
          <w:rStyle w:val="HTMLCode"/>
        </w:rPr>
        <w:t xml:space="preserve"> → Risk expensive litigation even if ultimately prevail</w:t>
      </w:r>
    </w:p>
    <w:p w14:paraId="54858045" w14:textId="77777777" w:rsidR="0033544D" w:rsidRPr="00742779" w:rsidRDefault="00742779" w:rsidP="000E54B1">
      <w:pPr>
        <w:pPrChange w:id="3299" w:author="Seth Oranburg" w:date="2026-03-07T09:50:00Z" w16du:dateUtc="2026-03-07T14:50:00Z">
          <w:pPr>
            <w:pStyle w:val="NormalWeb"/>
          </w:pPr>
        </w:pPrChange>
      </w:pPr>
      <w:del w:id="3300" w:author="Seth Oranburg" w:date="2026-03-07T09:50:00Z" w16du:dateUtc="2026-03-07T14:50:00Z">
        <w:r w:rsidRPr="00742779">
          <w:rPr>
            <w:rFonts w:ascii="ZWAdobeF" w:hAnsi="ZWAdobeF" w:cs="ZWAdobeF"/>
            <w:sz w:val="2"/>
            <w:szCs w:val="2"/>
          </w:rPr>
          <w:delText>1494B</w:delText>
        </w:r>
        <w:r w:rsidR="0033544D" w:rsidRPr="00742779">
          <w:delText>Contemporary</w:delText>
        </w:r>
      </w:del>
      <w:ins w:id="3301" w:author="Seth Oranburg" w:date="2026-03-07T09:50:00Z" w16du:dateUtc="2026-03-07T14:50:00Z">
        <w:r w:rsidR="0033544D" w:rsidRPr="00742779">
          <w:t>Contemporary</w:t>
        </w:r>
      </w:ins>
      <w:r w:rsidR="0033544D" w:rsidRPr="00742779">
        <w:t xml:space="preserve"> Delaware opinions consistently apply the </w:t>
      </w:r>
      <w:r w:rsidR="0033544D" w:rsidRPr="00742779">
        <w:rPr>
          <w:rStyle w:val="Emphasis"/>
        </w:rPr>
        <w:t>Guth-Broz</w:t>
      </w:r>
      <w:r w:rsidR="0033544D" w:rsidRPr="00742779">
        <w:t xml:space="preserve"> framework. In </w:t>
      </w:r>
      <w:r w:rsidR="0033544D" w:rsidRPr="00742779">
        <w:rPr>
          <w:rStyle w:val="Emphasis"/>
        </w:rPr>
        <w:t>In re eBay, Inc. Shareholders Litigation</w:t>
      </w:r>
      <w:r w:rsidR="0033544D" w:rsidRPr="00742779">
        <w:t>, Chancellor Chandler held that eBay</w:t>
      </w:r>
      <w:r w:rsidR="009F60D1" w:rsidRPr="00742779">
        <w:t>’</w:t>
      </w:r>
      <w:r w:rsidR="0033544D" w:rsidRPr="00742779">
        <w:t>s directors and officers usurped corporate opportunities when investment banks allocated them lucrative IPO shares in companies whose investment banking business eBay controlled, and the fiduciaries failed to disclose these allocations or present them to eBay</w:t>
      </w:r>
      <w:r w:rsidR="009F60D1" w:rsidRPr="00742779">
        <w:t>’</w:t>
      </w:r>
      <w:r w:rsidR="0033544D" w:rsidRPr="00742779">
        <w:t>s compensation committee.</w:t>
      </w:r>
      <w:r w:rsidR="0033544D">
        <w:fldChar w:fldCharType="begin"/>
      </w:r>
      <w:r w:rsidR="0033544D">
        <w:instrText>HYPERLINK \l "fn185-11647" \o "Jump to citation"</w:instrText>
      </w:r>
      <w:r w:rsidR="0033544D">
        <w:fldChar w:fldCharType="separate"/>
      </w:r>
      <w:r w:rsidR="0033544D" w:rsidRPr="00742779">
        <w:rPr>
          <w:rStyle w:val="Hyperlink"/>
          <w:color w:val="auto"/>
          <w:u w:val="none"/>
        </w:rPr>
        <w:t>[185</w:t>
      </w:r>
      <w:r w:rsidR="00EE2871" w:rsidRPr="00742779">
        <w:rPr>
          <w:rStyle w:val="Hyperlink"/>
          <w:color w:val="auto"/>
          <w:u w:val="none"/>
        </w:rPr>
        <w:t>]</w:t>
      </w:r>
      <w:r w:rsidR="0033544D">
        <w:fldChar w:fldCharType="end"/>
      </w:r>
      <w:r w:rsidR="0033544D" w:rsidRPr="00742779">
        <w:t xml:space="preserve"> In </w:t>
      </w:r>
      <w:r w:rsidR="0033544D" w:rsidRPr="00742779">
        <w:rPr>
          <w:rStyle w:val="Emphasis"/>
        </w:rPr>
        <w:t>Energy Resources Corp. v. Porter</w:t>
      </w:r>
      <w:r w:rsidR="0033544D" w:rsidRPr="00742779">
        <w:t>, the Delaware Court of Chancery found no usurpation where a director</w:t>
      </w:r>
      <w:r w:rsidR="009F60D1" w:rsidRPr="00742779">
        <w:t>’</w:t>
      </w:r>
      <w:r w:rsidR="0033544D" w:rsidRPr="00742779">
        <w:t xml:space="preserve">s personal investment in mining </w:t>
      </w:r>
      <w:r w:rsidR="0033544D" w:rsidRPr="00742779">
        <w:lastRenderedPageBreak/>
        <w:t>properties predated his directorship and the corporation had never expressed interest in that geographic area.</w:t>
      </w:r>
      <w:r w:rsidR="0033544D">
        <w:fldChar w:fldCharType="begin"/>
      </w:r>
      <w:r w:rsidR="0033544D">
        <w:instrText>HYPERLINK \l "fn186-11647" \o "Jump to citation"</w:instrText>
      </w:r>
      <w:r w:rsidR="0033544D">
        <w:fldChar w:fldCharType="separate"/>
      </w:r>
      <w:r w:rsidR="0033544D" w:rsidRPr="00742779">
        <w:rPr>
          <w:rStyle w:val="Hyperlink"/>
          <w:color w:val="auto"/>
          <w:u w:val="none"/>
        </w:rPr>
        <w:t>[186</w:t>
      </w:r>
      <w:r w:rsidR="00360463" w:rsidRPr="00742779">
        <w:rPr>
          <w:rStyle w:val="Hyperlink"/>
          <w:color w:val="auto"/>
          <w:u w:val="none"/>
        </w:rPr>
        <w:t>]</w:t>
      </w:r>
      <w:r w:rsidR="0033544D">
        <w:fldChar w:fldCharType="end"/>
      </w:r>
    </w:p>
    <w:p w14:paraId="2096C2D1" w14:textId="77777777" w:rsidR="0033544D" w:rsidRPr="00742779" w:rsidRDefault="0033544D" w:rsidP="000E54B1">
      <w:pPr>
        <w:pStyle w:val="Heading3"/>
        <w:rPr>
          <w:rFonts w:eastAsia="Times New Roman"/>
        </w:rPr>
      </w:pPr>
      <w:r w:rsidRPr="00742779">
        <w:rPr>
          <w:rFonts w:eastAsia="Times New Roman"/>
        </w:rPr>
        <w:t>The Venture Capital Problem and Delaware</w:t>
      </w:r>
      <w:r w:rsidR="009F60D1" w:rsidRPr="00742779">
        <w:rPr>
          <w:rFonts w:eastAsia="Times New Roman"/>
        </w:rPr>
        <w:t>’</w:t>
      </w:r>
      <w:r w:rsidRPr="00742779">
        <w:rPr>
          <w:rFonts w:eastAsia="Times New Roman"/>
        </w:rPr>
        <w:t>s Solution</w:t>
      </w:r>
    </w:p>
    <w:p w14:paraId="52BC870B" w14:textId="77777777" w:rsidR="0033544D" w:rsidRPr="00742779" w:rsidRDefault="00742779" w:rsidP="000E54B1">
      <w:pPr>
        <w:pPrChange w:id="3302" w:author="Seth Oranburg" w:date="2026-03-07T09:50:00Z" w16du:dateUtc="2026-03-07T14:50:00Z">
          <w:pPr>
            <w:pStyle w:val="NormalWeb"/>
          </w:pPr>
        </w:pPrChange>
      </w:pPr>
      <w:del w:id="3303" w:author="Seth Oranburg" w:date="2026-03-07T09:50:00Z" w16du:dateUtc="2026-03-07T14:50:00Z">
        <w:r w:rsidRPr="00742779">
          <w:rPr>
            <w:rStyle w:val="Emphasis"/>
            <w:rFonts w:ascii="ZWAdobeF" w:hAnsi="ZWAdobeF" w:cs="ZWAdobeF"/>
            <w:i w:val="0"/>
            <w:sz w:val="2"/>
            <w:szCs w:val="2"/>
          </w:rPr>
          <w:delText>1495B</w:delText>
        </w:r>
        <w:r w:rsidR="0033544D" w:rsidRPr="00742779">
          <w:rPr>
            <w:rStyle w:val="Emphasis"/>
          </w:rPr>
          <w:delText>Guth</w:delText>
        </w:r>
        <w:r w:rsidR="009F60D1" w:rsidRPr="00742779">
          <w:delText>’</w:delText>
        </w:r>
        <w:r w:rsidR="0033544D" w:rsidRPr="00742779">
          <w:delText>s</w:delText>
        </w:r>
      </w:del>
      <w:ins w:id="3304" w:author="Seth Oranburg" w:date="2026-03-07T09:50:00Z" w16du:dateUtc="2026-03-07T14:50:00Z">
        <w:r w:rsidR="0033544D" w:rsidRPr="00742779">
          <w:rPr>
            <w:rStyle w:val="Emphasis"/>
          </w:rPr>
          <w:t>Guth</w:t>
        </w:r>
        <w:r w:rsidR="009F60D1" w:rsidRPr="00742779">
          <w:t>’</w:t>
        </w:r>
        <w:r w:rsidR="0033544D" w:rsidRPr="00742779">
          <w:t>s</w:t>
        </w:r>
      </w:ins>
      <w:r w:rsidR="0033544D" w:rsidRPr="00742779">
        <w:t xml:space="preserve"> rigid prophylactic rule created an unexpected puzzle sixty years later that even </w:t>
      </w:r>
      <w:r w:rsidR="0033544D" w:rsidRPr="00742779">
        <w:rPr>
          <w:rStyle w:val="Emphasis"/>
        </w:rPr>
        <w:t>Broz</w:t>
      </w:r>
      <w:r w:rsidR="009F60D1" w:rsidRPr="00742779">
        <w:t>’</w:t>
      </w:r>
      <w:r w:rsidR="0033544D" w:rsidRPr="00742779">
        <w:t xml:space="preserve">s </w:t>
      </w:r>
      <w:r w:rsidR="009F60D1" w:rsidRPr="00742779">
        <w:t>“</w:t>
      </w:r>
      <w:r w:rsidR="0033544D" w:rsidRPr="00742779">
        <w:t>reasonable director</w:t>
      </w:r>
      <w:r w:rsidR="009F60D1" w:rsidRPr="00742779">
        <w:t>”</w:t>
      </w:r>
      <w:r w:rsidR="0033544D" w:rsidRPr="00742779">
        <w:t xml:space="preserve"> addition did not solve. Venture capital directors often sit on multiple portfolio company boards in the same industry. Virtually every business opportunity the VC encounters—every acquisition target, every partnership possibility, every adjacent market expansion—could trigger </w:t>
      </w:r>
      <w:r w:rsidR="0033544D" w:rsidRPr="00742779">
        <w:rPr>
          <w:rStyle w:val="Emphasis"/>
        </w:rPr>
        <w:t>Guth</w:t>
      </w:r>
      <w:r w:rsidR="0033544D" w:rsidRPr="00742779">
        <w:t xml:space="preserve"> analysis for every portfolio company.</w:t>
      </w:r>
      <w:r w:rsidR="0033544D">
        <w:fldChar w:fldCharType="begin"/>
      </w:r>
      <w:r w:rsidR="0033544D">
        <w:instrText>HYPERLINK \l "fn187-11647" \o "Jump to citation"</w:instrText>
      </w:r>
      <w:r w:rsidR="0033544D">
        <w:fldChar w:fldCharType="separate"/>
      </w:r>
      <w:r w:rsidR="0033544D" w:rsidRPr="00742779">
        <w:rPr>
          <w:rStyle w:val="Hyperlink"/>
          <w:color w:val="auto"/>
          <w:u w:val="none"/>
        </w:rPr>
        <w:t>[187</w:t>
      </w:r>
      <w:r w:rsidR="00FA601A" w:rsidRPr="00742779">
        <w:rPr>
          <w:rStyle w:val="Hyperlink"/>
          <w:color w:val="auto"/>
          <w:u w:val="none"/>
        </w:rPr>
        <w:t>]</w:t>
      </w:r>
      <w:r w:rsidR="0033544D">
        <w:fldChar w:fldCharType="end"/>
      </w:r>
      <w:r w:rsidR="0033544D" w:rsidRPr="00742779">
        <w:t xml:space="preserve"> Without a waiver mechanism, VCs face constant disclosure obligations and potential liability for allocating opportunities among portfolio companies based on strategic fit. The doctrine</w:t>
      </w:r>
      <w:r w:rsidR="009F60D1" w:rsidRPr="00742779">
        <w:t>’</w:t>
      </w:r>
      <w:r w:rsidR="0033544D" w:rsidRPr="00742779">
        <w:t>s success in preventing abuse had created transaction costs that threatened to discourage exactly the kind of active directorial involvement that venture-backed startups need.</w:t>
      </w:r>
    </w:p>
    <w:p w14:paraId="259596E7" w14:textId="77777777" w:rsidR="0033544D" w:rsidRPr="00742779" w:rsidRDefault="00742779" w:rsidP="000E54B1">
      <w:pPr>
        <w:pPrChange w:id="3305" w:author="Seth Oranburg" w:date="2026-03-07T09:50:00Z" w16du:dateUtc="2026-03-07T14:50:00Z">
          <w:pPr>
            <w:pStyle w:val="NormalWeb"/>
          </w:pPr>
        </w:pPrChange>
      </w:pPr>
      <w:del w:id="3306" w:author="Seth Oranburg" w:date="2026-03-07T09:50:00Z" w16du:dateUtc="2026-03-07T14:50:00Z">
        <w:r w:rsidRPr="00742779">
          <w:rPr>
            <w:rFonts w:ascii="ZWAdobeF" w:hAnsi="ZWAdobeF" w:cs="ZWAdobeF"/>
            <w:sz w:val="2"/>
            <w:szCs w:val="2"/>
          </w:rPr>
          <w:delText>1496B</w:delText>
        </w:r>
        <w:r w:rsidR="0033544D" w:rsidRPr="00742779">
          <w:delText>Delaware</w:delText>
        </w:r>
        <w:r w:rsidR="009F60D1" w:rsidRPr="00742779">
          <w:delText>’</w:delText>
        </w:r>
        <w:r w:rsidR="0033544D" w:rsidRPr="00742779">
          <w:delText>s</w:delText>
        </w:r>
      </w:del>
      <w:ins w:id="3307" w:author="Seth Oranburg" w:date="2026-03-07T09:50:00Z" w16du:dateUtc="2026-03-07T14:50:00Z">
        <w:r w:rsidR="0033544D" w:rsidRPr="00742779">
          <w:t>Delaware</w:t>
        </w:r>
        <w:r w:rsidR="009F60D1" w:rsidRPr="00742779">
          <w:t>’</w:t>
        </w:r>
        <w:r w:rsidR="0033544D" w:rsidRPr="00742779">
          <w:t>s</w:t>
        </w:r>
      </w:ins>
      <w:r w:rsidR="0033544D" w:rsidRPr="00742779">
        <w:t xml:space="preserve"> 2000 response transformed the doctrine through DGCL § 122(17), which authorizes corporations to include provisions in their certificates of incorporation that renounce specified categories of corporate opportunities.</w:t>
      </w:r>
      <w:r w:rsidR="0033544D">
        <w:fldChar w:fldCharType="begin"/>
      </w:r>
      <w:r w:rsidR="0033544D">
        <w:instrText>HYPERLINK \l "fn188-11647" \o "Jump to citation"</w:instrText>
      </w:r>
      <w:r w:rsidR="0033544D">
        <w:fldChar w:fldCharType="separate"/>
      </w:r>
      <w:r w:rsidR="0033544D" w:rsidRPr="00742779">
        <w:rPr>
          <w:rStyle w:val="Hyperlink"/>
          <w:color w:val="auto"/>
          <w:u w:val="none"/>
        </w:rPr>
        <w:t>[188</w:t>
      </w:r>
      <w:r w:rsidR="00FA601A" w:rsidRPr="00742779">
        <w:rPr>
          <w:rStyle w:val="Hyperlink"/>
          <w:color w:val="auto"/>
          <w:u w:val="none"/>
        </w:rPr>
        <w:t>]</w:t>
      </w:r>
      <w:r w:rsidR="0033544D">
        <w:fldChar w:fldCharType="end"/>
      </w:r>
      <w:r w:rsidR="0033544D" w:rsidRPr="00742779">
        <w:t xml:space="preserve"> The statute provides:</w:t>
      </w:r>
    </w:p>
    <w:p w14:paraId="76CAD097" w14:textId="77777777" w:rsidR="0033544D" w:rsidRPr="00742779" w:rsidRDefault="00742779" w:rsidP="000E54B1">
      <w:pPr>
        <w:spacing w:before="100" w:after="100"/>
        <w:ind w:left="720" w:right="720"/>
        <w:divId w:val="1598170874"/>
        <w:pPrChange w:id="3308" w:author="Seth Oranburg" w:date="2026-03-07T09:50:00Z" w16du:dateUtc="2026-03-07T14:50:00Z">
          <w:pPr>
            <w:pStyle w:val="NormalWeb"/>
            <w:spacing w:before="100" w:after="100"/>
            <w:ind w:left="720" w:right="720"/>
            <w:divId w:val="1598170874"/>
          </w:pPr>
        </w:pPrChange>
      </w:pPr>
      <w:del w:id="3309" w:author="Seth Oranburg" w:date="2026-03-07T09:50:00Z" w16du:dateUtc="2026-03-07T14:50:00Z">
        <w:r w:rsidRPr="00742779">
          <w:rPr>
            <w:rFonts w:ascii="ZWAdobeF" w:hAnsi="ZWAdobeF" w:cs="ZWAdobeF"/>
            <w:sz w:val="2"/>
            <w:szCs w:val="2"/>
          </w:rPr>
          <w:delText>1497B</w:delText>
        </w:r>
      </w:del>
      <w:r w:rsidR="009F60D1" w:rsidRPr="00742779">
        <w:t>“</w:t>
      </w:r>
      <w:r w:rsidR="0033544D" w:rsidRPr="00742779">
        <w:t>Every corporation created under this chapter shall have power to... [r</w:t>
      </w:r>
      <w:r w:rsidR="00EE2871" w:rsidRPr="00742779">
        <w:t>]</w:t>
      </w:r>
      <w:r w:rsidR="0033544D" w:rsidRPr="00742779">
        <w:t>, in its certificate of incorporation or by action of its board of directors, any interest or expectancy of the corporation in, or in being offered an opportunity to participate in, specified business opportunities or specified classes or categories of business opportunities that are presented to the corporation or 1 or more of its officers, directors or stockholders.</w:t>
      </w:r>
      <w:r w:rsidR="009F60D1" w:rsidRPr="00742779">
        <w:t>”</w:t>
      </w:r>
      <w:r w:rsidR="0033544D">
        <w:fldChar w:fldCharType="begin"/>
      </w:r>
      <w:r w:rsidR="0033544D">
        <w:instrText>HYPERLINK \l "fn188-11647" \o "Jump to citation"</w:instrText>
      </w:r>
      <w:r w:rsidR="0033544D">
        <w:fldChar w:fldCharType="separate"/>
      </w:r>
      <w:r w:rsidR="0033544D" w:rsidRPr="00742779">
        <w:rPr>
          <w:rStyle w:val="Hyperlink"/>
          <w:color w:val="auto"/>
          <w:u w:val="none"/>
        </w:rPr>
        <w:t>[188</w:t>
      </w:r>
      <w:r w:rsidR="00FA601A" w:rsidRPr="00742779">
        <w:rPr>
          <w:rStyle w:val="Hyperlink"/>
          <w:color w:val="auto"/>
          <w:u w:val="none"/>
        </w:rPr>
        <w:t>]</w:t>
      </w:r>
      <w:r w:rsidR="0033544D">
        <w:fldChar w:fldCharType="end"/>
      </w:r>
    </w:p>
    <w:p w14:paraId="5DB1254B" w14:textId="77777777" w:rsidR="0033544D" w:rsidRPr="00742779" w:rsidRDefault="00742779" w:rsidP="000E54B1">
      <w:pPr>
        <w:pPrChange w:id="3310" w:author="Seth Oranburg" w:date="2026-03-07T09:50:00Z" w16du:dateUtc="2026-03-07T14:50:00Z">
          <w:pPr>
            <w:pStyle w:val="NormalWeb"/>
          </w:pPr>
        </w:pPrChange>
      </w:pPr>
      <w:del w:id="3311" w:author="Seth Oranburg" w:date="2026-03-07T09:50:00Z" w16du:dateUtc="2026-03-07T14:50:00Z">
        <w:r w:rsidRPr="00742779">
          <w:rPr>
            <w:rFonts w:ascii="ZWAdobeF" w:hAnsi="ZWAdobeF" w:cs="ZWAdobeF"/>
            <w:sz w:val="2"/>
            <w:szCs w:val="2"/>
          </w:rPr>
          <w:delText>1498B</w:delText>
        </w:r>
        <w:r w:rsidR="0033544D" w:rsidRPr="00742779">
          <w:delText>Professors</w:delText>
        </w:r>
      </w:del>
      <w:ins w:id="3312" w:author="Seth Oranburg" w:date="2026-03-07T09:50:00Z" w16du:dateUtc="2026-03-07T14:50:00Z">
        <w:r w:rsidR="0033544D" w:rsidRPr="00742779">
          <w:t>Professors</w:t>
        </w:r>
      </w:ins>
      <w:r w:rsidR="0033544D" w:rsidRPr="00742779">
        <w:t xml:space="preserve"> Gabriel Rauterberg and Eric Talley</w:t>
      </w:r>
      <w:r w:rsidR="009F60D1" w:rsidRPr="00742779">
        <w:t>’</w:t>
      </w:r>
      <w:r w:rsidR="0033544D" w:rsidRPr="00742779">
        <w:t>s empirical study revealed the statute</w:t>
      </w:r>
      <w:r w:rsidR="009F60D1" w:rsidRPr="00742779">
        <w:t>’</w:t>
      </w:r>
      <w:r w:rsidR="0033544D" w:rsidRPr="00742779">
        <w:t>s transformative impact: approximately 90% of venture-backed startups now include corporate opportunity waivers in their certificates of incorporation.</w:t>
      </w:r>
      <w:r w:rsidR="0033544D">
        <w:fldChar w:fldCharType="begin"/>
      </w:r>
      <w:r w:rsidR="0033544D">
        <w:instrText>HYPERLINK \l "fn187-11647" \o "Jump to citation"</w:instrText>
      </w:r>
      <w:r w:rsidR="0033544D">
        <w:fldChar w:fldCharType="separate"/>
      </w:r>
      <w:r w:rsidR="0033544D" w:rsidRPr="00742779">
        <w:rPr>
          <w:rStyle w:val="Hyperlink"/>
          <w:color w:val="auto"/>
          <w:u w:val="none"/>
        </w:rPr>
        <w:t>[187</w:t>
      </w:r>
      <w:r w:rsidR="00FA601A" w:rsidRPr="00742779">
        <w:rPr>
          <w:rStyle w:val="Hyperlink"/>
          <w:color w:val="auto"/>
          <w:u w:val="none"/>
        </w:rPr>
        <w:t>]</w:t>
      </w:r>
      <w:r w:rsidR="0033544D">
        <w:fldChar w:fldCharType="end"/>
      </w:r>
      <w:r w:rsidR="0033544D" w:rsidRPr="00742779">
        <w:t xml:space="preserve"> The waivers typically follow a standard form—they renounce opportunities in specified industries or business lines, they exempt named investors and their affiliates, and they explicitly permit directors to pursue opportunities through other entities without presentation to the board. The </w:t>
      </w:r>
      <w:r w:rsidR="0033544D" w:rsidRPr="00742779">
        <w:lastRenderedPageBreak/>
        <w:t>statute solved the venture capital puzzle by enabling ex ante contracting around prophylactic rules where transaction costs exceeded benefits.</w:t>
      </w:r>
    </w:p>
    <w:p w14:paraId="6FF0926C" w14:textId="77777777" w:rsidR="0033544D" w:rsidRPr="00742779" w:rsidRDefault="00742779" w:rsidP="000E54B1">
      <w:del w:id="3313" w:author="Seth Oranburg" w:date="2026-03-07T09:50:00Z" w16du:dateUtc="2026-03-07T14:50:00Z">
        <w:r w:rsidRPr="00742779">
          <w:rPr>
            <w:rFonts w:ascii="ZWAdobeF" w:hAnsi="ZWAdobeF" w:cs="ZWAdobeF"/>
            <w:sz w:val="2"/>
            <w:szCs w:val="2"/>
          </w:rPr>
          <w:delText>1499B</w:delText>
        </w:r>
        <w:r w:rsidR="0033544D" w:rsidRPr="00742779">
          <w:delText>A</w:delText>
        </w:r>
      </w:del>
      <w:ins w:id="3314" w:author="Seth Oranburg" w:date="2026-03-07T09:50:00Z" w16du:dateUtc="2026-03-07T14:50:00Z">
        <w:r w:rsidR="0033544D" w:rsidRPr="00742779">
          <w:t>A</w:t>
        </w:r>
      </w:ins>
      <w:r w:rsidR="0033544D" w:rsidRPr="00742779">
        <w:t xml:space="preserve"> typical § 122(17) waiver might provide: </w:t>
      </w:r>
    </w:p>
    <w:p w14:paraId="7B2E33D0" w14:textId="77777777" w:rsidR="0033544D" w:rsidRPr="00742779" w:rsidRDefault="00742779" w:rsidP="000E54B1">
      <w:pPr>
        <w:spacing w:before="100" w:after="100"/>
        <w:ind w:left="720" w:right="720"/>
        <w:divId w:val="1248609476"/>
        <w:pPrChange w:id="3315" w:author="Seth Oranburg" w:date="2026-03-07T09:50:00Z" w16du:dateUtc="2026-03-07T14:50:00Z">
          <w:pPr>
            <w:pStyle w:val="NormalWeb"/>
            <w:spacing w:before="100" w:after="100"/>
            <w:ind w:left="720" w:right="720"/>
            <w:divId w:val="1248609476"/>
          </w:pPr>
        </w:pPrChange>
      </w:pPr>
      <w:del w:id="3316" w:author="Seth Oranburg" w:date="2026-03-07T09:50:00Z" w16du:dateUtc="2026-03-07T14:50:00Z">
        <w:r w:rsidRPr="00742779">
          <w:rPr>
            <w:rFonts w:ascii="ZWAdobeF" w:hAnsi="ZWAdobeF" w:cs="ZWAdobeF"/>
            <w:sz w:val="2"/>
            <w:szCs w:val="2"/>
          </w:rPr>
          <w:delText>1500B</w:delText>
        </w:r>
        <w:r w:rsidR="0033544D" w:rsidRPr="00742779">
          <w:delText>The</w:delText>
        </w:r>
      </w:del>
      <w:ins w:id="3317" w:author="Seth Oranburg" w:date="2026-03-07T09:50:00Z" w16du:dateUtc="2026-03-07T14:50:00Z">
        <w:r w:rsidR="0033544D" w:rsidRPr="00742779">
          <w:t>The</w:t>
        </w:r>
      </w:ins>
      <w:r w:rsidR="0033544D" w:rsidRPr="00742779">
        <w:t xml:space="preserve"> Corporation renounces, to the fullest extent permitted by law, any interest or expectancy of the Corporation in, or in being offered an opportunity to participate in, any Excluded Opportunity. An </w:t>
      </w:r>
      <w:r w:rsidR="009F60D1" w:rsidRPr="00742779">
        <w:t>“</w:t>
      </w:r>
      <w:r w:rsidR="0033544D" w:rsidRPr="00742779">
        <w:t>Excluded Opportunity</w:t>
      </w:r>
      <w:r w:rsidR="009F60D1" w:rsidRPr="00742779">
        <w:t>”</w:t>
      </w:r>
      <w:r w:rsidR="0033544D" w:rsidRPr="00742779">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clauses (i) and (ii) are </w:t>
      </w:r>
      <w:r w:rsidR="009F60D1" w:rsidRPr="00742779">
        <w:t>“</w:t>
      </w:r>
      <w:r w:rsidR="0033544D" w:rsidRPr="00742779">
        <w:t>Covered Persons</w:t>
      </w:r>
      <w:r w:rsidR="009F60D1" w:rsidRPr="00742779">
        <w:t>”</w:t>
      </w:r>
      <w:r w:rsidR="0033544D" w:rsidRPr="00742779">
        <w:t>), unless such matter, transaction or interest is presented to, or acquired, created or developed by, or otherwise comes into the possession of, a Covered Person expressly and solely in such Covered Person</w:t>
      </w:r>
      <w:r w:rsidR="009F60D1" w:rsidRPr="00742779">
        <w:t>’</w:t>
      </w:r>
      <w:r w:rsidR="0033544D" w:rsidRPr="00742779">
        <w:t>s capacity as a director of the Corporation while such Covered Person is performing services in such capacity.</w:t>
      </w:r>
      <w:r w:rsidR="0033544D">
        <w:fldChar w:fldCharType="begin"/>
      </w:r>
      <w:r w:rsidR="0033544D">
        <w:instrText>HYPERLINK \l "fn189-11647" \o "Jump to citation"</w:instrText>
      </w:r>
      <w:r w:rsidR="0033544D">
        <w:fldChar w:fldCharType="separate"/>
      </w:r>
      <w:r w:rsidR="0033544D" w:rsidRPr="00742779">
        <w:rPr>
          <w:rStyle w:val="Hyperlink"/>
          <w:color w:val="auto"/>
          <w:u w:val="none"/>
        </w:rPr>
        <w:t>[189</w:t>
      </w:r>
      <w:r w:rsidR="00EE2871" w:rsidRPr="00742779">
        <w:rPr>
          <w:rStyle w:val="Hyperlink"/>
          <w:color w:val="auto"/>
          <w:u w:val="none"/>
        </w:rPr>
        <w:t>]</w:t>
      </w:r>
      <w:r w:rsidR="0033544D" w:rsidRPr="00742779">
        <w:rPr>
          <w:rStyle w:val="citekey"/>
          <w:vanish/>
        </w:rPr>
        <w:t>_COI</w:t>
      </w:r>
      <w:r w:rsidR="0033544D">
        <w:fldChar w:fldCharType="end"/>
      </w:r>
      <w:r w:rsidR="0033544D" w:rsidRPr="00742779">
        <w:t xml:space="preserve"> </w:t>
      </w:r>
    </w:p>
    <w:p w14:paraId="3686B90F" w14:textId="77777777" w:rsidR="0033544D" w:rsidRPr="00742779" w:rsidRDefault="00742779" w:rsidP="000E54B1">
      <w:del w:id="3318" w:author="Seth Oranburg" w:date="2026-03-07T09:50:00Z" w16du:dateUtc="2026-03-07T14:50:00Z">
        <w:r w:rsidRPr="00742779">
          <w:rPr>
            <w:rFonts w:ascii="ZWAdobeF" w:hAnsi="ZWAdobeF" w:cs="ZWAdobeF"/>
            <w:sz w:val="2"/>
            <w:szCs w:val="2"/>
          </w:rPr>
          <w:delText>1501B</w:delText>
        </w:r>
        <w:r w:rsidR="0033544D" w:rsidRPr="00742779">
          <w:delText>The</w:delText>
        </w:r>
      </w:del>
      <w:ins w:id="3319" w:author="Seth Oranburg" w:date="2026-03-07T09:50:00Z" w16du:dateUtc="2026-03-07T14:50:00Z">
        <w:r w:rsidR="0033544D" w:rsidRPr="00742779">
          <w:t>The</w:t>
        </w:r>
      </w:ins>
      <w:r w:rsidR="0033544D" w:rsidRPr="00742779">
        <w:t xml:space="preserve"> waiver</w:t>
      </w:r>
      <w:r w:rsidR="009F60D1" w:rsidRPr="00742779">
        <w:t>’</w:t>
      </w:r>
      <w:r w:rsidR="0033544D" w:rsidRPr="00742779">
        <w:t>s scope is critical. A broad waiver eliminates large swaths of potential corporate claims but reduces governance protections for common stockholders. A narrow waiver preserves corporate rights but increases compliance costs and potential conflicts. Negotiating the waiver</w:t>
      </w:r>
      <w:r w:rsidR="009F60D1" w:rsidRPr="00742779">
        <w:t>’</w:t>
      </w:r>
      <w:r w:rsidR="0033544D" w:rsidRPr="00742779">
        <w:t>s scope has become a routine part of venture financing term sheet discussions.</w:t>
      </w:r>
    </w:p>
    <w:p w14:paraId="69765016" w14:textId="77777777" w:rsidR="0033544D" w:rsidRPr="00742779" w:rsidRDefault="00742779" w:rsidP="000E54B1">
      <w:pPr>
        <w:pPrChange w:id="3320" w:author="Seth Oranburg" w:date="2026-03-07T09:50:00Z" w16du:dateUtc="2026-03-07T14:50:00Z">
          <w:pPr>
            <w:pStyle w:val="NormalWeb"/>
          </w:pPr>
        </w:pPrChange>
      </w:pPr>
      <w:del w:id="3321" w:author="Seth Oranburg" w:date="2026-03-07T09:50:00Z" w16du:dateUtc="2026-03-07T14:50:00Z">
        <w:r w:rsidRPr="00742779">
          <w:rPr>
            <w:rFonts w:ascii="ZWAdobeF" w:hAnsi="ZWAdobeF" w:cs="ZWAdobeF"/>
            <w:sz w:val="2"/>
            <w:szCs w:val="2"/>
          </w:rPr>
          <w:delText>1502B</w:delText>
        </w:r>
        <w:r w:rsidR="0033544D" w:rsidRPr="00742779">
          <w:delText>Importantly</w:delText>
        </w:r>
      </w:del>
      <w:ins w:id="3322" w:author="Seth Oranburg" w:date="2026-03-07T09:50:00Z" w16du:dateUtc="2026-03-07T14:50:00Z">
        <w:r w:rsidR="0033544D" w:rsidRPr="00742779">
          <w:t>Importantly</w:t>
        </w:r>
      </w:ins>
      <w:r w:rsidR="0033544D" w:rsidRPr="00742779">
        <w:t xml:space="preserve">, § 122(17) only waives </w:t>
      </w:r>
      <w:r w:rsidR="0033544D" w:rsidRPr="00742779">
        <w:rPr>
          <w:rStyle w:val="Emphasis"/>
        </w:rPr>
        <w:t>opportunity</w:t>
      </w:r>
      <w:r w:rsidR="0033544D" w:rsidRPr="00742779">
        <w:t xml:space="preserve"> claims. It does not waive other loyalty duties. A director who pursues a waived opportunity still cannot use the corporation</w:t>
      </w:r>
      <w:r w:rsidR="009F60D1" w:rsidRPr="00742779">
        <w:t>’</w:t>
      </w:r>
      <w:r w:rsidR="0033544D" w:rsidRPr="00742779">
        <w:t xml:space="preserve">s confidential information, employees, facilities, or other resources to develop that opportunity. Such conduct would </w:t>
      </w:r>
      <w:r w:rsidR="0033544D" w:rsidRPr="00742779">
        <w:lastRenderedPageBreak/>
        <w:t>constitute a separate loyalty breach—misappropriation of corporate property rather than usurpation of a corporate opportunity.</w:t>
      </w:r>
      <w:r w:rsidR="0033544D">
        <w:fldChar w:fldCharType="begin"/>
      </w:r>
      <w:r w:rsidR="0033544D">
        <w:instrText>HYPERLINK \l "fn188-11647" \o "Jump to citation"</w:instrText>
      </w:r>
      <w:r w:rsidR="0033544D">
        <w:fldChar w:fldCharType="separate"/>
      </w:r>
      <w:r w:rsidR="0033544D" w:rsidRPr="00742779">
        <w:rPr>
          <w:rStyle w:val="Hyperlink"/>
          <w:color w:val="auto"/>
          <w:u w:val="none"/>
        </w:rPr>
        <w:t>[188</w:t>
      </w:r>
      <w:r w:rsidR="00FA601A" w:rsidRPr="00742779">
        <w:rPr>
          <w:rStyle w:val="Hyperlink"/>
          <w:color w:val="auto"/>
          <w:u w:val="none"/>
        </w:rPr>
        <w:t>]</w:t>
      </w:r>
      <w:r w:rsidR="0033544D">
        <w:fldChar w:fldCharType="end"/>
      </w:r>
    </w:p>
    <w:p w14:paraId="7AEB3B73" w14:textId="77777777" w:rsidR="0033544D" w:rsidRPr="00742779" w:rsidRDefault="00742779" w:rsidP="000E54B1">
      <w:del w:id="3323" w:author="Seth Oranburg" w:date="2026-03-07T09:50:00Z" w16du:dateUtc="2026-03-07T14:50:00Z">
        <w:r w:rsidRPr="00742779">
          <w:rPr>
            <w:rStyle w:val="Strong"/>
            <w:rFonts w:ascii="ZWAdobeF" w:hAnsi="ZWAdobeF" w:cs="ZWAdobeF"/>
            <w:b w:val="0"/>
            <w:sz w:val="2"/>
            <w:szCs w:val="2"/>
          </w:rPr>
          <w:delText>1503B</w:delText>
        </w:r>
        <w:r w:rsidR="0033544D" w:rsidRPr="00742779">
          <w:rPr>
            <w:rStyle w:val="Strong"/>
          </w:rPr>
          <w:delText>Application</w:delText>
        </w:r>
      </w:del>
      <w:ins w:id="3324" w:author="Seth Oranburg" w:date="2026-03-07T09:50:00Z" w16du:dateUtc="2026-03-07T14:50:00Z">
        <w:r w:rsidR="0033544D" w:rsidRPr="00742779">
          <w:rPr>
            <w:rStyle w:val="Strong"/>
          </w:rPr>
          <w:t>Application</w:t>
        </w:r>
      </w:ins>
      <w:r w:rsidR="0033544D" w:rsidRPr="00742779">
        <w:rPr>
          <w:rStyle w:val="Strong"/>
        </w:rPr>
        <w:t xml:space="preserve"> to Zeeva</w:t>
      </w:r>
      <w:r w:rsidR="0033544D" w:rsidRPr="00742779">
        <w:t>: Suppose Zeeva attends a construction technology conference and meets an entrepreneur raising $750,000 to build project management software for construction companies. This is directly in ConstructEdge</w:t>
      </w:r>
      <w:r w:rsidR="009F60D1" w:rsidRPr="00742779">
        <w:t>’</w:t>
      </w:r>
      <w:r w:rsidR="0033544D" w:rsidRPr="00742779">
        <w:t xml:space="preserve">s line of business. The </w:t>
      </w:r>
      <w:r w:rsidR="0033544D" w:rsidRPr="00742779">
        <w:rPr>
          <w:rStyle w:val="Emphasis"/>
        </w:rPr>
        <w:t>Guth</w:t>
      </w:r>
      <w:r w:rsidR="0033544D" w:rsidRPr="00742779">
        <w:t xml:space="preserve"> factors are easily satisfied: ConstructEdge has $5 million in the bank (financial ability), builds construction software (line of business), exists to pursue construction technology opportunities (interest or expectancy), and Zeeva learned about this at a conference she attended as ConstructEdge</w:t>
      </w:r>
      <w:r w:rsidR="009F60D1" w:rsidRPr="00742779">
        <w:t>’</w:t>
      </w:r>
      <w:r w:rsidR="0033544D" w:rsidRPr="00742779">
        <w:t xml:space="preserve">s CEO using corporate funds (connection to corporate position). If Zeeva invests personally without board presentation, she usurps a corporate opportunity. </w:t>
      </w:r>
      <w:r w:rsidR="0033544D" w:rsidRPr="00742779">
        <w:rPr>
          <w:rStyle w:val="Emphasis"/>
        </w:rPr>
        <w:t>Broz</w:t>
      </w:r>
      <w:r w:rsidR="0033544D" w:rsidRPr="00742779">
        <w:t xml:space="preserve"> tells her the safe path: prepare board materials describing the investment, present them at a board meeting, disclose her personal interest, and obtain either board approval for corporate investment or board approval for her personal investment after corporate declination.</w:t>
      </w:r>
    </w:p>
    <w:p w14:paraId="2D54945A" w14:textId="77777777" w:rsidR="0033544D" w:rsidRPr="00742779" w:rsidRDefault="0033544D" w:rsidP="000E54B1">
      <w:pPr>
        <w:pStyle w:val="Heading3"/>
        <w:rPr>
          <w:rFonts w:eastAsia="Times New Roman"/>
        </w:rPr>
      </w:pPr>
      <w:r w:rsidRPr="00742779">
        <w:rPr>
          <w:rFonts w:eastAsia="Times New Roman"/>
        </w:rPr>
        <w:t>When Directors Deal with Their Own Companies</w:t>
      </w:r>
    </w:p>
    <w:p w14:paraId="20CC17FD" w14:textId="77777777" w:rsidR="0033544D" w:rsidRPr="00742779" w:rsidRDefault="00742779" w:rsidP="000E54B1">
      <w:pPr>
        <w:pPrChange w:id="3325" w:author="Seth Oranburg" w:date="2026-03-07T09:50:00Z" w16du:dateUtc="2026-03-07T14:50:00Z">
          <w:pPr>
            <w:pStyle w:val="NormalWeb"/>
          </w:pPr>
        </w:pPrChange>
      </w:pPr>
      <w:del w:id="3326" w:author="Seth Oranburg" w:date="2026-03-07T09:50:00Z" w16du:dateUtc="2026-03-07T14:50:00Z">
        <w:r w:rsidRPr="00742779">
          <w:rPr>
            <w:rFonts w:ascii="ZWAdobeF" w:hAnsi="ZWAdobeF" w:cs="ZWAdobeF"/>
            <w:sz w:val="2"/>
            <w:szCs w:val="2"/>
          </w:rPr>
          <w:delText>1504B</w:delText>
        </w:r>
        <w:r w:rsidR="0033544D" w:rsidRPr="00742779">
          <w:delText>The</w:delText>
        </w:r>
      </w:del>
      <w:ins w:id="3327" w:author="Seth Oranburg" w:date="2026-03-07T09:50:00Z" w16du:dateUtc="2026-03-07T14:50:00Z">
        <w:r w:rsidR="0033544D" w:rsidRPr="00742779">
          <w:t>The</w:t>
        </w:r>
      </w:ins>
      <w:r w:rsidR="0033544D" w:rsidRPr="00742779">
        <w:t xml:space="preserve"> corporate opportunity puzzle involves directors taking opportunities away from the corporation. A related but distinct problem arises when directors transact with the corporation—purchasing corporate property, selling assets to the company, or contracting for services.</w:t>
      </w:r>
      <w:r w:rsidR="0033544D">
        <w:fldChar w:fldCharType="begin"/>
      </w:r>
      <w:r w:rsidR="0033544D">
        <w:instrText>HYPERLINK \l "fn190-11647" \o "Jump to citation"</w:instrText>
      </w:r>
      <w:r w:rsidR="0033544D">
        <w:fldChar w:fldCharType="separate"/>
      </w:r>
      <w:r w:rsidR="0033544D" w:rsidRPr="00742779">
        <w:rPr>
          <w:rStyle w:val="Hyperlink"/>
          <w:color w:val="auto"/>
          <w:u w:val="none"/>
        </w:rPr>
        <w:t>[190</w:t>
      </w:r>
      <w:r w:rsidR="00EE2871" w:rsidRPr="00742779">
        <w:rPr>
          <w:rStyle w:val="Hyperlink"/>
          <w:color w:val="auto"/>
          <w:u w:val="none"/>
        </w:rPr>
        <w:t>]</w:t>
      </w:r>
      <w:r w:rsidR="0033544D">
        <w:fldChar w:fldCharType="end"/>
      </w:r>
      <w:r w:rsidR="0033544D" w:rsidRPr="00742779">
        <w:t xml:space="preserve"> Now the fiduciary sits on both sides of the deal, creating an inherent conflict between personal gain and corporate welfare.</w:t>
      </w:r>
    </w:p>
    <w:p w14:paraId="50C10FD6" w14:textId="77777777" w:rsidR="0033544D" w:rsidRPr="00742779" w:rsidRDefault="00742779" w:rsidP="000E54B1">
      <w:pPr>
        <w:pPrChange w:id="3328" w:author="Seth Oranburg" w:date="2026-03-07T09:50:00Z" w16du:dateUtc="2026-03-07T14:50:00Z">
          <w:pPr>
            <w:pStyle w:val="NormalWeb"/>
          </w:pPr>
        </w:pPrChange>
      </w:pPr>
      <w:del w:id="3329" w:author="Seth Oranburg" w:date="2026-03-07T09:50:00Z" w16du:dateUtc="2026-03-07T14:50:00Z">
        <w:r w:rsidRPr="00742779">
          <w:rPr>
            <w:rFonts w:ascii="ZWAdobeF" w:hAnsi="ZWAdobeF" w:cs="ZWAdobeF"/>
            <w:sz w:val="2"/>
            <w:szCs w:val="2"/>
          </w:rPr>
          <w:delText>1505B</w:delText>
        </w:r>
        <w:r w:rsidR="0033544D" w:rsidRPr="00742779">
          <w:delText>The</w:delText>
        </w:r>
      </w:del>
      <w:ins w:id="3330" w:author="Seth Oranburg" w:date="2026-03-07T09:50:00Z" w16du:dateUtc="2026-03-07T14:50:00Z">
        <w:r w:rsidR="0033544D" w:rsidRPr="00742779">
          <w:t>The</w:t>
        </w:r>
      </w:ins>
      <w:r w:rsidR="0033544D" w:rsidRPr="00742779">
        <w:t xml:space="preserve"> common law</w:t>
      </w:r>
      <w:r w:rsidR="009F60D1" w:rsidRPr="00742779">
        <w:t>’</w:t>
      </w:r>
      <w:r w:rsidR="0033544D" w:rsidRPr="00742779">
        <w:t>s response was categorical prohibition: interested director transactions were automatically voidable at the corporation</w:t>
      </w:r>
      <w:r w:rsidR="009F60D1" w:rsidRPr="00742779">
        <w:t>’</w:t>
      </w:r>
      <w:r w:rsidR="0033544D" w:rsidRPr="00742779">
        <w:t>s election, regardless of fairness.</w:t>
      </w:r>
      <w:r w:rsidR="0033544D">
        <w:fldChar w:fldCharType="begin"/>
      </w:r>
      <w:r w:rsidR="0033544D">
        <w:instrText>HYPERLINK \l "fn190-11647" \o "Jump to citation"</w:instrText>
      </w:r>
      <w:r w:rsidR="0033544D">
        <w:fldChar w:fldCharType="separate"/>
      </w:r>
      <w:r w:rsidR="0033544D" w:rsidRPr="00742779">
        <w:rPr>
          <w:rStyle w:val="Hyperlink"/>
          <w:color w:val="auto"/>
          <w:u w:val="none"/>
        </w:rPr>
        <w:t>[190</w:t>
      </w:r>
      <w:r w:rsidR="00EE2871" w:rsidRPr="00742779">
        <w:rPr>
          <w:rStyle w:val="Hyperlink"/>
          <w:color w:val="auto"/>
          <w:u w:val="none"/>
        </w:rPr>
        <w:t>]</w:t>
      </w:r>
      <w:r w:rsidR="0033544D">
        <w:fldChar w:fldCharType="end"/>
      </w:r>
      <w:r w:rsidR="0033544D" w:rsidRPr="00742779">
        <w:t xml:space="preserve"> The rule reflected deep distrust of conflicted fiduciaries. But categorical prohibition creates its own puzzle. What if a director owns property the corporation genuinely needs? What if a director</w:t>
      </w:r>
      <w:r w:rsidR="009F60D1" w:rsidRPr="00742779">
        <w:t>’</w:t>
      </w:r>
      <w:r w:rsidR="0033544D" w:rsidRPr="00742779">
        <w:t>s company could supply services at below-market rates? What if a director has unique expertise the corporation should hire? The voidability rule sacrifices beneficial transactions to prevent harmful ones.</w:t>
      </w:r>
    </w:p>
    <w:p w14:paraId="19897729" w14:textId="77777777" w:rsidR="0033544D" w:rsidRPr="00742779" w:rsidRDefault="00742779" w:rsidP="000E54B1">
      <w:pPr>
        <w:pPrChange w:id="3331" w:author="Seth Oranburg" w:date="2026-03-07T09:50:00Z" w16du:dateUtc="2026-03-07T14:50:00Z">
          <w:pPr>
            <w:pStyle w:val="NormalWeb"/>
          </w:pPr>
        </w:pPrChange>
      </w:pPr>
      <w:del w:id="3332" w:author="Seth Oranburg" w:date="2026-03-07T09:50:00Z" w16du:dateUtc="2026-03-07T14:50:00Z">
        <w:r w:rsidRPr="00742779">
          <w:rPr>
            <w:rFonts w:ascii="ZWAdobeF" w:hAnsi="ZWAdobeF" w:cs="ZWAdobeF"/>
            <w:sz w:val="2"/>
            <w:szCs w:val="2"/>
          </w:rPr>
          <w:delText>1506B</w:delText>
        </w:r>
        <w:r w:rsidR="0033544D" w:rsidRPr="00742779">
          <w:delText>Delaware</w:delText>
        </w:r>
      </w:del>
      <w:ins w:id="3333" w:author="Seth Oranburg" w:date="2026-03-07T09:50:00Z" w16du:dateUtc="2026-03-07T14:50:00Z">
        <w:r w:rsidR="0033544D" w:rsidRPr="00742779">
          <w:t>Delaware</w:t>
        </w:r>
      </w:ins>
      <w:r w:rsidR="0033544D" w:rsidRPr="00742779">
        <w:t xml:space="preserve"> General Corporation Law § 144 resolves this tension through a menu of validation procedures.</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r w:rsidR="0033544D" w:rsidRPr="00742779">
        <w:t xml:space="preserve"> If an interested transaction satisfies any of three pathways, it cannot be challenged solely on grounds of the director</w:t>
      </w:r>
      <w:r w:rsidR="009F60D1" w:rsidRPr="00742779">
        <w:t>’</w:t>
      </w:r>
      <w:r w:rsidR="0033544D" w:rsidRPr="00742779">
        <w:t>s interest: (1) approval by a majority of disinterested directors after full disclosure; (2) approval by stockholders after full disclosure; or (3) proof that the transaction was fair to the corporation.</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r w:rsidR="0033544D" w:rsidRPr="00742779">
        <w:t xml:space="preserve"> The statute transforms </w:t>
      </w:r>
      <w:r w:rsidR="0033544D" w:rsidRPr="00742779">
        <w:lastRenderedPageBreak/>
        <w:t>the framework from categorical prohibition to procedural regulation—conflicts can be managed through disclosure and independent review rather than banned outright.</w:t>
      </w:r>
    </w:p>
    <w:p w14:paraId="49AD2162" w14:textId="77777777" w:rsidR="0033544D" w:rsidRPr="00742779" w:rsidRDefault="0033544D" w:rsidP="000E54B1">
      <w:pPr>
        <w:pStyle w:val="Heading3"/>
        <w:rPr>
          <w:rFonts w:eastAsia="Times New Roman"/>
        </w:rPr>
      </w:pPr>
      <w:r w:rsidRPr="00742779">
        <w:rPr>
          <w:rFonts w:eastAsia="Times New Roman"/>
        </w:rPr>
        <w:t>Cleansing in Action</w:t>
      </w:r>
    </w:p>
    <w:p w14:paraId="11E67D01" w14:textId="77777777" w:rsidR="0033544D" w:rsidRPr="00742779" w:rsidRDefault="00742779" w:rsidP="000E54B1">
      <w:pPr>
        <w:pPrChange w:id="3334" w:author="Seth Oranburg" w:date="2026-03-07T09:50:00Z" w16du:dateUtc="2026-03-07T14:50:00Z">
          <w:pPr>
            <w:pStyle w:val="NormalWeb"/>
          </w:pPr>
        </w:pPrChange>
      </w:pPr>
      <w:del w:id="3335" w:author="Seth Oranburg" w:date="2026-03-07T09:50:00Z" w16du:dateUtc="2026-03-07T14:50:00Z">
        <w:r w:rsidRPr="00742779">
          <w:rPr>
            <w:rFonts w:ascii="ZWAdobeF" w:hAnsi="ZWAdobeF" w:cs="ZWAdobeF"/>
            <w:sz w:val="2"/>
            <w:szCs w:val="2"/>
          </w:rPr>
          <w:delText>1507B</w:delText>
        </w:r>
        <w:r w:rsidR="0033544D" w:rsidRPr="00742779">
          <w:delText>The</w:delText>
        </w:r>
      </w:del>
      <w:ins w:id="3336" w:author="Seth Oranburg" w:date="2026-03-07T09:50:00Z" w16du:dateUtc="2026-03-07T14:50:00Z">
        <w:r w:rsidR="0033544D" w:rsidRPr="00742779">
          <w:t>The</w:t>
        </w:r>
      </w:ins>
      <w:r w:rsidR="0033544D" w:rsidRPr="00742779">
        <w:t xml:space="preserve"> first pathway—disinterested director approval—dominates practice because it</w:t>
      </w:r>
      <w:r w:rsidR="009F60D1" w:rsidRPr="00742779">
        <w:t>’</w:t>
      </w:r>
      <w:r w:rsidR="0033544D" w:rsidRPr="00742779">
        <w:t>s faster and cheaper than shareholder votes. The mechanics require disclosure, recusal, and independent approval. The interested director must reveal all material facts about both the transaction and her personal stake. She cannot participate in board deliberations or voting, though she may answer factual questions. Finally, a majority of disinterested directors must approve in good faith.</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p>
    <w:p w14:paraId="52563F04" w14:textId="77777777" w:rsidR="0033544D" w:rsidRPr="00742779" w:rsidRDefault="00742779" w:rsidP="000E54B1">
      <w:pPr>
        <w:pPrChange w:id="3337" w:author="Seth Oranburg" w:date="2026-03-07T09:50:00Z" w16du:dateUtc="2026-03-07T14:50:00Z">
          <w:pPr>
            <w:pStyle w:val="NormalWeb"/>
          </w:pPr>
        </w:pPrChange>
      </w:pPr>
      <w:del w:id="3338" w:author="Seth Oranburg" w:date="2026-03-07T09:50:00Z" w16du:dateUtc="2026-03-07T14:50:00Z">
        <w:r w:rsidRPr="00742779">
          <w:rPr>
            <w:rFonts w:ascii="ZWAdobeF" w:hAnsi="ZWAdobeF" w:cs="ZWAdobeF"/>
            <w:sz w:val="2"/>
            <w:szCs w:val="2"/>
          </w:rPr>
          <w:delText>1508B</w:delText>
        </w:r>
        <w:r w:rsidR="0033544D" w:rsidRPr="00742779">
          <w:delText>The</w:delText>
        </w:r>
      </w:del>
      <w:ins w:id="3339" w:author="Seth Oranburg" w:date="2026-03-07T09:50:00Z" w16du:dateUtc="2026-03-07T14:50:00Z">
        <w:r w:rsidR="0033544D" w:rsidRPr="00742779">
          <w:t>The</w:t>
        </w:r>
      </w:ins>
      <w:r w:rsidR="0033544D" w:rsidRPr="00742779">
        <w:t xml:space="preserve"> real stakes emerge when cleansing fails or succeeds. Consider </w:t>
      </w:r>
      <w:r w:rsidR="0033544D" w:rsidRPr="00742779">
        <w:rPr>
          <w:rStyle w:val="Emphasis"/>
        </w:rPr>
        <w:t>Benihana of Tokyo, Inc. v. Benihana, Inc.</w:t>
      </w:r>
      <w:r w:rsidR="0033544D" w:rsidRPr="00742779">
        <w:t>, where the famous restaurant chain</w:t>
      </w:r>
      <w:r w:rsidR="009F60D1" w:rsidRPr="00742779">
        <w:t>’</w:t>
      </w:r>
      <w:r w:rsidR="0033544D" w:rsidRPr="00742779">
        <w:t>s founder, Rocky Aoki, had split the business into two entities decades earlier.</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r w:rsidR="0033544D" w:rsidRPr="00742779">
        <w:t xml:space="preserve"> Benihana of Tokyo (BOT), controlled by Aoki</w:t>
      </w:r>
      <w:r w:rsidR="009F60D1" w:rsidRPr="00742779">
        <w:t>’</w:t>
      </w:r>
      <w:r w:rsidR="0033544D" w:rsidRPr="00742779">
        <w:t>s widow, held rights to certain locations. Benihana, Inc., the public company operating most restaurants, wanted to issue $20 million in preferred stock to BFC Financial Corporation.</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r w:rsidR="0033544D" w:rsidRPr="00742779">
        <w:t xml:space="preserve"> The transaction posed a clear conflict: Joel Abdo served as both a Benihana director and BFC</w:t>
      </w:r>
      <w:r w:rsidR="009F60D1" w:rsidRPr="00742779">
        <w:t>’</w:t>
      </w:r>
      <w:r w:rsidR="0033544D" w:rsidRPr="00742779">
        <w:t>s representative. The stock issuance would dilute BOT</w:t>
      </w:r>
      <w:r w:rsidR="009F60D1" w:rsidRPr="00742779">
        <w:t>’</w:t>
      </w:r>
      <w:r w:rsidR="0033544D" w:rsidRPr="00742779">
        <w:t>s voting power, potentially entrenching management against family control.</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p>
    <w:p w14:paraId="51BC6A5F" w14:textId="77777777" w:rsidR="0033544D" w:rsidRPr="00742779" w:rsidRDefault="00742779" w:rsidP="000E54B1">
      <w:pPr>
        <w:pPrChange w:id="3340" w:author="Seth Oranburg" w:date="2026-03-07T09:50:00Z" w16du:dateUtc="2026-03-07T14:50:00Z">
          <w:pPr>
            <w:pStyle w:val="NormalWeb"/>
          </w:pPr>
        </w:pPrChange>
      </w:pPr>
      <w:del w:id="3341" w:author="Seth Oranburg" w:date="2026-03-07T09:50:00Z" w16du:dateUtc="2026-03-07T14:50:00Z">
        <w:r w:rsidRPr="00742779">
          <w:rPr>
            <w:rFonts w:ascii="ZWAdobeF" w:hAnsi="ZWAdobeF" w:cs="ZWAdobeF"/>
            <w:sz w:val="2"/>
            <w:szCs w:val="2"/>
          </w:rPr>
          <w:delText>1509B</w:delText>
        </w:r>
        <w:r w:rsidR="0033544D" w:rsidRPr="00742779">
          <w:delText>The</w:delText>
        </w:r>
      </w:del>
      <w:ins w:id="3342" w:author="Seth Oranburg" w:date="2026-03-07T09:50:00Z" w16du:dateUtc="2026-03-07T14:50:00Z">
        <w:r w:rsidR="0033544D" w:rsidRPr="00742779">
          <w:t>The</w:t>
        </w:r>
      </w:ins>
      <w:r w:rsidR="0033544D" w:rsidRPr="00742779">
        <w:t xml:space="preserve"> Benihana board disclosed Abdo</w:t>
      </w:r>
      <w:r w:rsidR="009F60D1" w:rsidRPr="00742779">
        <w:t>’</w:t>
      </w:r>
      <w:r w:rsidR="0033544D" w:rsidRPr="00742779">
        <w:t>s dual role and approved the transaction with his recusal. BOT sued anyway, arguing the board lacked material facts about Abdo</w:t>
      </w:r>
      <w:r w:rsidR="009F60D1" w:rsidRPr="00742779">
        <w:t>’</w:t>
      </w:r>
      <w:r w:rsidR="0033544D" w:rsidRPr="00742779">
        <w:t>s negotiations on BFC</w:t>
      </w:r>
      <w:r w:rsidR="009F60D1" w:rsidRPr="00742779">
        <w:t>’</w:t>
      </w:r>
      <w:r w:rsidR="0033544D" w:rsidRPr="00742779">
        <w:t>s behalf.</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r w:rsidR="0033544D" w:rsidRPr="00742779">
        <w:t xml:space="preserve"> The Delaware Court of Chancery held that § 144(a)(1) cleansing was proper and restored business judgment deference. BOT faced the burden of proving breach and lost.</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p>
    <w:p w14:paraId="4449AA42" w14:textId="77777777" w:rsidR="0033544D" w:rsidRPr="00742779" w:rsidRDefault="00742779" w:rsidP="000E54B1">
      <w:pPr>
        <w:pPrChange w:id="3343" w:author="Seth Oranburg" w:date="2026-03-07T09:50:00Z" w16du:dateUtc="2026-03-07T14:50:00Z">
          <w:pPr>
            <w:pStyle w:val="NormalWeb"/>
          </w:pPr>
        </w:pPrChange>
      </w:pPr>
      <w:del w:id="3344" w:author="Seth Oranburg" w:date="2026-03-07T09:50:00Z" w16du:dateUtc="2026-03-07T14:50:00Z">
        <w:r w:rsidRPr="00742779">
          <w:rPr>
            <w:rFonts w:ascii="ZWAdobeF" w:hAnsi="ZWAdobeF" w:cs="ZWAdobeF"/>
            <w:sz w:val="2"/>
            <w:szCs w:val="2"/>
          </w:rPr>
          <w:delText>1510B</w:delText>
        </w:r>
        <w:r w:rsidR="0033544D" w:rsidRPr="00742779">
          <w:delText>The</w:delText>
        </w:r>
      </w:del>
      <w:ins w:id="3345" w:author="Seth Oranburg" w:date="2026-03-07T09:50:00Z" w16du:dateUtc="2026-03-07T14:50:00Z">
        <w:r w:rsidR="0033544D" w:rsidRPr="00742779">
          <w:t>The</w:t>
        </w:r>
      </w:ins>
      <w:r w:rsidR="0033544D" w:rsidRPr="00742779">
        <w:t xml:space="preserve"> burden shift proved dispositive. Without cleansing, interested transactions face </w:t>
      </w:r>
      <w:r w:rsidR="009F60D1" w:rsidRPr="00742779">
        <w:t>“</w:t>
      </w:r>
      <w:r w:rsidR="0033544D" w:rsidRPr="00742779">
        <w:t>entire fairness</w:t>
      </w:r>
      <w:r w:rsidR="009F60D1" w:rsidRPr="00742779">
        <w:t>”</w:t>
      </w:r>
      <w:r w:rsidR="0033544D" w:rsidRPr="00742779">
        <w:t xml:space="preserve"> review—the defendant must prove both fair dealing and fair price through expensive discovery, expert valuation testimony, and trial.</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r w:rsidR="0033544D" w:rsidRPr="00742779">
        <w:t xml:space="preserve"> With cleansing, business judgment deference applies, and plaintiffs rarely survive motions to dismiss because courts defer to disinterested directors</w:t>
      </w:r>
      <w:r w:rsidR="009F60D1" w:rsidRPr="00742779">
        <w:t>’</w:t>
      </w:r>
      <w:r w:rsidR="0033544D" w:rsidRPr="00742779">
        <w:t xml:space="preserve"> business decisions. The Benihana case illustrates the practical power of procedural compliance: proper disclosure and recusal transformed a contested family control battle into a routine corporate governance victory.</w:t>
      </w:r>
    </w:p>
    <w:p w14:paraId="59158775" w14:textId="77777777" w:rsidR="0033544D" w:rsidRPr="00742779" w:rsidRDefault="00742779" w:rsidP="000E54B1">
      <w:pPr>
        <w:pPrChange w:id="3346" w:author="Seth Oranburg" w:date="2026-03-07T09:50:00Z" w16du:dateUtc="2026-03-07T14:50:00Z">
          <w:pPr>
            <w:pStyle w:val="NormalWeb"/>
          </w:pPr>
        </w:pPrChange>
      </w:pPr>
      <w:del w:id="3347" w:author="Seth Oranburg" w:date="2026-03-07T09:50:00Z" w16du:dateUtc="2026-03-07T14:50:00Z">
        <w:r w:rsidRPr="00742779">
          <w:rPr>
            <w:rFonts w:ascii="ZWAdobeF" w:hAnsi="ZWAdobeF" w:cs="ZWAdobeF"/>
            <w:sz w:val="2"/>
            <w:szCs w:val="2"/>
          </w:rPr>
          <w:delText>1511B</w:delText>
        </w:r>
        <w:r w:rsidR="0033544D" w:rsidRPr="00742779">
          <w:delText>The</w:delText>
        </w:r>
      </w:del>
      <w:ins w:id="3348" w:author="Seth Oranburg" w:date="2026-03-07T09:50:00Z" w16du:dateUtc="2026-03-07T14:50:00Z">
        <w:r w:rsidR="0033544D" w:rsidRPr="00742779">
          <w:t>The</w:t>
        </w:r>
      </w:ins>
      <w:r w:rsidR="0033544D" w:rsidRPr="00742779">
        <w:t xml:space="preserve"> second pathway—shareholder approval—appears less frequently for routine conflicts because calling shareholder meetings costs time and money. Preparing proxies, SEC filings (for public companies), and conducting </w:t>
      </w:r>
      <w:r w:rsidR="0033544D" w:rsidRPr="00742779">
        <w:lastRenderedPageBreak/>
        <w:t>votes makes this impractical for office leases or consulting agreements. Shareholder approval suits fundamental transactions like mergers where § 251 already requires a vote, or conflicts so significant that board approval alone would seem inadequate.</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p>
    <w:p w14:paraId="29FA7968" w14:textId="77777777" w:rsidR="0033544D" w:rsidRPr="00742779" w:rsidRDefault="00742779" w:rsidP="000E54B1">
      <w:pPr>
        <w:pPrChange w:id="3349" w:author="Seth Oranburg" w:date="2026-03-07T09:50:00Z" w16du:dateUtc="2026-03-07T14:50:00Z">
          <w:pPr>
            <w:pStyle w:val="NormalWeb"/>
          </w:pPr>
        </w:pPrChange>
      </w:pPr>
      <w:del w:id="3350" w:author="Seth Oranburg" w:date="2026-03-07T09:50:00Z" w16du:dateUtc="2026-03-07T14:50:00Z">
        <w:r w:rsidRPr="00742779">
          <w:rPr>
            <w:rFonts w:ascii="ZWAdobeF" w:hAnsi="ZWAdobeF" w:cs="ZWAdobeF"/>
            <w:sz w:val="2"/>
            <w:szCs w:val="2"/>
          </w:rPr>
          <w:delText>1512B</w:delText>
        </w:r>
        <w:r w:rsidR="0033544D" w:rsidRPr="00742779">
          <w:delText>The</w:delText>
        </w:r>
      </w:del>
      <w:ins w:id="3351" w:author="Seth Oranburg" w:date="2026-03-07T09:50:00Z" w16du:dateUtc="2026-03-07T14:50:00Z">
        <w:r w:rsidR="0033544D" w:rsidRPr="00742779">
          <w:t>The</w:t>
        </w:r>
      </w:ins>
      <w:r w:rsidR="0033544D" w:rsidRPr="00742779">
        <w:t xml:space="preserve"> third pathway—proving fairness—isn</w:t>
      </w:r>
      <w:r w:rsidR="009F60D1" w:rsidRPr="00742779">
        <w:t>’</w:t>
      </w:r>
      <w:r w:rsidR="0033544D" w:rsidRPr="00742779">
        <w:t>t really a cleansing mechanism but a fallback defense. If the fiduciary skips both approval processes, she can still defend by proving entire fairness, but she bears the burden and faces demanding judicial scrutiny.</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p>
    <w:p w14:paraId="091065D3" w14:textId="77777777" w:rsidR="0033544D" w:rsidRPr="00742779" w:rsidRDefault="0033544D" w:rsidP="000E54B1">
      <w:pPr>
        <w:pStyle w:val="Heading3"/>
        <w:rPr>
          <w:rFonts w:eastAsia="Times New Roman"/>
        </w:rPr>
      </w:pPr>
      <w:r w:rsidRPr="00742779">
        <w:rPr>
          <w:rFonts w:eastAsia="Times New Roman"/>
        </w:rPr>
        <w:t>Entire Fairness: Fair Dealing and Fair Price</w:t>
      </w:r>
    </w:p>
    <w:p w14:paraId="551EF75D" w14:textId="77777777" w:rsidR="0033544D" w:rsidRPr="00742779" w:rsidRDefault="00742779" w:rsidP="000E54B1">
      <w:pPr>
        <w:pPrChange w:id="3352" w:author="Seth Oranburg" w:date="2026-03-07T09:50:00Z" w16du:dateUtc="2026-03-07T14:50:00Z">
          <w:pPr>
            <w:pStyle w:val="NormalWeb"/>
          </w:pPr>
        </w:pPrChange>
      </w:pPr>
      <w:del w:id="3353" w:author="Seth Oranburg" w:date="2026-03-07T09:50:00Z" w16du:dateUtc="2026-03-07T14:50:00Z">
        <w:r w:rsidRPr="00742779">
          <w:rPr>
            <w:rFonts w:ascii="ZWAdobeF" w:hAnsi="ZWAdobeF" w:cs="ZWAdobeF"/>
            <w:sz w:val="2"/>
            <w:szCs w:val="2"/>
          </w:rPr>
          <w:delText>1513B</w:delText>
        </w:r>
        <w:r w:rsidR="0033544D" w:rsidRPr="00742779">
          <w:delText>When</w:delText>
        </w:r>
      </w:del>
      <w:ins w:id="3354" w:author="Seth Oranburg" w:date="2026-03-07T09:50:00Z" w16du:dateUtc="2026-03-07T14:50:00Z">
        <w:r w:rsidR="0033544D" w:rsidRPr="00742779">
          <w:t>When</w:t>
        </w:r>
      </w:ins>
      <w:r w:rsidR="0033544D" w:rsidRPr="00742779">
        <w:t xml:space="preserve"> an interested transaction proceeds without cleansing, Delaware courts apply entire fairness review. The leading case is </w:t>
      </w:r>
      <w:r w:rsidR="0033544D" w:rsidRPr="00742779">
        <w:rPr>
          <w:rStyle w:val="Emphasis"/>
        </w:rPr>
        <w:t>Weinberger v. UOP, Inc.</w:t>
      </w:r>
      <w:r w:rsidR="0033544D" w:rsidRPr="00742779">
        <w:t>, which involved Signal Companies</w:t>
      </w:r>
      <w:r w:rsidR="009F60D1" w:rsidRPr="00742779">
        <w:t>’</w:t>
      </w:r>
      <w:r w:rsidR="0033544D" w:rsidRPr="00742779">
        <w:t xml:space="preserve"> cash-out merger of its 50.5%-owned subsidiary UOP.</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The Delaware Supreme Court explained that entire fairness has two components: fair dealing and fair price.</w:t>
      </w:r>
    </w:p>
    <w:p w14:paraId="20048EF7" w14:textId="77777777" w:rsidR="0033544D" w:rsidRPr="00742779" w:rsidRDefault="00742779" w:rsidP="000E54B1">
      <w:pPr>
        <w:pPrChange w:id="3355" w:author="Seth Oranburg" w:date="2026-03-07T09:50:00Z" w16du:dateUtc="2026-03-07T14:50:00Z">
          <w:pPr>
            <w:pStyle w:val="NormalWeb"/>
          </w:pPr>
        </w:pPrChange>
      </w:pPr>
      <w:del w:id="3356" w:author="Seth Oranburg" w:date="2026-03-07T09:50:00Z" w16du:dateUtc="2026-03-07T14:50:00Z">
        <w:r w:rsidRPr="00742779">
          <w:rPr>
            <w:rFonts w:ascii="ZWAdobeF" w:hAnsi="ZWAdobeF" w:cs="ZWAdobeF"/>
            <w:sz w:val="2"/>
            <w:szCs w:val="2"/>
          </w:rPr>
          <w:delText>1514B</w:delText>
        </w:r>
        <w:r w:rsidR="0033544D" w:rsidRPr="00742779">
          <w:delText>Fair</w:delText>
        </w:r>
      </w:del>
      <w:ins w:id="3357" w:author="Seth Oranburg" w:date="2026-03-07T09:50:00Z" w16du:dateUtc="2026-03-07T14:50:00Z">
        <w:r w:rsidR="0033544D" w:rsidRPr="00742779">
          <w:t>Fair</w:t>
        </w:r>
      </w:ins>
      <w:r w:rsidR="0033544D" w:rsidRPr="00742779">
        <w:t xml:space="preserve"> dealing examines the transaction</w:t>
      </w:r>
      <w:r w:rsidR="009F60D1" w:rsidRPr="00742779">
        <w:t>’</w:t>
      </w:r>
      <w:r w:rsidR="0033544D" w:rsidRPr="00742779">
        <w:t xml:space="preserve">s procedural fairness: </w:t>
      </w:r>
      <w:r w:rsidR="009F60D1" w:rsidRPr="00742779">
        <w:t>“</w:t>
      </w:r>
      <w:r w:rsidR="0033544D" w:rsidRPr="00742779">
        <w:t>questions of when the transaction was timed, how it was initiated, structured, negotiated, disclosed to the directors, and how the approvals of the directors and the stockholders were obtained.</w:t>
      </w:r>
      <w:r w:rsidR="009F60D1" w:rsidRPr="00742779">
        <w:t>”</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The inquiry focuses on whether the process resembled arm</w:t>
      </w:r>
      <w:r w:rsidR="009F60D1" w:rsidRPr="00742779">
        <w:t>’</w:t>
      </w:r>
      <w:r w:rsidR="0033544D" w:rsidRPr="00742779">
        <w:t>s-length bargaining or whether the conflicted party dominated the process to the detriment of the corporation or minority stockholders. Courts examine who initiated the transaction, whether the timing was opportunistic, whether there was meaningful negotiation, whether the conflicted party controlled the flow of information, and whether approvals were obtained through full disclosure or material omissions.</w:t>
      </w:r>
    </w:p>
    <w:p w14:paraId="69ED6DF3" w14:textId="77777777" w:rsidR="0033544D" w:rsidRPr="00742779" w:rsidRDefault="00742779" w:rsidP="000E54B1">
      <w:pPr>
        <w:pPrChange w:id="3358" w:author="Seth Oranburg" w:date="2026-03-07T09:50:00Z" w16du:dateUtc="2026-03-07T14:50:00Z">
          <w:pPr>
            <w:pStyle w:val="NormalWeb"/>
          </w:pPr>
        </w:pPrChange>
      </w:pPr>
      <w:del w:id="3359" w:author="Seth Oranburg" w:date="2026-03-07T09:50:00Z" w16du:dateUtc="2026-03-07T14:50:00Z">
        <w:r w:rsidRPr="00742779">
          <w:rPr>
            <w:rFonts w:ascii="ZWAdobeF" w:hAnsi="ZWAdobeF" w:cs="ZWAdobeF"/>
            <w:sz w:val="2"/>
            <w:szCs w:val="2"/>
          </w:rPr>
          <w:delText>1515B</w:delText>
        </w:r>
        <w:r w:rsidR="0033544D" w:rsidRPr="00742779">
          <w:delText>Fair</w:delText>
        </w:r>
      </w:del>
      <w:ins w:id="3360" w:author="Seth Oranburg" w:date="2026-03-07T09:50:00Z" w16du:dateUtc="2026-03-07T14:50:00Z">
        <w:r w:rsidR="0033544D" w:rsidRPr="00742779">
          <w:t>Fair</w:t>
        </w:r>
      </w:ins>
      <w:r w:rsidR="0033544D" w:rsidRPr="00742779">
        <w:t xml:space="preserve"> price examines the transaction</w:t>
      </w:r>
      <w:r w:rsidR="009F60D1" w:rsidRPr="00742779">
        <w:t>’</w:t>
      </w:r>
      <w:r w:rsidR="0033544D" w:rsidRPr="00742779">
        <w:t xml:space="preserve">s economic fairness: </w:t>
      </w:r>
      <w:r w:rsidR="009F60D1" w:rsidRPr="00742779">
        <w:t>“</w:t>
      </w:r>
      <w:r w:rsidR="0033544D" w:rsidRPr="00742779">
        <w:t>This aspect bears on the economic and financial considerations of the proposed merger, including all relevant factors: assets, market value, earnings, future prospects, and any other elements that affect the intrinsic or inherent value of a company</w:t>
      </w:r>
      <w:r w:rsidR="009F60D1" w:rsidRPr="00742779">
        <w:t>’</w:t>
      </w:r>
      <w:r w:rsidR="0033544D" w:rsidRPr="00742779">
        <w:t>s stock.</w:t>
      </w:r>
      <w:r w:rsidR="009F60D1" w:rsidRPr="00742779">
        <w:t>”</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Delaware courts typically receive expert valuation testimony from both sides and make independent determinations of value. Valuation experts might employ discounted cash flow analysis, comparable company analysis, comparable transaction analysis, asset-based valuation, or hybrid approaches depending on the company and industry.</w:t>
      </w:r>
    </w:p>
    <w:p w14:paraId="549FE369" w14:textId="77777777" w:rsidR="0033544D" w:rsidRPr="00742779" w:rsidRDefault="00742779" w:rsidP="000E54B1">
      <w:pPr>
        <w:pPrChange w:id="3361" w:author="Seth Oranburg" w:date="2026-03-07T09:50:00Z" w16du:dateUtc="2026-03-07T14:50:00Z">
          <w:pPr>
            <w:pStyle w:val="NormalWeb"/>
          </w:pPr>
        </w:pPrChange>
      </w:pPr>
      <w:del w:id="3362" w:author="Seth Oranburg" w:date="2026-03-07T09:50:00Z" w16du:dateUtc="2026-03-07T14:50:00Z">
        <w:r w:rsidRPr="00742779">
          <w:rPr>
            <w:rFonts w:ascii="ZWAdobeF" w:hAnsi="ZWAdobeF" w:cs="ZWAdobeF"/>
            <w:sz w:val="2"/>
            <w:szCs w:val="2"/>
          </w:rPr>
          <w:delText>1516B</w:delText>
        </w:r>
        <w:r w:rsidR="0033544D" w:rsidRPr="00742779">
          <w:delText>Critically</w:delText>
        </w:r>
      </w:del>
      <w:ins w:id="3363" w:author="Seth Oranburg" w:date="2026-03-07T09:50:00Z" w16du:dateUtc="2026-03-07T14:50:00Z">
        <w:r w:rsidR="0033544D" w:rsidRPr="00742779">
          <w:t>Critically</w:t>
        </w:r>
      </w:ins>
      <w:r w:rsidR="0033544D" w:rsidRPr="00742779">
        <w:t xml:space="preserve">, fair dealing and fair price are not separate requirements. The test is </w:t>
      </w:r>
      <w:r w:rsidR="009F60D1" w:rsidRPr="00742779">
        <w:t>“</w:t>
      </w:r>
      <w:r w:rsidR="0033544D" w:rsidRPr="00742779">
        <w:t>conjunctive</w:t>
      </w:r>
      <w:r w:rsidR="009F60D1" w:rsidRPr="00742779">
        <w:t>”</w:t>
      </w:r>
      <w:r w:rsidR="0033544D" w:rsidRPr="00742779">
        <w:t xml:space="preserve">: a transaction must satisfy both prongs. But the components are </w:t>
      </w:r>
      <w:r w:rsidR="009F60D1" w:rsidRPr="00742779">
        <w:t>“</w:t>
      </w:r>
      <w:r w:rsidR="0033544D" w:rsidRPr="00742779">
        <w:t>not necessarily [given] equal weight</w:t>
      </w:r>
      <w:r w:rsidR="009F60D1" w:rsidRPr="00742779">
        <w:t>”</w:t>
      </w:r>
      <w:r w:rsidR="0033544D" w:rsidRPr="00742779">
        <w:t>; a strong showing on price might compensate for process defects, and vice versa.</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In practice, </w:t>
      </w:r>
      <w:r w:rsidR="0033544D" w:rsidRPr="00742779">
        <w:lastRenderedPageBreak/>
        <w:t>courts often find that procedural unfairness calls into question pricing fairness—if the process was dominated by the conflicted party, how can the court trust that the price was fair?</w:t>
      </w:r>
    </w:p>
    <w:p w14:paraId="14E40EB6" w14:textId="77777777" w:rsidR="0033544D" w:rsidRPr="00742779" w:rsidRDefault="00742779" w:rsidP="000E54B1">
      <w:pPr>
        <w:pPrChange w:id="3364" w:author="Seth Oranburg" w:date="2026-03-07T09:50:00Z" w16du:dateUtc="2026-03-07T14:50:00Z">
          <w:pPr>
            <w:pStyle w:val="NormalWeb"/>
          </w:pPr>
        </w:pPrChange>
      </w:pPr>
      <w:del w:id="3365" w:author="Seth Oranburg" w:date="2026-03-07T09:50:00Z" w16du:dateUtc="2026-03-07T14:50:00Z">
        <w:r w:rsidRPr="00742779">
          <w:rPr>
            <w:rFonts w:ascii="ZWAdobeF" w:hAnsi="ZWAdobeF" w:cs="ZWAdobeF"/>
            <w:sz w:val="2"/>
            <w:szCs w:val="2"/>
          </w:rPr>
          <w:delText>1517B</w:delText>
        </w:r>
        <w:r w:rsidR="0033544D" w:rsidRPr="00742779">
          <w:delText>The</w:delText>
        </w:r>
      </w:del>
      <w:ins w:id="3366" w:author="Seth Oranburg" w:date="2026-03-07T09:50:00Z" w16du:dateUtc="2026-03-07T14:50:00Z">
        <w:r w:rsidR="0033544D" w:rsidRPr="00742779">
          <w:t>The</w:t>
        </w:r>
      </w:ins>
      <w:r w:rsidR="0033544D" w:rsidRPr="00742779">
        <w:t xml:space="preserve"> burden of proving entire fairness rests on the fiduciary defendant. This is unusual in American litigation, where plaintiffs normally bear the burden of proof. But fiduciary law inverts the usual allocation: when fiduciaries act in self-interest, they must affirmatively prove they acted fairly.</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p>
    <w:p w14:paraId="0C150E3F" w14:textId="77777777" w:rsidR="0033544D" w:rsidRPr="00742779" w:rsidRDefault="00742779" w:rsidP="000E54B1">
      <w:pPr>
        <w:pPrChange w:id="3367" w:author="Seth Oranburg" w:date="2026-03-07T09:50:00Z" w16du:dateUtc="2026-03-07T14:50:00Z">
          <w:pPr>
            <w:pStyle w:val="NormalWeb"/>
          </w:pPr>
        </w:pPrChange>
      </w:pPr>
      <w:del w:id="3368" w:author="Seth Oranburg" w:date="2026-03-07T09:50:00Z" w16du:dateUtc="2026-03-07T14:50:00Z">
        <w:r w:rsidRPr="00742779">
          <w:rPr>
            <w:rFonts w:ascii="ZWAdobeF" w:hAnsi="ZWAdobeF" w:cs="ZWAdobeF"/>
            <w:sz w:val="2"/>
            <w:szCs w:val="2"/>
          </w:rPr>
          <w:delText>1518B</w:delText>
        </w:r>
        <w:r w:rsidR="0033544D" w:rsidRPr="00742779">
          <w:delText>In</w:delText>
        </w:r>
      </w:del>
      <w:ins w:id="3369" w:author="Seth Oranburg" w:date="2026-03-07T09:50:00Z" w16du:dateUtc="2026-03-07T14:50:00Z">
        <w:r w:rsidR="0033544D" w:rsidRPr="00742779">
          <w:t>In</w:t>
        </w:r>
      </w:ins>
      <w:r w:rsidR="0033544D" w:rsidRPr="00742779">
        <w:t xml:space="preserve"> </w:t>
      </w:r>
      <w:r w:rsidR="0033544D" w:rsidRPr="00742779">
        <w:rPr>
          <w:rStyle w:val="Emphasis"/>
        </w:rPr>
        <w:t>Weinberger</w:t>
      </w:r>
      <w:r w:rsidR="0033544D" w:rsidRPr="00742779">
        <w:t xml:space="preserve"> itself, Signal</w:t>
      </w:r>
      <w:r w:rsidR="009F60D1" w:rsidRPr="00742779">
        <w:t>’</w:t>
      </w:r>
      <w:r w:rsidR="0033544D" w:rsidRPr="00742779">
        <w:t xml:space="preserve">s directors sat on both sides of the merger—they served Signal and controlled UOP. They commissioned a valuation study (the </w:t>
      </w:r>
      <w:r w:rsidR="009F60D1" w:rsidRPr="00742779">
        <w:t>“</w:t>
      </w:r>
      <w:r w:rsidR="0033544D" w:rsidRPr="00742779">
        <w:t>Arledge-Chitiea report</w:t>
      </w:r>
      <w:r w:rsidR="009F60D1" w:rsidRPr="00742779">
        <w:t>”</w:t>
      </w:r>
      <w:r w:rsidR="0033544D" w:rsidRPr="00742779">
        <w:t>) showing that UOP was worth significantly more than the $21 per share Signal offered, but they hid this study from UOP</w:t>
      </w:r>
      <w:r w:rsidR="009F60D1" w:rsidRPr="00742779">
        <w:t>’</w:t>
      </w:r>
      <w:r w:rsidR="0033544D" w:rsidRPr="00742779">
        <w:t>s minority stockholders. The Court held that even though $21 per share might have been within a fair price range based on market evidence, the unfair dealing—the concealment of the Arledge-Chitiea report—rendered the transaction not entirely fair. Signal had to pay additional consideration to the minority stockholders through a quasi-appraisal remedy that allowed the court to award rescissory damages.</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p>
    <w:p w14:paraId="1ED04E39" w14:textId="77777777" w:rsidR="0033544D" w:rsidRPr="00742779" w:rsidRDefault="0033544D" w:rsidP="000E54B1">
      <w:pPr>
        <w:pStyle w:val="Heading3"/>
        <w:rPr>
          <w:rFonts w:eastAsia="Times New Roman"/>
        </w:rPr>
      </w:pPr>
      <w:r w:rsidRPr="00742779">
        <w:rPr>
          <w:rFonts w:eastAsia="Times New Roman"/>
        </w:rPr>
        <w:t>The Stockholder Vote Defense</w:t>
      </w:r>
    </w:p>
    <w:p w14:paraId="38559130" w14:textId="77777777" w:rsidR="0033544D" w:rsidRPr="00742779" w:rsidRDefault="00742779" w:rsidP="000E54B1">
      <w:pPr>
        <w:pPrChange w:id="3370" w:author="Seth Oranburg" w:date="2026-03-07T09:50:00Z" w16du:dateUtc="2026-03-07T14:50:00Z">
          <w:pPr>
            <w:pStyle w:val="NormalWeb"/>
          </w:pPr>
        </w:pPrChange>
      </w:pPr>
      <w:del w:id="3371" w:author="Seth Oranburg" w:date="2026-03-07T09:50:00Z" w16du:dateUtc="2026-03-07T14:50:00Z">
        <w:r w:rsidRPr="00742779">
          <w:rPr>
            <w:rFonts w:ascii="ZWAdobeF" w:hAnsi="ZWAdobeF" w:cs="ZWAdobeF"/>
            <w:sz w:val="2"/>
            <w:szCs w:val="2"/>
          </w:rPr>
          <w:delText>1519B</w:delText>
        </w:r>
        <w:r w:rsidR="0033544D" w:rsidRPr="00742779">
          <w:delText>Section</w:delText>
        </w:r>
      </w:del>
      <w:ins w:id="3372" w:author="Seth Oranburg" w:date="2026-03-07T09:50:00Z" w16du:dateUtc="2026-03-07T14:50:00Z">
        <w:r w:rsidR="0033544D" w:rsidRPr="00742779">
          <w:t>Section</w:t>
        </w:r>
      </w:ins>
      <w:r w:rsidR="0033544D" w:rsidRPr="00742779">
        <w:t xml:space="preserve"> 144 offers three pathways to validate interested transactions, but they aren</w:t>
      </w:r>
      <w:r w:rsidR="009F60D1" w:rsidRPr="00742779">
        <w:t>’</w:t>
      </w:r>
      <w:r w:rsidR="0033544D" w:rsidRPr="00742779">
        <w:t>t equally useful. Disinterested director approval works well for routine conflicts because directors can act quickly. But what if the entire board is interested? What if the conflict is so significant that director approval alone seems inadequate? The statute</w:t>
      </w:r>
      <w:r w:rsidR="009F60D1" w:rsidRPr="00742779">
        <w:t>’</w:t>
      </w:r>
      <w:r w:rsidR="0033544D" w:rsidRPr="00742779">
        <w:t>s second pathway allows stockholders to ratify the transaction after full disclosure.</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p>
    <w:p w14:paraId="45AFA5EB" w14:textId="77777777" w:rsidR="0033544D" w:rsidRPr="00742779" w:rsidRDefault="00742779" w:rsidP="000E54B1">
      <w:del w:id="3373" w:author="Seth Oranburg" w:date="2026-03-07T09:50:00Z" w16du:dateUtc="2026-03-07T14:50:00Z">
        <w:r w:rsidRPr="00742779">
          <w:rPr>
            <w:rFonts w:ascii="ZWAdobeF" w:hAnsi="ZWAdobeF" w:cs="ZWAdobeF"/>
            <w:sz w:val="2"/>
            <w:szCs w:val="2"/>
          </w:rPr>
          <w:delText>1520B</w:delText>
        </w:r>
        <w:r w:rsidR="0033544D" w:rsidRPr="00742779">
          <w:delText>In</w:delText>
        </w:r>
      </w:del>
      <w:ins w:id="3374" w:author="Seth Oranburg" w:date="2026-03-07T09:50:00Z" w16du:dateUtc="2026-03-07T14:50:00Z">
        <w:r w:rsidR="0033544D" w:rsidRPr="00742779">
          <w:t>In</w:t>
        </w:r>
      </w:ins>
      <w:r w:rsidR="0033544D" w:rsidRPr="00742779">
        <w:t xml:space="preserve"> theory, stockholder approval seems more legitimate than director approval. Stockholders are the residual owners who bear the ultimate risk of management conflicts. If informed stockholders voluntarily approve a transaction, shouldn</w:t>
      </w:r>
      <w:r w:rsidR="009F60D1" w:rsidRPr="00742779">
        <w:t>’</w:t>
      </w:r>
      <w:r w:rsidR="0033544D" w:rsidRPr="00742779">
        <w:t>t that consent validate the deal? The practical problem is cost. Calling a stockholder meeting requires preparing disclosure documents, mailing proxy materials to thousands of stockholders, and conducting a formal vote. For routine conflicts like office leases or consulting agreements, these costs exceed any validation benefit.</w:t>
      </w:r>
    </w:p>
    <w:p w14:paraId="7E7D0D25" w14:textId="77777777" w:rsidR="0033544D" w:rsidRPr="00742779" w:rsidRDefault="00742779" w:rsidP="000E54B1">
      <w:pPr>
        <w:pPrChange w:id="3375" w:author="Seth Oranburg" w:date="2026-03-07T09:50:00Z" w16du:dateUtc="2026-03-07T14:50:00Z">
          <w:pPr>
            <w:pStyle w:val="NormalWeb"/>
          </w:pPr>
        </w:pPrChange>
      </w:pPr>
      <w:del w:id="3376" w:author="Seth Oranburg" w:date="2026-03-07T09:50:00Z" w16du:dateUtc="2026-03-07T14:50:00Z">
        <w:r w:rsidRPr="00742779">
          <w:rPr>
            <w:rFonts w:ascii="ZWAdobeF" w:hAnsi="ZWAdobeF" w:cs="ZWAdobeF"/>
            <w:sz w:val="2"/>
            <w:szCs w:val="2"/>
          </w:rPr>
          <w:delText>1521B</w:delText>
        </w:r>
        <w:r w:rsidR="0033544D" w:rsidRPr="00742779">
          <w:delText>Stockholder</w:delText>
        </w:r>
      </w:del>
      <w:ins w:id="3377" w:author="Seth Oranburg" w:date="2026-03-07T09:50:00Z" w16du:dateUtc="2026-03-07T14:50:00Z">
        <w:r w:rsidR="0033544D" w:rsidRPr="00742779">
          <w:t>Stockholder</w:t>
        </w:r>
      </w:ins>
      <w:r w:rsidR="0033544D" w:rsidRPr="00742779">
        <w:t xml:space="preserve"> approval under § 144(a)(2) appears primarily when Delaware law already requires a stockholder vote. Mergers, charter amendments, and major asset sales need stockholder approval regardless of conflicts.</w:t>
      </w:r>
      <w:r w:rsidR="0033544D">
        <w:fldChar w:fldCharType="begin"/>
      </w:r>
      <w:r w:rsidR="0033544D">
        <w:instrText>HYPERLINK \l "fn193-11647" \o "Jump to citation"</w:instrText>
      </w:r>
      <w:r w:rsidR="0033544D">
        <w:fldChar w:fldCharType="separate"/>
      </w:r>
      <w:r w:rsidR="0033544D" w:rsidRPr="00742779">
        <w:rPr>
          <w:rStyle w:val="Hyperlink"/>
          <w:color w:val="auto"/>
          <w:u w:val="none"/>
        </w:rPr>
        <w:t>[193</w:t>
      </w:r>
      <w:r w:rsidR="00FA601A" w:rsidRPr="00742779">
        <w:rPr>
          <w:rStyle w:val="Hyperlink"/>
          <w:color w:val="auto"/>
          <w:u w:val="none"/>
        </w:rPr>
        <w:t>]</w:t>
      </w:r>
      <w:r w:rsidR="0033544D">
        <w:fldChar w:fldCharType="end"/>
      </w:r>
      <w:r w:rsidR="0033544D" w:rsidRPr="00742779">
        <w:t xml:space="preserve"> When these transactions involve interested directors, boards satisfy both the transaction approval requirement and the § 144 cleansing </w:t>
      </w:r>
      <w:r w:rsidR="0033544D" w:rsidRPr="00742779">
        <w:lastRenderedPageBreak/>
        <w:t>requirement with a single vote. The disclosure must cover both the deal</w:t>
      </w:r>
      <w:r w:rsidR="009F60D1" w:rsidRPr="00742779">
        <w:t>’</w:t>
      </w:r>
      <w:r w:rsidR="0033544D" w:rsidRPr="00742779">
        <w:t>s business merits and the director</w:t>
      </w:r>
      <w:r w:rsidR="009F60D1" w:rsidRPr="00742779">
        <w:t>’</w:t>
      </w:r>
      <w:r w:rsidR="0033544D" w:rsidRPr="00742779">
        <w:t>s conflicting interest.</w:t>
      </w:r>
    </w:p>
    <w:p w14:paraId="1E6E5069" w14:textId="77777777" w:rsidR="0033544D" w:rsidRPr="00742779" w:rsidRDefault="00742779" w:rsidP="000E54B1">
      <w:pPr>
        <w:pPrChange w:id="3378" w:author="Seth Oranburg" w:date="2026-03-07T09:50:00Z" w16du:dateUtc="2026-03-07T14:50:00Z">
          <w:pPr>
            <w:pStyle w:val="NormalWeb"/>
          </w:pPr>
        </w:pPrChange>
      </w:pPr>
      <w:del w:id="3379" w:author="Seth Oranburg" w:date="2026-03-07T09:50:00Z" w16du:dateUtc="2026-03-07T14:50:00Z">
        <w:r w:rsidRPr="00742779">
          <w:rPr>
            <w:rFonts w:ascii="ZWAdobeF" w:hAnsi="ZWAdobeF" w:cs="ZWAdobeF"/>
            <w:sz w:val="2"/>
            <w:szCs w:val="2"/>
          </w:rPr>
          <w:delText>1522B</w:delText>
        </w:r>
        <w:r w:rsidR="0033544D" w:rsidRPr="00742779">
          <w:delText>The</w:delText>
        </w:r>
      </w:del>
      <w:ins w:id="3380" w:author="Seth Oranburg" w:date="2026-03-07T09:50:00Z" w16du:dateUtc="2026-03-07T14:50:00Z">
        <w:r w:rsidR="0033544D" w:rsidRPr="00742779">
          <w:t>The</w:t>
        </w:r>
      </w:ins>
      <w:r w:rsidR="0033544D" w:rsidRPr="00742779">
        <w:t xml:space="preserve"> real question is what stockholder approval accomplishes. Does it merely shift the burden of proving unfairness from defendant to plaintiff, or does it change the standard of review entirely? Delaware courts struggled with this question for decades. Modern cases have dramatically strengthened stockholder ratification, holding that informed, voluntary approval can invoke business judgment deference rather than entire fairness review. But that development belongs primarily to merger doctrine.</w:t>
      </w:r>
      <w:r w:rsidR="0033544D">
        <w:fldChar w:fldCharType="begin"/>
      </w:r>
      <w:r w:rsidR="0033544D">
        <w:instrText>HYPERLINK \l "fn194-11647" \o "Jump to citation"</w:instrText>
      </w:r>
      <w:r w:rsidR="0033544D">
        <w:fldChar w:fldCharType="separate"/>
      </w:r>
      <w:r w:rsidR="0033544D" w:rsidRPr="00742779">
        <w:rPr>
          <w:rStyle w:val="Hyperlink"/>
          <w:color w:val="auto"/>
          <w:u w:val="none"/>
        </w:rPr>
        <w:t>[194</w:t>
      </w:r>
      <w:r w:rsidR="00EE2871" w:rsidRPr="00742779">
        <w:rPr>
          <w:rStyle w:val="Hyperlink"/>
          <w:color w:val="auto"/>
          <w:u w:val="none"/>
        </w:rPr>
        <w:t>]</w:t>
      </w:r>
      <w:r w:rsidR="0033544D">
        <w:fldChar w:fldCharType="end"/>
      </w:r>
    </w:p>
    <w:p w14:paraId="090F8B50" w14:textId="77777777" w:rsidR="0033544D" w:rsidRPr="00742779" w:rsidRDefault="0033544D" w:rsidP="000E54B1">
      <w:pPr>
        <w:pStyle w:val="Heading3"/>
        <w:rPr>
          <w:rFonts w:eastAsia="Times New Roman"/>
        </w:rPr>
      </w:pPr>
      <w:r w:rsidRPr="00742779">
        <w:rPr>
          <w:rFonts w:eastAsia="Times New Roman"/>
        </w:rPr>
        <w:t>Documentation and Board Minutes</w:t>
      </w:r>
    </w:p>
    <w:p w14:paraId="34603442" w14:textId="77777777" w:rsidR="0033544D" w:rsidRPr="00742779" w:rsidRDefault="00742779" w:rsidP="000E54B1">
      <w:pPr>
        <w:pPrChange w:id="3381" w:author="Seth Oranburg" w:date="2026-03-07T09:50:00Z" w16du:dateUtc="2026-03-07T14:50:00Z">
          <w:pPr>
            <w:pStyle w:val="NormalWeb"/>
          </w:pPr>
        </w:pPrChange>
      </w:pPr>
      <w:del w:id="3382" w:author="Seth Oranburg" w:date="2026-03-07T09:50:00Z" w16du:dateUtc="2026-03-07T14:50:00Z">
        <w:r w:rsidRPr="00742779">
          <w:rPr>
            <w:rFonts w:ascii="ZWAdobeF" w:hAnsi="ZWAdobeF" w:cs="ZWAdobeF"/>
            <w:sz w:val="2"/>
            <w:szCs w:val="2"/>
          </w:rPr>
          <w:delText>1523B</w:delText>
        </w:r>
        <w:r w:rsidR="0033544D" w:rsidRPr="00742779">
          <w:delText>The</w:delText>
        </w:r>
      </w:del>
      <w:ins w:id="3383" w:author="Seth Oranburg" w:date="2026-03-07T09:50:00Z" w16du:dateUtc="2026-03-07T14:50:00Z">
        <w:r w:rsidR="0033544D" w:rsidRPr="00742779">
          <w:t>The</w:t>
        </w:r>
      </w:ins>
      <w:r w:rsidR="0033544D" w:rsidRPr="00742779">
        <w:t xml:space="preserve"> procedural requirements for § 144 cleansing place significant weight on board minutes. The minutes must document what the interested director disclosed, what information the disinterested directors received, what questions they asked, what alternatives they considered, and how they voted. These minutes serve as evidence in subsequent litigation that the cleansing procedures were properly followed.</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p>
    <w:p w14:paraId="69C1AAA8" w14:textId="77777777" w:rsidR="0033544D" w:rsidRPr="00742779" w:rsidRDefault="00742779" w:rsidP="000E54B1">
      <w:pPr>
        <w:pPrChange w:id="3384" w:author="Seth Oranburg" w:date="2026-03-07T09:50:00Z" w16du:dateUtc="2026-03-07T14:50:00Z">
          <w:pPr>
            <w:pStyle w:val="NormalWeb"/>
          </w:pPr>
        </w:pPrChange>
      </w:pPr>
      <w:del w:id="3385" w:author="Seth Oranburg" w:date="2026-03-07T09:50:00Z" w16du:dateUtc="2026-03-07T14:50:00Z">
        <w:r w:rsidRPr="00742779">
          <w:rPr>
            <w:rFonts w:ascii="ZWAdobeF" w:hAnsi="ZWAdobeF" w:cs="ZWAdobeF"/>
            <w:sz w:val="2"/>
            <w:szCs w:val="2"/>
          </w:rPr>
          <w:delText>1524B</w:delText>
        </w:r>
        <w:r w:rsidR="0033544D" w:rsidRPr="00742779">
          <w:delText>Best</w:delText>
        </w:r>
      </w:del>
      <w:ins w:id="3386" w:author="Seth Oranburg" w:date="2026-03-07T09:50:00Z" w16du:dateUtc="2026-03-07T14:50:00Z">
        <w:r w:rsidR="0033544D" w:rsidRPr="00742779">
          <w:t>Best</w:t>
        </w:r>
      </w:ins>
      <w:r w:rsidR="0033544D" w:rsidRPr="00742779">
        <w:t xml:space="preserve"> practices include: (1) preparing a written memorandum before the board meeting describing the transaction, the director</w:t>
      </w:r>
      <w:r w:rsidR="009F60D1" w:rsidRPr="00742779">
        <w:t>’</w:t>
      </w:r>
      <w:r w:rsidR="0033544D" w:rsidRPr="00742779">
        <w:t>s interest, and market comparables showing fair pricing; (2) having the interested director make an oral disclosure at the meeting and then leave the room; (3) providing the disinterested directors time to discuss, ask questions of management or advisors, and deliberate; (4) having the disinterested directors vote by formal resolution; and (5) including all of this detail in the minutes.</w:t>
      </w:r>
      <w:r w:rsidR="0033544D">
        <w:fldChar w:fldCharType="begin"/>
      </w:r>
      <w:r w:rsidR="0033544D">
        <w:instrText>HYPERLINK \l "fn191-11647" \o "Jump to citation"</w:instrText>
      </w:r>
      <w:r w:rsidR="0033544D">
        <w:fldChar w:fldCharType="separate"/>
      </w:r>
      <w:r w:rsidR="0033544D" w:rsidRPr="00742779">
        <w:rPr>
          <w:rStyle w:val="Hyperlink"/>
          <w:color w:val="auto"/>
          <w:u w:val="none"/>
        </w:rPr>
        <w:t>[191</w:t>
      </w:r>
      <w:r w:rsidR="00FA601A" w:rsidRPr="00742779">
        <w:rPr>
          <w:rStyle w:val="Hyperlink"/>
          <w:color w:val="auto"/>
          <w:u w:val="none"/>
        </w:rPr>
        <w:t>]</w:t>
      </w:r>
      <w:r w:rsidR="0033544D">
        <w:fldChar w:fldCharType="end"/>
      </w:r>
    </w:p>
    <w:p w14:paraId="45BCD156" w14:textId="77777777" w:rsidR="0033544D" w:rsidRPr="00742779" w:rsidRDefault="00742779" w:rsidP="000E54B1">
      <w:del w:id="3387" w:author="Seth Oranburg" w:date="2026-03-07T09:50:00Z" w16du:dateUtc="2026-03-07T14:50:00Z">
        <w:r w:rsidRPr="00742779">
          <w:rPr>
            <w:rFonts w:ascii="ZWAdobeF" w:hAnsi="ZWAdobeF" w:cs="ZWAdobeF"/>
            <w:sz w:val="2"/>
            <w:szCs w:val="2"/>
          </w:rPr>
          <w:delText>1525B</w:delText>
        </w:r>
        <w:r w:rsidR="0033544D" w:rsidRPr="00742779">
          <w:delText>The</w:delText>
        </w:r>
      </w:del>
      <w:ins w:id="3388" w:author="Seth Oranburg" w:date="2026-03-07T09:50:00Z" w16du:dateUtc="2026-03-07T14:50:00Z">
        <w:r w:rsidR="0033544D" w:rsidRPr="00742779">
          <w:t>The</w:t>
        </w:r>
      </w:ins>
      <w:r w:rsidR="0033544D" w:rsidRPr="00742779">
        <w:t xml:space="preserve"> minutes should be factual and specific, not conclusory. Rather than stating </w:t>
      </w:r>
      <w:r w:rsidR="009F60D1" w:rsidRPr="00742779">
        <w:t>“</w:t>
      </w:r>
      <w:r w:rsidR="0033544D" w:rsidRPr="00742779">
        <w:t>the board determined the transaction was fair,</w:t>
      </w:r>
      <w:r w:rsidR="009F60D1" w:rsidRPr="00742779">
        <w:t>”</w:t>
      </w:r>
      <w:r w:rsidR="0033544D" w:rsidRPr="00742779">
        <w:t xml:space="preserve"> minutes should state: </w:t>
      </w:r>
      <w:r w:rsidR="009F60D1" w:rsidRPr="00742779">
        <w:t>“</w:t>
      </w:r>
      <w:r w:rsidR="0033544D" w:rsidRPr="00742779">
        <w:t>The board reviewed market comparables for warehouse leases in the Research Triangle area showing average rates of $12-15 per square foot. The proposed lease at $13 per square foot is within market range. Director Johnson noted that the location</w:t>
      </w:r>
      <w:r w:rsidR="009F60D1" w:rsidRPr="00742779">
        <w:t>’</w:t>
      </w:r>
      <w:r w:rsidR="0033544D" w:rsidRPr="00742779">
        <w:t>s proximity to the office and highway access provide logistical benefits. After discussion, the disinterested directors unanimously approved the lease.</w:t>
      </w:r>
      <w:r w:rsidR="009F60D1" w:rsidRPr="00742779">
        <w:t>”</w:t>
      </w:r>
    </w:p>
    <w:p w14:paraId="77B7B611" w14:textId="77777777" w:rsidR="0033544D" w:rsidRPr="00742779" w:rsidRDefault="0033544D" w:rsidP="000E54B1">
      <w:pPr>
        <w:pStyle w:val="Heading3"/>
        <w:rPr>
          <w:rFonts w:eastAsia="Times New Roman"/>
        </w:rPr>
      </w:pPr>
      <w:r w:rsidRPr="00742779">
        <w:rPr>
          <w:rFonts w:eastAsia="Times New Roman"/>
        </w:rPr>
        <w:t>Disclosure as Hallmark of Fairness</w:t>
      </w:r>
    </w:p>
    <w:p w14:paraId="5DD0A49B" w14:textId="77777777" w:rsidR="0033544D" w:rsidRPr="00742779" w:rsidRDefault="00742779" w:rsidP="000E54B1">
      <w:del w:id="3389" w:author="Seth Oranburg" w:date="2026-03-07T09:50:00Z" w16du:dateUtc="2026-03-07T14:50:00Z">
        <w:r w:rsidRPr="00742779">
          <w:rPr>
            <w:rFonts w:ascii="ZWAdobeF" w:hAnsi="ZWAdobeF" w:cs="ZWAdobeF"/>
            <w:sz w:val="2"/>
            <w:szCs w:val="2"/>
          </w:rPr>
          <w:delText>1526B</w:delText>
        </w:r>
        <w:r w:rsidR="0033544D" w:rsidRPr="00742779">
          <w:delText>What</w:delText>
        </w:r>
      </w:del>
      <w:ins w:id="3390" w:author="Seth Oranburg" w:date="2026-03-07T09:50:00Z" w16du:dateUtc="2026-03-07T14:50:00Z">
        <w:r w:rsidR="0033544D" w:rsidRPr="00742779">
          <w:t>What</w:t>
        </w:r>
      </w:ins>
      <w:r w:rsidR="0033544D" w:rsidRPr="00742779">
        <w:t xml:space="preserve"> if Zeeva wants to lease her personally owned warehouse to ConstructEdge? She is not strictly forbidden from dealing with the corporation, but she cannot simply negotiate terms with herself and sign a lease, either. Even though this is otherwise the sort of ordinary course transaction that Zeeva </w:t>
      </w:r>
      <w:r w:rsidR="0033544D" w:rsidRPr="00742779">
        <w:lastRenderedPageBreak/>
        <w:t>as CEO could authorize, she stands on both side of this particular deal. The duty of loyalty requires either cleansing the conflict or proving entire fairness if challenged.</w:t>
      </w:r>
    </w:p>
    <w:p w14:paraId="2847C6DF" w14:textId="77777777" w:rsidR="0033544D" w:rsidRPr="00742779" w:rsidRDefault="00742779" w:rsidP="000E54B1">
      <w:del w:id="3391" w:author="Seth Oranburg" w:date="2026-03-07T09:50:00Z" w16du:dateUtc="2026-03-07T14:50:00Z">
        <w:r w:rsidRPr="00742779">
          <w:rPr>
            <w:rFonts w:ascii="ZWAdobeF" w:hAnsi="ZWAdobeF" w:cs="ZWAdobeF"/>
            <w:sz w:val="2"/>
            <w:szCs w:val="2"/>
          </w:rPr>
          <w:delText>1527B</w:delText>
        </w:r>
        <w:r w:rsidR="0033544D" w:rsidRPr="00742779">
          <w:delText>Under</w:delText>
        </w:r>
      </w:del>
      <w:ins w:id="3392" w:author="Seth Oranburg" w:date="2026-03-07T09:50:00Z" w16du:dateUtc="2026-03-07T14:50:00Z">
        <w:r w:rsidR="0033544D" w:rsidRPr="00742779">
          <w:t>Under</w:t>
        </w:r>
      </w:ins>
      <w:r w:rsidR="0033544D" w:rsidRPr="00742779">
        <w:t xml:space="preserve"> § 144(a)(1), Zeeva must disclose her ownership interest to the board. </w:t>
      </w:r>
      <w:r w:rsidR="009F60D1" w:rsidRPr="00742779">
        <w:t>“</w:t>
      </w:r>
      <w:r w:rsidR="0033544D" w:rsidRPr="00742779">
        <w:t>Disclosure</w:t>
      </w:r>
      <w:r w:rsidR="009F60D1" w:rsidRPr="00742779">
        <w:t>”</w:t>
      </w:r>
      <w:r w:rsidR="0033544D" w:rsidRPr="00742779">
        <w:t xml:space="preserve"> means more than mentioning she owns the property. She must provide the warehouse</w:t>
      </w:r>
      <w:r w:rsidR="009F60D1" w:rsidRPr="00742779">
        <w:t>’</w:t>
      </w:r>
      <w:r w:rsidR="0033544D" w:rsidRPr="00742779">
        <w:t>s specifications (square footage, loading docks, ceiling height, location), the proposed rental rate, and comparable market data showing what similar warehouses lease for in the area. If she omits the comparables and a lawsuit follows, plaintiffs will argue she hid the fact that market rates run 20% lower than her proposed price. She then recuses herself from the board discussion and vote. Marcus deliberates without her present and votes on whether leasing Zeeva</w:t>
      </w:r>
      <w:r w:rsidR="009F60D1" w:rsidRPr="00742779">
        <w:t>’</w:t>
      </w:r>
      <w:r w:rsidR="0033544D" w:rsidRPr="00742779">
        <w:t>s warehouse serves ConstructEdge</w:t>
      </w:r>
      <w:r w:rsidR="009F60D1" w:rsidRPr="00742779">
        <w:t>’</w:t>
      </w:r>
      <w:r w:rsidR="0033544D" w:rsidRPr="00742779">
        <w:t>s interests.</w:t>
      </w:r>
    </w:p>
    <w:p w14:paraId="64A51673" w14:textId="77777777" w:rsidR="0033544D" w:rsidRPr="00742779" w:rsidRDefault="00742779" w:rsidP="000E54B1">
      <w:del w:id="3393" w:author="Seth Oranburg" w:date="2026-03-07T09:50:00Z" w16du:dateUtc="2026-03-07T14:50:00Z">
        <w:r w:rsidRPr="00742779">
          <w:rPr>
            <w:rFonts w:ascii="ZWAdobeF" w:hAnsi="ZWAdobeF" w:cs="ZWAdobeF"/>
            <w:sz w:val="2"/>
            <w:szCs w:val="2"/>
          </w:rPr>
          <w:delText>1528B</w:delText>
        </w:r>
        <w:r w:rsidR="0033544D" w:rsidRPr="00742779">
          <w:delText>If</w:delText>
        </w:r>
      </w:del>
      <w:ins w:id="3394" w:author="Seth Oranburg" w:date="2026-03-07T09:50:00Z" w16du:dateUtc="2026-03-07T14:50:00Z">
        <w:r w:rsidR="0033544D" w:rsidRPr="00742779">
          <w:t>If</w:t>
        </w:r>
      </w:ins>
      <w:r w:rsidR="0033544D" w:rsidRPr="00742779">
        <w:t xml:space="preserve"> Marcus approves after full disclosure, the lease receives business judgment protection. A court reviewing the transaction would presume Marcus acted in good faith and on an informed basis. Plaintiffs challenging the lease must prove waste, meaning no person of ordinary sound business judgment could conclude the lease provided fair value. This standard is so difficult to meet that most cases get dismissed at the pleading stage without any discovery.</w:t>
      </w:r>
    </w:p>
    <w:p w14:paraId="2C5B37E2" w14:textId="77777777" w:rsidR="0033544D" w:rsidRPr="00742779" w:rsidRDefault="00742779" w:rsidP="000E54B1">
      <w:del w:id="3395" w:author="Seth Oranburg" w:date="2026-03-07T09:50:00Z" w16du:dateUtc="2026-03-07T14:50:00Z">
        <w:r w:rsidRPr="00742779">
          <w:rPr>
            <w:rFonts w:ascii="ZWAdobeF" w:hAnsi="ZWAdobeF" w:cs="ZWAdobeF"/>
            <w:sz w:val="2"/>
            <w:szCs w:val="2"/>
          </w:rPr>
          <w:delText>1529B</w:delText>
        </w:r>
        <w:r w:rsidR="0033544D" w:rsidRPr="00742779">
          <w:delText>But</w:delText>
        </w:r>
      </w:del>
      <w:ins w:id="3396" w:author="Seth Oranburg" w:date="2026-03-07T09:50:00Z" w16du:dateUtc="2026-03-07T14:50:00Z">
        <w:r w:rsidR="0033544D" w:rsidRPr="00742779">
          <w:t>But</w:t>
        </w:r>
      </w:ins>
      <w:r w:rsidR="0033544D" w:rsidRPr="00742779">
        <w:t xml:space="preserve"> suppose Zeeva participates in the board discussion, arguing that her warehouse has superior loading capacity. Or she votes to approve her own lease. Or she discloses the property details but says nothing about the market comparables showing lower rates elsewhere. Without proper cleansing under § 144(a)(1), Zeeva bears the burden of proving entire fairness if a stockholder challenges the transaction. She would need to demonstrate through evidence that both the process (how the lease was negotiated and approved) and the price (the rental rate compared to market alternatives) were entirely fair to ConstructEdge. That means depositions, expert witnesses on commercial real estate values, extensive document discovery, and possibly a trial.</w:t>
      </w:r>
    </w:p>
    <w:p w14:paraId="427BA77A" w14:textId="77777777" w:rsidR="0033544D" w:rsidRPr="00742779" w:rsidRDefault="00742779" w:rsidP="000E54B1">
      <w:del w:id="3397" w:author="Seth Oranburg" w:date="2026-03-07T09:50:00Z" w16du:dateUtc="2026-03-07T14:50:00Z">
        <w:r w:rsidRPr="00742779">
          <w:rPr>
            <w:rFonts w:ascii="ZWAdobeF" w:hAnsi="ZWAdobeF" w:cs="ZWAdobeF"/>
            <w:sz w:val="2"/>
            <w:szCs w:val="2"/>
          </w:rPr>
          <w:delText>1530B</w:delText>
        </w:r>
        <w:r w:rsidR="0033544D" w:rsidRPr="00742779">
          <w:delText>Board</w:delText>
        </w:r>
      </w:del>
      <w:ins w:id="3398" w:author="Seth Oranburg" w:date="2026-03-07T09:50:00Z" w16du:dateUtc="2026-03-07T14:50:00Z">
        <w:r w:rsidR="0033544D" w:rsidRPr="00742779">
          <w:t>Board</w:t>
        </w:r>
      </w:ins>
      <w:r w:rsidR="0033544D" w:rsidRPr="00742779">
        <w:t xml:space="preserve"> minutes become critical because litigation happens years after the transaction. If plaintiffs challenge the lease three years later, everyone</w:t>
      </w:r>
      <w:r w:rsidR="009F60D1" w:rsidRPr="00742779">
        <w:t>’</w:t>
      </w:r>
      <w:r w:rsidR="0033544D" w:rsidRPr="00742779">
        <w:t xml:space="preserve">s memory has faded. Did Zeeva actually leave the room before the vote, or just before the formal vote after participating in discussion? Did Marcus spend thirty seconds approving the deal, or thirty minutes analyzing alternatives? Without contemporaneous records, these disputes turn into swearing contests at depositions. But minutes stating </w:t>
      </w:r>
      <w:r w:rsidR="009F60D1" w:rsidRPr="00742779">
        <w:t>“</w:t>
      </w:r>
      <w:r w:rsidR="0033544D" w:rsidRPr="00742779">
        <w:t xml:space="preserve">Zeeva presented specifications and market data for six comparable warehouses ranging from $12 to $15 per square foot, proposed rent of $14 per square foot, then left the meeting. Marcus reviewed </w:t>
      </w:r>
      <w:r w:rsidR="0033544D" w:rsidRPr="00742779">
        <w:lastRenderedPageBreak/>
        <w:t>the materials for fifteen minutes and voted to approve</w:t>
      </w:r>
      <w:r w:rsidR="009F60D1" w:rsidRPr="00742779">
        <w:t>”</w:t>
      </w:r>
      <w:r w:rsidR="0033544D" w:rsidRPr="00742779">
        <w:t xml:space="preserve"> create a clear record that defeats most challenges on a motion to dismiss.</w:t>
      </w:r>
    </w:p>
    <w:p w14:paraId="1CD4CD03" w14:textId="77777777" w:rsidR="0033544D" w:rsidRPr="00742779" w:rsidRDefault="00742779" w:rsidP="000E54B1">
      <w:del w:id="3399" w:author="Seth Oranburg" w:date="2026-03-07T09:50:00Z" w16du:dateUtc="2026-03-07T14:50:00Z">
        <w:r w:rsidRPr="00742779">
          <w:rPr>
            <w:rFonts w:ascii="ZWAdobeF" w:hAnsi="ZWAdobeF" w:cs="ZWAdobeF"/>
            <w:sz w:val="2"/>
            <w:szCs w:val="2"/>
          </w:rPr>
          <w:delText>1531B</w:delText>
        </w:r>
        <w:r w:rsidR="0033544D" w:rsidRPr="00742779">
          <w:delText>What</w:delText>
        </w:r>
      </w:del>
      <w:ins w:id="3400" w:author="Seth Oranburg" w:date="2026-03-07T09:50:00Z" w16du:dateUtc="2026-03-07T14:50:00Z">
        <w:r w:rsidR="0033544D" w:rsidRPr="00742779">
          <w:t>What</w:t>
        </w:r>
      </w:ins>
      <w:r w:rsidR="0033544D" w:rsidRPr="00742779">
        <w:t xml:space="preserve"> if ConstructEdge has only two directors, Zeeva and Marcus, and Marcus cannot vote because he</w:t>
      </w:r>
      <w:r w:rsidR="009F60D1" w:rsidRPr="00742779">
        <w:t>’</w:t>
      </w:r>
      <w:r w:rsidR="0033544D" w:rsidRPr="00742779">
        <w:t>s Zeeva</w:t>
      </w:r>
      <w:r w:rsidR="009F60D1" w:rsidRPr="00742779">
        <w:t>’</w:t>
      </w:r>
      <w:r w:rsidR="0033544D" w:rsidRPr="00742779">
        <w:t>s brother-in-law? Section 144(a)(1) fails for lack of a disinterested director. Zeeva could pursue § 144(a)(2) stockholder approval, but that requires preparing disclosure documents, mailing proxy materials, and holding a formal stockholder vote. Those costs dwarf the value of cleansing a routine warehouse lease. Her realistic options are either expanding the board to add an independent director or simply accepting that she</w:t>
      </w:r>
      <w:r w:rsidR="009F60D1" w:rsidRPr="00742779">
        <w:t>’</w:t>
      </w:r>
      <w:r w:rsidR="0033544D" w:rsidRPr="00742779">
        <w:t>ll bear the burden of proving entire fairness if someone sues.</w:t>
      </w:r>
    </w:p>
    <w:p w14:paraId="2AC9AFD4" w14:textId="77777777" w:rsidR="0033544D" w:rsidRPr="00742779" w:rsidRDefault="00742779" w:rsidP="000E54B1">
      <w:del w:id="3401" w:author="Seth Oranburg" w:date="2026-03-07T09:50:00Z" w16du:dateUtc="2026-03-07T14:50:00Z">
        <w:r w:rsidRPr="00742779">
          <w:rPr>
            <w:rFonts w:ascii="ZWAdobeF" w:hAnsi="ZWAdobeF" w:cs="ZWAdobeF"/>
            <w:sz w:val="2"/>
            <w:szCs w:val="2"/>
          </w:rPr>
          <w:delText>1532B</w:delText>
        </w:r>
        <w:r w:rsidR="0033544D" w:rsidRPr="00742779">
          <w:delText>The</w:delText>
        </w:r>
      </w:del>
      <w:ins w:id="3402" w:author="Seth Oranburg" w:date="2026-03-07T09:50:00Z" w16du:dateUtc="2026-03-07T14:50:00Z">
        <w:r w:rsidR="0033544D" w:rsidRPr="00742779">
          <w:t>The</w:t>
        </w:r>
      </w:ins>
      <w:r w:rsidR="0033544D" w:rsidRPr="00742779">
        <w:t xml:space="preserve"> statute creates litigation risk allocation, not prohibitions. Zeeva can lease the warehouse to ConstructEdge whether or not she follows § 144 procedures. But if she skips the procedures and someone challenges the deal, she needs evidence that the transaction was entirely fair despite the conflict. If she follows the procedures correctly, the challenger needs evidence that no rational person could view the transaction as beneficial to the corporation. That difference determines whether the case settles quickly or proceeds through years of expensive litigation.</w:t>
      </w:r>
    </w:p>
    <w:p w14:paraId="166B1349" w14:textId="77777777" w:rsidR="0033544D" w:rsidRPr="00742779" w:rsidRDefault="0033544D" w:rsidP="000E54B1">
      <w:pPr>
        <w:pStyle w:val="Heading2"/>
        <w:rPr>
          <w:rFonts w:eastAsia="Times New Roman"/>
        </w:rPr>
      </w:pPr>
      <w:r w:rsidRPr="00742779">
        <w:rPr>
          <w:rFonts w:eastAsia="Times New Roman"/>
        </w:rPr>
        <w:t>The Duty of Care</w:t>
      </w:r>
    </w:p>
    <w:p w14:paraId="24CFA4FF" w14:textId="77777777" w:rsidR="0033544D" w:rsidRPr="00742779" w:rsidRDefault="00742779" w:rsidP="000E54B1">
      <w:del w:id="3403" w:author="Seth Oranburg" w:date="2026-03-07T09:50:00Z" w16du:dateUtc="2026-03-07T14:50:00Z">
        <w:r w:rsidRPr="00742779">
          <w:rPr>
            <w:rFonts w:ascii="ZWAdobeF" w:hAnsi="ZWAdobeF" w:cs="ZWAdobeF"/>
            <w:sz w:val="2"/>
            <w:szCs w:val="2"/>
          </w:rPr>
          <w:delText>1533B</w:delText>
        </w:r>
        <w:r w:rsidR="0033544D" w:rsidRPr="00742779">
          <w:delText>Loyalty</w:delText>
        </w:r>
      </w:del>
      <w:ins w:id="3404" w:author="Seth Oranburg" w:date="2026-03-07T09:50:00Z" w16du:dateUtc="2026-03-07T14:50:00Z">
        <w:r w:rsidR="0033544D" w:rsidRPr="00742779">
          <w:t>Loyalty</w:t>
        </w:r>
      </w:ins>
      <w:r w:rsidR="0033544D" w:rsidRPr="00742779">
        <w:t xml:space="preserve"> addresses conflicts. It governs situations where directors</w:t>
      </w:r>
      <w:r w:rsidR="009F60D1" w:rsidRPr="00742779">
        <w:t>’</w:t>
      </w:r>
      <w:r w:rsidR="0033544D" w:rsidRPr="00742779">
        <w:t xml:space="preserve"> interests diverge from the corporation</w:t>
      </w:r>
      <w:r w:rsidR="009F60D1" w:rsidRPr="00742779">
        <w:t>’</w:t>
      </w:r>
      <w:r w:rsidR="0033544D" w:rsidRPr="00742779">
        <w:t>s interests. Care addresses something different: how directors make decisions even when they have no conflicts. Even when directors act entirely in the corporation</w:t>
      </w:r>
      <w:r w:rsidR="009F60D1" w:rsidRPr="00742779">
        <w:t>’</w:t>
      </w:r>
      <w:r w:rsidR="0033544D" w:rsidRPr="00742779">
        <w:t>s interest, they still owe a duty to make decisions carefully.</w:t>
      </w:r>
    </w:p>
    <w:p w14:paraId="4CF99D6F" w14:textId="77777777" w:rsidR="0033544D" w:rsidRPr="00742779" w:rsidRDefault="0033544D" w:rsidP="000E54B1">
      <w:pPr>
        <w:pStyle w:val="Heading3"/>
        <w:rPr>
          <w:rFonts w:eastAsia="Times New Roman"/>
        </w:rPr>
      </w:pPr>
      <w:r w:rsidRPr="00742779">
        <w:rPr>
          <w:rFonts w:eastAsia="Times New Roman"/>
        </w:rPr>
        <w:t>Van Gorkom and the Process Revolution</w:t>
      </w:r>
    </w:p>
    <w:p w14:paraId="1F197A27" w14:textId="77777777" w:rsidR="0033544D" w:rsidRPr="00742779" w:rsidRDefault="00742779" w:rsidP="000E54B1">
      <w:pPr>
        <w:pPrChange w:id="3405" w:author="Seth Oranburg" w:date="2026-03-07T09:50:00Z" w16du:dateUtc="2026-03-07T14:50:00Z">
          <w:pPr>
            <w:pStyle w:val="NormalWeb"/>
          </w:pPr>
        </w:pPrChange>
      </w:pPr>
      <w:del w:id="3406" w:author="Seth Oranburg" w:date="2026-03-07T09:50:00Z" w16du:dateUtc="2026-03-07T14:50:00Z">
        <w:r w:rsidRPr="00742779">
          <w:rPr>
            <w:rFonts w:ascii="ZWAdobeF" w:hAnsi="ZWAdobeF" w:cs="ZWAdobeF"/>
            <w:sz w:val="2"/>
            <w:szCs w:val="2"/>
          </w:rPr>
          <w:delText>1534B</w:delText>
        </w:r>
        <w:r w:rsidR="0033544D" w:rsidRPr="00742779">
          <w:delText>The</w:delText>
        </w:r>
      </w:del>
      <w:ins w:id="3407" w:author="Seth Oranburg" w:date="2026-03-07T09:50:00Z" w16du:dateUtc="2026-03-07T14:50:00Z">
        <w:r w:rsidR="0033544D" w:rsidRPr="00742779">
          <w:t>The</w:t>
        </w:r>
      </w:ins>
      <w:r w:rsidR="0033544D" w:rsidRPr="00742779">
        <w:t xml:space="preserve"> Delaware Supreme Court decided </w:t>
      </w:r>
      <w:r w:rsidR="0033544D" w:rsidRPr="00742779">
        <w:rPr>
          <w:rStyle w:val="Emphasis"/>
        </w:rPr>
        <w:t>Smith v. Van Gorkom</w:t>
      </w:r>
      <w:r w:rsidR="0033544D" w:rsidRPr="00742779">
        <w:t xml:space="preserve"> in 1985.</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The case sent shockwaves through corporate boardrooms and triggered legislative reforms that fundamentally altered director liability.</w:t>
      </w:r>
    </w:p>
    <w:p w14:paraId="2F6FE0F1" w14:textId="77777777" w:rsidR="0033544D" w:rsidRPr="00742779" w:rsidRDefault="00742779" w:rsidP="000E54B1">
      <w:pPr>
        <w:pPrChange w:id="3408" w:author="Seth Oranburg" w:date="2026-03-07T09:50:00Z" w16du:dateUtc="2026-03-07T14:50:00Z">
          <w:pPr>
            <w:pStyle w:val="NormalWeb"/>
          </w:pPr>
        </w:pPrChange>
      </w:pPr>
      <w:del w:id="3409" w:author="Seth Oranburg" w:date="2026-03-07T09:50:00Z" w16du:dateUtc="2026-03-07T14:50:00Z">
        <w:r w:rsidRPr="00742779">
          <w:rPr>
            <w:rFonts w:ascii="ZWAdobeF" w:hAnsi="ZWAdobeF" w:cs="ZWAdobeF"/>
            <w:sz w:val="2"/>
            <w:szCs w:val="2"/>
          </w:rPr>
          <w:delText>1535B</w:delText>
        </w:r>
        <w:r w:rsidR="0033544D" w:rsidRPr="00742779">
          <w:delText>Jerome</w:delText>
        </w:r>
      </w:del>
      <w:ins w:id="3410" w:author="Seth Oranburg" w:date="2026-03-07T09:50:00Z" w16du:dateUtc="2026-03-07T14:50:00Z">
        <w:r w:rsidR="0033544D" w:rsidRPr="00742779">
          <w:t>Jerome</w:t>
        </w:r>
      </w:ins>
      <w:r w:rsidR="0033544D" w:rsidRPr="00742779">
        <w:t xml:space="preserve"> Van Gorkom was CEO of Trans Union Corporation, a publicly traded company that leased locomotives, railcars, and aircraft.</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Trans Union generated substantial cash flow but accumulated tax credits the company couldn</w:t>
      </w:r>
      <w:r w:rsidR="009F60D1" w:rsidRPr="00742779">
        <w:t>’</w:t>
      </w:r>
      <w:r w:rsidR="0033544D" w:rsidRPr="00742779">
        <w:t>t use. Van Gorkom was sixty-five and approaching mandatory retirement. He owned substantial Trans Union stock with a very low tax basis.</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Selling would trigger massive capital gains taxes.</w:t>
      </w:r>
    </w:p>
    <w:p w14:paraId="72154EEC" w14:textId="77777777" w:rsidR="0033544D" w:rsidRPr="00742779" w:rsidRDefault="00742779" w:rsidP="000E54B1">
      <w:pPr>
        <w:pPrChange w:id="3411" w:author="Seth Oranburg" w:date="2026-03-07T09:50:00Z" w16du:dateUtc="2026-03-07T14:50:00Z">
          <w:pPr>
            <w:pStyle w:val="NormalWeb"/>
          </w:pPr>
        </w:pPrChange>
      </w:pPr>
      <w:del w:id="3412" w:author="Seth Oranburg" w:date="2026-03-07T09:50:00Z" w16du:dateUtc="2026-03-07T14:50:00Z">
        <w:r w:rsidRPr="00742779">
          <w:rPr>
            <w:rFonts w:ascii="ZWAdobeF" w:hAnsi="ZWAdobeF" w:cs="ZWAdobeF"/>
            <w:sz w:val="2"/>
            <w:szCs w:val="2"/>
          </w:rPr>
          <w:lastRenderedPageBreak/>
          <w:delText>1536B</w:delText>
        </w:r>
        <w:r w:rsidR="0033544D" w:rsidRPr="00742779">
          <w:delText>Van</w:delText>
        </w:r>
      </w:del>
      <w:ins w:id="3413" w:author="Seth Oranburg" w:date="2026-03-07T09:50:00Z" w16du:dateUtc="2026-03-07T14:50:00Z">
        <w:r w:rsidR="0033544D" w:rsidRPr="00742779">
          <w:t>Van</w:t>
        </w:r>
      </w:ins>
      <w:r w:rsidR="0033544D" w:rsidRPr="00742779">
        <w:t xml:space="preserve"> Gorkom</w:t>
      </w:r>
      <w:r w:rsidR="009F60D1" w:rsidRPr="00742779">
        <w:t>’</w:t>
      </w:r>
      <w:r w:rsidR="0033544D" w:rsidRPr="00742779">
        <w:t>s accountant suggested a solution: if someone bought the entire company for cash, Van Gorkom could use Trans Union</w:t>
      </w:r>
      <w:r w:rsidR="009F60D1" w:rsidRPr="00742779">
        <w:t>’</w:t>
      </w:r>
      <w:r w:rsidR="0033544D" w:rsidRPr="00742779">
        <w:t>s unused tax credits to offset his personal tax bill.</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Van Gorkom approached Jay Pritzker, a prominent Chicago businessman, and proposed that Pritzker</w:t>
      </w:r>
      <w:r w:rsidR="009F60D1" w:rsidRPr="00742779">
        <w:t>’</w:t>
      </w:r>
      <w:r w:rsidR="0033544D" w:rsidRPr="00742779">
        <w:t>s Marmon Group acquire Trans Union through a leveraged buyout at $55 per share. Van Gorkom picked $55 because it was a number he thought Pritzker would pay and shareholders would accept (roughly a 60% premium over market price).</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He did not conduct a valuation analysis. He did not commission an investment banker. He did rough arithmetic in his head.</w:t>
      </w:r>
    </w:p>
    <w:p w14:paraId="3681979D" w14:textId="77777777" w:rsidR="0033544D" w:rsidRPr="00742779" w:rsidRDefault="00742779" w:rsidP="000E54B1">
      <w:pPr>
        <w:pPrChange w:id="3414" w:author="Seth Oranburg" w:date="2026-03-07T09:50:00Z" w16du:dateUtc="2026-03-07T14:50:00Z">
          <w:pPr>
            <w:pStyle w:val="NormalWeb"/>
          </w:pPr>
        </w:pPrChange>
      </w:pPr>
      <w:del w:id="3415" w:author="Seth Oranburg" w:date="2026-03-07T09:50:00Z" w16du:dateUtc="2026-03-07T14:50:00Z">
        <w:r w:rsidRPr="00742779">
          <w:rPr>
            <w:rFonts w:ascii="ZWAdobeF" w:hAnsi="ZWAdobeF" w:cs="ZWAdobeF"/>
            <w:sz w:val="2"/>
            <w:szCs w:val="2"/>
          </w:rPr>
          <w:delText>1537B</w:delText>
        </w:r>
        <w:r w:rsidR="0033544D" w:rsidRPr="00742779">
          <w:delText>Van</w:delText>
        </w:r>
      </w:del>
      <w:ins w:id="3416" w:author="Seth Oranburg" w:date="2026-03-07T09:50:00Z" w16du:dateUtc="2026-03-07T14:50:00Z">
        <w:r w:rsidR="0033544D" w:rsidRPr="00742779">
          <w:t>Van</w:t>
        </w:r>
      </w:ins>
      <w:r w:rsidR="0033544D" w:rsidRPr="00742779">
        <w:t xml:space="preserve"> Gorkom called a special board meeting on September 20, 1980, giving directors two days</w:t>
      </w:r>
      <w:r w:rsidR="009F60D1" w:rsidRPr="00742779">
        <w:t>’</w:t>
      </w:r>
      <w:r w:rsidR="0033544D" w:rsidRPr="00742779">
        <w:t xml:space="preserve"> notice.</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He presented the Pritzker deal orally in a twenty-minute presentation. He did not distribute the merger agreement.</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He did not explain how he arrived at $55. He did not disclose that he had personally initiated negotiations or that the CFO believed $55 was at the low end of fair value. The board discussed the proposal for two hours.</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Van Gorkom pressed for a decision. The board voted to approve a merger agreement they hadn</w:t>
      </w:r>
      <w:r w:rsidR="009F60D1" w:rsidRPr="00742779">
        <w:t>’</w:t>
      </w:r>
      <w:r w:rsidR="0033544D" w:rsidRPr="00742779">
        <w:t>t read, relying on Van Gorkom</w:t>
      </w:r>
      <w:r w:rsidR="009F60D1" w:rsidRPr="00742779">
        <w:t>’</w:t>
      </w:r>
      <w:r w:rsidR="0033544D" w:rsidRPr="00742779">
        <w:t>s oral summary.</w:t>
      </w:r>
    </w:p>
    <w:p w14:paraId="24A240D2" w14:textId="77777777" w:rsidR="0033544D" w:rsidRPr="00742779" w:rsidRDefault="00742779" w:rsidP="000E54B1">
      <w:pPr>
        <w:pPrChange w:id="3417" w:author="Seth Oranburg" w:date="2026-03-07T09:50:00Z" w16du:dateUtc="2026-03-07T14:50:00Z">
          <w:pPr>
            <w:pStyle w:val="NormalWeb"/>
          </w:pPr>
        </w:pPrChange>
      </w:pPr>
      <w:del w:id="3418" w:author="Seth Oranburg" w:date="2026-03-07T09:50:00Z" w16du:dateUtc="2026-03-07T14:50:00Z">
        <w:r w:rsidRPr="00742779">
          <w:rPr>
            <w:rFonts w:ascii="ZWAdobeF" w:hAnsi="ZWAdobeF" w:cs="ZWAdobeF"/>
            <w:sz w:val="2"/>
            <w:szCs w:val="2"/>
          </w:rPr>
          <w:delText>1538B</w:delText>
        </w:r>
        <w:r w:rsidR="0033544D" w:rsidRPr="00742779">
          <w:delText>The</w:delText>
        </w:r>
      </w:del>
      <w:ins w:id="3419" w:author="Seth Oranburg" w:date="2026-03-07T09:50:00Z" w16du:dateUtc="2026-03-07T14:50:00Z">
        <w:r w:rsidR="0033544D" w:rsidRPr="00742779">
          <w:t>The</w:t>
        </w:r>
      </w:ins>
      <w:r w:rsidR="0033544D" w:rsidRPr="00742779">
        <w:t xml:space="preserve"> Delaware Supreme Court reversed 3-2.</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The Court didn</w:t>
      </w:r>
      <w:r w:rsidR="009F60D1" w:rsidRPr="00742779">
        <w:t>’</w:t>
      </w:r>
      <w:r w:rsidR="0033544D" w:rsidRPr="00742779">
        <w:t>t say $55 was wrong. Courts don</w:t>
      </w:r>
      <w:r w:rsidR="009F60D1" w:rsidRPr="00742779">
        <w:t>’</w:t>
      </w:r>
      <w:r w:rsidR="0033544D" w:rsidRPr="00742779">
        <w:t>t second-guess price. The breach was process.</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The business judgment rule protects </w:t>
      </w:r>
      <w:r w:rsidR="0033544D" w:rsidRPr="00742779">
        <w:rPr>
          <w:rStyle w:val="Emphasis"/>
        </w:rPr>
        <w:t>informed</w:t>
      </w:r>
      <w:r w:rsidR="0033544D" w:rsidRPr="00742779">
        <w:t xml:space="preserve"> decisions. Directors had been grossly negligent in failing to inform themselves. They had no valuation, no fairness opinion, no market check.</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They approved a transformative transaction based on a twenty-minute oral presentation without reading the documents.</w:t>
      </w:r>
    </w:p>
    <w:p w14:paraId="7F9D8982" w14:textId="77777777" w:rsidR="0033544D" w:rsidRPr="00742779" w:rsidRDefault="00742779" w:rsidP="000E54B1">
      <w:pPr>
        <w:pPrChange w:id="3420" w:author="Seth Oranburg" w:date="2026-03-07T09:50:00Z" w16du:dateUtc="2026-03-07T14:50:00Z">
          <w:pPr>
            <w:pStyle w:val="NormalWeb"/>
          </w:pPr>
        </w:pPrChange>
      </w:pPr>
      <w:del w:id="3421" w:author="Seth Oranburg" w:date="2026-03-07T09:50:00Z" w16du:dateUtc="2026-03-07T14:50:00Z">
        <w:r w:rsidRPr="00742779">
          <w:rPr>
            <w:rFonts w:ascii="ZWAdobeF" w:hAnsi="ZWAdobeF" w:cs="ZWAdobeF"/>
            <w:sz w:val="2"/>
            <w:szCs w:val="2"/>
          </w:rPr>
          <w:delText>1539B</w:delText>
        </w:r>
        <w:r w:rsidR="0033544D" w:rsidRPr="00742779">
          <w:delText>Justice</w:delText>
        </w:r>
      </w:del>
      <w:ins w:id="3422" w:author="Seth Oranburg" w:date="2026-03-07T09:50:00Z" w16du:dateUtc="2026-03-07T14:50:00Z">
        <w:r w:rsidR="0033544D" w:rsidRPr="00742779">
          <w:t>Justice</w:t>
        </w:r>
      </w:ins>
      <w:r w:rsidR="0033544D" w:rsidRPr="00742779">
        <w:t xml:space="preserve"> McNeilly dissented, warning that the decision would make directors </w:t>
      </w:r>
      <w:r w:rsidR="009F60D1" w:rsidRPr="00742779">
        <w:t>“</w:t>
      </w:r>
      <w:r w:rsidR="0033544D" w:rsidRPr="00742779">
        <w:t>combatants in the jungle of corporate litigation</w:t>
      </w:r>
      <w:r w:rsidR="009F60D1" w:rsidRPr="00742779">
        <w:t>”</w:t>
      </w:r>
      <w:r w:rsidR="0033544D" w:rsidRPr="00742779">
        <w:t xml:space="preserve"> and drive corporations out of Delaware.</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He was right about the immediate panic. D&amp;O insurance premiums spiked.</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Directors threatened to resign. Companies threatened to reincorporate elsewhere. Delaware had a problem.</w:t>
      </w:r>
    </w:p>
    <w:p w14:paraId="59B13C88" w14:textId="77777777" w:rsidR="0033544D" w:rsidRPr="00742779" w:rsidRDefault="0033544D" w:rsidP="000E54B1">
      <w:pPr>
        <w:pStyle w:val="Heading3"/>
        <w:rPr>
          <w:rFonts w:eastAsia="Times New Roman"/>
        </w:rPr>
      </w:pPr>
      <w:r w:rsidRPr="00742779">
        <w:rPr>
          <w:rFonts w:eastAsia="Times New Roman"/>
        </w:rPr>
        <w:t>Legislative Response: DGCL § 102(b)(7)</w:t>
      </w:r>
    </w:p>
    <w:p w14:paraId="7F6C146E" w14:textId="77777777" w:rsidR="0033544D" w:rsidRPr="00742779" w:rsidRDefault="00742779" w:rsidP="000E54B1">
      <w:pPr>
        <w:pPrChange w:id="3423" w:author="Seth Oranburg" w:date="2026-03-07T09:50:00Z" w16du:dateUtc="2026-03-07T14:50:00Z">
          <w:pPr>
            <w:pStyle w:val="NormalWeb"/>
          </w:pPr>
        </w:pPrChange>
      </w:pPr>
      <w:del w:id="3424" w:author="Seth Oranburg" w:date="2026-03-07T09:50:00Z" w16du:dateUtc="2026-03-07T14:50:00Z">
        <w:r w:rsidRPr="00742779">
          <w:rPr>
            <w:rFonts w:ascii="ZWAdobeF" w:hAnsi="ZWAdobeF" w:cs="ZWAdobeF"/>
            <w:sz w:val="2"/>
            <w:szCs w:val="2"/>
          </w:rPr>
          <w:delText>1540B</w:delText>
        </w:r>
        <w:r w:rsidR="0033544D" w:rsidRPr="00742779">
          <w:delText>The</w:delText>
        </w:r>
      </w:del>
      <w:ins w:id="3425" w:author="Seth Oranburg" w:date="2026-03-07T09:50:00Z" w16du:dateUtc="2026-03-07T14:50:00Z">
        <w:r w:rsidR="0033544D" w:rsidRPr="00742779">
          <w:t>The</w:t>
        </w:r>
      </w:ins>
      <w:r w:rsidR="0033544D" w:rsidRPr="00742779">
        <w:t xml:space="preserve"> Delaware legislature enacted Section 102(b)(7) in 1986, eighteen months after Van Gorkom.</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The statute permits corporations to include a provision in their certificate of incorporation eliminating director personal liability for monetary damages arising from breaches of the duty of care.</w:t>
      </w:r>
    </w:p>
    <w:p w14:paraId="7058B6CB" w14:textId="77777777" w:rsidR="0033544D" w:rsidRPr="00742779" w:rsidRDefault="00742779" w:rsidP="000E54B1">
      <w:pPr>
        <w:pPrChange w:id="3426" w:author="Seth Oranburg" w:date="2026-03-07T09:50:00Z" w16du:dateUtc="2026-03-07T14:50:00Z">
          <w:pPr>
            <w:pStyle w:val="NormalWeb"/>
          </w:pPr>
        </w:pPrChange>
      </w:pPr>
      <w:del w:id="3427" w:author="Seth Oranburg" w:date="2026-03-07T09:50:00Z" w16du:dateUtc="2026-03-07T14:50:00Z">
        <w:r w:rsidRPr="00742779">
          <w:rPr>
            <w:rFonts w:ascii="ZWAdobeF" w:hAnsi="ZWAdobeF" w:cs="ZWAdobeF"/>
            <w:sz w:val="2"/>
            <w:szCs w:val="2"/>
          </w:rPr>
          <w:delText>1541B</w:delText>
        </w:r>
        <w:r w:rsidR="0033544D" w:rsidRPr="00742779">
          <w:delText>The</w:delText>
        </w:r>
      </w:del>
      <w:ins w:id="3428" w:author="Seth Oranburg" w:date="2026-03-07T09:50:00Z" w16du:dateUtc="2026-03-07T14:50:00Z">
        <w:r w:rsidR="0033544D" w:rsidRPr="00742779">
          <w:t>The</w:t>
        </w:r>
      </w:ins>
      <w:r w:rsidR="0033544D" w:rsidRPr="00742779">
        <w:t xml:space="preserve"> statute carves out exceptions.</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Directors cannot be exculpated for breaches of loyalty, acts not in good faith, intentional misconduct, or improper personal benefits. But for pure care violations (making decisions too </w:t>
      </w:r>
      <w:r w:rsidR="0033544D" w:rsidRPr="00742779">
        <w:lastRenderedPageBreak/>
        <w:t>quickly or without sufficient data), directors are protected from monetary damages.</w:t>
      </w:r>
    </w:p>
    <w:p w14:paraId="16698D19" w14:textId="77777777" w:rsidR="0033544D" w:rsidRPr="00742779" w:rsidRDefault="00742779" w:rsidP="000E54B1">
      <w:pPr>
        <w:pPrChange w:id="3429" w:author="Seth Oranburg" w:date="2026-03-07T09:50:00Z" w16du:dateUtc="2026-03-07T14:50:00Z">
          <w:pPr>
            <w:pStyle w:val="NormalWeb"/>
          </w:pPr>
        </w:pPrChange>
      </w:pPr>
      <w:del w:id="3430" w:author="Seth Oranburg" w:date="2026-03-07T09:50:00Z" w16du:dateUtc="2026-03-07T14:50:00Z">
        <w:r w:rsidRPr="00742779">
          <w:rPr>
            <w:rFonts w:ascii="ZWAdobeF" w:hAnsi="ZWAdobeF" w:cs="ZWAdobeF"/>
            <w:sz w:val="2"/>
            <w:szCs w:val="2"/>
          </w:rPr>
          <w:delText>1542B</w:delText>
        </w:r>
        <w:r w:rsidR="0033544D" w:rsidRPr="00742779">
          <w:delText>Notice</w:delText>
        </w:r>
      </w:del>
      <w:ins w:id="3431" w:author="Seth Oranburg" w:date="2026-03-07T09:50:00Z" w16du:dateUtc="2026-03-07T14:50:00Z">
        <w:r w:rsidR="0033544D" w:rsidRPr="00742779">
          <w:t>Notice</w:t>
        </w:r>
      </w:ins>
      <w:r w:rsidR="0033544D" w:rsidRPr="00742779">
        <w:t xml:space="preserve"> what the remedy preserved. Courts can still enjoin transactions approved without adequate deliberation.</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Courts can still find that egregious failures to inform oneself constitute bad faith (which isn</w:t>
      </w:r>
      <w:r w:rsidR="009F60D1" w:rsidRPr="00742779">
        <w:t>’</w:t>
      </w:r>
      <w:r w:rsidR="0033544D" w:rsidRPr="00742779">
        <w:t>t exculpated). Courts can still issue opinions finding that directors breached their duties.</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What § 102(b)(7) eliminated was the threat that kept directors awake at night: writing personal checks to pay damages for business decisions.</w:t>
      </w:r>
    </w:p>
    <w:p w14:paraId="6A56BB97" w14:textId="77777777" w:rsidR="0033544D" w:rsidRPr="00742779" w:rsidRDefault="00742779" w:rsidP="000E54B1">
      <w:del w:id="3432" w:author="Seth Oranburg" w:date="2026-03-07T09:50:00Z" w16du:dateUtc="2026-03-07T14:50:00Z">
        <w:r w:rsidRPr="00742779">
          <w:rPr>
            <w:rFonts w:ascii="ZWAdobeF" w:hAnsi="ZWAdobeF" w:cs="ZWAdobeF"/>
            <w:sz w:val="2"/>
            <w:szCs w:val="2"/>
          </w:rPr>
          <w:delText>1543B</w:delText>
        </w:r>
        <w:r w:rsidR="0033544D" w:rsidRPr="00742779">
          <w:delText>Virtually</w:delText>
        </w:r>
      </w:del>
      <w:ins w:id="3433" w:author="Seth Oranburg" w:date="2026-03-07T09:50:00Z" w16du:dateUtc="2026-03-07T14:50:00Z">
        <w:r w:rsidR="0033544D" w:rsidRPr="00742779">
          <w:t>Virtually</w:t>
        </w:r>
      </w:ins>
      <w:r w:rsidR="0033544D" w:rsidRPr="00742779">
        <w:t xml:space="preserve"> every Delaware corporation adopted a § 102(b)(7) provision within months of the statute</w:t>
      </w:r>
      <w:r w:rsidR="009F60D1" w:rsidRPr="00742779">
        <w:t>’</w:t>
      </w:r>
      <w:r w:rsidR="0033544D" w:rsidRPr="00742779">
        <w:t>s enactment. The D&amp;O insurance crisis ended. Directors stopped resigning. Companies stopped threatening to leave Delaware. The system stabilized.</w:t>
      </w:r>
    </w:p>
    <w:p w14:paraId="1C6782F3" w14:textId="77777777" w:rsidR="0033544D" w:rsidRPr="00742779" w:rsidRDefault="0033544D" w:rsidP="000E54B1">
      <w:pPr>
        <w:pStyle w:val="Heading3"/>
        <w:rPr>
          <w:rFonts w:eastAsia="Times New Roman"/>
        </w:rPr>
      </w:pPr>
      <w:r w:rsidRPr="00742779">
        <w:rPr>
          <w:rFonts w:eastAsia="Times New Roman"/>
        </w:rPr>
        <w:t>The 2022 Extension to Officers</w:t>
      </w:r>
    </w:p>
    <w:p w14:paraId="4A1757C1" w14:textId="77777777" w:rsidR="0033544D" w:rsidRPr="00742779" w:rsidRDefault="00742779" w:rsidP="000E54B1">
      <w:pPr>
        <w:pPrChange w:id="3434" w:author="Seth Oranburg" w:date="2026-03-07T09:50:00Z" w16du:dateUtc="2026-03-07T14:50:00Z">
          <w:pPr>
            <w:pStyle w:val="NormalWeb"/>
          </w:pPr>
        </w:pPrChange>
      </w:pPr>
      <w:del w:id="3435" w:author="Seth Oranburg" w:date="2026-03-07T09:50:00Z" w16du:dateUtc="2026-03-07T14:50:00Z">
        <w:r w:rsidRPr="00742779">
          <w:rPr>
            <w:rFonts w:ascii="ZWAdobeF" w:hAnsi="ZWAdobeF" w:cs="ZWAdobeF"/>
            <w:sz w:val="2"/>
            <w:szCs w:val="2"/>
          </w:rPr>
          <w:delText>1544B</w:delText>
        </w:r>
        <w:r w:rsidR="0033544D" w:rsidRPr="00742779">
          <w:delText>Delaware</w:delText>
        </w:r>
      </w:del>
      <w:ins w:id="3436" w:author="Seth Oranburg" w:date="2026-03-07T09:50:00Z" w16du:dateUtc="2026-03-07T14:50:00Z">
        <w:r w:rsidR="0033544D" w:rsidRPr="00742779">
          <w:t>Delaware</w:t>
        </w:r>
      </w:ins>
      <w:r w:rsidR="0033544D" w:rsidRPr="00742779">
        <w:t xml:space="preserve"> extended exculpation to officers in 2022.</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Officers had faced duty of care liability even when directors were shielded. The amendment allowed corporations to adopt charter provisions exculpating officers for monetary damages in </w:t>
      </w:r>
      <w:r w:rsidR="0033544D" w:rsidRPr="00742779">
        <w:rPr>
          <w:rStyle w:val="Emphasis"/>
        </w:rPr>
        <w:t>direct</w:t>
      </w:r>
      <w:r w:rsidR="0033544D" w:rsidRPr="00742779">
        <w:t xml:space="preserve"> stockholder actions, but not in </w:t>
      </w:r>
      <w:r w:rsidR="0033544D" w:rsidRPr="00742779">
        <w:rPr>
          <w:rStyle w:val="Emphasis"/>
        </w:rPr>
        <w:t>derivative</w:t>
      </w:r>
      <w:r w:rsidR="0033544D" w:rsidRPr="00742779">
        <w:t xml:space="preserve"> actions.</w:t>
      </w:r>
    </w:p>
    <w:p w14:paraId="7C8E58C8" w14:textId="77777777" w:rsidR="0033544D" w:rsidRPr="00742779" w:rsidRDefault="00742779" w:rsidP="000E54B1">
      <w:pPr>
        <w:pPrChange w:id="3437" w:author="Seth Oranburg" w:date="2026-03-07T09:50:00Z" w16du:dateUtc="2026-03-07T14:50:00Z">
          <w:pPr>
            <w:pStyle w:val="NormalWeb"/>
          </w:pPr>
        </w:pPrChange>
      </w:pPr>
      <w:del w:id="3438" w:author="Seth Oranburg" w:date="2026-03-07T09:50:00Z" w16du:dateUtc="2026-03-07T14:50:00Z">
        <w:r w:rsidRPr="00742779">
          <w:rPr>
            <w:rFonts w:ascii="ZWAdobeF" w:hAnsi="ZWAdobeF" w:cs="ZWAdobeF"/>
            <w:sz w:val="2"/>
            <w:szCs w:val="2"/>
          </w:rPr>
          <w:delText>1545B</w:delText>
        </w:r>
        <w:r w:rsidR="0033544D" w:rsidRPr="00742779">
          <w:delText>This</w:delText>
        </w:r>
      </w:del>
      <w:ins w:id="3439" w:author="Seth Oranburg" w:date="2026-03-07T09:50:00Z" w16du:dateUtc="2026-03-07T14:50:00Z">
        <w:r w:rsidR="0033544D" w:rsidRPr="00742779">
          <w:t>This</w:t>
        </w:r>
      </w:ins>
      <w:r w:rsidR="0033544D" w:rsidRPr="00742779">
        <w:t xml:space="preserve"> distinction matters. Derivative actions are brought on behalf of the corporation to remedy harm to the corporation.</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Direct actions are class actions brought by stockholders to remedy harm to stockholders personally (typically in the M&amp;A context). Officers manage day-to-day operations and make operational decisions that could harm the corporation through negligence.</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Preserving derivative liability keeps officers accountable for operational failures. Eliminating direct liability protects officers from securities class action settlements driven by stock price drops after announced transactions.</w:t>
      </w:r>
    </w:p>
    <w:p w14:paraId="7BF0F068" w14:textId="77777777" w:rsidR="0033544D" w:rsidRPr="00742779" w:rsidRDefault="0033544D" w:rsidP="000E54B1">
      <w:pPr>
        <w:pStyle w:val="Heading3"/>
        <w:rPr>
          <w:rFonts w:eastAsia="Times New Roman"/>
        </w:rPr>
      </w:pPr>
      <w:r w:rsidRPr="00742779">
        <w:rPr>
          <w:rFonts w:eastAsia="Times New Roman"/>
        </w:rPr>
        <w:t>Tornetta and Delaware</w:t>
      </w:r>
      <w:r w:rsidR="009F60D1" w:rsidRPr="00742779">
        <w:rPr>
          <w:rFonts w:eastAsia="Times New Roman"/>
        </w:rPr>
        <w:t>’</w:t>
      </w:r>
      <w:r w:rsidRPr="00742779">
        <w:rPr>
          <w:rFonts w:eastAsia="Times New Roman"/>
        </w:rPr>
        <w:t>s Dilemma</w:t>
      </w:r>
    </w:p>
    <w:p w14:paraId="6543BA71" w14:textId="77777777" w:rsidR="0033544D" w:rsidRPr="00742779" w:rsidRDefault="00742779" w:rsidP="000E54B1">
      <w:pPr>
        <w:pPrChange w:id="3440" w:author="Seth Oranburg" w:date="2026-03-07T09:50:00Z" w16du:dateUtc="2026-03-07T14:50:00Z">
          <w:pPr>
            <w:pStyle w:val="NormalWeb"/>
          </w:pPr>
        </w:pPrChange>
      </w:pPr>
      <w:del w:id="3441" w:author="Seth Oranburg" w:date="2026-03-07T09:50:00Z" w16du:dateUtc="2026-03-07T14:50:00Z">
        <w:r w:rsidRPr="00742779">
          <w:rPr>
            <w:rFonts w:ascii="ZWAdobeF" w:hAnsi="ZWAdobeF" w:cs="ZWAdobeF"/>
            <w:sz w:val="2"/>
            <w:szCs w:val="2"/>
          </w:rPr>
          <w:delText>1546B</w:delText>
        </w:r>
        <w:r w:rsidR="0033544D" w:rsidRPr="00742779">
          <w:delText>In</w:delText>
        </w:r>
      </w:del>
      <w:ins w:id="3442" w:author="Seth Oranburg" w:date="2026-03-07T09:50:00Z" w16du:dateUtc="2026-03-07T14:50:00Z">
        <w:r w:rsidR="0033544D" w:rsidRPr="00742779">
          <w:t>In</w:t>
        </w:r>
      </w:ins>
      <w:r w:rsidR="0033544D" w:rsidRPr="00742779">
        <w:t xml:space="preserve"> January 2024, Chancellor Kathaleen McCormick of the Delaware Court of Chancery issued a post-trial opinion in </w:t>
      </w:r>
      <w:r w:rsidR="0033544D" w:rsidRPr="00742779">
        <w:rPr>
          <w:rStyle w:val="Emphasis"/>
        </w:rPr>
        <w:t>Tornetta v. Musk</w:t>
      </w:r>
      <w:r w:rsidR="0033544D" w:rsidRPr="00742779">
        <w:t>.</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Elon Musk owned 21.9% of Tesla stock. Not a majority. Not enough to appoint directors unilaterally.</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But Chancellor McCormick found Musk was a controlling stockholder anyway.</w:t>
      </w:r>
    </w:p>
    <w:p w14:paraId="72547A35" w14:textId="77777777" w:rsidR="0033544D" w:rsidRPr="00742779" w:rsidRDefault="00742779" w:rsidP="000E54B1">
      <w:pPr>
        <w:pPrChange w:id="3443" w:author="Seth Oranburg" w:date="2026-03-07T09:50:00Z" w16du:dateUtc="2026-03-07T14:50:00Z">
          <w:pPr>
            <w:pStyle w:val="NormalWeb"/>
          </w:pPr>
        </w:pPrChange>
      </w:pPr>
      <w:del w:id="3444" w:author="Seth Oranburg" w:date="2026-03-07T09:50:00Z" w16du:dateUtc="2026-03-07T14:50:00Z">
        <w:r w:rsidRPr="00742779">
          <w:rPr>
            <w:rFonts w:ascii="ZWAdobeF" w:hAnsi="ZWAdobeF" w:cs="ZWAdobeF"/>
            <w:sz w:val="2"/>
            <w:szCs w:val="2"/>
          </w:rPr>
          <w:delText>1547B</w:delText>
        </w:r>
        <w:r w:rsidR="0033544D" w:rsidRPr="00742779">
          <w:delText>The</w:delText>
        </w:r>
      </w:del>
      <w:ins w:id="3445" w:author="Seth Oranburg" w:date="2026-03-07T09:50:00Z" w16du:dateUtc="2026-03-07T14:50:00Z">
        <w:r w:rsidR="0033544D" w:rsidRPr="00742779">
          <w:t>The</w:t>
        </w:r>
      </w:ins>
      <w:r w:rsidR="0033544D" w:rsidRPr="00742779">
        <w:t xml:space="preserve"> holding wasn</w:t>
      </w:r>
      <w:r w:rsidR="009F60D1" w:rsidRPr="00742779">
        <w:t>’</w:t>
      </w:r>
      <w:r w:rsidR="0033544D" w:rsidRPr="00742779">
        <w:t>t about voting power. It was about influence.</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Musk was Tesla</w:t>
      </w:r>
      <w:r w:rsidR="009F60D1" w:rsidRPr="00742779">
        <w:t>’</w:t>
      </w:r>
      <w:r w:rsidR="0033544D" w:rsidRPr="00742779">
        <w:t xml:space="preserve">s founder, chair, CEO, and public face. The board called him </w:t>
      </w:r>
      <w:r w:rsidR="009F60D1" w:rsidRPr="00742779">
        <w:t>“</w:t>
      </w:r>
      <w:r w:rsidR="0033544D" w:rsidRPr="00742779">
        <w:t>Technoking.</w:t>
      </w:r>
      <w:r w:rsidR="009F60D1" w:rsidRPr="00742779">
        <w:t>”</w:t>
      </w:r>
      <w:r w:rsidR="0033544D" w:rsidRPr="00742779">
        <w:t xml:space="preserve"> Directors testified at trial about Musk</w:t>
      </w:r>
      <w:r w:rsidR="009F60D1" w:rsidRPr="00742779">
        <w:t>’</w:t>
      </w:r>
      <w:r w:rsidR="0033544D" w:rsidRPr="00742779">
        <w:t>s unique importance to the company.</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Chancellor McCormick concluded this </w:t>
      </w:r>
      <w:r w:rsidR="009F60D1" w:rsidRPr="00742779">
        <w:t>“</w:t>
      </w:r>
      <w:r w:rsidR="0033544D" w:rsidRPr="00742779">
        <w:t>superstar CEO</w:t>
      </w:r>
      <w:r w:rsidR="009F60D1" w:rsidRPr="00742779">
        <w:t>”</w:t>
      </w:r>
      <w:r w:rsidR="0033544D" w:rsidRPr="00742779">
        <w:t xml:space="preserve"> </w:t>
      </w:r>
      <w:r w:rsidR="0033544D" w:rsidRPr="00742779">
        <w:lastRenderedPageBreak/>
        <w:t>status, combined with 21.9% ownership, gave Musk control over board deliberations about his compensation.</w:t>
      </w:r>
    </w:p>
    <w:p w14:paraId="2DE13871" w14:textId="77777777" w:rsidR="0033544D" w:rsidRPr="00742779" w:rsidRDefault="00742779" w:rsidP="000E54B1">
      <w:pPr>
        <w:pPrChange w:id="3446" w:author="Seth Oranburg" w:date="2026-03-07T09:50:00Z" w16du:dateUtc="2026-03-07T14:50:00Z">
          <w:pPr>
            <w:pStyle w:val="NormalWeb"/>
          </w:pPr>
        </w:pPrChange>
      </w:pPr>
      <w:del w:id="3447" w:author="Seth Oranburg" w:date="2026-03-07T09:50:00Z" w16du:dateUtc="2026-03-07T14:50:00Z">
        <w:r w:rsidRPr="00742779">
          <w:rPr>
            <w:rFonts w:ascii="ZWAdobeF" w:hAnsi="ZWAdobeF" w:cs="ZWAdobeF"/>
            <w:sz w:val="2"/>
            <w:szCs w:val="2"/>
          </w:rPr>
          <w:delText>1548B</w:delText>
        </w:r>
        <w:r w:rsidR="0033544D" w:rsidRPr="00742779">
          <w:delText>Delaware</w:delText>
        </w:r>
      </w:del>
      <w:ins w:id="3448" w:author="Seth Oranburg" w:date="2026-03-07T09:50:00Z" w16du:dateUtc="2026-03-07T14:50:00Z">
        <w:r w:rsidR="0033544D" w:rsidRPr="00742779">
          <w:t>Delaware</w:t>
        </w:r>
      </w:ins>
      <w:r w:rsidR="0033544D" w:rsidRPr="00742779">
        <w:t xml:space="preserve"> common law holds that controlling stockholder transactions face entire fairness review unless cleansed by </w:t>
      </w:r>
      <w:r w:rsidR="0033544D" w:rsidRPr="00742779">
        <w:rPr>
          <w:rStyle w:val="Emphasis"/>
        </w:rPr>
        <w:t>both</w:t>
      </w:r>
      <w:r w:rsidR="0033544D" w:rsidRPr="00742779">
        <w:t xml:space="preserve"> a special committee of independent directors </w:t>
      </w:r>
      <w:r w:rsidR="0033544D" w:rsidRPr="00742779">
        <w:rPr>
          <w:rStyle w:val="Emphasis"/>
        </w:rPr>
        <w:t>and</w:t>
      </w:r>
      <w:r w:rsidR="0033544D" w:rsidRPr="00742779">
        <w:t xml:space="preserve"> a majority-of-minority stockholder vote.</w:t>
      </w:r>
      <w:r w:rsidR="0033544D">
        <w:fldChar w:fldCharType="begin"/>
      </w:r>
      <w:r w:rsidR="0033544D">
        <w:instrText>HYPERLINK \l "fn197-11647" \o "Jump to citation"</w:instrText>
      </w:r>
      <w:r w:rsidR="0033544D">
        <w:fldChar w:fldCharType="separate"/>
      </w:r>
      <w:r w:rsidR="0033544D" w:rsidRPr="00742779">
        <w:rPr>
          <w:rStyle w:val="Hyperlink"/>
          <w:color w:val="auto"/>
          <w:u w:val="none"/>
        </w:rPr>
        <w:t>[197</w:t>
      </w:r>
      <w:r w:rsidR="00EE2871" w:rsidRPr="00742779">
        <w:rPr>
          <w:rStyle w:val="Hyperlink"/>
          <w:color w:val="auto"/>
          <w:u w:val="none"/>
        </w:rPr>
        <w:t>]</w:t>
      </w:r>
      <w:r w:rsidR="0033544D">
        <w:fldChar w:fldCharType="end"/>
      </w:r>
      <w:r w:rsidR="0033544D" w:rsidRPr="00742779">
        <w:t xml:space="preserve"> The </w:t>
      </w:r>
      <w:r w:rsidR="009F60D1" w:rsidRPr="00742779">
        <w:t>“</w:t>
      </w:r>
      <w:r w:rsidR="0033544D" w:rsidRPr="00742779">
        <w:t>both/and</w:t>
      </w:r>
      <w:r w:rsidR="009F60D1" w:rsidRPr="00742779">
        <w:t>”</w:t>
      </w:r>
      <w:r w:rsidR="0033544D" w:rsidRPr="00742779">
        <w:t xml:space="preserve"> requirement is demanding. Tesla</w:t>
      </w:r>
      <w:r w:rsidR="009F60D1" w:rsidRPr="00742779">
        <w:t>’</w:t>
      </w:r>
      <w:r w:rsidR="0033544D" w:rsidRPr="00742779">
        <w:t>s compensation committee approved Musk</w:t>
      </w:r>
      <w:r w:rsidR="009F60D1" w:rsidRPr="00742779">
        <w:t>’</w:t>
      </w:r>
      <w:r w:rsidR="0033544D" w:rsidRPr="00742779">
        <w:t>s 2018 pay package (satisfying the first prong), and stockholders voted to approve it (satisfying the second prong), but McCormick found neither satisfied the cleansing requirements.</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p>
    <w:p w14:paraId="343F2430" w14:textId="77777777" w:rsidR="0033544D" w:rsidRPr="00742779" w:rsidRDefault="00742779" w:rsidP="000E54B1">
      <w:pPr>
        <w:pPrChange w:id="3449" w:author="Seth Oranburg" w:date="2026-03-07T09:50:00Z" w16du:dateUtc="2026-03-07T14:50:00Z">
          <w:pPr>
            <w:pStyle w:val="NormalWeb"/>
          </w:pPr>
        </w:pPrChange>
      </w:pPr>
      <w:del w:id="3450" w:author="Seth Oranburg" w:date="2026-03-07T09:50:00Z" w16du:dateUtc="2026-03-07T14:50:00Z">
        <w:r w:rsidRPr="00742779">
          <w:rPr>
            <w:rFonts w:ascii="ZWAdobeF" w:hAnsi="ZWAdobeF" w:cs="ZWAdobeF"/>
            <w:sz w:val="2"/>
            <w:szCs w:val="2"/>
          </w:rPr>
          <w:delText>1549B</w:delText>
        </w:r>
        <w:r w:rsidR="0033544D" w:rsidRPr="00742779">
          <w:delText>Why</w:delText>
        </w:r>
      </w:del>
      <w:ins w:id="3451" w:author="Seth Oranburg" w:date="2026-03-07T09:50:00Z" w16du:dateUtc="2026-03-07T14:50:00Z">
        <w:r w:rsidR="0033544D" w:rsidRPr="00742779">
          <w:t>Why</w:t>
        </w:r>
      </w:ins>
      <w:r w:rsidR="0033544D" w:rsidRPr="00742779">
        <w:t xml:space="preserve"> not? The compensation committee wasn</w:t>
      </w:r>
      <w:r w:rsidR="009F60D1" w:rsidRPr="00742779">
        <w:t>’</w:t>
      </w:r>
      <w:r w:rsidR="0033544D" w:rsidRPr="00742779">
        <w:t>t truly independent.</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Committee members had personal and financial relationships with Musk. The stockholder vote didn</w:t>
      </w:r>
      <w:r w:rsidR="009F60D1" w:rsidRPr="00742779">
        <w:t>’</w:t>
      </w:r>
      <w:r w:rsidR="0033544D" w:rsidRPr="00742779">
        <w:t>t cleanse because the proxy failed to disclose material facts about the board</w:t>
      </w:r>
      <w:r w:rsidR="009F60D1" w:rsidRPr="00742779">
        <w:t>’</w:t>
      </w:r>
      <w:r w:rsidR="0033544D" w:rsidRPr="00742779">
        <w:t>s process and Musk</w:t>
      </w:r>
      <w:r w:rsidR="009F60D1" w:rsidRPr="00742779">
        <w:t>’</w:t>
      </w:r>
      <w:r w:rsidR="0033544D" w:rsidRPr="00742779">
        <w:t>s role in setting targets.</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Without proper cleansing, the transaction faced entire fairness review. Tesla couldn</w:t>
      </w:r>
      <w:r w:rsidR="009F60D1" w:rsidRPr="00742779">
        <w:t>’</w:t>
      </w:r>
      <w:r w:rsidR="0033544D" w:rsidRPr="00742779">
        <w:t>t prove the package was entirely fair because Musk</w:t>
      </w:r>
      <w:r w:rsidR="009F60D1" w:rsidRPr="00742779">
        <w:t>’</w:t>
      </w:r>
      <w:r w:rsidR="0033544D" w:rsidRPr="00742779">
        <w:t>s influence dominated the process.</w:t>
      </w:r>
    </w:p>
    <w:p w14:paraId="755C16CF" w14:textId="77777777" w:rsidR="0033544D" w:rsidRPr="00742779" w:rsidRDefault="00742779" w:rsidP="000E54B1">
      <w:pPr>
        <w:pPrChange w:id="3452" w:author="Seth Oranburg" w:date="2026-03-07T09:50:00Z" w16du:dateUtc="2026-03-07T14:50:00Z">
          <w:pPr>
            <w:pStyle w:val="NormalWeb"/>
          </w:pPr>
        </w:pPrChange>
      </w:pPr>
      <w:del w:id="3453" w:author="Seth Oranburg" w:date="2026-03-07T09:50:00Z" w16du:dateUtc="2026-03-07T14:50:00Z">
        <w:r w:rsidRPr="00742779">
          <w:rPr>
            <w:rFonts w:ascii="ZWAdobeF" w:hAnsi="ZWAdobeF" w:cs="ZWAdobeF"/>
            <w:sz w:val="2"/>
            <w:szCs w:val="2"/>
          </w:rPr>
          <w:delText>1550B</w:delText>
        </w:r>
        <w:r w:rsidR="0033544D" w:rsidRPr="00742779">
          <w:delText>The</w:delText>
        </w:r>
      </w:del>
      <w:ins w:id="3454" w:author="Seth Oranburg" w:date="2026-03-07T09:50:00Z" w16du:dateUtc="2026-03-07T14:50:00Z">
        <w:r w:rsidR="0033544D" w:rsidRPr="00742779">
          <w:t>The</w:t>
        </w:r>
      </w:ins>
      <w:r w:rsidR="0033544D" w:rsidRPr="00742779">
        <w:t xml:space="preserve"> pay package was voided.</w:t>
      </w:r>
      <w:r w:rsidR="0033544D">
        <w:fldChar w:fldCharType="begin"/>
      </w:r>
      <w:r w:rsidR="0033544D">
        <w:instrText>HYPERLINK \l "fn196-11647" \o "Jump to citation"</w:instrText>
      </w:r>
      <w:r w:rsidR="0033544D">
        <w:fldChar w:fldCharType="separate"/>
      </w:r>
      <w:r w:rsidR="0033544D" w:rsidRPr="00742779">
        <w:rPr>
          <w:rStyle w:val="Hyperlink"/>
          <w:color w:val="auto"/>
          <w:u w:val="none"/>
        </w:rPr>
        <w:t>[196</w:t>
      </w:r>
      <w:r w:rsidR="00EE2871" w:rsidRPr="00742779">
        <w:rPr>
          <w:rStyle w:val="Hyperlink"/>
          <w:color w:val="auto"/>
          <w:u w:val="none"/>
        </w:rPr>
        <w:t>]</w:t>
      </w:r>
      <w:r w:rsidR="0033544D">
        <w:fldChar w:fldCharType="end"/>
      </w:r>
      <w:r w:rsidR="0033544D" w:rsidRPr="00742779">
        <w:t xml:space="preserve"> By the time of the January 2024 decision, the package was worth $55.8 billion.</w:t>
      </w:r>
    </w:p>
    <w:p w14:paraId="68E3E714" w14:textId="77777777" w:rsidR="0033544D" w:rsidRPr="00742779" w:rsidRDefault="00742779" w:rsidP="000E54B1">
      <w:pPr>
        <w:pPrChange w:id="3455" w:author="Seth Oranburg" w:date="2026-03-07T09:50:00Z" w16du:dateUtc="2026-03-07T14:50:00Z">
          <w:pPr>
            <w:pStyle w:val="NormalWeb"/>
          </w:pPr>
        </w:pPrChange>
      </w:pPr>
      <w:del w:id="3456" w:author="Seth Oranburg" w:date="2026-03-07T09:50:00Z" w16du:dateUtc="2026-03-07T14:50:00Z">
        <w:r w:rsidRPr="00742779">
          <w:rPr>
            <w:rFonts w:ascii="ZWAdobeF" w:hAnsi="ZWAdobeF" w:cs="ZWAdobeF"/>
            <w:sz w:val="2"/>
            <w:szCs w:val="2"/>
          </w:rPr>
          <w:delText>1551B</w:delText>
        </w:r>
        <w:r w:rsidR="0033544D" w:rsidRPr="00742779">
          <w:delText>Musk</w:delText>
        </w:r>
      </w:del>
      <w:ins w:id="3457" w:author="Seth Oranburg" w:date="2026-03-07T09:50:00Z" w16du:dateUtc="2026-03-07T14:50:00Z">
        <w:r w:rsidR="0033544D" w:rsidRPr="00742779">
          <w:t>Musk</w:t>
        </w:r>
      </w:ins>
      <w:r w:rsidR="0033544D" w:rsidRPr="00742779">
        <w:t xml:space="preserve"> responded publicly. He posted on X (formerly Twitter) urging companies to leave Delaware: </w:t>
      </w:r>
      <w:r w:rsidR="009F60D1" w:rsidRPr="00742779">
        <w:t>“</w:t>
      </w:r>
      <w:r w:rsidR="0033544D" w:rsidRPr="00742779">
        <w:t>Never incorporate your company in the state of Delaware.</w:t>
      </w:r>
      <w:r w:rsidR="009F60D1" w:rsidRPr="00742779">
        <w:t>”</w:t>
      </w:r>
      <w:r w:rsidR="0033544D">
        <w:fldChar w:fldCharType="begin"/>
      </w:r>
      <w:r w:rsidR="0033544D">
        <w:instrText>HYPERLINK \l "fn198-11647" \o "Jump to citation"</w:instrText>
      </w:r>
      <w:r w:rsidR="0033544D">
        <w:fldChar w:fldCharType="separate"/>
      </w:r>
      <w:r w:rsidR="0033544D" w:rsidRPr="00742779">
        <w:rPr>
          <w:rStyle w:val="Hyperlink"/>
          <w:color w:val="auto"/>
          <w:u w:val="none"/>
        </w:rPr>
        <w:t>[198</w:t>
      </w:r>
      <w:r w:rsidR="00EE2871" w:rsidRPr="00742779">
        <w:rPr>
          <w:rStyle w:val="Hyperlink"/>
          <w:color w:val="auto"/>
          <w:u w:val="none"/>
        </w:rPr>
        <w:t>]</w:t>
      </w:r>
      <w:r w:rsidR="0033544D">
        <w:fldChar w:fldCharType="end"/>
      </w:r>
      <w:r w:rsidR="0033544D" w:rsidRPr="00742779">
        <w:t xml:space="preserve"> Other prominent executives joined the criticism.</w:t>
      </w:r>
    </w:p>
    <w:p w14:paraId="0A24C90E" w14:textId="77777777" w:rsidR="0033544D" w:rsidRPr="00742779" w:rsidRDefault="00742779" w:rsidP="000E54B1">
      <w:pPr>
        <w:pPrChange w:id="3458" w:author="Seth Oranburg" w:date="2026-03-07T09:50:00Z" w16du:dateUtc="2026-03-07T14:50:00Z">
          <w:pPr>
            <w:pStyle w:val="NormalWeb"/>
          </w:pPr>
        </w:pPrChange>
      </w:pPr>
      <w:del w:id="3459" w:author="Seth Oranburg" w:date="2026-03-07T09:50:00Z" w16du:dateUtc="2026-03-07T14:50:00Z">
        <w:r w:rsidRPr="00742779">
          <w:rPr>
            <w:rFonts w:ascii="ZWAdobeF" w:hAnsi="ZWAdobeF" w:cs="ZWAdobeF"/>
            <w:sz w:val="2"/>
            <w:szCs w:val="2"/>
          </w:rPr>
          <w:delText>1552B</w:delText>
        </w:r>
        <w:r w:rsidR="0033544D" w:rsidRPr="00742779">
          <w:delText>Watch</w:delText>
        </w:r>
      </w:del>
      <w:ins w:id="3460" w:author="Seth Oranburg" w:date="2026-03-07T09:50:00Z" w16du:dateUtc="2026-03-07T14:50:00Z">
        <w:r w:rsidR="0033544D" w:rsidRPr="00742779">
          <w:t>Watch</w:t>
        </w:r>
      </w:ins>
      <w:r w:rsidR="0033544D" w:rsidRPr="00742779">
        <w:t xml:space="preserve"> what happened next. SpaceX moved its incorporation to Texas in February 2024.</w:t>
      </w:r>
      <w:r w:rsidR="0033544D">
        <w:fldChar w:fldCharType="begin"/>
      </w:r>
      <w:r w:rsidR="0033544D">
        <w:instrText>HYPERLINK \l "fn198-11647" \o "Jump to citation"</w:instrText>
      </w:r>
      <w:r w:rsidR="0033544D">
        <w:fldChar w:fldCharType="separate"/>
      </w:r>
      <w:r w:rsidR="0033544D" w:rsidRPr="00742779">
        <w:rPr>
          <w:rStyle w:val="Hyperlink"/>
          <w:color w:val="auto"/>
          <w:u w:val="none"/>
        </w:rPr>
        <w:t>[198</w:t>
      </w:r>
      <w:r w:rsidR="00EE2871" w:rsidRPr="00742779">
        <w:rPr>
          <w:rStyle w:val="Hyperlink"/>
          <w:color w:val="auto"/>
          <w:u w:val="none"/>
        </w:rPr>
        <w:t>]</w:t>
      </w:r>
      <w:r w:rsidR="0033544D">
        <w:fldChar w:fldCharType="end"/>
      </w:r>
      <w:r w:rsidR="0033544D" w:rsidRPr="00742779">
        <w:t xml:space="preserve"> Neuralink relocated to Nevada days later.</w:t>
      </w:r>
      <w:r w:rsidR="0033544D">
        <w:fldChar w:fldCharType="begin"/>
      </w:r>
      <w:r w:rsidR="0033544D">
        <w:instrText>HYPERLINK \l "fn199-11647" \o "Jump to citation"</w:instrText>
      </w:r>
      <w:r w:rsidR="0033544D">
        <w:fldChar w:fldCharType="separate"/>
      </w:r>
      <w:r w:rsidR="0033544D" w:rsidRPr="00742779">
        <w:rPr>
          <w:rStyle w:val="Hyperlink"/>
          <w:color w:val="auto"/>
          <w:u w:val="none"/>
        </w:rPr>
        <w:t>[199</w:t>
      </w:r>
      <w:r w:rsidR="00754648" w:rsidRPr="00742779">
        <w:rPr>
          <w:rStyle w:val="Hyperlink"/>
          <w:color w:val="auto"/>
          <w:u w:val="none"/>
        </w:rPr>
        <w:t>]</w:t>
      </w:r>
      <w:r w:rsidR="0033544D">
        <w:fldChar w:fldCharType="end"/>
      </w:r>
      <w:r w:rsidR="0033544D" w:rsidRPr="00742779">
        <w:t xml:space="preserve"> Tesla held a shareholder vote in May 2024 on redomestication from Delaware to Texas.</w:t>
      </w:r>
      <w:r w:rsidR="0033544D">
        <w:fldChar w:fldCharType="begin"/>
      </w:r>
      <w:r w:rsidR="0033544D">
        <w:instrText>HYPERLINK \l "fn200-11647" \o "Jump to citation"</w:instrText>
      </w:r>
      <w:r w:rsidR="0033544D">
        <w:fldChar w:fldCharType="separate"/>
      </w:r>
      <w:r w:rsidR="0033544D" w:rsidRPr="00742779">
        <w:rPr>
          <w:rStyle w:val="Hyperlink"/>
          <w:color w:val="auto"/>
          <w:u w:val="none"/>
        </w:rPr>
        <w:t>[200</w:t>
      </w:r>
      <w:r w:rsidR="00EE2871" w:rsidRPr="00742779">
        <w:rPr>
          <w:rStyle w:val="Hyperlink"/>
          <w:color w:val="auto"/>
          <w:u w:val="none"/>
        </w:rPr>
        <w:t>]</w:t>
      </w:r>
      <w:r w:rsidR="0033544D">
        <w:fldChar w:fldCharType="end"/>
      </w:r>
      <w:r w:rsidR="0033544D" w:rsidRPr="00742779">
        <w:t xml:space="preserve"> The proxy statement argued that </w:t>
      </w:r>
      <w:r w:rsidR="009F60D1" w:rsidRPr="00742779">
        <w:t>“</w:t>
      </w:r>
      <w:r w:rsidR="0033544D" w:rsidRPr="00742779">
        <w:t>Delaware case law is fact-specific and indeterminate, with Chancery Court wielding significant influence and ability to change corporate law</w:t>
      </w:r>
      <w:r w:rsidR="009F60D1" w:rsidRPr="00742779">
        <w:t>”</w:t>
      </w:r>
      <w:r w:rsidR="0033544D" w:rsidRPr="00742779">
        <w:t xml:space="preserve"> and that </w:t>
      </w:r>
      <w:r w:rsidR="009F60D1" w:rsidRPr="00742779">
        <w:t>“</w:t>
      </w:r>
      <w:r w:rsidR="0033544D" w:rsidRPr="00742779">
        <w:t>Texas is expected to provide stability and certainty through a highly defined corporate code.</w:t>
      </w:r>
      <w:r w:rsidR="009F60D1" w:rsidRPr="00742779">
        <w:t>”</w:t>
      </w:r>
      <w:r w:rsidR="0033544D">
        <w:fldChar w:fldCharType="begin"/>
      </w:r>
      <w:r w:rsidR="0033544D">
        <w:instrText>HYPERLINK \l "fn200-11647" \o "Jump to citation"</w:instrText>
      </w:r>
      <w:r w:rsidR="0033544D">
        <w:fldChar w:fldCharType="separate"/>
      </w:r>
      <w:r w:rsidR="0033544D" w:rsidRPr="00742779">
        <w:rPr>
          <w:rStyle w:val="Hyperlink"/>
          <w:color w:val="auto"/>
          <w:u w:val="none"/>
        </w:rPr>
        <w:t>[200</w:t>
      </w:r>
      <w:r w:rsidR="00EE2871" w:rsidRPr="00742779">
        <w:rPr>
          <w:rStyle w:val="Hyperlink"/>
          <w:color w:val="auto"/>
          <w:u w:val="none"/>
        </w:rPr>
        <w:t>]</w:t>
      </w:r>
      <w:r w:rsidR="0033544D">
        <w:fldChar w:fldCharType="end"/>
      </w:r>
      <w:r w:rsidR="0033544D" w:rsidRPr="00742779">
        <w:t xml:space="preserve"> Shareholders approved the move in June 2024.</w:t>
      </w:r>
      <w:r w:rsidR="0033544D">
        <w:fldChar w:fldCharType="begin"/>
      </w:r>
      <w:r w:rsidR="0033544D">
        <w:instrText>HYPERLINK \l "fn201-11647" \o "Jump to citation"</w:instrText>
      </w:r>
      <w:r w:rsidR="0033544D">
        <w:fldChar w:fldCharType="separate"/>
      </w:r>
      <w:r w:rsidR="0033544D" w:rsidRPr="00742779">
        <w:rPr>
          <w:rStyle w:val="Hyperlink"/>
          <w:color w:val="auto"/>
          <w:u w:val="none"/>
        </w:rPr>
        <w:t>[201</w:t>
      </w:r>
      <w:r w:rsidR="000B4948" w:rsidRPr="00742779">
        <w:rPr>
          <w:rStyle w:val="Hyperlink"/>
          <w:color w:val="auto"/>
          <w:u w:val="none"/>
        </w:rPr>
        <w:t>]</w:t>
      </w:r>
      <w:r w:rsidR="0033544D">
        <w:fldChar w:fldCharType="end"/>
      </w:r>
    </w:p>
    <w:p w14:paraId="4041C8F2" w14:textId="77777777" w:rsidR="0033544D" w:rsidRPr="00742779" w:rsidRDefault="00742779" w:rsidP="000E54B1">
      <w:pPr>
        <w:pPrChange w:id="3461" w:author="Seth Oranburg" w:date="2026-03-07T09:50:00Z" w16du:dateUtc="2026-03-07T14:50:00Z">
          <w:pPr>
            <w:pStyle w:val="NormalWeb"/>
          </w:pPr>
        </w:pPrChange>
      </w:pPr>
      <w:del w:id="3462" w:author="Seth Oranburg" w:date="2026-03-07T09:50:00Z" w16du:dateUtc="2026-03-07T14:50:00Z">
        <w:r w:rsidRPr="00742779">
          <w:rPr>
            <w:rFonts w:ascii="ZWAdobeF" w:hAnsi="ZWAdobeF" w:cs="ZWAdobeF"/>
            <w:sz w:val="2"/>
            <w:szCs w:val="2"/>
          </w:rPr>
          <w:delText>1553B</w:delText>
        </w:r>
        <w:r w:rsidR="0033544D" w:rsidRPr="00742779">
          <w:delText>Empirical</w:delText>
        </w:r>
      </w:del>
      <w:ins w:id="3463" w:author="Seth Oranburg" w:date="2026-03-07T09:50:00Z" w16du:dateUtc="2026-03-07T14:50:00Z">
        <w:r w:rsidR="0033544D" w:rsidRPr="00742779">
          <w:t>Empirical</w:t>
        </w:r>
      </w:ins>
      <w:r w:rsidR="0033544D" w:rsidRPr="00742779">
        <w:t xml:space="preserve"> studies documented the pattern. Glass Lewis found that 64.3% of companies proposing reincorporation in the 2025 proxy season sought to leave Delaware (compared to 23.5% in 2024), and 55% of reincorporation proposals involved companies with controlling shareholders.</w:t>
      </w:r>
      <w:r w:rsidR="0033544D">
        <w:fldChar w:fldCharType="begin"/>
      </w:r>
      <w:r w:rsidR="0033544D">
        <w:instrText>HYPERLINK \l "fn202-11647" \o "Jump to citation"</w:instrText>
      </w:r>
      <w:r w:rsidR="0033544D">
        <w:fldChar w:fldCharType="separate"/>
      </w:r>
      <w:r w:rsidR="0033544D" w:rsidRPr="00742779">
        <w:rPr>
          <w:rStyle w:val="Hyperlink"/>
          <w:color w:val="auto"/>
          <w:u w:val="none"/>
        </w:rPr>
        <w:t>[202</w:t>
      </w:r>
      <w:r w:rsidR="00FA601A" w:rsidRPr="00742779">
        <w:rPr>
          <w:rStyle w:val="Hyperlink"/>
          <w:color w:val="auto"/>
          <w:u w:val="none"/>
        </w:rPr>
        <w:t>]</w:t>
      </w:r>
      <w:r w:rsidR="0033544D">
        <w:fldChar w:fldCharType="end"/>
      </w:r>
      <w:r w:rsidR="0033544D" w:rsidRPr="00742779">
        <w:t xml:space="preserve"> The threat wasn</w:t>
      </w:r>
      <w:r w:rsidR="009F60D1" w:rsidRPr="00742779">
        <w:t>’</w:t>
      </w:r>
      <w:r w:rsidR="0033544D" w:rsidRPr="00742779">
        <w:t>t hypothetical. Major companies were actually leaving.</w:t>
      </w:r>
    </w:p>
    <w:p w14:paraId="36C6C1DC" w14:textId="77777777" w:rsidR="0033544D" w:rsidRPr="00742779" w:rsidRDefault="00742779" w:rsidP="000E54B1">
      <w:del w:id="3464" w:author="Seth Oranburg" w:date="2026-03-07T09:50:00Z" w16du:dateUtc="2026-03-07T14:50:00Z">
        <w:r w:rsidRPr="00742779">
          <w:rPr>
            <w:rFonts w:ascii="ZWAdobeF" w:hAnsi="ZWAdobeF" w:cs="ZWAdobeF"/>
            <w:sz w:val="2"/>
            <w:szCs w:val="2"/>
          </w:rPr>
          <w:delText>1554B</w:delText>
        </w:r>
        <w:r w:rsidR="0033544D" w:rsidRPr="00742779">
          <w:delText>Delaware</w:delText>
        </w:r>
      </w:del>
      <w:ins w:id="3465" w:author="Seth Oranburg" w:date="2026-03-07T09:50:00Z" w16du:dateUtc="2026-03-07T14:50:00Z">
        <w:r w:rsidR="0033544D" w:rsidRPr="00742779">
          <w:t>Delaware</w:t>
        </w:r>
      </w:ins>
      <w:r w:rsidR="0033544D" w:rsidRPr="00742779">
        <w:t xml:space="preserve"> had a problem. Again.</w:t>
      </w:r>
    </w:p>
    <w:p w14:paraId="0207D584" w14:textId="77777777" w:rsidR="0033544D" w:rsidRPr="00742779" w:rsidRDefault="0033544D" w:rsidP="000E54B1">
      <w:pPr>
        <w:pStyle w:val="Heading3"/>
        <w:rPr>
          <w:rFonts w:eastAsia="Times New Roman"/>
        </w:rPr>
      </w:pPr>
      <w:r w:rsidRPr="00742779">
        <w:rPr>
          <w:rFonts w:eastAsia="Times New Roman"/>
        </w:rPr>
        <w:lastRenderedPageBreak/>
        <w:t>Senate Bill 21: Legislative Override</w:t>
      </w:r>
    </w:p>
    <w:p w14:paraId="0196CC19" w14:textId="77777777" w:rsidR="0033544D" w:rsidRPr="00742779" w:rsidRDefault="00742779" w:rsidP="000E54B1">
      <w:pPr>
        <w:pPrChange w:id="3466" w:author="Seth Oranburg" w:date="2026-03-07T09:50:00Z" w16du:dateUtc="2026-03-07T14:50:00Z">
          <w:pPr>
            <w:pStyle w:val="NormalWeb"/>
          </w:pPr>
        </w:pPrChange>
      </w:pPr>
      <w:del w:id="3467" w:author="Seth Oranburg" w:date="2026-03-07T09:50:00Z" w16du:dateUtc="2026-03-07T14:50:00Z">
        <w:r w:rsidRPr="00742779">
          <w:rPr>
            <w:rFonts w:ascii="ZWAdobeF" w:hAnsi="ZWAdobeF" w:cs="ZWAdobeF"/>
            <w:sz w:val="2"/>
            <w:szCs w:val="2"/>
          </w:rPr>
          <w:delText>1555B</w:delText>
        </w:r>
        <w:r w:rsidR="0033544D" w:rsidRPr="00742779">
          <w:delText>Delaware</w:delText>
        </w:r>
      </w:del>
      <w:ins w:id="3468" w:author="Seth Oranburg" w:date="2026-03-07T09:50:00Z" w16du:dateUtc="2026-03-07T14:50:00Z">
        <w:r w:rsidR="0033544D" w:rsidRPr="00742779">
          <w:t>Delaware</w:t>
        </w:r>
      </w:ins>
      <w:r w:rsidR="0033544D" w:rsidRPr="00742779">
        <w:t xml:space="preserve"> responded with stunning speed. The legislature enacted Senate Bill 21 on March 25, 2025, fourteen months after </w:t>
      </w:r>
      <w:r w:rsidR="0033544D" w:rsidRPr="00742779">
        <w:rPr>
          <w:rStyle w:val="Emphasis"/>
        </w:rPr>
        <w:t>Tornetta</w:t>
      </w:r>
      <w:r w:rsidR="0033544D" w:rsidRPr="00742779">
        <w:t>.</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But SB 21 did something the legislature had never done after Van Gorkom. Instead of simply creating liability relief, it rewrote the substantive law governing controller transactions.</w:t>
      </w:r>
    </w:p>
    <w:p w14:paraId="112095D5" w14:textId="77777777" w:rsidR="0033544D" w:rsidRPr="00742779" w:rsidRDefault="00742779" w:rsidP="000E54B1">
      <w:pPr>
        <w:pPrChange w:id="3469" w:author="Seth Oranburg" w:date="2026-03-07T09:50:00Z" w16du:dateUtc="2026-03-07T14:50:00Z">
          <w:pPr>
            <w:pStyle w:val="NormalWeb"/>
          </w:pPr>
        </w:pPrChange>
      </w:pPr>
      <w:del w:id="3470" w:author="Seth Oranburg" w:date="2026-03-07T09:50:00Z" w16du:dateUtc="2026-03-07T14:50:00Z">
        <w:r w:rsidRPr="00742779">
          <w:rPr>
            <w:rFonts w:ascii="ZWAdobeF" w:hAnsi="ZWAdobeF" w:cs="ZWAdobeF"/>
            <w:sz w:val="2"/>
            <w:szCs w:val="2"/>
          </w:rPr>
          <w:delText>1556B</w:delText>
        </w:r>
        <w:r w:rsidR="0033544D" w:rsidRPr="00742779">
          <w:delText>SB</w:delText>
        </w:r>
      </w:del>
      <w:ins w:id="3471" w:author="Seth Oranburg" w:date="2026-03-07T09:50:00Z" w16du:dateUtc="2026-03-07T14:50:00Z">
        <w:r w:rsidR="0033544D" w:rsidRPr="00742779">
          <w:t>SB</w:t>
        </w:r>
      </w:ins>
      <w:r w:rsidR="0033544D" w:rsidRPr="00742779">
        <w:t xml:space="preserve"> 21 made five major changes. First, it redefined </w:t>
      </w:r>
      <w:r w:rsidR="009F60D1" w:rsidRPr="00742779">
        <w:t>“</w:t>
      </w:r>
      <w:r w:rsidR="0033544D" w:rsidRPr="00742779">
        <w:t>controlling stockholder.</w:t>
      </w:r>
      <w:r w:rsidR="009F60D1" w:rsidRPr="00742779">
        <w:t>”</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Delaware common law treated control as a factual question based on actual influence over specific transactions. SB 21 imposed a bright-line test: control requires either (1) majority voting power, or (2) at least one-third ownership combined with management authority over day-to-day operations.</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Under this definition, Musk</w:t>
      </w:r>
      <w:r w:rsidR="009F60D1" w:rsidRPr="00742779">
        <w:t>’</w:t>
      </w:r>
      <w:r w:rsidR="0033544D" w:rsidRPr="00742779">
        <w:t xml:space="preserve">s 21.9% ownership would not constitute control. The </w:t>
      </w:r>
      <w:r w:rsidR="009F60D1" w:rsidRPr="00742779">
        <w:t>“</w:t>
      </w:r>
      <w:r w:rsidR="0033544D" w:rsidRPr="00742779">
        <w:t>superstar CEO</w:t>
      </w:r>
      <w:r w:rsidR="009F60D1" w:rsidRPr="00742779">
        <w:t>”</w:t>
      </w:r>
      <w:r w:rsidR="0033544D" w:rsidRPr="00742779">
        <w:t xml:space="preserve"> doctrine died.</w:t>
      </w:r>
    </w:p>
    <w:p w14:paraId="2A20C013" w14:textId="77777777" w:rsidR="0033544D" w:rsidRPr="00742779" w:rsidRDefault="00742779" w:rsidP="000E54B1">
      <w:pPr>
        <w:pPrChange w:id="3472" w:author="Seth Oranburg" w:date="2026-03-07T09:50:00Z" w16du:dateUtc="2026-03-07T14:50:00Z">
          <w:pPr>
            <w:pStyle w:val="NormalWeb"/>
          </w:pPr>
        </w:pPrChange>
      </w:pPr>
      <w:del w:id="3473" w:author="Seth Oranburg" w:date="2026-03-07T09:50:00Z" w16du:dateUtc="2026-03-07T14:50:00Z">
        <w:r w:rsidRPr="00742779">
          <w:rPr>
            <w:rFonts w:ascii="ZWAdobeF" w:hAnsi="ZWAdobeF" w:cs="ZWAdobeF"/>
            <w:sz w:val="2"/>
            <w:szCs w:val="2"/>
          </w:rPr>
          <w:delText>1557B</w:delText>
        </w:r>
        <w:r w:rsidR="0033544D" w:rsidRPr="00742779">
          <w:delText>Second</w:delText>
        </w:r>
      </w:del>
      <w:ins w:id="3474" w:author="Seth Oranburg" w:date="2026-03-07T09:50:00Z" w16du:dateUtc="2026-03-07T14:50:00Z">
        <w:r w:rsidR="0033544D" w:rsidRPr="00742779">
          <w:t>Second</w:t>
        </w:r>
      </w:ins>
      <w:r w:rsidR="0033544D" w:rsidRPr="00742779">
        <w:t xml:space="preserve">, SB 21 changed cleansing from </w:t>
      </w:r>
      <w:r w:rsidR="009F60D1" w:rsidRPr="00742779">
        <w:t>“</w:t>
      </w:r>
      <w:r w:rsidR="0033544D" w:rsidRPr="00742779">
        <w:t>both/and</w:t>
      </w:r>
      <w:r w:rsidR="009F60D1" w:rsidRPr="00742779">
        <w:t>”</w:t>
      </w:r>
      <w:r w:rsidR="0033544D" w:rsidRPr="00742779">
        <w:t xml:space="preserve"> to </w:t>
      </w:r>
      <w:r w:rsidR="009F60D1" w:rsidRPr="00742779">
        <w:t>“</w:t>
      </w:r>
      <w:r w:rsidR="0033544D" w:rsidRPr="00742779">
        <w:t>either/or.</w:t>
      </w:r>
      <w:r w:rsidR="009F60D1" w:rsidRPr="00742779">
        <w:t>”</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Approval by </w:t>
      </w:r>
      <w:r w:rsidR="0033544D" w:rsidRPr="00742779">
        <w:rPr>
          <w:rStyle w:val="Emphasis"/>
        </w:rPr>
        <w:t>either</w:t>
      </w:r>
      <w:r w:rsidR="0033544D" w:rsidRPr="00742779">
        <w:t xml:space="preserve"> a special committee of independent directors </w:t>
      </w:r>
      <w:r w:rsidR="0033544D" w:rsidRPr="00742779">
        <w:rPr>
          <w:rStyle w:val="Emphasis"/>
        </w:rPr>
        <w:t>or</w:t>
      </w:r>
      <w:r w:rsidR="0033544D" w:rsidRPr="00742779">
        <w:t xml:space="preserve"> a majority-of-minority stockholder vote now suffices to restore business judgment deference. Transactions no longer need both forms of approval.</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This cut compliance costs in half and directly contradicted the Delaware Supreme Court</w:t>
      </w:r>
      <w:r w:rsidR="009F60D1" w:rsidRPr="00742779">
        <w:t>’</w:t>
      </w:r>
      <w:r w:rsidR="0033544D" w:rsidRPr="00742779">
        <w:t xml:space="preserve">s holding in </w:t>
      </w:r>
      <w:r w:rsidR="0033544D" w:rsidRPr="00742779">
        <w:rPr>
          <w:rStyle w:val="Emphasis"/>
        </w:rPr>
        <w:t>Match Group</w:t>
      </w:r>
      <w:r w:rsidR="0033544D" w:rsidRPr="00742779">
        <w:t>.</w:t>
      </w:r>
      <w:r w:rsidR="0033544D">
        <w:fldChar w:fldCharType="begin"/>
      </w:r>
      <w:r w:rsidR="0033544D">
        <w:instrText>HYPERLINK \l "fn197-11647" \o "Jump to citation"</w:instrText>
      </w:r>
      <w:r w:rsidR="0033544D">
        <w:fldChar w:fldCharType="separate"/>
      </w:r>
      <w:r w:rsidR="0033544D" w:rsidRPr="00742779">
        <w:rPr>
          <w:rStyle w:val="Hyperlink"/>
          <w:color w:val="auto"/>
          <w:u w:val="none"/>
        </w:rPr>
        <w:t>[197</w:t>
      </w:r>
      <w:r w:rsidR="00EE2871" w:rsidRPr="00742779">
        <w:rPr>
          <w:rStyle w:val="Hyperlink"/>
          <w:color w:val="auto"/>
          <w:u w:val="none"/>
        </w:rPr>
        <w:t>]</w:t>
      </w:r>
      <w:r w:rsidR="0033544D">
        <w:fldChar w:fldCharType="end"/>
      </w:r>
    </w:p>
    <w:p w14:paraId="45756C5B" w14:textId="77777777" w:rsidR="0033544D" w:rsidRPr="00742779" w:rsidRDefault="00742779" w:rsidP="000E54B1">
      <w:pPr>
        <w:pPrChange w:id="3475" w:author="Seth Oranburg" w:date="2026-03-07T09:50:00Z" w16du:dateUtc="2026-03-07T14:50:00Z">
          <w:pPr>
            <w:pStyle w:val="NormalWeb"/>
          </w:pPr>
        </w:pPrChange>
      </w:pPr>
      <w:del w:id="3476" w:author="Seth Oranburg" w:date="2026-03-07T09:50:00Z" w16du:dateUtc="2026-03-07T14:50:00Z">
        <w:r w:rsidRPr="00742779">
          <w:rPr>
            <w:rFonts w:ascii="ZWAdobeF" w:hAnsi="ZWAdobeF" w:cs="ZWAdobeF"/>
            <w:sz w:val="2"/>
            <w:szCs w:val="2"/>
          </w:rPr>
          <w:delText>1558B</w:delText>
        </w:r>
        <w:r w:rsidR="0033544D" w:rsidRPr="00742779">
          <w:delText>Third</w:delText>
        </w:r>
      </w:del>
      <w:ins w:id="3477" w:author="Seth Oranburg" w:date="2026-03-07T09:50:00Z" w16du:dateUtc="2026-03-07T14:50:00Z">
        <w:r w:rsidR="0033544D" w:rsidRPr="00742779">
          <w:t>Third</w:t>
        </w:r>
      </w:ins>
      <w:r w:rsidR="0033544D" w:rsidRPr="00742779">
        <w:t>, it shielded controllers from care liability.</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Just as § 102(b)(7) eliminated care liability for directors following Van Gorkom, SB 21 permitted corporations to adopt charter provisions eliminating controlling stockholder liability for care breaches. Only loyalty violations would face entire fairness review and potential damages.</w:t>
      </w:r>
    </w:p>
    <w:p w14:paraId="44CAA7BD" w14:textId="77777777" w:rsidR="0033544D" w:rsidRPr="00742779" w:rsidRDefault="00742779" w:rsidP="000E54B1">
      <w:pPr>
        <w:pPrChange w:id="3478" w:author="Seth Oranburg" w:date="2026-03-07T09:50:00Z" w16du:dateUtc="2026-03-07T14:50:00Z">
          <w:pPr>
            <w:pStyle w:val="NormalWeb"/>
          </w:pPr>
        </w:pPrChange>
      </w:pPr>
      <w:del w:id="3479" w:author="Seth Oranburg" w:date="2026-03-07T09:50:00Z" w16du:dateUtc="2026-03-07T14:50:00Z">
        <w:r w:rsidRPr="00742779">
          <w:rPr>
            <w:rFonts w:ascii="ZWAdobeF" w:hAnsi="ZWAdobeF" w:cs="ZWAdobeF"/>
            <w:sz w:val="2"/>
            <w:szCs w:val="2"/>
          </w:rPr>
          <w:delText>1559B</w:delText>
        </w:r>
        <w:r w:rsidR="0033544D" w:rsidRPr="00742779">
          <w:delText>Fourth</w:delText>
        </w:r>
      </w:del>
      <w:ins w:id="3480" w:author="Seth Oranburg" w:date="2026-03-07T09:50:00Z" w16du:dateUtc="2026-03-07T14:50:00Z">
        <w:r w:rsidR="0033544D" w:rsidRPr="00742779">
          <w:t>Fourth</w:t>
        </w:r>
      </w:ins>
      <w:r w:rsidR="0033544D" w:rsidRPr="00742779">
        <w:t>, it narrowed Section 220 inspection rights.</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Stockholders use § 220 to demand corporate books and records before filing derivative suits. SB 21 raised the evidentiary showing required to obtain documents related to officer and director conduct, particularly excluding informal communications like emails and text messages.</w:t>
      </w:r>
    </w:p>
    <w:p w14:paraId="2D91DED8" w14:textId="77777777" w:rsidR="0033544D" w:rsidRPr="00742779" w:rsidRDefault="00742779" w:rsidP="000E54B1">
      <w:pPr>
        <w:pPrChange w:id="3481" w:author="Seth Oranburg" w:date="2026-03-07T09:50:00Z" w16du:dateUtc="2026-03-07T14:50:00Z">
          <w:pPr>
            <w:pStyle w:val="NormalWeb"/>
          </w:pPr>
        </w:pPrChange>
      </w:pPr>
      <w:del w:id="3482" w:author="Seth Oranburg" w:date="2026-03-07T09:50:00Z" w16du:dateUtc="2026-03-07T14:50:00Z">
        <w:r w:rsidRPr="00742779">
          <w:rPr>
            <w:rFonts w:ascii="ZWAdobeF" w:hAnsi="ZWAdobeF" w:cs="ZWAdobeF"/>
            <w:sz w:val="2"/>
            <w:szCs w:val="2"/>
          </w:rPr>
          <w:delText>1560B</w:delText>
        </w:r>
        <w:r w:rsidR="0033544D" w:rsidRPr="00742779">
          <w:delText>Fifth</w:delText>
        </w:r>
      </w:del>
      <w:ins w:id="3483" w:author="Seth Oranburg" w:date="2026-03-07T09:50:00Z" w16du:dateUtc="2026-03-07T14:50:00Z">
        <w:r w:rsidR="0033544D" w:rsidRPr="00742779">
          <w:t>Fifth</w:t>
        </w:r>
      </w:ins>
      <w:r w:rsidR="0033544D" w:rsidRPr="00742779">
        <w:t>, it created a presumption of director independence.</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Rather than requiring defendants to prove independence, SB 21 shifted the burden to plaintiffs. This procedural change makes entire fairness challenges harder to survive at the motion to dismiss stage.</w:t>
      </w:r>
    </w:p>
    <w:p w14:paraId="501ECE7F" w14:textId="77777777" w:rsidR="0033544D" w:rsidRPr="00742779" w:rsidRDefault="0033544D" w:rsidP="000E54B1">
      <w:pPr>
        <w:pStyle w:val="Heading3"/>
        <w:rPr>
          <w:rFonts w:eastAsia="Times New Roman"/>
        </w:rPr>
      </w:pPr>
      <w:r w:rsidRPr="00742779">
        <w:rPr>
          <w:rFonts w:eastAsia="Times New Roman"/>
        </w:rPr>
        <w:t>The Difference Between 1986 and 2025</w:t>
      </w:r>
    </w:p>
    <w:p w14:paraId="48E4C9A9" w14:textId="77777777" w:rsidR="0033544D" w:rsidRPr="00742779" w:rsidRDefault="00742779" w:rsidP="000E54B1">
      <w:pPr>
        <w:pPrChange w:id="3484" w:author="Seth Oranburg" w:date="2026-03-07T09:50:00Z" w16du:dateUtc="2026-03-07T14:50:00Z">
          <w:pPr>
            <w:pStyle w:val="NormalWeb"/>
          </w:pPr>
        </w:pPrChange>
      </w:pPr>
      <w:del w:id="3485" w:author="Seth Oranburg" w:date="2026-03-07T09:50:00Z" w16du:dateUtc="2026-03-07T14:50:00Z">
        <w:r w:rsidRPr="00742779">
          <w:rPr>
            <w:rFonts w:ascii="ZWAdobeF" w:hAnsi="ZWAdobeF" w:cs="ZWAdobeF"/>
            <w:sz w:val="2"/>
            <w:szCs w:val="2"/>
          </w:rPr>
          <w:delText>1561B</w:delText>
        </w:r>
        <w:r w:rsidR="0033544D" w:rsidRPr="00742779">
          <w:delText>Section</w:delText>
        </w:r>
      </w:del>
      <w:ins w:id="3486" w:author="Seth Oranburg" w:date="2026-03-07T09:50:00Z" w16du:dateUtc="2026-03-07T14:50:00Z">
        <w:r w:rsidR="0033544D" w:rsidRPr="00742779">
          <w:t>Section</w:t>
        </w:r>
      </w:ins>
      <w:r w:rsidR="0033544D" w:rsidRPr="00742779">
        <w:t xml:space="preserve"> 102(b)(7) was surgical.</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It allowed corporations to eliminate director liability for care violations through an optional charter </w:t>
      </w:r>
      <w:r w:rsidR="0033544D" w:rsidRPr="00742779">
        <w:lastRenderedPageBreak/>
        <w:t>provision. It was narrow relief responding to a narrow problem: directors facing personal liability for process failures.</w:t>
      </w:r>
    </w:p>
    <w:p w14:paraId="0C1924FA" w14:textId="77777777" w:rsidR="0033544D" w:rsidRPr="00742779" w:rsidRDefault="00742779" w:rsidP="000E54B1">
      <w:pPr>
        <w:pPrChange w:id="3487" w:author="Seth Oranburg" w:date="2026-03-07T09:50:00Z" w16du:dateUtc="2026-03-07T14:50:00Z">
          <w:pPr>
            <w:pStyle w:val="NormalWeb"/>
          </w:pPr>
        </w:pPrChange>
      </w:pPr>
      <w:del w:id="3488" w:author="Seth Oranburg" w:date="2026-03-07T09:50:00Z" w16du:dateUtc="2026-03-07T14:50:00Z">
        <w:r w:rsidRPr="00742779">
          <w:rPr>
            <w:rFonts w:ascii="ZWAdobeF" w:hAnsi="ZWAdobeF" w:cs="ZWAdobeF"/>
            <w:sz w:val="2"/>
            <w:szCs w:val="2"/>
          </w:rPr>
          <w:delText>1562B</w:delText>
        </w:r>
        <w:r w:rsidR="0033544D" w:rsidRPr="00742779">
          <w:delText>SB</w:delText>
        </w:r>
      </w:del>
      <w:ins w:id="3489" w:author="Seth Oranburg" w:date="2026-03-07T09:50:00Z" w16du:dateUtc="2026-03-07T14:50:00Z">
        <w:r w:rsidR="0033544D" w:rsidRPr="00742779">
          <w:t>SB</w:t>
        </w:r>
      </w:ins>
      <w:r w:rsidR="0033544D" w:rsidRPr="00742779">
        <w:t xml:space="preserve"> 21 was broader.</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It redefined who counts as a controlling stockholder (substantive law, not just procedure). It changed what approval mechanisms satisfy cleansing (substantive standards, not optional provisions).</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It shifted burdens of proof. It restricted stockholder inspection rights.</w:t>
      </w:r>
    </w:p>
    <w:p w14:paraId="3BAC305C" w14:textId="77777777" w:rsidR="0033544D" w:rsidRPr="00742779" w:rsidRDefault="00742779" w:rsidP="000E54B1">
      <w:pPr>
        <w:pPrChange w:id="3490" w:author="Seth Oranburg" w:date="2026-03-07T09:50:00Z" w16du:dateUtc="2026-03-07T14:50:00Z">
          <w:pPr>
            <w:pStyle w:val="NormalWeb"/>
          </w:pPr>
        </w:pPrChange>
      </w:pPr>
      <w:del w:id="3491" w:author="Seth Oranburg" w:date="2026-03-07T09:50:00Z" w16du:dateUtc="2026-03-07T14:50:00Z">
        <w:r w:rsidRPr="00742779">
          <w:rPr>
            <w:rFonts w:ascii="ZWAdobeF" w:hAnsi="ZWAdobeF" w:cs="ZWAdobeF"/>
            <w:sz w:val="2"/>
            <w:szCs w:val="2"/>
          </w:rPr>
          <w:delText>1563B</w:delText>
        </w:r>
        <w:r w:rsidR="0033544D" w:rsidRPr="00742779">
          <w:delText>Why</w:delText>
        </w:r>
      </w:del>
      <w:ins w:id="3492" w:author="Seth Oranburg" w:date="2026-03-07T09:50:00Z" w16du:dateUtc="2026-03-07T14:50:00Z">
        <w:r w:rsidR="0033544D" w:rsidRPr="00742779">
          <w:t>Why</w:t>
        </w:r>
      </w:ins>
      <w:r w:rsidR="0033544D" w:rsidRPr="00742779">
        <w:t xml:space="preserve"> the difference? Van Gorkom threatened individual directors with personal liability, creating widespread panic among people serving on boards. </w:t>
      </w:r>
      <w:r w:rsidR="0033544D" w:rsidRPr="00742779">
        <w:rPr>
          <w:rStyle w:val="Emphasis"/>
        </w:rPr>
        <w:t>Tornetta</w:t>
      </w:r>
      <w:r w:rsidR="0033544D" w:rsidRPr="00742779">
        <w:t xml:space="preserve"> threatened to drive Delaware</w:t>
      </w:r>
      <w:r w:rsidR="009F60D1" w:rsidRPr="00742779">
        <w:t>’</w:t>
      </w:r>
      <w:r w:rsidR="0033544D" w:rsidRPr="00742779">
        <w:t>s most valuable corporate clients (companies with founder-CEOs holding minority stakes) out of the state entirely.</w:t>
      </w:r>
      <w:r w:rsidR="0033544D">
        <w:fldChar w:fldCharType="begin"/>
      </w:r>
      <w:r w:rsidR="0033544D">
        <w:instrText>HYPERLINK \l "fn204-11647" \o "see footnote"</w:instrText>
      </w:r>
      <w:r w:rsidR="0033544D">
        <w:fldChar w:fldCharType="separate"/>
      </w:r>
      <w:r w:rsidR="0033544D" w:rsidRPr="00742779">
        <w:rPr>
          <w:rStyle w:val="Hyperlink"/>
          <w:color w:val="auto"/>
          <w:u w:val="none"/>
          <w:vertAlign w:val="superscript"/>
        </w:rPr>
        <w:t>204</w:t>
      </w:r>
      <w:r w:rsidR="0033544D">
        <w:fldChar w:fldCharType="end"/>
      </w:r>
      <w:r w:rsidR="0033544D" w:rsidRPr="00742779">
        <w:t xml:space="preserve"> When Tesla, SpaceX, and other major companies publicly threatened to leave and actually began leaving, the legislature responded with comprehensive reform, not incremental adjustments.</w:t>
      </w:r>
    </w:p>
    <w:p w14:paraId="57C81356" w14:textId="77777777" w:rsidR="0033544D" w:rsidRPr="00742779" w:rsidRDefault="0033544D" w:rsidP="000E54B1">
      <w:pPr>
        <w:pStyle w:val="Heading3"/>
        <w:rPr>
          <w:rFonts w:eastAsia="Times New Roman"/>
        </w:rPr>
      </w:pPr>
      <w:r w:rsidRPr="00742779">
        <w:rPr>
          <w:rFonts w:eastAsia="Times New Roman"/>
        </w:rPr>
        <w:t>Delaware</w:t>
      </w:r>
      <w:r w:rsidR="009F60D1" w:rsidRPr="00742779">
        <w:rPr>
          <w:rFonts w:eastAsia="Times New Roman"/>
        </w:rPr>
        <w:t>’</w:t>
      </w:r>
      <w:r w:rsidRPr="00742779">
        <w:rPr>
          <w:rFonts w:eastAsia="Times New Roman"/>
        </w:rPr>
        <w:t>s Market Segmentation Problem</w:t>
      </w:r>
    </w:p>
    <w:p w14:paraId="319AA2E2" w14:textId="77777777" w:rsidR="0033544D" w:rsidRPr="00742779" w:rsidRDefault="00742779" w:rsidP="000E54B1">
      <w:pPr>
        <w:pPrChange w:id="3493" w:author="Seth Oranburg" w:date="2026-03-07T09:50:00Z" w16du:dateUtc="2026-03-07T14:50:00Z">
          <w:pPr>
            <w:pStyle w:val="NormalWeb"/>
          </w:pPr>
        </w:pPrChange>
      </w:pPr>
      <w:del w:id="3494" w:author="Seth Oranburg" w:date="2026-03-07T09:50:00Z" w16du:dateUtc="2026-03-07T14:50:00Z">
        <w:r w:rsidRPr="00742779">
          <w:rPr>
            <w:rFonts w:ascii="ZWAdobeF" w:hAnsi="ZWAdobeF" w:cs="ZWAdobeF"/>
            <w:sz w:val="2"/>
            <w:szCs w:val="2"/>
          </w:rPr>
          <w:delText>1564B</w:delText>
        </w:r>
        <w:r w:rsidR="0033544D" w:rsidRPr="00742779">
          <w:delText>Professor</w:delText>
        </w:r>
      </w:del>
      <w:ins w:id="3495" w:author="Seth Oranburg" w:date="2026-03-07T09:50:00Z" w16du:dateUtc="2026-03-07T14:50:00Z">
        <w:r w:rsidR="0033544D" w:rsidRPr="00742779">
          <w:t>Professor</w:t>
        </w:r>
      </w:ins>
      <w:r w:rsidR="0033544D" w:rsidRPr="00742779">
        <w:t xml:space="preserve"> Michal Barzuza predicted this crisis in 2012.</w:t>
      </w:r>
      <w:r w:rsidR="0033544D">
        <w:fldChar w:fldCharType="begin"/>
      </w:r>
      <w:r w:rsidR="0033544D">
        <w:instrText>HYPERLINK \l "fn205-11647" \o "Jump to citation"</w:instrText>
      </w:r>
      <w:r w:rsidR="0033544D">
        <w:fldChar w:fldCharType="separate"/>
      </w:r>
      <w:r w:rsidR="0033544D" w:rsidRPr="00742779">
        <w:rPr>
          <w:rStyle w:val="Hyperlink"/>
          <w:color w:val="auto"/>
          <w:u w:val="none"/>
        </w:rPr>
        <w:t>[205</w:t>
      </w:r>
      <w:r w:rsidR="00FA601A" w:rsidRPr="00742779">
        <w:rPr>
          <w:rStyle w:val="Hyperlink"/>
          <w:color w:val="auto"/>
          <w:u w:val="none"/>
        </w:rPr>
        <w:t>]</w:t>
      </w:r>
      <w:r w:rsidR="0033544D">
        <w:fldChar w:fldCharType="end"/>
      </w:r>
      <w:r w:rsidR="0033544D" w:rsidRPr="00742779">
        <w:t xml:space="preserve"> She argued that Nevada and other states would compete not by replicating Delaware</w:t>
      </w:r>
      <w:r w:rsidR="009F60D1" w:rsidRPr="00742779">
        <w:t>’</w:t>
      </w:r>
      <w:r w:rsidR="0033544D" w:rsidRPr="00742779">
        <w:t xml:space="preserve">s expertise (costly and difficult) but by offering </w:t>
      </w:r>
      <w:r w:rsidR="009F60D1" w:rsidRPr="00742779">
        <w:t>“</w:t>
      </w:r>
      <w:r w:rsidR="0033544D" w:rsidRPr="00742779">
        <w:t>liability-free zones</w:t>
      </w:r>
      <w:r w:rsidR="009F60D1" w:rsidRPr="00742779">
        <w:t>”</w:t>
      </w:r>
      <w:r w:rsidR="0033544D" w:rsidRPr="00742779">
        <w:t xml:space="preserve"> for directors and controlling stockholders. Nevada</w:t>
      </w:r>
      <w:r w:rsidR="009F60D1" w:rsidRPr="00742779">
        <w:t>’</w:t>
      </w:r>
      <w:r w:rsidR="0033544D" w:rsidRPr="00742779">
        <w:t>s corporate code permits exculpation for loyalty breaches and applies business judgment deference to controller transactions that would face entire fairness review in Delaware.</w:t>
      </w:r>
      <w:r w:rsidR="0033544D">
        <w:fldChar w:fldCharType="begin"/>
      </w:r>
      <w:r w:rsidR="0033544D">
        <w:instrText>HYPERLINK \l "fn205-11647" \o "Jump to citation"</w:instrText>
      </w:r>
      <w:r w:rsidR="0033544D">
        <w:fldChar w:fldCharType="separate"/>
      </w:r>
      <w:r w:rsidR="0033544D" w:rsidRPr="00742779">
        <w:rPr>
          <w:rStyle w:val="Hyperlink"/>
          <w:color w:val="auto"/>
          <w:u w:val="none"/>
        </w:rPr>
        <w:t>[205</w:t>
      </w:r>
      <w:r w:rsidR="00FA601A" w:rsidRPr="00742779">
        <w:rPr>
          <w:rStyle w:val="Hyperlink"/>
          <w:color w:val="auto"/>
          <w:u w:val="none"/>
        </w:rPr>
        <w:t>]</w:t>
      </w:r>
      <w:r w:rsidR="0033544D">
        <w:fldChar w:fldCharType="end"/>
      </w:r>
      <w:r w:rsidR="0033544D" w:rsidRPr="00742779">
        <w:t xml:space="preserve"> When the Delaware Court of Chancery refused to dismiss claims in </w:t>
      </w:r>
      <w:r w:rsidR="0033544D" w:rsidRPr="00742779">
        <w:rPr>
          <w:rStyle w:val="Emphasis"/>
        </w:rPr>
        <w:t>Palkon v. Maffei</w:t>
      </w:r>
      <w:r w:rsidR="0033544D" w:rsidRPr="00742779">
        <w:t xml:space="preserve"> that TripAdvisor</w:t>
      </w:r>
      <w:r w:rsidR="009F60D1" w:rsidRPr="00742779">
        <w:t>’</w:t>
      </w:r>
      <w:r w:rsidR="0033544D" w:rsidRPr="00742779">
        <w:t>s reincorporation to Nevada was itself a self-dealing transaction to insulate the controller from fiduciary liability, the court acknowledged that Nevada law provided substantially fewer protections for minority shareholders.</w:t>
      </w:r>
      <w:r w:rsidR="0033544D">
        <w:fldChar w:fldCharType="begin"/>
      </w:r>
      <w:r w:rsidR="0033544D">
        <w:instrText>HYPERLINK \l "fn206-11647" \o "Jump to citation"</w:instrText>
      </w:r>
      <w:r w:rsidR="0033544D">
        <w:fldChar w:fldCharType="separate"/>
      </w:r>
      <w:r w:rsidR="0033544D" w:rsidRPr="00742779">
        <w:rPr>
          <w:rStyle w:val="Hyperlink"/>
          <w:color w:val="auto"/>
          <w:u w:val="none"/>
        </w:rPr>
        <w:t>[206</w:t>
      </w:r>
      <w:r w:rsidR="00EE2871" w:rsidRPr="00742779">
        <w:rPr>
          <w:rStyle w:val="Hyperlink"/>
          <w:color w:val="auto"/>
          <w:u w:val="none"/>
        </w:rPr>
        <w:t>]</w:t>
      </w:r>
      <w:r w:rsidR="0033544D">
        <w:fldChar w:fldCharType="end"/>
      </w:r>
    </w:p>
    <w:p w14:paraId="14678D5F" w14:textId="77777777" w:rsidR="0033544D" w:rsidRPr="00742779" w:rsidRDefault="00742779" w:rsidP="000E54B1">
      <w:pPr>
        <w:pPrChange w:id="3496" w:author="Seth Oranburg" w:date="2026-03-07T09:50:00Z" w16du:dateUtc="2026-03-07T14:50:00Z">
          <w:pPr>
            <w:pStyle w:val="NormalWeb"/>
          </w:pPr>
        </w:pPrChange>
      </w:pPr>
      <w:del w:id="3497" w:author="Seth Oranburg" w:date="2026-03-07T09:50:00Z" w16du:dateUtc="2026-03-07T14:50:00Z">
        <w:r w:rsidRPr="00742779">
          <w:rPr>
            <w:rFonts w:ascii="ZWAdobeF" w:hAnsi="ZWAdobeF" w:cs="ZWAdobeF"/>
            <w:sz w:val="2"/>
            <w:szCs w:val="2"/>
          </w:rPr>
          <w:delText>1565B</w:delText>
        </w:r>
        <w:r w:rsidR="0033544D" w:rsidRPr="00742779">
          <w:delText>Barzuza</w:delText>
        </w:r>
        <w:r w:rsidR="009F60D1" w:rsidRPr="00742779">
          <w:delText>’</w:delText>
        </w:r>
        <w:r w:rsidR="0033544D" w:rsidRPr="00742779">
          <w:delText>s</w:delText>
        </w:r>
      </w:del>
      <w:ins w:id="3498" w:author="Seth Oranburg" w:date="2026-03-07T09:50:00Z" w16du:dateUtc="2026-03-07T14:50:00Z">
        <w:r w:rsidR="0033544D" w:rsidRPr="00742779">
          <w:t>Barzuza</w:t>
        </w:r>
        <w:r w:rsidR="009F60D1" w:rsidRPr="00742779">
          <w:t>’</w:t>
        </w:r>
        <w:r w:rsidR="0033544D" w:rsidRPr="00742779">
          <w:t>s</w:t>
        </w:r>
      </w:ins>
      <w:r w:rsidR="0033544D" w:rsidRPr="00742779">
        <w:t xml:space="preserve"> 2024 update warns that Nevada</w:t>
      </w:r>
      <w:r w:rsidR="009F60D1" w:rsidRPr="00742779">
        <w:t>’</w:t>
      </w:r>
      <w:r w:rsidR="0033544D" w:rsidRPr="00742779">
        <w:t xml:space="preserve">s emergence creates pressure for a </w:t>
      </w:r>
      <w:r w:rsidR="009F60D1" w:rsidRPr="00742779">
        <w:t>“</w:t>
      </w:r>
      <w:r w:rsidR="0033544D" w:rsidRPr="00742779">
        <w:t>race to the bottom</w:t>
      </w:r>
      <w:r w:rsidR="009F60D1" w:rsidRPr="00742779">
        <w:t>”</w:t>
      </w:r>
      <w:r w:rsidR="0033544D" w:rsidRPr="00742779">
        <w:t xml:space="preserve"> in controller accountability.</w:t>
      </w:r>
      <w:r w:rsidR="0033544D">
        <w:fldChar w:fldCharType="begin"/>
      </w:r>
      <w:r w:rsidR="0033544D">
        <w:instrText>HYPERLINK \l "fn207-11647" \o "Jump to citation"</w:instrText>
      </w:r>
      <w:r w:rsidR="0033544D">
        <w:fldChar w:fldCharType="separate"/>
      </w:r>
      <w:r w:rsidR="0033544D" w:rsidRPr="00742779">
        <w:rPr>
          <w:rStyle w:val="Hyperlink"/>
          <w:color w:val="auto"/>
          <w:u w:val="none"/>
        </w:rPr>
        <w:t>[207</w:t>
      </w:r>
      <w:r w:rsidR="00FA601A" w:rsidRPr="00742779">
        <w:rPr>
          <w:rStyle w:val="Hyperlink"/>
          <w:color w:val="auto"/>
          <w:u w:val="none"/>
        </w:rPr>
        <w:t>]</w:t>
      </w:r>
      <w:r w:rsidR="0033544D">
        <w:fldChar w:fldCharType="end"/>
      </w:r>
      <w:r w:rsidR="0033544D" w:rsidRPr="00742779">
        <w:t xml:space="preserve"> Companies with controlling stockholders now have a credible exit option. Delaware must compete by weakening its own fiduciary standards (as SB 21 does) or lose high-value incorporations.</w:t>
      </w:r>
      <w:r w:rsidR="0033544D">
        <w:fldChar w:fldCharType="begin"/>
      </w:r>
      <w:r w:rsidR="0033544D">
        <w:instrText>HYPERLINK \l "fn207-11647" \o "Jump to citation"</w:instrText>
      </w:r>
      <w:r w:rsidR="0033544D">
        <w:fldChar w:fldCharType="separate"/>
      </w:r>
      <w:r w:rsidR="0033544D" w:rsidRPr="00742779">
        <w:rPr>
          <w:rStyle w:val="Hyperlink"/>
          <w:color w:val="auto"/>
          <w:u w:val="none"/>
        </w:rPr>
        <w:t>[207</w:t>
      </w:r>
      <w:r w:rsidR="00FA601A" w:rsidRPr="00742779">
        <w:rPr>
          <w:rStyle w:val="Hyperlink"/>
          <w:color w:val="auto"/>
          <w:u w:val="none"/>
        </w:rPr>
        <w:t>]</w:t>
      </w:r>
      <w:r w:rsidR="0033544D">
        <w:fldChar w:fldCharType="end"/>
      </w:r>
      <w:r w:rsidR="0033544D" w:rsidRPr="00742779">
        <w:t xml:space="preserve"> Texas has joined the competition, marketing itself as a bastion of </w:t>
      </w:r>
      <w:r w:rsidR="009F60D1" w:rsidRPr="00742779">
        <w:t>“</w:t>
      </w:r>
      <w:r w:rsidR="0033544D" w:rsidRPr="00742779">
        <w:t>business freedom</w:t>
      </w:r>
      <w:r w:rsidR="009F60D1" w:rsidRPr="00742779">
        <w:t>”</w:t>
      </w:r>
      <w:r w:rsidR="0033544D" w:rsidRPr="00742779">
        <w:t xml:space="preserve"> against Delaware</w:t>
      </w:r>
      <w:r w:rsidR="009F60D1" w:rsidRPr="00742779">
        <w:t>’</w:t>
      </w:r>
      <w:r w:rsidR="0033544D" w:rsidRPr="00742779">
        <w:t xml:space="preserve">s </w:t>
      </w:r>
      <w:r w:rsidR="009F60D1" w:rsidRPr="00742779">
        <w:t>“</w:t>
      </w:r>
      <w:r w:rsidR="0033544D" w:rsidRPr="00742779">
        <w:t>judicial activism</w:t>
      </w:r>
      <w:r w:rsidR="009F60D1" w:rsidRPr="00742779">
        <w:t>”</w:t>
      </w:r>
      <w:r w:rsidR="0033544D" w:rsidRPr="00742779">
        <w:t xml:space="preserve"> and creating specialized business courts explicitly framed as alternatives to Delaware</w:t>
      </w:r>
      <w:r w:rsidR="009F60D1" w:rsidRPr="00742779">
        <w:t>’</w:t>
      </w:r>
      <w:r w:rsidR="0033544D" w:rsidRPr="00742779">
        <w:t>s Court of Chancery.</w:t>
      </w:r>
    </w:p>
    <w:p w14:paraId="63A7441C" w14:textId="77777777" w:rsidR="0033544D" w:rsidRPr="00742779" w:rsidRDefault="00742779" w:rsidP="000E54B1">
      <w:pPr>
        <w:pPrChange w:id="3499" w:author="Seth Oranburg" w:date="2026-03-07T09:50:00Z" w16du:dateUtc="2026-03-07T14:50:00Z">
          <w:pPr>
            <w:pStyle w:val="NormalWeb"/>
          </w:pPr>
        </w:pPrChange>
      </w:pPr>
      <w:del w:id="3500" w:author="Seth Oranburg" w:date="2026-03-07T09:50:00Z" w16du:dateUtc="2026-03-07T14:50:00Z">
        <w:r w:rsidRPr="00742779">
          <w:rPr>
            <w:rFonts w:ascii="ZWAdobeF" w:hAnsi="ZWAdobeF" w:cs="ZWAdobeF"/>
            <w:sz w:val="2"/>
            <w:szCs w:val="2"/>
          </w:rPr>
          <w:delText>1566B</w:delText>
        </w:r>
        <w:r w:rsidR="0033544D" w:rsidRPr="00742779">
          <w:delText>Yet</w:delText>
        </w:r>
      </w:del>
      <w:ins w:id="3501" w:author="Seth Oranburg" w:date="2026-03-07T09:50:00Z" w16du:dateUtc="2026-03-07T14:50:00Z">
        <w:r w:rsidR="0033544D" w:rsidRPr="00742779">
          <w:t>Yet</w:t>
        </w:r>
      </w:ins>
      <w:r w:rsidR="0033544D" w:rsidRPr="00742779">
        <w:t xml:space="preserve"> the empirical picture is complex. Delaware experienced a net 30% increase in new corporate formations in 2025 despite the DExit phenomenon.</w:t>
      </w:r>
      <w:r w:rsidR="0033544D">
        <w:fldChar w:fldCharType="begin"/>
      </w:r>
      <w:r w:rsidR="0033544D">
        <w:instrText>HYPERLINK \l "fn208-11647" \o "Jump to citation"</w:instrText>
      </w:r>
      <w:r w:rsidR="0033544D">
        <w:fldChar w:fldCharType="separate"/>
      </w:r>
      <w:r w:rsidR="0033544D" w:rsidRPr="00742779">
        <w:rPr>
          <w:rStyle w:val="Hyperlink"/>
          <w:color w:val="auto"/>
          <w:u w:val="none"/>
        </w:rPr>
        <w:t>[208</w:t>
      </w:r>
      <w:r w:rsidR="00FA601A" w:rsidRPr="00742779">
        <w:rPr>
          <w:rStyle w:val="Hyperlink"/>
          <w:color w:val="auto"/>
          <w:u w:val="none"/>
        </w:rPr>
        <w:t>]</w:t>
      </w:r>
      <w:r w:rsidR="0033544D">
        <w:fldChar w:fldCharType="end"/>
      </w:r>
      <w:r w:rsidR="0033544D" w:rsidRPr="00742779">
        <w:t xml:space="preserve"> The state continues to dominate IPOs. Venture capitalists, investment banks, and elite law firms continue to funnel startups into </w:t>
      </w:r>
      <w:r w:rsidR="0033544D" w:rsidRPr="00742779">
        <w:lastRenderedPageBreak/>
        <w:t>Delaware.</w:t>
      </w:r>
      <w:r w:rsidR="0033544D">
        <w:fldChar w:fldCharType="begin"/>
      </w:r>
      <w:r w:rsidR="0033544D">
        <w:instrText>HYPERLINK \l "fn208-11647" \o "Jump to citation"</w:instrText>
      </w:r>
      <w:r w:rsidR="0033544D">
        <w:fldChar w:fldCharType="separate"/>
      </w:r>
      <w:r w:rsidR="0033544D" w:rsidRPr="00742779">
        <w:rPr>
          <w:rStyle w:val="Hyperlink"/>
          <w:color w:val="auto"/>
          <w:u w:val="none"/>
        </w:rPr>
        <w:t>[208</w:t>
      </w:r>
      <w:r w:rsidR="00FA601A" w:rsidRPr="00742779">
        <w:rPr>
          <w:rStyle w:val="Hyperlink"/>
          <w:color w:val="auto"/>
          <w:u w:val="none"/>
        </w:rPr>
        <w:t>]</w:t>
      </w:r>
      <w:r w:rsidR="0033544D">
        <w:fldChar w:fldCharType="end"/>
      </w:r>
      <w:r w:rsidR="0033544D" w:rsidRPr="00742779">
        <w:t xml:space="preserve"> Network effects (accumulated precedent, specialized judiciary, familiar contract terms) remain powerful for the mass market of dispersed-ownership firms.</w:t>
      </w:r>
    </w:p>
    <w:p w14:paraId="22ECD4C5" w14:textId="77777777" w:rsidR="0033544D" w:rsidRPr="00742779" w:rsidRDefault="00742779" w:rsidP="000E54B1">
      <w:pPr>
        <w:pPrChange w:id="3502" w:author="Seth Oranburg" w:date="2026-03-07T09:50:00Z" w16du:dateUtc="2026-03-07T14:50:00Z">
          <w:pPr>
            <w:pStyle w:val="NormalWeb"/>
          </w:pPr>
        </w:pPrChange>
      </w:pPr>
      <w:del w:id="3503" w:author="Seth Oranburg" w:date="2026-03-07T09:50:00Z" w16du:dateUtc="2026-03-07T14:50:00Z">
        <w:r w:rsidRPr="00742779">
          <w:rPr>
            <w:rFonts w:ascii="ZWAdobeF" w:hAnsi="ZWAdobeF" w:cs="ZWAdobeF"/>
            <w:sz w:val="2"/>
            <w:szCs w:val="2"/>
          </w:rPr>
          <w:delText>1567B</w:delText>
        </w:r>
        <w:r w:rsidR="0033544D" w:rsidRPr="00742779">
          <w:delText>Professor</w:delText>
        </w:r>
      </w:del>
      <w:ins w:id="3504" w:author="Seth Oranburg" w:date="2026-03-07T09:50:00Z" w16du:dateUtc="2026-03-07T14:50:00Z">
        <w:r w:rsidR="0033544D" w:rsidRPr="00742779">
          <w:t>Professor</w:t>
        </w:r>
      </w:ins>
      <w:r w:rsidR="0033544D" w:rsidRPr="00742779">
        <w:t xml:space="preserve"> Stephen Bainbridge argues that Delaware</w:t>
      </w:r>
      <w:r w:rsidR="009F60D1" w:rsidRPr="00742779">
        <w:t>’</w:t>
      </w:r>
      <w:r w:rsidR="0033544D" w:rsidRPr="00742779">
        <w:t xml:space="preserve">s </w:t>
      </w:r>
      <w:r w:rsidR="009F60D1" w:rsidRPr="00742779">
        <w:t>“</w:t>
      </w:r>
      <w:r w:rsidR="0033544D" w:rsidRPr="00742779">
        <w:t>lock-in</w:t>
      </w:r>
      <w:r w:rsidR="009F60D1" w:rsidRPr="00742779">
        <w:t>”</w:t>
      </w:r>
      <w:r w:rsidR="0033544D" w:rsidRPr="00742779">
        <w:t xml:space="preserve"> from network effects makes wholesale exit implausible.</w:t>
      </w:r>
      <w:r w:rsidR="0033544D">
        <w:fldChar w:fldCharType="begin"/>
      </w:r>
      <w:r w:rsidR="0033544D">
        <w:instrText>HYPERLINK \l "fn209-11647" \o "Jump to citation"</w:instrText>
      </w:r>
      <w:r w:rsidR="0033544D">
        <w:fldChar w:fldCharType="separate"/>
      </w:r>
      <w:r w:rsidR="0033544D" w:rsidRPr="00742779">
        <w:rPr>
          <w:rStyle w:val="Hyperlink"/>
          <w:color w:val="auto"/>
          <w:u w:val="none"/>
        </w:rPr>
        <w:t>[209</w:t>
      </w:r>
      <w:r w:rsidR="00FA601A" w:rsidRPr="00742779">
        <w:rPr>
          <w:rStyle w:val="Hyperlink"/>
          <w:color w:val="auto"/>
          <w:u w:val="none"/>
        </w:rPr>
        <w:t>]</w:t>
      </w:r>
      <w:r w:rsidR="0033544D">
        <w:fldChar w:fldCharType="end"/>
      </w:r>
      <w:r w:rsidR="0033544D" w:rsidRPr="00742779">
        <w:t xml:space="preserve"> The transaction costs of leaving Delaware (rewriting contracts, uncertain jurisprudence in new states, investor unfamiliarity) outweigh the benefits for most firms. But Bainbridge acknowledges a </w:t>
      </w:r>
      <w:r w:rsidR="009F60D1" w:rsidRPr="00742779">
        <w:t>“</w:t>
      </w:r>
      <w:r w:rsidR="0033544D" w:rsidRPr="00742779">
        <w:t>prestige leak</w:t>
      </w:r>
      <w:r w:rsidR="009F60D1" w:rsidRPr="00742779">
        <w:t>”</w:t>
      </w:r>
      <w:r w:rsidR="0033544D" w:rsidRPr="00742779">
        <w:t xml:space="preserve"> at the top of the market.</w:t>
      </w:r>
      <w:r w:rsidR="0033544D">
        <w:fldChar w:fldCharType="begin"/>
      </w:r>
      <w:r w:rsidR="0033544D">
        <w:instrText>HYPERLINK \l "fn209-11647" \o "Jump to citation"</w:instrText>
      </w:r>
      <w:r w:rsidR="0033544D">
        <w:fldChar w:fldCharType="separate"/>
      </w:r>
      <w:r w:rsidR="0033544D" w:rsidRPr="00742779">
        <w:rPr>
          <w:rStyle w:val="Hyperlink"/>
          <w:color w:val="auto"/>
          <w:u w:val="none"/>
        </w:rPr>
        <w:t>[209</w:t>
      </w:r>
      <w:r w:rsidR="00FA601A" w:rsidRPr="00742779">
        <w:rPr>
          <w:rStyle w:val="Hyperlink"/>
          <w:color w:val="auto"/>
          <w:u w:val="none"/>
        </w:rPr>
        <w:t>]</w:t>
      </w:r>
      <w:r w:rsidR="0033544D">
        <w:fldChar w:fldCharType="end"/>
      </w:r>
      <w:r w:rsidR="0033544D" w:rsidRPr="00742779">
        <w:t xml:space="preserve"> When culturally defining companies like Tesla and SpaceX leave, they create precedent and legitimacy for others to follow. The question is whether this represents a temporary adjustment or the beginning of market segmentation.</w:t>
      </w:r>
    </w:p>
    <w:p w14:paraId="72AB40F0" w14:textId="77777777" w:rsidR="0033544D" w:rsidRPr="00742779" w:rsidRDefault="00742779" w:rsidP="000E54B1">
      <w:pPr>
        <w:pPrChange w:id="3505" w:author="Seth Oranburg" w:date="2026-03-07T09:50:00Z" w16du:dateUtc="2026-03-07T14:50:00Z">
          <w:pPr>
            <w:pStyle w:val="NormalWeb"/>
          </w:pPr>
        </w:pPrChange>
      </w:pPr>
      <w:del w:id="3506" w:author="Seth Oranburg" w:date="2026-03-07T09:50:00Z" w16du:dateUtc="2026-03-07T14:50:00Z">
        <w:r w:rsidRPr="00742779">
          <w:rPr>
            <w:rFonts w:ascii="ZWAdobeF" w:hAnsi="ZWAdobeF" w:cs="ZWAdobeF"/>
            <w:sz w:val="2"/>
            <w:szCs w:val="2"/>
          </w:rPr>
          <w:delText>1568B</w:delText>
        </w:r>
        <w:r w:rsidR="0033544D" w:rsidRPr="00742779">
          <w:delText>Scholars</w:delText>
        </w:r>
      </w:del>
      <w:ins w:id="3507" w:author="Seth Oranburg" w:date="2026-03-07T09:50:00Z" w16du:dateUtc="2026-03-07T14:50:00Z">
        <w:r w:rsidR="0033544D" w:rsidRPr="00742779">
          <w:t>Scholars</w:t>
        </w:r>
      </w:ins>
      <w:r w:rsidR="0033544D" w:rsidRPr="00742779">
        <w:t xml:space="preserve"> Marcel Kahan and Edward Rock argue that SB 21 represents institutional instability rather than responsive adaptation.</w:t>
      </w:r>
      <w:r w:rsidR="0033544D">
        <w:fldChar w:fldCharType="begin"/>
      </w:r>
      <w:r w:rsidR="0033544D">
        <w:instrText>HYPERLINK \l "fn210-11647" \o "Jump to citation"</w:instrText>
      </w:r>
      <w:r w:rsidR="0033544D">
        <w:fldChar w:fldCharType="separate"/>
      </w:r>
      <w:r w:rsidR="0033544D" w:rsidRPr="00742779">
        <w:rPr>
          <w:rStyle w:val="Hyperlink"/>
          <w:color w:val="auto"/>
          <w:u w:val="none"/>
        </w:rPr>
        <w:t>[210</w:t>
      </w:r>
      <w:r w:rsidR="00FA601A" w:rsidRPr="00742779">
        <w:rPr>
          <w:rStyle w:val="Hyperlink"/>
          <w:color w:val="auto"/>
          <w:u w:val="none"/>
        </w:rPr>
        <w:t>]</w:t>
      </w:r>
      <w:r w:rsidR="0033544D">
        <w:fldChar w:fldCharType="end"/>
      </w:r>
      <w:r w:rsidR="0033544D" w:rsidRPr="00742779">
        <w:t xml:space="preserve"> Delaware</w:t>
      </w:r>
      <w:r w:rsidR="009F60D1" w:rsidRPr="00742779">
        <w:t>’</w:t>
      </w:r>
      <w:r w:rsidR="0033544D" w:rsidRPr="00742779">
        <w:t>s traditional lawmaking process relied on the Corporation Law Section of the Delaware State Bar Association, which prioritized doctrinal coherence and long-term stability. SB 21 was rushed through in weeks to appease companies threatening to leave.</w:t>
      </w:r>
      <w:r w:rsidR="0033544D">
        <w:fldChar w:fldCharType="begin"/>
      </w:r>
      <w:r w:rsidR="0033544D">
        <w:instrText>HYPERLINK \l "fn210-11647" \o "Jump to citation"</w:instrText>
      </w:r>
      <w:r w:rsidR="0033544D">
        <w:fldChar w:fldCharType="separate"/>
      </w:r>
      <w:r w:rsidR="0033544D" w:rsidRPr="00742779">
        <w:rPr>
          <w:rStyle w:val="Hyperlink"/>
          <w:color w:val="auto"/>
          <w:u w:val="none"/>
        </w:rPr>
        <w:t>[210</w:t>
      </w:r>
      <w:r w:rsidR="00FA601A" w:rsidRPr="00742779">
        <w:rPr>
          <w:rStyle w:val="Hyperlink"/>
          <w:color w:val="auto"/>
          <w:u w:val="none"/>
        </w:rPr>
        <w:t>]</w:t>
      </w:r>
      <w:r w:rsidR="0033544D">
        <w:fldChar w:fldCharType="end"/>
      </w:r>
      <w:r w:rsidR="0033544D" w:rsidRPr="00742779">
        <w:t xml:space="preserve"> The legislature didn</w:t>
      </w:r>
      <w:r w:rsidR="009F60D1" w:rsidRPr="00742779">
        <w:t>’</w:t>
      </w:r>
      <w:r w:rsidR="0033544D" w:rsidRPr="00742779">
        <w:t>t supplement the courts; it overruled them. By overruling the courts so blatantly, the legislature has signaled that Delaware law is ultimately political.</w:t>
      </w:r>
      <w:r w:rsidR="0033544D">
        <w:fldChar w:fldCharType="begin"/>
      </w:r>
      <w:r w:rsidR="0033544D">
        <w:instrText>HYPERLINK \l "fn210-11647" \o "Jump to citation"</w:instrText>
      </w:r>
      <w:r w:rsidR="0033544D">
        <w:fldChar w:fldCharType="separate"/>
      </w:r>
      <w:r w:rsidR="0033544D" w:rsidRPr="00742779">
        <w:rPr>
          <w:rStyle w:val="Hyperlink"/>
          <w:color w:val="auto"/>
          <w:u w:val="none"/>
        </w:rPr>
        <w:t>[210</w:t>
      </w:r>
      <w:r w:rsidR="00FA601A" w:rsidRPr="00742779">
        <w:rPr>
          <w:rStyle w:val="Hyperlink"/>
          <w:color w:val="auto"/>
          <w:u w:val="none"/>
        </w:rPr>
        <w:t>]</w:t>
      </w:r>
      <w:r w:rsidR="0033544D">
        <w:fldChar w:fldCharType="end"/>
      </w:r>
      <w:r w:rsidR="0033544D" w:rsidRPr="00742779">
        <w:t xml:space="preserve"> If a billionaire litigant loses in court, they can lobby the legislature for a rule change.</w:t>
      </w:r>
    </w:p>
    <w:p w14:paraId="2EE719F2" w14:textId="77777777" w:rsidR="0033544D" w:rsidRPr="00742779" w:rsidRDefault="0033544D" w:rsidP="000E54B1">
      <w:pPr>
        <w:pStyle w:val="Heading3"/>
        <w:rPr>
          <w:rFonts w:eastAsia="Times New Roman"/>
        </w:rPr>
      </w:pPr>
      <w:r w:rsidRPr="00742779">
        <w:rPr>
          <w:rFonts w:eastAsia="Times New Roman"/>
        </w:rPr>
        <w:t>The Contested Genius</w:t>
      </w:r>
    </w:p>
    <w:p w14:paraId="72DB1BD2" w14:textId="77777777" w:rsidR="0033544D" w:rsidRPr="00742779" w:rsidRDefault="00742779" w:rsidP="000E54B1">
      <w:pPr>
        <w:pPrChange w:id="3508" w:author="Seth Oranburg" w:date="2026-03-07T09:50:00Z" w16du:dateUtc="2026-03-07T14:50:00Z">
          <w:pPr>
            <w:pStyle w:val="NormalWeb"/>
          </w:pPr>
        </w:pPrChange>
      </w:pPr>
      <w:del w:id="3509" w:author="Seth Oranburg" w:date="2026-03-07T09:50:00Z" w16du:dateUtc="2026-03-07T14:50:00Z">
        <w:r w:rsidRPr="00742779">
          <w:rPr>
            <w:rFonts w:ascii="ZWAdobeF" w:hAnsi="ZWAdobeF" w:cs="ZWAdobeF"/>
            <w:sz w:val="2"/>
            <w:szCs w:val="2"/>
          </w:rPr>
          <w:delText>1569B</w:delText>
        </w:r>
        <w:r w:rsidR="0033544D" w:rsidRPr="00742779">
          <w:delText>For</w:delText>
        </w:r>
      </w:del>
      <w:ins w:id="3510" w:author="Seth Oranburg" w:date="2026-03-07T09:50:00Z" w16du:dateUtc="2026-03-07T14:50:00Z">
        <w:r w:rsidR="0033544D" w:rsidRPr="00742779">
          <w:t>For</w:t>
        </w:r>
      </w:ins>
      <w:r w:rsidR="0033544D" w:rsidRPr="00742779">
        <w:t xml:space="preserve"> decades, Professor Roberta Romano</w:t>
      </w:r>
      <w:r w:rsidR="009F60D1" w:rsidRPr="00742779">
        <w:t>’</w:t>
      </w:r>
      <w:r w:rsidR="0033544D" w:rsidRPr="00742779">
        <w:t xml:space="preserve">s thesis held: Delaware dominates because state competition drives a </w:t>
      </w:r>
      <w:r w:rsidR="009F60D1" w:rsidRPr="00742779">
        <w:t>“</w:t>
      </w:r>
      <w:r w:rsidR="0033544D" w:rsidRPr="00742779">
        <w:t>race to the top</w:t>
      </w:r>
      <w:r w:rsidR="009F60D1" w:rsidRPr="00742779">
        <w:t>”</w:t>
      </w:r>
      <w:r w:rsidR="0033544D" w:rsidRPr="00742779">
        <w:t xml:space="preserve"> based on efficiency and institutional quality.</w:t>
      </w:r>
      <w:r w:rsidR="0033544D">
        <w:fldChar w:fldCharType="begin"/>
      </w:r>
      <w:r w:rsidR="0033544D">
        <w:instrText>HYPERLINK \l "fn19-11647" \o "Jump to citation"</w:instrText>
      </w:r>
      <w:r w:rsidR="0033544D">
        <w:fldChar w:fldCharType="separate"/>
      </w:r>
      <w:r w:rsidR="0033544D" w:rsidRPr="00742779">
        <w:rPr>
          <w:rStyle w:val="Hyperlink"/>
          <w:color w:val="auto"/>
          <w:u w:val="none"/>
        </w:rPr>
        <w:t>[19</w:t>
      </w:r>
      <w:r w:rsidR="005A621D" w:rsidRPr="00742779">
        <w:rPr>
          <w:rStyle w:val="Hyperlink"/>
          <w:color w:val="auto"/>
          <w:u w:val="none"/>
        </w:rPr>
        <w:t>]</w:t>
      </w:r>
      <w:r w:rsidR="0033544D">
        <w:fldChar w:fldCharType="end"/>
      </w:r>
      <w:r w:rsidR="0033544D" w:rsidRPr="00742779">
        <w:t xml:space="preserve"> Delaware</w:t>
      </w:r>
      <w:r w:rsidR="009F60D1" w:rsidRPr="00742779">
        <w:t>’</w:t>
      </w:r>
      <w:r w:rsidR="0033544D" w:rsidRPr="00742779">
        <w:t>s specialized Court of Chancery and responsive legislature create synergy. States cannot replicate Delaware</w:t>
      </w:r>
      <w:r w:rsidR="009F60D1" w:rsidRPr="00742779">
        <w:t>’</w:t>
      </w:r>
      <w:r w:rsidR="0033544D" w:rsidRPr="00742779">
        <w:t>s century of precedent and expertise, so they cannot effectively compete.</w:t>
      </w:r>
      <w:r w:rsidR="0033544D">
        <w:fldChar w:fldCharType="begin"/>
      </w:r>
      <w:r w:rsidR="0033544D">
        <w:instrText>HYPERLINK \l "fn211-11647" \o "Jump to citation"</w:instrText>
      </w:r>
      <w:r w:rsidR="0033544D">
        <w:fldChar w:fldCharType="separate"/>
      </w:r>
      <w:r w:rsidR="0033544D" w:rsidRPr="00742779">
        <w:rPr>
          <w:rStyle w:val="Hyperlink"/>
          <w:color w:val="auto"/>
          <w:u w:val="none"/>
        </w:rPr>
        <w:t>[211</w:t>
      </w:r>
      <w:r w:rsidR="00FA601A" w:rsidRPr="00742779">
        <w:rPr>
          <w:rStyle w:val="Hyperlink"/>
          <w:color w:val="auto"/>
          <w:u w:val="none"/>
        </w:rPr>
        <w:t>]</w:t>
      </w:r>
      <w:r w:rsidR="0033544D">
        <w:fldChar w:fldCharType="end"/>
      </w:r>
    </w:p>
    <w:p w14:paraId="5AC74F5C" w14:textId="77777777" w:rsidR="0033544D" w:rsidRPr="00742779" w:rsidRDefault="00742779" w:rsidP="000E54B1">
      <w:pPr>
        <w:pPrChange w:id="3511" w:author="Seth Oranburg" w:date="2026-03-07T09:50:00Z" w16du:dateUtc="2026-03-07T14:50:00Z">
          <w:pPr>
            <w:pStyle w:val="NormalWeb"/>
          </w:pPr>
        </w:pPrChange>
      </w:pPr>
      <w:del w:id="3512" w:author="Seth Oranburg" w:date="2026-03-07T09:50:00Z" w16du:dateUtc="2026-03-07T14:50:00Z">
        <w:r w:rsidRPr="00742779">
          <w:rPr>
            <w:rFonts w:ascii="ZWAdobeF" w:hAnsi="ZWAdobeF" w:cs="ZWAdobeF"/>
            <w:sz w:val="2"/>
            <w:szCs w:val="2"/>
          </w:rPr>
          <w:delText>1570B</w:delText>
        </w:r>
        <w:r w:rsidR="0033544D" w:rsidRPr="00742779">
          <w:delText>The</w:delText>
        </w:r>
      </w:del>
      <w:ins w:id="3513" w:author="Seth Oranburg" w:date="2026-03-07T09:50:00Z" w16du:dateUtc="2026-03-07T14:50:00Z">
        <w:r w:rsidR="0033544D" w:rsidRPr="00742779">
          <w:t>The</w:t>
        </w:r>
      </w:ins>
      <w:r w:rsidR="0033544D" w:rsidRPr="00742779">
        <w:t xml:space="preserve"> 2024-2025 period tests this thesis. Nevada and Texas are competing, and they are winning clients.</w:t>
      </w:r>
      <w:r w:rsidR="0033544D">
        <w:fldChar w:fldCharType="begin"/>
      </w:r>
      <w:r w:rsidR="0033544D">
        <w:instrText>HYPERLINK \l "fn207-11647" \o "Jump to citation"</w:instrText>
      </w:r>
      <w:r w:rsidR="0033544D">
        <w:fldChar w:fldCharType="separate"/>
      </w:r>
      <w:r w:rsidR="0033544D" w:rsidRPr="00742779">
        <w:rPr>
          <w:rStyle w:val="Hyperlink"/>
          <w:color w:val="auto"/>
          <w:u w:val="none"/>
        </w:rPr>
        <w:t>[207</w:t>
      </w:r>
      <w:r w:rsidR="00FA601A" w:rsidRPr="00742779">
        <w:rPr>
          <w:rStyle w:val="Hyperlink"/>
          <w:color w:val="auto"/>
          <w:u w:val="none"/>
        </w:rPr>
        <w:t>]</w:t>
      </w:r>
      <w:r w:rsidR="0033544D">
        <w:fldChar w:fldCharType="end"/>
      </w:r>
      <w:r w:rsidR="0033544D" w:rsidRPr="00742779">
        <w:t xml:space="preserve"> But they are not competing on expertise or efficiency. They are competing on controller protection. Nevada offers statutory immunity; Texas offers ideological alignment and a new business court system explicitly framed as an alternative to Delaware</w:t>
      </w:r>
      <w:r w:rsidR="009F60D1" w:rsidRPr="00742779">
        <w:t>’</w:t>
      </w:r>
      <w:r w:rsidR="0033544D" w:rsidRPr="00742779">
        <w:t xml:space="preserve">s </w:t>
      </w:r>
      <w:r w:rsidR="009F60D1" w:rsidRPr="00742779">
        <w:t>“</w:t>
      </w:r>
      <w:r w:rsidR="0033544D" w:rsidRPr="00742779">
        <w:t>judicial activism.</w:t>
      </w:r>
      <w:r w:rsidR="009F60D1" w:rsidRPr="00742779">
        <w:t>”</w:t>
      </w:r>
      <w:r w:rsidR="0033544D">
        <w:fldChar w:fldCharType="begin"/>
      </w:r>
      <w:r w:rsidR="0033544D">
        <w:instrText>HYPERLINK \l "fn207-11647" \o "Jump to citation"</w:instrText>
      </w:r>
      <w:r w:rsidR="0033544D">
        <w:fldChar w:fldCharType="separate"/>
      </w:r>
      <w:r w:rsidR="0033544D" w:rsidRPr="00742779">
        <w:rPr>
          <w:rStyle w:val="Hyperlink"/>
          <w:color w:val="auto"/>
          <w:u w:val="none"/>
        </w:rPr>
        <w:t>[207</w:t>
      </w:r>
      <w:r w:rsidR="00FA601A" w:rsidRPr="00742779">
        <w:rPr>
          <w:rStyle w:val="Hyperlink"/>
          <w:color w:val="auto"/>
          <w:u w:val="none"/>
        </w:rPr>
        <w:t>]</w:t>
      </w:r>
      <w:r w:rsidR="0033544D">
        <w:fldChar w:fldCharType="end"/>
      </w:r>
      <w:r w:rsidR="0033544D" w:rsidRPr="00742779">
        <w:t xml:space="preserve"> The controllers choosing these states value insulation from fiduciary liability more than Delaware</w:t>
      </w:r>
      <w:r w:rsidR="009F60D1" w:rsidRPr="00742779">
        <w:t>’</w:t>
      </w:r>
      <w:r w:rsidR="0033544D" w:rsidRPr="00742779">
        <w:t>s accumulated precedent.</w:t>
      </w:r>
    </w:p>
    <w:p w14:paraId="2B3C50DE" w14:textId="77777777" w:rsidR="0033544D" w:rsidRPr="00742779" w:rsidRDefault="00742779" w:rsidP="000E54B1">
      <w:pPr>
        <w:pPrChange w:id="3514" w:author="Seth Oranburg" w:date="2026-03-07T09:50:00Z" w16du:dateUtc="2026-03-07T14:50:00Z">
          <w:pPr>
            <w:pStyle w:val="NormalWeb"/>
          </w:pPr>
        </w:pPrChange>
      </w:pPr>
      <w:del w:id="3515" w:author="Seth Oranburg" w:date="2026-03-07T09:50:00Z" w16du:dateUtc="2026-03-07T14:50:00Z">
        <w:r w:rsidRPr="00742779">
          <w:rPr>
            <w:rFonts w:ascii="ZWAdobeF" w:hAnsi="ZWAdobeF" w:cs="ZWAdobeF"/>
            <w:sz w:val="2"/>
            <w:szCs w:val="2"/>
          </w:rPr>
          <w:delText>1571B</w:delText>
        </w:r>
        <w:r w:rsidR="0033544D" w:rsidRPr="00742779">
          <w:delText>Delaware</w:delText>
        </w:r>
      </w:del>
      <w:ins w:id="3516" w:author="Seth Oranburg" w:date="2026-03-07T09:50:00Z" w16du:dateUtc="2026-03-07T14:50:00Z">
        <w:r w:rsidR="0033544D" w:rsidRPr="00742779">
          <w:t>Delaware</w:t>
        </w:r>
      </w:ins>
      <w:r w:rsidR="0033544D" w:rsidRPr="00742779">
        <w:t xml:space="preserve"> is not collapsing. But it faces a strategic dilemma. It can maintain strict fiduciary enforcement and lose controlled companies to liability-free zones.</w:t>
      </w:r>
      <w:r w:rsidR="0033544D">
        <w:fldChar w:fldCharType="begin"/>
      </w:r>
      <w:r w:rsidR="0033544D">
        <w:instrText>HYPERLINK \l "fn210-11647" \o "Jump to citation"</w:instrText>
      </w:r>
      <w:r w:rsidR="0033544D">
        <w:fldChar w:fldCharType="separate"/>
      </w:r>
      <w:r w:rsidR="0033544D" w:rsidRPr="00742779">
        <w:rPr>
          <w:rStyle w:val="Hyperlink"/>
          <w:color w:val="auto"/>
          <w:u w:val="none"/>
        </w:rPr>
        <w:t>[210</w:t>
      </w:r>
      <w:r w:rsidR="00FA601A" w:rsidRPr="00742779">
        <w:rPr>
          <w:rStyle w:val="Hyperlink"/>
          <w:color w:val="auto"/>
          <w:u w:val="none"/>
        </w:rPr>
        <w:t>]</w:t>
      </w:r>
      <w:r w:rsidR="0033544D">
        <w:fldChar w:fldCharType="end"/>
      </w:r>
      <w:r w:rsidR="0033544D" w:rsidRPr="00742779">
        <w:t xml:space="preserve"> Or it can weaken enforcement (as SB 21 does) and preserve its market share at the cost of its reputation for balanced governance. </w:t>
      </w:r>
      <w:r w:rsidR="0033544D" w:rsidRPr="00742779">
        <w:lastRenderedPageBreak/>
        <w:t>The legislature chose the second path.</w:t>
      </w:r>
      <w:r w:rsidR="0033544D">
        <w:fldChar w:fldCharType="begin"/>
      </w:r>
      <w:r w:rsidR="0033544D">
        <w:instrText>HYPERLINK \l "fn203-11647" \o "Jump to citation"</w:instrText>
      </w:r>
      <w:r w:rsidR="0033544D">
        <w:fldChar w:fldCharType="separate"/>
      </w:r>
      <w:r w:rsidR="0033544D" w:rsidRPr="00742779">
        <w:rPr>
          <w:rStyle w:val="Hyperlink"/>
          <w:color w:val="auto"/>
          <w:u w:val="none"/>
        </w:rPr>
        <w:t>[203</w:t>
      </w:r>
      <w:r w:rsidR="00FA601A" w:rsidRPr="00742779">
        <w:rPr>
          <w:rStyle w:val="Hyperlink"/>
          <w:color w:val="auto"/>
          <w:u w:val="none"/>
        </w:rPr>
        <w:t>]</w:t>
      </w:r>
      <w:r w:rsidR="0033544D">
        <w:fldChar w:fldCharType="end"/>
      </w:r>
      <w:r w:rsidR="0033544D" w:rsidRPr="00742779">
        <w:t xml:space="preserve"> Whether this preserves Delaware</w:t>
      </w:r>
      <w:r w:rsidR="009F60D1" w:rsidRPr="00742779">
        <w:t>’</w:t>
      </w:r>
      <w:r w:rsidR="0033544D" w:rsidRPr="00742779">
        <w:t>s long-term dominance or erodes the institutional credibility that justified its dominance remains an open question.</w:t>
      </w:r>
    </w:p>
    <w:p w14:paraId="43F72353" w14:textId="77777777" w:rsidR="0033544D" w:rsidRPr="00742779" w:rsidRDefault="0033544D" w:rsidP="000E54B1">
      <w:pPr>
        <w:pStyle w:val="Heading3"/>
        <w:rPr>
          <w:rFonts w:eastAsia="Times New Roman"/>
        </w:rPr>
      </w:pPr>
      <w:r w:rsidRPr="00742779">
        <w:rPr>
          <w:rFonts w:eastAsia="Times New Roman"/>
        </w:rPr>
        <w:t>Why Care Still Matters Despite Exculpation</w:t>
      </w:r>
    </w:p>
    <w:p w14:paraId="7B12F659" w14:textId="77777777" w:rsidR="0033544D" w:rsidRPr="00742779" w:rsidRDefault="00742779" w:rsidP="000E54B1">
      <w:del w:id="3517" w:author="Seth Oranburg" w:date="2026-03-07T09:50:00Z" w16du:dateUtc="2026-03-07T14:50:00Z">
        <w:r w:rsidRPr="00742779">
          <w:rPr>
            <w:rFonts w:ascii="ZWAdobeF" w:hAnsi="ZWAdobeF" w:cs="ZWAdobeF"/>
            <w:sz w:val="2"/>
            <w:szCs w:val="2"/>
          </w:rPr>
          <w:delText>1572B</w:delText>
        </w:r>
        <w:r w:rsidR="0033544D" w:rsidRPr="00742779">
          <w:delText>Despite</w:delText>
        </w:r>
      </w:del>
      <w:ins w:id="3518" w:author="Seth Oranburg" w:date="2026-03-07T09:50:00Z" w16du:dateUtc="2026-03-07T14:50:00Z">
        <w:r w:rsidR="0033544D" w:rsidRPr="00742779">
          <w:t>Despite</w:t>
        </w:r>
      </w:ins>
      <w:r w:rsidR="0033544D" w:rsidRPr="00742779">
        <w:t xml:space="preserve"> broad exculpation under § 102(b)(7) and controller protections in SB 21, the duty of care remains relevant.</w:t>
      </w:r>
    </w:p>
    <w:p w14:paraId="2181B450" w14:textId="77777777" w:rsidR="0033544D" w:rsidRPr="00742779" w:rsidRDefault="00742779" w:rsidP="000E54B1">
      <w:pPr>
        <w:pPrChange w:id="3519" w:author="Seth Oranburg" w:date="2026-03-07T09:50:00Z" w16du:dateUtc="2026-03-07T14:50:00Z">
          <w:pPr>
            <w:pStyle w:val="NormalWeb"/>
          </w:pPr>
        </w:pPrChange>
      </w:pPr>
      <w:del w:id="3520" w:author="Seth Oranburg" w:date="2026-03-07T09:50:00Z" w16du:dateUtc="2026-03-07T14:50:00Z">
        <w:r w:rsidRPr="00742779">
          <w:rPr>
            <w:rFonts w:ascii="ZWAdobeF" w:hAnsi="ZWAdobeF" w:cs="ZWAdobeF"/>
            <w:sz w:val="2"/>
            <w:szCs w:val="2"/>
          </w:rPr>
          <w:delText>1573B</w:delText>
        </w:r>
        <w:r w:rsidR="0033544D" w:rsidRPr="00742779">
          <w:delText>Injunctive</w:delText>
        </w:r>
      </w:del>
      <w:ins w:id="3521" w:author="Seth Oranburg" w:date="2026-03-07T09:50:00Z" w16du:dateUtc="2026-03-07T14:50:00Z">
        <w:r w:rsidR="0033544D" w:rsidRPr="00742779">
          <w:t>Injunctive</w:t>
        </w:r>
      </w:ins>
      <w:r w:rsidR="0033544D" w:rsidRPr="00742779">
        <w:t xml:space="preserve"> relief survives. Courts can still enjoin transactions approved without adequate deliberation.</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A shareholder who discovers the board is about to approve a merger without adequate information can seek a preliminary injunction blocking the transaction until process defects are cured. Exculpation eliminates monetary damages, not equitable relief.</w:t>
      </w:r>
    </w:p>
    <w:p w14:paraId="07EF1DD5" w14:textId="77777777" w:rsidR="0033544D" w:rsidRPr="00742779" w:rsidRDefault="00742779" w:rsidP="000E54B1">
      <w:pPr>
        <w:pPrChange w:id="3522" w:author="Seth Oranburg" w:date="2026-03-07T09:50:00Z" w16du:dateUtc="2026-03-07T14:50:00Z">
          <w:pPr>
            <w:pStyle w:val="NormalWeb"/>
          </w:pPr>
        </w:pPrChange>
      </w:pPr>
      <w:del w:id="3523" w:author="Seth Oranburg" w:date="2026-03-07T09:50:00Z" w16du:dateUtc="2026-03-07T14:50:00Z">
        <w:r w:rsidRPr="00742779">
          <w:rPr>
            <w:rFonts w:ascii="ZWAdobeF" w:hAnsi="ZWAdobeF" w:cs="ZWAdobeF"/>
            <w:sz w:val="2"/>
            <w:szCs w:val="2"/>
          </w:rPr>
          <w:delText>1574B</w:delText>
        </w:r>
        <w:r w:rsidR="0033544D" w:rsidRPr="00742779">
          <w:delText>Process</w:delText>
        </w:r>
      </w:del>
      <w:ins w:id="3524" w:author="Seth Oranburg" w:date="2026-03-07T09:50:00Z" w16du:dateUtc="2026-03-07T14:50:00Z">
        <w:r w:rsidR="0033544D" w:rsidRPr="00742779">
          <w:t>Process</w:t>
        </w:r>
      </w:ins>
      <w:r w:rsidR="0033544D" w:rsidRPr="00742779">
        <w:t xml:space="preserve"> failures can prove bad faith. Bad faith isn</w:t>
      </w:r>
      <w:r w:rsidR="009F60D1" w:rsidRPr="00742779">
        <w:t>’</w:t>
      </w:r>
      <w:r w:rsidR="0033544D" w:rsidRPr="00742779">
        <w:t>t exculpated.</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A pattern of ignoring duties (repeatedly failing to inform oneself, consistently making decisions without deliberation) can constitute </w:t>
      </w:r>
      <w:r w:rsidR="009F60D1" w:rsidRPr="00742779">
        <w:t>“</w:t>
      </w:r>
      <w:r w:rsidR="0033544D" w:rsidRPr="00742779">
        <w:t>conscious disregard</w:t>
      </w:r>
      <w:r w:rsidR="009F60D1" w:rsidRPr="00742779">
        <w:t>”</w:t>
      </w:r>
      <w:r w:rsidR="0033544D" w:rsidRPr="00742779">
        <w:t xml:space="preserve"> of duty. When Chancellor Chandler found that Citigroup</w:t>
      </w:r>
      <w:r w:rsidR="009F60D1" w:rsidRPr="00742779">
        <w:t>’</w:t>
      </w:r>
      <w:r w:rsidR="0033544D" w:rsidRPr="00742779">
        <w:t>s board had no board-level risk management committee and no process for monitoring subprime mortgage risks before the 2008 financial crisis, he held this could support a bad faith inference (though plaintiffs ultimately failed to plead demand futility).</w:t>
      </w:r>
      <w:r w:rsidR="0033544D">
        <w:fldChar w:fldCharType="begin"/>
      </w:r>
      <w:r w:rsidR="0033544D">
        <w:instrText>HYPERLINK \l "fn212-11647" \o "Jump to citation"</w:instrText>
      </w:r>
      <w:r w:rsidR="0033544D">
        <w:fldChar w:fldCharType="separate"/>
      </w:r>
      <w:r w:rsidR="0033544D" w:rsidRPr="00742779">
        <w:rPr>
          <w:rStyle w:val="Hyperlink"/>
          <w:color w:val="auto"/>
          <w:u w:val="none"/>
        </w:rPr>
        <w:t>[212</w:t>
      </w:r>
      <w:r w:rsidR="00EE2871" w:rsidRPr="00742779">
        <w:rPr>
          <w:rStyle w:val="Hyperlink"/>
          <w:color w:val="auto"/>
          <w:u w:val="none"/>
        </w:rPr>
        <w:t>]</w:t>
      </w:r>
      <w:r w:rsidR="0033544D">
        <w:fldChar w:fldCharType="end"/>
      </w:r>
      <w:r w:rsidR="0033544D" w:rsidRPr="00742779">
        <w:t xml:space="preserve"> If the failure is egregious enough, it crosses from exculpated care to non-exculpated loyalty.</w:t>
      </w:r>
    </w:p>
    <w:p w14:paraId="7B5833C4" w14:textId="77777777" w:rsidR="0033544D" w:rsidRPr="00742779" w:rsidRDefault="00742779" w:rsidP="000E54B1">
      <w:del w:id="3525" w:author="Seth Oranburg" w:date="2026-03-07T09:50:00Z" w16du:dateUtc="2026-03-07T14:50:00Z">
        <w:r w:rsidRPr="00742779">
          <w:rPr>
            <w:rFonts w:ascii="ZWAdobeF" w:hAnsi="ZWAdobeF" w:cs="ZWAdobeF"/>
            <w:sz w:val="2"/>
            <w:szCs w:val="2"/>
          </w:rPr>
          <w:delText>1575B</w:delText>
        </w:r>
        <w:r w:rsidR="0033544D" w:rsidRPr="00742779">
          <w:delText>Board</w:delText>
        </w:r>
      </w:del>
      <w:ins w:id="3526" w:author="Seth Oranburg" w:date="2026-03-07T09:50:00Z" w16du:dateUtc="2026-03-07T14:50:00Z">
        <w:r w:rsidR="0033544D" w:rsidRPr="00742779">
          <w:t>Board</w:t>
        </w:r>
      </w:ins>
      <w:r w:rsidR="0033544D" w:rsidRPr="00742779">
        <w:t xml:space="preserve"> minutes become litigation battlefields. When plaintiffs challenge transactions years after approval, contemporaneous records determine outcomes. Without board minutes documenting what information directors reviewed, what questions they asked, what alternatives they considered, and how long they deliberated, disputes turn into swearing contests at depositions. Good minutes (</w:t>
      </w:r>
      <w:r w:rsidR="009F60D1" w:rsidRPr="00742779">
        <w:t>“</w:t>
      </w:r>
      <w:r w:rsidR="0033544D" w:rsidRPr="00742779">
        <w:t>Board reviewed Evercore</w:t>
      </w:r>
      <w:r w:rsidR="009F60D1" w:rsidRPr="00742779">
        <w:t>’</w:t>
      </w:r>
      <w:r w:rsidR="0033544D" w:rsidRPr="00742779">
        <w:t>s 47-page fairness opinion for thirty minutes, asked twelve questions about comparable transaction multiples, considered strategic alternatives including remaining independent, and unanimously approved after two-hour discussion</w:t>
      </w:r>
      <w:r w:rsidR="009F60D1" w:rsidRPr="00742779">
        <w:t>”</w:t>
      </w:r>
      <w:r w:rsidR="0033544D" w:rsidRPr="00742779">
        <w:t>) get cases dismissed at summary judgment. Vague minutes (</w:t>
      </w:r>
      <w:r w:rsidR="009F60D1" w:rsidRPr="00742779">
        <w:t>“</w:t>
      </w:r>
      <w:r w:rsidR="0033544D" w:rsidRPr="00742779">
        <w:t>Board discussed merger and approved</w:t>
      </w:r>
      <w:r w:rsidR="009F60D1" w:rsidRPr="00742779">
        <w:t>”</w:t>
      </w:r>
      <w:r w:rsidR="0033544D" w:rsidRPr="00742779">
        <w:t>) force expensive discovery and create factual disputes that survive motions to dismiss.</w:t>
      </w:r>
    </w:p>
    <w:p w14:paraId="01C6D9AC" w14:textId="77777777" w:rsidR="0033544D" w:rsidRPr="00742779" w:rsidRDefault="00742779" w:rsidP="000E54B1">
      <w:pPr>
        <w:pPrChange w:id="3527" w:author="Seth Oranburg" w:date="2026-03-07T09:50:00Z" w16du:dateUtc="2026-03-07T14:50:00Z">
          <w:pPr>
            <w:pStyle w:val="NormalWeb"/>
          </w:pPr>
        </w:pPrChange>
      </w:pPr>
      <w:del w:id="3528" w:author="Seth Oranburg" w:date="2026-03-07T09:50:00Z" w16du:dateUtc="2026-03-07T14:50:00Z">
        <w:r w:rsidRPr="00742779">
          <w:rPr>
            <w:rFonts w:ascii="ZWAdobeF" w:hAnsi="ZWAdobeF" w:cs="ZWAdobeF"/>
            <w:sz w:val="2"/>
            <w:szCs w:val="2"/>
          </w:rPr>
          <w:delText>1576B</w:delText>
        </w:r>
        <w:r w:rsidR="0033544D" w:rsidRPr="00742779">
          <w:delText>Reputational</w:delText>
        </w:r>
      </w:del>
      <w:ins w:id="3529" w:author="Seth Oranburg" w:date="2026-03-07T09:50:00Z" w16du:dateUtc="2026-03-07T14:50:00Z">
        <w:r w:rsidR="0033544D" w:rsidRPr="00742779">
          <w:t>Reputational</w:t>
        </w:r>
      </w:ins>
      <w:r w:rsidR="0033544D" w:rsidRPr="00742779">
        <w:t xml:space="preserve"> costs remain. Directors who are found to have breached their duty of care suffer reputational harm even when exculpated from monetary damages.</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A judicial opinion finding gross negligence follows a director throughout their career, affecting their ability to serve on other boards and their professional reputation. The Trans Union directors learned this lesson. Even though they ultimately settled the case and paid nothing </w:t>
      </w:r>
      <w:r w:rsidR="0033544D" w:rsidRPr="00742779">
        <w:lastRenderedPageBreak/>
        <w:t>personally (their insurance carrier paid), the Van Gorkom opinion branded them publicly as directors who had failed their fiduciary duties.</w:t>
      </w:r>
    </w:p>
    <w:p w14:paraId="44994B83" w14:textId="77777777" w:rsidR="0033544D" w:rsidRPr="00742779" w:rsidRDefault="00742779" w:rsidP="000E54B1">
      <w:del w:id="3530" w:author="Seth Oranburg" w:date="2026-03-07T09:50:00Z" w16du:dateUtc="2026-03-07T14:50:00Z">
        <w:r w:rsidRPr="00742779">
          <w:rPr>
            <w:rFonts w:ascii="ZWAdobeF" w:hAnsi="ZWAdobeF" w:cs="ZWAdobeF"/>
            <w:sz w:val="2"/>
            <w:szCs w:val="2"/>
          </w:rPr>
          <w:delText>1577B</w:delText>
        </w:r>
        <w:r w:rsidR="0033544D" w:rsidRPr="00742779">
          <w:delText>Care</w:delText>
        </w:r>
      </w:del>
      <w:ins w:id="3531" w:author="Seth Oranburg" w:date="2026-03-07T09:50:00Z" w16du:dateUtc="2026-03-07T14:50:00Z">
        <w:r w:rsidR="0033544D" w:rsidRPr="00742779">
          <w:t>Care</w:t>
        </w:r>
      </w:ins>
      <w:r w:rsidR="0033544D" w:rsidRPr="00742779">
        <w:t xml:space="preserve"> doctrine operates primarily through deterrence and gatekeeping. Directors cannot be made to pay personally for care failures, but they can be enjoined, they can be found to have acted in bad faith if failures are egregious, and they suffer reputational consequences. The law demands process even when it limits the penalty for failing to follow it.</w:t>
      </w:r>
    </w:p>
    <w:p w14:paraId="47F2CAFD" w14:textId="77777777" w:rsidR="0033544D" w:rsidRPr="00742779" w:rsidRDefault="00742779" w:rsidP="000E54B1">
      <w:pPr>
        <w:pPrChange w:id="3532" w:author="Seth Oranburg" w:date="2026-03-07T09:50:00Z" w16du:dateUtc="2026-03-07T14:50:00Z">
          <w:pPr>
            <w:pStyle w:val="NormalWeb"/>
          </w:pPr>
        </w:pPrChange>
      </w:pPr>
      <w:del w:id="3533" w:author="Seth Oranburg" w:date="2026-03-07T09:50:00Z" w16du:dateUtc="2026-03-07T14:50:00Z">
        <w:r w:rsidRPr="00742779">
          <w:rPr>
            <w:rFonts w:ascii="ZWAdobeF" w:hAnsi="ZWAdobeF" w:cs="ZWAdobeF"/>
            <w:sz w:val="2"/>
            <w:szCs w:val="2"/>
          </w:rPr>
          <w:delText>1578B</w:delText>
        </w:r>
        <w:r w:rsidR="0033544D" w:rsidRPr="00742779">
          <w:delText>When</w:delText>
        </w:r>
      </w:del>
      <w:ins w:id="3534" w:author="Seth Oranburg" w:date="2026-03-07T09:50:00Z" w16du:dateUtc="2026-03-07T14:50:00Z">
        <w:r w:rsidR="0033544D" w:rsidRPr="00742779">
          <w:t>When</w:t>
        </w:r>
      </w:ins>
      <w:r w:rsidR="0033544D" w:rsidRPr="00742779">
        <w:t xml:space="preserve"> Zeeva approved ConstructEdge</w:t>
      </w:r>
      <w:r w:rsidR="009F60D1" w:rsidRPr="00742779">
        <w:t>’</w:t>
      </w:r>
      <w:r w:rsidR="0033544D" w:rsidRPr="00742779">
        <w:t>s $1.5 million equipment lease in a thirty-minute phone call with Sammy, she probably violated basic care standards because she held no board meeting, consulted no written analysis, made no consideration of alternatives, and rendered no documentation. If a stockholder challenges the lease, ConstructEdge</w:t>
      </w:r>
      <w:r w:rsidR="009F60D1" w:rsidRPr="00742779">
        <w:t>’</w:t>
      </w:r>
      <w:r w:rsidR="0033544D" w:rsidRPr="00742779">
        <w:t>s § 102(b)(7) exculpation provision eliminates her personal liability for monetary damages.</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But a court could still find she breached her duty and invalidate the lease (injunctive relief). More importantly, if this pattern continues (repeatedly making major decisions without board deliberation, without documentation, without analysis), a court could infer conscious disregard of duty, which constitutes bad faith and isn</w:t>
      </w:r>
      <w:r w:rsidR="009F60D1" w:rsidRPr="00742779">
        <w:t>’</w:t>
      </w:r>
      <w:r w:rsidR="0033544D" w:rsidRPr="00742779">
        <w:t>t exculpated.</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The first failure might be mere negligence. A pattern of failures looks like something worse: a breach of the duty of oversight.</w:t>
      </w:r>
    </w:p>
    <w:p w14:paraId="48623A0E" w14:textId="77777777" w:rsidR="0033544D" w:rsidRPr="00742779" w:rsidRDefault="0033544D" w:rsidP="000E54B1">
      <w:pPr>
        <w:pStyle w:val="Heading2"/>
        <w:rPr>
          <w:rFonts w:eastAsia="Times New Roman"/>
        </w:rPr>
      </w:pPr>
      <w:r w:rsidRPr="00742779">
        <w:rPr>
          <w:rFonts w:eastAsia="Times New Roman"/>
        </w:rPr>
        <w:t>The Duty of Oversight</w:t>
      </w:r>
    </w:p>
    <w:p w14:paraId="7B5A055F" w14:textId="77777777" w:rsidR="0033544D" w:rsidRPr="00742779" w:rsidRDefault="00742779" w:rsidP="000E54B1">
      <w:del w:id="3535" w:author="Seth Oranburg" w:date="2026-03-07T09:50:00Z" w16du:dateUtc="2026-03-07T14:50:00Z">
        <w:r w:rsidRPr="00742779">
          <w:rPr>
            <w:rFonts w:ascii="ZWAdobeF" w:hAnsi="ZWAdobeF" w:cs="ZWAdobeF"/>
            <w:sz w:val="2"/>
            <w:szCs w:val="2"/>
          </w:rPr>
          <w:delText>1579B</w:delText>
        </w:r>
        <w:r w:rsidR="0033544D" w:rsidRPr="00742779">
          <w:delText>If</w:delText>
        </w:r>
      </w:del>
      <w:ins w:id="3536" w:author="Seth Oranburg" w:date="2026-03-07T09:50:00Z" w16du:dateUtc="2026-03-07T14:50:00Z">
        <w:r w:rsidR="0033544D" w:rsidRPr="00742779">
          <w:t>If</w:t>
        </w:r>
      </w:ins>
      <w:r w:rsidR="0033544D" w:rsidRPr="00742779">
        <w:t xml:space="preserve"> the duty of care governs how directors make decisions, the duty of oversight governs what they do when they </w:t>
      </w:r>
      <w:r w:rsidR="0033544D" w:rsidRPr="00742779">
        <w:rPr>
          <w:rStyle w:val="Emphasis"/>
        </w:rPr>
        <w:t>aren</w:t>
      </w:r>
      <w:r w:rsidR="009F60D1" w:rsidRPr="00742779">
        <w:rPr>
          <w:rStyle w:val="Emphasis"/>
        </w:rPr>
        <w:t>’</w:t>
      </w:r>
      <w:r w:rsidR="0033544D" w:rsidRPr="00742779">
        <w:rPr>
          <w:rStyle w:val="Emphasis"/>
        </w:rPr>
        <w:t>t</w:t>
      </w:r>
      <w:r w:rsidR="0033544D" w:rsidRPr="00742779">
        <w:t xml:space="preserve"> deciding. It is the obligation to monitor the corporation</w:t>
      </w:r>
      <w:r w:rsidR="009F60D1" w:rsidRPr="00742779">
        <w:t>’</w:t>
      </w:r>
      <w:r w:rsidR="0033544D" w:rsidRPr="00742779">
        <w:t>s operations and compliance systems.</w:t>
      </w:r>
    </w:p>
    <w:p w14:paraId="478D08FE" w14:textId="77777777" w:rsidR="0033544D" w:rsidRPr="00742779" w:rsidRDefault="00742779" w:rsidP="000E54B1">
      <w:del w:id="3537" w:author="Seth Oranburg" w:date="2026-03-07T09:50:00Z" w16du:dateUtc="2026-03-07T14:50:00Z">
        <w:r w:rsidRPr="00742779">
          <w:rPr>
            <w:rFonts w:ascii="ZWAdobeF" w:hAnsi="ZWAdobeF" w:cs="ZWAdobeF"/>
            <w:sz w:val="2"/>
            <w:szCs w:val="2"/>
          </w:rPr>
          <w:delText>1580B</w:delText>
        </w:r>
        <w:r w:rsidR="0033544D" w:rsidRPr="00742779">
          <w:delText>The</w:delText>
        </w:r>
      </w:del>
      <w:ins w:id="3538" w:author="Seth Oranburg" w:date="2026-03-07T09:50:00Z" w16du:dateUtc="2026-03-07T14:50:00Z">
        <w:r w:rsidR="0033544D" w:rsidRPr="00742779">
          <w:t>The</w:t>
        </w:r>
      </w:ins>
      <w:r w:rsidR="0033544D" w:rsidRPr="00742779">
        <w:t xml:space="preserve"> line between a care breach and an oversight breach is often a matter of degree. A director who makes a hasty decision violates the duty of care. But a director who consciously ignores their job entirely (who implements no monitoring systems or ignores red flags of misconduct) crosses a different line. They stop being merely careless and become disloyal.</w:t>
      </w:r>
    </w:p>
    <w:p w14:paraId="089EDF4E" w14:textId="77777777" w:rsidR="0033544D" w:rsidRPr="00742779" w:rsidRDefault="0033544D" w:rsidP="000E54B1">
      <w:pPr>
        <w:pStyle w:val="Heading3"/>
        <w:rPr>
          <w:rFonts w:eastAsia="Times New Roman"/>
        </w:rPr>
      </w:pPr>
      <w:r w:rsidRPr="00742779">
        <w:rPr>
          <w:rFonts w:eastAsia="Times New Roman"/>
        </w:rPr>
        <w:t>Is Oversight an Independent Duty?</w:t>
      </w:r>
    </w:p>
    <w:p w14:paraId="51E95D72" w14:textId="77777777" w:rsidR="0033544D" w:rsidRPr="00742779" w:rsidRDefault="00742779" w:rsidP="000E54B1">
      <w:pPr>
        <w:pPrChange w:id="3539" w:author="Seth Oranburg" w:date="2026-03-07T09:50:00Z" w16du:dateUtc="2026-03-07T14:50:00Z">
          <w:pPr>
            <w:pStyle w:val="NormalWeb"/>
          </w:pPr>
        </w:pPrChange>
      </w:pPr>
      <w:del w:id="3540" w:author="Seth Oranburg" w:date="2026-03-07T09:50:00Z" w16du:dateUtc="2026-03-07T14:50:00Z">
        <w:r w:rsidRPr="00742779">
          <w:rPr>
            <w:rFonts w:ascii="ZWAdobeF" w:hAnsi="ZWAdobeF" w:cs="ZWAdobeF"/>
            <w:sz w:val="2"/>
            <w:szCs w:val="2"/>
          </w:rPr>
          <w:delText>1581B</w:delText>
        </w:r>
        <w:r w:rsidR="0033544D" w:rsidRPr="00742779">
          <w:delText>Legal</w:delText>
        </w:r>
      </w:del>
      <w:ins w:id="3541" w:author="Seth Oranburg" w:date="2026-03-07T09:50:00Z" w16du:dateUtc="2026-03-07T14:50:00Z">
        <w:r w:rsidR="0033544D" w:rsidRPr="00742779">
          <w:t>Legal</w:t>
        </w:r>
      </w:ins>
      <w:r w:rsidR="0033544D" w:rsidRPr="00742779">
        <w:t xml:space="preserve"> scholars and judges have debated for decades whether oversight is a third, independent fiduciary duty alongside loyalty and care. Doctrinally, the Delaware Supreme Court resolved this question in </w:t>
      </w:r>
      <w:r w:rsidR="0033544D" w:rsidRPr="00742779">
        <w:rPr>
          <w:rStyle w:val="Emphasis"/>
        </w:rPr>
        <w:t>Stone v. Ritter</w:t>
      </w:r>
      <w:r w:rsidR="0033544D" w:rsidRPr="00742779">
        <w:t xml:space="preserve"> (2006).</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The Court held that oversight is not a free-standing fiduciary duty but rather a subsidiary element of the duty of loyalty. Specifically, the </w:t>
      </w:r>
      <w:r w:rsidR="0033544D" w:rsidRPr="00742779">
        <w:lastRenderedPageBreak/>
        <w:t>Court held that the obligation to act in good faith is a condition of the fundamental duty of loyalty.</w:t>
      </w:r>
    </w:p>
    <w:p w14:paraId="00B2BB67" w14:textId="77777777" w:rsidR="0033544D" w:rsidRPr="00742779" w:rsidRDefault="00742779" w:rsidP="000E54B1">
      <w:del w:id="3542" w:author="Seth Oranburg" w:date="2026-03-07T09:50:00Z" w16du:dateUtc="2026-03-07T14:50:00Z">
        <w:r w:rsidRPr="00742779">
          <w:rPr>
            <w:rFonts w:ascii="ZWAdobeF" w:hAnsi="ZWAdobeF" w:cs="ZWAdobeF"/>
            <w:sz w:val="2"/>
            <w:szCs w:val="2"/>
          </w:rPr>
          <w:delText>1582B</w:delText>
        </w:r>
        <w:r w:rsidR="0033544D" w:rsidRPr="00742779">
          <w:delText>For</w:delText>
        </w:r>
      </w:del>
      <w:ins w:id="3543" w:author="Seth Oranburg" w:date="2026-03-07T09:50:00Z" w16du:dateUtc="2026-03-07T14:50:00Z">
        <w:r w:rsidR="0033544D" w:rsidRPr="00742779">
          <w:t>For</w:t>
        </w:r>
      </w:ins>
      <w:r w:rsidR="0033544D" w:rsidRPr="00742779">
        <w:t xml:space="preserve"> most practitioners, the academic label matters less than the liability consequence. By classifying oversight as a loyalty duty, Delaware created a structural vulnerability that we can describe as a </w:t>
      </w:r>
      <w:r w:rsidR="009F60D1" w:rsidRPr="00742779">
        <w:rPr>
          <w:rStyle w:val="Strong"/>
        </w:rPr>
        <w:t>“</w:t>
      </w:r>
      <w:r w:rsidR="0033544D" w:rsidRPr="00742779">
        <w:rPr>
          <w:rStyle w:val="Strong"/>
        </w:rPr>
        <w:t>liability trap.</w:t>
      </w:r>
      <w:r w:rsidR="009F60D1" w:rsidRPr="00742779">
        <w:rPr>
          <w:rStyle w:val="Strong"/>
        </w:rPr>
        <w:t>”</w:t>
      </w:r>
    </w:p>
    <w:p w14:paraId="63CC21DA" w14:textId="77777777" w:rsidR="0033544D" w:rsidRPr="00742779" w:rsidRDefault="00742779" w:rsidP="000E54B1">
      <w:pPr>
        <w:pPrChange w:id="3544" w:author="Seth Oranburg" w:date="2026-03-07T09:50:00Z" w16du:dateUtc="2026-03-07T14:50:00Z">
          <w:pPr>
            <w:pStyle w:val="NormalWeb"/>
          </w:pPr>
        </w:pPrChange>
      </w:pPr>
      <w:del w:id="3545" w:author="Seth Oranburg" w:date="2026-03-07T09:50:00Z" w16du:dateUtc="2026-03-07T14:50:00Z">
        <w:r w:rsidRPr="00742779">
          <w:rPr>
            <w:rFonts w:ascii="ZWAdobeF" w:hAnsi="ZWAdobeF" w:cs="ZWAdobeF"/>
            <w:sz w:val="2"/>
            <w:szCs w:val="2"/>
          </w:rPr>
          <w:delText>1583B</w:delText>
        </w:r>
        <w:r w:rsidR="0033544D" w:rsidRPr="00742779">
          <w:delText>The</w:delText>
        </w:r>
      </w:del>
      <w:ins w:id="3546" w:author="Seth Oranburg" w:date="2026-03-07T09:50:00Z" w16du:dateUtc="2026-03-07T14:50:00Z">
        <w:r w:rsidR="0033544D" w:rsidRPr="00742779">
          <w:t>The</w:t>
        </w:r>
      </w:ins>
      <w:r w:rsidR="0033544D" w:rsidRPr="00742779">
        <w:t xml:space="preserve"> trap works like this. If oversight were a duty of care issue, it would be exculpable under Section 102(b)(7).</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Directors could fail to monitor, be sued for gross negligence, and have the case dismissed immediately because the corporate charter waives monetary damages for care breaches. But because oversight is a duty of loyalty issue, it is not exculpable.</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A finding of </w:t>
      </w:r>
      <w:r w:rsidR="009F60D1" w:rsidRPr="00742779">
        <w:t>“</w:t>
      </w:r>
      <w:r w:rsidR="0033544D" w:rsidRPr="00742779">
        <w:t>bad faith</w:t>
      </w:r>
      <w:r w:rsidR="009F60D1" w:rsidRPr="00742779">
        <w:t>”</w:t>
      </w:r>
      <w:r w:rsidR="0033544D" w:rsidRPr="00742779">
        <w:t xml:space="preserve"> pierces the Section 102(b)(7) shield.</w:t>
      </w:r>
    </w:p>
    <w:p w14:paraId="293B9452" w14:textId="77777777" w:rsidR="0033544D" w:rsidRPr="00742779" w:rsidRDefault="00742779" w:rsidP="000E54B1">
      <w:pPr>
        <w:pPrChange w:id="3547" w:author="Seth Oranburg" w:date="2026-03-07T09:50:00Z" w16du:dateUtc="2026-03-07T14:50:00Z">
          <w:pPr>
            <w:pStyle w:val="NormalWeb"/>
          </w:pPr>
        </w:pPrChange>
      </w:pPr>
      <w:del w:id="3548" w:author="Seth Oranburg" w:date="2026-03-07T09:50:00Z" w16du:dateUtc="2026-03-07T14:50:00Z">
        <w:r w:rsidRPr="00742779">
          <w:rPr>
            <w:rFonts w:ascii="ZWAdobeF" w:hAnsi="ZWAdobeF" w:cs="ZWAdobeF"/>
            <w:sz w:val="2"/>
            <w:szCs w:val="2"/>
          </w:rPr>
          <w:delText>1584B</w:delText>
        </w:r>
        <w:r w:rsidR="0033544D" w:rsidRPr="00742779">
          <w:delText>Thus</w:delText>
        </w:r>
      </w:del>
      <w:ins w:id="3549" w:author="Seth Oranburg" w:date="2026-03-07T09:50:00Z" w16du:dateUtc="2026-03-07T14:50:00Z">
        <w:r w:rsidR="0033544D" w:rsidRPr="00742779">
          <w:t>Thus</w:t>
        </w:r>
      </w:ins>
      <w:r w:rsidR="0033544D" w:rsidRPr="00742779">
        <w:t>, if a plaintiff can successfully plead an oversight claim by alleging facts that support an inference of bad faith, directors and officers face personal monetary liability that the corporation cannot waive.</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This makes oversight claims uniquely powerful in shareholder litigation.</w:t>
      </w:r>
    </w:p>
    <w:p w14:paraId="6DB5D0D9" w14:textId="77777777" w:rsidR="0033544D" w:rsidRPr="00742779" w:rsidRDefault="0033544D" w:rsidP="000E54B1">
      <w:pPr>
        <w:pStyle w:val="Heading3"/>
        <w:rPr>
          <w:rFonts w:eastAsia="Times New Roman"/>
        </w:rPr>
      </w:pPr>
      <w:r w:rsidRPr="00742779">
        <w:rPr>
          <w:rFonts w:eastAsia="Times New Roman"/>
        </w:rPr>
        <w:t xml:space="preserve">The Monitoring Puzzle: From </w:t>
      </w:r>
      <w:r w:rsidR="009F60D1" w:rsidRPr="00742779">
        <w:rPr>
          <w:rFonts w:eastAsia="Times New Roman"/>
        </w:rPr>
        <w:t>“</w:t>
      </w:r>
      <w:r w:rsidRPr="00742779">
        <w:rPr>
          <w:rFonts w:eastAsia="Times New Roman"/>
        </w:rPr>
        <w:t>Ostrich Defense</w:t>
      </w:r>
      <w:r w:rsidR="009F60D1" w:rsidRPr="00742779">
        <w:rPr>
          <w:rFonts w:eastAsia="Times New Roman"/>
        </w:rPr>
        <w:t>”</w:t>
      </w:r>
      <w:r w:rsidRPr="00742779">
        <w:rPr>
          <w:rFonts w:eastAsia="Times New Roman"/>
        </w:rPr>
        <w:t xml:space="preserve"> to Affirmative Duty</w:t>
      </w:r>
    </w:p>
    <w:p w14:paraId="731A0479" w14:textId="77777777" w:rsidR="0033544D" w:rsidRPr="00742779" w:rsidRDefault="00742779" w:rsidP="000E54B1">
      <w:del w:id="3550" w:author="Seth Oranburg" w:date="2026-03-07T09:50:00Z" w16du:dateUtc="2026-03-07T14:50:00Z">
        <w:r w:rsidRPr="00742779">
          <w:rPr>
            <w:rFonts w:ascii="ZWAdobeF" w:hAnsi="ZWAdobeF" w:cs="ZWAdobeF"/>
            <w:sz w:val="2"/>
            <w:szCs w:val="2"/>
          </w:rPr>
          <w:delText>1585B</w:delText>
        </w:r>
        <w:r w:rsidR="0033544D" w:rsidRPr="00742779">
          <w:delText>But</w:delText>
        </w:r>
      </w:del>
      <w:ins w:id="3551" w:author="Seth Oranburg" w:date="2026-03-07T09:50:00Z" w16du:dateUtc="2026-03-07T14:50:00Z">
        <w:r w:rsidR="0033544D" w:rsidRPr="00742779">
          <w:t>But</w:t>
        </w:r>
      </w:ins>
      <w:r w:rsidR="0033544D" w:rsidRPr="00742779">
        <w:t xml:space="preserve"> knowing how to plead the claim doesn</w:t>
      </w:r>
      <w:r w:rsidR="009F60D1" w:rsidRPr="00742779">
        <w:t>’</w:t>
      </w:r>
      <w:r w:rsidR="0033544D" w:rsidRPr="00742779">
        <w:t>t explain why the duty exists. The duty of oversight emerged to solve a specific problem in 20th-century corporate law: the tension between necessary delegation and dangerous ignorance.</w:t>
      </w:r>
    </w:p>
    <w:p w14:paraId="482A8886" w14:textId="77777777" w:rsidR="0033544D" w:rsidRPr="00742779" w:rsidRDefault="00742779" w:rsidP="000E54B1">
      <w:pPr>
        <w:pPrChange w:id="3552" w:author="Seth Oranburg" w:date="2026-03-07T09:50:00Z" w16du:dateUtc="2026-03-07T14:50:00Z">
          <w:pPr>
            <w:pStyle w:val="NormalWeb"/>
          </w:pPr>
        </w:pPrChange>
      </w:pPr>
      <w:del w:id="3553" w:author="Seth Oranburg" w:date="2026-03-07T09:50:00Z" w16du:dateUtc="2026-03-07T14:50:00Z">
        <w:r w:rsidRPr="00742779">
          <w:rPr>
            <w:rFonts w:ascii="ZWAdobeF" w:hAnsi="ZWAdobeF" w:cs="ZWAdobeF"/>
            <w:sz w:val="2"/>
            <w:szCs w:val="2"/>
          </w:rPr>
          <w:delText>1586B</w:delText>
        </w:r>
        <w:r w:rsidR="0033544D" w:rsidRPr="00742779">
          <w:delText>As</w:delText>
        </w:r>
      </w:del>
      <w:ins w:id="3554" w:author="Seth Oranburg" w:date="2026-03-07T09:50:00Z" w16du:dateUtc="2026-03-07T14:50:00Z">
        <w:r w:rsidR="0033544D" w:rsidRPr="00742779">
          <w:t>As</w:t>
        </w:r>
      </w:ins>
      <w:r w:rsidR="0033544D" w:rsidRPr="00742779">
        <w:t xml:space="preserve"> established in Section 141(a), directors manage the corporation </w:t>
      </w:r>
      <w:r w:rsidR="009F60D1" w:rsidRPr="00742779">
        <w:t>“</w:t>
      </w:r>
      <w:r w:rsidR="0033544D" w:rsidRPr="00742779">
        <w:t>by or under the direction of</w:t>
      </w:r>
      <w:r w:rsidR="009F60D1" w:rsidRPr="00742779">
        <w:t>”</w:t>
      </w:r>
      <w:r w:rsidR="0033544D" w:rsidRPr="00742779">
        <w:t xml:space="preserve"> the board. In a company with thousands of employees, directors cannot monitor every transaction. They must delegate. For much of the 20th century, Delaware law protected directors who delegated authority and then remained ignorant of misconduct.</w:t>
      </w:r>
      <w:r w:rsidR="0033544D">
        <w:fldChar w:fldCharType="begin"/>
      </w:r>
      <w:r w:rsidR="0033544D">
        <w:instrText>HYPERLINK \l "fn215-11647" \o "Jump to citation"</w:instrText>
      </w:r>
      <w:r w:rsidR="0033544D">
        <w:fldChar w:fldCharType="separate"/>
      </w:r>
      <w:r w:rsidR="0033544D" w:rsidRPr="00742779">
        <w:rPr>
          <w:rStyle w:val="Hyperlink"/>
          <w:color w:val="auto"/>
          <w:u w:val="none"/>
        </w:rPr>
        <w:t>[215</w:t>
      </w:r>
      <w:r w:rsidR="00EE2871" w:rsidRPr="00742779">
        <w:rPr>
          <w:rStyle w:val="Hyperlink"/>
          <w:color w:val="auto"/>
          <w:u w:val="none"/>
        </w:rPr>
        <w:t>]</w:t>
      </w:r>
      <w:r w:rsidR="0033544D">
        <w:fldChar w:fldCharType="end"/>
      </w:r>
      <w:r w:rsidR="0033544D" w:rsidRPr="00742779">
        <w:t xml:space="preserve"> Under the historical standard set in </w:t>
      </w:r>
      <w:r w:rsidR="0033544D" w:rsidRPr="00742779">
        <w:rPr>
          <w:rStyle w:val="Emphasis"/>
        </w:rPr>
        <w:t>Graham v. Allis-Chalmers Manufacturing Co.</w:t>
      </w:r>
      <w:r w:rsidR="0033544D" w:rsidRPr="00742779">
        <w:t xml:space="preserve"> (1963), directors were entitled to rely on the honesty of subordinates until they received a specific warning or </w:t>
      </w:r>
      <w:r w:rsidR="009F60D1" w:rsidRPr="00742779">
        <w:t>“</w:t>
      </w:r>
      <w:r w:rsidR="0033544D" w:rsidRPr="00742779">
        <w:t>red flag.</w:t>
      </w:r>
      <w:r w:rsidR="009F60D1" w:rsidRPr="00742779">
        <w:t>”</w:t>
      </w:r>
    </w:p>
    <w:p w14:paraId="22C44C2E" w14:textId="77777777" w:rsidR="0033544D" w:rsidRPr="00742779" w:rsidRDefault="00742779" w:rsidP="000E54B1">
      <w:del w:id="3555" w:author="Seth Oranburg" w:date="2026-03-07T09:50:00Z" w16du:dateUtc="2026-03-07T14:50:00Z">
        <w:r w:rsidRPr="00742779">
          <w:rPr>
            <w:rFonts w:ascii="ZWAdobeF" w:hAnsi="ZWAdobeF" w:cs="ZWAdobeF"/>
            <w:sz w:val="2"/>
            <w:szCs w:val="2"/>
          </w:rPr>
          <w:delText>1587B</w:delText>
        </w:r>
        <w:r w:rsidR="0033544D" w:rsidRPr="00742779">
          <w:delText>This</w:delText>
        </w:r>
      </w:del>
      <w:ins w:id="3556" w:author="Seth Oranburg" w:date="2026-03-07T09:50:00Z" w16du:dateUtc="2026-03-07T14:50:00Z">
        <w:r w:rsidR="0033544D" w:rsidRPr="00742779">
          <w:t>This</w:t>
        </w:r>
      </w:ins>
      <w:r w:rsidR="0033544D" w:rsidRPr="00742779">
        <w:t xml:space="preserve"> rule created a perverse incentive famously known as the </w:t>
      </w:r>
      <w:r w:rsidR="009F60D1" w:rsidRPr="00742779">
        <w:rPr>
          <w:rStyle w:val="Strong"/>
        </w:rPr>
        <w:t>“</w:t>
      </w:r>
      <w:r w:rsidR="0033544D" w:rsidRPr="00742779">
        <w:rPr>
          <w:rStyle w:val="Strong"/>
        </w:rPr>
        <w:t>ostrich defense.</w:t>
      </w:r>
      <w:r w:rsidR="009F60D1" w:rsidRPr="00742779">
        <w:rPr>
          <w:rStyle w:val="Strong"/>
        </w:rPr>
        <w:t>”</w:t>
      </w:r>
      <w:r w:rsidR="0033544D" w:rsidRPr="00742779">
        <w:t xml:space="preserve"> If liability only attached when directors </w:t>
      </w:r>
      <w:r w:rsidR="0033544D" w:rsidRPr="00742779">
        <w:rPr>
          <w:rStyle w:val="Emphasis"/>
        </w:rPr>
        <w:t>knew</w:t>
      </w:r>
      <w:r w:rsidR="0033544D" w:rsidRPr="00742779">
        <w:t xml:space="preserve"> about wrongdoing, the safest legal strategy was to know as little as possible (to bury one</w:t>
      </w:r>
      <w:r w:rsidR="009F60D1" w:rsidRPr="00742779">
        <w:t>’</w:t>
      </w:r>
      <w:r w:rsidR="0033544D" w:rsidRPr="00742779">
        <w:t>s head in the sand).</w:t>
      </w:r>
    </w:p>
    <w:p w14:paraId="5FAB4FD5" w14:textId="77777777" w:rsidR="0033544D" w:rsidRPr="00742779" w:rsidRDefault="00742779" w:rsidP="000E54B1">
      <w:pPr>
        <w:pPrChange w:id="3557" w:author="Seth Oranburg" w:date="2026-03-07T09:50:00Z" w16du:dateUtc="2026-03-07T14:50:00Z">
          <w:pPr>
            <w:pStyle w:val="NormalWeb"/>
          </w:pPr>
        </w:pPrChange>
      </w:pPr>
      <w:del w:id="3558" w:author="Seth Oranburg" w:date="2026-03-07T09:50:00Z" w16du:dateUtc="2026-03-07T14:50:00Z">
        <w:r w:rsidRPr="00742779">
          <w:rPr>
            <w:rFonts w:ascii="ZWAdobeF" w:hAnsi="ZWAdobeF" w:cs="ZWAdobeF"/>
            <w:sz w:val="2"/>
            <w:szCs w:val="2"/>
          </w:rPr>
          <w:delText>1588B</w:delText>
        </w:r>
        <w:r w:rsidR="0033544D" w:rsidRPr="00742779">
          <w:delText>By</w:delText>
        </w:r>
      </w:del>
      <w:ins w:id="3559" w:author="Seth Oranburg" w:date="2026-03-07T09:50:00Z" w16du:dateUtc="2026-03-07T14:50:00Z">
        <w:r w:rsidR="0033544D" w:rsidRPr="00742779">
          <w:t>By</w:t>
        </w:r>
      </w:ins>
      <w:r w:rsidR="0033544D" w:rsidRPr="00742779">
        <w:t xml:space="preserve"> the 1990s, this passive standard became untenable. The expansion of the federal regulatory state meant that corporations faced massive criminal penalties for employee misconduct. In 1991, the U.S. Sentencing Commission amended the Guidelines to include sanctions for organizations. These new rules offered leniency to firms that maintained effective internal compliance </w:t>
      </w:r>
      <w:r w:rsidR="0033544D" w:rsidRPr="00742779">
        <w:lastRenderedPageBreak/>
        <w:t>programs.</w:t>
      </w:r>
      <w:r w:rsidR="0033544D">
        <w:fldChar w:fldCharType="begin"/>
      </w:r>
      <w:r w:rsidR="0033544D">
        <w:instrText>HYPERLINK \l "fn216-11647" \o "Jump to citation"</w:instrText>
      </w:r>
      <w:r w:rsidR="0033544D">
        <w:fldChar w:fldCharType="separate"/>
      </w:r>
      <w:r w:rsidR="0033544D" w:rsidRPr="00742779">
        <w:rPr>
          <w:rStyle w:val="Hyperlink"/>
          <w:color w:val="auto"/>
          <w:u w:val="none"/>
        </w:rPr>
        <w:t>[216</w:t>
      </w:r>
      <w:r w:rsidR="00FA601A" w:rsidRPr="00742779">
        <w:rPr>
          <w:rStyle w:val="Hyperlink"/>
          <w:color w:val="auto"/>
          <w:u w:val="none"/>
        </w:rPr>
        <w:t>]</w:t>
      </w:r>
      <w:r w:rsidR="0033544D">
        <w:fldChar w:fldCharType="end"/>
      </w:r>
      <w:r w:rsidR="0033544D" w:rsidRPr="00742779">
        <w:t xml:space="preserve"> (Current sentencing guidelines maintain this leniency.)</w:t>
      </w:r>
      <w:r w:rsidR="0033544D">
        <w:fldChar w:fldCharType="begin"/>
      </w:r>
      <w:r w:rsidR="0033544D">
        <w:instrText>HYPERLINK \l "fn217-11647" \o "Jump to citation"</w:instrText>
      </w:r>
      <w:r w:rsidR="0033544D">
        <w:fldChar w:fldCharType="separate"/>
      </w:r>
      <w:r w:rsidR="0033544D" w:rsidRPr="00742779">
        <w:rPr>
          <w:rStyle w:val="Hyperlink"/>
          <w:color w:val="auto"/>
          <w:u w:val="none"/>
        </w:rPr>
        <w:t>[217</w:t>
      </w:r>
      <w:r w:rsidR="00FA601A" w:rsidRPr="00742779">
        <w:rPr>
          <w:rStyle w:val="Hyperlink"/>
          <w:color w:val="auto"/>
          <w:u w:val="none"/>
        </w:rPr>
        <w:t>]</w:t>
      </w:r>
      <w:r w:rsidR="0033544D">
        <w:fldChar w:fldCharType="end"/>
      </w:r>
      <w:r w:rsidR="0033544D" w:rsidRPr="00742779">
        <w:t xml:space="preserve"> A legal rule that encouraged directors to remain ignorant became a liability in itself. Corporate law needed a mechanism to force boards to look for trouble before it found them.</w:t>
      </w:r>
    </w:p>
    <w:p w14:paraId="4A229763" w14:textId="77777777" w:rsidR="0033544D" w:rsidRPr="00742779" w:rsidRDefault="00742779" w:rsidP="000E54B1">
      <w:del w:id="3560" w:author="Seth Oranburg" w:date="2026-03-07T09:50:00Z" w16du:dateUtc="2026-03-07T14:50:00Z">
        <w:r w:rsidRPr="00742779">
          <w:rPr>
            <w:rFonts w:ascii="ZWAdobeF" w:hAnsi="ZWAdobeF" w:cs="ZWAdobeF"/>
            <w:sz w:val="2"/>
            <w:szCs w:val="2"/>
          </w:rPr>
          <w:delText>1589B</w:delText>
        </w:r>
        <w:r w:rsidR="0033544D" w:rsidRPr="00742779">
          <w:delText>That</w:delText>
        </w:r>
      </w:del>
      <w:ins w:id="3561" w:author="Seth Oranburg" w:date="2026-03-07T09:50:00Z" w16du:dateUtc="2026-03-07T14:50:00Z">
        <w:r w:rsidR="0033544D" w:rsidRPr="00742779">
          <w:t>That</w:t>
        </w:r>
      </w:ins>
      <w:r w:rsidR="0033544D" w:rsidRPr="00742779">
        <w:t xml:space="preserve"> mechanism arrived in 1996, not as a sudden invention but as Delaware</w:t>
      </w:r>
      <w:r w:rsidR="009F60D1" w:rsidRPr="00742779">
        <w:t>’</w:t>
      </w:r>
      <w:r w:rsidR="0033544D" w:rsidRPr="00742779">
        <w:t>s grudging adaptation to federal pressure, in a case involving a healthcare giant that found itself in the crosshairs of the federal government.</w:t>
      </w:r>
    </w:p>
    <w:p w14:paraId="2C169838" w14:textId="77777777" w:rsidR="0033544D" w:rsidRPr="00742779" w:rsidRDefault="0033544D" w:rsidP="000E54B1">
      <w:pPr>
        <w:pStyle w:val="Heading3"/>
        <w:rPr>
          <w:rFonts w:eastAsia="Times New Roman"/>
        </w:rPr>
      </w:pPr>
      <w:r w:rsidRPr="00742779">
        <w:rPr>
          <w:rFonts w:eastAsia="Times New Roman"/>
        </w:rPr>
        <w:t>Caremark: The Foundational Framework</w:t>
      </w:r>
    </w:p>
    <w:p w14:paraId="79DA5B5B" w14:textId="77777777" w:rsidR="0033544D" w:rsidRPr="00742779" w:rsidRDefault="00742779" w:rsidP="000E54B1">
      <w:pPr>
        <w:pPrChange w:id="3562" w:author="Seth Oranburg" w:date="2026-03-07T09:50:00Z" w16du:dateUtc="2026-03-07T14:50:00Z">
          <w:pPr>
            <w:pStyle w:val="NormalWeb"/>
          </w:pPr>
        </w:pPrChange>
      </w:pPr>
      <w:del w:id="3563" w:author="Seth Oranburg" w:date="2026-03-07T09:50:00Z" w16du:dateUtc="2026-03-07T14:50:00Z">
        <w:r w:rsidRPr="00742779">
          <w:rPr>
            <w:rFonts w:ascii="ZWAdobeF" w:hAnsi="ZWAdobeF" w:cs="ZWAdobeF"/>
            <w:sz w:val="2"/>
            <w:szCs w:val="2"/>
          </w:rPr>
          <w:delText>1590B</w:delText>
        </w:r>
        <w:r w:rsidR="0033544D" w:rsidRPr="00742779">
          <w:delText>Caremark</w:delText>
        </w:r>
      </w:del>
      <w:ins w:id="3564" w:author="Seth Oranburg" w:date="2026-03-07T09:50:00Z" w16du:dateUtc="2026-03-07T14:50:00Z">
        <w:r w:rsidR="0033544D" w:rsidRPr="00742779">
          <w:t>Caremark</w:t>
        </w:r>
      </w:ins>
      <w:r w:rsidR="0033544D" w:rsidRPr="00742779">
        <w:t xml:space="preserve"> International operated hospitals and provided healthcare services, deriving substantial revenue from Medicare and Medicaid reimbursements.</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Federal law prohibits healthcare providers from paying physicians kickbacks in exchange for patient referrals. Such arrangements constitute criminal violations of the Anti-Kickback Act. Between 1989 and 1991, certain Caremark employees engaged in precisely these prohibited arrangements with physicians, paying them consulting fees and other benefits designed to induce referrals.</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p>
    <w:p w14:paraId="48EFA90B" w14:textId="77777777" w:rsidR="0033544D" w:rsidRPr="00742779" w:rsidRDefault="00742779" w:rsidP="000E54B1">
      <w:pPr>
        <w:pPrChange w:id="3565" w:author="Seth Oranburg" w:date="2026-03-07T09:50:00Z" w16du:dateUtc="2026-03-07T14:50:00Z">
          <w:pPr>
            <w:pStyle w:val="NormalWeb"/>
          </w:pPr>
        </w:pPrChange>
      </w:pPr>
      <w:del w:id="3566" w:author="Seth Oranburg" w:date="2026-03-07T09:50:00Z" w16du:dateUtc="2026-03-07T14:50:00Z">
        <w:r w:rsidRPr="00742779">
          <w:rPr>
            <w:rFonts w:ascii="ZWAdobeF" w:hAnsi="ZWAdobeF" w:cs="ZWAdobeF"/>
            <w:sz w:val="2"/>
            <w:szCs w:val="2"/>
          </w:rPr>
          <w:delText>1591B</w:delText>
        </w:r>
        <w:r w:rsidR="0033544D" w:rsidRPr="00742779">
          <w:delText>The</w:delText>
        </w:r>
      </w:del>
      <w:ins w:id="3567" w:author="Seth Oranburg" w:date="2026-03-07T09:50:00Z" w16du:dateUtc="2026-03-07T14:50:00Z">
        <w:r w:rsidR="0033544D" w:rsidRPr="00742779">
          <w:t>The</w:t>
        </w:r>
      </w:ins>
      <w:r w:rsidR="0033544D" w:rsidRPr="00742779">
        <w:t xml:space="preserve"> federal government investigated.</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Caremark eventually pleaded guilty to multiple felonies, paying substantial criminal and civil fines. Caremark</w:t>
      </w:r>
      <w:r w:rsidR="009F60D1" w:rsidRPr="00742779">
        <w:t>’</w:t>
      </w:r>
      <w:r w:rsidR="0033544D" w:rsidRPr="00742779">
        <w:t>s shareholders sued derivatively, claiming the board breached its fiduciary duty by failing to prevent the illegal conduct.</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The shareholders did not allege that directors knew about the specific illegal payments. They alleged that the directors failed to implement adequate compliance systems that would have detected the violations and failed to respond to warning signs that such conduct was occurring.</w:t>
      </w:r>
    </w:p>
    <w:p w14:paraId="2D34F5EC" w14:textId="77777777" w:rsidR="0033544D" w:rsidRPr="00742779" w:rsidRDefault="00742779" w:rsidP="000E54B1">
      <w:pPr>
        <w:pPrChange w:id="3568" w:author="Seth Oranburg" w:date="2026-03-07T09:50:00Z" w16du:dateUtc="2026-03-07T14:50:00Z">
          <w:pPr>
            <w:pStyle w:val="NormalWeb"/>
          </w:pPr>
        </w:pPrChange>
      </w:pPr>
      <w:del w:id="3569" w:author="Seth Oranburg" w:date="2026-03-07T09:50:00Z" w16du:dateUtc="2026-03-07T14:50:00Z">
        <w:r w:rsidRPr="00742779">
          <w:rPr>
            <w:rFonts w:ascii="ZWAdobeF" w:hAnsi="ZWAdobeF" w:cs="ZWAdobeF"/>
            <w:sz w:val="2"/>
            <w:szCs w:val="2"/>
          </w:rPr>
          <w:delText>1592B</w:delText>
        </w:r>
        <w:r w:rsidR="0033544D" w:rsidRPr="00742779">
          <w:delText>Chancellor</w:delText>
        </w:r>
      </w:del>
      <w:ins w:id="3570" w:author="Seth Oranburg" w:date="2026-03-07T09:50:00Z" w16du:dateUtc="2026-03-07T14:50:00Z">
        <w:r w:rsidR="0033544D" w:rsidRPr="00742779">
          <w:t>Chancellor</w:t>
        </w:r>
      </w:ins>
      <w:r w:rsidR="0033544D" w:rsidRPr="00742779">
        <w:t xml:space="preserve"> Allen of the Delaware Court of Chancery approved a settlement but used his opinion to articulate the framework for director oversight liability.</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The opinion begins by acknowledging that director oversight liability is </w:t>
      </w:r>
      <w:r w:rsidR="009F60D1" w:rsidRPr="00742779">
        <w:t>“</w:t>
      </w:r>
      <w:r w:rsidR="0033544D" w:rsidRPr="00742779">
        <w:t>possibly the most difficult theory in corporation law upon which a plaintiff might hope to win a judgment.</w:t>
      </w:r>
      <w:r w:rsidR="009F60D1" w:rsidRPr="00742779">
        <w:t>”</w:t>
      </w:r>
      <w:r w:rsidR="0033544D" w:rsidRPr="00742779">
        <w:t xml:space="preserve"> The difficulty arises because corporate law generally does not hold directors liable for employee wrongdoing absent some director culpability.</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Directors are not guarantors of lawful conduct; they are monitors who must implement reasonable detection systems.</w:t>
      </w:r>
    </w:p>
    <w:p w14:paraId="63CB19ED" w14:textId="77777777" w:rsidR="0033544D" w:rsidRPr="00742779" w:rsidRDefault="00742779" w:rsidP="000E54B1">
      <w:pPr>
        <w:pPrChange w:id="3571" w:author="Seth Oranburg" w:date="2026-03-07T09:50:00Z" w16du:dateUtc="2026-03-07T14:50:00Z">
          <w:pPr>
            <w:pStyle w:val="NormalWeb"/>
          </w:pPr>
        </w:pPrChange>
      </w:pPr>
      <w:del w:id="3572" w:author="Seth Oranburg" w:date="2026-03-07T09:50:00Z" w16du:dateUtc="2026-03-07T14:50:00Z">
        <w:r w:rsidRPr="00742779">
          <w:rPr>
            <w:rFonts w:ascii="ZWAdobeF" w:hAnsi="ZWAdobeF" w:cs="ZWAdobeF"/>
            <w:sz w:val="2"/>
            <w:szCs w:val="2"/>
          </w:rPr>
          <w:delText>1593B</w:delText>
        </w:r>
        <w:r w:rsidR="0033544D" w:rsidRPr="00742779">
          <w:delText>Chancellor</w:delText>
        </w:r>
      </w:del>
      <w:ins w:id="3573" w:author="Seth Oranburg" w:date="2026-03-07T09:50:00Z" w16du:dateUtc="2026-03-07T14:50:00Z">
        <w:r w:rsidR="0033544D" w:rsidRPr="00742779">
          <w:t>Chancellor</w:t>
        </w:r>
      </w:ins>
      <w:r w:rsidR="0033544D" w:rsidRPr="00742779">
        <w:t xml:space="preserve"> Allen explained that directors can be liable for oversight failures in two scenarios.</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First, directors are liable if they </w:t>
      </w:r>
      <w:r w:rsidR="009F60D1" w:rsidRPr="00742779">
        <w:t>“</w:t>
      </w:r>
      <w:r w:rsidR="0033544D" w:rsidRPr="00742779">
        <w:t>utterly fail</w:t>
      </w:r>
      <w:r w:rsidR="009F60D1" w:rsidRPr="00742779">
        <w:t>”</w:t>
      </w:r>
      <w:r w:rsidR="0033544D" w:rsidRPr="00742779">
        <w:t xml:space="preserve"> to implement any reporting or information system reasonably designed to provide senior management and the board with information about the </w:t>
      </w:r>
      <w:r w:rsidR="0033544D" w:rsidRPr="00742779">
        <w:lastRenderedPageBreak/>
        <w:t>corporation</w:t>
      </w:r>
      <w:r w:rsidR="009F60D1" w:rsidRPr="00742779">
        <w:t>’</w:t>
      </w:r>
      <w:r w:rsidR="0033544D" w:rsidRPr="00742779">
        <w:t>s legal compliance. This is the affirmative obligation to create monitoring systems. Second, directors are liable if, having implemented such a system, they consciously fail to monitor it or consciously disregard red flags indicating that violations are occurring.</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This is the duty to respond to warning signs.</w:t>
      </w:r>
    </w:p>
    <w:p w14:paraId="01AE85F9" w14:textId="77777777" w:rsidR="0033544D" w:rsidRPr="00742779" w:rsidRDefault="00742779" w:rsidP="000E54B1">
      <w:pPr>
        <w:pPrChange w:id="3574" w:author="Seth Oranburg" w:date="2026-03-07T09:50:00Z" w16du:dateUtc="2026-03-07T14:50:00Z">
          <w:pPr>
            <w:pStyle w:val="NormalWeb"/>
          </w:pPr>
        </w:pPrChange>
      </w:pPr>
      <w:del w:id="3575" w:author="Seth Oranburg" w:date="2026-03-07T09:50:00Z" w16du:dateUtc="2026-03-07T14:50:00Z">
        <w:r w:rsidRPr="00742779">
          <w:rPr>
            <w:rFonts w:ascii="ZWAdobeF" w:hAnsi="ZWAdobeF" w:cs="ZWAdobeF"/>
            <w:sz w:val="2"/>
            <w:szCs w:val="2"/>
          </w:rPr>
          <w:delText>1594B</w:delText>
        </w:r>
        <w:r w:rsidR="0033544D" w:rsidRPr="00742779">
          <w:delText>The</w:delText>
        </w:r>
      </w:del>
      <w:ins w:id="3576" w:author="Seth Oranburg" w:date="2026-03-07T09:50:00Z" w16du:dateUtc="2026-03-07T14:50:00Z">
        <w:r w:rsidR="0033544D" w:rsidRPr="00742779">
          <w:t>The</w:t>
        </w:r>
      </w:ins>
      <w:r w:rsidR="0033544D" w:rsidRPr="00742779">
        <w:t xml:space="preserve"> standard is deliberately high. Chancellor Allen emphasized that </w:t>
      </w:r>
      <w:r w:rsidR="009F60D1" w:rsidRPr="00742779">
        <w:t>“</w:t>
      </w:r>
      <w:r w:rsidR="0033544D" w:rsidRPr="00742779">
        <w:t>only a sustained or systematic failure of the board to exercise oversight (such as an utter failure to attempt to assure a reasonable information and reporting system exists) will establish the lack of good faith that is a necessary condition to liability.</w:t>
      </w:r>
      <w:r w:rsidR="009F60D1" w:rsidRPr="00742779">
        <w:t>”</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Ordinary negligence in monitoring is insufficient. Even gross negligence (failure to exercise the care a reasonably prudent director would exercise) may be insufficient.</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Liability requires a showing that directors acted in bad faith by consciously disregarding their monitoring duties.</w:t>
      </w:r>
    </w:p>
    <w:p w14:paraId="1F565203" w14:textId="77777777" w:rsidR="0033544D" w:rsidRPr="00742779" w:rsidRDefault="00742779" w:rsidP="000E54B1">
      <w:pPr>
        <w:pPrChange w:id="3577" w:author="Seth Oranburg" w:date="2026-03-07T09:50:00Z" w16du:dateUtc="2026-03-07T14:50:00Z">
          <w:pPr>
            <w:pStyle w:val="NormalWeb"/>
          </w:pPr>
        </w:pPrChange>
      </w:pPr>
      <w:del w:id="3578" w:author="Seth Oranburg" w:date="2026-03-07T09:50:00Z" w16du:dateUtc="2026-03-07T14:50:00Z">
        <w:r w:rsidRPr="00742779">
          <w:rPr>
            <w:rFonts w:ascii="ZWAdobeF" w:hAnsi="ZWAdobeF" w:cs="ZWAdobeF"/>
            <w:sz w:val="2"/>
            <w:szCs w:val="2"/>
          </w:rPr>
          <w:delText>1595B</w:delText>
        </w:r>
        <w:r w:rsidR="0033544D" w:rsidRPr="00742779">
          <w:delText>In</w:delText>
        </w:r>
      </w:del>
      <w:ins w:id="3579" w:author="Seth Oranburg" w:date="2026-03-07T09:50:00Z" w16du:dateUtc="2026-03-07T14:50:00Z">
        <w:r w:rsidR="0033544D" w:rsidRPr="00742779">
          <w:t>In</w:t>
        </w:r>
      </w:ins>
      <w:r w:rsidR="0033544D" w:rsidRPr="00742779">
        <w:t xml:space="preserve"> Caremark itself, the board avoided liability because it had implemented compliance programs, including legal training, internal audits, and reporting systems.</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The programs proved inadequate to prevent the violations, but their existence demonstrated that directors had not utterly failed to attempt oversight. The inadequacy of the systems was negligence, perhaps even gross negligence, but it was not the conscious disregard of duty required for Caremark liability.</w:t>
      </w:r>
    </w:p>
    <w:p w14:paraId="4D950B8B" w14:textId="77777777" w:rsidR="0033544D" w:rsidRPr="00742779" w:rsidRDefault="0033544D" w:rsidP="000E54B1">
      <w:pPr>
        <w:pStyle w:val="Heading3"/>
        <w:rPr>
          <w:rFonts w:eastAsia="Times New Roman"/>
        </w:rPr>
      </w:pPr>
      <w:r w:rsidRPr="00742779">
        <w:rPr>
          <w:rFonts w:eastAsia="Times New Roman"/>
        </w:rPr>
        <w:t>Stone v. Ritter: Bad Faith as Loyalty Breach</w:t>
      </w:r>
    </w:p>
    <w:p w14:paraId="69E8A4CB" w14:textId="77777777" w:rsidR="0033544D" w:rsidRPr="00742779" w:rsidRDefault="00742779" w:rsidP="000E54B1">
      <w:pPr>
        <w:pPrChange w:id="3580" w:author="Seth Oranburg" w:date="2026-03-07T09:50:00Z" w16du:dateUtc="2026-03-07T14:50:00Z">
          <w:pPr>
            <w:pStyle w:val="NormalWeb"/>
          </w:pPr>
        </w:pPrChange>
      </w:pPr>
      <w:del w:id="3581" w:author="Seth Oranburg" w:date="2026-03-07T09:50:00Z" w16du:dateUtc="2026-03-07T14:50:00Z">
        <w:r w:rsidRPr="00742779">
          <w:rPr>
            <w:rFonts w:ascii="ZWAdobeF" w:hAnsi="ZWAdobeF" w:cs="ZWAdobeF"/>
            <w:sz w:val="2"/>
            <w:szCs w:val="2"/>
          </w:rPr>
          <w:delText>1596B</w:delText>
        </w:r>
        <w:r w:rsidR="0033544D" w:rsidRPr="00742779">
          <w:delText>For</w:delText>
        </w:r>
      </w:del>
      <w:ins w:id="3582" w:author="Seth Oranburg" w:date="2026-03-07T09:50:00Z" w16du:dateUtc="2026-03-07T14:50:00Z">
        <w:r w:rsidR="0033544D" w:rsidRPr="00742779">
          <w:t>For</w:t>
        </w:r>
      </w:ins>
      <w:r w:rsidR="0033544D" w:rsidRPr="00742779">
        <w:t xml:space="preserve"> a decade after Caremark, uncertainty lingered about whether oversight liability sounded in duty of care or duty of loyalty.</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The distinction mattered because Section 102(b)(7) permits exculpation of care violations but not loyalty breaches.</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If Caremark claims were care claims, charter exculpation provisions would eliminate director liability. If they were loyalty claims, directors remained exposed. The Delaware Supreme Court resolved this doctrinal uncertainty in </w:t>
      </w:r>
      <w:r w:rsidR="0033544D" w:rsidRPr="00742779">
        <w:rPr>
          <w:rStyle w:val="Emphasis"/>
        </w:rPr>
        <w:t>Stone v. Ritter</w:t>
      </w:r>
      <w:r w:rsidR="0033544D" w:rsidRPr="00742779">
        <w:t xml:space="preserve"> in 2006.</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AmSouth Bank failed to file suspicious activity reports as required by federal banking regulations.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The bank</w:t>
      </w:r>
      <w:r w:rsidR="009F60D1" w:rsidRPr="00742779">
        <w:t>’</w:t>
      </w:r>
      <w:r w:rsidR="0033544D" w:rsidRPr="00742779">
        <w:t>s employees processed numerous suspicious wire transfers connected to a Ponzi scheme without reporting them to authorities as the Bank Secrecy Act required. Federal regulators discovered the violations, and AmSouth paid $50 million in fines and penalties.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AmSouth</w:t>
      </w:r>
      <w:r w:rsidR="009F60D1" w:rsidRPr="00742779">
        <w:t>’</w:t>
      </w:r>
      <w:r w:rsidR="0033544D" w:rsidRPr="00742779">
        <w:t>s shareholders sued derivatively, alleging that directors breached their Caremark duties by failing to ensure compliance with federal reporting requirements.</w:t>
      </w:r>
    </w:p>
    <w:p w14:paraId="1D06DCA9" w14:textId="77777777" w:rsidR="0033544D" w:rsidRPr="00742779" w:rsidRDefault="00742779" w:rsidP="000E54B1">
      <w:pPr>
        <w:pPrChange w:id="3583" w:author="Seth Oranburg" w:date="2026-03-07T09:50:00Z" w16du:dateUtc="2026-03-07T14:50:00Z">
          <w:pPr>
            <w:pStyle w:val="NormalWeb"/>
          </w:pPr>
        </w:pPrChange>
      </w:pPr>
      <w:del w:id="3584" w:author="Seth Oranburg" w:date="2026-03-07T09:50:00Z" w16du:dateUtc="2026-03-07T14:50:00Z">
        <w:r w:rsidRPr="00742779">
          <w:rPr>
            <w:rFonts w:ascii="ZWAdobeF" w:hAnsi="ZWAdobeF" w:cs="ZWAdobeF"/>
            <w:sz w:val="2"/>
            <w:szCs w:val="2"/>
          </w:rPr>
          <w:delText>1597B</w:delText>
        </w:r>
        <w:r w:rsidR="0033544D" w:rsidRPr="00742779">
          <w:delText>The</w:delText>
        </w:r>
      </w:del>
      <w:ins w:id="3585" w:author="Seth Oranburg" w:date="2026-03-07T09:50:00Z" w16du:dateUtc="2026-03-07T14:50:00Z">
        <w:r w:rsidR="0033544D" w:rsidRPr="00742779">
          <w:t>The</w:t>
        </w:r>
      </w:ins>
      <w:r w:rsidR="0033544D" w:rsidRPr="00742779">
        <w:t xml:space="preserve"> Delaware Supreme Court, in an opinion by then-Justice Alito (sitting by designation), held that Caremark claims are loyalty claims, not care </w:t>
      </w:r>
      <w:r w:rsidR="0033544D" w:rsidRPr="00742779">
        <w:lastRenderedPageBreak/>
        <w:t>claims, because they require proof of bad faith.</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The Court explained: </w:t>
      </w:r>
      <w:r w:rsidR="009F60D1" w:rsidRPr="00742779">
        <w:t>“</w:t>
      </w:r>
      <w:r w:rsidR="0033544D" w:rsidRPr="00742779">
        <w:t>Where directors fail to act in the face of a known duty to act, thereby demonstrating a conscious disregard for their responsibilities, they breach their duty of loyalty by failing to discharge that fiduciary obligation in good faith.</w:t>
      </w:r>
      <w:r w:rsidR="009F60D1" w:rsidRPr="00742779">
        <w:t>”</w:t>
      </w:r>
    </w:p>
    <w:p w14:paraId="2B4BFBDD" w14:textId="77777777" w:rsidR="0033544D" w:rsidRPr="00742779" w:rsidRDefault="00742779" w:rsidP="000E54B1">
      <w:pPr>
        <w:pPrChange w:id="3586" w:author="Seth Oranburg" w:date="2026-03-07T09:50:00Z" w16du:dateUtc="2026-03-07T14:50:00Z">
          <w:pPr>
            <w:pStyle w:val="NormalWeb"/>
          </w:pPr>
        </w:pPrChange>
      </w:pPr>
      <w:del w:id="3587" w:author="Seth Oranburg" w:date="2026-03-07T09:50:00Z" w16du:dateUtc="2026-03-07T14:50:00Z">
        <w:r w:rsidRPr="00742779">
          <w:rPr>
            <w:rFonts w:ascii="ZWAdobeF" w:hAnsi="ZWAdobeF" w:cs="ZWAdobeF"/>
            <w:sz w:val="2"/>
            <w:szCs w:val="2"/>
          </w:rPr>
          <w:delText>1598B</w:delText>
        </w:r>
        <w:r w:rsidR="0033544D" w:rsidRPr="00742779">
          <w:delText>This</w:delText>
        </w:r>
      </w:del>
      <w:ins w:id="3588" w:author="Seth Oranburg" w:date="2026-03-07T09:50:00Z" w16du:dateUtc="2026-03-07T14:50:00Z">
        <w:r w:rsidR="0033544D" w:rsidRPr="00742779">
          <w:t>This</w:t>
        </w:r>
      </w:ins>
      <w:r w:rsidR="0033544D" w:rsidRPr="00742779">
        <w:t xml:space="preserve"> holding has two critical consequences. First, Caremark oversight failures cannot be exculpated under Section 102(b)(7).</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Even if the corporate charter includes an exculpation provision eliminating director liability for care breaches, directors who utterly fail to implement compliance systems or who consciously disregard red flags remain liable because their conduct constitutes bad faith, a loyalty breach.</w:t>
      </w:r>
    </w:p>
    <w:p w14:paraId="1D0A172B" w14:textId="77777777" w:rsidR="0033544D" w:rsidRPr="00742779" w:rsidRDefault="00742779" w:rsidP="000E54B1">
      <w:pPr>
        <w:pPrChange w:id="3589" w:author="Seth Oranburg" w:date="2026-03-07T09:50:00Z" w16du:dateUtc="2026-03-07T14:50:00Z">
          <w:pPr>
            <w:pStyle w:val="NormalWeb"/>
          </w:pPr>
        </w:pPrChange>
      </w:pPr>
      <w:del w:id="3590" w:author="Seth Oranburg" w:date="2026-03-07T09:50:00Z" w16du:dateUtc="2026-03-07T14:50:00Z">
        <w:r w:rsidRPr="00742779">
          <w:rPr>
            <w:rFonts w:ascii="ZWAdobeF" w:hAnsi="ZWAdobeF" w:cs="ZWAdobeF"/>
            <w:sz w:val="2"/>
            <w:szCs w:val="2"/>
          </w:rPr>
          <w:delText>1599B</w:delText>
        </w:r>
        <w:r w:rsidR="0033544D" w:rsidRPr="00742779">
          <w:delText>Second</w:delText>
        </w:r>
      </w:del>
      <w:ins w:id="3591" w:author="Seth Oranburg" w:date="2026-03-07T09:50:00Z" w16du:dateUtc="2026-03-07T14:50:00Z">
        <w:r w:rsidR="0033544D" w:rsidRPr="00742779">
          <w:t>Second</w:t>
        </w:r>
      </w:ins>
      <w:r w:rsidR="0033544D" w:rsidRPr="00742779">
        <w:t>, the scienter requirement (conscious disregard) makes Caremark claims extremely difficult to plead and prove.</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Plaintiffs must allege particularized facts creating an inference that directors subjectively knew they were not discharging their oversight obligations and deliberately chose not to act. Allegations that directors should have known about problems or that reasonable directors would have discovered issues are insufficient.</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Stone requires evidence that directors actually knew and did nothing.</w:t>
      </w:r>
    </w:p>
    <w:p w14:paraId="272783D8" w14:textId="77777777" w:rsidR="0033544D" w:rsidRPr="00742779" w:rsidRDefault="00742779" w:rsidP="000E54B1">
      <w:pPr>
        <w:pPrChange w:id="3592" w:author="Seth Oranburg" w:date="2026-03-07T09:50:00Z" w16du:dateUtc="2026-03-07T14:50:00Z">
          <w:pPr>
            <w:pStyle w:val="NormalWeb"/>
          </w:pPr>
        </w:pPrChange>
      </w:pPr>
      <w:del w:id="3593" w:author="Seth Oranburg" w:date="2026-03-07T09:50:00Z" w16du:dateUtc="2026-03-07T14:50:00Z">
        <w:r w:rsidRPr="00742779">
          <w:rPr>
            <w:rFonts w:ascii="ZWAdobeF" w:hAnsi="ZWAdobeF" w:cs="ZWAdobeF"/>
            <w:sz w:val="2"/>
            <w:szCs w:val="2"/>
          </w:rPr>
          <w:delText>1600B</w:delText>
        </w:r>
        <w:r w:rsidR="0033544D" w:rsidRPr="00742779">
          <w:delText>The</w:delText>
        </w:r>
      </w:del>
      <w:ins w:id="3594" w:author="Seth Oranburg" w:date="2026-03-07T09:50:00Z" w16du:dateUtc="2026-03-07T14:50:00Z">
        <w:r w:rsidR="0033544D" w:rsidRPr="00742779">
          <w:t>The</w:t>
        </w:r>
      </w:ins>
      <w:r w:rsidR="0033544D" w:rsidRPr="00742779">
        <w:t xml:space="preserve"> Court applied this framework to AmSouth and dismissed the claims.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AmSouth had implemented multiple compliance systems: anti-money laundering policies, internal audit functions, Bank Secrecy Act training programs, and compliance personnel who reported to senior management and the board. The systems proved inadequate. They failed to detect the suspicious wire transfers.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But their existence demonstrated that directors had not utterly failed to attempt oversight. The plaintiffs alleged no facts showing that directors received red flags about Bank Secrecy Act violations and consciously chose to ignore them.</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Without such facts, the complaint failed to plead bad faith.</w:t>
      </w:r>
    </w:p>
    <w:p w14:paraId="31F9CA4A" w14:textId="77777777" w:rsidR="0033544D" w:rsidRPr="00742779" w:rsidRDefault="0033544D" w:rsidP="000E54B1">
      <w:pPr>
        <w:pStyle w:val="Heading3"/>
        <w:rPr>
          <w:rFonts w:eastAsia="Times New Roman"/>
        </w:rPr>
      </w:pPr>
      <w:r w:rsidRPr="00742779">
        <w:rPr>
          <w:rFonts w:eastAsia="Times New Roman"/>
        </w:rPr>
        <w:t>Marchand v. Barnhill: Mission-Critical Risks</w:t>
      </w:r>
    </w:p>
    <w:p w14:paraId="56D24409" w14:textId="77777777" w:rsidR="0033544D" w:rsidRPr="00742779" w:rsidRDefault="00742779" w:rsidP="000E54B1">
      <w:pPr>
        <w:pPrChange w:id="3595" w:author="Seth Oranburg" w:date="2026-03-07T09:50:00Z" w16du:dateUtc="2026-03-07T14:50:00Z">
          <w:pPr>
            <w:pStyle w:val="NormalWeb"/>
          </w:pPr>
        </w:pPrChange>
      </w:pPr>
      <w:del w:id="3596" w:author="Seth Oranburg" w:date="2026-03-07T09:50:00Z" w16du:dateUtc="2026-03-07T14:50:00Z">
        <w:r w:rsidRPr="00742779">
          <w:rPr>
            <w:rFonts w:ascii="ZWAdobeF" w:hAnsi="ZWAdobeF" w:cs="ZWAdobeF"/>
            <w:sz w:val="2"/>
            <w:szCs w:val="2"/>
          </w:rPr>
          <w:delText>1601B</w:delText>
        </w:r>
        <w:r w:rsidR="0033544D" w:rsidRPr="00742779">
          <w:delText>For</w:delText>
        </w:r>
      </w:del>
      <w:ins w:id="3597" w:author="Seth Oranburg" w:date="2026-03-07T09:50:00Z" w16du:dateUtc="2026-03-07T14:50:00Z">
        <w:r w:rsidR="0033544D" w:rsidRPr="00742779">
          <w:t>For</w:t>
        </w:r>
      </w:ins>
      <w:r w:rsidR="0033544D" w:rsidRPr="00742779">
        <w:t xml:space="preserve"> over two decades after Caremark, plaintiffs rarely survived motions to dismiss.</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The Stone scienter requirement proved nearly insurmountable. Directors who implemented some compliance program (regardless of its quality) could obtain dismissal by showing they had not </w:t>
      </w:r>
      <w:r w:rsidR="009F60D1" w:rsidRPr="00742779">
        <w:t>“</w:t>
      </w:r>
      <w:r w:rsidR="0033544D" w:rsidRPr="00742779">
        <w:t>utterly failed</w:t>
      </w:r>
      <w:r w:rsidR="009F60D1" w:rsidRPr="00742779">
        <w:t>”</w:t>
      </w:r>
      <w:r w:rsidR="0033544D" w:rsidRPr="00742779">
        <w:t xml:space="preserve"> to attempt oversight.</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Caremark claims existed in theory but rarely succeeded in practice.</w:t>
      </w:r>
    </w:p>
    <w:p w14:paraId="5B88EE3A" w14:textId="77777777" w:rsidR="0033544D" w:rsidRPr="00742779" w:rsidRDefault="00742779" w:rsidP="000E54B1">
      <w:pPr>
        <w:pPrChange w:id="3598" w:author="Seth Oranburg" w:date="2026-03-07T09:50:00Z" w16du:dateUtc="2026-03-07T14:50:00Z">
          <w:pPr>
            <w:pStyle w:val="NormalWeb"/>
          </w:pPr>
        </w:pPrChange>
      </w:pPr>
      <w:del w:id="3599" w:author="Seth Oranburg" w:date="2026-03-07T09:50:00Z" w16du:dateUtc="2026-03-07T14:50:00Z">
        <w:r w:rsidRPr="00742779">
          <w:rPr>
            <w:rFonts w:ascii="ZWAdobeF" w:hAnsi="ZWAdobeF" w:cs="ZWAdobeF"/>
            <w:sz w:val="2"/>
            <w:szCs w:val="2"/>
          </w:rPr>
          <w:delText>1602B</w:delText>
        </w:r>
        <w:r w:rsidR="0033544D" w:rsidRPr="00742779">
          <w:delText>The</w:delText>
        </w:r>
      </w:del>
      <w:ins w:id="3600" w:author="Seth Oranburg" w:date="2026-03-07T09:50:00Z" w16du:dateUtc="2026-03-07T14:50:00Z">
        <w:r w:rsidR="0033544D" w:rsidRPr="00742779">
          <w:t>The</w:t>
        </w:r>
      </w:ins>
      <w:r w:rsidR="0033544D" w:rsidRPr="00742779">
        <w:t xml:space="preserve"> Delaware Supreme Court breathed new life into oversight liability in </w:t>
      </w:r>
      <w:r w:rsidR="0033544D" w:rsidRPr="00742779">
        <w:rPr>
          <w:rStyle w:val="Emphasis"/>
        </w:rPr>
        <w:t>Marchand v. Barnhill</w:t>
      </w:r>
      <w:r w:rsidR="0033544D" w:rsidRPr="00742779">
        <w:t xml:space="preserve"> in 2019.</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Blue Bell Creameries manufactured and </w:t>
      </w:r>
      <w:r w:rsidR="0033544D" w:rsidRPr="00742779">
        <w:lastRenderedPageBreak/>
        <w:t>sold ice cream products. In 2015, Blue Bell suffered a massive listeria contamination that killed three people, hospitalized several others, resulted in a total product recall, shuttered production at all Blue Bell facilities for months, and destroyed substantial firm value.</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Federal investigators discovered that Blue Bell had experienced listeria problems in its plants for years but had never reported them to the board.</w:t>
      </w:r>
    </w:p>
    <w:p w14:paraId="2F28028F" w14:textId="77777777" w:rsidR="0033544D" w:rsidRPr="00742779" w:rsidRDefault="00742779" w:rsidP="000E54B1">
      <w:pPr>
        <w:pPrChange w:id="3601" w:author="Seth Oranburg" w:date="2026-03-07T09:50:00Z" w16du:dateUtc="2026-03-07T14:50:00Z">
          <w:pPr>
            <w:pStyle w:val="NormalWeb"/>
          </w:pPr>
        </w:pPrChange>
      </w:pPr>
      <w:del w:id="3602" w:author="Seth Oranburg" w:date="2026-03-07T09:50:00Z" w16du:dateUtc="2026-03-07T14:50:00Z">
        <w:r w:rsidRPr="00742779">
          <w:rPr>
            <w:rFonts w:ascii="ZWAdobeF" w:hAnsi="ZWAdobeF" w:cs="ZWAdobeF"/>
            <w:sz w:val="2"/>
            <w:szCs w:val="2"/>
          </w:rPr>
          <w:delText>1603B</w:delText>
        </w:r>
        <w:r w:rsidR="0033544D" w:rsidRPr="00742779">
          <w:delText>Shareholders</w:delText>
        </w:r>
      </w:del>
      <w:ins w:id="3603" w:author="Seth Oranburg" w:date="2026-03-07T09:50:00Z" w16du:dateUtc="2026-03-07T14:50:00Z">
        <w:r w:rsidR="0033544D" w:rsidRPr="00742779">
          <w:t>Shareholders</w:t>
        </w:r>
      </w:ins>
      <w:r w:rsidR="0033544D" w:rsidRPr="00742779">
        <w:t xml:space="preserve"> sued derivatively, alleging Caremark violations.</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Plaintiffs alleged that Blue Bell</w:t>
      </w:r>
      <w:r w:rsidR="009F60D1" w:rsidRPr="00742779">
        <w:t>’</w:t>
      </w:r>
      <w:r w:rsidR="0033544D" w:rsidRPr="00742779">
        <w:t>s board received no regular reports about food safety, maintained no board-level committee responsible for food safety oversight, and implemented no system to ensure that management escalated food safety issues to the board. The board</w:t>
      </w:r>
      <w:r w:rsidR="009F60D1" w:rsidRPr="00742779">
        <w:t>’</w:t>
      </w:r>
      <w:r w:rsidR="0033544D" w:rsidRPr="00742779">
        <w:t xml:space="preserve">s audit committee charter mentioned </w:t>
      </w:r>
      <w:r w:rsidR="009F60D1" w:rsidRPr="00742779">
        <w:t>“</w:t>
      </w:r>
      <w:r w:rsidR="0033544D" w:rsidRPr="00742779">
        <w:t>food safety</w:t>
      </w:r>
      <w:r w:rsidR="009F60D1" w:rsidRPr="00742779">
        <w:t>”</w:t>
      </w:r>
      <w:r w:rsidR="0033544D" w:rsidRPr="00742779">
        <w:t xml:space="preserve"> once in passing but assigned no specific oversight responsibilities.</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Management-level food safety problems never reached the board</w:t>
      </w:r>
      <w:r w:rsidR="009F60D1" w:rsidRPr="00742779">
        <w:t>’</w:t>
      </w:r>
      <w:r w:rsidR="0033544D" w:rsidRPr="00742779">
        <w:t>s attention.</w:t>
      </w:r>
    </w:p>
    <w:p w14:paraId="2CF6F979" w14:textId="77777777" w:rsidR="0033544D" w:rsidRPr="00742779" w:rsidRDefault="00742779" w:rsidP="000E54B1">
      <w:pPr>
        <w:pPrChange w:id="3604" w:author="Seth Oranburg" w:date="2026-03-07T09:50:00Z" w16du:dateUtc="2026-03-07T14:50:00Z">
          <w:pPr>
            <w:pStyle w:val="NormalWeb"/>
          </w:pPr>
        </w:pPrChange>
      </w:pPr>
      <w:del w:id="3605" w:author="Seth Oranburg" w:date="2026-03-07T09:50:00Z" w16du:dateUtc="2026-03-07T14:50:00Z">
        <w:r w:rsidRPr="00742779">
          <w:rPr>
            <w:rFonts w:ascii="ZWAdobeF" w:hAnsi="ZWAdobeF" w:cs="ZWAdobeF"/>
            <w:sz w:val="2"/>
            <w:szCs w:val="2"/>
          </w:rPr>
          <w:delText>1604B</w:delText>
        </w:r>
        <w:r w:rsidR="0033544D" w:rsidRPr="00742779">
          <w:delText>The</w:delText>
        </w:r>
      </w:del>
      <w:ins w:id="3606" w:author="Seth Oranburg" w:date="2026-03-07T09:50:00Z" w16du:dateUtc="2026-03-07T14:50:00Z">
        <w:r w:rsidR="0033544D" w:rsidRPr="00742779">
          <w:t>The</w:t>
        </w:r>
      </w:ins>
      <w:r w:rsidR="0033544D" w:rsidRPr="00742779">
        <w:t xml:space="preserve"> Delaware Supreme Court, in an opinion by Chief Justice Seitz, held that plaintiffs had stated a Caremark claim.</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The Court emphasized that food safety was not a peripheral regulatory compliance matter for an ice cream manufacturer. It was </w:t>
      </w:r>
      <w:r w:rsidR="009F60D1" w:rsidRPr="00742779">
        <w:t>“</w:t>
      </w:r>
      <w:r w:rsidR="0033544D" w:rsidRPr="00742779">
        <w:t>essential and mission critical</w:t>
      </w:r>
      <w:r w:rsidR="009F60D1" w:rsidRPr="00742779">
        <w:t>”</w:t>
      </w:r>
      <w:r w:rsidR="0033544D" w:rsidRPr="00742779">
        <w:t xml:space="preserve"> to Blue Bell</w:t>
      </w:r>
      <w:r w:rsidR="009F60D1" w:rsidRPr="00742779">
        <w:t>’</w:t>
      </w:r>
      <w:r w:rsidR="0033544D" w:rsidRPr="00742779">
        <w:t>s business model.</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The company existed to sell safe food products. The Court explained: </w:t>
      </w:r>
      <w:r w:rsidR="009F60D1" w:rsidRPr="00742779">
        <w:t>“</w:t>
      </w:r>
      <w:r w:rsidR="0033544D" w:rsidRPr="00742779">
        <w:t>It is the board</w:t>
      </w:r>
      <w:r w:rsidR="009F60D1" w:rsidRPr="00742779">
        <w:t>’</w:t>
      </w:r>
      <w:r w:rsidR="0033544D" w:rsidRPr="00742779">
        <w:t>s responsibility to oversee the corporation</w:t>
      </w:r>
      <w:r w:rsidR="009F60D1" w:rsidRPr="00742779">
        <w:t>’</w:t>
      </w:r>
      <w:r w:rsidR="0033544D" w:rsidRPr="00742779">
        <w:t>s most critical risks.</w:t>
      </w:r>
      <w:r w:rsidR="009F60D1" w:rsidRPr="00742779">
        <w:t>”</w:t>
      </w:r>
    </w:p>
    <w:p w14:paraId="19CD626A" w14:textId="77777777" w:rsidR="0033544D" w:rsidRPr="00742779" w:rsidRDefault="00742779" w:rsidP="000E54B1">
      <w:pPr>
        <w:pPrChange w:id="3607" w:author="Seth Oranburg" w:date="2026-03-07T09:50:00Z" w16du:dateUtc="2026-03-07T14:50:00Z">
          <w:pPr>
            <w:pStyle w:val="NormalWeb"/>
          </w:pPr>
        </w:pPrChange>
      </w:pPr>
      <w:del w:id="3608" w:author="Seth Oranburg" w:date="2026-03-07T09:50:00Z" w16du:dateUtc="2026-03-07T14:50:00Z">
        <w:r w:rsidRPr="00742779">
          <w:rPr>
            <w:rFonts w:ascii="ZWAdobeF" w:hAnsi="ZWAdobeF" w:cs="ZWAdobeF"/>
            <w:sz w:val="2"/>
            <w:szCs w:val="2"/>
          </w:rPr>
          <w:delText>1605B</w:delText>
        </w:r>
        <w:r w:rsidR="0033544D" w:rsidRPr="00742779">
          <w:delText>The</w:delText>
        </w:r>
      </w:del>
      <w:ins w:id="3609" w:author="Seth Oranburg" w:date="2026-03-07T09:50:00Z" w16du:dateUtc="2026-03-07T14:50:00Z">
        <w:r w:rsidR="0033544D" w:rsidRPr="00742779">
          <w:t>The</w:t>
        </w:r>
      </w:ins>
      <w:r w:rsidR="0033544D" w:rsidRPr="00742779">
        <w:t xml:space="preserve"> Court distinguished between two categories of risk.</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Regulatory compliance risks (requirements that apply to all businesses regardless of industry, like tax filing or environmental permitting) can be delegated to management with periodic reporting to the board. But mission-critical risks (those that are central to the company</w:t>
      </w:r>
      <w:r w:rsidR="009F60D1" w:rsidRPr="00742779">
        <w:t>’</w:t>
      </w:r>
      <w:r w:rsidR="0033544D" w:rsidRPr="00742779">
        <w:t>s core business and that pose existential threats if they materialize) require board-level oversight systems.</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For Blue Bell, food safety was mission-critical. The board could not simply assume management was handling it; the board needed systems ensuring that food safety information reached the board level.</w:t>
      </w:r>
    </w:p>
    <w:p w14:paraId="77452C9C" w14:textId="77777777" w:rsidR="0033544D" w:rsidRPr="00742779" w:rsidRDefault="00742779" w:rsidP="000E54B1">
      <w:pPr>
        <w:pPrChange w:id="3610" w:author="Seth Oranburg" w:date="2026-03-07T09:50:00Z" w16du:dateUtc="2026-03-07T14:50:00Z">
          <w:pPr>
            <w:pStyle w:val="NormalWeb"/>
          </w:pPr>
        </w:pPrChange>
      </w:pPr>
      <w:del w:id="3611" w:author="Seth Oranburg" w:date="2026-03-07T09:50:00Z" w16du:dateUtc="2026-03-07T14:50:00Z">
        <w:r w:rsidRPr="00742779">
          <w:rPr>
            <w:rFonts w:ascii="ZWAdobeF" w:hAnsi="ZWAdobeF" w:cs="ZWAdobeF"/>
            <w:sz w:val="2"/>
            <w:szCs w:val="2"/>
          </w:rPr>
          <w:delText>1606B</w:delText>
        </w:r>
        <w:r w:rsidR="0033544D" w:rsidRPr="00742779">
          <w:delText>The</w:delText>
        </w:r>
      </w:del>
      <w:ins w:id="3612" w:author="Seth Oranburg" w:date="2026-03-07T09:50:00Z" w16du:dateUtc="2026-03-07T14:50:00Z">
        <w:r w:rsidR="0033544D" w:rsidRPr="00742779">
          <w:t>The</w:t>
        </w:r>
      </w:ins>
      <w:r w:rsidR="0033544D" w:rsidRPr="00742779">
        <w:t xml:space="preserve"> Court found that plaintiffs had adequately alleged the first Caremark prong: the board utterly failed to implement any system for reporting food safety issues to board members.</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The absence of board-level food safety reporting, combined with the centrality of food safety to Blue Bell</w:t>
      </w:r>
      <w:r w:rsidR="009F60D1" w:rsidRPr="00742779">
        <w:t>’</w:t>
      </w:r>
      <w:r w:rsidR="0033544D" w:rsidRPr="00742779">
        <w:t>s business, supported an inference that directors consciously disregarded a known duty.</w:t>
      </w:r>
    </w:p>
    <w:p w14:paraId="33CD4E0A" w14:textId="77777777" w:rsidR="0033544D" w:rsidRPr="00742779" w:rsidRDefault="00742779" w:rsidP="000E54B1">
      <w:pPr>
        <w:pPrChange w:id="3613" w:author="Seth Oranburg" w:date="2026-03-07T09:50:00Z" w16du:dateUtc="2026-03-07T14:50:00Z">
          <w:pPr>
            <w:pStyle w:val="NormalWeb"/>
          </w:pPr>
        </w:pPrChange>
      </w:pPr>
      <w:del w:id="3614" w:author="Seth Oranburg" w:date="2026-03-07T09:50:00Z" w16du:dateUtc="2026-03-07T14:50:00Z">
        <w:r w:rsidRPr="00742779">
          <w:rPr>
            <w:rFonts w:ascii="ZWAdobeF" w:hAnsi="ZWAdobeF" w:cs="ZWAdobeF"/>
            <w:sz w:val="2"/>
            <w:szCs w:val="2"/>
          </w:rPr>
          <w:delText>1607B</w:delText>
        </w:r>
        <w:r w:rsidR="0033544D" w:rsidRPr="00742779">
          <w:delText>Marchand</w:delText>
        </w:r>
      </w:del>
      <w:ins w:id="3615" w:author="Seth Oranburg" w:date="2026-03-07T09:50:00Z" w16du:dateUtc="2026-03-07T14:50:00Z">
        <w:r w:rsidR="0033544D" w:rsidRPr="00742779">
          <w:t>Marchand</w:t>
        </w:r>
      </w:ins>
      <w:r w:rsidR="0033544D" w:rsidRPr="00742779">
        <w:t xml:space="preserve"> established that mission-critical risks demand board-level visibility.</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The opinion does not define </w:t>
      </w:r>
      <w:r w:rsidR="009F60D1" w:rsidRPr="00742779">
        <w:t>“</w:t>
      </w:r>
      <w:r w:rsidR="0033544D" w:rsidRPr="00742779">
        <w:t>mission-critical</w:t>
      </w:r>
      <w:r w:rsidR="009F60D1" w:rsidRPr="00742779">
        <w:t>”</w:t>
      </w:r>
      <w:r w:rsidR="0033544D" w:rsidRPr="00742779">
        <w:t xml:space="preserve"> </w:t>
      </w:r>
      <w:r w:rsidR="0033544D" w:rsidRPr="00742779">
        <w:lastRenderedPageBreak/>
        <w:t>comprehensively, but subsequent decisions have applied the concept to risks that could destroy the company</w:t>
      </w:r>
      <w:r w:rsidR="009F60D1" w:rsidRPr="00742779">
        <w:t>’</w:t>
      </w:r>
      <w:r w:rsidR="0033544D" w:rsidRPr="00742779">
        <w:t>s core value proposition. Banks must have board-level oversight of Bank Secrecy Act compliance and credit risk management.</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Pharmaceutical companies must have board-level oversight of FDA compliance and drug safety. Airlines must have board-level oversight of aircraft maintenance and safety. Construction companies must have board-level oversight of workplace safety.</w:t>
      </w:r>
    </w:p>
    <w:p w14:paraId="6637A8BA" w14:textId="77777777" w:rsidR="0033544D" w:rsidRPr="00742779" w:rsidRDefault="0033544D" w:rsidP="000E54B1">
      <w:pPr>
        <w:pStyle w:val="Heading3"/>
        <w:rPr>
          <w:rFonts w:eastAsia="Times New Roman"/>
        </w:rPr>
      </w:pPr>
      <w:r w:rsidRPr="00742779">
        <w:rPr>
          <w:rFonts w:eastAsia="Times New Roman"/>
        </w:rPr>
        <w:t>In re Boeing: Red Flag Oversight Failures</w:t>
      </w:r>
    </w:p>
    <w:p w14:paraId="0050D246" w14:textId="77777777" w:rsidR="0033544D" w:rsidRPr="00742779" w:rsidRDefault="00742779" w:rsidP="000E54B1">
      <w:pPr>
        <w:pPrChange w:id="3616" w:author="Seth Oranburg" w:date="2026-03-07T09:50:00Z" w16du:dateUtc="2026-03-07T14:50:00Z">
          <w:pPr>
            <w:pStyle w:val="NormalWeb"/>
          </w:pPr>
        </w:pPrChange>
      </w:pPr>
      <w:del w:id="3617" w:author="Seth Oranburg" w:date="2026-03-07T09:50:00Z" w16du:dateUtc="2026-03-07T14:50:00Z">
        <w:r w:rsidRPr="00742779">
          <w:rPr>
            <w:rFonts w:ascii="ZWAdobeF" w:hAnsi="ZWAdobeF" w:cs="ZWAdobeF"/>
            <w:sz w:val="2"/>
            <w:szCs w:val="2"/>
          </w:rPr>
          <w:delText>1608B</w:delText>
        </w:r>
        <w:r w:rsidR="0033544D" w:rsidRPr="00742779">
          <w:delText>The</w:delText>
        </w:r>
      </w:del>
      <w:ins w:id="3618" w:author="Seth Oranburg" w:date="2026-03-07T09:50:00Z" w16du:dateUtc="2026-03-07T14:50:00Z">
        <w:r w:rsidR="0033544D" w:rsidRPr="00742779">
          <w:t>The</w:t>
        </w:r>
      </w:ins>
      <w:r w:rsidR="0033544D" w:rsidRPr="00742779">
        <w:t xml:space="preserve"> Delaware Court of Chancery applied Marchand to a catastrophic aircraft safety failure in </w:t>
      </w:r>
      <w:r w:rsidR="0033544D" w:rsidRPr="00742779">
        <w:rPr>
          <w:rStyle w:val="Emphasis"/>
        </w:rPr>
        <w:t>In re The Boeing Co. Derivative Litigation</w:t>
      </w:r>
      <w:r w:rsidR="0033544D" w:rsidRPr="00742779">
        <w:t xml:space="preserve"> in 2021.</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Boeing</w:t>
      </w:r>
      <w:r w:rsidR="009F60D1" w:rsidRPr="00742779">
        <w:t>’</w:t>
      </w:r>
      <w:r w:rsidR="0033544D" w:rsidRPr="00742779">
        <w:t>s 737 MAX aircraft suffered two fatal crashes within five months (Lion Air Flight 610 in October 2018 and Ethiopian Airlines Flight 302 in March 2019), killing 346 people.</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Federal Aviation Administration investigations revealed that Boeing had implemented a new flight control system (the Maneuvering Characteristics Augmentation System, or MCAS) that could override pilot inputs, and Boeing had not adequately disclosed MCAS to pilots or regulators.</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The crashes resulted from MCAS malfunctions that pilots did not understand and could not counteract.</w:t>
      </w:r>
    </w:p>
    <w:p w14:paraId="379F6DB8" w14:textId="77777777" w:rsidR="0033544D" w:rsidRPr="00742779" w:rsidRDefault="00742779" w:rsidP="000E54B1">
      <w:pPr>
        <w:pPrChange w:id="3619" w:author="Seth Oranburg" w:date="2026-03-07T09:50:00Z" w16du:dateUtc="2026-03-07T14:50:00Z">
          <w:pPr>
            <w:pStyle w:val="NormalWeb"/>
          </w:pPr>
        </w:pPrChange>
      </w:pPr>
      <w:del w:id="3620" w:author="Seth Oranburg" w:date="2026-03-07T09:50:00Z" w16du:dateUtc="2026-03-07T14:50:00Z">
        <w:r w:rsidRPr="00742779">
          <w:rPr>
            <w:rFonts w:ascii="ZWAdobeF" w:hAnsi="ZWAdobeF" w:cs="ZWAdobeF"/>
            <w:sz w:val="2"/>
            <w:szCs w:val="2"/>
          </w:rPr>
          <w:delText>1609B</w:delText>
        </w:r>
        <w:r w:rsidR="0033544D" w:rsidRPr="00742779">
          <w:delText>The</w:delText>
        </w:r>
      </w:del>
      <w:ins w:id="3621" w:author="Seth Oranburg" w:date="2026-03-07T09:50:00Z" w16du:dateUtc="2026-03-07T14:50:00Z">
        <w:r w:rsidR="0033544D" w:rsidRPr="00742779">
          <w:t>The</w:t>
        </w:r>
      </w:ins>
      <w:r w:rsidR="0033544D" w:rsidRPr="00742779">
        <w:t xml:space="preserve"> 737 MAX was grounded worldwide for nearly two years.</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Boeing faced massive financial losses, criminal charges, and civil settlements exceeding $2.5 billion. Shareholders sued Boeing</w:t>
      </w:r>
      <w:r w:rsidR="009F60D1" w:rsidRPr="00742779">
        <w:t>’</w:t>
      </w:r>
      <w:r w:rsidR="0033544D" w:rsidRPr="00742779">
        <w:t>s directors for Caremark violations, alleging that the board failed to monitor airplane safety (Boeing</w:t>
      </w:r>
      <w:r w:rsidR="009F60D1" w:rsidRPr="00742779">
        <w:t>’</w:t>
      </w:r>
      <w:r w:rsidR="0033544D" w:rsidRPr="00742779">
        <w:t>s mission-critical risk) and failed to respond to red flags about 737 MAX safety problems that should have triggered board intervention.</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p>
    <w:p w14:paraId="7A40FEB6" w14:textId="77777777" w:rsidR="0033544D" w:rsidRPr="00742779" w:rsidRDefault="00742779" w:rsidP="000E54B1">
      <w:pPr>
        <w:pPrChange w:id="3622" w:author="Seth Oranburg" w:date="2026-03-07T09:50:00Z" w16du:dateUtc="2026-03-07T14:50:00Z">
          <w:pPr>
            <w:pStyle w:val="NormalWeb"/>
          </w:pPr>
        </w:pPrChange>
      </w:pPr>
      <w:del w:id="3623" w:author="Seth Oranburg" w:date="2026-03-07T09:50:00Z" w16du:dateUtc="2026-03-07T14:50:00Z">
        <w:r w:rsidRPr="00742779">
          <w:rPr>
            <w:rFonts w:ascii="ZWAdobeF" w:hAnsi="ZWAdobeF" w:cs="ZWAdobeF"/>
            <w:sz w:val="2"/>
            <w:szCs w:val="2"/>
          </w:rPr>
          <w:delText>1610B</w:delText>
        </w:r>
        <w:r w:rsidR="0033544D" w:rsidRPr="00742779">
          <w:delText>Chancellor</w:delText>
        </w:r>
      </w:del>
      <w:ins w:id="3624" w:author="Seth Oranburg" w:date="2026-03-07T09:50:00Z" w16du:dateUtc="2026-03-07T14:50:00Z">
        <w:r w:rsidR="0033544D" w:rsidRPr="00742779">
          <w:t>Chancellor</w:t>
        </w:r>
      </w:ins>
      <w:r w:rsidR="0033544D" w:rsidRPr="00742779">
        <w:t xml:space="preserve"> McCormick (now Chief Justice) denied Boeing</w:t>
      </w:r>
      <w:r w:rsidR="009F60D1" w:rsidRPr="00742779">
        <w:t>’</w:t>
      </w:r>
      <w:r w:rsidR="0033544D" w:rsidRPr="00742779">
        <w:t>s motion to dismiss, holding that plaintiffs had adequately alleged both Caremark prongs.</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First, the board lacked board-level airplane safety oversight systems. Boeing</w:t>
      </w:r>
      <w:r w:rsidR="009F60D1" w:rsidRPr="00742779">
        <w:t>’</w:t>
      </w:r>
      <w:r w:rsidR="0033544D" w:rsidRPr="00742779">
        <w:t>s board had an aerospace safety committee, but the committee</w:t>
      </w:r>
      <w:r w:rsidR="009F60D1" w:rsidRPr="00742779">
        <w:t>’</w:t>
      </w:r>
      <w:r w:rsidR="0033544D" w:rsidRPr="00742779">
        <w:t>s charter focused on manufacturing facility safety and employee workplace safety, not airplane flight safety.</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The committee received no regular reports about flight control system safety, pilot training adequacy, or FAA certification processes. The board received airplane safety information episodically and reactively, not systematically.</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p>
    <w:p w14:paraId="2A7896A9" w14:textId="77777777" w:rsidR="0033544D" w:rsidRPr="00742779" w:rsidRDefault="00742779" w:rsidP="000E54B1">
      <w:pPr>
        <w:pPrChange w:id="3625" w:author="Seth Oranburg" w:date="2026-03-07T09:50:00Z" w16du:dateUtc="2026-03-07T14:50:00Z">
          <w:pPr>
            <w:pStyle w:val="NormalWeb"/>
          </w:pPr>
        </w:pPrChange>
      </w:pPr>
      <w:del w:id="3626" w:author="Seth Oranburg" w:date="2026-03-07T09:50:00Z" w16du:dateUtc="2026-03-07T14:50:00Z">
        <w:r w:rsidRPr="00742779">
          <w:rPr>
            <w:rFonts w:ascii="ZWAdobeF" w:hAnsi="ZWAdobeF" w:cs="ZWAdobeF"/>
            <w:sz w:val="2"/>
            <w:szCs w:val="2"/>
          </w:rPr>
          <w:delText>1611B</w:delText>
        </w:r>
        <w:r w:rsidR="0033544D" w:rsidRPr="00742779">
          <w:delText>Second</w:delText>
        </w:r>
      </w:del>
      <w:ins w:id="3627" w:author="Seth Oranburg" w:date="2026-03-07T09:50:00Z" w16du:dateUtc="2026-03-07T14:50:00Z">
        <w:r w:rsidR="0033544D" w:rsidRPr="00742779">
          <w:t>Second</w:t>
        </w:r>
      </w:ins>
      <w:r w:rsidR="0033544D" w:rsidRPr="00742779">
        <w:t>, the board received multiple red flags before the crashes indicating serious 737 MAX safety concerns.</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Internal Boeing engineers had raised alarms about MCAS. Test pilots reported that MCAS created </w:t>
      </w:r>
      <w:r w:rsidR="009F60D1" w:rsidRPr="00742779">
        <w:t>“</w:t>
      </w:r>
      <w:r w:rsidR="0033544D" w:rsidRPr="00742779">
        <w:t>catastrophic</w:t>
      </w:r>
      <w:r w:rsidR="009F60D1" w:rsidRPr="00742779">
        <w:t>”</w:t>
      </w:r>
      <w:r w:rsidR="0033544D" w:rsidRPr="00742779">
        <w:t xml:space="preserve"> risks if it malfunctioned. The FAA questioned Boeing</w:t>
      </w:r>
      <w:r w:rsidR="009F60D1" w:rsidRPr="00742779">
        <w:t>’</w:t>
      </w:r>
      <w:r w:rsidR="0033544D" w:rsidRPr="00742779">
        <w:t xml:space="preserve">s safety </w:t>
      </w:r>
      <w:r w:rsidR="0033544D" w:rsidRPr="00742779">
        <w:lastRenderedPageBreak/>
        <w:t>analysis.</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Southwest Airlines pilots complained about inadequate 737 MAX training. After the Lion Air crash but before the Ethiopian Airlines crash, the board received information suggesting systemic problems but took no action to ground the aircraft or mandate additional pilot training.</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Plaintiffs alleged that directors knew the airplane had killed 189 people due to a flight control system problem, knew that the same system remained operational in hundreds of aircraft flying daily, and consciously chose not to act. This adequately alleged bad faith.</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p>
    <w:p w14:paraId="6F38A5B0" w14:textId="77777777" w:rsidR="0033544D" w:rsidRPr="00742779" w:rsidRDefault="00742779" w:rsidP="000E54B1">
      <w:pPr>
        <w:pPrChange w:id="3628" w:author="Seth Oranburg" w:date="2026-03-07T09:50:00Z" w16du:dateUtc="2026-03-07T14:50:00Z">
          <w:pPr>
            <w:pStyle w:val="NormalWeb"/>
          </w:pPr>
        </w:pPrChange>
      </w:pPr>
      <w:del w:id="3629" w:author="Seth Oranburg" w:date="2026-03-07T09:50:00Z" w16du:dateUtc="2026-03-07T14:50:00Z">
        <w:r w:rsidRPr="00742779">
          <w:rPr>
            <w:rFonts w:ascii="ZWAdobeF" w:hAnsi="ZWAdobeF" w:cs="ZWAdobeF"/>
            <w:sz w:val="2"/>
            <w:szCs w:val="2"/>
          </w:rPr>
          <w:delText>1612B</w:delText>
        </w:r>
        <w:r w:rsidR="0033544D" w:rsidRPr="00742779">
          <w:delText>Boeing</w:delText>
        </w:r>
      </w:del>
      <w:ins w:id="3630" w:author="Seth Oranburg" w:date="2026-03-07T09:50:00Z" w16du:dateUtc="2026-03-07T14:50:00Z">
        <w:r w:rsidR="0033544D" w:rsidRPr="00742779">
          <w:t>Boeing</w:t>
        </w:r>
      </w:ins>
      <w:r w:rsidR="0033544D" w:rsidRPr="00742779">
        <w:t xml:space="preserve"> demonstrates that Caremark liability extends beyond the first prong (utter failure to implement systems) to the second prong (conscious disregard of red flags).</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r w:rsidR="0033544D" w:rsidRPr="00742779">
        <w:t xml:space="preserve"> Even if Boeing had some airplane safety oversight, the board</w:t>
      </w:r>
      <w:r w:rsidR="009F60D1" w:rsidRPr="00742779">
        <w:t>’</w:t>
      </w:r>
      <w:r w:rsidR="0033544D" w:rsidRPr="00742779">
        <w:t xml:space="preserve">s failure to respond to catastrophic warnings about mission-critical risks supported liability. The opinion emphasizes that </w:t>
      </w:r>
      <w:r w:rsidR="009F60D1" w:rsidRPr="00742779">
        <w:t>“</w:t>
      </w:r>
      <w:r w:rsidR="0033544D" w:rsidRPr="00742779">
        <w:t>red flags</w:t>
      </w:r>
      <w:r w:rsidR="009F60D1" w:rsidRPr="00742779">
        <w:t>”</w:t>
      </w:r>
      <w:r w:rsidR="0033544D" w:rsidRPr="00742779">
        <w:t xml:space="preserve"> must be specific, credible indications of serious problems at the board level, not vague concerns that management might be handling poorly.</w:t>
      </w:r>
      <w:r w:rsidR="0033544D">
        <w:fldChar w:fldCharType="begin"/>
      </w:r>
      <w:r w:rsidR="0033544D">
        <w:instrText>HYPERLINK \l "fn219-11647" \o "Jump to citation"</w:instrText>
      </w:r>
      <w:r w:rsidR="0033544D">
        <w:fldChar w:fldCharType="separate"/>
      </w:r>
      <w:r w:rsidR="0033544D" w:rsidRPr="00742779">
        <w:rPr>
          <w:rStyle w:val="Hyperlink"/>
          <w:color w:val="auto"/>
          <w:u w:val="none"/>
        </w:rPr>
        <w:t>[219</w:t>
      </w:r>
      <w:r w:rsidR="00EE2871" w:rsidRPr="00742779">
        <w:rPr>
          <w:rStyle w:val="Hyperlink"/>
          <w:color w:val="auto"/>
          <w:u w:val="none"/>
        </w:rPr>
        <w:t>]</w:t>
      </w:r>
      <w:r w:rsidR="0033544D">
        <w:fldChar w:fldCharType="end"/>
      </w:r>
    </w:p>
    <w:p w14:paraId="6B393809" w14:textId="77777777" w:rsidR="0033544D" w:rsidRPr="00742779" w:rsidRDefault="0033544D" w:rsidP="000E54B1">
      <w:pPr>
        <w:pStyle w:val="Heading3"/>
        <w:rPr>
          <w:rFonts w:eastAsia="Times New Roman"/>
        </w:rPr>
      </w:pPr>
      <w:r w:rsidRPr="00742779">
        <w:rPr>
          <w:rFonts w:eastAsia="Times New Roman"/>
        </w:rPr>
        <w:t>Officer Oversight Duties: In re McDonald</w:t>
      </w:r>
      <w:r w:rsidR="009F60D1" w:rsidRPr="00742779">
        <w:rPr>
          <w:rFonts w:eastAsia="Times New Roman"/>
        </w:rPr>
        <w:t>’</w:t>
      </w:r>
      <w:r w:rsidRPr="00742779">
        <w:rPr>
          <w:rFonts w:eastAsia="Times New Roman"/>
        </w:rPr>
        <w:t>s Corp.</w:t>
      </w:r>
    </w:p>
    <w:p w14:paraId="0D27AF14" w14:textId="77777777" w:rsidR="0033544D" w:rsidRPr="00742779" w:rsidRDefault="00742779" w:rsidP="000E54B1">
      <w:pPr>
        <w:pPrChange w:id="3631" w:author="Seth Oranburg" w:date="2026-03-07T09:50:00Z" w16du:dateUtc="2026-03-07T14:50:00Z">
          <w:pPr>
            <w:pStyle w:val="NormalWeb"/>
          </w:pPr>
        </w:pPrChange>
      </w:pPr>
      <w:del w:id="3632" w:author="Seth Oranburg" w:date="2026-03-07T09:50:00Z" w16du:dateUtc="2026-03-07T14:50:00Z">
        <w:r w:rsidRPr="00742779">
          <w:rPr>
            <w:rFonts w:ascii="ZWAdobeF" w:hAnsi="ZWAdobeF" w:cs="ZWAdobeF"/>
            <w:sz w:val="2"/>
            <w:szCs w:val="2"/>
          </w:rPr>
          <w:delText>1613B</w:delText>
        </w:r>
        <w:r w:rsidR="0033544D" w:rsidRPr="00742779">
          <w:delText>Both</w:delText>
        </w:r>
      </w:del>
      <w:ins w:id="3633" w:author="Seth Oranburg" w:date="2026-03-07T09:50:00Z" w16du:dateUtc="2026-03-07T14:50:00Z">
        <w:r w:rsidR="0033544D" w:rsidRPr="00742779">
          <w:t>Both</w:t>
        </w:r>
      </w:ins>
      <w:r w:rsidR="0033544D" w:rsidRPr="00742779">
        <w:t xml:space="preserve"> Caremark and Stone involved director oversight duties.</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But corporate officers (CEOs, CFOs, COOs, general counsels, and other senior executives) also owe fiduciary duties. Do officers have Caremark oversight obligations analogous to director monitoring duties? The Delaware Court of Chancery addressed this question in </w:t>
      </w:r>
      <w:r w:rsidR="0033544D" w:rsidRPr="00742779">
        <w:rPr>
          <w:rStyle w:val="Emphasis"/>
        </w:rPr>
        <w:t>In re McDonald</w:t>
      </w:r>
      <w:r w:rsidR="009F60D1" w:rsidRPr="00742779">
        <w:rPr>
          <w:rStyle w:val="Emphasis"/>
        </w:rPr>
        <w:t>’</w:t>
      </w:r>
      <w:r w:rsidR="0033544D" w:rsidRPr="00742779">
        <w:rPr>
          <w:rStyle w:val="Emphasis"/>
        </w:rPr>
        <w:t>s Corp. Stockholder Derivative Litigation</w:t>
      </w:r>
      <w:r w:rsidR="0033544D" w:rsidRPr="00742779">
        <w:t xml:space="preserve"> in 2023.</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p>
    <w:p w14:paraId="467444D8" w14:textId="77777777" w:rsidR="0033544D" w:rsidRPr="00742779" w:rsidRDefault="00742779" w:rsidP="000E54B1">
      <w:pPr>
        <w:pPrChange w:id="3634" w:author="Seth Oranburg" w:date="2026-03-07T09:50:00Z" w16du:dateUtc="2026-03-07T14:50:00Z">
          <w:pPr>
            <w:pStyle w:val="NormalWeb"/>
          </w:pPr>
        </w:pPrChange>
      </w:pPr>
      <w:del w:id="3635" w:author="Seth Oranburg" w:date="2026-03-07T09:50:00Z" w16du:dateUtc="2026-03-07T14:50:00Z">
        <w:r w:rsidRPr="00742779">
          <w:rPr>
            <w:rFonts w:ascii="ZWAdobeF" w:hAnsi="ZWAdobeF" w:cs="ZWAdobeF"/>
            <w:sz w:val="2"/>
            <w:szCs w:val="2"/>
          </w:rPr>
          <w:delText>1614B</w:delText>
        </w:r>
        <w:r w:rsidR="0033544D" w:rsidRPr="00742779">
          <w:delText>McDonald</w:delText>
        </w:r>
        <w:r w:rsidR="009F60D1" w:rsidRPr="00742779">
          <w:delText>’</w:delText>
        </w:r>
        <w:r w:rsidR="0033544D" w:rsidRPr="00742779">
          <w:delText>s</w:delText>
        </w:r>
      </w:del>
      <w:ins w:id="3636" w:author="Seth Oranburg" w:date="2026-03-07T09:50:00Z" w16du:dateUtc="2026-03-07T14:50:00Z">
        <w:r w:rsidR="0033544D" w:rsidRPr="00742779">
          <w:t>McDonald</w:t>
        </w:r>
        <w:r w:rsidR="009F60D1" w:rsidRPr="00742779">
          <w:t>’</w:t>
        </w:r>
        <w:r w:rsidR="0033544D" w:rsidRPr="00742779">
          <w:t>s</w:t>
        </w:r>
      </w:ins>
      <w:r w:rsidR="0033544D" w:rsidRPr="00742779">
        <w:t xml:space="preserve"> Corporation terminated its CEO, Steve Easterbrook, in 2019 for violating company policy by engaging in a relationship with an employee.</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McDonald</w:t>
      </w:r>
      <w:r w:rsidR="009F60D1" w:rsidRPr="00742779">
        <w:t>’</w:t>
      </w:r>
      <w:r w:rsidR="0033544D" w:rsidRPr="00742779">
        <w:t>s gave Easterbrook a separation package worth approximately $40 million. Months later, McDonald</w:t>
      </w:r>
      <w:r w:rsidR="009F60D1" w:rsidRPr="00742779">
        <w:t>’</w:t>
      </w:r>
      <w:r w:rsidR="0033544D" w:rsidRPr="00742779">
        <w:t>s discovered that Easterbrook had actually engaged in multiple relationships with employees, had lied to the board during the investigation, and had deleted evidence from his phone.</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McDonald</w:t>
      </w:r>
      <w:r w:rsidR="009F60D1" w:rsidRPr="00742779">
        <w:t>’</w:t>
      </w:r>
      <w:r w:rsidR="0033544D" w:rsidRPr="00742779">
        <w:t>s sued Easterbrook to recover the separation payment, and shareholders sued derivatively alleging that McDonald</w:t>
      </w:r>
      <w:r w:rsidR="009F60D1" w:rsidRPr="00742779">
        <w:t>’</w:t>
      </w:r>
      <w:r w:rsidR="0033544D" w:rsidRPr="00742779">
        <w:t>s board and senior officers breached oversight duties by failing to detect Easterbrook</w:t>
      </w:r>
      <w:r w:rsidR="009F60D1" w:rsidRPr="00742779">
        <w:t>’</w:t>
      </w:r>
      <w:r w:rsidR="0033544D" w:rsidRPr="00742779">
        <w:t>s misconduct earlier.</w:t>
      </w:r>
    </w:p>
    <w:p w14:paraId="7581DD3F" w14:textId="77777777" w:rsidR="0033544D" w:rsidRPr="00742779" w:rsidRDefault="00742779" w:rsidP="000E54B1">
      <w:pPr>
        <w:pPrChange w:id="3637" w:author="Seth Oranburg" w:date="2026-03-07T09:50:00Z" w16du:dateUtc="2026-03-07T14:50:00Z">
          <w:pPr>
            <w:pStyle w:val="NormalWeb"/>
          </w:pPr>
        </w:pPrChange>
      </w:pPr>
      <w:del w:id="3638" w:author="Seth Oranburg" w:date="2026-03-07T09:50:00Z" w16du:dateUtc="2026-03-07T14:50:00Z">
        <w:r w:rsidRPr="00742779">
          <w:rPr>
            <w:rFonts w:ascii="ZWAdobeF" w:hAnsi="ZWAdobeF" w:cs="ZWAdobeF"/>
            <w:sz w:val="2"/>
            <w:szCs w:val="2"/>
          </w:rPr>
          <w:delText>1615B</w:delText>
        </w:r>
        <w:r w:rsidR="0033544D" w:rsidRPr="00742779">
          <w:delText>Vice</w:delText>
        </w:r>
      </w:del>
      <w:ins w:id="3639" w:author="Seth Oranburg" w:date="2026-03-07T09:50:00Z" w16du:dateUtc="2026-03-07T14:50:00Z">
        <w:r w:rsidR="0033544D" w:rsidRPr="00742779">
          <w:t>Vice</w:t>
        </w:r>
      </w:ins>
      <w:r w:rsidR="0033544D" w:rsidRPr="00742779">
        <w:t xml:space="preserve"> Chancellor Laster</w:t>
      </w:r>
      <w:r w:rsidR="009F60D1" w:rsidRPr="00742779">
        <w:t>’</w:t>
      </w:r>
      <w:r w:rsidR="0033544D" w:rsidRPr="00742779">
        <w:t>s opinion clarified that officers owe Caremark duties but that the scope of those duties differs from directors</w:t>
      </w:r>
      <w:r w:rsidR="009F60D1" w:rsidRPr="00742779">
        <w:t>’</w:t>
      </w:r>
      <w:r w:rsidR="0033544D" w:rsidRPr="00742779">
        <w:t xml:space="preserve"> oversight obligations.</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Directors have company-wide oversight responsibilities; they must ensure systems exist to bring mission-critical information to board attention. Officers</w:t>
      </w:r>
      <w:r w:rsidR="009F60D1" w:rsidRPr="00742779">
        <w:t>’</w:t>
      </w:r>
      <w:r w:rsidR="0033544D" w:rsidRPr="00742779">
        <w:t xml:space="preserve"> oversight duties are context-specific and domain-limited.</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p>
    <w:p w14:paraId="12119E5E" w14:textId="77777777" w:rsidR="0033544D" w:rsidRPr="00742779" w:rsidRDefault="00742779" w:rsidP="000E54B1">
      <w:pPr>
        <w:pPrChange w:id="3640" w:author="Seth Oranburg" w:date="2026-03-07T09:50:00Z" w16du:dateUtc="2026-03-07T14:50:00Z">
          <w:pPr>
            <w:pStyle w:val="NormalWeb"/>
          </w:pPr>
        </w:pPrChange>
      </w:pPr>
      <w:del w:id="3641" w:author="Seth Oranburg" w:date="2026-03-07T09:50:00Z" w16du:dateUtc="2026-03-07T14:50:00Z">
        <w:r w:rsidRPr="00742779">
          <w:rPr>
            <w:rFonts w:ascii="ZWAdobeF" w:hAnsi="ZWAdobeF" w:cs="ZWAdobeF"/>
            <w:sz w:val="2"/>
            <w:szCs w:val="2"/>
          </w:rPr>
          <w:lastRenderedPageBreak/>
          <w:delText>1616B</w:delText>
        </w:r>
        <w:r w:rsidR="0033544D" w:rsidRPr="00742779">
          <w:delText>For</w:delText>
        </w:r>
      </w:del>
      <w:ins w:id="3642" w:author="Seth Oranburg" w:date="2026-03-07T09:50:00Z" w16du:dateUtc="2026-03-07T14:50:00Z">
        <w:r w:rsidR="0033544D" w:rsidRPr="00742779">
          <w:t>For</w:t>
        </w:r>
      </w:ins>
      <w:r w:rsidR="0033544D" w:rsidRPr="00742779">
        <w:t xml:space="preserve"> the CEO and Chief Compliance Officer, oversight duties are company-wide because their roles encompass the entire enterprise.</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A CEO who ignores red flags about compliance failures anywhere in the organization breaches her oversight duty. But other officers have oversight duties only within their functional domains.</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A CFO must monitor financial reporting and internal controls but need not personally oversee marketing compliance. A General Counsel must monitor legal risks but need not personally oversee manufacturing quality control.</w:t>
      </w:r>
    </w:p>
    <w:p w14:paraId="48F545F4" w14:textId="77777777" w:rsidR="0033544D" w:rsidRPr="00742779" w:rsidRDefault="00742779" w:rsidP="000E54B1">
      <w:pPr>
        <w:pPrChange w:id="3643" w:author="Seth Oranburg" w:date="2026-03-07T09:50:00Z" w16du:dateUtc="2026-03-07T14:50:00Z">
          <w:pPr>
            <w:pStyle w:val="NormalWeb"/>
          </w:pPr>
        </w:pPrChange>
      </w:pPr>
      <w:del w:id="3644" w:author="Seth Oranburg" w:date="2026-03-07T09:50:00Z" w16du:dateUtc="2026-03-07T14:50:00Z">
        <w:r w:rsidRPr="00742779">
          <w:rPr>
            <w:rFonts w:ascii="ZWAdobeF" w:hAnsi="ZWAdobeF" w:cs="ZWAdobeF"/>
            <w:sz w:val="2"/>
            <w:szCs w:val="2"/>
          </w:rPr>
          <w:delText>1617B</w:delText>
        </w:r>
        <w:r w:rsidR="0033544D" w:rsidRPr="00742779">
          <w:delText>The</w:delText>
        </w:r>
      </w:del>
      <w:ins w:id="3645" w:author="Seth Oranburg" w:date="2026-03-07T09:50:00Z" w16du:dateUtc="2026-03-07T14:50:00Z">
        <w:r w:rsidR="0033544D" w:rsidRPr="00742779">
          <w:t>The</w:t>
        </w:r>
      </w:ins>
      <w:r w:rsidR="0033544D" w:rsidRPr="00742779">
        <w:t xml:space="preserve"> opinion also clarified the interaction between officer oversight liability and Section 102(b)(7) exculpation.</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As discussed earlier, Delaware amended Section 102(b)(7) in 2022 to permit exculpation of officers for duty of care violations in direct stockholder actions (class actions) but not in derivative actions.</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Because Caremark claims are typically brought derivatively (shareholders sue on the corporation</w:t>
      </w:r>
      <w:r w:rsidR="009F60D1" w:rsidRPr="00742779">
        <w:t>’</w:t>
      </w:r>
      <w:r w:rsidR="0033544D" w:rsidRPr="00742779">
        <w:t>s behalf to enforce corporate rights against fiduciaries), officer exculpation provisions do not protect officers from oversight liability even after the 2022 amendment.</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p>
    <w:p w14:paraId="04897843" w14:textId="77777777" w:rsidR="0033544D" w:rsidRPr="00742779" w:rsidRDefault="00742779" w:rsidP="000E54B1">
      <w:pPr>
        <w:pPrChange w:id="3646" w:author="Seth Oranburg" w:date="2026-03-07T09:50:00Z" w16du:dateUtc="2026-03-07T14:50:00Z">
          <w:pPr>
            <w:pStyle w:val="NormalWeb"/>
          </w:pPr>
        </w:pPrChange>
      </w:pPr>
      <w:del w:id="3647" w:author="Seth Oranburg" w:date="2026-03-07T09:50:00Z" w16du:dateUtc="2026-03-07T14:50:00Z">
        <w:r w:rsidRPr="00742779">
          <w:rPr>
            <w:rFonts w:ascii="ZWAdobeF" w:hAnsi="ZWAdobeF" w:cs="ZWAdobeF"/>
            <w:sz w:val="2"/>
            <w:szCs w:val="2"/>
          </w:rPr>
          <w:delText>1618B</w:delText>
        </w:r>
        <w:r w:rsidR="0033544D" w:rsidRPr="00742779">
          <w:delText>This</w:delText>
        </w:r>
      </w:del>
      <w:ins w:id="3648" w:author="Seth Oranburg" w:date="2026-03-07T09:50:00Z" w16du:dateUtc="2026-03-07T14:50:00Z">
        <w:r w:rsidR="0033544D" w:rsidRPr="00742779">
          <w:t>This</w:t>
        </w:r>
      </w:ins>
      <w:r w:rsidR="0033544D" w:rsidRPr="00742779">
        <w:t xml:space="preserve"> framework applies directly to Zeeva</w:t>
      </w:r>
      <w:r w:rsidR="009F60D1" w:rsidRPr="00742779">
        <w:t>’</w:t>
      </w:r>
      <w:r w:rsidR="0033544D" w:rsidRPr="00742779">
        <w:t>s dual role at ConstructEdge. In her capacity as CEO, she owes company-wide Caremark oversight duties.</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She must ensure that ConstructEdge implements information systems bringing mission-critical risks to management and board attention. For a construction software company that sends employees to work on active construction sites, workplace safety is mission-critical. If one of ConstructEdge</w:t>
      </w:r>
      <w:r w:rsidR="009F60D1" w:rsidRPr="00742779">
        <w:t>’</w:t>
      </w:r>
      <w:r w:rsidR="0033544D" w:rsidRPr="00742779">
        <w:t>s engineers is killed in a construction site accident and subsequent investigation reveals that ConstructEdge had no safety training program, no incident reporting system, and no board-level safety oversight, Zeeva faces potential personal liability in her capacity as CEO.</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Even if ConstructEdge</w:t>
      </w:r>
      <w:r w:rsidR="009F60D1" w:rsidRPr="00742779">
        <w:t>’</w:t>
      </w:r>
      <w:r w:rsidR="0033544D" w:rsidRPr="00742779">
        <w:t>s certificate includes a Section 102(b)(7) exculpation provision, that provision does not protect Zeeva from derivative Caremark claims against officers.</w:t>
      </w:r>
    </w:p>
    <w:p w14:paraId="28D754EB" w14:textId="77777777" w:rsidR="0033544D" w:rsidRPr="00742779" w:rsidRDefault="0033544D" w:rsidP="000E54B1">
      <w:pPr>
        <w:pStyle w:val="Heading2"/>
        <w:rPr>
          <w:rFonts w:eastAsia="Times New Roman"/>
        </w:rPr>
      </w:pPr>
      <w:r w:rsidRPr="00742779">
        <w:rPr>
          <w:rFonts w:eastAsia="Times New Roman"/>
        </w:rPr>
        <w:t>Standards of Review: A Synthesis</w:t>
      </w:r>
    </w:p>
    <w:p w14:paraId="67E18626" w14:textId="77777777" w:rsidR="0033544D" w:rsidRPr="00742779" w:rsidRDefault="00742779" w:rsidP="000E54B1">
      <w:del w:id="3649" w:author="Seth Oranburg" w:date="2026-03-07T09:50:00Z" w16du:dateUtc="2026-03-07T14:50:00Z">
        <w:r w:rsidRPr="00742779">
          <w:rPr>
            <w:rFonts w:ascii="ZWAdobeF" w:hAnsi="ZWAdobeF" w:cs="ZWAdobeF"/>
            <w:sz w:val="2"/>
            <w:szCs w:val="2"/>
          </w:rPr>
          <w:delText>1619B</w:delText>
        </w:r>
        <w:r w:rsidR="0033544D" w:rsidRPr="00742779">
          <w:delText>Delaware</w:delText>
        </w:r>
      </w:del>
      <w:ins w:id="3650" w:author="Seth Oranburg" w:date="2026-03-07T09:50:00Z" w16du:dateUtc="2026-03-07T14:50:00Z">
        <w:r w:rsidR="0033544D" w:rsidRPr="00742779">
          <w:t>Delaware</w:t>
        </w:r>
      </w:ins>
      <w:r w:rsidR="0033544D" w:rsidRPr="00742779">
        <w:t xml:space="preserve"> fiduciary duty litigation revolves around which standard of review the court applies. The standard determines who bears the burden of proof, what evidence is admissible, whether the case can be dismissed at the pleading stage, and ultimately who wins. Understanding the standards and how to navigate among them is essential to fiduciary duty practice.</w:t>
      </w:r>
    </w:p>
    <w:p w14:paraId="51E44448" w14:textId="77777777" w:rsidR="0033544D" w:rsidRPr="00742779" w:rsidRDefault="0033544D" w:rsidP="000E54B1">
      <w:pPr>
        <w:pStyle w:val="Heading3"/>
        <w:rPr>
          <w:rFonts w:eastAsia="Times New Roman"/>
        </w:rPr>
      </w:pPr>
      <w:r w:rsidRPr="00742779">
        <w:rPr>
          <w:rFonts w:eastAsia="Times New Roman"/>
        </w:rPr>
        <w:lastRenderedPageBreak/>
        <w:t>The Litigation Funnel</w:t>
      </w:r>
    </w:p>
    <w:p w14:paraId="3D1C6E40" w14:textId="77777777" w:rsidR="0033544D" w:rsidRPr="00742779" w:rsidRDefault="00742779" w:rsidP="000E54B1">
      <w:del w:id="3651" w:author="Seth Oranburg" w:date="2026-03-07T09:50:00Z" w16du:dateUtc="2026-03-07T14:50:00Z">
        <w:r w:rsidRPr="00742779">
          <w:rPr>
            <w:rFonts w:ascii="ZWAdobeF" w:hAnsi="ZWAdobeF" w:cs="ZWAdobeF"/>
            <w:sz w:val="2"/>
            <w:szCs w:val="2"/>
          </w:rPr>
          <w:delText>1620B</w:delText>
        </w:r>
        <w:r w:rsidR="0033544D" w:rsidRPr="00742779">
          <w:delText>In</w:delText>
        </w:r>
      </w:del>
      <w:ins w:id="3652" w:author="Seth Oranburg" w:date="2026-03-07T09:50:00Z" w16du:dateUtc="2026-03-07T14:50:00Z">
        <w:r w:rsidR="0033544D" w:rsidRPr="00742779">
          <w:t>In</w:t>
        </w:r>
      </w:ins>
      <w:r w:rsidR="0033544D" w:rsidRPr="00742779">
        <w:t xml:space="preserve"> practice, fiduciary duties function as a sorting mechanism for litigation. The standard of review determines whether a judge will dismiss a case on the pleadings (cheap and quick) or force it to discovery and trial (expensive and risky).</w:t>
      </w:r>
    </w:p>
    <w:p w14:paraId="06BE5CE7" w14:textId="77777777" w:rsidR="0033544D" w:rsidRPr="00742779" w:rsidRDefault="00742779" w:rsidP="000E54B1">
      <w:pPr>
        <w:pPrChange w:id="3653" w:author="Seth Oranburg" w:date="2026-03-07T09:50:00Z" w16du:dateUtc="2026-03-07T14:50:00Z">
          <w:pPr>
            <w:pStyle w:val="NormalWeb"/>
          </w:pPr>
        </w:pPrChange>
      </w:pPr>
      <w:del w:id="3654" w:author="Seth Oranburg" w:date="2026-03-07T09:50:00Z" w16du:dateUtc="2026-03-07T14:50:00Z">
        <w:r w:rsidRPr="00742779">
          <w:rPr>
            <w:rFonts w:ascii="ZWAdobeF" w:hAnsi="ZWAdobeF" w:cs="ZWAdobeF"/>
            <w:sz w:val="2"/>
            <w:szCs w:val="2"/>
          </w:rPr>
          <w:delText>1621B</w:delText>
        </w:r>
        <w:r w:rsidR="0033544D" w:rsidRPr="00742779">
          <w:delText>The</w:delText>
        </w:r>
      </w:del>
      <w:ins w:id="3655" w:author="Seth Oranburg" w:date="2026-03-07T09:50:00Z" w16du:dateUtc="2026-03-07T14:50:00Z">
        <w:r w:rsidR="0033544D" w:rsidRPr="00742779">
          <w:t>The</w:t>
        </w:r>
      </w:ins>
      <w:r w:rsidR="0033544D" w:rsidRPr="00742779">
        <w:t xml:space="preserve"> business judgment rule is the wide mouth of the funnel.</w:t>
      </w:r>
      <w:r w:rsidR="0033544D">
        <w:fldChar w:fldCharType="begin"/>
      </w:r>
      <w:r w:rsidR="0033544D">
        <w:instrText>HYPERLINK \l "fn173-11647" \o "Jump to citation"</w:instrText>
      </w:r>
      <w:r w:rsidR="0033544D">
        <w:fldChar w:fldCharType="separate"/>
      </w:r>
      <w:r w:rsidR="0033544D" w:rsidRPr="00742779">
        <w:rPr>
          <w:rStyle w:val="Hyperlink"/>
          <w:color w:val="auto"/>
          <w:u w:val="none"/>
        </w:rPr>
        <w:t>[173</w:t>
      </w:r>
      <w:r w:rsidR="00EE2871" w:rsidRPr="00742779">
        <w:rPr>
          <w:rStyle w:val="Hyperlink"/>
          <w:color w:val="auto"/>
          <w:u w:val="none"/>
        </w:rPr>
        <w:t>]</w:t>
      </w:r>
      <w:r w:rsidR="0033544D">
        <w:fldChar w:fldCharType="end"/>
      </w:r>
      <w:r w:rsidR="0033544D" w:rsidRPr="00742779">
        <w:t xml:space="preserve"> It is the default setting that protects the vast majority of board decisions. If Zeeva signs a $1.5 million equipment lease that turns out to be a bad deal, the court will not second-guess her. The law recognizes that judges are not business experts.</w:t>
      </w:r>
      <w:r w:rsidR="0033544D">
        <w:fldChar w:fldCharType="begin"/>
      </w:r>
      <w:r w:rsidR="0033544D">
        <w:instrText>HYPERLINK \l "fn173-11647" \o "Jump to citation"</w:instrText>
      </w:r>
      <w:r w:rsidR="0033544D">
        <w:fldChar w:fldCharType="separate"/>
      </w:r>
      <w:r w:rsidR="0033544D" w:rsidRPr="00742779">
        <w:rPr>
          <w:rStyle w:val="Hyperlink"/>
          <w:color w:val="auto"/>
          <w:u w:val="none"/>
        </w:rPr>
        <w:t>[173</w:t>
      </w:r>
      <w:r w:rsidR="00EE2871" w:rsidRPr="00742779">
        <w:rPr>
          <w:rStyle w:val="Hyperlink"/>
          <w:color w:val="auto"/>
          <w:u w:val="none"/>
        </w:rPr>
        <w:t>]</w:t>
      </w:r>
      <w:r w:rsidR="0033544D">
        <w:fldChar w:fldCharType="end"/>
      </w:r>
      <w:r w:rsidR="0033544D" w:rsidRPr="00742779">
        <w:t xml:space="preserve"> As long as the board acted in good faith, without conflicts, and with a rational process, the court defers to their judgment. This protection is essential to encourage the risk-taking that creates shareholder value.</w:t>
      </w:r>
      <w:r w:rsidR="0033544D">
        <w:fldChar w:fldCharType="begin"/>
      </w:r>
      <w:r w:rsidR="0033544D">
        <w:instrText>HYPERLINK \l "fn221-11647" \o "Jump to citation"</w:instrText>
      </w:r>
      <w:r w:rsidR="0033544D">
        <w:fldChar w:fldCharType="separate"/>
      </w:r>
      <w:r w:rsidR="0033544D" w:rsidRPr="00742779">
        <w:rPr>
          <w:rStyle w:val="Hyperlink"/>
          <w:color w:val="auto"/>
          <w:u w:val="none"/>
        </w:rPr>
        <w:t>[221</w:t>
      </w:r>
      <w:r w:rsidR="00EE2871" w:rsidRPr="00742779">
        <w:rPr>
          <w:rStyle w:val="Hyperlink"/>
          <w:color w:val="auto"/>
          <w:u w:val="none"/>
        </w:rPr>
        <w:t>]</w:t>
      </w:r>
      <w:r w:rsidR="0033544D">
        <w:fldChar w:fldCharType="end"/>
      </w:r>
    </w:p>
    <w:p w14:paraId="4FFEC09D" w14:textId="77777777" w:rsidR="0033544D" w:rsidRPr="00742779" w:rsidRDefault="00742779" w:rsidP="000E54B1">
      <w:pPr>
        <w:pPrChange w:id="3656" w:author="Seth Oranburg" w:date="2026-03-07T09:50:00Z" w16du:dateUtc="2026-03-07T14:50:00Z">
          <w:pPr>
            <w:pStyle w:val="NormalWeb"/>
          </w:pPr>
        </w:pPrChange>
      </w:pPr>
      <w:del w:id="3657" w:author="Seth Oranburg" w:date="2026-03-07T09:50:00Z" w16du:dateUtc="2026-03-07T14:50:00Z">
        <w:r w:rsidRPr="00742779">
          <w:rPr>
            <w:rFonts w:ascii="ZWAdobeF" w:hAnsi="ZWAdobeF" w:cs="ZWAdobeF"/>
            <w:sz w:val="2"/>
            <w:szCs w:val="2"/>
          </w:rPr>
          <w:delText>1622B</w:delText>
        </w:r>
        <w:r w:rsidR="0033544D" w:rsidRPr="00742779">
          <w:delText>The</w:delText>
        </w:r>
      </w:del>
      <w:ins w:id="3658" w:author="Seth Oranburg" w:date="2026-03-07T09:50:00Z" w16du:dateUtc="2026-03-07T14:50:00Z">
        <w:r w:rsidR="0033544D" w:rsidRPr="00742779">
          <w:t>The</w:t>
        </w:r>
      </w:ins>
      <w:r w:rsidR="0033544D" w:rsidRPr="00742779">
        <w:t xml:space="preserve"> rationale is both economic and institutional. Economically, corporate law wants to encourage directors to take business risks.</w:t>
      </w:r>
      <w:r w:rsidR="0033544D">
        <w:fldChar w:fldCharType="begin"/>
      </w:r>
      <w:r w:rsidR="0033544D">
        <w:instrText>HYPERLINK \l "fn221-11647" \o "Jump to citation"</w:instrText>
      </w:r>
      <w:r w:rsidR="0033544D">
        <w:fldChar w:fldCharType="separate"/>
      </w:r>
      <w:r w:rsidR="0033544D" w:rsidRPr="00742779">
        <w:rPr>
          <w:rStyle w:val="Hyperlink"/>
          <w:color w:val="auto"/>
          <w:u w:val="none"/>
        </w:rPr>
        <w:t>[221</w:t>
      </w:r>
      <w:r w:rsidR="00EE2871" w:rsidRPr="00742779">
        <w:rPr>
          <w:rStyle w:val="Hyperlink"/>
          <w:color w:val="auto"/>
          <w:u w:val="none"/>
        </w:rPr>
        <w:t>]</w:t>
      </w:r>
      <w:r w:rsidR="0033544D">
        <w:fldChar w:fldCharType="end"/>
      </w:r>
      <w:r w:rsidR="0033544D" w:rsidRPr="00742779">
        <w:t xml:space="preserve"> Risk-taking creates value for shareholders through upside potential, but it also creates downside exposure. If directors face personal liability for decisions that lose money, they will be excessively risk-averse, rejecting positive expected-value projects because of downside risk. The business judgment rule eliminates this distortion by protecting directors from liability for decisions within their discretion.</w:t>
      </w:r>
    </w:p>
    <w:p w14:paraId="7B3037CD" w14:textId="77777777" w:rsidR="0033544D" w:rsidRPr="00742779" w:rsidRDefault="00742779" w:rsidP="000E54B1">
      <w:pPr>
        <w:pPrChange w:id="3659" w:author="Seth Oranburg" w:date="2026-03-07T09:50:00Z" w16du:dateUtc="2026-03-07T14:50:00Z">
          <w:pPr>
            <w:pStyle w:val="NormalWeb"/>
          </w:pPr>
        </w:pPrChange>
      </w:pPr>
      <w:del w:id="3660" w:author="Seth Oranburg" w:date="2026-03-07T09:50:00Z" w16du:dateUtc="2026-03-07T14:50:00Z">
        <w:r w:rsidRPr="00742779">
          <w:rPr>
            <w:rFonts w:ascii="ZWAdobeF" w:hAnsi="ZWAdobeF" w:cs="ZWAdobeF"/>
            <w:sz w:val="2"/>
            <w:szCs w:val="2"/>
          </w:rPr>
          <w:delText>1623B</w:delText>
        </w:r>
        <w:r w:rsidR="0033544D" w:rsidRPr="00742779">
          <w:delText>Institutionally</w:delText>
        </w:r>
      </w:del>
      <w:ins w:id="3661" w:author="Seth Oranburg" w:date="2026-03-07T09:50:00Z" w16du:dateUtc="2026-03-07T14:50:00Z">
        <w:r w:rsidR="0033544D" w:rsidRPr="00742779">
          <w:t>Institutionally</w:t>
        </w:r>
      </w:ins>
      <w:r w:rsidR="0033544D" w:rsidRPr="00742779">
        <w:t>, courts lack expertise to evaluate business strategy.</w:t>
      </w:r>
      <w:r w:rsidR="0033544D">
        <w:fldChar w:fldCharType="begin"/>
      </w:r>
      <w:r w:rsidR="0033544D">
        <w:instrText>HYPERLINK \l "fn173-11647" \o "Jump to citation"</w:instrText>
      </w:r>
      <w:r w:rsidR="0033544D">
        <w:fldChar w:fldCharType="separate"/>
      </w:r>
      <w:r w:rsidR="0033544D" w:rsidRPr="00742779">
        <w:rPr>
          <w:rStyle w:val="Hyperlink"/>
          <w:color w:val="auto"/>
          <w:u w:val="none"/>
        </w:rPr>
        <w:t>[173</w:t>
      </w:r>
      <w:r w:rsidR="00EE2871" w:rsidRPr="00742779">
        <w:rPr>
          <w:rStyle w:val="Hyperlink"/>
          <w:color w:val="auto"/>
          <w:u w:val="none"/>
        </w:rPr>
        <w:t>]</w:t>
      </w:r>
      <w:r w:rsidR="0033544D">
        <w:fldChar w:fldCharType="end"/>
      </w:r>
      <w:r w:rsidR="0033544D" w:rsidRPr="00742779">
        <w:t xml:space="preserve"> Judges cannot determine whether a company should expand into adjacent markets, whether a product development budget is adequate, whether an acquisition price is optimal, or whether a competitive response is well-calibrated. These decisions require industry knowledge, market understanding, competitive intelligence, and business judgment. Courts are institutionally incompetent to second-guess such decisions, so they defer to boards.</w:t>
      </w:r>
    </w:p>
    <w:p w14:paraId="03D99B7A" w14:textId="77777777" w:rsidR="0033544D" w:rsidRPr="00742779" w:rsidRDefault="00742779" w:rsidP="000E54B1">
      <w:del w:id="3662" w:author="Seth Oranburg" w:date="2026-03-07T09:50:00Z" w16du:dateUtc="2026-03-07T14:50:00Z">
        <w:r w:rsidRPr="00742779">
          <w:rPr>
            <w:rFonts w:ascii="ZWAdobeF" w:hAnsi="ZWAdobeF" w:cs="ZWAdobeF"/>
            <w:sz w:val="2"/>
            <w:szCs w:val="2"/>
          </w:rPr>
          <w:delText>1624B</w:delText>
        </w:r>
        <w:r w:rsidR="0033544D" w:rsidRPr="00742779">
          <w:delText>But</w:delText>
        </w:r>
      </w:del>
      <w:ins w:id="3663" w:author="Seth Oranburg" w:date="2026-03-07T09:50:00Z" w16du:dateUtc="2026-03-07T14:50:00Z">
        <w:r w:rsidR="0033544D" w:rsidRPr="00742779">
          <w:t>But</w:t>
        </w:r>
      </w:ins>
      <w:r w:rsidR="0033544D" w:rsidRPr="00742779">
        <w:t xml:space="preserve"> if a plaintiff can plead facts that rebut the business judgment rule, the case drops into the narrow neck of the funnel: entire fairness or enhanced scrutiny.</w:t>
      </w:r>
    </w:p>
    <w:p w14:paraId="4E2E4F4B" w14:textId="77777777" w:rsidR="0033544D" w:rsidRPr="00742779" w:rsidRDefault="00742779" w:rsidP="000E54B1">
      <w:pPr>
        <w:pPrChange w:id="3664" w:author="Seth Oranburg" w:date="2026-03-07T09:50:00Z" w16du:dateUtc="2026-03-07T14:50:00Z">
          <w:pPr>
            <w:pStyle w:val="NormalWeb"/>
          </w:pPr>
        </w:pPrChange>
      </w:pPr>
      <w:del w:id="3665" w:author="Seth Oranburg" w:date="2026-03-07T09:50:00Z" w16du:dateUtc="2026-03-07T14:50:00Z">
        <w:r w:rsidRPr="00742779">
          <w:rPr>
            <w:rFonts w:ascii="ZWAdobeF" w:hAnsi="ZWAdobeF" w:cs="ZWAdobeF"/>
            <w:sz w:val="2"/>
            <w:szCs w:val="2"/>
          </w:rPr>
          <w:delText>1625B</w:delText>
        </w:r>
        <w:r w:rsidR="0033544D" w:rsidRPr="00742779">
          <w:delText>If</w:delText>
        </w:r>
      </w:del>
      <w:ins w:id="3666" w:author="Seth Oranburg" w:date="2026-03-07T09:50:00Z" w16du:dateUtc="2026-03-07T14:50:00Z">
        <w:r w:rsidR="0033544D" w:rsidRPr="00742779">
          <w:t>If</w:t>
        </w:r>
      </w:ins>
      <w:r w:rsidR="0033544D" w:rsidRPr="00742779">
        <w:t xml:space="preserve"> Zeeva leases her own warehouse to ConstructEdge, the business judgment rule vanishes.</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Because she stands on both sides of the transaction, she bears the burden of proving that the deal was entirely fair in both price and process. This is a heavy burden that usually requires a trial. Entire fairness review requires defendants to prove both fair dealing (the process was arm</w:t>
      </w:r>
      <w:r w:rsidR="009F60D1" w:rsidRPr="00742779">
        <w:t>’</w:t>
      </w:r>
      <w:r w:rsidR="0033544D" w:rsidRPr="00742779">
        <w:t>s length) and fair price (the consideration was adequate).</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This requires discovery, expert testimony, and often trial. Settlement pressure becomes intense because defendants cannot obtain early dismissal.</w:t>
      </w:r>
    </w:p>
    <w:p w14:paraId="61A4BE05" w14:textId="77777777" w:rsidR="0033544D" w:rsidRPr="00742779" w:rsidRDefault="00742779" w:rsidP="000E54B1">
      <w:pPr>
        <w:pPrChange w:id="3667" w:author="Seth Oranburg" w:date="2026-03-07T09:50:00Z" w16du:dateUtc="2026-03-07T14:50:00Z">
          <w:pPr>
            <w:pStyle w:val="NormalWeb"/>
          </w:pPr>
        </w:pPrChange>
      </w:pPr>
      <w:del w:id="3668" w:author="Seth Oranburg" w:date="2026-03-07T09:50:00Z" w16du:dateUtc="2026-03-07T14:50:00Z">
        <w:r w:rsidRPr="00742779">
          <w:rPr>
            <w:rFonts w:ascii="ZWAdobeF" w:hAnsi="ZWAdobeF" w:cs="ZWAdobeF"/>
            <w:sz w:val="2"/>
            <w:szCs w:val="2"/>
          </w:rPr>
          <w:lastRenderedPageBreak/>
          <w:delText>1626B</w:delText>
        </w:r>
        <w:r w:rsidR="0033544D" w:rsidRPr="00742779">
          <w:delText>To</w:delText>
        </w:r>
      </w:del>
      <w:ins w:id="3669" w:author="Seth Oranburg" w:date="2026-03-07T09:50:00Z" w16du:dateUtc="2026-03-07T14:50:00Z">
        <w:r w:rsidR="0033544D" w:rsidRPr="00742779">
          <w:t>To</w:t>
        </w:r>
      </w:ins>
      <w:r w:rsidR="0033544D" w:rsidRPr="00742779">
        <w:t xml:space="preserve"> avoid this, sophisticated boards use cleansing mechanisms. By conditioning the warehouse lease on the approval of a disinterested director (Marcus) and fully informed stockholders,</w:t>
      </w:r>
      <w:r w:rsidR="0033544D">
        <w:fldChar w:fldCharType="begin"/>
      </w:r>
      <w:r w:rsidR="0033544D">
        <w:instrText>HYPERLINK \l "fn222-11647" \o "Jump to citation"</w:instrText>
      </w:r>
      <w:r w:rsidR="0033544D">
        <w:fldChar w:fldCharType="separate"/>
      </w:r>
      <w:r w:rsidR="0033544D" w:rsidRPr="00742779">
        <w:rPr>
          <w:rStyle w:val="Hyperlink"/>
          <w:color w:val="auto"/>
          <w:u w:val="none"/>
        </w:rPr>
        <w:t>[222</w:t>
      </w:r>
      <w:r w:rsidR="00FA601A" w:rsidRPr="00742779">
        <w:rPr>
          <w:rStyle w:val="Hyperlink"/>
          <w:color w:val="auto"/>
          <w:u w:val="none"/>
        </w:rPr>
        <w:t>]</w:t>
      </w:r>
      <w:r w:rsidR="0033544D">
        <w:fldChar w:fldCharType="end"/>
      </w:r>
      <w:r w:rsidR="0033544D" w:rsidRPr="00742779">
        <w:t xml:space="preserve"> Zeeva can restore the protection of the business judgment rule. Section 144 cleansing (approval by disinterested directors or stockholders after full disclosure) or Corwin cleansing</w:t>
      </w:r>
      <w:r w:rsidR="0033544D">
        <w:fldChar w:fldCharType="begin"/>
      </w:r>
      <w:r w:rsidR="0033544D">
        <w:instrText>HYPERLINK \l "fn194-11647" \o "Jump to citation"</w:instrText>
      </w:r>
      <w:r w:rsidR="0033544D">
        <w:fldChar w:fldCharType="separate"/>
      </w:r>
      <w:r w:rsidR="0033544D" w:rsidRPr="00742779">
        <w:rPr>
          <w:rStyle w:val="Hyperlink"/>
          <w:color w:val="auto"/>
          <w:u w:val="none"/>
        </w:rPr>
        <w:t>[194</w:t>
      </w:r>
      <w:r w:rsidR="00EE2871" w:rsidRPr="00742779">
        <w:rPr>
          <w:rStyle w:val="Hyperlink"/>
          <w:color w:val="auto"/>
          <w:u w:val="none"/>
        </w:rPr>
        <w:t>]</w:t>
      </w:r>
      <w:r w:rsidR="0033544D">
        <w:fldChar w:fldCharType="end"/>
      </w:r>
      <w:r w:rsidR="0033544D" w:rsidRPr="00742779">
        <w:t xml:space="preserve"> (approval by a fully informed, uncoerced vote of disinterested stockholders) can restore business judgment deference.</w:t>
      </w:r>
    </w:p>
    <w:p w14:paraId="081AB47D" w14:textId="77777777" w:rsidR="0033544D" w:rsidRPr="00742779" w:rsidRDefault="00742779" w:rsidP="000E54B1">
      <w:pPr>
        <w:pPrChange w:id="3670" w:author="Seth Oranburg" w:date="2026-03-07T09:50:00Z" w16du:dateUtc="2026-03-07T14:50:00Z">
          <w:pPr>
            <w:pStyle w:val="NormalWeb"/>
          </w:pPr>
        </w:pPrChange>
      </w:pPr>
      <w:del w:id="3671" w:author="Seth Oranburg" w:date="2026-03-07T09:50:00Z" w16du:dateUtc="2026-03-07T14:50:00Z">
        <w:r w:rsidRPr="00742779">
          <w:rPr>
            <w:rFonts w:ascii="ZWAdobeF" w:hAnsi="ZWAdobeF" w:cs="ZWAdobeF"/>
            <w:sz w:val="2"/>
            <w:szCs w:val="2"/>
          </w:rPr>
          <w:delText>1627B</w:delText>
        </w:r>
        <w:r w:rsidR="0033544D" w:rsidRPr="00742779">
          <w:delText>If</w:delText>
        </w:r>
      </w:del>
      <w:ins w:id="3672" w:author="Seth Oranburg" w:date="2026-03-07T09:50:00Z" w16du:dateUtc="2026-03-07T14:50:00Z">
        <w:r w:rsidR="0033544D" w:rsidRPr="00742779">
          <w:t>If</w:t>
        </w:r>
      </w:ins>
      <w:r w:rsidR="0033544D" w:rsidRPr="00742779">
        <w:t xml:space="preserve"> plaintiffs plead a care violation (grossly negligent process), defendants invoke Section 102(b)(7) exculpation.</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If the charter includes an exculpation provision, monetary damages are unavailable and the case is typically dismissed unless plaintiffs seek equitable relief or can recharacterize the claim as bad faith.</w:t>
      </w:r>
    </w:p>
    <w:p w14:paraId="038ADDC1" w14:textId="77777777" w:rsidR="0033544D" w:rsidRPr="00742779" w:rsidRDefault="00742779" w:rsidP="000E54B1">
      <w:pPr>
        <w:pPrChange w:id="3673" w:author="Seth Oranburg" w:date="2026-03-07T09:50:00Z" w16du:dateUtc="2026-03-07T14:50:00Z">
          <w:pPr>
            <w:pStyle w:val="NormalWeb"/>
          </w:pPr>
        </w:pPrChange>
      </w:pPr>
      <w:del w:id="3674" w:author="Seth Oranburg" w:date="2026-03-07T09:50:00Z" w16du:dateUtc="2026-03-07T14:50:00Z">
        <w:r w:rsidRPr="00742779">
          <w:rPr>
            <w:rFonts w:ascii="ZWAdobeF" w:hAnsi="ZWAdobeF" w:cs="ZWAdobeF"/>
            <w:sz w:val="2"/>
            <w:szCs w:val="2"/>
          </w:rPr>
          <w:delText>1628B</w:delText>
        </w:r>
        <w:r w:rsidR="0033544D" w:rsidRPr="00742779">
          <w:delText>If</w:delText>
        </w:r>
      </w:del>
      <w:ins w:id="3675" w:author="Seth Oranburg" w:date="2026-03-07T09:50:00Z" w16du:dateUtc="2026-03-07T14:50:00Z">
        <w:r w:rsidR="0033544D" w:rsidRPr="00742779">
          <w:t>If</w:t>
        </w:r>
      </w:ins>
      <w:r w:rsidR="0033544D" w:rsidRPr="00742779">
        <w:t xml:space="preserve"> plaintiffs plead bad faith (conscious disregard of duties), the Caremark framework applies.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Plaintiffs must allege particularized facts showing directors utterly failed to implement oversight systems or consciously disregarded red flags. The standard is difficult to plead and prove.</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Few cases survive dismissal unless facts are egregious.</w:t>
      </w:r>
    </w:p>
    <w:p w14:paraId="0169ED63" w14:textId="77777777" w:rsidR="0033544D" w:rsidRPr="00742779" w:rsidRDefault="00742779" w:rsidP="000E54B1">
      <w:pPr>
        <w:pPrChange w:id="3676" w:author="Seth Oranburg" w:date="2026-03-07T09:50:00Z" w16du:dateUtc="2026-03-07T14:50:00Z">
          <w:pPr>
            <w:pStyle w:val="NormalWeb"/>
          </w:pPr>
        </w:pPrChange>
      </w:pPr>
      <w:del w:id="3677" w:author="Seth Oranburg" w:date="2026-03-07T09:50:00Z" w16du:dateUtc="2026-03-07T14:50:00Z">
        <w:r w:rsidRPr="00742779">
          <w:rPr>
            <w:rFonts w:ascii="ZWAdobeF" w:hAnsi="ZWAdobeF" w:cs="ZWAdobeF"/>
            <w:sz w:val="2"/>
            <w:szCs w:val="2"/>
          </w:rPr>
          <w:delText>1629B</w:delText>
        </w:r>
        <w:r w:rsidR="0033544D" w:rsidRPr="00742779">
          <w:delText>Finally</w:delText>
        </w:r>
      </w:del>
      <w:ins w:id="3678" w:author="Seth Oranburg" w:date="2026-03-07T09:50:00Z" w16du:dateUtc="2026-03-07T14:50:00Z">
        <w:r w:rsidR="0033544D" w:rsidRPr="00742779">
          <w:t>Finally</w:t>
        </w:r>
      </w:ins>
      <w:r w:rsidR="0033544D" w:rsidRPr="00742779">
        <w:t>, if the case involves takeover defenses or sale of control, enhanced scrutiny applies. Directors must prove that defensive measures responded to reasonable threats proportionally</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r w:rsidR="0033544D" w:rsidRPr="00742779">
        <w:t xml:space="preserve"> or that they sought the highest value reasonably available in a sale.</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r w:rsidR="0033544D" w:rsidRPr="00742779">
        <w:t xml:space="preserve"> Enhanced scrutiny places intermediate burdens on directors (more demanding than business judgment rule but less demanding than entire fairness).</w:t>
      </w:r>
    </w:p>
    <w:p w14:paraId="57C4B240" w14:textId="77777777" w:rsidR="0033544D" w:rsidRPr="00742779" w:rsidRDefault="00742779" w:rsidP="000E54B1">
      <w:pPr>
        <w:pPrChange w:id="3679" w:author="Seth Oranburg" w:date="2026-03-07T09:50:00Z" w16du:dateUtc="2026-03-07T14:50:00Z">
          <w:pPr>
            <w:pStyle w:val="NormalWeb"/>
          </w:pPr>
        </w:pPrChange>
      </w:pPr>
      <w:del w:id="3680" w:author="Seth Oranburg" w:date="2026-03-07T09:50:00Z" w16du:dateUtc="2026-03-07T14:50:00Z">
        <w:r w:rsidRPr="00742779">
          <w:rPr>
            <w:rFonts w:ascii="ZWAdobeF" w:hAnsi="ZWAdobeF" w:cs="ZWAdobeF"/>
            <w:sz w:val="2"/>
            <w:szCs w:val="2"/>
          </w:rPr>
          <w:delText>1630B</w:delText>
        </w:r>
        <w:r w:rsidR="0033544D" w:rsidRPr="00742779">
          <w:delText>Corporate</w:delText>
        </w:r>
      </w:del>
      <w:ins w:id="3681" w:author="Seth Oranburg" w:date="2026-03-07T09:50:00Z" w16du:dateUtc="2026-03-07T14:50:00Z">
        <w:r w:rsidR="0033544D" w:rsidRPr="00742779">
          <w:t>Corporate</w:t>
        </w:r>
      </w:ins>
      <w:r w:rsidR="0033544D" w:rsidRPr="00742779">
        <w:t xml:space="preserve"> waste sits at the theoretical edge of this system.</w:t>
      </w:r>
      <w:r w:rsidR="0033544D">
        <w:fldChar w:fldCharType="begin"/>
      </w:r>
      <w:r w:rsidR="0033544D">
        <w:instrText>HYPERLINK \l "fn225-11647" \o "Jump to citation"</w:instrText>
      </w:r>
      <w:r w:rsidR="0033544D">
        <w:fldChar w:fldCharType="separate"/>
      </w:r>
      <w:r w:rsidR="0033544D" w:rsidRPr="00742779">
        <w:rPr>
          <w:rStyle w:val="Hyperlink"/>
          <w:color w:val="auto"/>
          <w:u w:val="none"/>
        </w:rPr>
        <w:t>[225</w:t>
      </w:r>
      <w:r w:rsidR="00EE2871" w:rsidRPr="00742779">
        <w:rPr>
          <w:rStyle w:val="Hyperlink"/>
          <w:color w:val="auto"/>
          <w:u w:val="none"/>
        </w:rPr>
        <w:t>]</w:t>
      </w:r>
      <w:r w:rsidR="0033544D">
        <w:fldChar w:fldCharType="end"/>
      </w:r>
      <w:r w:rsidR="0033544D" w:rsidRPr="00742779">
        <w:t xml:space="preserve"> It describes a transaction so one-sided that no rational person would approve it (essentially a gift of corporate assets). Waste is an extreme standard: </w:t>
      </w:r>
      <w:r w:rsidR="009F60D1" w:rsidRPr="00742779">
        <w:t>“</w:t>
      </w:r>
      <w:r w:rsidR="0033544D" w:rsidRPr="00742779">
        <w:t>an exchange that is so one sided that no business person of ordinary, sound judgment could conclude that the corporation has received adequate consideration.</w:t>
      </w:r>
      <w:r w:rsidR="009F60D1" w:rsidRPr="00742779">
        <w:t>”</w:t>
      </w:r>
      <w:r w:rsidR="0033544D" w:rsidRPr="00742779">
        <w:t xml:space="preserve"> In reality, waste claims almost never succeed.</w:t>
      </w:r>
      <w:r w:rsidR="0033544D">
        <w:fldChar w:fldCharType="begin"/>
      </w:r>
      <w:r w:rsidR="0033544D">
        <w:instrText>HYPERLINK \l "fn225-11647" \o "Jump to citation"</w:instrText>
      </w:r>
      <w:r w:rsidR="0033544D">
        <w:fldChar w:fldCharType="separate"/>
      </w:r>
      <w:r w:rsidR="0033544D" w:rsidRPr="00742779">
        <w:rPr>
          <w:rStyle w:val="Hyperlink"/>
          <w:color w:val="auto"/>
          <w:u w:val="none"/>
        </w:rPr>
        <w:t>[225</w:t>
      </w:r>
      <w:r w:rsidR="00EE2871" w:rsidRPr="00742779">
        <w:rPr>
          <w:rStyle w:val="Hyperlink"/>
          <w:color w:val="auto"/>
          <w:u w:val="none"/>
        </w:rPr>
        <w:t>]</w:t>
      </w:r>
      <w:r w:rsidR="0033544D">
        <w:fldChar w:fldCharType="end"/>
      </w:r>
      <w:r w:rsidR="0033544D" w:rsidRPr="00742779">
        <w:t xml:space="preserve"> They serve primarily as a pleading tactic when plaintiffs cannot prove conflicts or bad faith. In </w:t>
      </w:r>
      <w:r w:rsidR="0033544D" w:rsidRPr="00742779">
        <w:rPr>
          <w:rStyle w:val="Emphasis"/>
        </w:rPr>
        <w:t>Brehm v. Eisner</w:t>
      </w:r>
      <w:r w:rsidR="0033544D" w:rsidRPr="00742779">
        <w:t>, Disney</w:t>
      </w:r>
      <w:r w:rsidR="009F60D1" w:rsidRPr="00742779">
        <w:t>’</w:t>
      </w:r>
      <w:r w:rsidR="0033544D" w:rsidRPr="00742779">
        <w:t>s directors approved a compensation package for Michael Ovitz that ultimately paid him $130 million for fourteen months of ineffective service as Disney</w:t>
      </w:r>
      <w:r w:rsidR="009F60D1" w:rsidRPr="00742779">
        <w:t>’</w:t>
      </w:r>
      <w:r w:rsidR="0033544D" w:rsidRPr="00742779">
        <w:t>s president.</w:t>
      </w:r>
      <w:r w:rsidR="0033544D">
        <w:fldChar w:fldCharType="begin"/>
      </w:r>
      <w:r w:rsidR="0033544D">
        <w:instrText>HYPERLINK \l "fn225-11647" \o "Jump to citation"</w:instrText>
      </w:r>
      <w:r w:rsidR="0033544D">
        <w:fldChar w:fldCharType="separate"/>
      </w:r>
      <w:r w:rsidR="0033544D" w:rsidRPr="00742779">
        <w:rPr>
          <w:rStyle w:val="Hyperlink"/>
          <w:color w:val="auto"/>
          <w:u w:val="none"/>
        </w:rPr>
        <w:t>[225</w:t>
      </w:r>
      <w:r w:rsidR="00EE2871" w:rsidRPr="00742779">
        <w:rPr>
          <w:rStyle w:val="Hyperlink"/>
          <w:color w:val="auto"/>
          <w:u w:val="none"/>
        </w:rPr>
        <w:t>]</w:t>
      </w:r>
      <w:r w:rsidR="0033544D">
        <w:fldChar w:fldCharType="end"/>
      </w:r>
      <w:r w:rsidR="0033544D" w:rsidRPr="00742779">
        <w:t xml:space="preserve"> The Delaware Supreme Court held that because Ovitz provided some services and because the board had rational reasons for the compensation structure (even if those reasons proved misguided), the transaction was not waste.</w:t>
      </w:r>
    </w:p>
    <w:p w14:paraId="2FF71F70" w14:textId="77777777" w:rsidR="0033544D" w:rsidRPr="00742779" w:rsidRDefault="00742779" w:rsidP="000E54B1">
      <w:pPr>
        <w:pPrChange w:id="3682" w:author="Seth Oranburg" w:date="2026-03-07T09:50:00Z" w16du:dateUtc="2026-03-07T14:50:00Z">
          <w:pPr>
            <w:pStyle w:val="NormalWeb"/>
          </w:pPr>
        </w:pPrChange>
      </w:pPr>
      <w:del w:id="3683" w:author="Seth Oranburg" w:date="2026-03-07T09:50:00Z" w16du:dateUtc="2026-03-07T14:50:00Z">
        <w:r w:rsidRPr="00742779">
          <w:rPr>
            <w:rFonts w:ascii="ZWAdobeF" w:hAnsi="ZWAdobeF" w:cs="ZWAdobeF"/>
            <w:sz w:val="2"/>
            <w:szCs w:val="2"/>
          </w:rPr>
          <w:delText>1631B</w:delText>
        </w:r>
        <w:r w:rsidR="0033544D" w:rsidRPr="00742779">
          <w:delText>This</w:delText>
        </w:r>
      </w:del>
      <w:ins w:id="3684" w:author="Seth Oranburg" w:date="2026-03-07T09:50:00Z" w16du:dateUtc="2026-03-07T14:50:00Z">
        <w:r w:rsidR="0033544D" w:rsidRPr="00742779">
          <w:t>This</w:t>
        </w:r>
      </w:ins>
      <w:r w:rsidR="0033544D" w:rsidRPr="00742779">
        <w:t xml:space="preserve"> interaction creates strategic dynamics. Plaintiffs try to plead facts rebutting business judgment protection by alleging conflicts, process failures, </w:t>
      </w:r>
      <w:r w:rsidR="0033544D" w:rsidRPr="00742779">
        <w:lastRenderedPageBreak/>
        <w:t>or bad faith. Defendants try to invoke cleansing mechanisms</w:t>
      </w:r>
      <w:r w:rsidR="0033544D">
        <w:fldChar w:fldCharType="begin"/>
      </w:r>
      <w:r w:rsidR="0033544D">
        <w:instrText>HYPERLINK \l "fn222-11647" \o "Jump to citation"</w:instrText>
      </w:r>
      <w:r w:rsidR="0033544D">
        <w:fldChar w:fldCharType="separate"/>
      </w:r>
      <w:r w:rsidR="0033544D" w:rsidRPr="00742779">
        <w:rPr>
          <w:rStyle w:val="Hyperlink"/>
          <w:color w:val="auto"/>
          <w:u w:val="none"/>
        </w:rPr>
        <w:t>[222</w:t>
      </w:r>
      <w:r w:rsidR="00FA601A" w:rsidRPr="00742779">
        <w:rPr>
          <w:rStyle w:val="Hyperlink"/>
          <w:color w:val="auto"/>
          <w:u w:val="none"/>
        </w:rPr>
        <w:t>]</w:t>
      </w:r>
      <w:r w:rsidR="0033544D">
        <w:fldChar w:fldCharType="end"/>
      </w:r>
      <w:r w:rsidR="0033544D" w:rsidRPr="00742779">
        <w:t xml:space="preserve"> that restore business judgment deference.</w:t>
      </w:r>
      <w:r w:rsidR="0033544D">
        <w:fldChar w:fldCharType="begin"/>
      </w:r>
      <w:r w:rsidR="0033544D">
        <w:instrText>HYPERLINK \l "fn194-11647" \o "Jump to citation"</w:instrText>
      </w:r>
      <w:r w:rsidR="0033544D">
        <w:fldChar w:fldCharType="separate"/>
      </w:r>
      <w:r w:rsidR="0033544D" w:rsidRPr="00742779">
        <w:rPr>
          <w:rStyle w:val="Hyperlink"/>
          <w:color w:val="auto"/>
          <w:u w:val="none"/>
        </w:rPr>
        <w:t>[194</w:t>
      </w:r>
      <w:r w:rsidR="00EE2871" w:rsidRPr="00742779">
        <w:rPr>
          <w:rStyle w:val="Hyperlink"/>
          <w:color w:val="auto"/>
          <w:u w:val="none"/>
        </w:rPr>
        <w:t>]</w:t>
      </w:r>
      <w:r w:rsidR="0033544D">
        <w:fldChar w:fldCharType="end"/>
      </w:r>
      <w:r w:rsidR="0033544D" w:rsidRPr="00742779">
        <w:t xml:space="preserve"> If defendants succeed, cases typically get dismissed. If plaintiffs successfully plead entire fairness or enhanced scrutiny, settlement pressure increases dramatically because defendants cannot obtain early dismissal and face expensive discovery and trials.</w:t>
      </w:r>
    </w:p>
    <w:p w14:paraId="367DD6FE" w14:textId="77777777" w:rsidR="0033544D" w:rsidRPr="00742779" w:rsidRDefault="0033544D" w:rsidP="000E54B1">
      <w:pPr>
        <w:pStyle w:val="Heading2"/>
        <w:rPr>
          <w:rFonts w:eastAsia="Times New Roman"/>
        </w:rPr>
      </w:pPr>
      <w:r w:rsidRPr="00742779">
        <w:rPr>
          <w:rFonts w:eastAsia="Times New Roman"/>
        </w:rPr>
        <w:t>The Menu of Obligations: Entity Choice</w:t>
      </w:r>
    </w:p>
    <w:p w14:paraId="14AD96CF" w14:textId="77777777" w:rsidR="0033544D" w:rsidRPr="00742779" w:rsidRDefault="00742779" w:rsidP="000E54B1">
      <w:del w:id="3685" w:author="Seth Oranburg" w:date="2026-03-07T09:50:00Z" w16du:dateUtc="2026-03-07T14:50:00Z">
        <w:r w:rsidRPr="00742779">
          <w:rPr>
            <w:rFonts w:ascii="ZWAdobeF" w:hAnsi="ZWAdobeF" w:cs="ZWAdobeF"/>
            <w:sz w:val="2"/>
            <w:szCs w:val="2"/>
          </w:rPr>
          <w:delText>1632B</w:delText>
        </w:r>
        <w:r w:rsidR="0033544D" w:rsidRPr="00742779">
          <w:delText>One</w:delText>
        </w:r>
      </w:del>
      <w:ins w:id="3686" w:author="Seth Oranburg" w:date="2026-03-07T09:50:00Z" w16du:dateUtc="2026-03-07T14:50:00Z">
        <w:r w:rsidR="0033544D" w:rsidRPr="00742779">
          <w:t>One</w:t>
        </w:r>
      </w:ins>
      <w:r w:rsidR="0033544D" w:rsidRPr="00742779">
        <w:t xml:space="preserve"> of the most critical decisions a founder makes is choosing the entity form, because that choice dictates the rigidity of fiduciary duties. Corporate fiduciary duties provide the doctrinal foundation, but loyalty and care obligations vary significantly across entity types. Understanding these variations is essential for lawyers advising clients on entity selection and governance design.</w:t>
      </w:r>
    </w:p>
    <w:p w14:paraId="627F3014" w14:textId="77777777" w:rsidR="0033544D" w:rsidRPr="00742779" w:rsidRDefault="0033544D" w:rsidP="000E54B1">
      <w:pPr>
        <w:pStyle w:val="Heading3"/>
        <w:rPr>
          <w:rFonts w:eastAsia="Times New Roman"/>
        </w:rPr>
      </w:pPr>
      <w:r w:rsidRPr="00742779">
        <w:rPr>
          <w:rFonts w:eastAsia="Times New Roman"/>
        </w:rPr>
        <w:t>Corporations: Creatures of Status</w:t>
      </w:r>
    </w:p>
    <w:p w14:paraId="446467E6" w14:textId="77777777" w:rsidR="0033544D" w:rsidRPr="00742779" w:rsidRDefault="00742779" w:rsidP="000E54B1">
      <w:pPr>
        <w:pPrChange w:id="3687" w:author="Seth Oranburg" w:date="2026-03-07T09:50:00Z" w16du:dateUtc="2026-03-07T14:50:00Z">
          <w:pPr>
            <w:pStyle w:val="NormalWeb"/>
          </w:pPr>
        </w:pPrChange>
      </w:pPr>
      <w:del w:id="3688" w:author="Seth Oranburg" w:date="2026-03-07T09:50:00Z" w16du:dateUtc="2026-03-07T14:50:00Z">
        <w:r w:rsidRPr="00742779">
          <w:rPr>
            <w:rFonts w:ascii="ZWAdobeF" w:hAnsi="ZWAdobeF" w:cs="ZWAdobeF"/>
            <w:sz w:val="2"/>
            <w:szCs w:val="2"/>
          </w:rPr>
          <w:delText>1633B</w:delText>
        </w:r>
        <w:r w:rsidR="0033544D" w:rsidRPr="00742779">
          <w:delText>Corporations</w:delText>
        </w:r>
      </w:del>
      <w:ins w:id="3689" w:author="Seth Oranburg" w:date="2026-03-07T09:50:00Z" w16du:dateUtc="2026-03-07T14:50:00Z">
        <w:r w:rsidR="0033544D" w:rsidRPr="00742779">
          <w:t>Corporations</w:t>
        </w:r>
      </w:ins>
      <w:r w:rsidR="0033544D" w:rsidRPr="00742779">
        <w:t xml:space="preserve"> are creatures of status. The duties of loyalty</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and oversight</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are mandatory. While Section 102(b)(7) allows corporations to exculpate directors for care breaches, the core obligation to act in good faith cannot be waived.</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Delaware corporate law protects stockholders through mandatory loyalty but allows exculpation of care.</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Delaware also permits limited waivers of corporate opportunities under Section 122(17).</w:t>
      </w:r>
      <w:r w:rsidR="0033544D">
        <w:fldChar w:fldCharType="begin"/>
      </w:r>
      <w:r w:rsidR="0033544D">
        <w:instrText>HYPERLINK \l "fn226-11647" \o "Jump to citation"</w:instrText>
      </w:r>
      <w:r w:rsidR="0033544D">
        <w:fldChar w:fldCharType="separate"/>
      </w:r>
      <w:r w:rsidR="0033544D" w:rsidRPr="00742779">
        <w:rPr>
          <w:rStyle w:val="Hyperlink"/>
          <w:color w:val="auto"/>
          <w:u w:val="none"/>
        </w:rPr>
        <w:t>[226</w:t>
      </w:r>
      <w:r w:rsidR="00FA601A" w:rsidRPr="00742779">
        <w:rPr>
          <w:rStyle w:val="Hyperlink"/>
          <w:color w:val="auto"/>
          <w:u w:val="none"/>
        </w:rPr>
        <w:t>]</w:t>
      </w:r>
      <w:r w:rsidR="0033544D" w:rsidRPr="00742779">
        <w:rPr>
          <w:rStyle w:val="citekey"/>
          <w:vanish/>
        </w:rPr>
        <w:t>-17</w:t>
      </w:r>
      <w:r w:rsidR="0033544D">
        <w:fldChar w:fldCharType="end"/>
      </w:r>
    </w:p>
    <w:p w14:paraId="5AF2CD54" w14:textId="77777777" w:rsidR="0033544D" w:rsidRPr="00742779" w:rsidRDefault="00742779" w:rsidP="000E54B1">
      <w:pPr>
        <w:pPrChange w:id="3690" w:author="Seth Oranburg" w:date="2026-03-07T09:50:00Z" w16du:dateUtc="2026-03-07T14:50:00Z">
          <w:pPr>
            <w:pStyle w:val="NormalWeb"/>
          </w:pPr>
        </w:pPrChange>
      </w:pPr>
      <w:del w:id="3691" w:author="Seth Oranburg" w:date="2026-03-07T09:50:00Z" w16du:dateUtc="2026-03-07T14:50:00Z">
        <w:r w:rsidRPr="00742779">
          <w:rPr>
            <w:rFonts w:ascii="ZWAdobeF" w:hAnsi="ZWAdobeF" w:cs="ZWAdobeF"/>
            <w:sz w:val="2"/>
            <w:szCs w:val="2"/>
          </w:rPr>
          <w:delText>1634B</w:delText>
        </w:r>
        <w:r w:rsidR="0033544D" w:rsidRPr="00742779">
          <w:delText>This</w:delText>
        </w:r>
      </w:del>
      <w:ins w:id="3692" w:author="Seth Oranburg" w:date="2026-03-07T09:50:00Z" w16du:dateUtc="2026-03-07T14:50:00Z">
        <w:r w:rsidR="0033544D" w:rsidRPr="00742779">
          <w:t>This</w:t>
        </w:r>
      </w:ins>
      <w:r w:rsidR="0033544D" w:rsidRPr="00742779">
        <w:t xml:space="preserve"> mandatory architecture provides baseline protection for minority investors. When Marcus invests in ConstructEdge, he cannot negotiate away Zeeva</w:t>
      </w:r>
      <w:r w:rsidR="009F60D1" w:rsidRPr="00742779">
        <w:t>’</w:t>
      </w:r>
      <w:r w:rsidR="0033544D" w:rsidRPr="00742779">
        <w:t>s duty of loyalty. Even if ConstructEdge</w:t>
      </w:r>
      <w:r w:rsidR="009F60D1" w:rsidRPr="00742779">
        <w:t>’</w:t>
      </w:r>
      <w:r w:rsidR="0033544D" w:rsidRPr="00742779">
        <w:t>s charter includes broad exculpation provisions, Zeeva still cannot usurp corporate opportunities,</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engage in self-dealing without cleansing,</w:t>
      </w:r>
      <w:r w:rsidR="0033544D">
        <w:fldChar w:fldCharType="begin"/>
      </w:r>
      <w:r w:rsidR="0033544D">
        <w:instrText>HYPERLINK \l "fn222-11647" \o "Jump to citation"</w:instrText>
      </w:r>
      <w:r w:rsidR="0033544D">
        <w:fldChar w:fldCharType="separate"/>
      </w:r>
      <w:r w:rsidR="0033544D" w:rsidRPr="00742779">
        <w:rPr>
          <w:rStyle w:val="Hyperlink"/>
          <w:color w:val="auto"/>
          <w:u w:val="none"/>
        </w:rPr>
        <w:t>[222</w:t>
      </w:r>
      <w:r w:rsidR="00FA601A" w:rsidRPr="00742779">
        <w:rPr>
          <w:rStyle w:val="Hyperlink"/>
          <w:color w:val="auto"/>
          <w:u w:val="none"/>
        </w:rPr>
        <w:t>]</w:t>
      </w:r>
      <w:r w:rsidR="0033544D">
        <w:fldChar w:fldCharType="end"/>
      </w:r>
      <w:r w:rsidR="0033544D" w:rsidRPr="00742779">
        <w:t xml:space="preserve"> or consciously disregard her oversight duties.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p>
    <w:p w14:paraId="2FBBE323" w14:textId="77777777" w:rsidR="0033544D" w:rsidRPr="00742779" w:rsidRDefault="0033544D" w:rsidP="000E54B1">
      <w:pPr>
        <w:pStyle w:val="Heading3"/>
        <w:rPr>
          <w:rFonts w:eastAsia="Times New Roman"/>
        </w:rPr>
      </w:pPr>
      <w:r w:rsidRPr="00742779">
        <w:rPr>
          <w:rFonts w:eastAsia="Times New Roman"/>
        </w:rPr>
        <w:t>Limited Liability Companies: Creatures of Contract</w:t>
      </w:r>
    </w:p>
    <w:p w14:paraId="56058477" w14:textId="77777777" w:rsidR="0033544D" w:rsidRPr="00742779" w:rsidRDefault="00742779" w:rsidP="000E54B1">
      <w:pPr>
        <w:pPrChange w:id="3693" w:author="Seth Oranburg" w:date="2026-03-07T09:50:00Z" w16du:dateUtc="2026-03-07T14:50:00Z">
          <w:pPr>
            <w:pStyle w:val="NormalWeb"/>
          </w:pPr>
        </w:pPrChange>
      </w:pPr>
      <w:del w:id="3694" w:author="Seth Oranburg" w:date="2026-03-07T09:50:00Z" w16du:dateUtc="2026-03-07T14:50:00Z">
        <w:r w:rsidRPr="00742779">
          <w:rPr>
            <w:rFonts w:ascii="ZWAdobeF" w:hAnsi="ZWAdobeF" w:cs="ZWAdobeF"/>
            <w:sz w:val="2"/>
            <w:szCs w:val="2"/>
          </w:rPr>
          <w:delText>1635B</w:delText>
        </w:r>
        <w:r w:rsidR="0033544D" w:rsidRPr="00742779">
          <w:delText>Limited</w:delText>
        </w:r>
      </w:del>
      <w:ins w:id="3695" w:author="Seth Oranburg" w:date="2026-03-07T09:50:00Z" w16du:dateUtc="2026-03-07T14:50:00Z">
        <w:r w:rsidR="0033544D" w:rsidRPr="00742779">
          <w:t>Limited</w:t>
        </w:r>
      </w:ins>
      <w:r w:rsidR="0033544D" w:rsidRPr="00742779">
        <w:t xml:space="preserve"> Liability Companies (LLCs) are creatures of contract.</w:t>
      </w:r>
      <w:r w:rsidR="0033544D">
        <w:fldChar w:fldCharType="begin"/>
      </w:r>
      <w:r w:rsidR="0033544D">
        <w:instrText>HYPERLINK \l "fn180-11647" \o "Jump to citation"</w:instrText>
      </w:r>
      <w:r w:rsidR="0033544D">
        <w:fldChar w:fldCharType="separate"/>
      </w:r>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r w:rsidR="0033544D">
        <w:fldChar w:fldCharType="end"/>
      </w:r>
      <w:r w:rsidR="0033544D" w:rsidRPr="00742779">
        <w:t xml:space="preserve"> The Delaware Limited Liability Company Act grants operating agreements extraordinary power to modify or eliminate fiduciary duties. Section 18-1101(c) provides that fiduciary duties </w:t>
      </w:r>
      <w:r w:rsidR="009F60D1" w:rsidRPr="00742779">
        <w:t>“</w:t>
      </w:r>
      <w:r w:rsidR="0033544D" w:rsidRPr="00742779">
        <w:t>may be expanded, restricted or eliminated by provisions in the limited liability company agreement,</w:t>
      </w:r>
      <w:r w:rsidR="009F60D1" w:rsidRPr="00742779">
        <w:t>”</w:t>
      </w:r>
      <w:r w:rsidR="0033544D" w:rsidRPr="00742779">
        <w:t xml:space="preserve"> with one exception: </w:t>
      </w:r>
      <w:r w:rsidR="009F60D1" w:rsidRPr="00742779">
        <w:t>“</w:t>
      </w:r>
      <w:r w:rsidR="0033544D" w:rsidRPr="00742779">
        <w:t>the limited liability company agreement may not eliminate the implied contractual covenant of good faith and fair dealing.</w:t>
      </w:r>
      <w:r w:rsidR="009F60D1" w:rsidRPr="00742779">
        <w:t>”</w:t>
      </w:r>
    </w:p>
    <w:p w14:paraId="2CB79F66" w14:textId="77777777" w:rsidR="0033544D" w:rsidRPr="00742779" w:rsidRDefault="00742779" w:rsidP="000E54B1">
      <w:pPr>
        <w:pPrChange w:id="3696" w:author="Seth Oranburg" w:date="2026-03-07T09:50:00Z" w16du:dateUtc="2026-03-07T14:50:00Z">
          <w:pPr>
            <w:pStyle w:val="NormalWeb"/>
          </w:pPr>
        </w:pPrChange>
      </w:pPr>
      <w:del w:id="3697" w:author="Seth Oranburg" w:date="2026-03-07T09:50:00Z" w16du:dateUtc="2026-03-07T14:50:00Z">
        <w:r w:rsidRPr="00742779">
          <w:rPr>
            <w:rFonts w:ascii="ZWAdobeF" w:hAnsi="ZWAdobeF" w:cs="ZWAdobeF"/>
            <w:sz w:val="2"/>
            <w:szCs w:val="2"/>
          </w:rPr>
          <w:lastRenderedPageBreak/>
          <w:delText>1636B</w:delText>
        </w:r>
        <w:r w:rsidR="0033544D" w:rsidRPr="00742779">
          <w:delText>This</w:delText>
        </w:r>
      </w:del>
      <w:ins w:id="3698" w:author="Seth Oranburg" w:date="2026-03-07T09:50:00Z" w16du:dateUtc="2026-03-07T14:50:00Z">
        <w:r w:rsidR="0033544D" w:rsidRPr="00742779">
          <w:t>This</w:t>
        </w:r>
      </w:ins>
      <w:r w:rsidR="0033544D" w:rsidRPr="00742779">
        <w:t xml:space="preserve"> statute permits LLC operating agreements to eliminate loyalty duties, care duties, or both.</w:t>
      </w:r>
      <w:r w:rsidR="0033544D">
        <w:fldChar w:fldCharType="begin"/>
      </w:r>
      <w:r w:rsidR="0033544D">
        <w:instrText>HYPERLINK \l "fn180-11647" \o "Jump to citation"</w:instrText>
      </w:r>
      <w:r w:rsidR="0033544D">
        <w:fldChar w:fldCharType="separate"/>
      </w:r>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r w:rsidR="0033544D">
        <w:fldChar w:fldCharType="end"/>
      </w:r>
      <w:r w:rsidR="0033544D" w:rsidRPr="00742779">
        <w:t xml:space="preserve"> Members can agree that managers owe no duty to refrain from competing with the LLC, that managers can take corporate opportunities without presentation, that managers need not obtain disinterested approval for self-dealing transactions, and that managers face no liability for grossly negligent decisions. Sophisticated parties can agree that managers owe no duty of loyalty and no duty of care, leaving only the implied covenant of good faith and fair dealing.</w:t>
      </w:r>
      <w:r w:rsidR="0033544D">
        <w:fldChar w:fldCharType="begin"/>
      </w:r>
      <w:r w:rsidR="0033544D">
        <w:instrText>HYPERLINK \l "fn227-11647" \o "Jump to citation"</w:instrText>
      </w:r>
      <w:r w:rsidR="0033544D">
        <w:fldChar w:fldCharType="separate"/>
      </w:r>
      <w:r w:rsidR="0033544D" w:rsidRPr="00742779">
        <w:rPr>
          <w:rStyle w:val="Hyperlink"/>
          <w:color w:val="auto"/>
          <w:u w:val="none"/>
        </w:rPr>
        <w:t>[227</w:t>
      </w:r>
      <w:r w:rsidR="00EE2871" w:rsidRPr="00742779">
        <w:rPr>
          <w:rStyle w:val="Hyperlink"/>
          <w:color w:val="auto"/>
          <w:u w:val="none"/>
        </w:rPr>
        <w:t>]</w:t>
      </w:r>
      <w:r w:rsidR="0033544D">
        <w:fldChar w:fldCharType="end"/>
      </w:r>
    </w:p>
    <w:p w14:paraId="1B6AE18D" w14:textId="77777777" w:rsidR="0033544D" w:rsidRPr="00742779" w:rsidRDefault="00742779" w:rsidP="000E54B1">
      <w:pPr>
        <w:pPrChange w:id="3699" w:author="Seth Oranburg" w:date="2026-03-07T09:50:00Z" w16du:dateUtc="2026-03-07T14:50:00Z">
          <w:pPr>
            <w:pStyle w:val="NormalWeb"/>
          </w:pPr>
        </w:pPrChange>
      </w:pPr>
      <w:del w:id="3700" w:author="Seth Oranburg" w:date="2026-03-07T09:50:00Z" w16du:dateUtc="2026-03-07T14:50:00Z">
        <w:r w:rsidRPr="00742779">
          <w:rPr>
            <w:rFonts w:ascii="ZWAdobeF" w:hAnsi="ZWAdobeF" w:cs="ZWAdobeF"/>
            <w:sz w:val="2"/>
            <w:szCs w:val="2"/>
          </w:rPr>
          <w:delText>1637B</w:delText>
        </w:r>
        <w:r w:rsidR="0033544D" w:rsidRPr="00742779">
          <w:delText>The</w:delText>
        </w:r>
      </w:del>
      <w:ins w:id="3701" w:author="Seth Oranburg" w:date="2026-03-07T09:50:00Z" w16du:dateUtc="2026-03-07T14:50:00Z">
        <w:r w:rsidR="0033544D" w:rsidRPr="00742779">
          <w:t>The</w:t>
        </w:r>
      </w:ins>
      <w:r w:rsidR="0033544D" w:rsidRPr="00742779">
        <w:t xml:space="preserve"> only mandatory obligation is the implied covenant of good faith and fair dealing,</w:t>
      </w:r>
      <w:r w:rsidR="0033544D">
        <w:fldChar w:fldCharType="begin"/>
      </w:r>
      <w:r w:rsidR="0033544D">
        <w:instrText>HYPERLINK \l "fn228-11647" \o "Jump to citation"</w:instrText>
      </w:r>
      <w:r w:rsidR="0033544D">
        <w:fldChar w:fldCharType="separate"/>
      </w:r>
      <w:r w:rsidR="0033544D" w:rsidRPr="00742779">
        <w:rPr>
          <w:rStyle w:val="Hyperlink"/>
          <w:color w:val="auto"/>
          <w:u w:val="none"/>
        </w:rPr>
        <w:t>[228</w:t>
      </w:r>
      <w:r w:rsidR="00EE2871" w:rsidRPr="00742779">
        <w:rPr>
          <w:rStyle w:val="Hyperlink"/>
          <w:color w:val="auto"/>
          <w:u w:val="none"/>
        </w:rPr>
        <w:t>]</w:t>
      </w:r>
      <w:r w:rsidR="0033544D">
        <w:fldChar w:fldCharType="end"/>
      </w:r>
      <w:r w:rsidR="0033544D" w:rsidRPr="00742779">
        <w:t xml:space="preserve"> which prohibits using contractual discretion to deprive other parties of reasonably expected benefits. But the covenant has narrow scope. It cannot contradict express contractual provisions or impose fiduciary-like duties that the parties chose to eliminate.</w:t>
      </w:r>
    </w:p>
    <w:p w14:paraId="6E5B9B5D" w14:textId="77777777" w:rsidR="0033544D" w:rsidRPr="00742779" w:rsidRDefault="00742779" w:rsidP="000E54B1">
      <w:pPr>
        <w:pPrChange w:id="3702" w:author="Seth Oranburg" w:date="2026-03-07T09:50:00Z" w16du:dateUtc="2026-03-07T14:50:00Z">
          <w:pPr>
            <w:pStyle w:val="NormalWeb"/>
          </w:pPr>
        </w:pPrChange>
      </w:pPr>
      <w:del w:id="3703" w:author="Seth Oranburg" w:date="2026-03-07T09:50:00Z" w16du:dateUtc="2026-03-07T14:50:00Z">
        <w:r w:rsidRPr="00742779">
          <w:rPr>
            <w:rFonts w:ascii="ZWAdobeF" w:hAnsi="ZWAdobeF" w:cs="ZWAdobeF"/>
            <w:sz w:val="2"/>
            <w:szCs w:val="2"/>
          </w:rPr>
          <w:delText>1638B</w:delText>
        </w:r>
        <w:r w:rsidR="0033544D" w:rsidRPr="00742779">
          <w:delText>Delaware</w:delText>
        </w:r>
      </w:del>
      <w:ins w:id="3704" w:author="Seth Oranburg" w:date="2026-03-07T09:50:00Z" w16du:dateUtc="2026-03-07T14:50:00Z">
        <w:r w:rsidR="0033544D" w:rsidRPr="00742779">
          <w:t>Delaware</w:t>
        </w:r>
      </w:ins>
      <w:r w:rsidR="0033544D" w:rsidRPr="00742779">
        <w:t xml:space="preserve"> courts have repeatedly enforced operating agreements that eliminate fiduciary duties. In </w:t>
      </w:r>
      <w:r w:rsidR="0033544D" w:rsidRPr="00742779">
        <w:rPr>
          <w:rStyle w:val="Emphasis"/>
        </w:rPr>
        <w:t>Auriga Capital Corp. v. Gatz Properties, LLC</w:t>
      </w:r>
      <w:r w:rsidR="0033544D" w:rsidRPr="00742779">
        <w:t xml:space="preserve">, the Delaware Supreme Court held that an operating agreement provision stating that managers would have </w:t>
      </w:r>
      <w:r w:rsidR="009F60D1" w:rsidRPr="00742779">
        <w:t>“</w:t>
      </w:r>
      <w:r w:rsidR="0033544D" w:rsidRPr="00742779">
        <w:t>no duties (including fiduciary duties) to the Company or any Member</w:t>
      </w:r>
      <w:r w:rsidR="009F60D1" w:rsidRPr="00742779">
        <w:t>”</w:t>
      </w:r>
      <w:r w:rsidR="0033544D" w:rsidRPr="00742779">
        <w:t xml:space="preserve"> eliminated all traditional fiduciary obligations except the implied covenant.</w:t>
      </w:r>
      <w:r w:rsidR="0033544D">
        <w:fldChar w:fldCharType="begin"/>
      </w:r>
      <w:r w:rsidR="0033544D">
        <w:instrText>HYPERLINK \l "fn227-11647" \o "Jump to citation"</w:instrText>
      </w:r>
      <w:r w:rsidR="0033544D">
        <w:fldChar w:fldCharType="separate"/>
      </w:r>
      <w:r w:rsidR="0033544D" w:rsidRPr="00742779">
        <w:rPr>
          <w:rStyle w:val="Hyperlink"/>
          <w:color w:val="auto"/>
          <w:u w:val="none"/>
        </w:rPr>
        <w:t>[227</w:t>
      </w:r>
      <w:r w:rsidR="00EE2871" w:rsidRPr="00742779">
        <w:rPr>
          <w:rStyle w:val="Hyperlink"/>
          <w:color w:val="auto"/>
          <w:u w:val="none"/>
        </w:rPr>
        <w:t>]</w:t>
      </w:r>
      <w:r w:rsidR="0033544D">
        <w:fldChar w:fldCharType="end"/>
      </w:r>
      <w:r w:rsidR="0033544D" w:rsidRPr="00742779">
        <w:t xml:space="preserve"> The Court explained that Section 18-1101(c) should be enforced according to its terms. If sophisticated parties choose to eliminate duties, Delaware law respects that choice.</w:t>
      </w:r>
    </w:p>
    <w:p w14:paraId="4B642104" w14:textId="77777777" w:rsidR="0033544D" w:rsidRPr="00742779" w:rsidRDefault="00742779" w:rsidP="000E54B1">
      <w:pPr>
        <w:pPrChange w:id="3705" w:author="Seth Oranburg" w:date="2026-03-07T09:50:00Z" w16du:dateUtc="2026-03-07T14:50:00Z">
          <w:pPr>
            <w:pStyle w:val="NormalWeb"/>
          </w:pPr>
        </w:pPrChange>
      </w:pPr>
      <w:del w:id="3706" w:author="Seth Oranburg" w:date="2026-03-07T09:50:00Z" w16du:dateUtc="2026-03-07T14:50:00Z">
        <w:r w:rsidRPr="00742779">
          <w:rPr>
            <w:rFonts w:ascii="ZWAdobeF" w:hAnsi="ZWAdobeF" w:cs="ZWAdobeF"/>
            <w:sz w:val="2"/>
            <w:szCs w:val="2"/>
          </w:rPr>
          <w:delText>1639B</w:delText>
        </w:r>
        <w:r w:rsidR="0033544D" w:rsidRPr="00742779">
          <w:delText>This</w:delText>
        </w:r>
      </w:del>
      <w:ins w:id="3707" w:author="Seth Oranburg" w:date="2026-03-07T09:50:00Z" w16du:dateUtc="2026-03-07T14:50:00Z">
        <w:r w:rsidR="0033544D" w:rsidRPr="00742779">
          <w:t>This</w:t>
        </w:r>
      </w:ins>
      <w:r w:rsidR="0033544D" w:rsidRPr="00742779">
        <w:t xml:space="preserve"> contractual freedom reflects LLC law</w:t>
      </w:r>
      <w:r w:rsidR="009F60D1" w:rsidRPr="00742779">
        <w:t>’</w:t>
      </w:r>
      <w:r w:rsidR="0033544D" w:rsidRPr="00742779">
        <w:t>s roots in partnership principles adapted for entity-shielded firms.</w:t>
      </w:r>
      <w:r w:rsidR="0033544D">
        <w:fldChar w:fldCharType="begin"/>
      </w:r>
      <w:r w:rsidR="0033544D">
        <w:instrText>HYPERLINK \l "fn229-11647" \o "Jump to citation"</w:instrText>
      </w:r>
      <w:r w:rsidR="0033544D">
        <w:fldChar w:fldCharType="separate"/>
      </w:r>
      <w:r w:rsidR="0033544D" w:rsidRPr="00742779">
        <w:rPr>
          <w:rStyle w:val="Hyperlink"/>
          <w:color w:val="auto"/>
          <w:u w:val="none"/>
        </w:rPr>
        <w:t>[229</w:t>
      </w:r>
      <w:r w:rsidR="00EE2871" w:rsidRPr="00742779">
        <w:rPr>
          <w:rStyle w:val="Hyperlink"/>
          <w:color w:val="auto"/>
          <w:u w:val="none"/>
        </w:rPr>
        <w:t>]</w:t>
      </w:r>
      <w:r w:rsidR="0033544D">
        <w:fldChar w:fldCharType="end"/>
      </w:r>
      <w:r w:rsidR="0033544D" w:rsidRPr="00742779">
        <w:t xml:space="preserve"> Unlike corporate law, which protects dispersed public stockholders who cannot effectively negotiate governance terms, LLC law assumes that LLC members are sophisticated parties capable of negotiating protections through contract.</w:t>
      </w:r>
    </w:p>
    <w:p w14:paraId="5B537563" w14:textId="77777777" w:rsidR="0033544D" w:rsidRPr="00742779" w:rsidRDefault="0033544D" w:rsidP="000E54B1">
      <w:pPr>
        <w:pStyle w:val="Heading3"/>
        <w:rPr>
          <w:rFonts w:eastAsia="Times New Roman"/>
        </w:rPr>
      </w:pPr>
      <w:r w:rsidRPr="00742779">
        <w:rPr>
          <w:rFonts w:eastAsia="Times New Roman"/>
        </w:rPr>
        <w:t>Partnerships: Mandatory Core with Modification</w:t>
      </w:r>
    </w:p>
    <w:p w14:paraId="2BCB3620" w14:textId="77777777" w:rsidR="0033544D" w:rsidRPr="00742779" w:rsidRDefault="00742779" w:rsidP="000E54B1">
      <w:pPr>
        <w:pPrChange w:id="3708" w:author="Seth Oranburg" w:date="2026-03-07T09:50:00Z" w16du:dateUtc="2026-03-07T14:50:00Z">
          <w:pPr>
            <w:pStyle w:val="NormalWeb"/>
          </w:pPr>
        </w:pPrChange>
      </w:pPr>
      <w:del w:id="3709" w:author="Seth Oranburg" w:date="2026-03-07T09:50:00Z" w16du:dateUtc="2026-03-07T14:50:00Z">
        <w:r w:rsidRPr="00742779">
          <w:rPr>
            <w:rFonts w:ascii="ZWAdobeF" w:hAnsi="ZWAdobeF" w:cs="ZWAdobeF"/>
            <w:sz w:val="2"/>
            <w:szCs w:val="2"/>
          </w:rPr>
          <w:delText>1640B</w:delText>
        </w:r>
        <w:r w:rsidR="0033544D" w:rsidRPr="00742779">
          <w:delText>Partnership</w:delText>
        </w:r>
      </w:del>
      <w:ins w:id="3710" w:author="Seth Oranburg" w:date="2026-03-07T09:50:00Z" w16du:dateUtc="2026-03-07T14:50:00Z">
        <w:r w:rsidR="0033544D" w:rsidRPr="00742779">
          <w:t>Partnership</w:t>
        </w:r>
      </w:ins>
      <w:r w:rsidR="0033544D" w:rsidRPr="00742779">
        <w:t xml:space="preserve"> law occupies middle ground between corporate mandatory duties and LLC contractual freedom.</w:t>
      </w:r>
      <w:r w:rsidR="0033544D">
        <w:fldChar w:fldCharType="begin"/>
      </w:r>
      <w:r w:rsidR="0033544D">
        <w:instrText>HYPERLINK \l "fn181-11647" \o "Jump to citation"</w:instrText>
      </w:r>
      <w:r w:rsidR="0033544D">
        <w:fldChar w:fldCharType="separate"/>
      </w:r>
      <w:r w:rsidR="0033544D" w:rsidRPr="00742779">
        <w:rPr>
          <w:rStyle w:val="Hyperlink"/>
          <w:color w:val="auto"/>
          <w:u w:val="none"/>
        </w:rPr>
        <w:t>[181</w:t>
      </w:r>
      <w:r w:rsidR="00FA601A" w:rsidRPr="00742779">
        <w:rPr>
          <w:rStyle w:val="Hyperlink"/>
          <w:color w:val="auto"/>
          <w:u w:val="none"/>
        </w:rPr>
        <w:t>]</w:t>
      </w:r>
      <w:r w:rsidR="0033544D">
        <w:fldChar w:fldCharType="end"/>
      </w:r>
      <w:r w:rsidR="0033544D" w:rsidRPr="00742779">
        <w:t xml:space="preserve"> The Revised Uniform Partnership Act Section 404 establishes mandatory loyalty and care duties but permits partnership agreements to modify their scope.</w:t>
      </w:r>
    </w:p>
    <w:p w14:paraId="2DE83754" w14:textId="77777777" w:rsidR="0033544D" w:rsidRPr="00742779" w:rsidRDefault="00742779" w:rsidP="000E54B1">
      <w:pPr>
        <w:pPrChange w:id="3711" w:author="Seth Oranburg" w:date="2026-03-07T09:50:00Z" w16du:dateUtc="2026-03-07T14:50:00Z">
          <w:pPr>
            <w:pStyle w:val="NormalWeb"/>
          </w:pPr>
        </w:pPrChange>
      </w:pPr>
      <w:del w:id="3712" w:author="Seth Oranburg" w:date="2026-03-07T09:50:00Z" w16du:dateUtc="2026-03-07T14:50:00Z">
        <w:r w:rsidRPr="00742779">
          <w:rPr>
            <w:rFonts w:ascii="ZWAdobeF" w:hAnsi="ZWAdobeF" w:cs="ZWAdobeF"/>
            <w:sz w:val="2"/>
            <w:szCs w:val="2"/>
          </w:rPr>
          <w:delText>1641B</w:delText>
        </w:r>
        <w:r w:rsidR="0033544D" w:rsidRPr="00742779">
          <w:delText>RUPA</w:delText>
        </w:r>
      </w:del>
      <w:ins w:id="3713" w:author="Seth Oranburg" w:date="2026-03-07T09:50:00Z" w16du:dateUtc="2026-03-07T14:50:00Z">
        <w:r w:rsidR="0033544D" w:rsidRPr="00742779">
          <w:t>RUPA</w:t>
        </w:r>
      </w:ins>
      <w:r w:rsidR="0033544D" w:rsidRPr="00742779">
        <w:t xml:space="preserve"> Section 404(b) defines the duty of loyalty to include accounting for any property, profit, or benefit derived from partnership business, refraining from competing with the partnership, and refraining from acting as an adverse party to the partnership.</w:t>
      </w:r>
      <w:r w:rsidR="0033544D">
        <w:fldChar w:fldCharType="begin"/>
      </w:r>
      <w:r w:rsidR="0033544D">
        <w:instrText>HYPERLINK \l "fn230-11647" \o "Jump to citation"</w:instrText>
      </w:r>
      <w:r w:rsidR="0033544D">
        <w:fldChar w:fldCharType="separate"/>
      </w:r>
      <w:r w:rsidR="0033544D" w:rsidRPr="00742779">
        <w:rPr>
          <w:rStyle w:val="Hyperlink"/>
          <w:color w:val="auto"/>
          <w:u w:val="none"/>
        </w:rPr>
        <w:t>[230</w:t>
      </w:r>
      <w:r w:rsidR="00FA601A" w:rsidRPr="00742779">
        <w:rPr>
          <w:rStyle w:val="Hyperlink"/>
          <w:color w:val="auto"/>
          <w:u w:val="none"/>
        </w:rPr>
        <w:t>]</w:t>
      </w:r>
      <w:r w:rsidR="0033544D">
        <w:fldChar w:fldCharType="end"/>
      </w:r>
      <w:r w:rsidR="0033544D" w:rsidRPr="00742779">
        <w:t xml:space="preserve"> The duty of care requires partners to refrain from engaging in grossly negligent, reckless, or intentional misconduct or knowing violations of law.</w:t>
      </w:r>
      <w:r w:rsidR="0033544D">
        <w:fldChar w:fldCharType="begin"/>
      </w:r>
      <w:r w:rsidR="0033544D">
        <w:instrText>HYPERLINK \l "fn231-11647" \o "Jump to citation"</w:instrText>
      </w:r>
      <w:r w:rsidR="0033544D">
        <w:fldChar w:fldCharType="separate"/>
      </w:r>
      <w:r w:rsidR="0033544D" w:rsidRPr="00742779">
        <w:rPr>
          <w:rStyle w:val="Hyperlink"/>
          <w:color w:val="auto"/>
          <w:u w:val="none"/>
        </w:rPr>
        <w:t>[231</w:t>
      </w:r>
      <w:r w:rsidR="00FA601A" w:rsidRPr="00742779">
        <w:rPr>
          <w:rStyle w:val="Hyperlink"/>
          <w:color w:val="auto"/>
          <w:u w:val="none"/>
        </w:rPr>
        <w:t>]</w:t>
      </w:r>
      <w:r w:rsidR="0033544D">
        <w:fldChar w:fldCharType="end"/>
      </w:r>
    </w:p>
    <w:p w14:paraId="409F52DA" w14:textId="77777777" w:rsidR="0033544D" w:rsidRPr="00742779" w:rsidRDefault="00742779" w:rsidP="000E54B1">
      <w:pPr>
        <w:pPrChange w:id="3714" w:author="Seth Oranburg" w:date="2026-03-07T09:50:00Z" w16du:dateUtc="2026-03-07T14:50:00Z">
          <w:pPr>
            <w:pStyle w:val="NormalWeb"/>
          </w:pPr>
        </w:pPrChange>
      </w:pPr>
      <w:del w:id="3715" w:author="Seth Oranburg" w:date="2026-03-07T09:50:00Z" w16du:dateUtc="2026-03-07T14:50:00Z">
        <w:r w:rsidRPr="00742779">
          <w:rPr>
            <w:rFonts w:ascii="ZWAdobeF" w:hAnsi="ZWAdobeF" w:cs="ZWAdobeF"/>
            <w:sz w:val="2"/>
            <w:szCs w:val="2"/>
          </w:rPr>
          <w:lastRenderedPageBreak/>
          <w:delText>1642B</w:delText>
        </w:r>
        <w:r w:rsidR="0033544D" w:rsidRPr="00742779">
          <w:delText>RUPA</w:delText>
        </w:r>
      </w:del>
      <w:ins w:id="3716" w:author="Seth Oranburg" w:date="2026-03-07T09:50:00Z" w16du:dateUtc="2026-03-07T14:50:00Z">
        <w:r w:rsidR="0033544D" w:rsidRPr="00742779">
          <w:t>RUPA</w:t>
        </w:r>
      </w:ins>
      <w:r w:rsidR="0033544D" w:rsidRPr="00742779">
        <w:t xml:space="preserve"> Section 103(b) permits partnership agreements to modify these duties but imposes significant constraints.</w:t>
      </w:r>
      <w:r w:rsidR="0033544D">
        <w:fldChar w:fldCharType="begin"/>
      </w:r>
      <w:r w:rsidR="0033544D">
        <w:instrText>HYPERLINK \l "fn232-11647" \o "Jump to citation"</w:instrText>
      </w:r>
      <w:r w:rsidR="0033544D">
        <w:fldChar w:fldCharType="separate"/>
      </w:r>
      <w:r w:rsidR="0033544D" w:rsidRPr="00742779">
        <w:rPr>
          <w:rStyle w:val="Hyperlink"/>
          <w:color w:val="auto"/>
          <w:u w:val="none"/>
        </w:rPr>
        <w:t>[232</w:t>
      </w:r>
      <w:r w:rsidR="00FA601A" w:rsidRPr="00742779">
        <w:rPr>
          <w:rStyle w:val="Hyperlink"/>
          <w:color w:val="auto"/>
          <w:u w:val="none"/>
        </w:rPr>
        <w:t>]</w:t>
      </w:r>
      <w:r w:rsidR="0033544D">
        <w:fldChar w:fldCharType="end"/>
      </w:r>
      <w:r w:rsidR="0033544D" w:rsidRPr="00742779">
        <w:t xml:space="preserve"> The agreement cannot eliminate the duty of loyalty but may </w:t>
      </w:r>
      <w:r w:rsidR="009F60D1" w:rsidRPr="00742779">
        <w:t>“</w:t>
      </w:r>
      <w:r w:rsidR="0033544D" w:rsidRPr="00742779">
        <w:t>identify specific types or categories of activities that do not violate the duty of loyalty, if not manifestly unreasonable.</w:t>
      </w:r>
      <w:r w:rsidR="009F60D1" w:rsidRPr="00742779">
        <w:t>”</w:t>
      </w:r>
      <w:r w:rsidR="0033544D" w:rsidRPr="00742779">
        <w:t xml:space="preserve"> Similarly, the agreement can reduce care obligations but </w:t>
      </w:r>
      <w:r w:rsidR="009F60D1" w:rsidRPr="00742779">
        <w:t>“</w:t>
      </w:r>
      <w:r w:rsidR="0033544D" w:rsidRPr="00742779">
        <w:t>may not authorize intentional misconduct or a knowing violation of law.</w:t>
      </w:r>
      <w:r w:rsidR="009F60D1" w:rsidRPr="00742779">
        <w:t>”</w:t>
      </w:r>
    </w:p>
    <w:p w14:paraId="3B3A5E05" w14:textId="77777777" w:rsidR="0033544D" w:rsidRPr="00742779" w:rsidRDefault="00742779" w:rsidP="000E54B1">
      <w:pPr>
        <w:pPrChange w:id="3717" w:author="Seth Oranburg" w:date="2026-03-07T09:50:00Z" w16du:dateUtc="2026-03-07T14:50:00Z">
          <w:pPr>
            <w:pStyle w:val="NormalWeb"/>
          </w:pPr>
        </w:pPrChange>
      </w:pPr>
      <w:del w:id="3718" w:author="Seth Oranburg" w:date="2026-03-07T09:50:00Z" w16du:dateUtc="2026-03-07T14:50:00Z">
        <w:r w:rsidRPr="00742779">
          <w:rPr>
            <w:rFonts w:ascii="ZWAdobeF" w:hAnsi="ZWAdobeF" w:cs="ZWAdobeF"/>
            <w:sz w:val="2"/>
            <w:szCs w:val="2"/>
          </w:rPr>
          <w:delText>1643B</w:delText>
        </w:r>
        <w:r w:rsidR="0033544D" w:rsidRPr="00742779">
          <w:delText>These</w:delText>
        </w:r>
      </w:del>
      <w:ins w:id="3719" w:author="Seth Oranburg" w:date="2026-03-07T09:50:00Z" w16du:dateUtc="2026-03-07T14:50:00Z">
        <w:r w:rsidR="0033544D" w:rsidRPr="00742779">
          <w:t>These</w:t>
        </w:r>
      </w:ins>
      <w:r w:rsidR="0033544D" w:rsidRPr="00742779">
        <w:t xml:space="preserve"> limitations reflect partnership law</w:t>
      </w:r>
      <w:r w:rsidR="009F60D1" w:rsidRPr="00742779">
        <w:t>’</w:t>
      </w:r>
      <w:r w:rsidR="0033544D" w:rsidRPr="00742779">
        <w:t>s emphasis on mutual trust and reliance among co-venturers.</w:t>
      </w:r>
      <w:r w:rsidR="0033544D">
        <w:fldChar w:fldCharType="begin"/>
      </w:r>
      <w:r w:rsidR="0033544D">
        <w:instrText>HYPERLINK \l "fn181-11647" \o "Jump to citation"</w:instrText>
      </w:r>
      <w:r w:rsidR="0033544D">
        <w:fldChar w:fldCharType="separate"/>
      </w:r>
      <w:r w:rsidR="0033544D" w:rsidRPr="00742779">
        <w:rPr>
          <w:rStyle w:val="Hyperlink"/>
          <w:color w:val="auto"/>
          <w:u w:val="none"/>
        </w:rPr>
        <w:t>[181</w:t>
      </w:r>
      <w:r w:rsidR="00FA601A" w:rsidRPr="00742779">
        <w:rPr>
          <w:rStyle w:val="Hyperlink"/>
          <w:color w:val="auto"/>
          <w:u w:val="none"/>
        </w:rPr>
        <w:t>]</w:t>
      </w:r>
      <w:r w:rsidR="0033544D">
        <w:fldChar w:fldCharType="end"/>
      </w:r>
      <w:r w:rsidR="0033544D" w:rsidRPr="00742779">
        <w:t xml:space="preserve"> Partners pool assets, share profits, and expose themselves to joint and several liability for partnership obligations. The law requires some baseline loyalty and care protections that cannot be eliminated by contract.</w:t>
      </w:r>
    </w:p>
    <w:p w14:paraId="4935C413" w14:textId="77777777" w:rsidR="0033544D" w:rsidRPr="00742779" w:rsidRDefault="0033544D" w:rsidP="000E54B1">
      <w:pPr>
        <w:pStyle w:val="Heading3"/>
        <w:rPr>
          <w:rFonts w:eastAsia="Times New Roman"/>
        </w:rPr>
      </w:pPr>
      <w:r w:rsidRPr="00742779">
        <w:rPr>
          <w:rFonts w:eastAsia="Times New Roman"/>
        </w:rPr>
        <w:t>The Waivability Spectrum</w:t>
      </w:r>
    </w:p>
    <w:p w14:paraId="2EAFFA13" w14:textId="77777777" w:rsidR="0033544D" w:rsidRPr="00742779" w:rsidRDefault="00742779" w:rsidP="000E54B1">
      <w:pPr>
        <w:pPrChange w:id="3720" w:author="Seth Oranburg" w:date="2026-03-07T09:50:00Z" w16du:dateUtc="2026-03-07T14:50:00Z">
          <w:pPr>
            <w:pStyle w:val="NormalWeb"/>
          </w:pPr>
        </w:pPrChange>
      </w:pPr>
      <w:del w:id="3721" w:author="Seth Oranburg" w:date="2026-03-07T09:50:00Z" w16du:dateUtc="2026-03-07T14:50:00Z">
        <w:r w:rsidRPr="00742779">
          <w:rPr>
            <w:rFonts w:ascii="ZWAdobeF" w:hAnsi="ZWAdobeF" w:cs="ZWAdobeF"/>
            <w:sz w:val="2"/>
            <w:szCs w:val="2"/>
          </w:rPr>
          <w:delText>1644B</w:delText>
        </w:r>
        <w:r w:rsidR="0033544D" w:rsidRPr="00742779">
          <w:delText>Entity</w:delText>
        </w:r>
      </w:del>
      <w:ins w:id="3722" w:author="Seth Oranburg" w:date="2026-03-07T09:50:00Z" w16du:dateUtc="2026-03-07T14:50:00Z">
        <w:r w:rsidR="0033544D" w:rsidRPr="00742779">
          <w:t>Entity</w:t>
        </w:r>
      </w:ins>
      <w:r w:rsidR="0033544D" w:rsidRPr="00742779">
        <w:t xml:space="preserve"> forms can be arranged along a spectrum from most mandatory to most waivable. Nonprofit corporations have mandatory loyalty and care duties,</w:t>
      </w:r>
      <w:r w:rsidR="0033544D">
        <w:fldChar w:fldCharType="begin"/>
      </w:r>
      <w:r w:rsidR="0033544D">
        <w:instrText>HYPERLINK \l "fn233-11647" \o "Jump to citation"</w:instrText>
      </w:r>
      <w:r w:rsidR="0033544D">
        <w:fldChar w:fldCharType="separate"/>
      </w:r>
      <w:r w:rsidR="0033544D" w:rsidRPr="00742779">
        <w:rPr>
          <w:rStyle w:val="Hyperlink"/>
          <w:color w:val="auto"/>
          <w:u w:val="none"/>
        </w:rPr>
        <w:t>[233</w:t>
      </w:r>
      <w:r w:rsidR="00FA601A" w:rsidRPr="00742779">
        <w:rPr>
          <w:rStyle w:val="Hyperlink"/>
          <w:color w:val="auto"/>
          <w:u w:val="none"/>
        </w:rPr>
        <w:t>]</w:t>
      </w:r>
      <w:r w:rsidR="0033544D">
        <w:fldChar w:fldCharType="end"/>
      </w:r>
      <w:r w:rsidR="0033544D" w:rsidRPr="00742779">
        <w:t xml:space="preserve"> with most states prohibiting exculpation for gross negligence, plus a duty of obedience requiring directors to ensure corporate activities conform to the organization</w:t>
      </w:r>
      <w:r w:rsidR="009F60D1" w:rsidRPr="00742779">
        <w:t>’</w:t>
      </w:r>
      <w:r w:rsidR="0033544D" w:rsidRPr="00742779">
        <w:t>s charitable purpose.</w:t>
      </w:r>
      <w:r w:rsidR="0033544D">
        <w:fldChar w:fldCharType="begin"/>
      </w:r>
      <w:r w:rsidR="0033544D">
        <w:instrText>HYPERLINK \l "fn160-11647" \o "Jump to citation"</w:instrText>
      </w:r>
      <w:r w:rsidR="0033544D">
        <w:fldChar w:fldCharType="separate"/>
      </w:r>
      <w:r w:rsidR="0033544D" w:rsidRPr="00742779">
        <w:rPr>
          <w:rStyle w:val="Hyperlink"/>
          <w:color w:val="auto"/>
          <w:u w:val="none"/>
        </w:rPr>
        <w:t>[160</w:t>
      </w:r>
      <w:r w:rsidR="00EE2871" w:rsidRPr="00742779">
        <w:rPr>
          <w:rStyle w:val="Hyperlink"/>
          <w:color w:val="auto"/>
          <w:u w:val="none"/>
        </w:rPr>
        <w:t>]</w:t>
      </w:r>
      <w:r w:rsidR="0033544D">
        <w:fldChar w:fldCharType="end"/>
      </w:r>
      <w:r w:rsidR="0033544D" w:rsidRPr="00742779">
        <w:t xml:space="preserve"> General partnerships under RUPA have mandatory loyalty with limited modifications</w:t>
      </w:r>
      <w:r w:rsidR="0033544D">
        <w:fldChar w:fldCharType="begin"/>
      </w:r>
      <w:r w:rsidR="0033544D">
        <w:instrText>HYPERLINK \l "fn230-11647" \o "Jump to citation"</w:instrText>
      </w:r>
      <w:r w:rsidR="0033544D">
        <w:fldChar w:fldCharType="separate"/>
      </w:r>
      <w:r w:rsidR="0033544D" w:rsidRPr="00742779">
        <w:rPr>
          <w:rStyle w:val="Hyperlink"/>
          <w:color w:val="auto"/>
          <w:u w:val="none"/>
        </w:rPr>
        <w:t>[230</w:t>
      </w:r>
      <w:r w:rsidR="00FA601A" w:rsidRPr="00742779">
        <w:rPr>
          <w:rStyle w:val="Hyperlink"/>
          <w:color w:val="auto"/>
          <w:u w:val="none"/>
        </w:rPr>
        <w:t>]</w:t>
      </w:r>
      <w:r w:rsidR="0033544D">
        <w:fldChar w:fldCharType="end"/>
      </w:r>
      <w:r w:rsidR="0033544D" w:rsidRPr="00742779">
        <w:t xml:space="preserve"> and mandatory care above gross negligence thresholds.</w:t>
      </w:r>
      <w:r w:rsidR="0033544D">
        <w:fldChar w:fldCharType="begin"/>
      </w:r>
      <w:r w:rsidR="0033544D">
        <w:instrText>HYPERLINK \l "fn231-11647" \o "Jump to citation"</w:instrText>
      </w:r>
      <w:r w:rsidR="0033544D">
        <w:fldChar w:fldCharType="separate"/>
      </w:r>
      <w:r w:rsidR="0033544D" w:rsidRPr="00742779">
        <w:rPr>
          <w:rStyle w:val="Hyperlink"/>
          <w:color w:val="auto"/>
          <w:u w:val="none"/>
        </w:rPr>
        <w:t>[231</w:t>
      </w:r>
      <w:r w:rsidR="00FA601A" w:rsidRPr="00742779">
        <w:rPr>
          <w:rStyle w:val="Hyperlink"/>
          <w:color w:val="auto"/>
          <w:u w:val="none"/>
        </w:rPr>
        <w:t>]</w:t>
      </w:r>
      <w:r w:rsidR="0033544D">
        <w:fldChar w:fldCharType="end"/>
      </w:r>
      <w:r w:rsidR="0033544D" w:rsidRPr="00742779">
        <w:t xml:space="preserve"> Corporations have mandatory loyalty (except Section 122(17) opportunity waivers)</w:t>
      </w:r>
      <w:r w:rsidR="0033544D">
        <w:fldChar w:fldCharType="begin"/>
      </w:r>
      <w:r w:rsidR="0033544D">
        <w:instrText>HYPERLINK \l "fn226-11647" \o "Jump to citation"</w:instrText>
      </w:r>
      <w:r w:rsidR="0033544D">
        <w:fldChar w:fldCharType="separate"/>
      </w:r>
      <w:r w:rsidR="0033544D" w:rsidRPr="00742779">
        <w:rPr>
          <w:rStyle w:val="Hyperlink"/>
          <w:color w:val="auto"/>
          <w:u w:val="none"/>
        </w:rPr>
        <w:t>[226</w:t>
      </w:r>
      <w:r w:rsidR="00FA601A" w:rsidRPr="00742779">
        <w:rPr>
          <w:rStyle w:val="Hyperlink"/>
          <w:color w:val="auto"/>
          <w:u w:val="none"/>
        </w:rPr>
        <w:t>]</w:t>
      </w:r>
      <w:r w:rsidR="0033544D" w:rsidRPr="00742779">
        <w:rPr>
          <w:rStyle w:val="citekey"/>
          <w:vanish/>
        </w:rPr>
        <w:t>-17</w:t>
      </w:r>
      <w:r w:rsidR="0033544D">
        <w:fldChar w:fldCharType="end"/>
      </w:r>
      <w:r w:rsidR="0033544D" w:rsidRPr="00742779">
        <w:t xml:space="preserve"> but exculpable care under Section 102(b)(7).</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Limited partnerships under ULPA permit partnership agreements to restrict or eliminate fiduciary duties subject to constraints less stringent than those imposed on general partnerships.</w:t>
      </w:r>
      <w:r w:rsidR="0033544D">
        <w:fldChar w:fldCharType="begin"/>
      </w:r>
      <w:r w:rsidR="0033544D">
        <w:instrText>HYPERLINK \l "fn234-11647" \o "Jump to citation"</w:instrText>
      </w:r>
      <w:r w:rsidR="0033544D">
        <w:fldChar w:fldCharType="separate"/>
      </w:r>
      <w:r w:rsidR="0033544D" w:rsidRPr="00742779">
        <w:rPr>
          <w:rStyle w:val="Hyperlink"/>
          <w:color w:val="auto"/>
          <w:u w:val="none"/>
        </w:rPr>
        <w:t>[234</w:t>
      </w:r>
      <w:r w:rsidR="00FA601A" w:rsidRPr="00742779">
        <w:rPr>
          <w:rStyle w:val="Hyperlink"/>
          <w:color w:val="auto"/>
          <w:u w:val="none"/>
        </w:rPr>
        <w:t>]</w:t>
      </w:r>
      <w:r w:rsidR="0033544D">
        <w:fldChar w:fldCharType="end"/>
      </w:r>
      <w:r w:rsidR="0033544D" w:rsidRPr="00742779">
        <w:t xml:space="preserve"> Delaware partnerships under DRUPA have greater contractual freedom than RUPA partnerships. Limited liability companies can eliminate loyalty and care entirely except for the implied covenant of good faith.</w:t>
      </w:r>
      <w:r w:rsidR="0033544D">
        <w:fldChar w:fldCharType="begin"/>
      </w:r>
      <w:r w:rsidR="0033544D">
        <w:instrText>HYPERLINK \l "fn180-11647" \o "Jump to citation"</w:instrText>
      </w:r>
      <w:r w:rsidR="0033544D">
        <w:fldChar w:fldCharType="separate"/>
      </w:r>
      <w:r w:rsidR="0033544D" w:rsidRPr="00742779">
        <w:rPr>
          <w:rStyle w:val="Hyperlink"/>
          <w:color w:val="auto"/>
          <w:u w:val="none"/>
        </w:rPr>
        <w:t>[180</w:t>
      </w:r>
      <w:r w:rsidR="00FA601A" w:rsidRPr="00742779">
        <w:rPr>
          <w:rStyle w:val="Hyperlink"/>
          <w:color w:val="auto"/>
          <w:u w:val="none"/>
        </w:rPr>
        <w:t>]</w:t>
      </w:r>
      <w:r w:rsidR="0033544D" w:rsidRPr="00742779">
        <w:rPr>
          <w:rStyle w:val="citekey"/>
          <w:vanish/>
        </w:rPr>
        <w:t>-1101c</w:t>
      </w:r>
      <w:r w:rsidR="0033544D">
        <w:fldChar w:fldCharType="end"/>
      </w:r>
    </w:p>
    <w:p w14:paraId="30197755" w14:textId="77777777" w:rsidR="0033544D" w:rsidRPr="00742779" w:rsidRDefault="00742779" w:rsidP="000E54B1">
      <w:pPr>
        <w:pPrChange w:id="3723" w:author="Seth Oranburg" w:date="2026-03-07T09:50:00Z" w16du:dateUtc="2026-03-07T14:50:00Z">
          <w:pPr>
            <w:pStyle w:val="NormalWeb"/>
          </w:pPr>
        </w:pPrChange>
      </w:pPr>
      <w:del w:id="3724" w:author="Seth Oranburg" w:date="2026-03-07T09:50:00Z" w16du:dateUtc="2026-03-07T14:50:00Z">
        <w:r w:rsidRPr="00742779">
          <w:rPr>
            <w:rFonts w:ascii="ZWAdobeF" w:hAnsi="ZWAdobeF" w:cs="ZWAdobeF"/>
            <w:sz w:val="2"/>
            <w:szCs w:val="2"/>
          </w:rPr>
          <w:delText>1645B</w:delText>
        </w:r>
        <w:r w:rsidR="0033544D" w:rsidRPr="00742779">
          <w:delText>This</w:delText>
        </w:r>
      </w:del>
      <w:ins w:id="3725" w:author="Seth Oranburg" w:date="2026-03-07T09:50:00Z" w16du:dateUtc="2026-03-07T14:50:00Z">
        <w:r w:rsidR="0033544D" w:rsidRPr="00742779">
          <w:t>This</w:t>
        </w:r>
      </w:ins>
      <w:r w:rsidR="0033544D" w:rsidRPr="00742779">
        <w:t xml:space="preserve"> spectrum explains why venture capitalists often prefer corporations despite the tax advantages of LLCs. The mandatory fiduciary architecture of a corporation provides a baseline of protection for minority investors that does not exist in the </w:t>
      </w:r>
      <w:r w:rsidR="009F60D1" w:rsidRPr="00742779">
        <w:t>“</w:t>
      </w:r>
      <w:r w:rsidR="0033544D" w:rsidRPr="00742779">
        <w:t>contractual freedom</w:t>
      </w:r>
      <w:r w:rsidR="009F60D1" w:rsidRPr="00742779">
        <w:t>”</w:t>
      </w:r>
      <w:r w:rsidR="0033544D" w:rsidRPr="00742779">
        <w:t xml:space="preserve"> world of LLCs.</w:t>
      </w:r>
      <w:r w:rsidR="0033544D">
        <w:fldChar w:fldCharType="begin"/>
      </w:r>
      <w:r w:rsidR="0033544D">
        <w:instrText>HYPERLINK \l "fn229-11647" \o "Jump to citation"</w:instrText>
      </w:r>
      <w:r w:rsidR="0033544D">
        <w:fldChar w:fldCharType="separate"/>
      </w:r>
      <w:r w:rsidR="0033544D" w:rsidRPr="00742779">
        <w:rPr>
          <w:rStyle w:val="Hyperlink"/>
          <w:color w:val="auto"/>
          <w:u w:val="none"/>
        </w:rPr>
        <w:t>[229</w:t>
      </w:r>
      <w:r w:rsidR="00EE2871" w:rsidRPr="00742779">
        <w:rPr>
          <w:rStyle w:val="Hyperlink"/>
          <w:color w:val="auto"/>
          <w:u w:val="none"/>
        </w:rPr>
        <w:t>]</w:t>
      </w:r>
      <w:r w:rsidR="0033544D">
        <w:fldChar w:fldCharType="end"/>
      </w:r>
      <w:r w:rsidR="0033544D" w:rsidRPr="00742779">
        <w:t xml:space="preserve"> This spectrum reflects different assumptions about party sophistication, bargaining power, and the social purposes of different entity types.</w:t>
      </w:r>
      <w:r w:rsidR="0033544D">
        <w:fldChar w:fldCharType="begin"/>
      </w:r>
      <w:r w:rsidR="0033544D">
        <w:instrText>HYPERLINK \l "fn229-11647" \o "Jump to citation"</w:instrText>
      </w:r>
      <w:r w:rsidR="0033544D">
        <w:fldChar w:fldCharType="separate"/>
      </w:r>
      <w:r w:rsidR="0033544D" w:rsidRPr="00742779">
        <w:rPr>
          <w:rStyle w:val="Hyperlink"/>
          <w:color w:val="auto"/>
          <w:u w:val="none"/>
        </w:rPr>
        <w:t>[229</w:t>
      </w:r>
      <w:r w:rsidR="00EE2871" w:rsidRPr="00742779">
        <w:rPr>
          <w:rStyle w:val="Hyperlink"/>
          <w:color w:val="auto"/>
          <w:u w:val="none"/>
        </w:rPr>
        <w:t>]</w:t>
      </w:r>
      <w:r w:rsidR="0033544D">
        <w:fldChar w:fldCharType="end"/>
      </w:r>
      <w:r w:rsidR="0033544D" w:rsidRPr="00742779">
        <w:t xml:space="preserve"> Nonprofit law prioritizes mission fidelity over contractual freedom. Partnership law balances mandatory duties with contractual modification. Corporate law protects stockholders through mandatory loyalty but allows exculpation of care. LLC law privileges contractual freedom for sophisticated parties.</w:t>
      </w:r>
    </w:p>
    <w:p w14:paraId="5C03B5D8" w14:textId="77777777" w:rsidR="0033544D" w:rsidRPr="00742779" w:rsidRDefault="0033544D" w:rsidP="000E54B1">
      <w:pPr>
        <w:pStyle w:val="Heading2"/>
        <w:rPr>
          <w:rFonts w:eastAsia="Times New Roman"/>
        </w:rPr>
      </w:pPr>
      <w:r w:rsidRPr="00742779">
        <w:rPr>
          <w:rFonts w:eastAsia="Times New Roman"/>
        </w:rPr>
        <w:lastRenderedPageBreak/>
        <w:t>The Liability Trap and Remedies</w:t>
      </w:r>
    </w:p>
    <w:p w14:paraId="156401A1" w14:textId="77777777" w:rsidR="0033544D" w:rsidRPr="00742779" w:rsidRDefault="00742779" w:rsidP="000E54B1">
      <w:del w:id="3726" w:author="Seth Oranburg" w:date="2026-03-07T09:50:00Z" w16du:dateUtc="2026-03-07T14:50:00Z">
        <w:r w:rsidRPr="00742779">
          <w:rPr>
            <w:rFonts w:ascii="ZWAdobeF" w:hAnsi="ZWAdobeF" w:cs="ZWAdobeF"/>
            <w:sz w:val="2"/>
            <w:szCs w:val="2"/>
          </w:rPr>
          <w:delText>1646B</w:delText>
        </w:r>
        <w:r w:rsidR="0033544D" w:rsidRPr="00742779">
          <w:delText>When</w:delText>
        </w:r>
      </w:del>
      <w:ins w:id="3727" w:author="Seth Oranburg" w:date="2026-03-07T09:50:00Z" w16du:dateUtc="2026-03-07T14:50:00Z">
        <w:r w:rsidR="0033544D" w:rsidRPr="00742779">
          <w:t>When</w:t>
        </w:r>
      </w:ins>
      <w:r w:rsidR="0033544D" w:rsidRPr="00742779">
        <w:t xml:space="preserve"> fiduciaries breach loyalty, care, or oversight duties, multiple remedies may be available depending on the violation</w:t>
      </w:r>
      <w:r w:rsidR="009F60D1" w:rsidRPr="00742779">
        <w:t>’</w:t>
      </w:r>
      <w:r w:rsidR="0033544D" w:rsidRPr="00742779">
        <w:t>s nature, the harm caused, and the procedural posture of the case. But the modern landscape has created a specific danger zone for directors and officers: the liability trap of oversight.</w:t>
      </w:r>
    </w:p>
    <w:p w14:paraId="389F2F04" w14:textId="77777777" w:rsidR="0033544D" w:rsidRPr="00742779" w:rsidRDefault="0033544D" w:rsidP="000E54B1">
      <w:pPr>
        <w:pStyle w:val="Heading3"/>
        <w:rPr>
          <w:rFonts w:eastAsia="Times New Roman"/>
        </w:rPr>
      </w:pPr>
      <w:r w:rsidRPr="00742779">
        <w:rPr>
          <w:rFonts w:eastAsia="Times New Roman"/>
        </w:rPr>
        <w:t>Damages and Disgorgement</w:t>
      </w:r>
    </w:p>
    <w:p w14:paraId="4DDB88C4" w14:textId="77777777" w:rsidR="0033544D" w:rsidRPr="00742779" w:rsidRDefault="00742779" w:rsidP="000E54B1">
      <w:pPr>
        <w:pPrChange w:id="3728" w:author="Seth Oranburg" w:date="2026-03-07T09:50:00Z" w16du:dateUtc="2026-03-07T14:50:00Z">
          <w:pPr>
            <w:pStyle w:val="NormalWeb"/>
          </w:pPr>
        </w:pPrChange>
      </w:pPr>
      <w:del w:id="3729" w:author="Seth Oranburg" w:date="2026-03-07T09:50:00Z" w16du:dateUtc="2026-03-07T14:50:00Z">
        <w:r w:rsidRPr="00742779">
          <w:rPr>
            <w:rFonts w:ascii="ZWAdobeF" w:hAnsi="ZWAdobeF" w:cs="ZWAdobeF"/>
            <w:sz w:val="2"/>
            <w:szCs w:val="2"/>
          </w:rPr>
          <w:delText>1647B</w:delText>
        </w:r>
        <w:r w:rsidR="0033544D" w:rsidRPr="00742779">
          <w:delText>The</w:delText>
        </w:r>
      </w:del>
      <w:ins w:id="3730" w:author="Seth Oranburg" w:date="2026-03-07T09:50:00Z" w16du:dateUtc="2026-03-07T14:50:00Z">
        <w:r w:rsidR="0033544D" w:rsidRPr="00742779">
          <w:t>The</w:t>
        </w:r>
      </w:ins>
      <w:r w:rsidR="0033544D" w:rsidRPr="00742779">
        <w:t xml:space="preserve"> standard corporate remedy for fiduciary breach is compensatory damages measured by the harm the breach caused to the corporation.</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In care cases, this might equal the difference between the value the corporation received in a transaction and the value it should have received with adequate deliberation. In loyalty cases, damages might equal the profits the corporation lost because a fiduciary diverted an opportunity.</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p>
    <w:p w14:paraId="7A1A98A6" w14:textId="77777777" w:rsidR="0033544D" w:rsidRPr="00742779" w:rsidRDefault="00742779" w:rsidP="000E54B1">
      <w:pPr>
        <w:pPrChange w:id="3731" w:author="Seth Oranburg" w:date="2026-03-07T09:50:00Z" w16du:dateUtc="2026-03-07T14:50:00Z">
          <w:pPr>
            <w:pStyle w:val="NormalWeb"/>
          </w:pPr>
        </w:pPrChange>
      </w:pPr>
      <w:del w:id="3732" w:author="Seth Oranburg" w:date="2026-03-07T09:50:00Z" w16du:dateUtc="2026-03-07T14:50:00Z">
        <w:r w:rsidRPr="00742779">
          <w:rPr>
            <w:rFonts w:ascii="ZWAdobeF" w:hAnsi="ZWAdobeF" w:cs="ZWAdobeF"/>
            <w:sz w:val="2"/>
            <w:szCs w:val="2"/>
          </w:rPr>
          <w:delText>1648B</w:delText>
        </w:r>
        <w:r w:rsidR="0033544D" w:rsidRPr="00742779">
          <w:delText>Equity</w:delText>
        </w:r>
      </w:del>
      <w:ins w:id="3733" w:author="Seth Oranburg" w:date="2026-03-07T09:50:00Z" w16du:dateUtc="2026-03-07T14:50:00Z">
        <w:r w:rsidR="0033544D" w:rsidRPr="00742779">
          <w:t>Equity</w:t>
        </w:r>
      </w:ins>
      <w:r w:rsidR="0033544D" w:rsidRPr="00742779">
        <w:t xml:space="preserve"> permits courts to strip fiduciaries of gains obtained through breach regardless of corporate harm.</w:t>
      </w:r>
      <w:r w:rsidR="0033544D">
        <w:fldChar w:fldCharType="begin"/>
      </w:r>
      <w:r w:rsidR="0033544D">
        <w:instrText>HYPERLINK \l "fn183-11647" \o "Jump to citation"</w:instrText>
      </w:r>
      <w:r w:rsidR="0033544D">
        <w:fldChar w:fldCharType="separate"/>
      </w:r>
      <w:r w:rsidR="0033544D" w:rsidRPr="00742779">
        <w:rPr>
          <w:rStyle w:val="Hyperlink"/>
          <w:color w:val="auto"/>
          <w:u w:val="none"/>
        </w:rPr>
        <w:t>[183</w:t>
      </w:r>
      <w:r w:rsidR="00F506C8" w:rsidRPr="00742779">
        <w:rPr>
          <w:rStyle w:val="Hyperlink"/>
          <w:color w:val="auto"/>
          <w:u w:val="none"/>
        </w:rPr>
        <w:t>]</w:t>
      </w:r>
      <w:r w:rsidR="0033544D">
        <w:fldChar w:fldCharType="end"/>
      </w:r>
      <w:r w:rsidR="0033544D" w:rsidRPr="00742779">
        <w:t xml:space="preserve"> This is disgorgement. In </w:t>
      </w:r>
      <w:r w:rsidR="0033544D" w:rsidRPr="00742779">
        <w:rPr>
          <w:rStyle w:val="Emphasis"/>
        </w:rPr>
        <w:t>Guth</w:t>
      </w:r>
      <w:r w:rsidR="0033544D" w:rsidRPr="00742779">
        <w:t>, the Delaware Supreme Court imposed a constructive trust requiring Guth to transfer all Pepsi stock to Loft.</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Loft</w:t>
      </w:r>
      <w:r w:rsidR="009F60D1" w:rsidRPr="00742779">
        <w:t>’</w:t>
      </w:r>
      <w:r w:rsidR="0033544D" w:rsidRPr="00742779">
        <w:t>s remedy was not limited to damages it could prove; Loft obtained the entire opportunity Guth usurped.</w:t>
      </w:r>
    </w:p>
    <w:p w14:paraId="695F0326" w14:textId="77777777" w:rsidR="0033544D" w:rsidRPr="00742779" w:rsidRDefault="00742779" w:rsidP="000E54B1">
      <w:pPr>
        <w:pPrChange w:id="3734" w:author="Seth Oranburg" w:date="2026-03-07T09:50:00Z" w16du:dateUtc="2026-03-07T14:50:00Z">
          <w:pPr>
            <w:pStyle w:val="NormalWeb"/>
          </w:pPr>
        </w:pPrChange>
      </w:pPr>
      <w:del w:id="3735" w:author="Seth Oranburg" w:date="2026-03-07T09:50:00Z" w16du:dateUtc="2026-03-07T14:50:00Z">
        <w:r w:rsidRPr="00742779">
          <w:rPr>
            <w:rFonts w:ascii="ZWAdobeF" w:hAnsi="ZWAdobeF" w:cs="ZWAdobeF"/>
            <w:sz w:val="2"/>
            <w:szCs w:val="2"/>
          </w:rPr>
          <w:delText>1649B</w:delText>
        </w:r>
        <w:r w:rsidR="0033544D" w:rsidRPr="00742779">
          <w:delText>Disgorgement</w:delText>
        </w:r>
      </w:del>
      <w:ins w:id="3736" w:author="Seth Oranburg" w:date="2026-03-07T09:50:00Z" w16du:dateUtc="2026-03-07T14:50:00Z">
        <w:r w:rsidR="0033544D" w:rsidRPr="00742779">
          <w:t>Disgorgement</w:t>
        </w:r>
      </w:ins>
      <w:r w:rsidR="0033544D" w:rsidRPr="00742779">
        <w:t xml:space="preserve"> serves prophylactic purposes.</w:t>
      </w:r>
      <w:r w:rsidR="0033544D">
        <w:fldChar w:fldCharType="begin"/>
      </w:r>
      <w:r w:rsidR="0033544D">
        <w:instrText>HYPERLINK \l "fn183-11647" \o "Jump to citation"</w:instrText>
      </w:r>
      <w:r w:rsidR="0033544D">
        <w:fldChar w:fldCharType="separate"/>
      </w:r>
      <w:r w:rsidR="0033544D" w:rsidRPr="00742779">
        <w:rPr>
          <w:rStyle w:val="Hyperlink"/>
          <w:color w:val="auto"/>
          <w:u w:val="none"/>
        </w:rPr>
        <w:t>[183</w:t>
      </w:r>
      <w:r w:rsidR="00F506C8" w:rsidRPr="00742779">
        <w:rPr>
          <w:rStyle w:val="Hyperlink"/>
          <w:color w:val="auto"/>
          <w:u w:val="none"/>
        </w:rPr>
        <w:t>]</w:t>
      </w:r>
      <w:r w:rsidR="0033544D">
        <w:fldChar w:fldCharType="end"/>
      </w:r>
      <w:r w:rsidR="0033544D" w:rsidRPr="00742779">
        <w:t xml:space="preserve"> It makes breach categorically unprofitable by eliminating any incentive to take opportunities or engage in self-dealing and litigate later. Even if proving damages is difficult, disgorgement strips fiduciaries of every benefit obtained.</w:t>
      </w:r>
    </w:p>
    <w:p w14:paraId="7D08C9C1" w14:textId="77777777" w:rsidR="0033544D" w:rsidRPr="00742779" w:rsidRDefault="0033544D" w:rsidP="000E54B1">
      <w:pPr>
        <w:pStyle w:val="Heading3"/>
        <w:rPr>
          <w:rFonts w:eastAsia="Times New Roman"/>
        </w:rPr>
      </w:pPr>
      <w:r w:rsidRPr="00742779">
        <w:rPr>
          <w:rFonts w:eastAsia="Times New Roman"/>
        </w:rPr>
        <w:t>Injunctive Relief and Rescission</w:t>
      </w:r>
    </w:p>
    <w:p w14:paraId="5530E21B" w14:textId="77777777" w:rsidR="0033544D" w:rsidRPr="00742779" w:rsidRDefault="00742779" w:rsidP="000E54B1">
      <w:pPr>
        <w:pPrChange w:id="3737" w:author="Seth Oranburg" w:date="2026-03-07T09:50:00Z" w16du:dateUtc="2026-03-07T14:50:00Z">
          <w:pPr>
            <w:pStyle w:val="NormalWeb"/>
          </w:pPr>
        </w:pPrChange>
      </w:pPr>
      <w:del w:id="3738" w:author="Seth Oranburg" w:date="2026-03-07T09:50:00Z" w16du:dateUtc="2026-03-07T14:50:00Z">
        <w:r w:rsidRPr="00742779">
          <w:rPr>
            <w:rFonts w:ascii="ZWAdobeF" w:hAnsi="ZWAdobeF" w:cs="ZWAdobeF"/>
            <w:sz w:val="2"/>
            <w:szCs w:val="2"/>
          </w:rPr>
          <w:delText>1650B</w:delText>
        </w:r>
        <w:r w:rsidR="0033544D" w:rsidRPr="00742779">
          <w:delText>Courts</w:delText>
        </w:r>
      </w:del>
      <w:ins w:id="3739" w:author="Seth Oranburg" w:date="2026-03-07T09:50:00Z" w16du:dateUtc="2026-03-07T14:50:00Z">
        <w:r w:rsidR="0033544D" w:rsidRPr="00742779">
          <w:t>Courts</w:t>
        </w:r>
      </w:ins>
      <w:r w:rsidR="0033544D" w:rsidRPr="00742779">
        <w:t xml:space="preserve"> can enjoin fiduciary breaches before they cause irreparable harm.</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r w:rsidR="0033544D" w:rsidRPr="00742779">
        <w:t xml:space="preserve"> In the M&amp;A context, preliminary injunctions frequently halt mergers or defensive measures pending final adjudication of fiduciary duty claims. Plaintiffs seeking injunctions must demonstrate likelihood of success on the merits, irreparable harm absent injunctive relief, balance of equities favoring the injunction, and public interest considerations.</w:t>
      </w:r>
    </w:p>
    <w:p w14:paraId="4F5EFC5A" w14:textId="77777777" w:rsidR="0033544D" w:rsidRPr="00742779" w:rsidRDefault="00742779" w:rsidP="000E54B1">
      <w:pPr>
        <w:pPrChange w:id="3740" w:author="Seth Oranburg" w:date="2026-03-07T09:50:00Z" w16du:dateUtc="2026-03-07T14:50:00Z">
          <w:pPr>
            <w:pStyle w:val="NormalWeb"/>
          </w:pPr>
        </w:pPrChange>
      </w:pPr>
      <w:del w:id="3741" w:author="Seth Oranburg" w:date="2026-03-07T09:50:00Z" w16du:dateUtc="2026-03-07T14:50:00Z">
        <w:r w:rsidRPr="00742779">
          <w:rPr>
            <w:rFonts w:ascii="ZWAdobeF" w:hAnsi="ZWAdobeF" w:cs="ZWAdobeF"/>
            <w:sz w:val="2"/>
            <w:szCs w:val="2"/>
          </w:rPr>
          <w:delText>1651B</w:delText>
        </w:r>
        <w:r w:rsidR="0033544D" w:rsidRPr="00742779">
          <w:delText>Rescission</w:delText>
        </w:r>
      </w:del>
      <w:ins w:id="3742" w:author="Seth Oranburg" w:date="2026-03-07T09:50:00Z" w16du:dateUtc="2026-03-07T14:50:00Z">
        <w:r w:rsidR="0033544D" w:rsidRPr="00742779">
          <w:t>Rescission</w:t>
        </w:r>
      </w:ins>
      <w:r w:rsidR="0033544D" w:rsidRPr="00742779">
        <w:t xml:space="preserve"> unwinds a transaction, returning parties to their pre-transaction positions.</w:t>
      </w:r>
      <w:r w:rsidR="0033544D">
        <w:fldChar w:fldCharType="begin"/>
      </w:r>
      <w:r w:rsidR="0033544D">
        <w:instrText>HYPERLINK \l "fn222-11647" \o "Jump to citation"</w:instrText>
      </w:r>
      <w:r w:rsidR="0033544D">
        <w:fldChar w:fldCharType="separate"/>
      </w:r>
      <w:r w:rsidR="0033544D" w:rsidRPr="00742779">
        <w:rPr>
          <w:rStyle w:val="Hyperlink"/>
          <w:color w:val="auto"/>
          <w:u w:val="none"/>
        </w:rPr>
        <w:t>[222</w:t>
      </w:r>
      <w:r w:rsidR="00FA601A" w:rsidRPr="00742779">
        <w:rPr>
          <w:rStyle w:val="Hyperlink"/>
          <w:color w:val="auto"/>
          <w:u w:val="none"/>
        </w:rPr>
        <w:t>]</w:t>
      </w:r>
      <w:r w:rsidR="0033544D">
        <w:fldChar w:fldCharType="end"/>
      </w:r>
      <w:r w:rsidR="0033544D" w:rsidRPr="00742779">
        <w:t xml:space="preserve"> This remedy typically applies to self-dealing transactions that were not properly cleansed under Section 144. A court might rescind a purchase of corporate assets by a director, returning the assets to the corporation and refunding the purchase price to the director.</w:t>
      </w:r>
    </w:p>
    <w:p w14:paraId="0A03DAAC" w14:textId="77777777" w:rsidR="0033544D" w:rsidRPr="00742779" w:rsidRDefault="0033544D" w:rsidP="000E54B1">
      <w:pPr>
        <w:pStyle w:val="Heading3"/>
        <w:rPr>
          <w:rFonts w:eastAsia="Times New Roman"/>
        </w:rPr>
      </w:pPr>
      <w:r w:rsidRPr="00742779">
        <w:rPr>
          <w:rFonts w:eastAsia="Times New Roman"/>
        </w:rPr>
        <w:lastRenderedPageBreak/>
        <w:t>The Oversight Liability Trap</w:t>
      </w:r>
    </w:p>
    <w:p w14:paraId="50E8A105" w14:textId="77777777" w:rsidR="0033544D" w:rsidRPr="00742779" w:rsidRDefault="00742779" w:rsidP="000E54B1">
      <w:pPr>
        <w:pPrChange w:id="3743" w:author="Seth Oranburg" w:date="2026-03-07T09:50:00Z" w16du:dateUtc="2026-03-07T14:50:00Z">
          <w:pPr>
            <w:pStyle w:val="NormalWeb"/>
          </w:pPr>
        </w:pPrChange>
      </w:pPr>
      <w:del w:id="3744" w:author="Seth Oranburg" w:date="2026-03-07T09:50:00Z" w16du:dateUtc="2026-03-07T14:50:00Z">
        <w:r w:rsidRPr="00742779">
          <w:rPr>
            <w:rFonts w:ascii="ZWAdobeF" w:hAnsi="ZWAdobeF" w:cs="ZWAdobeF"/>
            <w:sz w:val="2"/>
            <w:szCs w:val="2"/>
          </w:rPr>
          <w:delText>1652B</w:delText>
        </w:r>
        <w:r w:rsidR="0033544D" w:rsidRPr="00742779">
          <w:delText>If</w:delText>
        </w:r>
      </w:del>
      <w:ins w:id="3745" w:author="Seth Oranburg" w:date="2026-03-07T09:50:00Z" w16du:dateUtc="2026-03-07T14:50:00Z">
        <w:r w:rsidR="0033544D" w:rsidRPr="00742779">
          <w:t>If</w:t>
        </w:r>
      </w:ins>
      <w:r w:rsidR="0033544D" w:rsidRPr="00742779">
        <w:t xml:space="preserve"> Zeeva breaches her duty of care (the hasty equipment lease), the corporation</w:t>
      </w:r>
      <w:r w:rsidR="009F60D1" w:rsidRPr="00742779">
        <w:t>’</w:t>
      </w:r>
      <w:r w:rsidR="0033544D" w:rsidRPr="00742779">
        <w:t>s Section 102(b)(7) provision likely shields her from paying damages out of her own pocket.</w:t>
      </w:r>
      <w:r w:rsidR="0033544D">
        <w:fldChar w:fldCharType="begin"/>
      </w:r>
      <w:r w:rsidR="0033544D">
        <w:instrText>HYPERLINK \l "fn165-11647" \o "Jump to citation"</w:instrText>
      </w:r>
      <w:r w:rsidR="0033544D">
        <w:fldChar w:fldCharType="separate"/>
      </w:r>
      <w:r w:rsidR="0033544D" w:rsidRPr="00742779">
        <w:rPr>
          <w:rStyle w:val="Hyperlink"/>
          <w:color w:val="auto"/>
          <w:u w:val="none"/>
        </w:rPr>
        <w:t>[165</w:t>
      </w:r>
      <w:r w:rsidR="00FA601A" w:rsidRPr="00742779">
        <w:rPr>
          <w:rStyle w:val="Hyperlink"/>
          <w:color w:val="auto"/>
          <w:u w:val="none"/>
        </w:rPr>
        <w:t>]</w:t>
      </w:r>
      <w:r w:rsidR="0033544D">
        <w:fldChar w:fldCharType="end"/>
      </w:r>
      <w:r w:rsidR="0033544D" w:rsidRPr="00742779">
        <w:t xml:space="preserve"> But if she breaches her duty of oversight (ignoring safety reports at a construction site), that is a loyalty breach.</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It is not exculpable.</w:t>
      </w:r>
    </w:p>
    <w:p w14:paraId="077620ED" w14:textId="77777777" w:rsidR="0033544D" w:rsidRPr="00742779" w:rsidRDefault="00742779" w:rsidP="000E54B1">
      <w:pPr>
        <w:pPrChange w:id="3746" w:author="Seth Oranburg" w:date="2026-03-07T09:50:00Z" w16du:dateUtc="2026-03-07T14:50:00Z">
          <w:pPr>
            <w:pStyle w:val="NormalWeb"/>
          </w:pPr>
        </w:pPrChange>
      </w:pPr>
      <w:del w:id="3747" w:author="Seth Oranburg" w:date="2026-03-07T09:50:00Z" w16du:dateUtc="2026-03-07T14:50:00Z">
        <w:r w:rsidRPr="00742779">
          <w:rPr>
            <w:rFonts w:ascii="ZWAdobeF" w:hAnsi="ZWAdobeF" w:cs="ZWAdobeF"/>
            <w:sz w:val="2"/>
            <w:szCs w:val="2"/>
          </w:rPr>
          <w:delText>1653B</w:delText>
        </w:r>
        <w:r w:rsidR="0033544D" w:rsidRPr="00742779">
          <w:delText>This</w:delText>
        </w:r>
      </w:del>
      <w:ins w:id="3748" w:author="Seth Oranburg" w:date="2026-03-07T09:50:00Z" w16du:dateUtc="2026-03-07T14:50:00Z">
        <w:r w:rsidR="0033544D" w:rsidRPr="00742779">
          <w:t>This</w:t>
        </w:r>
      </w:ins>
      <w:r w:rsidR="0033544D" w:rsidRPr="00742779">
        <w:t xml:space="preserve"> distinction drives the DExit phenomenon discussed earlier. As Delaware courts expanded oversight liability to officers and classified it as non-exculpable bad faith, controllers like Elon Musk sought refuge in jurisdictions like Nevada and Texas that treat such failures as exculpable negligence.</w:t>
      </w:r>
      <w:r w:rsidR="0033544D">
        <w:fldChar w:fldCharType="begin"/>
      </w:r>
      <w:r w:rsidR="0033544D">
        <w:instrText>HYPERLINK \l "fn207-11647" \o "Jump to citation"</w:instrText>
      </w:r>
      <w:r w:rsidR="0033544D">
        <w:fldChar w:fldCharType="separate"/>
      </w:r>
      <w:r w:rsidR="0033544D" w:rsidRPr="00742779">
        <w:rPr>
          <w:rStyle w:val="Hyperlink"/>
          <w:color w:val="auto"/>
          <w:u w:val="none"/>
        </w:rPr>
        <w:t>[207</w:t>
      </w:r>
      <w:r w:rsidR="00FA601A" w:rsidRPr="00742779">
        <w:rPr>
          <w:rStyle w:val="Hyperlink"/>
          <w:color w:val="auto"/>
          <w:u w:val="none"/>
        </w:rPr>
        <w:t>]</w:t>
      </w:r>
      <w:r w:rsidR="0033544D">
        <w:fldChar w:fldCharType="end"/>
      </w:r>
      <w:r w:rsidR="0033544D" w:rsidRPr="00742779">
        <w:t xml:space="preserve"> For founders staying in Delaware, the lesson is clear: process and documentation are the only reliable shields against personal liability.</w:t>
      </w:r>
    </w:p>
    <w:p w14:paraId="59D9CAFC" w14:textId="77777777" w:rsidR="0033544D" w:rsidRPr="00742779" w:rsidRDefault="0033544D" w:rsidP="000E54B1">
      <w:pPr>
        <w:pStyle w:val="Heading3"/>
        <w:rPr>
          <w:rFonts w:eastAsia="Times New Roman"/>
        </w:rPr>
      </w:pPr>
      <w:r w:rsidRPr="00742779">
        <w:rPr>
          <w:rFonts w:eastAsia="Times New Roman"/>
        </w:rPr>
        <w:t>Attorneys</w:t>
      </w:r>
      <w:r w:rsidR="009F60D1" w:rsidRPr="00742779">
        <w:rPr>
          <w:rFonts w:eastAsia="Times New Roman"/>
        </w:rPr>
        <w:t>’</w:t>
      </w:r>
      <w:r w:rsidRPr="00742779">
        <w:rPr>
          <w:rFonts w:eastAsia="Times New Roman"/>
        </w:rPr>
        <w:t xml:space="preserve"> Fees</w:t>
      </w:r>
    </w:p>
    <w:p w14:paraId="134D09CE" w14:textId="77777777" w:rsidR="0033544D" w:rsidRPr="00742779" w:rsidRDefault="00742779" w:rsidP="000E54B1">
      <w:pPr>
        <w:pPrChange w:id="3749" w:author="Seth Oranburg" w:date="2026-03-07T09:50:00Z" w16du:dateUtc="2026-03-07T14:50:00Z">
          <w:pPr>
            <w:pStyle w:val="NormalWeb"/>
          </w:pPr>
        </w:pPrChange>
      </w:pPr>
      <w:del w:id="3750" w:author="Seth Oranburg" w:date="2026-03-07T09:50:00Z" w16du:dateUtc="2026-03-07T14:50:00Z">
        <w:r w:rsidRPr="00742779">
          <w:rPr>
            <w:rFonts w:ascii="ZWAdobeF" w:hAnsi="ZWAdobeF" w:cs="ZWAdobeF"/>
            <w:sz w:val="2"/>
            <w:szCs w:val="2"/>
          </w:rPr>
          <w:delText>1654B</w:delText>
        </w:r>
        <w:r w:rsidR="0033544D" w:rsidRPr="00742779">
          <w:delText>Delaware</w:delText>
        </w:r>
      </w:del>
      <w:ins w:id="3751" w:author="Seth Oranburg" w:date="2026-03-07T09:50:00Z" w16du:dateUtc="2026-03-07T14:50:00Z">
        <w:r w:rsidR="0033544D" w:rsidRPr="00742779">
          <w:t>Delaware</w:t>
        </w:r>
      </w:ins>
      <w:r w:rsidR="0033544D" w:rsidRPr="00742779">
        <w:t xml:space="preserve"> applies the corporate benefit doctrine to award attorneys</w:t>
      </w:r>
      <w:r w:rsidR="009F60D1" w:rsidRPr="00742779">
        <w:t>’</w:t>
      </w:r>
      <w:r w:rsidR="0033544D" w:rsidRPr="00742779">
        <w:t xml:space="preserve"> fees in successful derivative litigation.</w:t>
      </w:r>
      <w:r w:rsidR="0033544D">
        <w:fldChar w:fldCharType="begin"/>
      </w:r>
      <w:r w:rsidR="0033544D">
        <w:instrText>HYPERLINK \l "fn235-11647" \o "Jump to citation"</w:instrText>
      </w:r>
      <w:r w:rsidR="0033544D">
        <w:fldChar w:fldCharType="separate"/>
      </w:r>
      <w:r w:rsidR="0033544D" w:rsidRPr="00742779">
        <w:rPr>
          <w:rStyle w:val="Hyperlink"/>
          <w:color w:val="auto"/>
          <w:u w:val="none"/>
        </w:rPr>
        <w:t>[235</w:t>
      </w:r>
      <w:r w:rsidR="000B4948" w:rsidRPr="00742779">
        <w:rPr>
          <w:rStyle w:val="Hyperlink"/>
          <w:color w:val="auto"/>
          <w:u w:val="none"/>
        </w:rPr>
        <w:t>]</w:t>
      </w:r>
      <w:r w:rsidR="0033544D">
        <w:fldChar w:fldCharType="end"/>
      </w:r>
      <w:r w:rsidR="0033544D" w:rsidRPr="00742779">
        <w:t xml:space="preserve"> If a plaintiff</w:t>
      </w:r>
      <w:r w:rsidR="009F60D1" w:rsidRPr="00742779">
        <w:t>’</w:t>
      </w:r>
      <w:r w:rsidR="0033544D" w:rsidRPr="00742779">
        <w:t>s lawsuit confers a substantial benefit on the corporation (by recovering damages, reforming governance, or deterring future breaches), the plaintiff</w:t>
      </w:r>
      <w:r w:rsidR="009F60D1" w:rsidRPr="00742779">
        <w:t>’</w:t>
      </w:r>
      <w:r w:rsidR="0033544D" w:rsidRPr="00742779">
        <w:t>s attorneys can recover fees from the corporate recovery or, in exceptional cases, from the defendants directly.</w:t>
      </w:r>
    </w:p>
    <w:p w14:paraId="0D7DD8AA" w14:textId="77777777" w:rsidR="0033544D" w:rsidRPr="00742779" w:rsidRDefault="00742779" w:rsidP="000E54B1">
      <w:pPr>
        <w:pPrChange w:id="3752" w:author="Seth Oranburg" w:date="2026-03-07T09:50:00Z" w16du:dateUtc="2026-03-07T14:50:00Z">
          <w:pPr>
            <w:pStyle w:val="NormalWeb"/>
          </w:pPr>
        </w:pPrChange>
      </w:pPr>
      <w:del w:id="3753" w:author="Seth Oranburg" w:date="2026-03-07T09:50:00Z" w16du:dateUtc="2026-03-07T14:50:00Z">
        <w:r w:rsidRPr="00742779">
          <w:rPr>
            <w:rFonts w:ascii="ZWAdobeF" w:hAnsi="ZWAdobeF" w:cs="ZWAdobeF"/>
            <w:sz w:val="2"/>
            <w:szCs w:val="2"/>
          </w:rPr>
          <w:delText>1655B</w:delText>
        </w:r>
        <w:r w:rsidR="0033544D" w:rsidRPr="00742779">
          <w:delText>The</w:delText>
        </w:r>
      </w:del>
      <w:ins w:id="3754" w:author="Seth Oranburg" w:date="2026-03-07T09:50:00Z" w16du:dateUtc="2026-03-07T14:50:00Z">
        <w:r w:rsidR="0033544D" w:rsidRPr="00742779">
          <w:t>The</w:t>
        </w:r>
      </w:ins>
      <w:r w:rsidR="0033544D" w:rsidRPr="00742779">
        <w:t xml:space="preserve"> corporate benefit doctrine aligns incentives.</w:t>
      </w:r>
      <w:r w:rsidR="0033544D">
        <w:fldChar w:fldCharType="begin"/>
      </w:r>
      <w:r w:rsidR="0033544D">
        <w:instrText>HYPERLINK \l "fn236-11647" \o "Jump to citation"</w:instrText>
      </w:r>
      <w:r w:rsidR="0033544D">
        <w:fldChar w:fldCharType="separate"/>
      </w:r>
      <w:r w:rsidR="0033544D" w:rsidRPr="00742779">
        <w:rPr>
          <w:rStyle w:val="Hyperlink"/>
          <w:color w:val="auto"/>
          <w:u w:val="none"/>
        </w:rPr>
        <w:t>[236</w:t>
      </w:r>
      <w:r w:rsidR="00FA601A" w:rsidRPr="00742779">
        <w:rPr>
          <w:rStyle w:val="Hyperlink"/>
          <w:color w:val="auto"/>
          <w:u w:val="none"/>
        </w:rPr>
        <w:t>]</w:t>
      </w:r>
      <w:r w:rsidR="0033544D">
        <w:fldChar w:fldCharType="end"/>
      </w:r>
      <w:r w:rsidR="0033544D" w:rsidRPr="00742779">
        <w:t xml:space="preserve"> It encourages stockholders to bring meritorious derivative suits that management would not bring (because management is often the defendant) by ensuring that attorneys can recover fees if successful. Without fee-shifting, derivative suits would be economically irrational. The plaintiff bears all costs but receives only a pro rata share of any corporate recovery.</w:t>
      </w:r>
    </w:p>
    <w:p w14:paraId="2FEDA768" w14:textId="77777777" w:rsidR="0033544D" w:rsidRPr="00742779" w:rsidRDefault="0033544D" w:rsidP="000E54B1">
      <w:pPr>
        <w:pStyle w:val="Heading2"/>
        <w:rPr>
          <w:rFonts w:eastAsia="Times New Roman"/>
        </w:rPr>
      </w:pPr>
      <w:r w:rsidRPr="00742779">
        <w:rPr>
          <w:rFonts w:eastAsia="Times New Roman"/>
        </w:rPr>
        <w:t>Building a Compliance Architecture</w:t>
      </w:r>
    </w:p>
    <w:p w14:paraId="4B3C1CB8" w14:textId="77777777" w:rsidR="0033544D" w:rsidRPr="00742779" w:rsidRDefault="00742779" w:rsidP="000E54B1">
      <w:del w:id="3755" w:author="Seth Oranburg" w:date="2026-03-07T09:50:00Z" w16du:dateUtc="2026-03-07T14:50:00Z">
        <w:r w:rsidRPr="00742779">
          <w:rPr>
            <w:rFonts w:ascii="ZWAdobeF" w:hAnsi="ZWAdobeF" w:cs="ZWAdobeF"/>
            <w:sz w:val="2"/>
            <w:szCs w:val="2"/>
          </w:rPr>
          <w:delText>1656B</w:delText>
        </w:r>
        <w:r w:rsidR="0033544D" w:rsidRPr="00742779">
          <w:delText>Understanding</w:delText>
        </w:r>
      </w:del>
      <w:ins w:id="3756" w:author="Seth Oranburg" w:date="2026-03-07T09:50:00Z" w16du:dateUtc="2026-03-07T14:50:00Z">
        <w:r w:rsidR="0033544D" w:rsidRPr="00742779">
          <w:t>Understanding</w:t>
        </w:r>
      </w:ins>
      <w:r w:rsidR="0033544D" w:rsidRPr="00742779">
        <w:t xml:space="preserve"> fiduciary duties requires translating doctrinal rules into practical governance systems. Directors who implement robust compliance architectures significantly reduce their exposure to duty-of-care and duty-of-oversight claims.</w:t>
      </w:r>
    </w:p>
    <w:p w14:paraId="5C2693D0" w14:textId="77777777" w:rsidR="0033544D" w:rsidRPr="00742779" w:rsidRDefault="00742779" w:rsidP="000E54B1">
      <w:pPr>
        <w:pPrChange w:id="3757" w:author="Seth Oranburg" w:date="2026-03-07T09:50:00Z" w16du:dateUtc="2026-03-07T14:50:00Z">
          <w:pPr>
            <w:pStyle w:val="NormalWeb"/>
          </w:pPr>
        </w:pPrChange>
      </w:pPr>
      <w:del w:id="3758" w:author="Seth Oranburg" w:date="2026-03-07T09:50:00Z" w16du:dateUtc="2026-03-07T14:50:00Z">
        <w:r w:rsidRPr="00742779">
          <w:rPr>
            <w:rFonts w:ascii="ZWAdobeF" w:hAnsi="ZWAdobeF" w:cs="ZWAdobeF"/>
            <w:sz w:val="2"/>
            <w:szCs w:val="2"/>
          </w:rPr>
          <w:delText>1657B</w:delText>
        </w:r>
        <w:r w:rsidR="0033544D" w:rsidRPr="00742779">
          <w:delText>Effective</w:delText>
        </w:r>
      </w:del>
      <w:ins w:id="3759" w:author="Seth Oranburg" w:date="2026-03-07T09:50:00Z" w16du:dateUtc="2026-03-07T14:50:00Z">
        <w:r w:rsidR="0033544D" w:rsidRPr="00742779">
          <w:t>Effective</w:t>
        </w:r>
      </w:ins>
      <w:r w:rsidR="0033544D" w:rsidRPr="00742779">
        <w:t xml:space="preserve"> board governance starts with regular meetings and adequate information. Delaware law does not mandate specific meeting frequency, but best practices call for quarterly board meetings at minimum.</w:t>
      </w:r>
      <w:r w:rsidR="0033544D">
        <w:fldChar w:fldCharType="begin"/>
      </w:r>
      <w:r w:rsidR="0033544D">
        <w:instrText>HYPERLINK \l "fn237-11647" \o "Jump to citation"</w:instrText>
      </w:r>
      <w:r w:rsidR="0033544D">
        <w:fldChar w:fldCharType="separate"/>
      </w:r>
      <w:r w:rsidR="0033544D" w:rsidRPr="00742779">
        <w:rPr>
          <w:rStyle w:val="Hyperlink"/>
          <w:color w:val="auto"/>
          <w:u w:val="none"/>
        </w:rPr>
        <w:t>[237</w:t>
      </w:r>
      <w:r w:rsidR="00FA601A" w:rsidRPr="00742779">
        <w:rPr>
          <w:rStyle w:val="Hyperlink"/>
          <w:color w:val="auto"/>
          <w:u w:val="none"/>
        </w:rPr>
        <w:t>]</w:t>
      </w:r>
      <w:r w:rsidR="0033544D">
        <w:fldChar w:fldCharType="end"/>
      </w:r>
      <w:r w:rsidR="0033544D" w:rsidRPr="00742779">
        <w:t xml:space="preserve"> Each meeting should address financial performance, operating metrics, strategic </w:t>
      </w:r>
      <w:r w:rsidR="0033544D" w:rsidRPr="00742779">
        <w:lastRenderedPageBreak/>
        <w:t>updates, major pending decisions, and compliance and risk matters. Board materials should be distributed several days before meetings,</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giving directors adequate time to review. Minutes should document what information directors received, what questions they asked, what alternatives they considered, and how they voted.</w:t>
      </w:r>
    </w:p>
    <w:p w14:paraId="4F016BA7" w14:textId="77777777" w:rsidR="0033544D" w:rsidRPr="00742779" w:rsidRDefault="00742779" w:rsidP="000E54B1">
      <w:pPr>
        <w:pPrChange w:id="3760" w:author="Seth Oranburg" w:date="2026-03-07T09:50:00Z" w16du:dateUtc="2026-03-07T14:50:00Z">
          <w:pPr>
            <w:pStyle w:val="NormalWeb"/>
          </w:pPr>
        </w:pPrChange>
      </w:pPr>
      <w:del w:id="3761" w:author="Seth Oranburg" w:date="2026-03-07T09:50:00Z" w16du:dateUtc="2026-03-07T14:50:00Z">
        <w:r w:rsidRPr="00742779">
          <w:rPr>
            <w:rFonts w:ascii="ZWAdobeF" w:hAnsi="ZWAdobeF" w:cs="ZWAdobeF"/>
            <w:sz w:val="2"/>
            <w:szCs w:val="2"/>
          </w:rPr>
          <w:delText>1658B</w:delText>
        </w:r>
        <w:r w:rsidR="0033544D" w:rsidRPr="00742779">
          <w:delText>Public</w:delText>
        </w:r>
      </w:del>
      <w:ins w:id="3762" w:author="Seth Oranburg" w:date="2026-03-07T09:50:00Z" w16du:dateUtc="2026-03-07T14:50:00Z">
        <w:r w:rsidR="0033544D" w:rsidRPr="00742779">
          <w:t>Public</w:t>
        </w:r>
      </w:ins>
      <w:r w:rsidR="0033544D" w:rsidRPr="00742779">
        <w:t xml:space="preserve"> corporations typically establish specialized board committees.</w:t>
      </w:r>
      <w:r w:rsidR="0033544D">
        <w:fldChar w:fldCharType="begin"/>
      </w:r>
      <w:r w:rsidR="0033544D">
        <w:instrText>HYPERLINK \l "fn238-11647" \o "Jump to citation"</w:instrText>
      </w:r>
      <w:r w:rsidR="0033544D">
        <w:fldChar w:fldCharType="separate"/>
      </w:r>
      <w:r w:rsidR="0033544D" w:rsidRPr="00742779">
        <w:rPr>
          <w:rStyle w:val="Hyperlink"/>
          <w:color w:val="auto"/>
          <w:u w:val="none"/>
        </w:rPr>
        <w:t>[238</w:t>
      </w:r>
      <w:r w:rsidR="00FA601A" w:rsidRPr="00742779">
        <w:rPr>
          <w:rStyle w:val="Hyperlink"/>
          <w:color w:val="auto"/>
          <w:u w:val="none"/>
        </w:rPr>
        <w:t>]</w:t>
      </w:r>
      <w:r w:rsidR="0033544D">
        <w:fldChar w:fldCharType="end"/>
      </w:r>
      <w:r w:rsidR="0033544D" w:rsidRPr="00742779">
        <w:t xml:space="preserve"> Audit committees oversee financial reporting, internal controls, and independent auditor relationships. Compensation committees determine executive compensation and evaluate CEO performance. Nominating committees identify director candidates and oversee corporate governance policies. Special committees evaluate conflicted transactions and must be composed of directors with no financial interest in the transaction.</w:t>
      </w:r>
      <w:r w:rsidR="0033544D">
        <w:fldChar w:fldCharType="begin"/>
      </w:r>
      <w:r w:rsidR="0033544D">
        <w:instrText>HYPERLINK \l "fn239-11647" \o "Jump to citation"</w:instrText>
      </w:r>
      <w:r w:rsidR="0033544D">
        <w:fldChar w:fldCharType="separate"/>
      </w:r>
      <w:r w:rsidR="0033544D" w:rsidRPr="00742779">
        <w:rPr>
          <w:rStyle w:val="Hyperlink"/>
          <w:color w:val="auto"/>
          <w:u w:val="none"/>
        </w:rPr>
        <w:t>[239</w:t>
      </w:r>
      <w:r w:rsidR="00EE2871" w:rsidRPr="00742779">
        <w:rPr>
          <w:rStyle w:val="Hyperlink"/>
          <w:color w:val="auto"/>
          <w:u w:val="none"/>
        </w:rPr>
        <w:t>]</w:t>
      </w:r>
      <w:r w:rsidR="0033544D">
        <w:fldChar w:fldCharType="end"/>
      </w:r>
    </w:p>
    <w:p w14:paraId="048BBE63" w14:textId="77777777" w:rsidR="0033544D" w:rsidRPr="00742779" w:rsidRDefault="00742779" w:rsidP="000E54B1">
      <w:pPr>
        <w:pPrChange w:id="3763" w:author="Seth Oranburg" w:date="2026-03-07T09:50:00Z" w16du:dateUtc="2026-03-07T14:50:00Z">
          <w:pPr>
            <w:pStyle w:val="NormalWeb"/>
          </w:pPr>
        </w:pPrChange>
      </w:pPr>
      <w:del w:id="3764" w:author="Seth Oranburg" w:date="2026-03-07T09:50:00Z" w16du:dateUtc="2026-03-07T14:50:00Z">
        <w:r w:rsidRPr="00742779">
          <w:rPr>
            <w:rStyle w:val="Emphasis"/>
            <w:rFonts w:ascii="ZWAdobeF" w:hAnsi="ZWAdobeF" w:cs="ZWAdobeF"/>
            <w:i w:val="0"/>
            <w:sz w:val="2"/>
            <w:szCs w:val="2"/>
          </w:rPr>
          <w:delText>1659B</w:delText>
        </w:r>
        <w:r w:rsidR="0033544D" w:rsidRPr="00742779">
          <w:rPr>
            <w:rStyle w:val="Emphasis"/>
          </w:rPr>
          <w:delText>Caremark</w:delText>
        </w:r>
      </w:del>
      <w:ins w:id="3765" w:author="Seth Oranburg" w:date="2026-03-07T09:50:00Z" w16du:dateUtc="2026-03-07T14:50:00Z">
        <w:r w:rsidR="0033544D" w:rsidRPr="00742779">
          <w:rPr>
            <w:rStyle w:val="Emphasis"/>
          </w:rPr>
          <w:t>Caremark</w:t>
        </w:r>
      </w:ins>
      <w:r w:rsidR="0033544D" w:rsidRPr="00742779">
        <w:t xml:space="preserve"> requires corporations to implement information systems that bring potential legal violations to the board</w:t>
      </w:r>
      <w:r w:rsidR="009F60D1" w:rsidRPr="00742779">
        <w:t>’</w:t>
      </w:r>
      <w:r w:rsidR="0033544D" w:rsidRPr="00742779">
        <w:t>s attention.</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These systems include internal audit functions, whistleblower hotlines, compliance training, periodic reporting to the board about compliance matters, and systematic risk assessment.</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For mission-critical risks (those that could destroy the core business), board-level oversight is essential.</w:t>
      </w:r>
    </w:p>
    <w:p w14:paraId="001391D8" w14:textId="77777777" w:rsidR="0033544D" w:rsidRPr="00742779" w:rsidRDefault="00742779" w:rsidP="000E54B1">
      <w:pPr>
        <w:pPrChange w:id="3766" w:author="Seth Oranburg" w:date="2026-03-07T09:50:00Z" w16du:dateUtc="2026-03-07T14:50:00Z">
          <w:pPr>
            <w:pStyle w:val="NormalWeb"/>
          </w:pPr>
        </w:pPrChange>
      </w:pPr>
      <w:del w:id="3767" w:author="Seth Oranburg" w:date="2026-03-07T09:50:00Z" w16du:dateUtc="2026-03-07T14:50:00Z">
        <w:r w:rsidRPr="00742779">
          <w:rPr>
            <w:rFonts w:ascii="ZWAdobeF" w:hAnsi="ZWAdobeF" w:cs="ZWAdobeF"/>
            <w:sz w:val="2"/>
            <w:szCs w:val="2"/>
          </w:rPr>
          <w:delText>1660B</w:delText>
        </w:r>
        <w:r w:rsidR="0033544D" w:rsidRPr="00742779">
          <w:delText>Directors</w:delText>
        </w:r>
      </w:del>
      <w:ins w:id="3768" w:author="Seth Oranburg" w:date="2026-03-07T09:50:00Z" w16du:dateUtc="2026-03-07T14:50:00Z">
        <w:r w:rsidR="0033544D" w:rsidRPr="00742779">
          <w:t>Directors</w:t>
        </w:r>
      </w:ins>
      <w:r w:rsidR="0033544D" w:rsidRPr="00742779">
        <w:t xml:space="preserve"> should complete annual questionnaires disclosing directorships, employment relationships, family relationships, investments in entities that do business with the corporation, and any other potential conflicts.</w:t>
      </w:r>
      <w:r w:rsidR="0033544D">
        <w:fldChar w:fldCharType="begin"/>
      </w:r>
      <w:r w:rsidR="0033544D">
        <w:instrText>HYPERLINK \l "fn222-11647" \o "Jump to citation"</w:instrText>
      </w:r>
      <w:r w:rsidR="0033544D">
        <w:fldChar w:fldCharType="separate"/>
      </w:r>
      <w:r w:rsidR="0033544D" w:rsidRPr="00742779">
        <w:rPr>
          <w:rStyle w:val="Hyperlink"/>
          <w:color w:val="auto"/>
          <w:u w:val="none"/>
        </w:rPr>
        <w:t>[222</w:t>
      </w:r>
      <w:r w:rsidR="00FA601A" w:rsidRPr="00742779">
        <w:rPr>
          <w:rStyle w:val="Hyperlink"/>
          <w:color w:val="auto"/>
          <w:u w:val="none"/>
        </w:rPr>
        <w:t>]</w:t>
      </w:r>
      <w:r w:rsidR="0033544D">
        <w:fldChar w:fldCharType="end"/>
      </w:r>
      <w:r w:rsidR="0033544D" w:rsidRPr="00742779">
        <w:t xml:space="preserve"> Before voting on any transaction, interested directors must disclose their interest. Documentation is critical.</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r w:rsidR="0033544D" w:rsidRPr="00742779">
        <w:t xml:space="preserve"> Minutes should state what was disclosed, who recused themselves, what information disinterested directors received, and how disinterested directors voted.</w:t>
      </w:r>
    </w:p>
    <w:p w14:paraId="09CEAF96" w14:textId="77777777" w:rsidR="0033544D" w:rsidRPr="00742779" w:rsidRDefault="0033544D" w:rsidP="000E54B1">
      <w:pPr>
        <w:pStyle w:val="Heading2"/>
        <w:rPr>
          <w:rFonts w:eastAsia="Times New Roman"/>
        </w:rPr>
      </w:pPr>
      <w:r w:rsidRPr="00742779">
        <w:rPr>
          <w:rFonts w:eastAsia="Times New Roman"/>
        </w:rPr>
        <w:t>Zeeva</w:t>
      </w:r>
      <w:r w:rsidR="009F60D1" w:rsidRPr="00742779">
        <w:rPr>
          <w:rFonts w:eastAsia="Times New Roman"/>
        </w:rPr>
        <w:t>’</w:t>
      </w:r>
      <w:r w:rsidRPr="00742779">
        <w:rPr>
          <w:rFonts w:eastAsia="Times New Roman"/>
        </w:rPr>
        <w:t>s Governance Checklist</w:t>
      </w:r>
    </w:p>
    <w:p w14:paraId="5932D619" w14:textId="77777777" w:rsidR="0033544D" w:rsidRPr="00742779" w:rsidRDefault="00742779" w:rsidP="000E54B1">
      <w:del w:id="3769" w:author="Seth Oranburg" w:date="2026-03-07T09:50:00Z" w16du:dateUtc="2026-03-07T14:50:00Z">
        <w:r w:rsidRPr="00742779">
          <w:rPr>
            <w:rFonts w:ascii="ZWAdobeF" w:hAnsi="ZWAdobeF" w:cs="ZWAdobeF"/>
            <w:sz w:val="2"/>
            <w:szCs w:val="2"/>
          </w:rPr>
          <w:delText>1661B</w:delText>
        </w:r>
        <w:r w:rsidR="0033544D" w:rsidRPr="00742779">
          <w:delText>Zeeva</w:delText>
        </w:r>
      </w:del>
      <w:ins w:id="3770" w:author="Seth Oranburg" w:date="2026-03-07T09:50:00Z" w16du:dateUtc="2026-03-07T14:50:00Z">
        <w:r w:rsidR="0033544D" w:rsidRPr="00742779">
          <w:t>Zeeva</w:t>
        </w:r>
      </w:ins>
      <w:r w:rsidR="0033544D" w:rsidRPr="00742779">
        <w:t xml:space="preserve"> began this chapter frustrated by Marcus</w:t>
      </w:r>
      <w:r w:rsidR="009F60D1" w:rsidRPr="00742779">
        <w:t>’</w:t>
      </w:r>
      <w:r w:rsidR="0033544D" w:rsidRPr="00742779">
        <w:t xml:space="preserve">s request for </w:t>
      </w:r>
      <w:r w:rsidR="009F60D1" w:rsidRPr="00742779">
        <w:t>“</w:t>
      </w:r>
      <w:r w:rsidR="0033544D" w:rsidRPr="00742779">
        <w:t>process.</w:t>
      </w:r>
      <w:r w:rsidR="009F60D1" w:rsidRPr="00742779">
        <w:t>”</w:t>
      </w:r>
      <w:r w:rsidR="0033544D" w:rsidRPr="00742779">
        <w:t xml:space="preserve"> She viewed it as bureaucracy slowing down her startup. She now understands that these formalities are the legal armor that protects her and her company.</w:t>
      </w:r>
    </w:p>
    <w:p w14:paraId="0E4C64F4" w14:textId="77777777" w:rsidR="0033544D" w:rsidRPr="00742779" w:rsidRDefault="00742779" w:rsidP="000E54B1">
      <w:del w:id="3771" w:author="Seth Oranburg" w:date="2026-03-07T09:50:00Z" w16du:dateUtc="2026-03-07T14:50:00Z">
        <w:r w:rsidRPr="00742779">
          <w:rPr>
            <w:rFonts w:ascii="ZWAdobeF" w:hAnsi="ZWAdobeF" w:cs="ZWAdobeF"/>
            <w:sz w:val="2"/>
            <w:szCs w:val="2"/>
          </w:rPr>
          <w:delText>1662B</w:delText>
        </w:r>
        <w:r w:rsidR="0033544D" w:rsidRPr="00742779">
          <w:delText>To</w:delText>
        </w:r>
      </w:del>
      <w:ins w:id="3772" w:author="Seth Oranburg" w:date="2026-03-07T09:50:00Z" w16du:dateUtc="2026-03-07T14:50:00Z">
        <w:r w:rsidR="0033544D" w:rsidRPr="00742779">
          <w:t>To</w:t>
        </w:r>
      </w:ins>
      <w:r w:rsidR="0033544D" w:rsidRPr="00742779">
        <w:t xml:space="preserve"> navigate her fiduciary duties, Zeeva must operationalize the legal standards.</w:t>
      </w:r>
    </w:p>
    <w:p w14:paraId="23C9AD2C" w14:textId="77777777" w:rsidR="0033544D" w:rsidRPr="00742779" w:rsidRDefault="00742779" w:rsidP="000E54B1">
      <w:pPr>
        <w:pPrChange w:id="3773" w:author="Seth Oranburg" w:date="2026-03-07T09:50:00Z" w16du:dateUtc="2026-03-07T14:50:00Z">
          <w:pPr>
            <w:pStyle w:val="NormalWeb"/>
          </w:pPr>
        </w:pPrChange>
      </w:pPr>
      <w:del w:id="3774" w:author="Seth Oranburg" w:date="2026-03-07T09:50:00Z" w16du:dateUtc="2026-03-07T14:50:00Z">
        <w:r w:rsidRPr="00742779">
          <w:rPr>
            <w:rFonts w:ascii="ZWAdobeF" w:hAnsi="ZWAdobeF" w:cs="ZWAdobeF"/>
            <w:sz w:val="2"/>
            <w:szCs w:val="2"/>
          </w:rPr>
          <w:delText>1663B</w:delText>
        </w:r>
        <w:r w:rsidR="0033544D" w:rsidRPr="00742779">
          <w:delText>The</w:delText>
        </w:r>
      </w:del>
      <w:ins w:id="3775" w:author="Seth Oranburg" w:date="2026-03-07T09:50:00Z" w16du:dateUtc="2026-03-07T14:50:00Z">
        <w:r w:rsidR="0033544D" w:rsidRPr="00742779">
          <w:t>The</w:t>
        </w:r>
      </w:ins>
      <w:r w:rsidR="0033544D" w:rsidRPr="00742779">
        <w:t xml:space="preserve"> care check: Before making bet-the-company decisions like the Series B financing, Zeeva must ensure the board is informed.</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She needs to </w:t>
      </w:r>
      <w:r w:rsidR="0033544D" w:rsidRPr="00742779">
        <w:lastRenderedPageBreak/>
        <w:t>send materials in advance, hold a formal meeting, and document the deliberation in minutes. This secures the business judgment rule.</w:t>
      </w:r>
    </w:p>
    <w:p w14:paraId="0B05443C" w14:textId="77777777" w:rsidR="0033544D" w:rsidRPr="00742779" w:rsidRDefault="00742779" w:rsidP="000E54B1">
      <w:pPr>
        <w:pPrChange w:id="3776" w:author="Seth Oranburg" w:date="2026-03-07T09:50:00Z" w16du:dateUtc="2026-03-07T14:50:00Z">
          <w:pPr>
            <w:pStyle w:val="NormalWeb"/>
          </w:pPr>
        </w:pPrChange>
      </w:pPr>
      <w:del w:id="3777" w:author="Seth Oranburg" w:date="2026-03-07T09:50:00Z" w16du:dateUtc="2026-03-07T14:50:00Z">
        <w:r w:rsidRPr="00742779">
          <w:rPr>
            <w:rFonts w:ascii="ZWAdobeF" w:hAnsi="ZWAdobeF" w:cs="ZWAdobeF"/>
            <w:sz w:val="2"/>
            <w:szCs w:val="2"/>
          </w:rPr>
          <w:delText>1664B</w:delText>
        </w:r>
        <w:r w:rsidR="0033544D" w:rsidRPr="00742779">
          <w:delText>The</w:delText>
        </w:r>
      </w:del>
      <w:ins w:id="3778" w:author="Seth Oranburg" w:date="2026-03-07T09:50:00Z" w16du:dateUtc="2026-03-07T14:50:00Z">
        <w:r w:rsidR="0033544D" w:rsidRPr="00742779">
          <w:t>The</w:t>
        </w:r>
      </w:ins>
      <w:r w:rsidR="0033544D" w:rsidRPr="00742779">
        <w:t xml:space="preserve"> loyalty check: If Zeeva wants to pursue the warehouse lease or the software investment opportunity personally, she must disclose the conflict fully.</w:t>
      </w:r>
      <w:r w:rsidR="0033544D">
        <w:fldChar w:fldCharType="begin"/>
      </w:r>
      <w:r w:rsidR="0033544D">
        <w:instrText>HYPERLINK \l "fn222-11647" \o "Jump to citation"</w:instrText>
      </w:r>
      <w:r w:rsidR="0033544D">
        <w:fldChar w:fldCharType="separate"/>
      </w:r>
      <w:r w:rsidR="0033544D" w:rsidRPr="00742779">
        <w:rPr>
          <w:rStyle w:val="Hyperlink"/>
          <w:color w:val="auto"/>
          <w:u w:val="none"/>
        </w:rPr>
        <w:t>[222</w:t>
      </w:r>
      <w:r w:rsidR="00FA601A" w:rsidRPr="00742779">
        <w:rPr>
          <w:rStyle w:val="Hyperlink"/>
          <w:color w:val="auto"/>
          <w:u w:val="none"/>
        </w:rPr>
        <w:t>]</w:t>
      </w:r>
      <w:r w:rsidR="0033544D">
        <w:fldChar w:fldCharType="end"/>
      </w:r>
      <w:r w:rsidR="0033544D" w:rsidRPr="00742779">
        <w:t xml:space="preserve"> She must recuse herself from the vote and let Marcus (the disinterested director) decide.</w:t>
      </w:r>
      <w:r w:rsidR="0033544D">
        <w:fldChar w:fldCharType="begin"/>
      </w:r>
      <w:r w:rsidR="0033544D">
        <w:instrText>HYPERLINK \l "fn184-11647" \o "Jump to citation"</w:instrText>
      </w:r>
      <w:r w:rsidR="0033544D">
        <w:fldChar w:fldCharType="separate"/>
      </w:r>
      <w:r w:rsidR="0033544D" w:rsidRPr="00742779">
        <w:rPr>
          <w:rStyle w:val="Hyperlink"/>
          <w:color w:val="auto"/>
          <w:u w:val="none"/>
        </w:rPr>
        <w:t>[184</w:t>
      </w:r>
      <w:r w:rsidR="00EE2871" w:rsidRPr="00742779">
        <w:rPr>
          <w:rStyle w:val="Hyperlink"/>
          <w:color w:val="auto"/>
          <w:u w:val="none"/>
        </w:rPr>
        <w:t>]</w:t>
      </w:r>
      <w:r w:rsidR="0033544D">
        <w:fldChar w:fldCharType="end"/>
      </w:r>
      <w:r w:rsidR="0033544D" w:rsidRPr="00742779">
        <w:t xml:space="preserve"> This cleanses the conflict</w:t>
      </w:r>
      <w:r w:rsidR="0033544D">
        <w:fldChar w:fldCharType="begin"/>
      </w:r>
      <w:r w:rsidR="0033544D">
        <w:instrText>HYPERLINK \l "fn192-11647" \o "Jump to citation"</w:instrText>
      </w:r>
      <w:r w:rsidR="0033544D">
        <w:fldChar w:fldCharType="separate"/>
      </w:r>
      <w:r w:rsidR="0033544D" w:rsidRPr="00742779">
        <w:rPr>
          <w:rStyle w:val="Hyperlink"/>
          <w:color w:val="auto"/>
          <w:u w:val="none"/>
        </w:rPr>
        <w:t>[192</w:t>
      </w:r>
      <w:r w:rsidR="00EE2871" w:rsidRPr="00742779">
        <w:rPr>
          <w:rStyle w:val="Hyperlink"/>
          <w:color w:val="auto"/>
          <w:u w:val="none"/>
        </w:rPr>
        <w:t>]</w:t>
      </w:r>
      <w:r w:rsidR="0033544D">
        <w:fldChar w:fldCharType="end"/>
      </w:r>
      <w:r w:rsidR="0033544D" w:rsidRPr="00742779">
        <w:t xml:space="preserve"> and avoids entire fairness review.</w:t>
      </w:r>
    </w:p>
    <w:p w14:paraId="64175DB4" w14:textId="77777777" w:rsidR="0033544D" w:rsidRPr="00742779" w:rsidRDefault="00742779" w:rsidP="000E54B1">
      <w:pPr>
        <w:pPrChange w:id="3779" w:author="Seth Oranburg" w:date="2026-03-07T09:50:00Z" w16du:dateUtc="2026-03-07T14:50:00Z">
          <w:pPr>
            <w:pStyle w:val="NormalWeb"/>
          </w:pPr>
        </w:pPrChange>
      </w:pPr>
      <w:del w:id="3780" w:author="Seth Oranburg" w:date="2026-03-07T09:50:00Z" w16du:dateUtc="2026-03-07T14:50:00Z">
        <w:r w:rsidRPr="00742779">
          <w:rPr>
            <w:rFonts w:ascii="ZWAdobeF" w:hAnsi="ZWAdobeF" w:cs="ZWAdobeF"/>
            <w:sz w:val="2"/>
            <w:szCs w:val="2"/>
          </w:rPr>
          <w:delText>1665B</w:delText>
        </w:r>
        <w:r w:rsidR="0033544D" w:rsidRPr="00742779">
          <w:delText>The</w:delText>
        </w:r>
      </w:del>
      <w:ins w:id="3781" w:author="Seth Oranburg" w:date="2026-03-07T09:50:00Z" w16du:dateUtc="2026-03-07T14:50:00Z">
        <w:r w:rsidR="0033544D" w:rsidRPr="00742779">
          <w:t>The</w:t>
        </w:r>
      </w:ins>
      <w:r w:rsidR="0033544D" w:rsidRPr="00742779">
        <w:t xml:space="preserve"> oversight check: ConstructEdge is a construction tech company; physical safety is a mission-critical risk.</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Zeeva must implement a system to track safety incidents and ensure they are reported to the board.</w:t>
      </w:r>
      <w:r w:rsidR="0033544D">
        <w:fldChar w:fldCharType="begin"/>
      </w:r>
      <w:r w:rsidR="0033544D">
        <w:instrText>HYPERLINK \l "fn220-11647" \o "Jump to citation"</w:instrText>
      </w:r>
      <w:r w:rsidR="0033544D">
        <w:fldChar w:fldCharType="separate"/>
      </w:r>
      <w:r w:rsidR="0033544D" w:rsidRPr="00742779">
        <w:rPr>
          <w:rStyle w:val="Hyperlink"/>
          <w:color w:val="auto"/>
          <w:u w:val="none"/>
        </w:rPr>
        <w:t>[220</w:t>
      </w:r>
      <w:r w:rsidR="00EE2871" w:rsidRPr="00742779">
        <w:rPr>
          <w:rStyle w:val="Hyperlink"/>
          <w:color w:val="auto"/>
          <w:u w:val="none"/>
        </w:rPr>
        <w:t>]</w:t>
      </w:r>
      <w:r w:rsidR="0033544D">
        <w:fldChar w:fldCharType="end"/>
      </w:r>
      <w:r w:rsidR="0033544D" w:rsidRPr="00742779">
        <w:t xml:space="preserve"> Ignoring this risks personal liability that cannot be waived.</w:t>
      </w:r>
    </w:p>
    <w:p w14:paraId="6F72AD29" w14:textId="77777777" w:rsidR="0033544D" w:rsidRPr="00742779" w:rsidRDefault="00742779" w:rsidP="000E54B1">
      <w:pPr>
        <w:pPrChange w:id="3782" w:author="Seth Oranburg" w:date="2026-03-07T09:50:00Z" w16du:dateUtc="2026-03-07T14:50:00Z">
          <w:pPr>
            <w:pStyle w:val="NormalWeb"/>
          </w:pPr>
        </w:pPrChange>
      </w:pPr>
      <w:del w:id="3783" w:author="Seth Oranburg" w:date="2026-03-07T09:50:00Z" w16du:dateUtc="2026-03-07T14:50:00Z">
        <w:r w:rsidRPr="00742779">
          <w:rPr>
            <w:rFonts w:ascii="ZWAdobeF" w:hAnsi="ZWAdobeF" w:cs="ZWAdobeF"/>
            <w:sz w:val="2"/>
            <w:szCs w:val="2"/>
          </w:rPr>
          <w:delText>1666B</w:delText>
        </w:r>
        <w:r w:rsidR="0033544D" w:rsidRPr="00742779">
          <w:delText>Marcus</w:delText>
        </w:r>
        <w:r w:rsidR="009F60D1" w:rsidRPr="00742779">
          <w:delText>’</w:delText>
        </w:r>
        <w:r w:rsidR="0033544D" w:rsidRPr="00742779">
          <w:delText>s</w:delText>
        </w:r>
      </w:del>
      <w:ins w:id="3784" w:author="Seth Oranburg" w:date="2026-03-07T09:50:00Z" w16du:dateUtc="2026-03-07T14:50:00Z">
        <w:r w:rsidR="0033544D" w:rsidRPr="00742779">
          <w:t>Marcus</w:t>
        </w:r>
        <w:r w:rsidR="009F60D1" w:rsidRPr="00742779">
          <w:t>’</w:t>
        </w:r>
        <w:r w:rsidR="0033544D" w:rsidRPr="00742779">
          <w:t>s</w:t>
        </w:r>
      </w:ins>
      <w:r w:rsidR="0033544D" w:rsidRPr="00742779">
        <w:t xml:space="preserve"> email requesting Q3 financials and a board meeting schedule reflects not mere investor preference but legal obligation.</w:t>
      </w:r>
      <w:r w:rsidR="0033544D">
        <w:fldChar w:fldCharType="begin"/>
      </w:r>
      <w:r w:rsidR="0033544D">
        <w:instrText>HYPERLINK \l "fn4-11647" \o "Jump to citation"</w:instrText>
      </w:r>
      <w:r w:rsidR="0033544D">
        <w:fldChar w:fldCharType="separate"/>
      </w:r>
      <w:r w:rsidR="0033544D" w:rsidRPr="00742779">
        <w:rPr>
          <w:rStyle w:val="Hyperlink"/>
          <w:color w:val="auto"/>
          <w:u w:val="none"/>
        </w:rPr>
        <w:t>[4</w:t>
      </w:r>
      <w:r w:rsidR="00FA601A" w:rsidRPr="00742779">
        <w:rPr>
          <w:rStyle w:val="Hyperlink"/>
          <w:color w:val="auto"/>
          <w:u w:val="none"/>
        </w:rPr>
        <w:t>]</w:t>
      </w:r>
      <w:r w:rsidR="0033544D">
        <w:fldChar w:fldCharType="end"/>
      </w:r>
      <w:r w:rsidR="0033544D" w:rsidRPr="00742779">
        <w:t xml:space="preserve"> As a director, Marcus has statutory rights to information reasonably necessary to fulfill his board duties. As CEO and controlling director, Zeeva has fiduciary obligations to provide that information, hold regular board meetings, and document major decisions.</w:t>
      </w:r>
    </w:p>
    <w:p w14:paraId="1D69F7E1" w14:textId="77777777" w:rsidR="0033544D" w:rsidRPr="00742779" w:rsidRDefault="00742779" w:rsidP="000E54B1">
      <w:pPr>
        <w:pPrChange w:id="3785" w:author="Seth Oranburg" w:date="2026-03-07T09:50:00Z" w16du:dateUtc="2026-03-07T14:50:00Z">
          <w:pPr>
            <w:pStyle w:val="NormalWeb"/>
          </w:pPr>
        </w:pPrChange>
      </w:pPr>
      <w:del w:id="3786" w:author="Seth Oranburg" w:date="2026-03-07T09:50:00Z" w16du:dateUtc="2026-03-07T14:50:00Z">
        <w:r w:rsidRPr="00742779">
          <w:rPr>
            <w:rFonts w:ascii="ZWAdobeF" w:hAnsi="ZWAdobeF" w:cs="ZWAdobeF"/>
            <w:sz w:val="2"/>
            <w:szCs w:val="2"/>
          </w:rPr>
          <w:delText>1667B</w:delText>
        </w:r>
        <w:r w:rsidR="0033544D" w:rsidRPr="00742779">
          <w:delText>The</w:delText>
        </w:r>
      </w:del>
      <w:ins w:id="3787" w:author="Seth Oranburg" w:date="2026-03-07T09:50:00Z" w16du:dateUtc="2026-03-07T14:50:00Z">
        <w:r w:rsidR="0033544D" w:rsidRPr="00742779">
          <w:t>The</w:t>
        </w:r>
      </w:ins>
      <w:r w:rsidR="0033544D" w:rsidRPr="00742779">
        <w:t xml:space="preserve"> three major decisions Zeeva made over the summer (hiring a VP of Engineering, signing an equipment lease, and launching a new product line) should have been presented to the board with supporting materials, discussed by directors with opportunity to ask questions, and approved by formal resolution documented in minutes.</w:t>
      </w:r>
      <w:r w:rsidR="0033544D">
        <w:fldChar w:fldCharType="begin"/>
      </w:r>
      <w:r w:rsidR="0033544D">
        <w:instrText>HYPERLINK \l "fn4-11647" \o "Jump to citation"</w:instrText>
      </w:r>
      <w:r w:rsidR="0033544D">
        <w:fldChar w:fldCharType="separate"/>
      </w:r>
      <w:r w:rsidR="0033544D" w:rsidRPr="00742779">
        <w:rPr>
          <w:rStyle w:val="Hyperlink"/>
          <w:color w:val="auto"/>
          <w:u w:val="none"/>
        </w:rPr>
        <w:t>[4</w:t>
      </w:r>
      <w:r w:rsidR="00FA601A" w:rsidRPr="00742779">
        <w:rPr>
          <w:rStyle w:val="Hyperlink"/>
          <w:color w:val="auto"/>
          <w:u w:val="none"/>
        </w:rPr>
        <w:t>]</w:t>
      </w:r>
      <w:r w:rsidR="0033544D">
        <w:fldChar w:fldCharType="end"/>
      </w:r>
      <w:r w:rsidR="0033544D" w:rsidRPr="00742779">
        <w:t xml:space="preserve"> The informal approval process Zeeva used (emails with Sammy, texts with Marcus) creates ambiguity about whether the board actually approved these decisions or whether Zeeva acted unilaterally in violation of Section 141(a)</w:t>
      </w:r>
      <w:r w:rsidR="009F60D1" w:rsidRPr="00742779">
        <w:t>’</w:t>
      </w:r>
      <w:r w:rsidR="0033544D" w:rsidRPr="00742779">
        <w:t>s requirement that the business be managed by or under the direction of the board.</w:t>
      </w:r>
    </w:p>
    <w:p w14:paraId="0557417E" w14:textId="77777777" w:rsidR="0033544D" w:rsidRPr="00742779" w:rsidRDefault="00742779" w:rsidP="000E54B1">
      <w:pPr>
        <w:pPrChange w:id="3788" w:author="Seth Oranburg" w:date="2026-03-07T09:50:00Z" w16du:dateUtc="2026-03-07T14:50:00Z">
          <w:pPr>
            <w:pStyle w:val="NormalWeb"/>
          </w:pPr>
        </w:pPrChange>
      </w:pPr>
      <w:del w:id="3789" w:author="Seth Oranburg" w:date="2026-03-07T09:50:00Z" w16du:dateUtc="2026-03-07T14:50:00Z">
        <w:r w:rsidRPr="00742779">
          <w:rPr>
            <w:rFonts w:ascii="ZWAdobeF" w:hAnsi="ZWAdobeF" w:cs="ZWAdobeF"/>
            <w:sz w:val="2"/>
            <w:szCs w:val="2"/>
          </w:rPr>
          <w:delText>1668B</w:delText>
        </w:r>
        <w:r w:rsidR="0033544D" w:rsidRPr="00742779">
          <w:delText>Most</w:delText>
        </w:r>
      </w:del>
      <w:ins w:id="3790" w:author="Seth Oranburg" w:date="2026-03-07T09:50:00Z" w16du:dateUtc="2026-03-07T14:50:00Z">
        <w:r w:rsidR="0033544D" w:rsidRPr="00742779">
          <w:t>Most</w:t>
        </w:r>
      </w:ins>
      <w:r w:rsidR="0033544D" w:rsidRPr="00742779">
        <w:t xml:space="preserve"> importantly, Zeeva must implement ongoing compliance systems. Schedule quarterly board meetings. Prepare comprehensive board materials. Create reporting systems for financial performance, operational metrics, and compliance risks.</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Identify ConstructEdge</w:t>
      </w:r>
      <w:r w:rsidR="009F60D1" w:rsidRPr="00742779">
        <w:t>’</w:t>
      </w:r>
      <w:r w:rsidR="0033544D" w:rsidRPr="00742779">
        <w:t>s mission-critical risks (workplace safety in construction operations)</w:t>
      </w:r>
      <w:r w:rsidR="0033544D">
        <w:fldChar w:fldCharType="begin"/>
      </w:r>
      <w:r w:rsidR="0033544D">
        <w:instrText>HYPERLINK \l "fn218-11647" \o "Jump to citation"</w:instrText>
      </w:r>
      <w:r w:rsidR="0033544D">
        <w:fldChar w:fldCharType="separate"/>
      </w:r>
      <w:r w:rsidR="0033544D" w:rsidRPr="00742779">
        <w:rPr>
          <w:rStyle w:val="Hyperlink"/>
          <w:color w:val="auto"/>
          <w:u w:val="none"/>
        </w:rPr>
        <w:t>[218</w:t>
      </w:r>
      <w:r w:rsidR="00EE2871" w:rsidRPr="00742779">
        <w:rPr>
          <w:rStyle w:val="Hyperlink"/>
          <w:color w:val="auto"/>
          <w:u w:val="none"/>
        </w:rPr>
        <w:t>]</w:t>
      </w:r>
      <w:r w:rsidR="0033544D">
        <w:fldChar w:fldCharType="end"/>
      </w:r>
      <w:r w:rsidR="0033544D" w:rsidRPr="00742779">
        <w:t xml:space="preserve"> and ensure board-level visibility. Maintain detailed minutes documenting board deliberations and decisions.</w:t>
      </w:r>
    </w:p>
    <w:p w14:paraId="7F782E93" w14:textId="77777777" w:rsidR="0033544D" w:rsidRPr="00742779" w:rsidRDefault="00742779" w:rsidP="000E54B1">
      <w:pPr>
        <w:pPrChange w:id="3791" w:author="Seth Oranburg" w:date="2026-03-07T09:50:00Z" w16du:dateUtc="2026-03-07T14:50:00Z">
          <w:pPr>
            <w:pStyle w:val="NormalWeb"/>
          </w:pPr>
        </w:pPrChange>
      </w:pPr>
      <w:del w:id="3792" w:author="Seth Oranburg" w:date="2026-03-07T09:50:00Z" w16du:dateUtc="2026-03-07T14:50:00Z">
        <w:r w:rsidRPr="00742779">
          <w:rPr>
            <w:rFonts w:ascii="ZWAdobeF" w:hAnsi="ZWAdobeF" w:cs="ZWAdobeF"/>
            <w:sz w:val="2"/>
            <w:szCs w:val="2"/>
          </w:rPr>
          <w:delText>1669B</w:delText>
        </w:r>
        <w:r w:rsidR="0033544D" w:rsidRPr="00742779">
          <w:delText>These</w:delText>
        </w:r>
      </w:del>
      <w:ins w:id="3793" w:author="Seth Oranburg" w:date="2026-03-07T09:50:00Z" w16du:dateUtc="2026-03-07T14:50:00Z">
        <w:r w:rsidR="0033544D" w:rsidRPr="00742779">
          <w:t>These</w:t>
        </w:r>
      </w:ins>
      <w:r w:rsidR="0033544D" w:rsidRPr="00742779">
        <w:t xml:space="preserve"> are not empty formalities. They are the practical implementation of fiduciary duties.</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Directors who implement robust governance systems protect themselves from duty-of-care and duty-of-oversight liability. Directors who ignore these requirements expose themselves to personal liability </w:t>
      </w:r>
      <w:r w:rsidR="0033544D" w:rsidRPr="00742779">
        <w:lastRenderedPageBreak/>
        <w:t>that D&amp;O insurance may not cover and Section 102(b)(7) exculpation may not eliminate.</w:t>
      </w:r>
    </w:p>
    <w:p w14:paraId="409FB942" w14:textId="77777777" w:rsidR="0033544D" w:rsidRPr="00742779" w:rsidRDefault="00742779" w:rsidP="000E54B1">
      <w:pPr>
        <w:pPrChange w:id="3794" w:author="Seth Oranburg" w:date="2026-03-07T09:50:00Z" w16du:dateUtc="2026-03-07T14:50:00Z">
          <w:pPr>
            <w:pStyle w:val="NormalWeb"/>
          </w:pPr>
        </w:pPrChange>
      </w:pPr>
      <w:del w:id="3795" w:author="Seth Oranburg" w:date="2026-03-07T09:50:00Z" w16du:dateUtc="2026-03-07T14:50:00Z">
        <w:r w:rsidRPr="00742779">
          <w:rPr>
            <w:rFonts w:ascii="ZWAdobeF" w:hAnsi="ZWAdobeF" w:cs="ZWAdobeF"/>
            <w:sz w:val="2"/>
            <w:szCs w:val="2"/>
          </w:rPr>
          <w:delText>1670B</w:delText>
        </w:r>
        <w:r w:rsidR="0033544D" w:rsidRPr="00742779">
          <w:delText>Fiduciary</w:delText>
        </w:r>
      </w:del>
      <w:ins w:id="3796" w:author="Seth Oranburg" w:date="2026-03-07T09:50:00Z" w16du:dateUtc="2026-03-07T14:50:00Z">
        <w:r w:rsidR="0033544D" w:rsidRPr="00742779">
          <w:t>Fiduciary</w:t>
        </w:r>
      </w:ins>
      <w:r w:rsidR="0033544D" w:rsidRPr="00742779">
        <w:t xml:space="preserve"> duties are the price of using other people</w:t>
      </w:r>
      <w:r w:rsidR="009F60D1" w:rsidRPr="00742779">
        <w:t>’</w:t>
      </w:r>
      <w:r w:rsidR="0033544D" w:rsidRPr="00742779">
        <w:t>s money. They are the structural solution to the fundamental problem of corporate law: the separation of ownership and control.</w:t>
      </w:r>
      <w:r w:rsidR="0033544D">
        <w:fldChar w:fldCharType="begin"/>
      </w:r>
      <w:r w:rsidR="0033544D">
        <w:instrText>HYPERLINK \l "fn177-11647" \o "Jump to citation"</w:instrText>
      </w:r>
      <w:r w:rsidR="0033544D">
        <w:fldChar w:fldCharType="separate"/>
      </w:r>
      <w:r w:rsidR="0033544D" w:rsidRPr="00742779">
        <w:rPr>
          <w:rStyle w:val="Hyperlink"/>
          <w:color w:val="auto"/>
          <w:u w:val="none"/>
        </w:rPr>
        <w:t>[177</w:t>
      </w:r>
      <w:r w:rsidR="00FA601A" w:rsidRPr="00742779">
        <w:rPr>
          <w:rStyle w:val="Hyperlink"/>
          <w:color w:val="auto"/>
          <w:u w:val="none"/>
        </w:rPr>
        <w:t>]</w:t>
      </w:r>
      <w:r w:rsidR="0033544D">
        <w:fldChar w:fldCharType="end"/>
      </w:r>
      <w:r w:rsidR="0033544D" w:rsidRPr="00742779">
        <w:t xml:space="preserve"> When investors like Marcus Chen hand their capital to managers like Zeeva, they face the risk that the managers will steal the money (disloyalty), waste the money (carelessness), or ignore the business (oversight failure). Fiduciary law bridges this gap. It gives directors the authority to take risks while imposing the accountability necessary to maintain investor trust.</w:t>
      </w:r>
    </w:p>
    <w:p w14:paraId="4A92FC8E" w14:textId="77777777" w:rsidR="0033544D" w:rsidRPr="00742779" w:rsidRDefault="00742779" w:rsidP="000E54B1">
      <w:pPr>
        <w:pPrChange w:id="3797" w:author="Seth Oranburg" w:date="2026-03-07T09:50:00Z" w16du:dateUtc="2026-03-07T14:50:00Z">
          <w:pPr>
            <w:pStyle w:val="NormalWeb"/>
          </w:pPr>
        </w:pPrChange>
      </w:pPr>
      <w:del w:id="3798" w:author="Seth Oranburg" w:date="2026-03-07T09:50:00Z" w16du:dateUtc="2026-03-07T14:50:00Z">
        <w:r w:rsidRPr="00742779">
          <w:rPr>
            <w:rFonts w:ascii="ZWAdobeF" w:hAnsi="ZWAdobeF" w:cs="ZWAdobeF"/>
            <w:sz w:val="2"/>
            <w:szCs w:val="2"/>
          </w:rPr>
          <w:delText>1671B</w:delText>
        </w:r>
        <w:r w:rsidR="0033544D" w:rsidRPr="00742779">
          <w:delText>The</w:delText>
        </w:r>
      </w:del>
      <w:ins w:id="3799" w:author="Seth Oranburg" w:date="2026-03-07T09:50:00Z" w16du:dateUtc="2026-03-07T14:50:00Z">
        <w:r w:rsidR="0033544D" w:rsidRPr="00742779">
          <w:t>The</w:t>
        </w:r>
      </w:ins>
      <w:r w:rsidR="0033544D" w:rsidRPr="00742779">
        <w:t xml:space="preserve"> duties are demanding but not impossible. They require directors to prioritize corporate interests over personal gain,</w:t>
      </w:r>
      <w:r w:rsidR="0033544D">
        <w:fldChar w:fldCharType="begin"/>
      </w:r>
      <w:r w:rsidR="0033544D">
        <w:instrText>HYPERLINK \l "fn168-11647" \o "Jump to citation"</w:instrText>
      </w:r>
      <w:r w:rsidR="0033544D">
        <w:fldChar w:fldCharType="separate"/>
      </w:r>
      <w:r w:rsidR="0033544D" w:rsidRPr="00742779">
        <w:rPr>
          <w:rStyle w:val="Hyperlink"/>
          <w:color w:val="auto"/>
          <w:u w:val="none"/>
        </w:rPr>
        <w:t>[168</w:t>
      </w:r>
      <w:r w:rsidR="00EE2871" w:rsidRPr="00742779">
        <w:rPr>
          <w:rStyle w:val="Hyperlink"/>
          <w:color w:val="auto"/>
          <w:u w:val="none"/>
        </w:rPr>
        <w:t>]</w:t>
      </w:r>
      <w:r w:rsidR="0033544D">
        <w:fldChar w:fldCharType="end"/>
      </w:r>
      <w:r w:rsidR="0033544D" w:rsidRPr="00742779">
        <w:t xml:space="preserve"> inform themselves adequately before deciding,</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r w:rsidR="0033544D" w:rsidRPr="00742779">
        <w:t xml:space="preserve"> and monitor risks that could cause catastrophic harm.</w:t>
      </w:r>
      <w:r w:rsidR="0033544D">
        <w:fldChar w:fldCharType="begin"/>
      </w:r>
      <w:r w:rsidR="0033544D">
        <w:instrText>HYPERLINK \l "fn214-11647" \o "Jump to citation"</w:instrText>
      </w:r>
      <w:r w:rsidR="0033544D">
        <w:fldChar w:fldCharType="separate"/>
      </w:r>
      <w:r w:rsidR="0033544D" w:rsidRPr="00742779">
        <w:rPr>
          <w:rStyle w:val="Hyperlink"/>
          <w:color w:val="auto"/>
          <w:u w:val="none"/>
        </w:rPr>
        <w:t>[214</w:t>
      </w:r>
      <w:r w:rsidR="00EE2871" w:rsidRPr="00742779">
        <w:rPr>
          <w:rStyle w:val="Hyperlink"/>
          <w:color w:val="auto"/>
          <w:u w:val="none"/>
        </w:rPr>
        <w:t>]</w:t>
      </w:r>
      <w:r w:rsidR="0033544D">
        <w:fldChar w:fldCharType="end"/>
      </w:r>
      <w:r w:rsidR="0033544D" w:rsidRPr="00742779">
        <w:t xml:space="preserve"> Directors who take these obligations seriously (who implement systems, document processes, and seek advice when conflicts arise) fulfill their duties and avoid liability. Directors who treat duties as administrative annoyances expose themselves, their corporations, and their stockholders to the exact agency costs that fiduciary law exists to prevent.</w:t>
      </w:r>
    </w:p>
    <w:p w14:paraId="03EFBCCA" w14:textId="77777777" w:rsidR="0033544D" w:rsidRPr="00742779" w:rsidRDefault="0033544D" w:rsidP="000E54B1">
      <w:pPr>
        <w:pStyle w:val="Heading1"/>
        <w:rPr>
          <w:rFonts w:eastAsia="Times New Roman"/>
        </w:rPr>
      </w:pPr>
      <w:bookmarkStart w:id="3800" w:name="_Toc220771162"/>
      <w:r w:rsidRPr="00742779">
        <w:rPr>
          <w:rFonts w:eastAsia="Times New Roman"/>
        </w:rPr>
        <w:lastRenderedPageBreak/>
        <w:t>Chapter 10: Staying Private</w:t>
      </w:r>
      <w:bookmarkEnd w:id="3800"/>
    </w:p>
    <w:p w14:paraId="1F2A45C3" w14:textId="77777777" w:rsidR="00753506" w:rsidRDefault="00742779">
      <w:pPr>
        <w:pStyle w:val="Heading4"/>
        <w:rPr>
          <w:ins w:id="3801" w:author="Seth Oranburg" w:date="2026-03-07T09:50:00Z" w16du:dateUtc="2026-03-07T14:50:00Z"/>
        </w:rPr>
      </w:pPr>
      <w:del w:id="3802" w:author="Seth Oranburg" w:date="2026-03-07T09:50:00Z" w16du:dateUtc="2026-03-07T14:50:00Z">
        <w:r w:rsidRPr="00742779">
          <w:rPr>
            <w:rFonts w:ascii="ZWAdobeF" w:hAnsi="ZWAdobeF" w:cs="ZWAdobeF"/>
            <w:sz w:val="2"/>
            <w:szCs w:val="2"/>
          </w:rPr>
          <w:delText>1672B</w:delText>
        </w:r>
        <w:r w:rsidR="0033544D" w:rsidRPr="00742779">
          <w:delText>Zeeva</w:delText>
        </w:r>
      </w:del>
      <w:ins w:id="3803" w:author="Seth Oranburg" w:date="2026-03-07T09:50:00Z" w16du:dateUtc="2026-03-07T14:50:00Z">
        <w:r w:rsidR="0059744E">
          <w:t>Learning Objectives</w:t>
        </w:r>
      </w:ins>
    </w:p>
    <w:p w14:paraId="33C2FC0B" w14:textId="77777777" w:rsidR="00753506" w:rsidRDefault="0059744E">
      <w:pPr>
        <w:rPr>
          <w:ins w:id="3804" w:author="Seth Oranburg" w:date="2026-03-07T09:50:00Z" w16du:dateUtc="2026-03-07T14:50:00Z"/>
        </w:rPr>
      </w:pPr>
      <w:ins w:id="3805" w:author="Seth Oranburg" w:date="2026-03-07T09:50:00Z" w16du:dateUtc="2026-03-07T14:50:00Z">
        <w:r>
          <w:t>1. Analyze the Four Problems framework and explain how it organizes each subsequent doctrinal chapter.</w:t>
        </w:r>
      </w:ins>
    </w:p>
    <w:p w14:paraId="5A4C004B" w14:textId="77777777" w:rsidR="00753506" w:rsidRDefault="0059744E">
      <w:pPr>
        <w:rPr>
          <w:ins w:id="3806" w:author="Seth Oranburg" w:date="2026-03-07T09:50:00Z" w16du:dateUtc="2026-03-07T14:50:00Z"/>
        </w:rPr>
      </w:pPr>
      <w:ins w:id="3807" w:author="Seth Oranburg" w:date="2026-03-07T09:50:00Z" w16du:dateUtc="2026-03-07T14:50:00Z">
        <w:r>
          <w:t>2. Compare the contractual and statutory solutions to the coordination problems businesses face.</w:t>
        </w:r>
      </w:ins>
    </w:p>
    <w:p w14:paraId="30B43655" w14:textId="77777777" w:rsidR="00753506" w:rsidRDefault="0059744E">
      <w:pPr>
        <w:rPr>
          <w:ins w:id="3808" w:author="Seth Oranburg" w:date="2026-03-07T09:50:00Z" w16du:dateUtc="2026-03-07T14:50:00Z"/>
        </w:rPr>
      </w:pPr>
      <w:ins w:id="3809" w:author="Seth Oranburg" w:date="2026-03-07T09:50:00Z" w16du:dateUtc="2026-03-07T14:50:00Z">
        <w:r>
          <w:t>3. Evaluate why common law alone cannot fully address the attribution, governance, risk, and partitioning problems.</w:t>
        </w:r>
      </w:ins>
    </w:p>
    <w:p w14:paraId="0C9522BD" w14:textId="77777777" w:rsidR="00753506" w:rsidRDefault="0059744E">
      <w:pPr>
        <w:rPr>
          <w:ins w:id="3810" w:author="Seth Oranburg" w:date="2026-03-07T09:50:00Z" w16du:dateUtc="2026-03-07T14:50:00Z"/>
        </w:rPr>
      </w:pPr>
      <w:ins w:id="3811" w:author="Seth Oranburg" w:date="2026-03-07T09:50:00Z" w16du:dateUtc="2026-03-07T14:50:00Z">
        <w:r>
          <w:t>4. Distinguish between the roles of courts and legislators in developing business law doctrine.</w:t>
        </w:r>
      </w:ins>
    </w:p>
    <w:p w14:paraId="5062678E" w14:textId="77777777" w:rsidR="0033544D" w:rsidRPr="00742779" w:rsidRDefault="0033544D" w:rsidP="000E54B1">
      <w:ins w:id="3812" w:author="Seth Oranburg" w:date="2026-03-07T09:50:00Z" w16du:dateUtc="2026-03-07T14:50:00Z">
        <w:r w:rsidRPr="00742779">
          <w:t>Zeeva</w:t>
        </w:r>
      </w:ins>
      <w:r w:rsidRPr="00742779">
        <w:t xml:space="preserve"> stared at the two emails in her inbox, written within hours of each other. The first was from Marcus Chen, managing director of Ascent Capital, the venture firm that had led ConstructEdge</w:t>
      </w:r>
      <w:r w:rsidR="009F60D1" w:rsidRPr="00742779">
        <w:t>’</w:t>
      </w:r>
      <w:r w:rsidRPr="00742779">
        <w:t>s most recent financing. The second was from an advisor who had studied the company</w:t>
      </w:r>
      <w:r w:rsidR="009F60D1" w:rsidRPr="00742779">
        <w:t>’</w:t>
      </w:r>
      <w:r w:rsidRPr="00742779">
        <w:t>s cap table and market position.</w:t>
      </w:r>
    </w:p>
    <w:p w14:paraId="6A2B8395" w14:textId="77777777" w:rsidR="0033544D" w:rsidRPr="00742779" w:rsidRDefault="00742779" w:rsidP="000E54B1">
      <w:del w:id="3813" w:author="Seth Oranburg" w:date="2026-03-07T09:50:00Z" w16du:dateUtc="2026-03-07T14:50:00Z">
        <w:r w:rsidRPr="00742779">
          <w:rPr>
            <w:rFonts w:ascii="ZWAdobeF" w:hAnsi="ZWAdobeF" w:cs="ZWAdobeF"/>
            <w:sz w:val="2"/>
            <w:szCs w:val="2"/>
          </w:rPr>
          <w:delText>1673B</w:delText>
        </w:r>
        <w:r w:rsidR="0033544D" w:rsidRPr="00742779">
          <w:delText>Marcus</w:delText>
        </w:r>
        <w:r w:rsidR="009F60D1" w:rsidRPr="00742779">
          <w:delText>’</w:delText>
        </w:r>
        <w:r w:rsidR="0033544D" w:rsidRPr="00742779">
          <w:delText>s</w:delText>
        </w:r>
      </w:del>
      <w:ins w:id="3814" w:author="Seth Oranburg" w:date="2026-03-07T09:50:00Z" w16du:dateUtc="2026-03-07T14:50:00Z">
        <w:r w:rsidR="0033544D" w:rsidRPr="00742779">
          <w:t>Marcus</w:t>
        </w:r>
        <w:r w:rsidR="009F60D1" w:rsidRPr="00742779">
          <w:t>’</w:t>
        </w:r>
        <w:r w:rsidR="0033544D" w:rsidRPr="00742779">
          <w:t>s</w:t>
        </w:r>
      </w:ins>
      <w:r w:rsidR="0033544D" w:rsidRPr="00742779">
        <w:t xml:space="preserve"> email was brief: </w:t>
      </w:r>
      <w:r w:rsidR="009F60D1" w:rsidRPr="00742779">
        <w:t>“</w:t>
      </w:r>
      <w:r w:rsidR="0033544D" w:rsidRPr="00742779">
        <w:t>We need to talk about timing for an exit. Your business is profitable, growing 40% year over year, and worth $800M or more based on comparables. The IPO window closes in Q2. If you</w:t>
      </w:r>
      <w:r w:rsidR="009F60D1" w:rsidRPr="00742779">
        <w:t>’</w:t>
      </w:r>
      <w:r w:rsidR="0033544D" w:rsidRPr="00742779">
        <w:t>re serious about going public, we need to move now.</w:t>
      </w:r>
      <w:r w:rsidR="009F60D1" w:rsidRPr="00742779">
        <w:t>”</w:t>
      </w:r>
    </w:p>
    <w:p w14:paraId="2263D288" w14:textId="77777777" w:rsidR="0033544D" w:rsidRPr="00742779" w:rsidRDefault="00742779" w:rsidP="000E54B1">
      <w:del w:id="3815" w:author="Seth Oranburg" w:date="2026-03-07T09:50:00Z" w16du:dateUtc="2026-03-07T14:50:00Z">
        <w:r w:rsidRPr="00742779">
          <w:rPr>
            <w:rFonts w:ascii="ZWAdobeF" w:hAnsi="ZWAdobeF" w:cs="ZWAdobeF"/>
            <w:sz w:val="2"/>
            <w:szCs w:val="2"/>
          </w:rPr>
          <w:delText>1674B</w:delText>
        </w:r>
        <w:r w:rsidR="0033544D" w:rsidRPr="00742779">
          <w:delText>The</w:delText>
        </w:r>
      </w:del>
      <w:ins w:id="3816" w:author="Seth Oranburg" w:date="2026-03-07T09:50:00Z" w16du:dateUtc="2026-03-07T14:50:00Z">
        <w:r w:rsidR="0033544D" w:rsidRPr="00742779">
          <w:t>The</w:t>
        </w:r>
      </w:ins>
      <w:r w:rsidR="0033544D" w:rsidRPr="00742779">
        <w:t xml:space="preserve"> advisor</w:t>
      </w:r>
      <w:r w:rsidR="009F60D1" w:rsidRPr="00742779">
        <w:t>’</w:t>
      </w:r>
      <w:r w:rsidR="0033544D" w:rsidRPr="00742779">
        <w:t xml:space="preserve">s email was longer and more measured. </w:t>
      </w:r>
      <w:r w:rsidR="009F60D1" w:rsidRPr="00742779">
        <w:t>“</w:t>
      </w:r>
      <w:r w:rsidR="0033544D" w:rsidRPr="00742779">
        <w:t>Before you decide, you should understand what staying private actually costs and what it enables. Private capital has gotten smarter. You could stay private another five years, take on patient capital willing to wait, and avoid the regulatory burden that goes with public markets. But you</w:t>
      </w:r>
      <w:r w:rsidR="009F60D1" w:rsidRPr="00742779">
        <w:t>’</w:t>
      </w:r>
      <w:r w:rsidR="0033544D" w:rsidRPr="00742779">
        <w:t>d be trading liquidity for founders and early investors against your ability to make long-term investments. Here</w:t>
      </w:r>
      <w:r w:rsidR="009F60D1" w:rsidRPr="00742779">
        <w:t>’</w:t>
      </w:r>
      <w:r w:rsidR="0033544D" w:rsidRPr="00742779">
        <w:t>s what you need to understand...</w:t>
      </w:r>
      <w:r w:rsidR="009F60D1" w:rsidRPr="00742779">
        <w:t>”</w:t>
      </w:r>
    </w:p>
    <w:p w14:paraId="6A90785B" w14:textId="77777777" w:rsidR="0033544D" w:rsidRPr="00742779" w:rsidRDefault="00742779" w:rsidP="000E54B1">
      <w:del w:id="3817" w:author="Seth Oranburg" w:date="2026-03-07T09:50:00Z" w16du:dateUtc="2026-03-07T14:50:00Z">
        <w:r w:rsidRPr="00742779">
          <w:rPr>
            <w:rFonts w:ascii="ZWAdobeF" w:hAnsi="ZWAdobeF" w:cs="ZWAdobeF"/>
            <w:sz w:val="2"/>
            <w:szCs w:val="2"/>
          </w:rPr>
          <w:delText>1675B</w:delText>
        </w:r>
        <w:r w:rsidR="0033544D" w:rsidRPr="00742779">
          <w:delText>Zeeva</w:delText>
        </w:r>
      </w:del>
      <w:ins w:id="3818" w:author="Seth Oranburg" w:date="2026-03-07T09:50:00Z" w16du:dateUtc="2026-03-07T14:50:00Z">
        <w:r w:rsidR="0033544D" w:rsidRPr="00742779">
          <w:t>Zeeva</w:t>
        </w:r>
      </w:ins>
      <w:r w:rsidR="0033544D" w:rsidRPr="00742779">
        <w:t xml:space="preserve"> leaned back in her chair. ConstructEdge had reached $47M in annual recurring revenue with 250 enterprise construction clients across North America. The company was genuinely valuable. But valuable companies had choices. Some chose the permanence of private ownership. Others chose the liquidity and institutional access of public markets. A few found hybrid paths that combined features of both.</w:t>
      </w:r>
    </w:p>
    <w:p w14:paraId="436629CD" w14:textId="77777777" w:rsidR="0033544D" w:rsidRPr="00742779" w:rsidRDefault="00742779" w:rsidP="000E54B1">
      <w:del w:id="3819" w:author="Seth Oranburg" w:date="2026-03-07T09:50:00Z" w16du:dateUtc="2026-03-07T14:50:00Z">
        <w:r w:rsidRPr="00742779">
          <w:rPr>
            <w:rFonts w:ascii="ZWAdobeF" w:hAnsi="ZWAdobeF" w:cs="ZWAdobeF"/>
            <w:sz w:val="2"/>
            <w:szCs w:val="2"/>
          </w:rPr>
          <w:delText>1676B</w:delText>
        </w:r>
        <w:r w:rsidR="0033544D" w:rsidRPr="00742779">
          <w:delText>Rachel</w:delText>
        </w:r>
      </w:del>
      <w:ins w:id="3820" w:author="Seth Oranburg" w:date="2026-03-07T09:50:00Z" w16du:dateUtc="2026-03-07T14:50:00Z">
        <w:r w:rsidR="0033544D" w:rsidRPr="00742779">
          <w:t>Rachel</w:t>
        </w:r>
      </w:ins>
      <w:r w:rsidR="0033544D" w:rsidRPr="00742779">
        <w:t xml:space="preserve"> walked into her office without knocking. </w:t>
      </w:r>
      <w:r w:rsidR="009F60D1" w:rsidRPr="00742779">
        <w:t>“</w:t>
      </w:r>
      <w:r w:rsidR="0033544D" w:rsidRPr="00742779">
        <w:t>You</w:t>
      </w:r>
      <w:r w:rsidR="009F60D1" w:rsidRPr="00742779">
        <w:t>’</w:t>
      </w:r>
      <w:r w:rsidR="0033544D" w:rsidRPr="00742779">
        <w:t>re about to ask me to explain the economics of staying private versus going public, aren</w:t>
      </w:r>
      <w:r w:rsidR="009F60D1" w:rsidRPr="00742779">
        <w:t>’</w:t>
      </w:r>
      <w:r w:rsidR="0033544D" w:rsidRPr="00742779">
        <w:t>t you?</w:t>
      </w:r>
      <w:r w:rsidR="009F60D1" w:rsidRPr="00742779">
        <w:t>”</w:t>
      </w:r>
    </w:p>
    <w:p w14:paraId="415E8925" w14:textId="77777777" w:rsidR="0033544D" w:rsidRPr="00742779" w:rsidRDefault="00742779" w:rsidP="000E54B1">
      <w:del w:id="3821" w:author="Seth Oranburg" w:date="2026-03-07T09:50:00Z" w16du:dateUtc="2026-03-07T14:50:00Z">
        <w:r w:rsidRPr="00742779">
          <w:rPr>
            <w:rFonts w:ascii="ZWAdobeF" w:hAnsi="ZWAdobeF" w:cs="ZWAdobeF"/>
            <w:sz w:val="2"/>
            <w:szCs w:val="2"/>
          </w:rPr>
          <w:lastRenderedPageBreak/>
          <w:delText>1677B</w:delText>
        </w:r>
      </w:del>
      <w:r w:rsidR="009F60D1" w:rsidRPr="00742779">
        <w:t>“</w:t>
      </w:r>
      <w:r w:rsidR="0033544D" w:rsidRPr="00742779">
        <w:t>How did you know that?</w:t>
      </w:r>
      <w:r w:rsidR="009F60D1" w:rsidRPr="00742779">
        <w:t>”</w:t>
      </w:r>
    </w:p>
    <w:p w14:paraId="62C02AF4" w14:textId="77777777" w:rsidR="0033544D" w:rsidRPr="00742779" w:rsidRDefault="00742779" w:rsidP="000E54B1">
      <w:del w:id="3822" w:author="Seth Oranburg" w:date="2026-03-07T09:50:00Z" w16du:dateUtc="2026-03-07T14:50:00Z">
        <w:r w:rsidRPr="00742779">
          <w:rPr>
            <w:rFonts w:ascii="ZWAdobeF" w:hAnsi="ZWAdobeF" w:cs="ZWAdobeF"/>
            <w:sz w:val="2"/>
            <w:szCs w:val="2"/>
          </w:rPr>
          <w:delText>1678B</w:delText>
        </w:r>
      </w:del>
      <w:r w:rsidR="009F60D1" w:rsidRPr="00742779">
        <w:t>“</w:t>
      </w:r>
      <w:r w:rsidR="0033544D" w:rsidRPr="00742779">
        <w:t>It</w:t>
      </w:r>
      <w:r w:rsidR="009F60D1" w:rsidRPr="00742779">
        <w:t>’</w:t>
      </w:r>
      <w:r w:rsidR="0033544D" w:rsidRPr="00742779">
        <w:t>s the only question that matters at this stage. And the answer is more complicated than Marcus makes it sound. Let me tell you what the private capital world actually looks like.</w:t>
      </w:r>
      <w:r w:rsidR="009F60D1" w:rsidRPr="00742779">
        <w:t>”</w:t>
      </w:r>
    </w:p>
    <w:p w14:paraId="4793A597" w14:textId="77777777" w:rsidR="0033544D" w:rsidRPr="00742779" w:rsidRDefault="0059744E" w:rsidP="000E54B1">
      <w:pPr>
        <w:rPr>
          <w:del w:id="3823" w:author="Seth Oranburg" w:date="2026-03-07T09:50:00Z" w16du:dateUtc="2026-03-07T14:50:00Z"/>
          <w:rFonts w:eastAsia="Times New Roman"/>
        </w:rPr>
      </w:pPr>
      <w:del w:id="3824" w:author="Seth Oranburg" w:date="2026-03-07T09:50:00Z" w16du:dateUtc="2026-03-07T14:50:00Z">
        <w:r>
          <w:rPr>
            <w:rFonts w:eastAsia="Times New Roman"/>
            <w:noProof/>
          </w:rPr>
          <w:pict w14:anchorId="05680D5B">
            <v:rect id="_x0000_i1066" alt="P1973#yIS1" style="width:239.6pt;height:.05pt;mso-width-percent:0;mso-height-percent:0;mso-width-percent:0;mso-height-percent:0" o:hrpct="512" o:hralign="center" o:hrstd="t" o:hr="t" fillcolor="#a0a0a0" stroked="f"/>
          </w:pict>
        </w:r>
      </w:del>
    </w:p>
    <w:p w14:paraId="013CBCAB" w14:textId="77777777" w:rsidR="0033544D" w:rsidRPr="00742779" w:rsidRDefault="0059744E" w:rsidP="000E54B1">
      <w:pPr>
        <w:rPr>
          <w:ins w:id="3825" w:author="Seth Oranburg" w:date="2026-03-07T09:50:00Z" w16du:dateUtc="2026-03-07T14:50:00Z"/>
          <w:rFonts w:eastAsia="Times New Roman"/>
        </w:rPr>
      </w:pPr>
      <w:ins w:id="3826" w:author="Seth Oranburg" w:date="2026-03-07T09:50:00Z" w16du:dateUtc="2026-03-07T14:50:00Z">
        <w:r>
          <w:rPr>
            <w:rFonts w:eastAsia="Times New Roman"/>
            <w:noProof/>
          </w:rPr>
          <w:pict w14:anchorId="6A594B4F">
            <v:rect id="_x0000_i1065" alt="P1973#yIS1" style="width:239.6pt;height:.05pt;mso-width-percent:0;mso-height-percent:0;mso-width-percent:0;mso-height-percent:0" o:hrpct="512" o:hralign="center" o:hrstd="t" o:hr="t" fillcolor="#a0a0a0" stroked="f"/>
          </w:pict>
        </w:r>
      </w:ins>
    </w:p>
    <w:p w14:paraId="121EA06D" w14:textId="77777777" w:rsidR="0033544D" w:rsidRPr="00742779" w:rsidRDefault="0033544D" w:rsidP="000E54B1">
      <w:pPr>
        <w:pStyle w:val="Heading2"/>
        <w:rPr>
          <w:rFonts w:eastAsia="Times New Roman"/>
        </w:rPr>
      </w:pPr>
      <w:r w:rsidRPr="00742779">
        <w:rPr>
          <w:rFonts w:eastAsia="Times New Roman"/>
        </w:rPr>
        <w:t>The Private Capital Ecosystem</w:t>
      </w:r>
    </w:p>
    <w:p w14:paraId="3BFD20D5" w14:textId="77777777" w:rsidR="0033544D" w:rsidRPr="00742779" w:rsidRDefault="00742779" w:rsidP="000E54B1">
      <w:pPr>
        <w:pPrChange w:id="3827" w:author="Seth Oranburg" w:date="2026-03-07T09:50:00Z" w16du:dateUtc="2026-03-07T14:50:00Z">
          <w:pPr>
            <w:pStyle w:val="NormalWeb"/>
          </w:pPr>
        </w:pPrChange>
      </w:pPr>
      <w:del w:id="3828" w:author="Seth Oranburg" w:date="2026-03-07T09:50:00Z" w16du:dateUtc="2026-03-07T14:50:00Z">
        <w:r w:rsidRPr="00742779">
          <w:rPr>
            <w:rFonts w:ascii="ZWAdobeF" w:hAnsi="ZWAdobeF" w:cs="ZWAdobeF"/>
            <w:sz w:val="2"/>
            <w:szCs w:val="2"/>
          </w:rPr>
          <w:delText>1679B</w:delText>
        </w:r>
        <w:r w:rsidR="0033544D" w:rsidRPr="00742779">
          <w:delText>The</w:delText>
        </w:r>
      </w:del>
      <w:ins w:id="3829" w:author="Seth Oranburg" w:date="2026-03-07T09:50:00Z" w16du:dateUtc="2026-03-07T14:50:00Z">
        <w:r w:rsidR="0033544D" w:rsidRPr="00742779">
          <w:t>The</w:t>
        </w:r>
      </w:ins>
      <w:r w:rsidR="0033544D" w:rsidRPr="00742779">
        <w:t xml:space="preserve"> architecture of private capital markets is barely visible to outsiders. Public company shareholders think in terms of quarterly earnings, dividend yields, and stock price returns. Private company investors think in terms of control provisions, board seats, protective preferences, and exits within specific fund lifecycles. The difference is not merely one of scale. It is a difference in the very nature of how capital allocates risk and governance power.</w:t>
      </w:r>
      <w:r w:rsidR="0033544D">
        <w:fldChar w:fldCharType="begin"/>
      </w:r>
      <w:r w:rsidR="0033544D">
        <w:instrText>HYPERLINK \l "fn240-11647" \o "Jump to citation"</w:instrText>
      </w:r>
      <w:r w:rsidR="0033544D">
        <w:fldChar w:fldCharType="separate"/>
      </w:r>
      <w:r w:rsidR="0033544D" w:rsidRPr="00742779">
        <w:rPr>
          <w:rStyle w:val="Hyperlink"/>
          <w:color w:val="auto"/>
          <w:u w:val="none"/>
        </w:rPr>
        <w:t>[240</w:t>
      </w:r>
      <w:r w:rsidR="00FA601A" w:rsidRPr="00742779">
        <w:rPr>
          <w:rStyle w:val="Hyperlink"/>
          <w:color w:val="auto"/>
          <w:u w:val="none"/>
        </w:rPr>
        <w:t>]</w:t>
      </w:r>
      <w:r w:rsidR="0033544D">
        <w:fldChar w:fldCharType="end"/>
      </w:r>
    </w:p>
    <w:p w14:paraId="78E1694C" w14:textId="77777777" w:rsidR="0033544D" w:rsidRPr="00742779" w:rsidRDefault="00742779" w:rsidP="000E54B1">
      <w:del w:id="3830" w:author="Seth Oranburg" w:date="2026-03-07T09:50:00Z" w16du:dateUtc="2026-03-07T14:50:00Z">
        <w:r w:rsidRPr="00742779">
          <w:rPr>
            <w:rFonts w:ascii="ZWAdobeF" w:hAnsi="ZWAdobeF" w:cs="ZWAdobeF"/>
            <w:sz w:val="2"/>
            <w:szCs w:val="2"/>
          </w:rPr>
          <w:delText>1680B</w:delText>
        </w:r>
        <w:r w:rsidR="0033544D" w:rsidRPr="00742779">
          <w:delText>These</w:delText>
        </w:r>
      </w:del>
      <w:ins w:id="3831" w:author="Seth Oranburg" w:date="2026-03-07T09:50:00Z" w16du:dateUtc="2026-03-07T14:50:00Z">
        <w:r w:rsidR="0033544D" w:rsidRPr="00742779">
          <w:t>These</w:t>
        </w:r>
      </w:ins>
      <w:r w:rsidR="0033544D" w:rsidRPr="00742779">
        <w:t xml:space="preserve"> two problems—governance and risk allocation—are among the four fundamental challenges that organizational law exists to solve. Unlike public markets where governance operates through voting rights and fiduciary duties enforced by courts and regulators, private markets rely heavily on contract. Specifically, they rely on negotiated provisions in financing documents that shift control and protect investors</w:t>
      </w:r>
      <w:r w:rsidR="009F60D1" w:rsidRPr="00742779">
        <w:t>’</w:t>
      </w:r>
      <w:r w:rsidR="0033544D" w:rsidRPr="00742779">
        <w:t xml:space="preserve"> downside when ventures fail.</w:t>
      </w:r>
    </w:p>
    <w:p w14:paraId="7A919000" w14:textId="77777777" w:rsidR="0033544D" w:rsidRPr="00742779" w:rsidRDefault="0033544D" w:rsidP="000E54B1">
      <w:pPr>
        <w:pStyle w:val="Heading3"/>
        <w:rPr>
          <w:rFonts w:eastAsia="Times New Roman"/>
        </w:rPr>
      </w:pPr>
      <w:r w:rsidRPr="00742779">
        <w:rPr>
          <w:rFonts w:eastAsia="Times New Roman"/>
        </w:rPr>
        <w:t>Angels and the Power Law</w:t>
      </w:r>
    </w:p>
    <w:p w14:paraId="3D4E58E5" w14:textId="77777777" w:rsidR="0033544D" w:rsidRPr="00742779" w:rsidRDefault="00742779" w:rsidP="000E54B1">
      <w:del w:id="3832" w:author="Seth Oranburg" w:date="2026-03-07T09:50:00Z" w16du:dateUtc="2026-03-07T14:50:00Z">
        <w:r w:rsidRPr="00742779">
          <w:rPr>
            <w:rFonts w:ascii="ZWAdobeF" w:hAnsi="ZWAdobeF" w:cs="ZWAdobeF"/>
            <w:sz w:val="2"/>
            <w:szCs w:val="2"/>
          </w:rPr>
          <w:delText>1681B</w:delText>
        </w:r>
        <w:r w:rsidR="0033544D" w:rsidRPr="00742779">
          <w:delText>The</w:delText>
        </w:r>
      </w:del>
      <w:ins w:id="3833" w:author="Seth Oranburg" w:date="2026-03-07T09:50:00Z" w16du:dateUtc="2026-03-07T14:50:00Z">
        <w:r w:rsidR="0033544D" w:rsidRPr="00742779">
          <w:t>The</w:t>
        </w:r>
      </w:ins>
      <w:r w:rsidR="0033544D" w:rsidRPr="00742779">
        <w:t xml:space="preserve"> earliest stage of private capital comes from angel investors: wealthy individuals investing their personal capital in companies too early for institutional venture capital. An angel might invest $100,000 in a company with a prototype and three employees. An angel cannot require extensive due diligence because the company has almost nothing to show. An angel invests on founder credibility, market intuition, and the willingness to lose the entire investment.</w:t>
      </w:r>
    </w:p>
    <w:p w14:paraId="01B51DA4" w14:textId="77777777" w:rsidR="0033544D" w:rsidRPr="00742779" w:rsidRDefault="00742779" w:rsidP="000E54B1">
      <w:pPr>
        <w:pPrChange w:id="3834" w:author="Seth Oranburg" w:date="2026-03-07T09:50:00Z" w16du:dateUtc="2026-03-07T14:50:00Z">
          <w:pPr>
            <w:pStyle w:val="NormalWeb"/>
          </w:pPr>
        </w:pPrChange>
      </w:pPr>
      <w:del w:id="3835" w:author="Seth Oranburg" w:date="2026-03-07T09:50:00Z" w16du:dateUtc="2026-03-07T14:50:00Z">
        <w:r w:rsidRPr="00742779">
          <w:rPr>
            <w:rFonts w:ascii="ZWAdobeF" w:hAnsi="ZWAdobeF" w:cs="ZWAdobeF"/>
            <w:sz w:val="2"/>
            <w:szCs w:val="2"/>
          </w:rPr>
          <w:delText>1682B</w:delText>
        </w:r>
        <w:r w:rsidR="0033544D" w:rsidRPr="00742779">
          <w:delText>Angels</w:delText>
        </w:r>
      </w:del>
      <w:ins w:id="3836" w:author="Seth Oranburg" w:date="2026-03-07T09:50:00Z" w16du:dateUtc="2026-03-07T14:50:00Z">
        <w:r w:rsidR="0033544D" w:rsidRPr="00742779">
          <w:t>Angels</w:t>
        </w:r>
      </w:ins>
      <w:r w:rsidR="0033544D" w:rsidRPr="00742779">
        <w:t xml:space="preserve"> operate in a return distribution that appears completely irrational until one understands the power law. Consider an angel who invests $50,000 in each of twenty companies over five years, deploying $1M total across her portfolio. Fifteen companies fail completely, returning zero. Three companies return 2x to 3x their investment, generating roughly $375,000. One company returns 10x, generating $500,000. One company returns 50x, </w:t>
      </w:r>
      <w:r w:rsidR="0033544D" w:rsidRPr="00742779">
        <w:lastRenderedPageBreak/>
        <w:t>generating $2.5M. The angel</w:t>
      </w:r>
      <w:r w:rsidR="009F60D1" w:rsidRPr="00742779">
        <w:t>’</w:t>
      </w:r>
      <w:r w:rsidR="0033544D" w:rsidRPr="00742779">
        <w:t>s total return is approximately $3.375M on $1M invested, a 3.375x multiple despite losing money on 75% of her portfolio.</w:t>
      </w:r>
      <w:r w:rsidR="0033544D">
        <w:fldChar w:fldCharType="begin"/>
      </w:r>
      <w:r w:rsidR="0033544D">
        <w:instrText>HYPERLINK \l "fn241-11647" \o "Jump to citation"</w:instrText>
      </w:r>
      <w:r w:rsidR="0033544D">
        <w:fldChar w:fldCharType="separate"/>
      </w:r>
      <w:r w:rsidR="0033544D" w:rsidRPr="00742779">
        <w:rPr>
          <w:rStyle w:val="Hyperlink"/>
          <w:color w:val="auto"/>
          <w:u w:val="none"/>
        </w:rPr>
        <w:t>[241</w:t>
      </w:r>
      <w:r w:rsidR="00FA601A" w:rsidRPr="00742779">
        <w:rPr>
          <w:rStyle w:val="Hyperlink"/>
          <w:color w:val="auto"/>
          <w:u w:val="none"/>
        </w:rPr>
        <w:t>]</w:t>
      </w:r>
      <w:r w:rsidR="0033544D">
        <w:fldChar w:fldCharType="end"/>
      </w:r>
    </w:p>
    <w:p w14:paraId="1C3EC4E4" w14:textId="77777777" w:rsidR="0033544D" w:rsidRPr="00742779" w:rsidRDefault="00742779" w:rsidP="000E54B1">
      <w:del w:id="3837" w:author="Seth Oranburg" w:date="2026-03-07T09:50:00Z" w16du:dateUtc="2026-03-07T14:50:00Z">
        <w:r w:rsidRPr="00742779">
          <w:rPr>
            <w:rFonts w:ascii="ZWAdobeF" w:hAnsi="ZWAdobeF" w:cs="ZWAdobeF"/>
            <w:sz w:val="2"/>
            <w:szCs w:val="2"/>
          </w:rPr>
          <w:delText>1683B</w:delText>
        </w:r>
        <w:r w:rsidR="0033544D" w:rsidRPr="00742779">
          <w:delText>This</w:delText>
        </w:r>
      </w:del>
      <w:ins w:id="3838" w:author="Seth Oranburg" w:date="2026-03-07T09:50:00Z" w16du:dateUtc="2026-03-07T14:50:00Z">
        <w:r w:rsidR="0033544D" w:rsidRPr="00742779">
          <w:t>This</w:t>
        </w:r>
      </w:ins>
      <w:r w:rsidR="0033544D" w:rsidRPr="00742779">
        <w:t xml:space="preserve"> distribution is not a bug—it</w:t>
      </w:r>
      <w:r w:rsidR="009F60D1" w:rsidRPr="00742779">
        <w:t>’</w:t>
      </w:r>
      <w:r w:rsidR="0033544D" w:rsidRPr="00742779">
        <w:t>s the fundamental feature of early-stage investing. Angels don</w:t>
      </w:r>
      <w:r w:rsidR="009F60D1" w:rsidRPr="00742779">
        <w:t>’</w:t>
      </w:r>
      <w:r w:rsidR="0033544D" w:rsidRPr="00742779">
        <w:t>t diversify to reduce risk in the traditional sense. They diversify to ensure they capture the one extraordinary winner that compensates for all the losses. This approach reflects a profound insight about innovation: breakthrough successes are rare but disproportionately valuable. The implication for risk allocation is counterintuitive. Angels accept near-total loss on most investments because contract cannot price or allocate the risk of truly novel ventures. Only equity participation in upside makes this tolerable. This is organizational law</w:t>
      </w:r>
      <w:r w:rsidR="009F60D1" w:rsidRPr="00742779">
        <w:t>’</w:t>
      </w:r>
      <w:r w:rsidR="0033544D" w:rsidRPr="00742779">
        <w:t>s risk allocation problem operating in its most extreme form—when uncertainty is highest, contractual protections become least valuable, and residual claims become most important.</w:t>
      </w:r>
    </w:p>
    <w:p w14:paraId="2F142E08" w14:textId="77777777" w:rsidR="0033544D" w:rsidRPr="00742779" w:rsidRDefault="00742779" w:rsidP="000E54B1">
      <w:pPr>
        <w:pPrChange w:id="3839" w:author="Seth Oranburg" w:date="2026-03-07T09:50:00Z" w16du:dateUtc="2026-03-07T14:50:00Z">
          <w:pPr>
            <w:pStyle w:val="NormalWeb"/>
          </w:pPr>
        </w:pPrChange>
      </w:pPr>
      <w:del w:id="3840" w:author="Seth Oranburg" w:date="2026-03-07T09:50:00Z" w16du:dateUtc="2026-03-07T14:50:00Z">
        <w:r w:rsidRPr="00742779">
          <w:rPr>
            <w:rFonts w:ascii="ZWAdobeF" w:hAnsi="ZWAdobeF" w:cs="ZWAdobeF"/>
            <w:sz w:val="2"/>
            <w:szCs w:val="2"/>
          </w:rPr>
          <w:delText>1684B</w:delText>
        </w:r>
        <w:r w:rsidR="0033544D" w:rsidRPr="00742779">
          <w:delText>Angels</w:delText>
        </w:r>
      </w:del>
      <w:ins w:id="3841" w:author="Seth Oranburg" w:date="2026-03-07T09:50:00Z" w16du:dateUtc="2026-03-07T14:50:00Z">
        <w:r w:rsidR="0033544D" w:rsidRPr="00742779">
          <w:t>Angels</w:t>
        </w:r>
      </w:ins>
      <w:r w:rsidR="0033544D" w:rsidRPr="00742779">
        <w:t xml:space="preserve"> tolerate extreme failure rates for exactly this reason.</w:t>
      </w:r>
      <w:r w:rsidR="0033544D">
        <w:fldChar w:fldCharType="begin"/>
      </w:r>
      <w:r w:rsidR="0033544D">
        <w:instrText>HYPERLINK \l "fn241-11647" \o "Jump to citation"</w:instrText>
      </w:r>
      <w:r w:rsidR="0033544D">
        <w:fldChar w:fldCharType="separate"/>
      </w:r>
      <w:r w:rsidR="0033544D" w:rsidRPr="00742779">
        <w:rPr>
          <w:rStyle w:val="Hyperlink"/>
          <w:color w:val="auto"/>
          <w:u w:val="none"/>
        </w:rPr>
        <w:t>[241</w:t>
      </w:r>
      <w:r w:rsidR="00FA601A" w:rsidRPr="00742779">
        <w:rPr>
          <w:rStyle w:val="Hyperlink"/>
          <w:color w:val="auto"/>
          <w:u w:val="none"/>
        </w:rPr>
        <w:t>]</w:t>
      </w:r>
      <w:r w:rsidR="0033544D">
        <w:fldChar w:fldCharType="end"/>
      </w:r>
      <w:r w:rsidR="0033544D" w:rsidRPr="00742779">
        <w:t xml:space="preserve"> They are not trying to maximize the probability of success across their portfolio. They are trying to identify and back the one company that will create extraordinary returns. An angel who backs twenty companies and gets one 50x return has massively outperformed an angel who backs twenty companies and gets three 5x returns. The math favors seeking the exceptional outcome over seeking the probable one.</w:t>
      </w:r>
      <w:r w:rsidR="0033544D">
        <w:fldChar w:fldCharType="begin"/>
      </w:r>
      <w:r w:rsidR="0033544D">
        <w:instrText>HYPERLINK \l "fn242-11647" \o "Jump to citation"</w:instrText>
      </w:r>
      <w:r w:rsidR="0033544D">
        <w:fldChar w:fldCharType="separate"/>
      </w:r>
      <w:r w:rsidR="0033544D" w:rsidRPr="00742779">
        <w:rPr>
          <w:rStyle w:val="Hyperlink"/>
          <w:color w:val="auto"/>
          <w:u w:val="none"/>
        </w:rPr>
        <w:t>[242</w:t>
      </w:r>
      <w:r w:rsidR="00FA601A" w:rsidRPr="00742779">
        <w:rPr>
          <w:rStyle w:val="Hyperlink"/>
          <w:color w:val="auto"/>
          <w:u w:val="none"/>
        </w:rPr>
        <w:t>]</w:t>
      </w:r>
      <w:r w:rsidR="0033544D">
        <w:fldChar w:fldCharType="end"/>
      </w:r>
    </w:p>
    <w:p w14:paraId="3436B329" w14:textId="77777777" w:rsidR="0033544D" w:rsidRPr="00742779" w:rsidRDefault="00742779" w:rsidP="000E54B1">
      <w:pPr>
        <w:pPrChange w:id="3842" w:author="Seth Oranburg" w:date="2026-03-07T09:50:00Z" w16du:dateUtc="2026-03-07T14:50:00Z">
          <w:pPr>
            <w:pStyle w:val="NormalWeb"/>
          </w:pPr>
        </w:pPrChange>
      </w:pPr>
      <w:del w:id="3843" w:author="Seth Oranburg" w:date="2026-03-07T09:50:00Z" w16du:dateUtc="2026-03-07T14:50:00Z">
        <w:r w:rsidRPr="00742779">
          <w:rPr>
            <w:rFonts w:ascii="ZWAdobeF" w:hAnsi="ZWAdobeF" w:cs="ZWAdobeF"/>
            <w:sz w:val="2"/>
            <w:szCs w:val="2"/>
          </w:rPr>
          <w:delText>1685B</w:delText>
        </w:r>
        <w:r w:rsidR="0033544D" w:rsidRPr="00742779">
          <w:delText>Angels</w:delText>
        </w:r>
      </w:del>
      <w:ins w:id="3844" w:author="Seth Oranburg" w:date="2026-03-07T09:50:00Z" w16du:dateUtc="2026-03-07T14:50:00Z">
        <w:r w:rsidR="0033544D" w:rsidRPr="00742779">
          <w:t>Angels</w:t>
        </w:r>
      </w:ins>
      <w:r w:rsidR="0033544D" w:rsidRPr="00742779">
        <w:t xml:space="preserve"> differ fundamentally from venture capital firms in structure and incentives.</w:t>
      </w:r>
      <w:r w:rsidR="0033544D">
        <w:fldChar w:fldCharType="begin"/>
      </w:r>
      <w:r w:rsidR="0033544D">
        <w:instrText>HYPERLINK \l "fn243-11647" \o "Jump to citation"</w:instrText>
      </w:r>
      <w:r w:rsidR="0033544D">
        <w:fldChar w:fldCharType="separate"/>
      </w:r>
      <w:r w:rsidR="0033544D" w:rsidRPr="00742779">
        <w:rPr>
          <w:rStyle w:val="Hyperlink"/>
          <w:color w:val="auto"/>
          <w:u w:val="none"/>
        </w:rPr>
        <w:t>[243</w:t>
      </w:r>
      <w:r w:rsidR="00FA601A" w:rsidRPr="00742779">
        <w:rPr>
          <w:rStyle w:val="Hyperlink"/>
          <w:color w:val="auto"/>
          <w:u w:val="none"/>
        </w:rPr>
        <w:t>]</w:t>
      </w:r>
      <w:r w:rsidR="0033544D">
        <w:fldChar w:fldCharType="end"/>
      </w:r>
      <w:r w:rsidR="0033544D" w:rsidRPr="00742779">
        <w:t xml:space="preserve"> Angels invest their own money and answer to no one except themselves. This gives them flexibility that institutional investors lack. An angel can invest based on intuition about founders or markets without preparing formal investment memos justifying the decision to investment committees. An angel can wait ten years for returns without pressure from limited partners demanding distributions. An angel can invest $50,000 in a company that might never grow large enough to interest venture firms.</w:t>
      </w:r>
    </w:p>
    <w:p w14:paraId="318405F6" w14:textId="77777777" w:rsidR="0033544D" w:rsidRPr="00742779" w:rsidRDefault="0033544D" w:rsidP="000E54B1">
      <w:pPr>
        <w:pStyle w:val="Heading3"/>
        <w:rPr>
          <w:rFonts w:eastAsia="Times New Roman"/>
        </w:rPr>
      </w:pPr>
      <w:r w:rsidRPr="00742779">
        <w:rPr>
          <w:rFonts w:eastAsia="Times New Roman"/>
        </w:rPr>
        <w:t>Super Angels and the Coordination Problem</w:t>
      </w:r>
    </w:p>
    <w:p w14:paraId="30E56E95" w14:textId="77777777" w:rsidR="0033544D" w:rsidRPr="00742779" w:rsidRDefault="00742779" w:rsidP="000E54B1">
      <w:del w:id="3845" w:author="Seth Oranburg" w:date="2026-03-07T09:50:00Z" w16du:dateUtc="2026-03-07T14:50:00Z">
        <w:r w:rsidRPr="00742779">
          <w:rPr>
            <w:rFonts w:ascii="ZWAdobeF" w:hAnsi="ZWAdobeF" w:cs="ZWAdobeF"/>
            <w:sz w:val="2"/>
            <w:szCs w:val="2"/>
          </w:rPr>
          <w:delText>1686B</w:delText>
        </w:r>
        <w:r w:rsidR="0033544D" w:rsidRPr="00742779">
          <w:delText>By</w:delText>
        </w:r>
      </w:del>
      <w:ins w:id="3846" w:author="Seth Oranburg" w:date="2026-03-07T09:50:00Z" w16du:dateUtc="2026-03-07T14:50:00Z">
        <w:r w:rsidR="0033544D" w:rsidRPr="00742779">
          <w:t>By</w:t>
        </w:r>
      </w:ins>
      <w:r w:rsidR="0033544D" w:rsidRPr="00742779">
        <w:t xml:space="preserve"> the late 2000s, certain angels had made so many successful investments that they operated more like small institutional funds than individual investors. Ron Conway, who backed hundreds of companies including Google and PayPal, became known as the </w:t>
      </w:r>
      <w:r w:rsidR="009F60D1" w:rsidRPr="00742779">
        <w:t>“</w:t>
      </w:r>
      <w:r w:rsidR="0033544D" w:rsidRPr="00742779">
        <w:t>super angel.</w:t>
      </w:r>
      <w:r w:rsidR="009F60D1" w:rsidRPr="00742779">
        <w:t>”</w:t>
      </w:r>
      <w:r w:rsidR="0033544D" w:rsidRPr="00742779">
        <w:t xml:space="preserve"> Chris Sacca made personal early-stage investments that returned 100x. Dave McClure created 500 Startups, a fund model that allowed him to make many small investments simultaneously. These super angels could deploy capital rapidly, make decisions </w:t>
      </w:r>
      <w:r w:rsidR="0033544D" w:rsidRPr="00742779">
        <w:lastRenderedPageBreak/>
        <w:t>without committee approval, and wait a decade for returns without facing pressure from limited partners.</w:t>
      </w:r>
    </w:p>
    <w:p w14:paraId="6CD01727" w14:textId="77777777" w:rsidR="0033544D" w:rsidRPr="00742779" w:rsidRDefault="00742779" w:rsidP="000E54B1">
      <w:pPr>
        <w:pPrChange w:id="3847" w:author="Seth Oranburg" w:date="2026-03-07T09:50:00Z" w16du:dateUtc="2026-03-07T14:50:00Z">
          <w:pPr>
            <w:pStyle w:val="NormalWeb"/>
          </w:pPr>
        </w:pPrChange>
      </w:pPr>
      <w:del w:id="3848" w:author="Seth Oranburg" w:date="2026-03-07T09:50:00Z" w16du:dateUtc="2026-03-07T14:50:00Z">
        <w:r w:rsidRPr="00742779">
          <w:rPr>
            <w:rFonts w:ascii="ZWAdobeF" w:hAnsi="ZWAdobeF" w:cs="ZWAdobeF"/>
            <w:sz w:val="2"/>
            <w:szCs w:val="2"/>
          </w:rPr>
          <w:delText>1687B</w:delText>
        </w:r>
        <w:r w:rsidR="0033544D" w:rsidRPr="00742779">
          <w:delText>But</w:delText>
        </w:r>
      </w:del>
      <w:ins w:id="3849" w:author="Seth Oranburg" w:date="2026-03-07T09:50:00Z" w16du:dateUtc="2026-03-07T14:50:00Z">
        <w:r w:rsidR="0033544D" w:rsidRPr="00742779">
          <w:t>But</w:t>
        </w:r>
      </w:ins>
      <w:r w:rsidR="0033544D" w:rsidRPr="00742779">
        <w:t xml:space="preserve"> this power tempted them toward coordination that crossed into collusion. In September 2010, Michael Arrington, editor of TechCrunch, reported on what became known as </w:t>
      </w:r>
      <w:r w:rsidR="009F60D1" w:rsidRPr="00742779">
        <w:t>“</w:t>
      </w:r>
      <w:r w:rsidR="0033544D" w:rsidRPr="00742779">
        <w:t>AngelGate</w:t>
      </w:r>
      <w:r w:rsidR="009F60D1" w:rsidRPr="00742779">
        <w:t>”</w:t>
      </w:r>
      <w:r w:rsidR="0033544D" w:rsidRPr="00742779">
        <w:t>: a private gathering at which prominent early-stage investors had allegedly discussed how to coordinate their investments to suppress startup valuations.</w:t>
      </w:r>
      <w:r w:rsidR="0033544D">
        <w:fldChar w:fldCharType="begin"/>
      </w:r>
      <w:r w:rsidR="0033544D">
        <w:instrText>HYPERLINK \l "fn244-11647" \o "Jump to citation"</w:instrText>
      </w:r>
      <w:r w:rsidR="0033544D">
        <w:fldChar w:fldCharType="separate"/>
      </w:r>
      <w:r w:rsidR="0033544D" w:rsidRPr="00742779">
        <w:rPr>
          <w:rStyle w:val="Hyperlink"/>
          <w:color w:val="auto"/>
          <w:u w:val="none"/>
        </w:rPr>
        <w:t>[244</w:t>
      </w:r>
      <w:r w:rsidR="00FA601A" w:rsidRPr="00742779">
        <w:rPr>
          <w:rStyle w:val="Hyperlink"/>
          <w:color w:val="auto"/>
          <w:u w:val="none"/>
        </w:rPr>
        <w:t>]</w:t>
      </w:r>
      <w:r w:rsidR="0033544D">
        <w:fldChar w:fldCharType="end"/>
      </w:r>
      <w:r w:rsidR="0033544D" w:rsidRPr="00742779">
        <w:t xml:space="preserve"> The dinner apparently included Ron Conway, Dave McClure, Chris Sacca, and others. The alleged discussion centered on how to prevent founders from receiving higher valuations by having super angels communicate their pricing expectations and coordinate investment terms.</w:t>
      </w:r>
    </w:p>
    <w:p w14:paraId="061528E2" w14:textId="77777777" w:rsidR="0033544D" w:rsidRPr="00742779" w:rsidRDefault="00742779" w:rsidP="000E54B1">
      <w:del w:id="3850" w:author="Seth Oranburg" w:date="2026-03-07T09:50:00Z" w16du:dateUtc="2026-03-07T14:50:00Z">
        <w:r w:rsidRPr="00742779">
          <w:rPr>
            <w:rFonts w:ascii="ZWAdobeF" w:hAnsi="ZWAdobeF" w:cs="ZWAdobeF"/>
            <w:sz w:val="2"/>
            <w:szCs w:val="2"/>
          </w:rPr>
          <w:delText>1688B</w:delText>
        </w:r>
        <w:r w:rsidR="0033544D" w:rsidRPr="00742779">
          <w:delText>The</w:delText>
        </w:r>
      </w:del>
      <w:ins w:id="3851" w:author="Seth Oranburg" w:date="2026-03-07T09:50:00Z" w16du:dateUtc="2026-03-07T14:50:00Z">
        <w:r w:rsidR="0033544D" w:rsidRPr="00742779">
          <w:t>The</w:t>
        </w:r>
      </w:ins>
      <w:r w:rsidR="0033544D" w:rsidRPr="00742779">
        <w:t xml:space="preserve"> scandal revealed a fundamental tension in angel markets. Early-stage capital is scarce, which gives angels leverage over founders. When multiple angels compete to back a promising company, they bid up valuations and offer better terms. This benefits founders. But when super angels coordinate, they eliminate that competition and establish price floors that founders must accept. Arrington</w:t>
      </w:r>
      <w:r w:rsidR="009F60D1" w:rsidRPr="00742779">
        <w:t>’</w:t>
      </w:r>
      <w:r w:rsidR="0033544D" w:rsidRPr="00742779">
        <w:t>s report suggested that the super angels had moved beyond merely investing at similar terms to actively colluding to suppress valuations below what founders could command in a genuinely competitive market.</w:t>
      </w:r>
    </w:p>
    <w:p w14:paraId="74CE275C" w14:textId="77777777" w:rsidR="0033544D" w:rsidRPr="00742779" w:rsidRDefault="00742779" w:rsidP="000E54B1">
      <w:del w:id="3852" w:author="Seth Oranburg" w:date="2026-03-07T09:50:00Z" w16du:dateUtc="2026-03-07T14:50:00Z">
        <w:r w:rsidRPr="00742779">
          <w:rPr>
            <w:rFonts w:ascii="ZWAdobeF" w:hAnsi="ZWAdobeF" w:cs="ZWAdobeF"/>
            <w:sz w:val="2"/>
            <w:szCs w:val="2"/>
          </w:rPr>
          <w:delText>1689B</w:delText>
        </w:r>
        <w:r w:rsidR="0033544D" w:rsidRPr="00742779">
          <w:delText>Ron</w:delText>
        </w:r>
      </w:del>
      <w:ins w:id="3853" w:author="Seth Oranburg" w:date="2026-03-07T09:50:00Z" w16du:dateUtc="2026-03-07T14:50:00Z">
        <w:r w:rsidR="0033544D" w:rsidRPr="00742779">
          <w:t>Ron</w:t>
        </w:r>
      </w:ins>
      <w:r w:rsidR="0033544D" w:rsidRPr="00742779">
        <w:t xml:space="preserve"> Conway, ironically, became the public face of opposition to the coordination. He denounced the Super Angel Dinner as </w:t>
      </w:r>
      <w:r w:rsidR="009F60D1" w:rsidRPr="00742779">
        <w:t>“</w:t>
      </w:r>
      <w:r w:rsidR="0033544D" w:rsidRPr="00742779">
        <w:t>despicable</w:t>
      </w:r>
      <w:r w:rsidR="009F60D1" w:rsidRPr="00742779">
        <w:t>”</w:t>
      </w:r>
      <w:r w:rsidR="0033544D" w:rsidRPr="00742779">
        <w:t xml:space="preserve"> despite having close associates who attended. Dave McClure, one of the attendees, tweeted confirmation of the coordination before deleting the post: </w:t>
      </w:r>
      <w:r w:rsidR="009F60D1" w:rsidRPr="00742779">
        <w:t>“</w:t>
      </w:r>
      <w:r w:rsidR="0033544D" w:rsidRPr="00742779">
        <w:t>Ron is throwing us under a bus. and it</w:t>
      </w:r>
      <w:r w:rsidR="009F60D1" w:rsidRPr="00742779">
        <w:t>’</w:t>
      </w:r>
      <w:r w:rsidR="0033544D" w:rsidRPr="00742779">
        <w:t>s chickenshit that he writes that after David Lee comes to both meetings.</w:t>
      </w:r>
      <w:r w:rsidR="009F60D1" w:rsidRPr="00742779">
        <w:t>”</w:t>
      </w:r>
      <w:r w:rsidR="0033544D" w:rsidRPr="00742779">
        <w:t xml:space="preserve"> The tweet admitted what had been alleged: multiple meetings had occurred, multiple super angels had participated, and coordination had taken place.</w:t>
      </w:r>
    </w:p>
    <w:p w14:paraId="23C8FCA5" w14:textId="77777777" w:rsidR="0033544D" w:rsidRPr="00742779" w:rsidRDefault="00742779" w:rsidP="000E54B1">
      <w:del w:id="3854" w:author="Seth Oranburg" w:date="2026-03-07T09:50:00Z" w16du:dateUtc="2026-03-07T14:50:00Z">
        <w:r w:rsidRPr="00742779">
          <w:rPr>
            <w:rFonts w:ascii="ZWAdobeF" w:hAnsi="ZWAdobeF" w:cs="ZWAdobeF"/>
            <w:sz w:val="2"/>
            <w:szCs w:val="2"/>
          </w:rPr>
          <w:delText>1690B</w:delText>
        </w:r>
        <w:r w:rsidR="0033544D" w:rsidRPr="00742779">
          <w:delText>What</w:delText>
        </w:r>
      </w:del>
      <w:ins w:id="3855" w:author="Seth Oranburg" w:date="2026-03-07T09:50:00Z" w16du:dateUtc="2026-03-07T14:50:00Z">
        <w:r w:rsidR="0033544D" w:rsidRPr="00742779">
          <w:t>What</w:t>
        </w:r>
      </w:ins>
      <w:r w:rsidR="0033544D" w:rsidRPr="00742779">
        <w:t xml:space="preserve"> the super angels were describing was a solution to what economists call a coordination problem. Fragmented angel investing meant individual angels made isolated decisions about valuations without information sharing. This created chaos. A founder could approach ten angels, hear ten different valuations, and negotiate with each separately, wasting everyone</w:t>
      </w:r>
      <w:r w:rsidR="009F60D1" w:rsidRPr="00742779">
        <w:t>’</w:t>
      </w:r>
      <w:r w:rsidR="0033544D" w:rsidRPr="00742779">
        <w:t>s time. If ten super angels instead agreed on valuation bands for different company stages, they could standardize the market and operate efficiently.</w:t>
      </w:r>
    </w:p>
    <w:p w14:paraId="709101F5" w14:textId="77777777" w:rsidR="0033544D" w:rsidRPr="00742779" w:rsidRDefault="00742779" w:rsidP="000E54B1">
      <w:del w:id="3856" w:author="Seth Oranburg" w:date="2026-03-07T09:50:00Z" w16du:dateUtc="2026-03-07T14:50:00Z">
        <w:r w:rsidRPr="00742779">
          <w:rPr>
            <w:rFonts w:ascii="ZWAdobeF" w:hAnsi="ZWAdobeF" w:cs="ZWAdobeF"/>
            <w:sz w:val="2"/>
            <w:szCs w:val="2"/>
          </w:rPr>
          <w:delText>1691B</w:delText>
        </w:r>
        <w:r w:rsidR="0033544D" w:rsidRPr="00742779">
          <w:delText>The</w:delText>
        </w:r>
      </w:del>
      <w:ins w:id="3857" w:author="Seth Oranburg" w:date="2026-03-07T09:50:00Z" w16du:dateUtc="2026-03-07T14:50:00Z">
        <w:r w:rsidR="0033544D" w:rsidRPr="00742779">
          <w:t>The</w:t>
        </w:r>
      </w:ins>
      <w:r w:rsidR="0033544D" w:rsidRPr="00742779">
        <w:t xml:space="preserve"> problem was that efficiency came at the cost of founder welfare. When super angels fixed prices, they captured founder value by transferring it to investors. A founder who could command $10M pre-money valuation in a competitive market was forced to accept $8M in a cartel market. The investors </w:t>
      </w:r>
      <w:r w:rsidR="0033544D" w:rsidRPr="00742779">
        <w:lastRenderedPageBreak/>
        <w:t>argued they were providing a public service by creating market certainty. The founders saw it as theft.</w:t>
      </w:r>
    </w:p>
    <w:p w14:paraId="060500CE" w14:textId="77777777" w:rsidR="0033544D" w:rsidRPr="00742779" w:rsidRDefault="00742779" w:rsidP="000E54B1">
      <w:del w:id="3858" w:author="Seth Oranburg" w:date="2026-03-07T09:50:00Z" w16du:dateUtc="2026-03-07T14:50:00Z">
        <w:r w:rsidRPr="00742779">
          <w:rPr>
            <w:rFonts w:ascii="ZWAdobeF" w:hAnsi="ZWAdobeF" w:cs="ZWAdobeF"/>
            <w:sz w:val="2"/>
            <w:szCs w:val="2"/>
          </w:rPr>
          <w:delText>1692B</w:delText>
        </w:r>
        <w:r w:rsidR="0033544D" w:rsidRPr="00742779">
          <w:delText>The</w:delText>
        </w:r>
      </w:del>
      <w:ins w:id="3859" w:author="Seth Oranburg" w:date="2026-03-07T09:50:00Z" w16du:dateUtc="2026-03-07T14:50:00Z">
        <w:r w:rsidR="0033544D" w:rsidRPr="00742779">
          <w:t>The</w:t>
        </w:r>
      </w:ins>
      <w:r w:rsidR="0033544D" w:rsidRPr="00742779">
        <w:t xml:space="preserve"> FBI reportedly investigated AngelGate but never filed charges. Proving collusion required showing a formal agreement or explicit understanding to fix prices. The super angels could argue they had simply arrived independently at similar valuations based on market conditions. The emails and tweets suggested coordination, but </w:t>
      </w:r>
      <w:r w:rsidR="009F60D1" w:rsidRPr="00742779">
        <w:t>“</w:t>
      </w:r>
      <w:r w:rsidR="0033544D" w:rsidRPr="00742779">
        <w:t>suggested</w:t>
      </w:r>
      <w:r w:rsidR="009F60D1" w:rsidRPr="00742779">
        <w:t>”</w:t>
      </w:r>
      <w:r w:rsidR="0033544D" w:rsidRPr="00742779">
        <w:t xml:space="preserve"> is not enough for criminal liability. Moreover, the SEC had never aggressively pursued angel collusion cases. The harm was diffuse (many small founders rather than concentrated consumers), the evidence ephemeral (private conversations, deleted tweets), and the actors too sophisticated to leave a paper trail.</w:t>
      </w:r>
    </w:p>
    <w:p w14:paraId="08FC886D" w14:textId="77777777" w:rsidR="0033544D" w:rsidRPr="00742779" w:rsidRDefault="00742779" w:rsidP="000E54B1">
      <w:del w:id="3860" w:author="Seth Oranburg" w:date="2026-03-07T09:50:00Z" w16du:dateUtc="2026-03-07T14:50:00Z">
        <w:r w:rsidRPr="00742779">
          <w:rPr>
            <w:rFonts w:ascii="ZWAdobeF" w:hAnsi="ZWAdobeF" w:cs="ZWAdobeF"/>
            <w:sz w:val="2"/>
            <w:szCs w:val="2"/>
          </w:rPr>
          <w:delText>1693B</w:delText>
        </w:r>
        <w:r w:rsidR="0033544D" w:rsidRPr="00742779">
          <w:delText>So</w:delText>
        </w:r>
      </w:del>
      <w:ins w:id="3861" w:author="Seth Oranburg" w:date="2026-03-07T09:50:00Z" w16du:dateUtc="2026-03-07T14:50:00Z">
        <w:r w:rsidR="0033544D" w:rsidRPr="00742779">
          <w:t>So</w:t>
        </w:r>
      </w:ins>
      <w:r w:rsidR="0033544D" w:rsidRPr="00742779">
        <w:t xml:space="preserve"> AngelGate ended not with criminal consequences but with reputational damage and market fragmentation. The power of super angels to coordinate was diluted by the scandal. Angels formed syndicates where decisions were distributed among multiple participants. Platforms like AngelList emerged to create transparent price discovery. The market adjusted by reducing the coordination power of any single super angel or small group.</w:t>
      </w:r>
    </w:p>
    <w:p w14:paraId="5B0A69CE" w14:textId="77777777" w:rsidR="0033544D" w:rsidRPr="00742779" w:rsidRDefault="0033544D" w:rsidP="000E54B1">
      <w:pPr>
        <w:pStyle w:val="Heading3"/>
        <w:rPr>
          <w:rFonts w:eastAsia="Times New Roman"/>
        </w:rPr>
      </w:pPr>
      <w:r w:rsidRPr="00742779">
        <w:rPr>
          <w:rFonts w:eastAsia="Times New Roman"/>
        </w:rPr>
        <w:t>SAFEs and the Deferral of Valuation Friction</w:t>
      </w:r>
    </w:p>
    <w:p w14:paraId="3989E41F" w14:textId="77777777" w:rsidR="0033544D" w:rsidRPr="00742779" w:rsidRDefault="00742779" w:rsidP="000E54B1">
      <w:del w:id="3862" w:author="Seth Oranburg" w:date="2026-03-07T09:50:00Z" w16du:dateUtc="2026-03-07T14:50:00Z">
        <w:r w:rsidRPr="00742779">
          <w:rPr>
            <w:rFonts w:ascii="ZWAdobeF" w:hAnsi="ZWAdobeF" w:cs="ZWAdobeF"/>
            <w:sz w:val="2"/>
            <w:szCs w:val="2"/>
          </w:rPr>
          <w:delText>1694B</w:delText>
        </w:r>
        <w:r w:rsidR="0033544D" w:rsidRPr="00742779">
          <w:delText>Y</w:delText>
        </w:r>
      </w:del>
      <w:ins w:id="3863" w:author="Seth Oranburg" w:date="2026-03-07T09:50:00Z" w16du:dateUtc="2026-03-07T14:50:00Z">
        <w:r w:rsidR="0033544D" w:rsidRPr="00742779">
          <w:t>Y</w:t>
        </w:r>
      </w:ins>
      <w:r w:rsidR="0033544D" w:rsidRPr="00742779">
        <w:t xml:space="preserve"> Combinator, founded by Paul Graham in 2005, created a different model for seed-stage investment. Rather than investing in founders with just ideas, Y Combinator provided capital ($125,000 by 2010), office space, intensive mentorship, and access to a cohort of other founders for an equity stake (6% initially, later 7%). The benefit to Y Combinator was enormous: hundreds of startups raising capital simultaneously, competing for attention from Sequoia and other larger funds, creating a pipeline of proven products and founder talent.</w:t>
      </w:r>
    </w:p>
    <w:p w14:paraId="7A013C65" w14:textId="77777777" w:rsidR="0033544D" w:rsidRPr="00742779" w:rsidRDefault="00742779" w:rsidP="000E54B1">
      <w:del w:id="3864" w:author="Seth Oranburg" w:date="2026-03-07T09:50:00Z" w16du:dateUtc="2026-03-07T14:50:00Z">
        <w:r w:rsidRPr="00742779">
          <w:rPr>
            <w:rFonts w:ascii="ZWAdobeF" w:hAnsi="ZWAdobeF" w:cs="ZWAdobeF"/>
            <w:sz w:val="2"/>
            <w:szCs w:val="2"/>
          </w:rPr>
          <w:delText>1695B</w:delText>
        </w:r>
        <w:r w:rsidR="0033544D" w:rsidRPr="00742779">
          <w:delText>But</w:delText>
        </w:r>
      </w:del>
      <w:ins w:id="3865" w:author="Seth Oranburg" w:date="2026-03-07T09:50:00Z" w16du:dateUtc="2026-03-07T14:50:00Z">
        <w:r w:rsidR="0033544D" w:rsidRPr="00742779">
          <w:t>But</w:t>
        </w:r>
      </w:ins>
      <w:r w:rsidR="0033544D" w:rsidRPr="00742779">
        <w:t xml:space="preserve"> Y Combinator discovered an administrative problem. Tracking equity across hundreds of companies raised legal complexity. When a Y Combinator-backed company raised a Series A from a venture firm, the VC wanted a clean cap table. What did Y Combinator own? If Y Combinator took 7% at entry in the form of common stock, and the company then raised a Series A at a $20M pre-money valuation, Y Combinator</w:t>
      </w:r>
      <w:r w:rsidR="009F60D1" w:rsidRPr="00742779">
        <w:t>’</w:t>
      </w:r>
      <w:r w:rsidR="0033544D" w:rsidRPr="00742779">
        <w:t>s equity would be diluted by the new shares issued to the VC. Managing thousands of equity adjustments, conversion rates, and dilution calculations across hundreds of companies was administratively impossible.</w:t>
      </w:r>
    </w:p>
    <w:p w14:paraId="1C76E54E" w14:textId="77777777" w:rsidR="0033544D" w:rsidRPr="00742779" w:rsidRDefault="00742779" w:rsidP="000E54B1">
      <w:pPr>
        <w:pPrChange w:id="3866" w:author="Seth Oranburg" w:date="2026-03-07T09:50:00Z" w16du:dateUtc="2026-03-07T14:50:00Z">
          <w:pPr>
            <w:pStyle w:val="NormalWeb"/>
          </w:pPr>
        </w:pPrChange>
      </w:pPr>
      <w:del w:id="3867" w:author="Seth Oranburg" w:date="2026-03-07T09:50:00Z" w16du:dateUtc="2026-03-07T14:50:00Z">
        <w:r w:rsidRPr="00742779">
          <w:rPr>
            <w:rFonts w:ascii="ZWAdobeF" w:hAnsi="ZWAdobeF" w:cs="ZWAdobeF"/>
            <w:sz w:val="2"/>
            <w:szCs w:val="2"/>
          </w:rPr>
          <w:delText>1696B</w:delText>
        </w:r>
        <w:r w:rsidR="0033544D" w:rsidRPr="00742779">
          <w:delText>Y</w:delText>
        </w:r>
      </w:del>
      <w:ins w:id="3868" w:author="Seth Oranburg" w:date="2026-03-07T09:50:00Z" w16du:dateUtc="2026-03-07T14:50:00Z">
        <w:r w:rsidR="0033544D" w:rsidRPr="00742779">
          <w:t>Y</w:t>
        </w:r>
      </w:ins>
      <w:r w:rsidR="0033544D" w:rsidRPr="00742779">
        <w:t xml:space="preserve"> Combinator</w:t>
      </w:r>
      <w:r w:rsidR="009F60D1" w:rsidRPr="00742779">
        <w:t>’</w:t>
      </w:r>
      <w:r w:rsidR="0033544D" w:rsidRPr="00742779">
        <w:t>s solution was the Simple Agreement for Future Equity, commonly called a SAFE.</w:t>
      </w:r>
      <w:r w:rsidR="0033544D">
        <w:fldChar w:fldCharType="begin"/>
      </w:r>
      <w:r w:rsidR="0033544D">
        <w:instrText>HYPERLINK \l "fn245-11647" \o "Jump to citation"</w:instrText>
      </w:r>
      <w:r w:rsidR="0033544D">
        <w:fldChar w:fldCharType="separate"/>
      </w:r>
      <w:r w:rsidR="0033544D" w:rsidRPr="00742779">
        <w:rPr>
          <w:rStyle w:val="Hyperlink"/>
          <w:color w:val="auto"/>
          <w:u w:val="none"/>
        </w:rPr>
        <w:t>[245</w:t>
      </w:r>
      <w:r w:rsidR="00FA601A" w:rsidRPr="00742779">
        <w:rPr>
          <w:rStyle w:val="Hyperlink"/>
          <w:color w:val="auto"/>
          <w:u w:val="none"/>
        </w:rPr>
        <w:t>]</w:t>
      </w:r>
      <w:r w:rsidR="0033544D">
        <w:fldChar w:fldCharType="end"/>
      </w:r>
      <w:r w:rsidR="0033544D" w:rsidRPr="00742779">
        <w:t xml:space="preserve"> Rather than issuing equity at the time of </w:t>
      </w:r>
      <w:r w:rsidR="0033544D" w:rsidRPr="00742779">
        <w:lastRenderedPageBreak/>
        <w:t>investment, a SAFE is a promissory note that equity will be issued in the future when a priced round occurs. The mechanics are elegant but require careful attention. Y Combinator invests $100,000 via SAFE with a $5M valuation cap and a 20% discount rate. Six months later, the company raises a Series A at $10M pre-money from a venture firm.</w:t>
      </w:r>
    </w:p>
    <w:p w14:paraId="1847A97F" w14:textId="77777777" w:rsidR="0033544D" w:rsidRPr="00742779" w:rsidRDefault="00742779" w:rsidP="000E54B1">
      <w:del w:id="3869" w:author="Seth Oranburg" w:date="2026-03-07T09:50:00Z" w16du:dateUtc="2026-03-07T14:50:00Z">
        <w:r w:rsidRPr="00742779">
          <w:rPr>
            <w:rFonts w:ascii="ZWAdobeF" w:hAnsi="ZWAdobeF" w:cs="ZWAdobeF"/>
            <w:sz w:val="2"/>
            <w:szCs w:val="2"/>
          </w:rPr>
          <w:delText>1697B</w:delText>
        </w:r>
        <w:r w:rsidR="0033544D" w:rsidRPr="00742779">
          <w:delText>Think</w:delText>
        </w:r>
      </w:del>
      <w:ins w:id="3870" w:author="Seth Oranburg" w:date="2026-03-07T09:50:00Z" w16du:dateUtc="2026-03-07T14:50:00Z">
        <w:r w:rsidR="0033544D" w:rsidRPr="00742779">
          <w:t>Think</w:t>
        </w:r>
      </w:ins>
      <w:r w:rsidR="0033544D" w:rsidRPr="00742779">
        <w:t xml:space="preserve"> of a SAFE as a ticket that converts to equity later under terms favorable to the early investor. The valuation cap sets a ceiling on the company</w:t>
      </w:r>
      <w:r w:rsidR="009F60D1" w:rsidRPr="00742779">
        <w:t>’</w:t>
      </w:r>
      <w:r w:rsidR="0033544D" w:rsidRPr="00742779">
        <w:t>s value for conversion purposes—even if the company is worth $10M at Series A, the SAFE holder converts as if it were worth only $5M. The discount gives an additional percentage off the Series A price. The SAFE holder gets whichever treatment is more favorable. This defers the difficult negotiation about company value from seed stage, when little information exists, to Series A, when investors have done extensive diligence. But it shifts dilution impact onto founders in ways they often don</w:t>
      </w:r>
      <w:r w:rsidR="009F60D1" w:rsidRPr="00742779">
        <w:t>’</w:t>
      </w:r>
      <w:r w:rsidR="0033544D" w:rsidRPr="00742779">
        <w:t>t anticipate.</w:t>
      </w:r>
    </w:p>
    <w:p w14:paraId="103E1D8B" w14:textId="77777777" w:rsidR="0033544D" w:rsidRPr="00742779" w:rsidRDefault="00742779" w:rsidP="000E54B1">
      <w:del w:id="3871" w:author="Seth Oranburg" w:date="2026-03-07T09:50:00Z" w16du:dateUtc="2026-03-07T14:50:00Z">
        <w:r w:rsidRPr="00742779">
          <w:rPr>
            <w:rFonts w:ascii="ZWAdobeF" w:hAnsi="ZWAdobeF" w:cs="ZWAdobeF"/>
            <w:sz w:val="2"/>
            <w:szCs w:val="2"/>
          </w:rPr>
          <w:delText>1698B</w:delText>
        </w:r>
        <w:r w:rsidR="0033544D" w:rsidRPr="00742779">
          <w:delText>The</w:delText>
        </w:r>
      </w:del>
      <w:ins w:id="3872" w:author="Seth Oranburg" w:date="2026-03-07T09:50:00Z" w16du:dateUtc="2026-03-07T14:50:00Z">
        <w:r w:rsidR="0033544D" w:rsidRPr="00742779">
          <w:t>The</w:t>
        </w:r>
      </w:ins>
      <w:r w:rsidR="0033544D" w:rsidRPr="00742779">
        <w:t xml:space="preserve"> SAFE converts at whichever is more favorable to Y Combinator: the valuation cap or the discount. Under the discount, if the Series A is priced at $2 per share (calculated from the $10M pre-money valuation), Y Combinator</w:t>
      </w:r>
      <w:r w:rsidR="009F60D1" w:rsidRPr="00742779">
        <w:t>’</w:t>
      </w:r>
      <w:r w:rsidR="0033544D" w:rsidRPr="00742779">
        <w:t>s shares convert at 20% below that price, or $1.60 per share. At $100,000, that is 62,500 shares. Under the valuation cap, Y Combinator</w:t>
      </w:r>
      <w:r w:rsidR="009F60D1" w:rsidRPr="00742779">
        <w:t>’</w:t>
      </w:r>
      <w:r w:rsidR="0033544D" w:rsidRPr="00742779">
        <w:t>s investment is treated as if the company were worth exactly $5M (not $10M), so Y Combinator receives equity representing 2% of the company. If the company now has 5M shares outstanding, Y Combinator receives 100,000 shares.</w:t>
      </w:r>
    </w:p>
    <w:p w14:paraId="3A001E03" w14:textId="77777777" w:rsidR="0033544D" w:rsidRPr="00742779" w:rsidRDefault="00742779" w:rsidP="000E54B1">
      <w:del w:id="3873" w:author="Seth Oranburg" w:date="2026-03-07T09:50:00Z" w16du:dateUtc="2026-03-07T14:50:00Z">
        <w:r w:rsidRPr="00742779">
          <w:rPr>
            <w:rFonts w:ascii="ZWAdobeF" w:hAnsi="ZWAdobeF" w:cs="ZWAdobeF"/>
            <w:sz w:val="2"/>
            <w:szCs w:val="2"/>
          </w:rPr>
          <w:delText>1699B</w:delText>
        </w:r>
        <w:r w:rsidR="0033544D" w:rsidRPr="00742779">
          <w:delText>Y</w:delText>
        </w:r>
      </w:del>
      <w:ins w:id="3874" w:author="Seth Oranburg" w:date="2026-03-07T09:50:00Z" w16du:dateUtc="2026-03-07T14:50:00Z">
        <w:r w:rsidR="0033544D" w:rsidRPr="00742779">
          <w:t>Y</w:t>
        </w:r>
      </w:ins>
      <w:r w:rsidR="0033544D" w:rsidRPr="00742779">
        <w:t xml:space="preserve"> Combinator takes whichever is more favorable: 62,500 shares or 100,000 shares. It takes 100,000 shares because the valuation cap provides better economics. Meanwhile, the Series A investor bought shares at $2, meaning the Series A paid more per share than Y Combinator. But the Series A investor</w:t>
      </w:r>
      <w:r w:rsidR="009F60D1" w:rsidRPr="00742779">
        <w:t>’</w:t>
      </w:r>
      <w:r w:rsidR="0033544D" w:rsidRPr="00742779">
        <w:t>s shares are preferred stock with liquidation preferences, so they have senior rights to the common shares that Y Combinator received from the SAFE conversion.</w:t>
      </w:r>
    </w:p>
    <w:p w14:paraId="318C1BA1" w14:textId="77777777" w:rsidR="0033544D" w:rsidRPr="00742779" w:rsidRDefault="00742779" w:rsidP="000E54B1">
      <w:del w:id="3875" w:author="Seth Oranburg" w:date="2026-03-07T09:50:00Z" w16du:dateUtc="2026-03-07T14:50:00Z">
        <w:r w:rsidRPr="00742779">
          <w:rPr>
            <w:rFonts w:ascii="ZWAdobeF" w:hAnsi="ZWAdobeF" w:cs="ZWAdobeF"/>
            <w:sz w:val="2"/>
            <w:szCs w:val="2"/>
          </w:rPr>
          <w:delText>1700B</w:delText>
        </w:r>
        <w:r w:rsidR="0033544D" w:rsidRPr="00742779">
          <w:delText>For</w:delText>
        </w:r>
      </w:del>
      <w:ins w:id="3876" w:author="Seth Oranburg" w:date="2026-03-07T09:50:00Z" w16du:dateUtc="2026-03-07T14:50:00Z">
        <w:r w:rsidR="0033544D" w:rsidRPr="00742779">
          <w:t>For</w:t>
        </w:r>
      </w:ins>
      <w:r w:rsidR="0033544D" w:rsidRPr="00742779">
        <w:t xml:space="preserve"> Y Combinator, the SAFE solved an administrative nightmare. For founders, the SAFE looked elegant because it deferred valuation entirely. The founder and Y Combinator did not fight about the company</w:t>
      </w:r>
      <w:r w:rsidR="009F60D1" w:rsidRPr="00742779">
        <w:t>’</w:t>
      </w:r>
      <w:r w:rsidR="0033544D" w:rsidRPr="00742779">
        <w:t>s value in 2010. They deferred that fight to the Series A in 2011. But deferred friction does not disappear. It transfers the conflict from Y Combinator to the Series A investor and all future investors.</w:t>
      </w:r>
    </w:p>
    <w:p w14:paraId="670CAE5A" w14:textId="77777777" w:rsidR="0033544D" w:rsidRPr="00742779" w:rsidRDefault="00742779" w:rsidP="000E54B1">
      <w:pPr>
        <w:pPrChange w:id="3877" w:author="Seth Oranburg" w:date="2026-03-07T09:50:00Z" w16du:dateUtc="2026-03-07T14:50:00Z">
          <w:pPr>
            <w:pStyle w:val="NormalWeb"/>
          </w:pPr>
        </w:pPrChange>
      </w:pPr>
      <w:del w:id="3878" w:author="Seth Oranburg" w:date="2026-03-07T09:50:00Z" w16du:dateUtc="2026-03-07T14:50:00Z">
        <w:r w:rsidRPr="00742779">
          <w:rPr>
            <w:rFonts w:ascii="ZWAdobeF" w:hAnsi="ZWAdobeF" w:cs="ZWAdobeF"/>
            <w:sz w:val="2"/>
            <w:szCs w:val="2"/>
          </w:rPr>
          <w:delText>1701B</w:delText>
        </w:r>
        <w:r w:rsidR="0033544D" w:rsidRPr="00742779">
          <w:delText>The</w:delText>
        </w:r>
      </w:del>
      <w:ins w:id="3879" w:author="Seth Oranburg" w:date="2026-03-07T09:50:00Z" w16du:dateUtc="2026-03-07T14:50:00Z">
        <w:r w:rsidR="0033544D" w:rsidRPr="00742779">
          <w:t>The</w:t>
        </w:r>
      </w:ins>
      <w:r w:rsidR="0033544D" w:rsidRPr="00742779">
        <w:t xml:space="preserve"> SAFE mechanism obscures agency costs through temporal deferral.</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This is a textbook example of the agency problem at work. The founder, acting as principal, relies on the SAFE investor, acting as agent, to provide fair </w:t>
      </w:r>
      <w:r w:rsidR="0033544D" w:rsidRPr="00742779">
        <w:lastRenderedPageBreak/>
        <w:t>terms. But their interests diverge fundamentally. The investor wants maximum equity for minimum cash. The founder wants minimum dilution for maximum cash. The SAFE</w:t>
      </w:r>
      <w:r w:rsidR="009F60D1" w:rsidRPr="00742779">
        <w:t>’</w:t>
      </w:r>
      <w:r w:rsidR="0033544D" w:rsidRPr="00742779">
        <w:t>s complexity and deferred conversion hide the true cost from founders until it</w:t>
      </w:r>
      <w:r w:rsidR="009F60D1" w:rsidRPr="00742779">
        <w:t>’</w:t>
      </w:r>
      <w:r w:rsidR="0033544D" w:rsidRPr="00742779">
        <w:t>s too late to renegotiate. This relates directly to the governance problem organizational law exists to solve: who decides terms, and how does information asymmetry affect those decisions?</w:t>
      </w:r>
    </w:p>
    <w:p w14:paraId="6C899BBE" w14:textId="77777777" w:rsidR="0033544D" w:rsidRPr="00742779" w:rsidRDefault="00742779" w:rsidP="000E54B1">
      <w:pPr>
        <w:pPrChange w:id="3880" w:author="Seth Oranburg" w:date="2026-03-07T09:50:00Z" w16du:dateUtc="2026-03-07T14:50:00Z">
          <w:pPr>
            <w:pStyle w:val="NormalWeb"/>
          </w:pPr>
        </w:pPrChange>
      </w:pPr>
      <w:del w:id="3881" w:author="Seth Oranburg" w:date="2026-03-07T09:50:00Z" w16du:dateUtc="2026-03-07T14:50:00Z">
        <w:r w:rsidRPr="00742779">
          <w:rPr>
            <w:rFonts w:ascii="ZWAdobeF" w:hAnsi="ZWAdobeF" w:cs="ZWAdobeF"/>
            <w:sz w:val="2"/>
            <w:szCs w:val="2"/>
          </w:rPr>
          <w:delText>1702B</w:delText>
        </w:r>
        <w:r w:rsidR="0033544D" w:rsidRPr="00742779">
          <w:delText>When</w:delText>
        </w:r>
      </w:del>
      <w:ins w:id="3882" w:author="Seth Oranburg" w:date="2026-03-07T09:50:00Z" w16du:dateUtc="2026-03-07T14:50:00Z">
        <w:r w:rsidR="0033544D" w:rsidRPr="00742779">
          <w:t>When</w:t>
        </w:r>
      </w:ins>
      <w:r w:rsidR="0033544D" w:rsidRPr="00742779">
        <w:t xml:space="preserve"> a founder raises a SAFE, she does not fully appreciate that the valuation cap and discount will determine her future dilution. Future investors who review the cap table before making a Series A investment understand immediately. If the founder has raised multiple SAFEs at generous caps ($10M, $15M) and favorable discount rates (30% or 40%), the founder</w:t>
      </w:r>
      <w:r w:rsidR="009F60D1" w:rsidRPr="00742779">
        <w:t>’</w:t>
      </w:r>
      <w:r w:rsidR="0033544D" w:rsidRPr="00742779">
        <w:t>s equity gets substantially diluted by the conversion of all those SAFEs when the Series A priced round occurs.</w:t>
      </w:r>
      <w:r w:rsidR="0033544D">
        <w:fldChar w:fldCharType="begin"/>
      </w:r>
      <w:r w:rsidR="0033544D">
        <w:instrText>HYPERLINK \l "fn245-11647" \o "Jump to citation"</w:instrText>
      </w:r>
      <w:r w:rsidR="0033544D">
        <w:fldChar w:fldCharType="separate"/>
      </w:r>
      <w:r w:rsidR="0033544D" w:rsidRPr="00742779">
        <w:rPr>
          <w:rStyle w:val="Hyperlink"/>
          <w:color w:val="auto"/>
          <w:u w:val="none"/>
        </w:rPr>
        <w:t>[245</w:t>
      </w:r>
      <w:r w:rsidR="00FA601A" w:rsidRPr="00742779">
        <w:rPr>
          <w:rStyle w:val="Hyperlink"/>
          <w:color w:val="auto"/>
          <w:u w:val="none"/>
        </w:rPr>
        <w:t>]</w:t>
      </w:r>
      <w:r w:rsidR="0033544D">
        <w:fldChar w:fldCharType="end"/>
      </w:r>
    </w:p>
    <w:p w14:paraId="7628BB2F" w14:textId="77777777" w:rsidR="0033544D" w:rsidRPr="00742779" w:rsidRDefault="00742779" w:rsidP="000E54B1">
      <w:del w:id="3883" w:author="Seth Oranburg" w:date="2026-03-07T09:50:00Z" w16du:dateUtc="2026-03-07T14:50:00Z">
        <w:r w:rsidRPr="00742779">
          <w:rPr>
            <w:rFonts w:ascii="ZWAdobeF" w:hAnsi="ZWAdobeF" w:cs="ZWAdobeF"/>
            <w:sz w:val="2"/>
            <w:szCs w:val="2"/>
          </w:rPr>
          <w:delText>1703B</w:delText>
        </w:r>
        <w:r w:rsidR="0033544D" w:rsidRPr="00742779">
          <w:delText>A</w:delText>
        </w:r>
      </w:del>
      <w:ins w:id="3884" w:author="Seth Oranburg" w:date="2026-03-07T09:50:00Z" w16du:dateUtc="2026-03-07T14:50:00Z">
        <w:r w:rsidR="0033544D" w:rsidRPr="00742779">
          <w:t>A</w:t>
        </w:r>
      </w:ins>
      <w:r w:rsidR="0033544D" w:rsidRPr="00742779">
        <w:t xml:space="preserve"> founder who raises $500,000 in SAFEs with a $3M cap and 20% discount might expect to own roughly 13-14% of the company before the Series A. But when the Series A investors invest at a $10M pre-money, all the SAFE caps and discounts convert, and the founder discovers that she owns 9% instead, with the SAFE investors having taken 2-3% through the cap and discount advantages.</w:t>
      </w:r>
    </w:p>
    <w:p w14:paraId="13A20153" w14:textId="77777777" w:rsidR="0033544D" w:rsidRPr="00742779" w:rsidRDefault="00742779" w:rsidP="000E54B1">
      <w:pPr>
        <w:pPrChange w:id="3885" w:author="Seth Oranburg" w:date="2026-03-07T09:50:00Z" w16du:dateUtc="2026-03-07T14:50:00Z">
          <w:pPr>
            <w:pStyle w:val="NormalWeb"/>
          </w:pPr>
        </w:pPrChange>
      </w:pPr>
      <w:del w:id="3886" w:author="Seth Oranburg" w:date="2026-03-07T09:50:00Z" w16du:dateUtc="2026-03-07T14:50:00Z">
        <w:r w:rsidRPr="00742779">
          <w:rPr>
            <w:rFonts w:ascii="ZWAdobeF" w:hAnsi="ZWAdobeF" w:cs="ZWAdobeF"/>
            <w:sz w:val="2"/>
            <w:szCs w:val="2"/>
          </w:rPr>
          <w:delText>1704B</w:delText>
        </w:r>
        <w:r w:rsidR="0033544D" w:rsidRPr="00742779">
          <w:delText>This</w:delText>
        </w:r>
      </w:del>
      <w:ins w:id="3887" w:author="Seth Oranburg" w:date="2026-03-07T09:50:00Z" w16du:dateUtc="2026-03-07T14:50:00Z">
        <w:r w:rsidR="0033544D" w:rsidRPr="00742779">
          <w:t>This</w:t>
        </w:r>
      </w:ins>
      <w:r w:rsidR="0033544D" w:rsidRPr="00742779">
        <w:t xml:space="preserve"> is the trap of deferral. The agency cost between founder and early investor is not resolved at the time of the SAFE. It is deferred to the priced round, where it becomes invisible to the founder and obvious to subsequent investors. The founder accepted a simple instrument that promised to defer valuation negotiation. But she deferred responsibility for negotiating her own future dilution.</w:t>
      </w:r>
      <w:r w:rsidR="0033544D">
        <w:fldChar w:fldCharType="begin"/>
      </w:r>
      <w:r w:rsidR="0033544D">
        <w:instrText>HYPERLINK \l "fn245-11647" \o "Jump to citation"</w:instrText>
      </w:r>
      <w:r w:rsidR="0033544D">
        <w:fldChar w:fldCharType="separate"/>
      </w:r>
      <w:r w:rsidR="0033544D" w:rsidRPr="00742779">
        <w:rPr>
          <w:rStyle w:val="Hyperlink"/>
          <w:color w:val="auto"/>
          <w:u w:val="none"/>
        </w:rPr>
        <w:t>[245</w:t>
      </w:r>
      <w:r w:rsidR="00FA601A" w:rsidRPr="00742779">
        <w:rPr>
          <w:rStyle w:val="Hyperlink"/>
          <w:color w:val="auto"/>
          <w:u w:val="none"/>
        </w:rPr>
        <w:t>]</w:t>
      </w:r>
      <w:r w:rsidR="0033544D">
        <w:fldChar w:fldCharType="end"/>
      </w:r>
    </w:p>
    <w:p w14:paraId="49197B62" w14:textId="77777777" w:rsidR="0033544D" w:rsidRPr="00742779" w:rsidRDefault="0033544D" w:rsidP="000E54B1">
      <w:pPr>
        <w:pStyle w:val="Heading3"/>
        <w:rPr>
          <w:rFonts w:eastAsia="Times New Roman"/>
        </w:rPr>
      </w:pPr>
      <w:r w:rsidRPr="00742779">
        <w:rPr>
          <w:rFonts w:eastAsia="Times New Roman"/>
        </w:rPr>
        <w:t>Party Rounds and Syndicated Investment</w:t>
      </w:r>
    </w:p>
    <w:p w14:paraId="719F3B36" w14:textId="77777777" w:rsidR="0033544D" w:rsidRPr="00742779" w:rsidRDefault="00742779" w:rsidP="000E54B1">
      <w:del w:id="3888" w:author="Seth Oranburg" w:date="2026-03-07T09:50:00Z" w16du:dateUtc="2026-03-07T14:50:00Z">
        <w:r w:rsidRPr="00742779">
          <w:rPr>
            <w:rFonts w:ascii="ZWAdobeF" w:hAnsi="ZWAdobeF" w:cs="ZWAdobeF"/>
            <w:sz w:val="2"/>
            <w:szCs w:val="2"/>
          </w:rPr>
          <w:delText>1705B</w:delText>
        </w:r>
        <w:r w:rsidR="0033544D" w:rsidRPr="00742779">
          <w:delText>Naval</w:delText>
        </w:r>
      </w:del>
      <w:ins w:id="3889" w:author="Seth Oranburg" w:date="2026-03-07T09:50:00Z" w16du:dateUtc="2026-03-07T14:50:00Z">
        <w:r w:rsidR="0033544D" w:rsidRPr="00742779">
          <w:t>Naval</w:t>
        </w:r>
      </w:ins>
      <w:r w:rsidR="0033544D" w:rsidRPr="00742779">
        <w:t xml:space="preserve"> Ravikant, founder of AngelList, realized that even the SAFE solved only part of the early-stage problem. For any popular company, fifty angels might want to invest. Each would need a separate SAFE agreement with potentially different terms. Negotiating fifty separate agreements was bureaucratic hell.</w:t>
      </w:r>
    </w:p>
    <w:p w14:paraId="04AF73F1" w14:textId="77777777" w:rsidR="0033544D" w:rsidRPr="00742779" w:rsidRDefault="00742779" w:rsidP="000E54B1">
      <w:del w:id="3890" w:author="Seth Oranburg" w:date="2026-03-07T09:50:00Z" w16du:dateUtc="2026-03-07T14:50:00Z">
        <w:r w:rsidRPr="00742779">
          <w:rPr>
            <w:rFonts w:ascii="ZWAdobeF" w:hAnsi="ZWAdobeF" w:cs="ZWAdobeF"/>
            <w:sz w:val="2"/>
            <w:szCs w:val="2"/>
          </w:rPr>
          <w:delText>1706B</w:delText>
        </w:r>
        <w:r w:rsidR="0033544D" w:rsidRPr="00742779">
          <w:delText>Ravikant</w:delText>
        </w:r>
        <w:r w:rsidR="009F60D1" w:rsidRPr="00742779">
          <w:delText>’</w:delText>
        </w:r>
        <w:r w:rsidR="0033544D" w:rsidRPr="00742779">
          <w:delText>s</w:delText>
        </w:r>
      </w:del>
      <w:ins w:id="3891" w:author="Seth Oranburg" w:date="2026-03-07T09:50:00Z" w16du:dateUtc="2026-03-07T14:50:00Z">
        <w:r w:rsidR="0033544D" w:rsidRPr="00742779">
          <w:t>Ravikant</w:t>
        </w:r>
        <w:r w:rsidR="009F60D1" w:rsidRPr="00742779">
          <w:t>’</w:t>
        </w:r>
        <w:r w:rsidR="0033544D" w:rsidRPr="00742779">
          <w:t>s</w:t>
        </w:r>
      </w:ins>
      <w:r w:rsidR="0033544D" w:rsidRPr="00742779">
        <w:t xml:space="preserve"> solution was the party round through AngelList Syndicates. A lead investor (the most experienced angel with the strongest relationship to the company) negotiates terms with the founder. The lead investor then invites other angels to participate through a special-purpose vehicle (SPV) that pools their capital. All followers get identical terms because they invest through a single SPV, not as separate individual investors.</w:t>
      </w:r>
    </w:p>
    <w:p w14:paraId="59FF98A0" w14:textId="77777777" w:rsidR="0033544D" w:rsidRPr="00742779" w:rsidRDefault="00742779" w:rsidP="000E54B1">
      <w:del w:id="3892" w:author="Seth Oranburg" w:date="2026-03-07T09:50:00Z" w16du:dateUtc="2026-03-07T14:50:00Z">
        <w:r w:rsidRPr="00742779">
          <w:rPr>
            <w:rFonts w:ascii="ZWAdobeF" w:hAnsi="ZWAdobeF" w:cs="ZWAdobeF"/>
            <w:sz w:val="2"/>
            <w:szCs w:val="2"/>
          </w:rPr>
          <w:lastRenderedPageBreak/>
          <w:delText>1707B</w:delText>
        </w:r>
        <w:r w:rsidR="0033544D" w:rsidRPr="00742779">
          <w:delText>The</w:delText>
        </w:r>
      </w:del>
      <w:ins w:id="3893" w:author="Seth Oranburg" w:date="2026-03-07T09:50:00Z" w16du:dateUtc="2026-03-07T14:50:00Z">
        <w:r w:rsidR="0033544D" w:rsidRPr="00742779">
          <w:t>The</w:t>
        </w:r>
      </w:ins>
      <w:r w:rsidR="0033544D" w:rsidRPr="00742779">
        <w:t xml:space="preserve"> lead investor takes a 20% carry on the followers</w:t>
      </w:r>
      <w:r w:rsidR="009F60D1" w:rsidRPr="00742779">
        <w:t>’</w:t>
      </w:r>
      <w:r w:rsidR="0033544D" w:rsidRPr="00742779">
        <w:t xml:space="preserve"> returns: 20% of any profits generated by the investment. This structure democratized early-stage investing. An angel with only $5,000 could invest alongside angels with $500,000 and receive identical treatment. For founders, it meant closing a round quickly with a single term negotiation rather than fifty repetitions.</w:t>
      </w:r>
    </w:p>
    <w:p w14:paraId="3D8F152E" w14:textId="77777777" w:rsidR="0033544D" w:rsidRPr="00742779" w:rsidRDefault="00742779" w:rsidP="000E54B1">
      <w:pPr>
        <w:pPrChange w:id="3894" w:author="Seth Oranburg" w:date="2026-03-07T09:50:00Z" w16du:dateUtc="2026-03-07T14:50:00Z">
          <w:pPr>
            <w:pStyle w:val="NormalWeb"/>
          </w:pPr>
        </w:pPrChange>
      </w:pPr>
      <w:del w:id="3895" w:author="Seth Oranburg" w:date="2026-03-07T09:50:00Z" w16du:dateUtc="2026-03-07T14:50:00Z">
        <w:r w:rsidRPr="00742779">
          <w:rPr>
            <w:rFonts w:ascii="ZWAdobeF" w:hAnsi="ZWAdobeF" w:cs="ZWAdobeF"/>
            <w:sz w:val="2"/>
            <w:szCs w:val="2"/>
          </w:rPr>
          <w:delText>1708B</w:delText>
        </w:r>
        <w:r w:rsidR="0033544D" w:rsidRPr="00742779">
          <w:delText>But</w:delText>
        </w:r>
      </w:del>
      <w:ins w:id="3896" w:author="Seth Oranburg" w:date="2026-03-07T09:50:00Z" w16du:dateUtc="2026-03-07T14:50:00Z">
        <w:r w:rsidR="0033544D" w:rsidRPr="00742779">
          <w:t>But</w:t>
        </w:r>
      </w:ins>
      <w:r w:rsidR="0033544D" w:rsidRPr="00742779">
        <w:t xml:space="preserve"> the syndication structure created a new principal-agent problem: diffused ownership created diffused monitoring.</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When fifty angels own a company through an SPV, none of them is sufficiently invested to monitor operations. The lead investor typically takes a board seat or observer rights, but the followers have minimal visibility. The followers are passive beneficiaries of the SPV</w:t>
      </w:r>
      <w:r w:rsidR="009F60D1" w:rsidRPr="00742779">
        <w:t>’</w:t>
      </w:r>
      <w:r w:rsidR="0033544D" w:rsidRPr="00742779">
        <w:t>s equity stake.</w:t>
      </w:r>
    </w:p>
    <w:p w14:paraId="352C647F" w14:textId="77777777" w:rsidR="0033544D" w:rsidRPr="00742779" w:rsidRDefault="00742779" w:rsidP="000E54B1">
      <w:pPr>
        <w:pPrChange w:id="3897" w:author="Seth Oranburg" w:date="2026-03-07T09:50:00Z" w16du:dateUtc="2026-03-07T14:50:00Z">
          <w:pPr>
            <w:pStyle w:val="NormalWeb"/>
          </w:pPr>
        </w:pPrChange>
      </w:pPr>
      <w:del w:id="3898" w:author="Seth Oranburg" w:date="2026-03-07T09:50:00Z" w16du:dateUtc="2026-03-07T14:50:00Z">
        <w:r w:rsidRPr="00742779">
          <w:rPr>
            <w:rFonts w:ascii="ZWAdobeF" w:hAnsi="ZWAdobeF" w:cs="ZWAdobeF"/>
            <w:sz w:val="2"/>
            <w:szCs w:val="2"/>
          </w:rPr>
          <w:delText>1709B</w:delText>
        </w:r>
        <w:r w:rsidR="0033544D" w:rsidRPr="00742779">
          <w:delText>The</w:delText>
        </w:r>
      </w:del>
      <w:ins w:id="3899" w:author="Seth Oranburg" w:date="2026-03-07T09:50:00Z" w16du:dateUtc="2026-03-07T14:50:00Z">
        <w:r w:rsidR="0033544D" w:rsidRPr="00742779">
          <w:t>The</w:t>
        </w:r>
      </w:ins>
      <w:r w:rsidR="0033544D" w:rsidRPr="00742779">
        <w:t xml:space="preserve"> lead investor</w:t>
      </w:r>
      <w:r w:rsidR="009F60D1" w:rsidRPr="00742779">
        <w:t>’</w:t>
      </w:r>
      <w:r w:rsidR="0033544D" w:rsidRPr="00742779">
        <w:t>s incentives diverge from the followers</w:t>
      </w:r>
      <w:r w:rsidR="009F60D1" w:rsidRPr="00742779">
        <w:t>’</w:t>
      </w:r>
      <w:r w:rsidR="0033544D" w:rsidRPr="00742779">
        <w:t xml:space="preserve"> incentives in one critical way: carry.</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The lead investor received 20% of profits above the followers</w:t>
      </w:r>
      <w:r w:rsidR="009F60D1" w:rsidRPr="00742779">
        <w:t>’</w:t>
      </w:r>
      <w:r w:rsidR="0033544D" w:rsidRPr="00742779">
        <w:t xml:space="preserve"> return of capital. If the company is eventually sold for $10M and the SPV investors</w:t>
      </w:r>
      <w:r w:rsidR="009F60D1" w:rsidRPr="00742779">
        <w:t>’</w:t>
      </w:r>
      <w:r w:rsidR="0033544D" w:rsidRPr="00742779">
        <w:t xml:space="preserve"> capital returns 2x, the lead investor captures 20% of the 2x return. But if the company is sold for $50M and the SPV investors</w:t>
      </w:r>
      <w:r w:rsidR="009F60D1" w:rsidRPr="00742779">
        <w:t>’</w:t>
      </w:r>
      <w:r w:rsidR="0033544D" w:rsidRPr="00742779">
        <w:t xml:space="preserve"> capital returns 5x, the lead investor captures 20% of the 5x return. The lead investor</w:t>
      </w:r>
      <w:r w:rsidR="009F60D1" w:rsidRPr="00742779">
        <w:t>’</w:t>
      </w:r>
      <w:r w:rsidR="0033544D" w:rsidRPr="00742779">
        <w:t>s compensation increases with the absolute magnitude of returns, not the probability of success. This creates incentives for the lead investor to push for aggressive growth, risky pivots, and additional rounds of financing that boost valuation, even if those decisions harm followers</w:t>
      </w:r>
      <w:r w:rsidR="009F60D1" w:rsidRPr="00742779">
        <w:t>’</w:t>
      </w:r>
      <w:r w:rsidR="0033544D" w:rsidRPr="00742779">
        <w:t xml:space="preserve"> interests.</w:t>
      </w:r>
      <w:r w:rsidR="0033544D">
        <w:fldChar w:fldCharType="begin"/>
      </w:r>
      <w:r w:rsidR="0033544D">
        <w:instrText>HYPERLINK \l "fn246-11647" \o "Jump to citation"</w:instrText>
      </w:r>
      <w:r w:rsidR="0033544D">
        <w:fldChar w:fldCharType="separate"/>
      </w:r>
      <w:r w:rsidR="0033544D" w:rsidRPr="00742779">
        <w:rPr>
          <w:rStyle w:val="Hyperlink"/>
          <w:color w:val="auto"/>
          <w:u w:val="none"/>
        </w:rPr>
        <w:t>[246</w:t>
      </w:r>
      <w:r w:rsidR="00FA601A" w:rsidRPr="00742779">
        <w:rPr>
          <w:rStyle w:val="Hyperlink"/>
          <w:color w:val="auto"/>
          <w:u w:val="none"/>
        </w:rPr>
        <w:t>]</w:t>
      </w:r>
      <w:r w:rsidR="0033544D">
        <w:fldChar w:fldCharType="end"/>
      </w:r>
    </w:p>
    <w:p w14:paraId="03182D5D" w14:textId="77777777" w:rsidR="0033544D" w:rsidRPr="00742779" w:rsidRDefault="00742779" w:rsidP="000E54B1">
      <w:del w:id="3900" w:author="Seth Oranburg" w:date="2026-03-07T09:50:00Z" w16du:dateUtc="2026-03-07T14:50:00Z">
        <w:r w:rsidRPr="00742779">
          <w:rPr>
            <w:rFonts w:ascii="ZWAdobeF" w:hAnsi="ZWAdobeF" w:cs="ZWAdobeF"/>
            <w:sz w:val="2"/>
            <w:szCs w:val="2"/>
          </w:rPr>
          <w:delText>1710B</w:delText>
        </w:r>
        <w:r w:rsidR="0033544D" w:rsidRPr="00742779">
          <w:delText>The</w:delText>
        </w:r>
      </w:del>
      <w:ins w:id="3901" w:author="Seth Oranburg" w:date="2026-03-07T09:50:00Z" w16du:dateUtc="2026-03-07T14:50:00Z">
        <w:r w:rsidR="0033544D" w:rsidRPr="00742779">
          <w:t>The</w:t>
        </w:r>
      </w:ins>
      <w:r w:rsidR="0033544D" w:rsidRPr="00742779">
        <w:t xml:space="preserve"> followers cannot easily monitor whether the lead investor is making decisions in their interest or in pursuit of higher carry. They cannot vote the lead investor off the board. They cannot require information rights or approval for major decisions. If they become unhappy with the lead investor</w:t>
      </w:r>
      <w:r w:rsidR="009F60D1" w:rsidRPr="00742779">
        <w:t>’</w:t>
      </w:r>
      <w:r w:rsidR="0033544D" w:rsidRPr="00742779">
        <w:t>s choices, their only recourse is to attempt to sell their shares on secondary markets if such a market exists. But secondary markets for startup equity were illiquid until very recently.</w:t>
      </w:r>
    </w:p>
    <w:p w14:paraId="2484838F" w14:textId="77777777" w:rsidR="0033544D" w:rsidRPr="00742779" w:rsidRDefault="0059744E" w:rsidP="000E54B1">
      <w:pPr>
        <w:rPr>
          <w:del w:id="3902" w:author="Seth Oranburg" w:date="2026-03-07T09:50:00Z" w16du:dateUtc="2026-03-07T14:50:00Z"/>
          <w:rFonts w:eastAsia="Times New Roman"/>
        </w:rPr>
      </w:pPr>
      <w:del w:id="3903" w:author="Seth Oranburg" w:date="2026-03-07T09:50:00Z" w16du:dateUtc="2026-03-07T14:50:00Z">
        <w:r>
          <w:rPr>
            <w:rFonts w:eastAsia="Times New Roman"/>
            <w:noProof/>
          </w:rPr>
          <w:pict w14:anchorId="02AAE63A">
            <v:rect id="_x0000_i1064" alt="P2011#yIS1" style="width:239.6pt;height:.05pt;mso-width-percent:0;mso-height-percent:0;mso-width-percent:0;mso-height-percent:0" o:hrpct="512" o:hralign="center" o:hrstd="t" o:hr="t" fillcolor="#a0a0a0" stroked="f"/>
          </w:pict>
        </w:r>
      </w:del>
    </w:p>
    <w:p w14:paraId="5190F85D" w14:textId="77777777" w:rsidR="0033544D" w:rsidRPr="00742779" w:rsidRDefault="0059744E" w:rsidP="000E54B1">
      <w:pPr>
        <w:rPr>
          <w:ins w:id="3904" w:author="Seth Oranburg" w:date="2026-03-07T09:50:00Z" w16du:dateUtc="2026-03-07T14:50:00Z"/>
          <w:rFonts w:eastAsia="Times New Roman"/>
        </w:rPr>
      </w:pPr>
      <w:ins w:id="3905" w:author="Seth Oranburg" w:date="2026-03-07T09:50:00Z" w16du:dateUtc="2026-03-07T14:50:00Z">
        <w:r>
          <w:rPr>
            <w:rFonts w:eastAsia="Times New Roman"/>
            <w:noProof/>
          </w:rPr>
          <w:pict w14:anchorId="56A777EC">
            <v:rect id="_x0000_i1063" alt="P2011#yIS1" style="width:239.6pt;height:.05pt;mso-width-percent:0;mso-height-percent:0;mso-width-percent:0;mso-height-percent:0" o:hrpct="512" o:hralign="center" o:hrstd="t" o:hr="t" fillcolor="#a0a0a0" stroked="f"/>
          </w:pict>
        </w:r>
      </w:ins>
    </w:p>
    <w:p w14:paraId="4194EEBD" w14:textId="77777777" w:rsidR="0033544D" w:rsidRPr="00742779" w:rsidRDefault="0033544D" w:rsidP="000E54B1">
      <w:pPr>
        <w:pStyle w:val="Heading2"/>
        <w:rPr>
          <w:rFonts w:eastAsia="Times New Roman"/>
        </w:rPr>
      </w:pPr>
      <w:r w:rsidRPr="00742779">
        <w:rPr>
          <w:rFonts w:eastAsia="Times New Roman"/>
        </w:rPr>
        <w:t>Venture Capital: Structure and Governance</w:t>
      </w:r>
    </w:p>
    <w:p w14:paraId="0997A92C" w14:textId="77777777" w:rsidR="0033544D" w:rsidRPr="00742779" w:rsidRDefault="00742779" w:rsidP="000E54B1">
      <w:del w:id="3906" w:author="Seth Oranburg" w:date="2026-03-07T09:50:00Z" w16du:dateUtc="2026-03-07T14:50:00Z">
        <w:r w:rsidRPr="00742779">
          <w:rPr>
            <w:rFonts w:ascii="ZWAdobeF" w:hAnsi="ZWAdobeF" w:cs="ZWAdobeF"/>
            <w:sz w:val="2"/>
            <w:szCs w:val="2"/>
          </w:rPr>
          <w:delText>1711B</w:delText>
        </w:r>
        <w:r w:rsidR="0033544D" w:rsidRPr="00742779">
          <w:delText>Venture</w:delText>
        </w:r>
      </w:del>
      <w:ins w:id="3907" w:author="Seth Oranburg" w:date="2026-03-07T09:50:00Z" w16du:dateUtc="2026-03-07T14:50:00Z">
        <w:r w:rsidR="0033544D" w:rsidRPr="00742779">
          <w:t>Venture</w:t>
        </w:r>
      </w:ins>
      <w:r w:rsidR="0033544D" w:rsidRPr="00742779">
        <w:t xml:space="preserve"> capital enters when companies move beyond the prototype stage and need capital to scale operations. A typical Series A round raises $2M to $5M. Series B rounds often raise $7M to $15M. Series C and later </w:t>
      </w:r>
      <w:r w:rsidR="0033544D" w:rsidRPr="00742779">
        <w:lastRenderedPageBreak/>
        <w:t>rounds can reach $20M to $50M or more. These amounts require institutional capital that angels cannot provide individually.</w:t>
      </w:r>
    </w:p>
    <w:p w14:paraId="1A41AEAA" w14:textId="77777777" w:rsidR="0033544D" w:rsidRPr="00742779" w:rsidRDefault="00742779" w:rsidP="000E54B1">
      <w:del w:id="3908" w:author="Seth Oranburg" w:date="2026-03-07T09:50:00Z" w16du:dateUtc="2026-03-07T14:50:00Z">
        <w:r w:rsidRPr="00742779">
          <w:rPr>
            <w:rFonts w:ascii="ZWAdobeF" w:hAnsi="ZWAdobeF" w:cs="ZWAdobeF"/>
            <w:sz w:val="2"/>
            <w:szCs w:val="2"/>
          </w:rPr>
          <w:delText>1712B</w:delText>
        </w:r>
        <w:r w:rsidR="0033544D" w:rsidRPr="00742779">
          <w:delText>This</w:delText>
        </w:r>
      </w:del>
      <w:ins w:id="3909" w:author="Seth Oranburg" w:date="2026-03-07T09:50:00Z" w16du:dateUtc="2026-03-07T14:50:00Z">
        <w:r w:rsidR="0033544D" w:rsidRPr="00742779">
          <w:t>This</w:t>
        </w:r>
      </w:ins>
      <w:r w:rsidR="0033544D" w:rsidRPr="00742779">
        <w:t xml:space="preserve"> progression from angel to venture capital marks a critical shift in how the governance problem is addressed. Angels rely primarily on trust and personal relationships. Venture capitalists rely on sophisticated contractual protections—liquidation preferences, board seats, protective provisions, anti-dilution rights—that give them veto power over major decisions even when they own minority equity positions. This is organizational law working through private ordering rather than statutory default rules. Venture capitalists cannot monitor daily operations, so they negotiate tripwires that force founders to seek approval before taking actions that could harm investor interests.</w:t>
      </w:r>
    </w:p>
    <w:p w14:paraId="64D673A4" w14:textId="77777777" w:rsidR="0033544D" w:rsidRPr="00742779" w:rsidRDefault="0033544D" w:rsidP="000E54B1">
      <w:pPr>
        <w:pStyle w:val="Heading3"/>
        <w:rPr>
          <w:rFonts w:eastAsia="Times New Roman"/>
        </w:rPr>
      </w:pPr>
      <w:r w:rsidRPr="00742779">
        <w:rPr>
          <w:rFonts w:eastAsia="Times New Roman"/>
        </w:rPr>
        <w:t>The Limited Partnership Structure</w:t>
      </w:r>
    </w:p>
    <w:p w14:paraId="121F4A26" w14:textId="77777777" w:rsidR="0033544D" w:rsidRPr="00742779" w:rsidRDefault="00742779" w:rsidP="000E54B1">
      <w:del w:id="3910" w:author="Seth Oranburg" w:date="2026-03-07T09:50:00Z" w16du:dateUtc="2026-03-07T14:50:00Z">
        <w:r w:rsidRPr="00742779">
          <w:rPr>
            <w:rFonts w:ascii="ZWAdobeF" w:hAnsi="ZWAdobeF" w:cs="ZWAdobeF"/>
            <w:sz w:val="2"/>
            <w:szCs w:val="2"/>
          </w:rPr>
          <w:delText>1713B</w:delText>
        </w:r>
        <w:r w:rsidR="0033544D" w:rsidRPr="00742779">
          <w:delText>Venture</w:delText>
        </w:r>
      </w:del>
      <w:ins w:id="3911" w:author="Seth Oranburg" w:date="2026-03-07T09:50:00Z" w16du:dateUtc="2026-03-07T14:50:00Z">
        <w:r w:rsidR="0033544D" w:rsidRPr="00742779">
          <w:t>Venture</w:t>
        </w:r>
      </w:ins>
      <w:r w:rsidR="0033544D" w:rsidRPr="00742779">
        <w:t xml:space="preserve"> capital firms are professionally managed investment funds that raise money from institutional investors called limited partners. The limited partners include pension funds, university endowments, foundations, insurance companies, and family offices. These institutions allocate a portion of their portfolios to venture capital seeking high returns that offset the extreme risk of startup investing and compensate for the long illiquidity period before exits occur.</w:t>
      </w:r>
    </w:p>
    <w:p w14:paraId="556C590A" w14:textId="77777777" w:rsidR="0033544D" w:rsidRPr="00742779" w:rsidRDefault="00742779" w:rsidP="000E54B1">
      <w:pPr>
        <w:pPrChange w:id="3912" w:author="Seth Oranburg" w:date="2026-03-07T09:50:00Z" w16du:dateUtc="2026-03-07T14:50:00Z">
          <w:pPr>
            <w:pStyle w:val="NormalWeb"/>
          </w:pPr>
        </w:pPrChange>
      </w:pPr>
      <w:del w:id="3913" w:author="Seth Oranburg" w:date="2026-03-07T09:50:00Z" w16du:dateUtc="2026-03-07T14:50:00Z">
        <w:r w:rsidRPr="00742779">
          <w:rPr>
            <w:rFonts w:ascii="ZWAdobeF" w:hAnsi="ZWAdobeF" w:cs="ZWAdobeF"/>
            <w:sz w:val="2"/>
            <w:szCs w:val="2"/>
          </w:rPr>
          <w:delText>1714B</w:delText>
        </w:r>
        <w:r w:rsidR="0033544D" w:rsidRPr="00742779">
          <w:delText>The</w:delText>
        </w:r>
      </w:del>
      <w:ins w:id="3914" w:author="Seth Oranburg" w:date="2026-03-07T09:50:00Z" w16du:dateUtc="2026-03-07T14:50:00Z">
        <w:r w:rsidR="0033544D" w:rsidRPr="00742779">
          <w:t>The</w:t>
        </w:r>
      </w:ins>
      <w:r w:rsidR="0033544D" w:rsidRPr="00742779">
        <w:t xml:space="preserve"> venture firm</w:t>
      </w:r>
      <w:r w:rsidR="009F60D1" w:rsidRPr="00742779">
        <w:t>’</w:t>
      </w:r>
      <w:r w:rsidR="0033544D" w:rsidRPr="00742779">
        <w:t>s general partners manage the fund and make all investment decisions. Limited partners provide capital but have no say in which companies receive funding or what terms the venture firm negotiates. This separation is formalized in a Limited Partnership Agreement that typically runs 50-100 pages and governs the relationship for 10-12 years.</w:t>
      </w:r>
      <w:r w:rsidR="0033544D">
        <w:fldChar w:fldCharType="begin"/>
      </w:r>
      <w:r w:rsidR="0033544D">
        <w:instrText>HYPERLINK \l "fn247-11647" \o "Jump to citation"</w:instrText>
      </w:r>
      <w:r w:rsidR="0033544D">
        <w:fldChar w:fldCharType="separate"/>
      </w:r>
      <w:r w:rsidR="0033544D" w:rsidRPr="00742779">
        <w:rPr>
          <w:rStyle w:val="Hyperlink"/>
          <w:color w:val="auto"/>
          <w:u w:val="none"/>
        </w:rPr>
        <w:t>[247</w:t>
      </w:r>
      <w:r w:rsidR="00FA601A" w:rsidRPr="00742779">
        <w:rPr>
          <w:rStyle w:val="Hyperlink"/>
          <w:color w:val="auto"/>
          <w:u w:val="none"/>
        </w:rPr>
        <w:t>]</w:t>
      </w:r>
      <w:r w:rsidR="0033544D">
        <w:fldChar w:fldCharType="end"/>
      </w:r>
    </w:p>
    <w:p w14:paraId="38A0A82E" w14:textId="77777777" w:rsidR="0033544D" w:rsidRPr="00742779" w:rsidRDefault="00742779" w:rsidP="000E54B1">
      <w:pPr>
        <w:pPrChange w:id="3915" w:author="Seth Oranburg" w:date="2026-03-07T09:50:00Z" w16du:dateUtc="2026-03-07T14:50:00Z">
          <w:pPr>
            <w:pStyle w:val="NormalWeb"/>
          </w:pPr>
        </w:pPrChange>
      </w:pPr>
      <w:del w:id="3916" w:author="Seth Oranburg" w:date="2026-03-07T09:50:00Z" w16du:dateUtc="2026-03-07T14:50:00Z">
        <w:r w:rsidRPr="00742779">
          <w:rPr>
            <w:rFonts w:ascii="ZWAdobeF" w:hAnsi="ZWAdobeF" w:cs="ZWAdobeF"/>
            <w:sz w:val="2"/>
            <w:szCs w:val="2"/>
          </w:rPr>
          <w:delText>1715B</w:delText>
        </w:r>
        <w:r w:rsidR="0033544D" w:rsidRPr="00742779">
          <w:delText>Venture</w:delText>
        </w:r>
      </w:del>
      <w:ins w:id="3917" w:author="Seth Oranburg" w:date="2026-03-07T09:50:00Z" w16du:dateUtc="2026-03-07T14:50:00Z">
        <w:r w:rsidR="0033544D" w:rsidRPr="00742779">
          <w:t>Venture</w:t>
        </w:r>
      </w:ins>
      <w:r w:rsidR="0033544D" w:rsidRPr="00742779">
        <w:t xml:space="preserve"> funds typically charge a 2/20 fee structure.</w:t>
      </w:r>
      <w:r w:rsidR="0033544D">
        <w:fldChar w:fldCharType="begin"/>
      </w:r>
      <w:r w:rsidR="0033544D">
        <w:instrText>HYPERLINK \l "fn247-11647" \o "Jump to citation"</w:instrText>
      </w:r>
      <w:r w:rsidR="0033544D">
        <w:fldChar w:fldCharType="separate"/>
      </w:r>
      <w:r w:rsidR="0033544D" w:rsidRPr="00742779">
        <w:rPr>
          <w:rStyle w:val="Hyperlink"/>
          <w:color w:val="auto"/>
          <w:u w:val="none"/>
        </w:rPr>
        <w:t>[247</w:t>
      </w:r>
      <w:r w:rsidR="00FA601A" w:rsidRPr="00742779">
        <w:rPr>
          <w:rStyle w:val="Hyperlink"/>
          <w:color w:val="auto"/>
          <w:u w:val="none"/>
        </w:rPr>
        <w:t>]</w:t>
      </w:r>
      <w:r w:rsidR="0033544D">
        <w:fldChar w:fldCharType="end"/>
      </w:r>
      <w:r w:rsidR="0033544D" w:rsidRPr="00742779">
        <w:t xml:space="preserve"> The management fee is 2% of committed capital annually. This fee pays the venture firm</w:t>
      </w:r>
      <w:r w:rsidR="009F60D1" w:rsidRPr="00742779">
        <w:t>’</w:t>
      </w:r>
      <w:r w:rsidR="0033544D" w:rsidRPr="00742779">
        <w:t>s operating expenses including partner salaries, office rent, legal fees, due diligence costs, and portfolio company monitoring expenses. The carried interest, commonly called carry, is 20% of profits after limited partners receive their invested capital back plus a preferred return, typically 8% annually.</w:t>
      </w:r>
    </w:p>
    <w:p w14:paraId="0660B47F" w14:textId="77777777" w:rsidR="0033544D" w:rsidRPr="00742779" w:rsidRDefault="00742779" w:rsidP="000E54B1">
      <w:del w:id="3918" w:author="Seth Oranburg" w:date="2026-03-07T09:50:00Z" w16du:dateUtc="2026-03-07T14:50:00Z">
        <w:r w:rsidRPr="00742779">
          <w:rPr>
            <w:rFonts w:ascii="ZWAdobeF" w:hAnsi="ZWAdobeF" w:cs="ZWAdobeF"/>
            <w:sz w:val="2"/>
            <w:szCs w:val="2"/>
          </w:rPr>
          <w:delText>1716B</w:delText>
        </w:r>
        <w:r w:rsidR="0033544D" w:rsidRPr="00742779">
          <w:delText>Consider</w:delText>
        </w:r>
      </w:del>
      <w:ins w:id="3919" w:author="Seth Oranburg" w:date="2026-03-07T09:50:00Z" w16du:dateUtc="2026-03-07T14:50:00Z">
        <w:r w:rsidR="0033544D" w:rsidRPr="00742779">
          <w:t>Consider</w:t>
        </w:r>
      </w:ins>
      <w:r w:rsidR="0033544D" w:rsidRPr="00742779">
        <w:t xml:space="preserve"> a $100M venture fund operating under standard 2/20 terms. The general partners collect $2M per year in management fees over the fund</w:t>
      </w:r>
      <w:r w:rsidR="009F60D1" w:rsidRPr="00742779">
        <w:t>’</w:t>
      </w:r>
      <w:r w:rsidR="0033544D" w:rsidRPr="00742779">
        <w:t>s ten-year life, totaling $20M. The fund invests the $100M in portfolio companies over the first three to five years. Suppose the fund ultimately returns $300M after ten years through exits including IPOs and acquisitions.</w:t>
      </w:r>
    </w:p>
    <w:p w14:paraId="46F92010" w14:textId="77777777" w:rsidR="0033544D" w:rsidRPr="00742779" w:rsidRDefault="00742779" w:rsidP="000E54B1">
      <w:del w:id="3920" w:author="Seth Oranburg" w:date="2026-03-07T09:50:00Z" w16du:dateUtc="2026-03-07T14:50:00Z">
        <w:r w:rsidRPr="00742779">
          <w:rPr>
            <w:rFonts w:ascii="ZWAdobeF" w:hAnsi="ZWAdobeF" w:cs="ZWAdobeF"/>
            <w:sz w:val="2"/>
            <w:szCs w:val="2"/>
          </w:rPr>
          <w:delText>1717B</w:delText>
        </w:r>
        <w:r w:rsidR="0033544D" w:rsidRPr="00742779">
          <w:delText>The</w:delText>
        </w:r>
      </w:del>
      <w:ins w:id="3921" w:author="Seth Oranburg" w:date="2026-03-07T09:50:00Z" w16du:dateUtc="2026-03-07T14:50:00Z">
        <w:r w:rsidR="0033544D" w:rsidRPr="00742779">
          <w:t>The</w:t>
        </w:r>
      </w:ins>
      <w:r w:rsidR="0033544D" w:rsidRPr="00742779">
        <w:t xml:space="preserve"> limited partners first receive their $100M capital back. They then receive an 8% preferred return on that capital, compounded over ten years. </w:t>
      </w:r>
      <w:r w:rsidR="0033544D" w:rsidRPr="00742779">
        <w:lastRenderedPageBreak/>
        <w:t xml:space="preserve">This comes to roughly $116M. The total </w:t>
      </w:r>
      <w:r w:rsidR="009F60D1" w:rsidRPr="00742779">
        <w:t>“</w:t>
      </w:r>
      <w:r w:rsidR="0033544D" w:rsidRPr="00742779">
        <w:t>hurdle</w:t>
      </w:r>
      <w:r w:rsidR="009F60D1" w:rsidRPr="00742779">
        <w:t>”</w:t>
      </w:r>
      <w:r w:rsidR="0033544D" w:rsidRPr="00742779">
        <w:t xml:space="preserve"> is approximately $216M. The remaining profits ($300M minus $216M equals $84M) are split 80/20. Limited partners receive $67M. General partners receive $17M in carried interest.</w:t>
      </w:r>
    </w:p>
    <w:p w14:paraId="5E4FDAEE" w14:textId="77777777" w:rsidR="0033544D" w:rsidRPr="00742779" w:rsidRDefault="00742779" w:rsidP="000E54B1">
      <w:del w:id="3922" w:author="Seth Oranburg" w:date="2026-03-07T09:50:00Z" w16du:dateUtc="2026-03-07T14:50:00Z">
        <w:r w:rsidRPr="00742779">
          <w:rPr>
            <w:rFonts w:ascii="ZWAdobeF" w:hAnsi="ZWAdobeF" w:cs="ZWAdobeF"/>
            <w:sz w:val="2"/>
            <w:szCs w:val="2"/>
          </w:rPr>
          <w:delText>1718B</w:delText>
        </w:r>
        <w:r w:rsidR="0033544D" w:rsidRPr="00742779">
          <w:delText>The</w:delText>
        </w:r>
      </w:del>
      <w:ins w:id="3923" w:author="Seth Oranburg" w:date="2026-03-07T09:50:00Z" w16du:dateUtc="2026-03-07T14:50:00Z">
        <w:r w:rsidR="0033544D" w:rsidRPr="00742779">
          <w:t>The</w:t>
        </w:r>
      </w:ins>
      <w:r w:rsidR="0033544D" w:rsidRPr="00742779">
        <w:t xml:space="preserve"> general partners thus receive $20M in management fees plus $17M in carried interest, totaling $37M over ten years. The limited partners receive $100M capital return plus $116M preferred return plus $67M profit share, totaling $283M. The fund returned 2.83x to limited partners after fees.</w:t>
      </w:r>
    </w:p>
    <w:p w14:paraId="388EC37D" w14:textId="77777777" w:rsidR="0033544D" w:rsidRPr="00742779" w:rsidRDefault="00742779" w:rsidP="000E54B1">
      <w:pPr>
        <w:pPrChange w:id="3924" w:author="Seth Oranburg" w:date="2026-03-07T09:50:00Z" w16du:dateUtc="2026-03-07T14:50:00Z">
          <w:pPr>
            <w:pStyle w:val="NormalWeb"/>
          </w:pPr>
        </w:pPrChange>
      </w:pPr>
      <w:del w:id="3925" w:author="Seth Oranburg" w:date="2026-03-07T09:50:00Z" w16du:dateUtc="2026-03-07T14:50:00Z">
        <w:r w:rsidRPr="00742779">
          <w:rPr>
            <w:rFonts w:ascii="ZWAdobeF" w:hAnsi="ZWAdobeF" w:cs="ZWAdobeF"/>
            <w:sz w:val="2"/>
            <w:szCs w:val="2"/>
          </w:rPr>
          <w:delText>1719B</w:delText>
        </w:r>
        <w:r w:rsidR="0033544D" w:rsidRPr="00742779">
          <w:delText>This</w:delText>
        </w:r>
      </w:del>
      <w:ins w:id="3926" w:author="Seth Oranburg" w:date="2026-03-07T09:50:00Z" w16du:dateUtc="2026-03-07T14:50:00Z">
        <w:r w:rsidR="0033544D" w:rsidRPr="00742779">
          <w:t>This</w:t>
        </w:r>
      </w:ins>
      <w:r w:rsidR="0033544D" w:rsidRPr="00742779">
        <w:t xml:space="preserve"> fee structure creates specific incentives.</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Management fees provide stable income regardless of fund performance. Carry creates upside for exceptional performance. The preferred return ensures that general partners do not receive carry until limited partners achieve a baseline return. But the structure also creates conflicts.</w:t>
      </w:r>
      <w:r w:rsidR="0033544D">
        <w:fldChar w:fldCharType="begin"/>
      </w:r>
      <w:r w:rsidR="0033544D">
        <w:instrText>HYPERLINK \l "fn242-11647" \o "Jump to citation"</w:instrText>
      </w:r>
      <w:r w:rsidR="0033544D">
        <w:fldChar w:fldCharType="separate"/>
      </w:r>
      <w:r w:rsidR="0033544D" w:rsidRPr="00742779">
        <w:rPr>
          <w:rStyle w:val="Hyperlink"/>
          <w:color w:val="auto"/>
          <w:u w:val="none"/>
        </w:rPr>
        <w:t>[242</w:t>
      </w:r>
      <w:r w:rsidR="00FA601A" w:rsidRPr="00742779">
        <w:rPr>
          <w:rStyle w:val="Hyperlink"/>
          <w:color w:val="auto"/>
          <w:u w:val="none"/>
        </w:rPr>
        <w:t>]</w:t>
      </w:r>
      <w:r w:rsidR="0033544D">
        <w:fldChar w:fldCharType="end"/>
      </w:r>
      <w:r w:rsidR="0033544D" w:rsidRPr="00742779">
        <w:t xml:space="preserve"> General partners may prefer raising larger subsequent funds (which increase management fee income) over optimizing returns for current limited partners. They may prefer high-risk strategies that increase the chance of exceptional returns (and carry) even if those strategies have lower expected value.</w:t>
      </w:r>
    </w:p>
    <w:p w14:paraId="57EE62E2" w14:textId="77777777" w:rsidR="0033544D" w:rsidRPr="00742779" w:rsidRDefault="0033544D" w:rsidP="000E54B1">
      <w:pPr>
        <w:pStyle w:val="Heading3"/>
        <w:rPr>
          <w:rFonts w:eastAsia="Times New Roman"/>
        </w:rPr>
      </w:pPr>
      <w:r w:rsidRPr="00742779">
        <w:rPr>
          <w:rFonts w:eastAsia="Times New Roman"/>
        </w:rPr>
        <w:t>Protective Provisions and Negative Covenants</w:t>
      </w:r>
    </w:p>
    <w:p w14:paraId="6F545516" w14:textId="77777777" w:rsidR="0033544D" w:rsidRPr="00742779" w:rsidRDefault="00742779" w:rsidP="000E54B1">
      <w:pPr>
        <w:pPrChange w:id="3927" w:author="Seth Oranburg" w:date="2026-03-07T09:50:00Z" w16du:dateUtc="2026-03-07T14:50:00Z">
          <w:pPr>
            <w:pStyle w:val="NormalWeb"/>
          </w:pPr>
        </w:pPrChange>
      </w:pPr>
      <w:del w:id="3928" w:author="Seth Oranburg" w:date="2026-03-07T09:50:00Z" w16du:dateUtc="2026-03-07T14:50:00Z">
        <w:r w:rsidRPr="00742779">
          <w:rPr>
            <w:rFonts w:ascii="ZWAdobeF" w:hAnsi="ZWAdobeF" w:cs="ZWAdobeF"/>
            <w:sz w:val="2"/>
            <w:szCs w:val="2"/>
          </w:rPr>
          <w:delText>1720B</w:delText>
        </w:r>
        <w:r w:rsidR="0033544D" w:rsidRPr="00742779">
          <w:delText>When</w:delText>
        </w:r>
      </w:del>
      <w:ins w:id="3929" w:author="Seth Oranburg" w:date="2026-03-07T09:50:00Z" w16du:dateUtc="2026-03-07T14:50:00Z">
        <w:r w:rsidR="0033544D" w:rsidRPr="00742779">
          <w:t>When</w:t>
        </w:r>
      </w:ins>
      <w:r w:rsidR="0033544D" w:rsidRPr="00742779">
        <w:t xml:space="preserve"> venture capital firms invest, they do not simply purchase equity. They purchase a bundle of control rights designed to protect their investment and ensure they can eventually exit with a return.</w:t>
      </w:r>
      <w:r w:rsidR="0033544D">
        <w:fldChar w:fldCharType="begin"/>
      </w:r>
      <w:r w:rsidR="0033544D">
        <w:instrText>HYPERLINK \l "fn248-11647" \o "Jump to citation"</w:instrText>
      </w:r>
      <w:r w:rsidR="0033544D">
        <w:fldChar w:fldCharType="separate"/>
      </w:r>
      <w:r w:rsidR="0033544D" w:rsidRPr="00742779">
        <w:rPr>
          <w:rStyle w:val="Hyperlink"/>
          <w:color w:val="auto"/>
          <w:u w:val="none"/>
        </w:rPr>
        <w:t>[248</w:t>
      </w:r>
      <w:r w:rsidR="00FA601A" w:rsidRPr="00742779">
        <w:rPr>
          <w:rStyle w:val="Hyperlink"/>
          <w:color w:val="auto"/>
          <w:u w:val="none"/>
        </w:rPr>
        <w:t>]</w:t>
      </w:r>
      <w:r w:rsidR="0033544D">
        <w:fldChar w:fldCharType="end"/>
      </w:r>
      <w:r w:rsidR="0033544D" w:rsidRPr="00742779">
        <w:t xml:space="preserve"> These provisions appear in the certificate of incorporation, which governs the rights of different classes of stock, and in ancillary agreements including investor rights agreements and voting agreements.</w:t>
      </w:r>
    </w:p>
    <w:p w14:paraId="115116CB" w14:textId="77777777" w:rsidR="0033544D" w:rsidRPr="00742779" w:rsidRDefault="00742779" w:rsidP="000E54B1">
      <w:del w:id="3930" w:author="Seth Oranburg" w:date="2026-03-07T09:50:00Z" w16du:dateUtc="2026-03-07T14:50:00Z">
        <w:r w:rsidRPr="00742779">
          <w:rPr>
            <w:rFonts w:ascii="ZWAdobeF" w:hAnsi="ZWAdobeF" w:cs="ZWAdobeF"/>
            <w:sz w:val="2"/>
            <w:szCs w:val="2"/>
          </w:rPr>
          <w:delText>1721B</w:delText>
        </w:r>
        <w:r w:rsidR="0033544D" w:rsidRPr="00742779">
          <w:delText>These</w:delText>
        </w:r>
      </w:del>
      <w:ins w:id="3931" w:author="Seth Oranburg" w:date="2026-03-07T09:50:00Z" w16du:dateUtc="2026-03-07T14:50:00Z">
        <w:r w:rsidR="0033544D" w:rsidRPr="00742779">
          <w:t>These</w:t>
        </w:r>
      </w:ins>
      <w:r w:rsidR="0033544D" w:rsidRPr="00742779">
        <w:t xml:space="preserve"> protective provisions solve the governance problem by giving minority investors veto power over decisions that could harm them. In public companies, minority shareholders rely on fiduciary duties and judicial review. In private companies, investors negotiate contractual protections upfront. This is the essence of private ordering—parties design their own governance rules rather than accepting statutory defaults. The trade-off is that founders lose flexibility to make certain decisions unilaterally, but they gain access to capital they could not otherwise obtain.</w:t>
      </w:r>
    </w:p>
    <w:p w14:paraId="6EE42F80" w14:textId="77777777" w:rsidR="0033544D" w:rsidRPr="00742779" w:rsidRDefault="00742779" w:rsidP="000E54B1">
      <w:pPr>
        <w:pPrChange w:id="3932" w:author="Seth Oranburg" w:date="2026-03-07T09:50:00Z" w16du:dateUtc="2026-03-07T14:50:00Z">
          <w:pPr>
            <w:pStyle w:val="NormalWeb"/>
          </w:pPr>
        </w:pPrChange>
      </w:pPr>
      <w:del w:id="3933" w:author="Seth Oranburg" w:date="2026-03-07T09:50:00Z" w16du:dateUtc="2026-03-07T14:50:00Z">
        <w:r w:rsidRPr="00742779">
          <w:rPr>
            <w:rFonts w:ascii="ZWAdobeF" w:hAnsi="ZWAdobeF" w:cs="ZWAdobeF"/>
            <w:sz w:val="2"/>
            <w:szCs w:val="2"/>
          </w:rPr>
          <w:delText>1722B</w:delText>
        </w:r>
        <w:r w:rsidR="0033544D" w:rsidRPr="00742779">
          <w:delText>Protective</w:delText>
        </w:r>
      </w:del>
      <w:ins w:id="3934" w:author="Seth Oranburg" w:date="2026-03-07T09:50:00Z" w16du:dateUtc="2026-03-07T14:50:00Z">
        <w:r w:rsidR="0033544D" w:rsidRPr="00742779">
          <w:t>Protective</w:t>
        </w:r>
      </w:ins>
      <w:r w:rsidR="0033544D" w:rsidRPr="00742779">
        <w:t xml:space="preserve"> provisions are veto rights that prevent the company from taking certain actions without preferred stockholder consent.</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r w:rsidR="0033544D" w:rsidRPr="00742779">
        <w:t xml:space="preserve"> Typical protective provisions require Series A approval before the company can:</w:t>
      </w:r>
    </w:p>
    <w:p w14:paraId="42FF45D3" w14:textId="77777777" w:rsidR="0033544D" w:rsidRPr="00742779" w:rsidRDefault="00742779" w:rsidP="000E54B1">
      <w:pPr>
        <w:pStyle w:val="ListParagraph"/>
        <w:numPr>
          <w:ilvl w:val="0"/>
          <w:numId w:val="5"/>
        </w:numPr>
        <w:rPr>
          <w:rFonts w:eastAsia="Times New Roman"/>
        </w:rPr>
      </w:pPr>
      <w:del w:id="3935" w:author="Seth Oranburg" w:date="2026-03-07T09:50:00Z" w16du:dateUtc="2026-03-07T14:50:00Z">
        <w:r w:rsidRPr="00742779">
          <w:rPr>
            <w:rFonts w:ascii="ZWAdobeF" w:eastAsia="Times New Roman" w:hAnsi="ZWAdobeF" w:cs="ZWAdobeF"/>
            <w:sz w:val="2"/>
            <w:szCs w:val="2"/>
          </w:rPr>
          <w:delText>20B</w:delText>
        </w:r>
        <w:r w:rsidR="0033544D" w:rsidRPr="00742779">
          <w:rPr>
            <w:rFonts w:eastAsia="Times New Roman"/>
          </w:rPr>
          <w:delText>Issue</w:delText>
        </w:r>
      </w:del>
      <w:ins w:id="3936" w:author="Seth Oranburg" w:date="2026-03-07T09:50:00Z" w16du:dateUtc="2026-03-07T14:50:00Z">
        <w:r w:rsidR="0033544D" w:rsidRPr="00742779">
          <w:rPr>
            <w:rFonts w:eastAsia="Times New Roman"/>
          </w:rPr>
          <w:t>Issue</w:t>
        </w:r>
      </w:ins>
      <w:r w:rsidR="0033544D" w:rsidRPr="00742779">
        <w:rPr>
          <w:rFonts w:eastAsia="Times New Roman"/>
        </w:rPr>
        <w:t xml:space="preserve"> new securities that are senior to or on parity with Series A (preventing dilution of the investor</w:t>
      </w:r>
      <w:r w:rsidR="009F60D1" w:rsidRPr="00742779">
        <w:rPr>
          <w:rFonts w:eastAsia="Times New Roman"/>
        </w:rPr>
        <w:t>’</w:t>
      </w:r>
      <w:r w:rsidR="0033544D" w:rsidRPr="00742779">
        <w:rPr>
          <w:rFonts w:eastAsia="Times New Roman"/>
        </w:rPr>
        <w:t>s priority position)</w:t>
      </w:r>
    </w:p>
    <w:p w14:paraId="562680F3" w14:textId="77777777" w:rsidR="0033544D" w:rsidRPr="00742779" w:rsidRDefault="00742779" w:rsidP="000E54B1">
      <w:pPr>
        <w:pStyle w:val="ListParagraph"/>
        <w:numPr>
          <w:ilvl w:val="0"/>
          <w:numId w:val="5"/>
        </w:numPr>
        <w:rPr>
          <w:rFonts w:eastAsia="Times New Roman"/>
        </w:rPr>
      </w:pPr>
      <w:del w:id="3937" w:author="Seth Oranburg" w:date="2026-03-07T09:50:00Z" w16du:dateUtc="2026-03-07T14:50:00Z">
        <w:r w:rsidRPr="00742779">
          <w:rPr>
            <w:rFonts w:ascii="ZWAdobeF" w:eastAsia="Times New Roman" w:hAnsi="ZWAdobeF" w:cs="ZWAdobeF"/>
            <w:sz w:val="2"/>
            <w:szCs w:val="2"/>
          </w:rPr>
          <w:lastRenderedPageBreak/>
          <w:delText>21B</w:delText>
        </w:r>
        <w:r w:rsidR="0033544D" w:rsidRPr="00742779">
          <w:rPr>
            <w:rFonts w:eastAsia="Times New Roman"/>
          </w:rPr>
          <w:delText>Amend</w:delText>
        </w:r>
      </w:del>
      <w:ins w:id="3938" w:author="Seth Oranburg" w:date="2026-03-07T09:50:00Z" w16du:dateUtc="2026-03-07T14:50:00Z">
        <w:r w:rsidR="0033544D" w:rsidRPr="00742779">
          <w:rPr>
            <w:rFonts w:eastAsia="Times New Roman"/>
          </w:rPr>
          <w:t>Amend</w:t>
        </w:r>
      </w:ins>
      <w:r w:rsidR="0033544D" w:rsidRPr="00742779">
        <w:rPr>
          <w:rFonts w:eastAsia="Times New Roman"/>
        </w:rPr>
        <w:t xml:space="preserve"> the certificate of incorporation in ways that adversely affect Series A rights</w:t>
      </w:r>
    </w:p>
    <w:p w14:paraId="1E2DC731" w14:textId="77777777" w:rsidR="0033544D" w:rsidRPr="00742779" w:rsidRDefault="00742779" w:rsidP="000E54B1">
      <w:pPr>
        <w:pStyle w:val="ListParagraph"/>
        <w:numPr>
          <w:ilvl w:val="0"/>
          <w:numId w:val="5"/>
        </w:numPr>
        <w:rPr>
          <w:rFonts w:eastAsia="Times New Roman"/>
        </w:rPr>
      </w:pPr>
      <w:del w:id="3939" w:author="Seth Oranburg" w:date="2026-03-07T09:50:00Z" w16du:dateUtc="2026-03-07T14:50:00Z">
        <w:r w:rsidRPr="00742779">
          <w:rPr>
            <w:rFonts w:ascii="ZWAdobeF" w:eastAsia="Times New Roman" w:hAnsi="ZWAdobeF" w:cs="ZWAdobeF"/>
            <w:sz w:val="2"/>
            <w:szCs w:val="2"/>
          </w:rPr>
          <w:delText>22B</w:delText>
        </w:r>
        <w:r w:rsidR="0033544D" w:rsidRPr="00742779">
          <w:rPr>
            <w:rFonts w:eastAsia="Times New Roman"/>
          </w:rPr>
          <w:delText>Increase</w:delText>
        </w:r>
      </w:del>
      <w:ins w:id="3940" w:author="Seth Oranburg" w:date="2026-03-07T09:50:00Z" w16du:dateUtc="2026-03-07T14:50:00Z">
        <w:r w:rsidR="0033544D" w:rsidRPr="00742779">
          <w:rPr>
            <w:rFonts w:eastAsia="Times New Roman"/>
          </w:rPr>
          <w:t>Increase</w:t>
        </w:r>
      </w:ins>
      <w:r w:rsidR="0033544D" w:rsidRPr="00742779">
        <w:rPr>
          <w:rFonts w:eastAsia="Times New Roman"/>
        </w:rPr>
        <w:t xml:space="preserve"> or decrease the authorized number of directors</w:t>
      </w:r>
    </w:p>
    <w:p w14:paraId="5D3F5F44" w14:textId="77777777" w:rsidR="0033544D" w:rsidRPr="00742779" w:rsidRDefault="00742779" w:rsidP="000E54B1">
      <w:pPr>
        <w:pStyle w:val="ListParagraph"/>
        <w:numPr>
          <w:ilvl w:val="0"/>
          <w:numId w:val="5"/>
        </w:numPr>
        <w:rPr>
          <w:rFonts w:eastAsia="Times New Roman"/>
        </w:rPr>
      </w:pPr>
      <w:del w:id="3941" w:author="Seth Oranburg" w:date="2026-03-07T09:50:00Z" w16du:dateUtc="2026-03-07T14:50:00Z">
        <w:r w:rsidRPr="00742779">
          <w:rPr>
            <w:rFonts w:ascii="ZWAdobeF" w:eastAsia="Times New Roman" w:hAnsi="ZWAdobeF" w:cs="ZWAdobeF"/>
            <w:sz w:val="2"/>
            <w:szCs w:val="2"/>
          </w:rPr>
          <w:delText>23B</w:delText>
        </w:r>
        <w:r w:rsidR="0033544D" w:rsidRPr="00742779">
          <w:rPr>
            <w:rFonts w:eastAsia="Times New Roman"/>
          </w:rPr>
          <w:delText>Pay</w:delText>
        </w:r>
      </w:del>
      <w:ins w:id="3942" w:author="Seth Oranburg" w:date="2026-03-07T09:50:00Z" w16du:dateUtc="2026-03-07T14:50:00Z">
        <w:r w:rsidR="0033544D" w:rsidRPr="00742779">
          <w:rPr>
            <w:rFonts w:eastAsia="Times New Roman"/>
          </w:rPr>
          <w:t>Pay</w:t>
        </w:r>
      </w:ins>
      <w:r w:rsidR="0033544D" w:rsidRPr="00742779">
        <w:rPr>
          <w:rFonts w:eastAsia="Times New Roman"/>
        </w:rPr>
        <w:t xml:space="preserve"> dividends on common stock (preventing cash from leaking out before investors can exit)</w:t>
      </w:r>
    </w:p>
    <w:p w14:paraId="6336A3F2" w14:textId="77777777" w:rsidR="0033544D" w:rsidRPr="00742779" w:rsidRDefault="00742779" w:rsidP="000E54B1">
      <w:pPr>
        <w:pStyle w:val="ListParagraph"/>
        <w:numPr>
          <w:ilvl w:val="0"/>
          <w:numId w:val="5"/>
        </w:numPr>
        <w:rPr>
          <w:rFonts w:eastAsia="Times New Roman"/>
        </w:rPr>
      </w:pPr>
      <w:del w:id="3943" w:author="Seth Oranburg" w:date="2026-03-07T09:50:00Z" w16du:dateUtc="2026-03-07T14:50:00Z">
        <w:r w:rsidRPr="00742779">
          <w:rPr>
            <w:rFonts w:ascii="ZWAdobeF" w:eastAsia="Times New Roman" w:hAnsi="ZWAdobeF" w:cs="ZWAdobeF"/>
            <w:sz w:val="2"/>
            <w:szCs w:val="2"/>
          </w:rPr>
          <w:delText>24B</w:delText>
        </w:r>
        <w:r w:rsidR="0033544D" w:rsidRPr="00742779">
          <w:rPr>
            <w:rFonts w:eastAsia="Times New Roman"/>
          </w:rPr>
          <w:delText>Repurchase</w:delText>
        </w:r>
      </w:del>
      <w:ins w:id="3944" w:author="Seth Oranburg" w:date="2026-03-07T09:50:00Z" w16du:dateUtc="2026-03-07T14:50:00Z">
        <w:r w:rsidR="0033544D" w:rsidRPr="00742779">
          <w:rPr>
            <w:rFonts w:eastAsia="Times New Roman"/>
          </w:rPr>
          <w:t>Repurchase</w:t>
        </w:r>
      </w:ins>
      <w:r w:rsidR="0033544D" w:rsidRPr="00742779">
        <w:rPr>
          <w:rFonts w:eastAsia="Times New Roman"/>
        </w:rPr>
        <w:t xml:space="preserve"> common stock from founders or employees (same concern)</w:t>
      </w:r>
    </w:p>
    <w:p w14:paraId="423C5880" w14:textId="77777777" w:rsidR="0033544D" w:rsidRPr="00742779" w:rsidRDefault="00742779" w:rsidP="000E54B1">
      <w:pPr>
        <w:pStyle w:val="ListParagraph"/>
        <w:numPr>
          <w:ilvl w:val="0"/>
          <w:numId w:val="5"/>
        </w:numPr>
        <w:rPr>
          <w:rFonts w:eastAsia="Times New Roman"/>
        </w:rPr>
      </w:pPr>
      <w:del w:id="3945" w:author="Seth Oranburg" w:date="2026-03-07T09:50:00Z" w16du:dateUtc="2026-03-07T14:50:00Z">
        <w:r w:rsidRPr="00742779">
          <w:rPr>
            <w:rFonts w:ascii="ZWAdobeF" w:eastAsia="Times New Roman" w:hAnsi="ZWAdobeF" w:cs="ZWAdobeF"/>
            <w:sz w:val="2"/>
            <w:szCs w:val="2"/>
          </w:rPr>
          <w:delText>25B</w:delText>
        </w:r>
        <w:r w:rsidR="0033544D" w:rsidRPr="00742779">
          <w:rPr>
            <w:rFonts w:eastAsia="Times New Roman"/>
          </w:rPr>
          <w:delText>Incur</w:delText>
        </w:r>
      </w:del>
      <w:ins w:id="3946" w:author="Seth Oranburg" w:date="2026-03-07T09:50:00Z" w16du:dateUtc="2026-03-07T14:50:00Z">
        <w:r w:rsidR="0033544D" w:rsidRPr="00742779">
          <w:rPr>
            <w:rFonts w:eastAsia="Times New Roman"/>
          </w:rPr>
          <w:t>Incur</w:t>
        </w:r>
      </w:ins>
      <w:r w:rsidR="0033544D" w:rsidRPr="00742779">
        <w:rPr>
          <w:rFonts w:eastAsia="Times New Roman"/>
        </w:rPr>
        <w:t xml:space="preserve"> debt above a specified threshold</w:t>
      </w:r>
    </w:p>
    <w:p w14:paraId="201BFB52" w14:textId="77777777" w:rsidR="0033544D" w:rsidRPr="00742779" w:rsidRDefault="00742779" w:rsidP="000E54B1">
      <w:pPr>
        <w:pStyle w:val="ListParagraph"/>
        <w:numPr>
          <w:ilvl w:val="0"/>
          <w:numId w:val="5"/>
        </w:numPr>
        <w:rPr>
          <w:rFonts w:eastAsia="Times New Roman"/>
        </w:rPr>
      </w:pPr>
      <w:del w:id="3947" w:author="Seth Oranburg" w:date="2026-03-07T09:50:00Z" w16du:dateUtc="2026-03-07T14:50:00Z">
        <w:r w:rsidRPr="00742779">
          <w:rPr>
            <w:rFonts w:ascii="ZWAdobeF" w:eastAsia="Times New Roman" w:hAnsi="ZWAdobeF" w:cs="ZWAdobeF"/>
            <w:sz w:val="2"/>
            <w:szCs w:val="2"/>
          </w:rPr>
          <w:delText>26B</w:delText>
        </w:r>
        <w:r w:rsidR="0033544D" w:rsidRPr="00742779">
          <w:rPr>
            <w:rFonts w:eastAsia="Times New Roman"/>
          </w:rPr>
          <w:delText>Sell</w:delText>
        </w:r>
      </w:del>
      <w:ins w:id="3948" w:author="Seth Oranburg" w:date="2026-03-07T09:50:00Z" w16du:dateUtc="2026-03-07T14:50:00Z">
        <w:r w:rsidR="0033544D" w:rsidRPr="00742779">
          <w:rPr>
            <w:rFonts w:eastAsia="Times New Roman"/>
          </w:rPr>
          <w:t>Sell</w:t>
        </w:r>
      </w:ins>
      <w:r w:rsidR="0033544D" w:rsidRPr="00742779">
        <w:rPr>
          <w:rFonts w:eastAsia="Times New Roman"/>
        </w:rPr>
        <w:t xml:space="preserve"> substantially all assets or merge with another company</w:t>
      </w:r>
    </w:p>
    <w:p w14:paraId="6C8543F1" w14:textId="77777777" w:rsidR="0033544D" w:rsidRPr="00742779" w:rsidRDefault="00742779" w:rsidP="000E54B1">
      <w:pPr>
        <w:pStyle w:val="ListParagraph"/>
        <w:numPr>
          <w:ilvl w:val="0"/>
          <w:numId w:val="5"/>
        </w:numPr>
        <w:rPr>
          <w:rFonts w:eastAsia="Times New Roman"/>
        </w:rPr>
      </w:pPr>
      <w:del w:id="3949" w:author="Seth Oranburg" w:date="2026-03-07T09:50:00Z" w16du:dateUtc="2026-03-07T14:50:00Z">
        <w:r w:rsidRPr="00742779">
          <w:rPr>
            <w:rFonts w:ascii="ZWAdobeF" w:eastAsia="Times New Roman" w:hAnsi="ZWAdobeF" w:cs="ZWAdobeF"/>
            <w:sz w:val="2"/>
            <w:szCs w:val="2"/>
          </w:rPr>
          <w:delText>27B</w:delText>
        </w:r>
        <w:r w:rsidR="0033544D" w:rsidRPr="00742779">
          <w:rPr>
            <w:rFonts w:eastAsia="Times New Roman"/>
          </w:rPr>
          <w:delText>Change</w:delText>
        </w:r>
      </w:del>
      <w:ins w:id="3950" w:author="Seth Oranburg" w:date="2026-03-07T09:50:00Z" w16du:dateUtc="2026-03-07T14:50:00Z">
        <w:r w:rsidR="0033544D" w:rsidRPr="00742779">
          <w:rPr>
            <w:rFonts w:eastAsia="Times New Roman"/>
          </w:rPr>
          <w:t>Change</w:t>
        </w:r>
      </w:ins>
      <w:r w:rsidR="0033544D" w:rsidRPr="00742779">
        <w:rPr>
          <w:rFonts w:eastAsia="Times New Roman"/>
        </w:rPr>
        <w:t xml:space="preserve"> the company</w:t>
      </w:r>
      <w:r w:rsidR="009F60D1" w:rsidRPr="00742779">
        <w:rPr>
          <w:rFonts w:eastAsia="Times New Roman"/>
        </w:rPr>
        <w:t>’</w:t>
      </w:r>
      <w:r w:rsidR="0033544D" w:rsidRPr="00742779">
        <w:rPr>
          <w:rFonts w:eastAsia="Times New Roman"/>
        </w:rPr>
        <w:t>s line of business</w:t>
      </w:r>
    </w:p>
    <w:p w14:paraId="4F8C5582" w14:textId="77777777" w:rsidR="0033544D" w:rsidRPr="00742779" w:rsidRDefault="00742779" w:rsidP="000E54B1">
      <w:del w:id="3951" w:author="Seth Oranburg" w:date="2026-03-07T09:50:00Z" w16du:dateUtc="2026-03-07T14:50:00Z">
        <w:r w:rsidRPr="00742779">
          <w:rPr>
            <w:rFonts w:ascii="ZWAdobeF" w:hAnsi="ZWAdobeF" w:cs="ZWAdobeF"/>
            <w:sz w:val="2"/>
            <w:szCs w:val="2"/>
          </w:rPr>
          <w:delText>1723B</w:delText>
        </w:r>
        <w:r w:rsidR="0033544D" w:rsidRPr="00742779">
          <w:delText>These</w:delText>
        </w:r>
      </w:del>
      <w:ins w:id="3952" w:author="Seth Oranburg" w:date="2026-03-07T09:50:00Z" w16du:dateUtc="2026-03-07T14:50:00Z">
        <w:r w:rsidR="0033544D" w:rsidRPr="00742779">
          <w:t>These</w:t>
        </w:r>
      </w:ins>
      <w:r w:rsidR="0033544D" w:rsidRPr="00742779">
        <w:t xml:space="preserve"> provisions constrain founder discretion. Zeeva cannot take ConstructEdge public without Marcus</w:t>
      </w:r>
      <w:r w:rsidR="009F60D1" w:rsidRPr="00742779">
        <w:t>’</w:t>
      </w:r>
      <w:r w:rsidR="0033544D" w:rsidRPr="00742779">
        <w:t>s consent because an IPO triggers the provision requiring approval for fundamental transactions. She cannot hire a new executive and grant equity compensation that dilutes Marcus</w:t>
      </w:r>
      <w:r w:rsidR="009F60D1" w:rsidRPr="00742779">
        <w:t>’</w:t>
      </w:r>
      <w:r w:rsidR="0033544D" w:rsidRPr="00742779">
        <w:t>s ownership percentage without his approval. She cannot pivot the business to a new market segment without his sign-off.</w:t>
      </w:r>
    </w:p>
    <w:p w14:paraId="55B937B7" w14:textId="77777777" w:rsidR="0033544D" w:rsidRPr="00742779" w:rsidRDefault="00742779" w:rsidP="000E54B1">
      <w:pPr>
        <w:pPrChange w:id="3953" w:author="Seth Oranburg" w:date="2026-03-07T09:50:00Z" w16du:dateUtc="2026-03-07T14:50:00Z">
          <w:pPr>
            <w:pStyle w:val="NormalWeb"/>
          </w:pPr>
        </w:pPrChange>
      </w:pPr>
      <w:del w:id="3954" w:author="Seth Oranburg" w:date="2026-03-07T09:50:00Z" w16du:dateUtc="2026-03-07T14:50:00Z">
        <w:r w:rsidRPr="00742779">
          <w:rPr>
            <w:rFonts w:ascii="ZWAdobeF" w:hAnsi="ZWAdobeF" w:cs="ZWAdobeF"/>
            <w:sz w:val="2"/>
            <w:szCs w:val="2"/>
          </w:rPr>
          <w:delText>1724B</w:delText>
        </w:r>
        <w:r w:rsidR="0033544D" w:rsidRPr="00742779">
          <w:delText>The</w:delText>
        </w:r>
      </w:del>
      <w:ins w:id="3955" w:author="Seth Oranburg" w:date="2026-03-07T09:50:00Z" w16du:dateUtc="2026-03-07T14:50:00Z">
        <w:r w:rsidR="0033544D" w:rsidRPr="00742779">
          <w:t>The</w:t>
        </w:r>
      </w:ins>
      <w:r w:rsidR="0033544D" w:rsidRPr="00742779">
        <w:t xml:space="preserve"> protective provisions reflect venture capital</w:t>
      </w:r>
      <w:r w:rsidR="009F60D1" w:rsidRPr="00742779">
        <w:t>’</w:t>
      </w:r>
      <w:r w:rsidR="0033544D" w:rsidRPr="00742779">
        <w:t>s peculiar position.</w:t>
      </w:r>
      <w:r w:rsidR="0033544D">
        <w:fldChar w:fldCharType="begin"/>
      </w:r>
      <w:r w:rsidR="0033544D">
        <w:instrText>HYPERLINK \l "fn248-11647" \o "Jump to citation"</w:instrText>
      </w:r>
      <w:r w:rsidR="0033544D">
        <w:fldChar w:fldCharType="separate"/>
      </w:r>
      <w:r w:rsidR="0033544D" w:rsidRPr="00742779">
        <w:rPr>
          <w:rStyle w:val="Hyperlink"/>
          <w:color w:val="auto"/>
          <w:u w:val="none"/>
        </w:rPr>
        <w:t>[248</w:t>
      </w:r>
      <w:r w:rsidR="00FA601A" w:rsidRPr="00742779">
        <w:rPr>
          <w:rStyle w:val="Hyperlink"/>
          <w:color w:val="auto"/>
          <w:u w:val="none"/>
        </w:rPr>
        <w:t>]</w:t>
      </w:r>
      <w:r w:rsidR="0033544D">
        <w:fldChar w:fldCharType="end"/>
      </w:r>
      <w:r w:rsidR="0033544D" w:rsidRPr="00742779">
        <w:t xml:space="preserve"> VCs have limited ability to monitor daily operations. They typically hold board seats but cannot be present for every management decision. The protective provisions create tripwires: they force management to come to the board before taking actions that materially affect investor interests.</w:t>
      </w:r>
    </w:p>
    <w:p w14:paraId="3D9B3901" w14:textId="77777777" w:rsidR="0033544D" w:rsidRPr="00742779" w:rsidRDefault="0033544D" w:rsidP="000E54B1">
      <w:pPr>
        <w:pStyle w:val="Heading3"/>
        <w:rPr>
          <w:rFonts w:eastAsia="Times New Roman"/>
        </w:rPr>
      </w:pPr>
      <w:r w:rsidRPr="00742779">
        <w:rPr>
          <w:rFonts w:eastAsia="Times New Roman"/>
        </w:rPr>
        <w:t>Liquidation Preferences and the Waterfall</w:t>
      </w:r>
    </w:p>
    <w:p w14:paraId="06E6A6D2" w14:textId="77777777" w:rsidR="0033544D" w:rsidRPr="00742779" w:rsidRDefault="00742779" w:rsidP="000E54B1">
      <w:pPr>
        <w:pPrChange w:id="3956" w:author="Seth Oranburg" w:date="2026-03-07T09:50:00Z" w16du:dateUtc="2026-03-07T14:50:00Z">
          <w:pPr>
            <w:pStyle w:val="NormalWeb"/>
          </w:pPr>
        </w:pPrChange>
      </w:pPr>
      <w:del w:id="3957" w:author="Seth Oranburg" w:date="2026-03-07T09:50:00Z" w16du:dateUtc="2026-03-07T14:50:00Z">
        <w:r w:rsidRPr="00742779">
          <w:rPr>
            <w:rFonts w:ascii="ZWAdobeF" w:hAnsi="ZWAdobeF" w:cs="ZWAdobeF"/>
            <w:sz w:val="2"/>
            <w:szCs w:val="2"/>
          </w:rPr>
          <w:delText>1725B</w:delText>
        </w:r>
        <w:r w:rsidR="0033544D" w:rsidRPr="00742779">
          <w:delText>When</w:delText>
        </w:r>
      </w:del>
      <w:ins w:id="3958" w:author="Seth Oranburg" w:date="2026-03-07T09:50:00Z" w16du:dateUtc="2026-03-07T14:50:00Z">
        <w:r w:rsidR="0033544D" w:rsidRPr="00742779">
          <w:t>When</w:t>
        </w:r>
      </w:ins>
      <w:r w:rsidR="0033544D" w:rsidRPr="00742779">
        <w:t xml:space="preserve"> a company is sold or liquidated, proceeds are distributed according to a waterfall specified in the certificate of incorporation.</w:t>
      </w:r>
      <w:r w:rsidR="0033544D">
        <w:fldChar w:fldCharType="begin"/>
      </w:r>
      <w:r w:rsidR="0033544D">
        <w:instrText>HYPERLINK \l "fn246-11647" \o "Jump to citation"</w:instrText>
      </w:r>
      <w:r w:rsidR="0033544D">
        <w:fldChar w:fldCharType="separate"/>
      </w:r>
      <w:r w:rsidR="0033544D" w:rsidRPr="00742779">
        <w:rPr>
          <w:rStyle w:val="Hyperlink"/>
          <w:color w:val="auto"/>
          <w:u w:val="none"/>
        </w:rPr>
        <w:t>[246</w:t>
      </w:r>
      <w:r w:rsidR="00FA601A" w:rsidRPr="00742779">
        <w:rPr>
          <w:rStyle w:val="Hyperlink"/>
          <w:color w:val="auto"/>
          <w:u w:val="none"/>
        </w:rPr>
        <w:t>]</w:t>
      </w:r>
      <w:r w:rsidR="0033544D">
        <w:fldChar w:fldCharType="end"/>
      </w:r>
      <w:r w:rsidR="0033544D" w:rsidRPr="00742779">
        <w:t xml:space="preserve"> Liquidation preferences determine who gets paid first and how much. This is the risk allocation problem in its purest form. Who bears the loss if the company fails or exits at a disappointing valuation?</w:t>
      </w:r>
    </w:p>
    <w:p w14:paraId="599A7664" w14:textId="77777777" w:rsidR="0033544D" w:rsidRPr="00742779" w:rsidRDefault="00742779" w:rsidP="000E54B1">
      <w:del w:id="3959" w:author="Seth Oranburg" w:date="2026-03-07T09:50:00Z" w16du:dateUtc="2026-03-07T14:50:00Z">
        <w:r w:rsidRPr="00742779">
          <w:rPr>
            <w:rFonts w:ascii="ZWAdobeF" w:hAnsi="ZWAdobeF" w:cs="ZWAdobeF"/>
            <w:sz w:val="2"/>
            <w:szCs w:val="2"/>
          </w:rPr>
          <w:delText>1726B</w:delText>
        </w:r>
        <w:r w:rsidR="0033544D" w:rsidRPr="00742779">
          <w:delText>Liquidation</w:delText>
        </w:r>
      </w:del>
      <w:ins w:id="3960" w:author="Seth Oranburg" w:date="2026-03-07T09:50:00Z" w16du:dateUtc="2026-03-07T14:50:00Z">
        <w:r w:rsidR="0033544D" w:rsidRPr="00742779">
          <w:t>Liquidation</w:t>
        </w:r>
      </w:ins>
      <w:r w:rsidR="0033544D" w:rsidRPr="00742779">
        <w:t xml:space="preserve"> preferences shift risk from investors to founders and employees holding common stock. In a company with $50M in liquidation preferences and a $60M exit, preferred stockholders recover their capital while common stockholders receive only $10M despite building the company. This isn</w:t>
      </w:r>
      <w:r w:rsidR="009F60D1" w:rsidRPr="00742779">
        <w:t>’</w:t>
      </w:r>
      <w:r w:rsidR="0033544D" w:rsidRPr="00742779">
        <w:t>t exploitation—it</w:t>
      </w:r>
      <w:r w:rsidR="009F60D1" w:rsidRPr="00742779">
        <w:t>’</w:t>
      </w:r>
      <w:r w:rsidR="0033544D" w:rsidRPr="00742779">
        <w:t>s the price of capital. Investors provide cash when the company is risky and worthless. They demand downside protection in return. Founders provide labor and ideas. They accept that protection as the cost of obtaining funding they cannot get elsewhere.</w:t>
      </w:r>
    </w:p>
    <w:p w14:paraId="15BCCBB3" w14:textId="77777777" w:rsidR="0033544D" w:rsidRPr="00742779" w:rsidRDefault="00742779" w:rsidP="000E54B1">
      <w:del w:id="3961" w:author="Seth Oranburg" w:date="2026-03-07T09:50:00Z" w16du:dateUtc="2026-03-07T14:50:00Z">
        <w:r w:rsidRPr="00742779">
          <w:rPr>
            <w:rFonts w:ascii="ZWAdobeF" w:hAnsi="ZWAdobeF" w:cs="ZWAdobeF"/>
            <w:sz w:val="2"/>
            <w:szCs w:val="2"/>
          </w:rPr>
          <w:delText>1727B</w:delText>
        </w:r>
        <w:r w:rsidR="0033544D" w:rsidRPr="00742779">
          <w:delText>A</w:delText>
        </w:r>
      </w:del>
      <w:ins w:id="3962" w:author="Seth Oranburg" w:date="2026-03-07T09:50:00Z" w16du:dateUtc="2026-03-07T14:50:00Z">
        <w:r w:rsidR="0033544D" w:rsidRPr="00742779">
          <w:t>A</w:t>
        </w:r>
      </w:ins>
      <w:r w:rsidR="0033544D" w:rsidRPr="00742779">
        <w:t xml:space="preserve"> 1x non-participating liquidation preference means the preferred stockholder receives the amount of their original investment before any proceeds </w:t>
      </w:r>
      <w:r w:rsidR="0033544D" w:rsidRPr="00742779">
        <w:lastRenderedPageBreak/>
        <w:t>flow to common stockholders. If Marcus invested $5M for Series A preferred stock with a 1x non-participating preference, and ConstructEdge is sold for $10M, Marcus receives his $5M first. The remaining $5M is distributed to common stockholders (Zeeva, Sammy, employees with vested options).</w:t>
      </w:r>
    </w:p>
    <w:p w14:paraId="06DF3EB0" w14:textId="77777777" w:rsidR="0033544D" w:rsidRPr="00742779" w:rsidRDefault="00742779" w:rsidP="000E54B1">
      <w:del w:id="3963" w:author="Seth Oranburg" w:date="2026-03-07T09:50:00Z" w16du:dateUtc="2026-03-07T14:50:00Z">
        <w:r w:rsidRPr="00742779">
          <w:rPr>
            <w:rFonts w:ascii="ZWAdobeF" w:hAnsi="ZWAdobeF" w:cs="ZWAdobeF"/>
            <w:sz w:val="2"/>
            <w:szCs w:val="2"/>
          </w:rPr>
          <w:delText>1728B</w:delText>
        </w:r>
        <w:r w:rsidR="0033544D" w:rsidRPr="00742779">
          <w:delText>Alternatively</w:delText>
        </w:r>
      </w:del>
      <w:ins w:id="3964" w:author="Seth Oranburg" w:date="2026-03-07T09:50:00Z" w16du:dateUtc="2026-03-07T14:50:00Z">
        <w:r w:rsidR="0033544D" w:rsidRPr="00742779">
          <w:t>Alternatively</w:t>
        </w:r>
      </w:ins>
      <w:r w:rsidR="0033544D" w:rsidRPr="00742779">
        <w:t>, Marcus can convert his preferred stock to common stock and share pro rata in the proceeds. If Marcus owns 40% of the company on an as-converted basis, he would receive $4M from conversion (40% of $10M). The preference is worth more ($5M vs. $4M), so Marcus takes the preference.</w:t>
      </w:r>
    </w:p>
    <w:p w14:paraId="3D74A34E" w14:textId="77777777" w:rsidR="0033544D" w:rsidRPr="00742779" w:rsidRDefault="00742779" w:rsidP="000E54B1">
      <w:del w:id="3965" w:author="Seth Oranburg" w:date="2026-03-07T09:50:00Z" w16du:dateUtc="2026-03-07T14:50:00Z">
        <w:r w:rsidRPr="00742779">
          <w:rPr>
            <w:rFonts w:ascii="ZWAdobeF" w:hAnsi="ZWAdobeF" w:cs="ZWAdobeF"/>
            <w:sz w:val="2"/>
            <w:szCs w:val="2"/>
          </w:rPr>
          <w:delText>1729B</w:delText>
        </w:r>
        <w:r w:rsidR="0033544D" w:rsidRPr="00742779">
          <w:delText>But</w:delText>
        </w:r>
      </w:del>
      <w:ins w:id="3966" w:author="Seth Oranburg" w:date="2026-03-07T09:50:00Z" w16du:dateUtc="2026-03-07T14:50:00Z">
        <w:r w:rsidR="0033544D" w:rsidRPr="00742779">
          <w:t>But</w:t>
        </w:r>
      </w:ins>
      <w:r w:rsidR="0033544D" w:rsidRPr="00742779">
        <w:t xml:space="preserve"> suppose ConstructEdge is sold for $50M. Marcus</w:t>
      </w:r>
      <w:r w:rsidR="009F60D1" w:rsidRPr="00742779">
        <w:t>’</w:t>
      </w:r>
      <w:r w:rsidR="0033544D" w:rsidRPr="00742779">
        <w:t>s preference is worth $5M. His conversion is worth $20M (40% of $50M). He converts and takes $20M. The remaining $30M goes to common stockholders.</w:t>
      </w:r>
    </w:p>
    <w:p w14:paraId="3EA9B81C" w14:textId="77777777" w:rsidR="0033544D" w:rsidRPr="00742779" w:rsidRDefault="00742779" w:rsidP="000E54B1">
      <w:pPr>
        <w:pPrChange w:id="3967" w:author="Seth Oranburg" w:date="2026-03-07T09:50:00Z" w16du:dateUtc="2026-03-07T14:50:00Z">
          <w:pPr>
            <w:pStyle w:val="NormalWeb"/>
          </w:pPr>
        </w:pPrChange>
      </w:pPr>
      <w:del w:id="3968" w:author="Seth Oranburg" w:date="2026-03-07T09:50:00Z" w16du:dateUtc="2026-03-07T14:50:00Z">
        <w:r w:rsidRPr="00742779">
          <w:rPr>
            <w:rFonts w:ascii="ZWAdobeF" w:hAnsi="ZWAdobeF" w:cs="ZWAdobeF"/>
            <w:sz w:val="2"/>
            <w:szCs w:val="2"/>
          </w:rPr>
          <w:delText>1730B</w:delText>
        </w:r>
        <w:r w:rsidR="0033544D" w:rsidRPr="00742779">
          <w:delText>The</w:delText>
        </w:r>
      </w:del>
      <w:ins w:id="3969" w:author="Seth Oranburg" w:date="2026-03-07T09:50:00Z" w16du:dateUtc="2026-03-07T14:50:00Z">
        <w:r w:rsidR="0033544D" w:rsidRPr="00742779">
          <w:t>The</w:t>
        </w:r>
      </w:ins>
      <w:r w:rsidR="0033544D" w:rsidRPr="00742779">
        <w:t xml:space="preserve"> preference acts as downside protection.</w:t>
      </w:r>
      <w:r w:rsidR="0033544D">
        <w:fldChar w:fldCharType="begin"/>
      </w:r>
      <w:r w:rsidR="0033544D">
        <w:instrText>HYPERLINK \l "fn246-11647" \o "Jump to citation"</w:instrText>
      </w:r>
      <w:r w:rsidR="0033544D">
        <w:fldChar w:fldCharType="separate"/>
      </w:r>
      <w:r w:rsidR="0033544D" w:rsidRPr="00742779">
        <w:rPr>
          <w:rStyle w:val="Hyperlink"/>
          <w:color w:val="auto"/>
          <w:u w:val="none"/>
        </w:rPr>
        <w:t>[246</w:t>
      </w:r>
      <w:r w:rsidR="00FA601A" w:rsidRPr="00742779">
        <w:rPr>
          <w:rStyle w:val="Hyperlink"/>
          <w:color w:val="auto"/>
          <w:u w:val="none"/>
        </w:rPr>
        <w:t>]</w:t>
      </w:r>
      <w:r w:rsidR="0033544D">
        <w:fldChar w:fldCharType="end"/>
      </w:r>
      <w:r w:rsidR="0033544D" w:rsidRPr="00742779">
        <w:t xml:space="preserve"> If the company is sold for less than expected, the preference ensures investors recover their capital before founders receive anything. If the company is sold for more than expected, investors convert to common and share in the upside.</w:t>
      </w:r>
    </w:p>
    <w:p w14:paraId="1008DCAC" w14:textId="77777777" w:rsidR="0033544D" w:rsidRPr="00742779" w:rsidRDefault="00742779" w:rsidP="000E54B1">
      <w:pPr>
        <w:pPrChange w:id="3970" w:author="Seth Oranburg" w:date="2026-03-07T09:50:00Z" w16du:dateUtc="2026-03-07T14:50:00Z">
          <w:pPr>
            <w:pStyle w:val="NormalWeb"/>
          </w:pPr>
        </w:pPrChange>
      </w:pPr>
      <w:del w:id="3971" w:author="Seth Oranburg" w:date="2026-03-07T09:50:00Z" w16du:dateUtc="2026-03-07T14:50:00Z">
        <w:r w:rsidRPr="00742779">
          <w:rPr>
            <w:rFonts w:ascii="ZWAdobeF" w:hAnsi="ZWAdobeF" w:cs="ZWAdobeF"/>
            <w:sz w:val="2"/>
            <w:szCs w:val="2"/>
          </w:rPr>
          <w:delText>1731B</w:delText>
        </w:r>
        <w:r w:rsidR="0033544D" w:rsidRPr="00742779">
          <w:delText>Participating</w:delText>
        </w:r>
      </w:del>
      <w:ins w:id="3972" w:author="Seth Oranburg" w:date="2026-03-07T09:50:00Z" w16du:dateUtc="2026-03-07T14:50:00Z">
        <w:r w:rsidR="0033544D" w:rsidRPr="00742779">
          <w:t>Participating</w:t>
        </w:r>
      </w:ins>
      <w:r w:rsidR="0033544D" w:rsidRPr="00742779">
        <w:t xml:space="preserve"> preferred stock is more investor-favorable.</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r w:rsidR="0033544D" w:rsidRPr="00742779">
        <w:t xml:space="preserve"> A 1x participating preference means the investor receives their original investment back first, and then participates pro rata in the remaining proceeds as if they had converted to common. Using the same numbers: ConstructEdge sells for $50M. Marcus receives $5M off the top (his preference). He then receives 40% of the remaining $45M (his pro rata share as if converted), which is $18M. Marcus receives $23M total. Common stockholders receive the remaining $27M.</w:t>
      </w:r>
    </w:p>
    <w:p w14:paraId="3F066570" w14:textId="77777777" w:rsidR="0033544D" w:rsidRPr="00742779" w:rsidRDefault="00742779" w:rsidP="000E54B1">
      <w:del w:id="3973" w:author="Seth Oranburg" w:date="2026-03-07T09:50:00Z" w16du:dateUtc="2026-03-07T14:50:00Z">
        <w:r w:rsidRPr="00742779">
          <w:rPr>
            <w:rFonts w:ascii="ZWAdobeF" w:hAnsi="ZWAdobeF" w:cs="ZWAdobeF"/>
            <w:sz w:val="2"/>
            <w:szCs w:val="2"/>
          </w:rPr>
          <w:delText>1732B</w:delText>
        </w:r>
        <w:r w:rsidR="0033544D" w:rsidRPr="00742779">
          <w:delText>Participating</w:delText>
        </w:r>
      </w:del>
      <w:ins w:id="3974" w:author="Seth Oranburg" w:date="2026-03-07T09:50:00Z" w16du:dateUtc="2026-03-07T14:50:00Z">
        <w:r w:rsidR="0033544D" w:rsidRPr="00742779">
          <w:t>Participating</w:t>
        </w:r>
      </w:ins>
      <w:r w:rsidR="0033544D" w:rsidRPr="00742779">
        <w:t xml:space="preserve"> preferred is sometimes called </w:t>
      </w:r>
      <w:r w:rsidR="009F60D1" w:rsidRPr="00742779">
        <w:t>“</w:t>
      </w:r>
      <w:r w:rsidR="0033544D" w:rsidRPr="00742779">
        <w:t>double-dipping</w:t>
      </w:r>
      <w:r w:rsidR="009F60D1" w:rsidRPr="00742779">
        <w:t>”</w:t>
      </w:r>
      <w:r w:rsidR="0033544D" w:rsidRPr="00742779">
        <w:t xml:space="preserve"> because investors get their money back and share in the upside. Founders resist participating preferred because it reduces their returns in successful exits. Investors prefer it because it increases their returns across all scenarios.</w:t>
      </w:r>
    </w:p>
    <w:p w14:paraId="736E40F1" w14:textId="77777777" w:rsidR="0033544D" w:rsidRPr="00742779" w:rsidRDefault="00742779" w:rsidP="000E54B1">
      <w:pPr>
        <w:pPrChange w:id="3975" w:author="Seth Oranburg" w:date="2026-03-07T09:50:00Z" w16du:dateUtc="2026-03-07T14:50:00Z">
          <w:pPr>
            <w:pStyle w:val="NormalWeb"/>
          </w:pPr>
        </w:pPrChange>
      </w:pPr>
      <w:del w:id="3976" w:author="Seth Oranburg" w:date="2026-03-07T09:50:00Z" w16du:dateUtc="2026-03-07T14:50:00Z">
        <w:r w:rsidRPr="00742779">
          <w:rPr>
            <w:rFonts w:ascii="ZWAdobeF" w:hAnsi="ZWAdobeF" w:cs="ZWAdobeF"/>
            <w:sz w:val="2"/>
            <w:szCs w:val="2"/>
          </w:rPr>
          <w:delText>1733B</w:delText>
        </w:r>
        <w:r w:rsidR="0033544D" w:rsidRPr="00742779">
          <w:delText>The</w:delText>
        </w:r>
      </w:del>
      <w:ins w:id="3977" w:author="Seth Oranburg" w:date="2026-03-07T09:50:00Z" w16du:dateUtc="2026-03-07T14:50:00Z">
        <w:r w:rsidR="0033544D" w:rsidRPr="00742779">
          <w:t>The</w:t>
        </w:r>
      </w:ins>
      <w:r w:rsidR="0033544D" w:rsidRPr="00742779">
        <w:t xml:space="preserve"> waterfall becomes complex when companies have raised multiple rounds. Series A investors have preferences. Series B investors have their own preferences. Series C investors have theirs. The certificate of incorporation specifies the order of priority: typically later rounds are senior to earlier rounds, meaning Series C gets paid before Series B, which gets paid before Series A, which gets paid before common.</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p>
    <w:p w14:paraId="67BE53C9" w14:textId="77777777" w:rsidR="0033544D" w:rsidRPr="00742779" w:rsidRDefault="00742779" w:rsidP="000E54B1">
      <w:pPr>
        <w:pPrChange w:id="3978" w:author="Seth Oranburg" w:date="2026-03-07T09:50:00Z" w16du:dateUtc="2026-03-07T14:50:00Z">
          <w:pPr>
            <w:pStyle w:val="NormalWeb"/>
          </w:pPr>
        </w:pPrChange>
      </w:pPr>
      <w:del w:id="3979" w:author="Seth Oranburg" w:date="2026-03-07T09:50:00Z" w16du:dateUtc="2026-03-07T14:50:00Z">
        <w:r w:rsidRPr="00742779">
          <w:rPr>
            <w:rFonts w:ascii="ZWAdobeF" w:hAnsi="ZWAdobeF" w:cs="ZWAdobeF"/>
            <w:sz w:val="2"/>
            <w:szCs w:val="2"/>
          </w:rPr>
          <w:delText>1734B</w:delText>
        </w:r>
        <w:r w:rsidR="0033544D" w:rsidRPr="00742779">
          <w:delText>This</w:delText>
        </w:r>
      </w:del>
      <w:ins w:id="3980" w:author="Seth Oranburg" w:date="2026-03-07T09:50:00Z" w16du:dateUtc="2026-03-07T14:50:00Z">
        <w:r w:rsidR="0033544D" w:rsidRPr="00742779">
          <w:t>This</w:t>
        </w:r>
      </w:ins>
      <w:r w:rsidR="0033544D" w:rsidRPr="00742779">
        <w:t xml:space="preserve"> </w:t>
      </w:r>
      <w:r w:rsidR="009F60D1" w:rsidRPr="00742779">
        <w:t>“</w:t>
      </w:r>
      <w:r w:rsidR="0033544D" w:rsidRPr="00742779">
        <w:t>stacked</w:t>
      </w:r>
      <w:r w:rsidR="009F60D1" w:rsidRPr="00742779">
        <w:t>”</w:t>
      </w:r>
      <w:r w:rsidR="0033544D" w:rsidRPr="00742779">
        <w:t xml:space="preserve"> preference structure can create situations where founders receive nothing even in moderately successful exits.</w:t>
      </w:r>
      <w:r w:rsidR="0033544D">
        <w:fldChar w:fldCharType="begin"/>
      </w:r>
      <w:r w:rsidR="0033544D">
        <w:instrText>HYPERLINK \l "fn246-11647" \o "Jump to citation"</w:instrText>
      </w:r>
      <w:r w:rsidR="0033544D">
        <w:fldChar w:fldCharType="separate"/>
      </w:r>
      <w:r w:rsidR="0033544D" w:rsidRPr="00742779">
        <w:rPr>
          <w:rStyle w:val="Hyperlink"/>
          <w:color w:val="auto"/>
          <w:u w:val="none"/>
        </w:rPr>
        <w:t>[246</w:t>
      </w:r>
      <w:r w:rsidR="00FA601A" w:rsidRPr="00742779">
        <w:rPr>
          <w:rStyle w:val="Hyperlink"/>
          <w:color w:val="auto"/>
          <w:u w:val="none"/>
        </w:rPr>
        <w:t>]</w:t>
      </w:r>
      <w:r w:rsidR="0033544D">
        <w:fldChar w:fldCharType="end"/>
      </w:r>
      <w:r w:rsidR="0033544D" w:rsidRPr="00742779">
        <w:t xml:space="preserve"> Suppose a company raised $5M Series A at $15M post-money, $15M Series B at $50M post-money, and $30M Series C at $100M post-money. Total preferred investment </w:t>
      </w:r>
      <w:r w:rsidR="0033544D" w:rsidRPr="00742779">
        <w:lastRenderedPageBreak/>
        <w:t>is $50M. If the company sells for $60M, the preferences absorb $50M, leaving only $10M for common stockholders. Founders who own 20% of common receive $2M from a $60M exit. The investors who contributed $50M receive $50M back (their money) plus $8M of the remaining $10M (their pro rata share of the residual). The founders built a company sold for $60M and received $2M.</w:t>
      </w:r>
    </w:p>
    <w:p w14:paraId="0BA137FD" w14:textId="77777777" w:rsidR="0033544D" w:rsidRPr="00742779" w:rsidRDefault="0033544D" w:rsidP="000E54B1">
      <w:pPr>
        <w:pStyle w:val="Heading3"/>
        <w:rPr>
          <w:rFonts w:eastAsia="Times New Roman"/>
        </w:rPr>
      </w:pPr>
      <w:r w:rsidRPr="00742779">
        <w:rPr>
          <w:rFonts w:eastAsia="Times New Roman"/>
        </w:rPr>
        <w:t>Anti-Dilution Protection</w:t>
      </w:r>
    </w:p>
    <w:p w14:paraId="42EDA2F3" w14:textId="77777777" w:rsidR="0033544D" w:rsidRPr="00742779" w:rsidRDefault="00742779" w:rsidP="000E54B1">
      <w:pPr>
        <w:pPrChange w:id="3981" w:author="Seth Oranburg" w:date="2026-03-07T09:50:00Z" w16du:dateUtc="2026-03-07T14:50:00Z">
          <w:pPr>
            <w:pStyle w:val="NormalWeb"/>
          </w:pPr>
        </w:pPrChange>
      </w:pPr>
      <w:del w:id="3982" w:author="Seth Oranburg" w:date="2026-03-07T09:50:00Z" w16du:dateUtc="2026-03-07T14:50:00Z">
        <w:r w:rsidRPr="00742779">
          <w:rPr>
            <w:rFonts w:ascii="ZWAdobeF" w:hAnsi="ZWAdobeF" w:cs="ZWAdobeF"/>
            <w:sz w:val="2"/>
            <w:szCs w:val="2"/>
          </w:rPr>
          <w:delText>1735B</w:delText>
        </w:r>
        <w:r w:rsidR="0033544D" w:rsidRPr="00742779">
          <w:delText>Venture</w:delText>
        </w:r>
      </w:del>
      <w:ins w:id="3983" w:author="Seth Oranburg" w:date="2026-03-07T09:50:00Z" w16du:dateUtc="2026-03-07T14:50:00Z">
        <w:r w:rsidR="0033544D" w:rsidRPr="00742779">
          <w:t>Venture</w:t>
        </w:r>
      </w:ins>
      <w:r w:rsidR="0033544D" w:rsidRPr="00742779">
        <w:t xml:space="preserve"> investors also protect themselves against future down rounds through anti-dilution provisions.</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r w:rsidR="0033544D" w:rsidRPr="00742779">
        <w:t xml:space="preserve"> A down round occurs when a company raises capital at a valuation lower than the previous round. If ConstructEdge raised Series A at $20M pre-money and later raises Series B at $15M pre-money, Series A investors face dilution at a lower valuation than they paid.</w:t>
      </w:r>
    </w:p>
    <w:p w14:paraId="31912D67" w14:textId="77777777" w:rsidR="0033544D" w:rsidRPr="00742779" w:rsidRDefault="00742779" w:rsidP="000E54B1">
      <w:pPr>
        <w:pPrChange w:id="3984" w:author="Seth Oranburg" w:date="2026-03-07T09:50:00Z" w16du:dateUtc="2026-03-07T14:50:00Z">
          <w:pPr>
            <w:pStyle w:val="NormalWeb"/>
          </w:pPr>
        </w:pPrChange>
      </w:pPr>
      <w:del w:id="3985" w:author="Seth Oranburg" w:date="2026-03-07T09:50:00Z" w16du:dateUtc="2026-03-07T14:50:00Z">
        <w:r w:rsidRPr="00742779">
          <w:rPr>
            <w:rFonts w:ascii="ZWAdobeF" w:hAnsi="ZWAdobeF" w:cs="ZWAdobeF"/>
            <w:sz w:val="2"/>
            <w:szCs w:val="2"/>
          </w:rPr>
          <w:delText>1736B</w:delText>
        </w:r>
        <w:r w:rsidR="0033544D" w:rsidRPr="00742779">
          <w:delText>Full</w:delText>
        </w:r>
      </w:del>
      <w:ins w:id="3986" w:author="Seth Oranburg" w:date="2026-03-07T09:50:00Z" w16du:dateUtc="2026-03-07T14:50:00Z">
        <w:r w:rsidR="0033544D" w:rsidRPr="00742779">
          <w:t>Full</w:t>
        </w:r>
      </w:ins>
      <w:r w:rsidR="0033544D" w:rsidRPr="00742779">
        <w:t>-ratchet anti-dilution adjusts the Series A conversion price to match the Series B price.</w:t>
      </w:r>
      <w:r w:rsidR="0033544D">
        <w:fldChar w:fldCharType="begin"/>
      </w:r>
      <w:r w:rsidR="0033544D">
        <w:instrText>HYPERLINK \l "fn246-11647" \o "Jump to citation"</w:instrText>
      </w:r>
      <w:r w:rsidR="0033544D">
        <w:fldChar w:fldCharType="separate"/>
      </w:r>
      <w:r w:rsidR="0033544D" w:rsidRPr="00742779">
        <w:rPr>
          <w:rStyle w:val="Hyperlink"/>
          <w:color w:val="auto"/>
          <w:u w:val="none"/>
        </w:rPr>
        <w:t>[246</w:t>
      </w:r>
      <w:r w:rsidR="00FA601A" w:rsidRPr="00742779">
        <w:rPr>
          <w:rStyle w:val="Hyperlink"/>
          <w:color w:val="auto"/>
          <w:u w:val="none"/>
        </w:rPr>
        <w:t>]</w:t>
      </w:r>
      <w:r w:rsidR="0033544D">
        <w:fldChar w:fldCharType="end"/>
      </w:r>
      <w:r w:rsidR="0033544D" w:rsidRPr="00742779">
        <w:t xml:space="preserve"> If Series A investors paid $2.00 per share and Series B investors pay $1.50 per share, full-ratchet adjusts the Series A conversion price to $1.50. Series A investors receive more shares upon conversion, as if they had invested at the lower Series B price. This shifts the dilution entirely to common stockholders: founders and employees bear the full cost of the down round.</w:t>
      </w:r>
    </w:p>
    <w:p w14:paraId="29879C31" w14:textId="77777777" w:rsidR="0033544D" w:rsidRPr="00742779" w:rsidRDefault="00742779" w:rsidP="000E54B1">
      <w:pPr>
        <w:pPrChange w:id="3987" w:author="Seth Oranburg" w:date="2026-03-07T09:50:00Z" w16du:dateUtc="2026-03-07T14:50:00Z">
          <w:pPr>
            <w:pStyle w:val="NormalWeb"/>
          </w:pPr>
        </w:pPrChange>
      </w:pPr>
      <w:del w:id="3988" w:author="Seth Oranburg" w:date="2026-03-07T09:50:00Z" w16du:dateUtc="2026-03-07T14:50:00Z">
        <w:r w:rsidRPr="00742779">
          <w:rPr>
            <w:rFonts w:ascii="ZWAdobeF" w:hAnsi="ZWAdobeF" w:cs="ZWAdobeF"/>
            <w:sz w:val="2"/>
            <w:szCs w:val="2"/>
          </w:rPr>
          <w:delText>1737B</w:delText>
        </w:r>
        <w:r w:rsidR="0033544D" w:rsidRPr="00742779">
          <w:delText>Weighted</w:delText>
        </w:r>
      </w:del>
      <w:ins w:id="3989" w:author="Seth Oranburg" w:date="2026-03-07T09:50:00Z" w16du:dateUtc="2026-03-07T14:50:00Z">
        <w:r w:rsidR="0033544D" w:rsidRPr="00742779">
          <w:t>Weighted</w:t>
        </w:r>
      </w:ins>
      <w:r w:rsidR="0033544D" w:rsidRPr="00742779">
        <w:t>-average anti-dilution is more moderate.</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r w:rsidR="0033544D" w:rsidRPr="00742779">
        <w:t xml:space="preserve"> It adjusts the conversion price based on a formula that accounts for both the price differential and the amount raised in the down round. The adjustment is smaller than full-ratchet because it recognizes that the down round brings in new capital, which has value to the enterprise. But weighted-average still shifts some dilution from investors to common stockholders.</w:t>
      </w:r>
    </w:p>
    <w:p w14:paraId="527FBA1F" w14:textId="77777777" w:rsidR="0033544D" w:rsidRPr="00742779" w:rsidRDefault="00742779" w:rsidP="000E54B1">
      <w:pPr>
        <w:pPrChange w:id="3990" w:author="Seth Oranburg" w:date="2026-03-07T09:50:00Z" w16du:dateUtc="2026-03-07T14:50:00Z">
          <w:pPr>
            <w:pStyle w:val="NormalWeb"/>
          </w:pPr>
        </w:pPrChange>
      </w:pPr>
      <w:del w:id="3991" w:author="Seth Oranburg" w:date="2026-03-07T09:50:00Z" w16du:dateUtc="2026-03-07T14:50:00Z">
        <w:r w:rsidRPr="00742779">
          <w:rPr>
            <w:rFonts w:ascii="ZWAdobeF" w:hAnsi="ZWAdobeF" w:cs="ZWAdobeF"/>
            <w:sz w:val="2"/>
            <w:szCs w:val="2"/>
          </w:rPr>
          <w:delText>1738B</w:delText>
        </w:r>
        <w:r w:rsidR="0033544D" w:rsidRPr="00742779">
          <w:delText>Anti</w:delText>
        </w:r>
      </w:del>
      <w:ins w:id="3992" w:author="Seth Oranburg" w:date="2026-03-07T09:50:00Z" w16du:dateUtc="2026-03-07T14:50:00Z">
        <w:r w:rsidR="0033544D" w:rsidRPr="00742779">
          <w:t>Anti</w:t>
        </w:r>
      </w:ins>
      <w:r w:rsidR="0033544D" w:rsidRPr="00742779">
        <w:t>-dilution provisions create perverse incentives.</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A founder facing a potential down round may resist necessary financing because the anti-dilution adjustment will devastate her equity position. She may accept a bad acquisition offer to avoid the down round. She may pursue risky strategies hoping to avoid needing additional capital. The protection that investors negotiated to guard against downside risk can distort founder decision-making in ways that harm the company.</w:t>
      </w:r>
    </w:p>
    <w:p w14:paraId="09142B8E" w14:textId="77777777" w:rsidR="0033544D" w:rsidRPr="00742779" w:rsidRDefault="0033544D" w:rsidP="000E54B1">
      <w:pPr>
        <w:pStyle w:val="Heading3"/>
        <w:rPr>
          <w:rFonts w:eastAsia="Times New Roman"/>
        </w:rPr>
      </w:pPr>
      <w:r w:rsidRPr="00742779">
        <w:rPr>
          <w:rFonts w:eastAsia="Times New Roman"/>
        </w:rPr>
        <w:t>Drag-Along Rights and Forced Exits</w:t>
      </w:r>
    </w:p>
    <w:p w14:paraId="65D79677" w14:textId="77777777" w:rsidR="0033544D" w:rsidRPr="00742779" w:rsidRDefault="00742779" w:rsidP="000E54B1">
      <w:pPr>
        <w:pPrChange w:id="3993" w:author="Seth Oranburg" w:date="2026-03-07T09:50:00Z" w16du:dateUtc="2026-03-07T14:50:00Z">
          <w:pPr>
            <w:pStyle w:val="NormalWeb"/>
          </w:pPr>
        </w:pPrChange>
      </w:pPr>
      <w:del w:id="3994" w:author="Seth Oranburg" w:date="2026-03-07T09:50:00Z" w16du:dateUtc="2026-03-07T14:50:00Z">
        <w:r w:rsidRPr="00742779">
          <w:rPr>
            <w:rFonts w:ascii="ZWAdobeF" w:hAnsi="ZWAdobeF" w:cs="ZWAdobeF"/>
            <w:sz w:val="2"/>
            <w:szCs w:val="2"/>
          </w:rPr>
          <w:delText>1739B</w:delText>
        </w:r>
        <w:r w:rsidR="0033544D" w:rsidRPr="00742779">
          <w:delText>Perhaps</w:delText>
        </w:r>
      </w:del>
      <w:ins w:id="3995" w:author="Seth Oranburg" w:date="2026-03-07T09:50:00Z" w16du:dateUtc="2026-03-07T14:50:00Z">
        <w:r w:rsidR="0033544D" w:rsidRPr="00742779">
          <w:t>Perhaps</w:t>
        </w:r>
      </w:ins>
      <w:r w:rsidR="0033544D" w:rsidRPr="00742779">
        <w:t xml:space="preserve"> the most powerful control mechanism is the drag-along right.</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r w:rsidR="0033544D" w:rsidRPr="00742779">
        <w:t xml:space="preserve"> This provision allows investors holding a specified percentage of preferred stock (typically a majority) to force all other stockholders to approve a sale transaction.</w:t>
      </w:r>
    </w:p>
    <w:p w14:paraId="1AB42FB2" w14:textId="77777777" w:rsidR="0033544D" w:rsidRPr="00742779" w:rsidRDefault="00742779" w:rsidP="000E54B1">
      <w:del w:id="3996" w:author="Seth Oranburg" w:date="2026-03-07T09:50:00Z" w16du:dateUtc="2026-03-07T14:50:00Z">
        <w:r w:rsidRPr="00742779">
          <w:rPr>
            <w:rFonts w:ascii="ZWAdobeF" w:hAnsi="ZWAdobeF" w:cs="ZWAdobeF"/>
            <w:sz w:val="2"/>
            <w:szCs w:val="2"/>
          </w:rPr>
          <w:lastRenderedPageBreak/>
          <w:delText>1740B</w:delText>
        </w:r>
        <w:r w:rsidR="0033544D" w:rsidRPr="00742779">
          <w:delText>Suppose</w:delText>
        </w:r>
      </w:del>
      <w:ins w:id="3997" w:author="Seth Oranburg" w:date="2026-03-07T09:50:00Z" w16du:dateUtc="2026-03-07T14:50:00Z">
        <w:r w:rsidR="0033544D" w:rsidRPr="00742779">
          <w:t>Suppose</w:t>
        </w:r>
      </w:ins>
      <w:r w:rsidR="0033544D" w:rsidRPr="00742779">
        <w:t xml:space="preserve"> Marcus and the other preferred stockholders decide that ConstructEdge should be sold to a strategic acquirer for $100M. Zeeva disagrees. She wants to continue building the company toward a larger exit. Without drag-along rights, Zeeva could use her common stock to vote against the merger, potentially blocking the transaction if her voting power is sufficient.</w:t>
      </w:r>
    </w:p>
    <w:p w14:paraId="0D9678B0" w14:textId="77777777" w:rsidR="0033544D" w:rsidRPr="00742779" w:rsidRDefault="00742779" w:rsidP="000E54B1">
      <w:del w:id="3998" w:author="Seth Oranburg" w:date="2026-03-07T09:50:00Z" w16du:dateUtc="2026-03-07T14:50:00Z">
        <w:r w:rsidRPr="00742779">
          <w:rPr>
            <w:rFonts w:ascii="ZWAdobeF" w:hAnsi="ZWAdobeF" w:cs="ZWAdobeF"/>
            <w:sz w:val="2"/>
            <w:szCs w:val="2"/>
          </w:rPr>
          <w:delText>1741B</w:delText>
        </w:r>
        <w:r w:rsidR="0033544D" w:rsidRPr="00742779">
          <w:delText>With</w:delText>
        </w:r>
      </w:del>
      <w:ins w:id="3999" w:author="Seth Oranburg" w:date="2026-03-07T09:50:00Z" w16du:dateUtc="2026-03-07T14:50:00Z">
        <w:r w:rsidR="0033544D" w:rsidRPr="00742779">
          <w:t>With</w:t>
        </w:r>
      </w:ins>
      <w:r w:rsidR="0033544D" w:rsidRPr="00742779">
        <w:t xml:space="preserve"> drag-along rights, Marcus can compel Zeeva to vote her shares in favor of the merger. The mechanism typically requires that the sale price exceed the aggregate liquidation preferences (ensuring that common stockholders receive something) and that all stockholders receive the same form of consideration on a pro rata basis. But once those conditions are met, the drag-along converts dissenting stockholders into supporting votes.</w:t>
      </w:r>
    </w:p>
    <w:p w14:paraId="60A0B42E" w14:textId="77777777" w:rsidR="0033544D" w:rsidRPr="00742779" w:rsidRDefault="00742779" w:rsidP="000E54B1">
      <w:pPr>
        <w:pPrChange w:id="4000" w:author="Seth Oranburg" w:date="2026-03-07T09:50:00Z" w16du:dateUtc="2026-03-07T14:50:00Z">
          <w:pPr>
            <w:pStyle w:val="NormalWeb"/>
          </w:pPr>
        </w:pPrChange>
      </w:pPr>
      <w:del w:id="4001" w:author="Seth Oranburg" w:date="2026-03-07T09:50:00Z" w16du:dateUtc="2026-03-07T14:50:00Z">
        <w:r w:rsidRPr="00742779">
          <w:rPr>
            <w:rFonts w:ascii="ZWAdobeF" w:hAnsi="ZWAdobeF" w:cs="ZWAdobeF"/>
            <w:sz w:val="2"/>
            <w:szCs w:val="2"/>
          </w:rPr>
          <w:delText>1742B</w:delText>
        </w:r>
        <w:r w:rsidR="0033544D" w:rsidRPr="00742779">
          <w:delText>Drag</w:delText>
        </w:r>
      </w:del>
      <w:ins w:id="4002" w:author="Seth Oranburg" w:date="2026-03-07T09:50:00Z" w16du:dateUtc="2026-03-07T14:50:00Z">
        <w:r w:rsidR="0033544D" w:rsidRPr="00742779">
          <w:t>Drag</w:t>
        </w:r>
      </w:ins>
      <w:r w:rsidR="0033544D" w:rsidRPr="00742779">
        <w:t>-along rights exist because investors need exit liquidity within their fund lifecycle.</w:t>
      </w:r>
      <w:r w:rsidR="0033544D">
        <w:fldChar w:fldCharType="begin"/>
      </w:r>
      <w:r w:rsidR="0033544D">
        <w:instrText>HYPERLINK \l "fn242-11647" \o "Jump to citation"</w:instrText>
      </w:r>
      <w:r w:rsidR="0033544D">
        <w:fldChar w:fldCharType="separate"/>
      </w:r>
      <w:r w:rsidR="0033544D" w:rsidRPr="00742779">
        <w:rPr>
          <w:rStyle w:val="Hyperlink"/>
          <w:color w:val="auto"/>
          <w:u w:val="none"/>
        </w:rPr>
        <w:t>[242</w:t>
      </w:r>
      <w:r w:rsidR="00FA601A" w:rsidRPr="00742779">
        <w:rPr>
          <w:rStyle w:val="Hyperlink"/>
          <w:color w:val="auto"/>
          <w:u w:val="none"/>
        </w:rPr>
        <w:t>]</w:t>
      </w:r>
      <w:r w:rsidR="0033544D">
        <w:fldChar w:fldCharType="end"/>
      </w:r>
      <w:r w:rsidR="0033544D" w:rsidRPr="00742779">
        <w:t xml:space="preserve"> A venture fund typically has a ten-year term. Limited partners expect distributions as portfolio companies exit through IPOs or acquisitions. If founders can block sale transactions indefinitely, investors may never achieve liquidity. The drag-along ensures that investors can force an exit when a reasonable opportunity arises, even over founder objection.</w:t>
      </w:r>
    </w:p>
    <w:p w14:paraId="102D240D" w14:textId="77777777" w:rsidR="0033544D" w:rsidRPr="00742779" w:rsidRDefault="00742779" w:rsidP="000E54B1">
      <w:pPr>
        <w:pPrChange w:id="4003" w:author="Seth Oranburg" w:date="2026-03-07T09:50:00Z" w16du:dateUtc="2026-03-07T14:50:00Z">
          <w:pPr>
            <w:pStyle w:val="NormalWeb"/>
          </w:pPr>
        </w:pPrChange>
      </w:pPr>
      <w:del w:id="4004" w:author="Seth Oranburg" w:date="2026-03-07T09:50:00Z" w16du:dateUtc="2026-03-07T14:50:00Z">
        <w:r w:rsidRPr="00742779">
          <w:rPr>
            <w:rFonts w:ascii="ZWAdobeF" w:hAnsi="ZWAdobeF" w:cs="ZWAdobeF"/>
            <w:sz w:val="2"/>
            <w:szCs w:val="2"/>
          </w:rPr>
          <w:delText>1743B</w:delText>
        </w:r>
        <w:r w:rsidR="0033544D" w:rsidRPr="00742779">
          <w:delText>The</w:delText>
        </w:r>
      </w:del>
      <w:ins w:id="4005" w:author="Seth Oranburg" w:date="2026-03-07T09:50:00Z" w16du:dateUtc="2026-03-07T14:50:00Z">
        <w:r w:rsidR="0033544D" w:rsidRPr="00742779">
          <w:t>The</w:t>
        </w:r>
      </w:ins>
      <w:r w:rsidR="0033544D" w:rsidRPr="00742779">
        <w:t xml:space="preserve"> counterpart is the tag-along right, which protects minority stockholders when a majority stockholder sells.</w:t>
      </w:r>
      <w:r w:rsidR="0033544D">
        <w:fldChar w:fldCharType="begin"/>
      </w:r>
      <w:r w:rsidR="0033544D">
        <w:instrText>HYPERLINK \l "fn249-11647" \o "Jump to citation"</w:instrText>
      </w:r>
      <w:r w:rsidR="0033544D">
        <w:fldChar w:fldCharType="separate"/>
      </w:r>
      <w:r w:rsidR="0033544D" w:rsidRPr="00742779">
        <w:rPr>
          <w:rStyle w:val="Hyperlink"/>
          <w:color w:val="auto"/>
          <w:u w:val="none"/>
        </w:rPr>
        <w:t>[249</w:t>
      </w:r>
      <w:r w:rsidR="00FA601A" w:rsidRPr="00742779">
        <w:rPr>
          <w:rStyle w:val="Hyperlink"/>
          <w:color w:val="auto"/>
          <w:u w:val="none"/>
        </w:rPr>
        <w:t>]</w:t>
      </w:r>
      <w:r w:rsidR="0033544D">
        <w:fldChar w:fldCharType="end"/>
      </w:r>
      <w:r w:rsidR="0033544D" w:rsidRPr="00742779">
        <w:t xml:space="preserve"> If Zeeva negotiates to sell her shares to a third party, tag-along rights allow Marcus and other investors to participate in the sale on the same terms. This prevents founders from achieving personal liquidity while leaving investors trapped in an illiquid position.</w:t>
      </w:r>
    </w:p>
    <w:p w14:paraId="11064392" w14:textId="77777777" w:rsidR="0033544D" w:rsidRPr="00742779" w:rsidRDefault="0059744E" w:rsidP="000E54B1">
      <w:pPr>
        <w:rPr>
          <w:del w:id="4006" w:author="Seth Oranburg" w:date="2026-03-07T09:50:00Z" w16du:dateUtc="2026-03-07T14:50:00Z"/>
          <w:rFonts w:eastAsia="Times New Roman"/>
        </w:rPr>
      </w:pPr>
      <w:del w:id="4007" w:author="Seth Oranburg" w:date="2026-03-07T09:50:00Z" w16du:dateUtc="2026-03-07T14:50:00Z">
        <w:r>
          <w:rPr>
            <w:rFonts w:eastAsia="Times New Roman"/>
            <w:noProof/>
          </w:rPr>
          <w:pict w14:anchorId="7296792E">
            <v:rect id="_x0000_i1062" alt="P2059#yIS1" style="width:239.6pt;height:.05pt;mso-width-percent:0;mso-height-percent:0;mso-width-percent:0;mso-height-percent:0" o:hrpct="512" o:hralign="center" o:hrstd="t" o:hr="t" fillcolor="#a0a0a0" stroked="f"/>
          </w:pict>
        </w:r>
      </w:del>
    </w:p>
    <w:p w14:paraId="2ECCCA4F" w14:textId="77777777" w:rsidR="0033544D" w:rsidRPr="00742779" w:rsidRDefault="0059744E" w:rsidP="000E54B1">
      <w:pPr>
        <w:rPr>
          <w:ins w:id="4008" w:author="Seth Oranburg" w:date="2026-03-07T09:50:00Z" w16du:dateUtc="2026-03-07T14:50:00Z"/>
          <w:rFonts w:eastAsia="Times New Roman"/>
        </w:rPr>
      </w:pPr>
      <w:ins w:id="4009" w:author="Seth Oranburg" w:date="2026-03-07T09:50:00Z" w16du:dateUtc="2026-03-07T14:50:00Z">
        <w:r>
          <w:rPr>
            <w:rFonts w:eastAsia="Times New Roman"/>
            <w:noProof/>
          </w:rPr>
          <w:pict w14:anchorId="06D7D85C">
            <v:rect id="_x0000_i1061" alt="P2059#yIS1" style="width:239.6pt;height:.05pt;mso-width-percent:0;mso-height-percent:0;mso-width-percent:0;mso-height-percent:0" o:hrpct="512" o:hralign="center" o:hrstd="t" o:hr="t" fillcolor="#a0a0a0" stroked="f"/>
          </w:pict>
        </w:r>
      </w:ins>
    </w:p>
    <w:p w14:paraId="017A0C66" w14:textId="77777777" w:rsidR="0033544D" w:rsidRPr="00742779" w:rsidRDefault="0033544D" w:rsidP="000E54B1">
      <w:pPr>
        <w:pStyle w:val="Heading2"/>
        <w:rPr>
          <w:rFonts w:eastAsia="Times New Roman"/>
        </w:rPr>
      </w:pPr>
      <w:r w:rsidRPr="00742779">
        <w:rPr>
          <w:rFonts w:eastAsia="Times New Roman"/>
        </w:rPr>
        <w:t xml:space="preserve">Fiduciary Duties in Venture-Backed Companies: </w:t>
      </w:r>
      <w:r w:rsidRPr="00742779">
        <w:rPr>
          <w:rStyle w:val="Emphasis"/>
          <w:rFonts w:eastAsia="Times New Roman"/>
        </w:rPr>
        <w:t>In re Trados</w:t>
      </w:r>
    </w:p>
    <w:p w14:paraId="423A5469" w14:textId="77777777" w:rsidR="0033544D" w:rsidRPr="00742779" w:rsidRDefault="00742779" w:rsidP="000E54B1">
      <w:del w:id="4010" w:author="Seth Oranburg" w:date="2026-03-07T09:50:00Z" w16du:dateUtc="2026-03-07T14:50:00Z">
        <w:r w:rsidRPr="00742779">
          <w:rPr>
            <w:rFonts w:ascii="ZWAdobeF" w:hAnsi="ZWAdobeF" w:cs="ZWAdobeF"/>
            <w:sz w:val="2"/>
            <w:szCs w:val="2"/>
          </w:rPr>
          <w:delText>1744B</w:delText>
        </w:r>
        <w:r w:rsidR="0033544D" w:rsidRPr="00742779">
          <w:delText>The</w:delText>
        </w:r>
      </w:del>
      <w:ins w:id="4011" w:author="Seth Oranburg" w:date="2026-03-07T09:50:00Z" w16du:dateUtc="2026-03-07T14:50:00Z">
        <w:r w:rsidR="0033544D" w:rsidRPr="00742779">
          <w:t>The</w:t>
        </w:r>
      </w:ins>
      <w:r w:rsidR="0033544D" w:rsidRPr="00742779">
        <w:t xml:space="preserve"> governance mechanisms described above create tension between preferred stockholders and common stockholders. Preferred stockholders want exits that maximize the value of their liquidation preferences. Common stockholders want exits that maximize the residual after preferences are satisfied. These interests diverge when exit valuations fall within the zone where preferences consume most of the proceeds.</w:t>
      </w:r>
    </w:p>
    <w:p w14:paraId="52C51231" w14:textId="77777777" w:rsidR="0033544D" w:rsidRPr="00742779" w:rsidRDefault="00742779" w:rsidP="000E54B1">
      <w:pPr>
        <w:pPrChange w:id="4012" w:author="Seth Oranburg" w:date="2026-03-07T09:50:00Z" w16du:dateUtc="2026-03-07T14:50:00Z">
          <w:pPr>
            <w:pStyle w:val="NormalWeb"/>
          </w:pPr>
        </w:pPrChange>
      </w:pPr>
      <w:del w:id="4013" w:author="Seth Oranburg" w:date="2026-03-07T09:50:00Z" w16du:dateUtc="2026-03-07T14:50:00Z">
        <w:r w:rsidRPr="00742779">
          <w:rPr>
            <w:rFonts w:ascii="ZWAdobeF" w:hAnsi="ZWAdobeF" w:cs="ZWAdobeF"/>
            <w:sz w:val="2"/>
            <w:szCs w:val="2"/>
          </w:rPr>
          <w:delText>1745B</w:delText>
        </w:r>
        <w:r w:rsidR="0033544D" w:rsidRPr="00742779">
          <w:delText>The</w:delText>
        </w:r>
      </w:del>
      <w:ins w:id="4014" w:author="Seth Oranburg" w:date="2026-03-07T09:50:00Z" w16du:dateUtc="2026-03-07T14:50:00Z">
        <w:r w:rsidR="0033544D" w:rsidRPr="00742779">
          <w:t>The</w:t>
        </w:r>
      </w:ins>
      <w:r w:rsidR="0033544D" w:rsidRPr="00742779">
        <w:t xml:space="preserve"> Delaware Court of Chancery addressed this conflict directly in </w:t>
      </w:r>
      <w:r w:rsidR="0033544D" w:rsidRPr="00742779">
        <w:rPr>
          <w:rStyle w:val="Emphasis"/>
        </w:rPr>
        <w:t>In re Trados Inc. Shareholder Litigation</w:t>
      </w:r>
      <w:r w:rsidR="0033544D" w:rsidRPr="00742779">
        <w:t>.</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r w:rsidR="0033544D" w:rsidRPr="00742779">
        <w:t xml:space="preserve"> The case established that directors owe fiduciary duties to common stockholders even when those directors were appointed by preferred stockholders, and even when the transaction benefits </w:t>
      </w:r>
      <w:r w:rsidR="0033544D" w:rsidRPr="00742779">
        <w:lastRenderedPageBreak/>
        <w:t>preferred stockholders at common stockholders</w:t>
      </w:r>
      <w:r w:rsidR="009F60D1" w:rsidRPr="00742779">
        <w:t>’</w:t>
      </w:r>
      <w:r w:rsidR="0033544D" w:rsidRPr="00742779">
        <w:t xml:space="preserve"> expense. The case illustrates the limits of contractual governance. Even when investors negotiate extensive protective provisions, they cannot contract out of directors</w:t>
      </w:r>
      <w:r w:rsidR="009F60D1" w:rsidRPr="00742779">
        <w:t>’</w:t>
      </w:r>
      <w:r w:rsidR="0033544D" w:rsidRPr="00742779">
        <w:t xml:space="preserve"> fiduciary duties to all stockholders. Delaware law imposes mandatory duties that override private ordering in certain contexts. This reflects organizational law</w:t>
      </w:r>
      <w:r w:rsidR="009F60D1" w:rsidRPr="00742779">
        <w:t>’</w:t>
      </w:r>
      <w:r w:rsidR="0033544D" w:rsidRPr="00742779">
        <w:t>s recognition that purely contractual solutions to the governance problem are incomplete—some minimum level of judicial oversight protects residual claimants, the common stockholders, from exploitation by senior claimants, the preferred stockholders.</w:t>
      </w:r>
    </w:p>
    <w:p w14:paraId="6D57C321" w14:textId="77777777" w:rsidR="0033544D" w:rsidRPr="00742779" w:rsidRDefault="0033544D" w:rsidP="000E54B1">
      <w:pPr>
        <w:pStyle w:val="Heading3"/>
        <w:rPr>
          <w:rFonts w:eastAsia="Times New Roman"/>
        </w:rPr>
      </w:pPr>
      <w:r w:rsidRPr="00742779">
        <w:rPr>
          <w:rFonts w:eastAsia="Times New Roman"/>
        </w:rPr>
        <w:t>The Facts</w:t>
      </w:r>
    </w:p>
    <w:p w14:paraId="5AE5C751" w14:textId="77777777" w:rsidR="0033544D" w:rsidRPr="00742779" w:rsidRDefault="00742779" w:rsidP="000E54B1">
      <w:pPr>
        <w:pPrChange w:id="4015" w:author="Seth Oranburg" w:date="2026-03-07T09:50:00Z" w16du:dateUtc="2026-03-07T14:50:00Z">
          <w:pPr>
            <w:pStyle w:val="NormalWeb"/>
          </w:pPr>
        </w:pPrChange>
      </w:pPr>
      <w:del w:id="4016" w:author="Seth Oranburg" w:date="2026-03-07T09:50:00Z" w16du:dateUtc="2026-03-07T14:50:00Z">
        <w:r w:rsidRPr="00742779">
          <w:rPr>
            <w:rFonts w:ascii="ZWAdobeF" w:hAnsi="ZWAdobeF" w:cs="ZWAdobeF"/>
            <w:sz w:val="2"/>
            <w:szCs w:val="2"/>
          </w:rPr>
          <w:delText>1746B</w:delText>
        </w:r>
        <w:r w:rsidR="0033544D" w:rsidRPr="00742779">
          <w:delText>Trados</w:delText>
        </w:r>
      </w:del>
      <w:ins w:id="4017" w:author="Seth Oranburg" w:date="2026-03-07T09:50:00Z" w16du:dateUtc="2026-03-07T14:50:00Z">
        <w:r w:rsidR="0033544D" w:rsidRPr="00742779">
          <w:t>Trados</w:t>
        </w:r>
      </w:ins>
      <w:r w:rsidR="0033544D" w:rsidRPr="00742779">
        <w:t>, Inc. was a software company that had raised multiple rounds of venture capital financing. The company</w:t>
      </w:r>
      <w:r w:rsidR="009F60D1" w:rsidRPr="00742779">
        <w:t>’</w:t>
      </w:r>
      <w:r w:rsidR="0033544D" w:rsidRPr="00742779">
        <w:t>s capital structure included Series A, Series B, and Series C preferred stock, each with liquidation preferences and other protective rights. By 2005, Trados had been operating for nearly a decade without achieving an exit for its investors.</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3C1C51B5" w14:textId="77777777" w:rsidR="0033544D" w:rsidRPr="00742779" w:rsidRDefault="00742779" w:rsidP="000E54B1">
      <w:pPr>
        <w:pPrChange w:id="4018" w:author="Seth Oranburg" w:date="2026-03-07T09:50:00Z" w16du:dateUtc="2026-03-07T14:50:00Z">
          <w:pPr>
            <w:pStyle w:val="NormalWeb"/>
          </w:pPr>
        </w:pPrChange>
      </w:pPr>
      <w:del w:id="4019" w:author="Seth Oranburg" w:date="2026-03-07T09:50:00Z" w16du:dateUtc="2026-03-07T14:50:00Z">
        <w:r w:rsidRPr="00742779">
          <w:rPr>
            <w:rFonts w:ascii="ZWAdobeF" w:hAnsi="ZWAdobeF" w:cs="ZWAdobeF"/>
            <w:sz w:val="2"/>
            <w:szCs w:val="2"/>
          </w:rPr>
          <w:delText>1747B</w:delText>
        </w:r>
        <w:r w:rsidR="0033544D" w:rsidRPr="00742779">
          <w:delText>The</w:delText>
        </w:r>
      </w:del>
      <w:ins w:id="4020" w:author="Seth Oranburg" w:date="2026-03-07T09:50:00Z" w16du:dateUtc="2026-03-07T14:50:00Z">
        <w:r w:rsidR="0033544D" w:rsidRPr="00742779">
          <w:t>The</w:t>
        </w:r>
      </w:ins>
      <w:r w:rsidR="0033544D" w:rsidRPr="00742779">
        <w:t xml:space="preserve"> company</w:t>
      </w:r>
      <w:r w:rsidR="009F60D1" w:rsidRPr="00742779">
        <w:t>’</w:t>
      </w:r>
      <w:r w:rsidR="0033544D" w:rsidRPr="00742779">
        <w:t>s board consisted of seven directors. Three were appointed by venture capital investors pursuant to contractual rights in the stockholders</w:t>
      </w:r>
      <w:r w:rsidR="009F60D1" w:rsidRPr="00742779">
        <w:t>’</w:t>
      </w:r>
      <w:r w:rsidR="0033544D" w:rsidRPr="00742779">
        <w:t xml:space="preserve"> agreement. Two were members of management. Two were outside directors who had relationships with the venture investors. The venture-appointed directors and their allies controlled the board.</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25775A15" w14:textId="77777777" w:rsidR="0033544D" w:rsidRPr="00742779" w:rsidRDefault="00742779" w:rsidP="000E54B1">
      <w:pPr>
        <w:pPrChange w:id="4021" w:author="Seth Oranburg" w:date="2026-03-07T09:50:00Z" w16du:dateUtc="2026-03-07T14:50:00Z">
          <w:pPr>
            <w:pStyle w:val="NormalWeb"/>
          </w:pPr>
        </w:pPrChange>
      </w:pPr>
      <w:del w:id="4022" w:author="Seth Oranburg" w:date="2026-03-07T09:50:00Z" w16du:dateUtc="2026-03-07T14:50:00Z">
        <w:r w:rsidRPr="00742779">
          <w:rPr>
            <w:rFonts w:ascii="ZWAdobeF" w:hAnsi="ZWAdobeF" w:cs="ZWAdobeF"/>
            <w:sz w:val="2"/>
            <w:szCs w:val="2"/>
          </w:rPr>
          <w:delText>1748B</w:delText>
        </w:r>
        <w:r w:rsidR="0033544D" w:rsidRPr="00742779">
          <w:delText>In</w:delText>
        </w:r>
      </w:del>
      <w:ins w:id="4023" w:author="Seth Oranburg" w:date="2026-03-07T09:50:00Z" w16du:dateUtc="2026-03-07T14:50:00Z">
        <w:r w:rsidR="0033544D" w:rsidRPr="00742779">
          <w:t>In</w:t>
        </w:r>
      </w:ins>
      <w:r w:rsidR="0033544D" w:rsidRPr="00742779">
        <w:t xml:space="preserve"> 2005, a potential acquirer offered to purchase Trados for approximately $60 million. The board approved the merger. The preferred stockholders received their liquidation preferences in full, totaling approximately $57.9 million. The common stockholders received approximately $2.1 million. The common stock was held primarily by employees and former employees who had exercised options.</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6EC79C7C" w14:textId="77777777" w:rsidR="0033544D" w:rsidRPr="00742779" w:rsidRDefault="00742779" w:rsidP="000E54B1">
      <w:del w:id="4024" w:author="Seth Oranburg" w:date="2026-03-07T09:50:00Z" w16du:dateUtc="2026-03-07T14:50:00Z">
        <w:r w:rsidRPr="00742779">
          <w:rPr>
            <w:rFonts w:ascii="ZWAdobeF" w:hAnsi="ZWAdobeF" w:cs="ZWAdobeF"/>
            <w:sz w:val="2"/>
            <w:szCs w:val="2"/>
          </w:rPr>
          <w:delText>1749B</w:delText>
        </w:r>
        <w:r w:rsidR="0033544D" w:rsidRPr="00742779">
          <w:delText>The</w:delText>
        </w:r>
      </w:del>
      <w:ins w:id="4025" w:author="Seth Oranburg" w:date="2026-03-07T09:50:00Z" w16du:dateUtc="2026-03-07T14:50:00Z">
        <w:r w:rsidR="0033544D" w:rsidRPr="00742779">
          <w:t>The</w:t>
        </w:r>
      </w:ins>
      <w:r w:rsidR="0033544D" w:rsidRPr="00742779">
        <w:t xml:space="preserve"> disparity was stark. Preferred stockholders who had invested $57.9 million received $57.9 million: full return of capital but no profit. Common stockholders who had labored for years building the company received approximately 3.5% of the proceeds.</w:t>
      </w:r>
    </w:p>
    <w:p w14:paraId="7ACB3E79" w14:textId="77777777" w:rsidR="0033544D" w:rsidRPr="00742779" w:rsidRDefault="00742779" w:rsidP="000E54B1">
      <w:pPr>
        <w:pPrChange w:id="4026" w:author="Seth Oranburg" w:date="2026-03-07T09:50:00Z" w16du:dateUtc="2026-03-07T14:50:00Z">
          <w:pPr>
            <w:pStyle w:val="NormalWeb"/>
          </w:pPr>
        </w:pPrChange>
      </w:pPr>
      <w:del w:id="4027" w:author="Seth Oranburg" w:date="2026-03-07T09:50:00Z" w16du:dateUtc="2026-03-07T14:50:00Z">
        <w:r w:rsidRPr="00742779">
          <w:rPr>
            <w:rFonts w:ascii="ZWAdobeF" w:hAnsi="ZWAdobeF" w:cs="ZWAdobeF"/>
            <w:sz w:val="2"/>
            <w:szCs w:val="2"/>
          </w:rPr>
          <w:delText>1750B</w:delText>
        </w:r>
        <w:r w:rsidR="0033544D" w:rsidRPr="00742779">
          <w:delText>Common</w:delText>
        </w:r>
      </w:del>
      <w:ins w:id="4028" w:author="Seth Oranburg" w:date="2026-03-07T09:50:00Z" w16du:dateUtc="2026-03-07T14:50:00Z">
        <w:r w:rsidR="0033544D" w:rsidRPr="00742779">
          <w:t>Common</w:t>
        </w:r>
      </w:ins>
      <w:r w:rsidR="0033544D" w:rsidRPr="00742779">
        <w:t xml:space="preserve"> stockholders sued, alleging that the directors breached their fiduciary duties by approving a transaction that benefited preferred stockholders at common stockholders</w:t>
      </w:r>
      <w:r w:rsidR="009F60D1" w:rsidRPr="00742779">
        <w:t>’</w:t>
      </w:r>
      <w:r w:rsidR="0033544D" w:rsidRPr="00742779">
        <w:t xml:space="preserve"> expense. The plaintiffs argued that the directors should have rejected the acquisition and continued operating the company, which might eventually achieve a higher-value exit that would provide meaningful returns to common stockholders.</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6228AAB5" w14:textId="77777777" w:rsidR="0033544D" w:rsidRPr="00742779" w:rsidRDefault="0033544D" w:rsidP="000E54B1">
      <w:pPr>
        <w:pStyle w:val="Heading3"/>
        <w:rPr>
          <w:rFonts w:eastAsia="Times New Roman"/>
        </w:rPr>
      </w:pPr>
      <w:r w:rsidRPr="00742779">
        <w:rPr>
          <w:rFonts w:eastAsia="Times New Roman"/>
        </w:rPr>
        <w:lastRenderedPageBreak/>
        <w:t>The Holding</w:t>
      </w:r>
    </w:p>
    <w:p w14:paraId="4D29BA3E" w14:textId="77777777" w:rsidR="0033544D" w:rsidRPr="00742779" w:rsidRDefault="00742779" w:rsidP="000E54B1">
      <w:del w:id="4029" w:author="Seth Oranburg" w:date="2026-03-07T09:50:00Z" w16du:dateUtc="2026-03-07T14:50:00Z">
        <w:r w:rsidRPr="00742779">
          <w:rPr>
            <w:rFonts w:ascii="ZWAdobeF" w:hAnsi="ZWAdobeF" w:cs="ZWAdobeF"/>
            <w:sz w:val="2"/>
            <w:szCs w:val="2"/>
          </w:rPr>
          <w:delText>1751B</w:delText>
        </w:r>
        <w:r w:rsidR="0033544D" w:rsidRPr="00742779">
          <w:delText>Vice</w:delText>
        </w:r>
      </w:del>
      <w:ins w:id="4030" w:author="Seth Oranburg" w:date="2026-03-07T09:50:00Z" w16du:dateUtc="2026-03-07T14:50:00Z">
        <w:r w:rsidR="0033544D" w:rsidRPr="00742779">
          <w:t>Vice</w:t>
        </w:r>
      </w:ins>
      <w:r w:rsidR="0033544D" w:rsidRPr="00742779">
        <w:t xml:space="preserve"> Chancellor J. Travis Laster, writing for the Court of Chancery, established several important principles.</w:t>
      </w:r>
    </w:p>
    <w:p w14:paraId="54DACA38" w14:textId="77777777" w:rsidR="0033544D" w:rsidRPr="00742779" w:rsidRDefault="00742779" w:rsidP="000E54B1">
      <w:pPr>
        <w:pPrChange w:id="4031" w:author="Seth Oranburg" w:date="2026-03-07T09:50:00Z" w16du:dateUtc="2026-03-07T14:50:00Z">
          <w:pPr>
            <w:pStyle w:val="NormalWeb"/>
          </w:pPr>
        </w:pPrChange>
      </w:pPr>
      <w:del w:id="4032" w:author="Seth Oranburg" w:date="2026-03-07T09:50:00Z" w16du:dateUtc="2026-03-07T14:50:00Z">
        <w:r w:rsidRPr="00742779">
          <w:rPr>
            <w:rFonts w:ascii="ZWAdobeF" w:hAnsi="ZWAdobeF" w:cs="ZWAdobeF"/>
            <w:sz w:val="2"/>
            <w:szCs w:val="2"/>
          </w:rPr>
          <w:delText>1752B</w:delText>
        </w:r>
        <w:r w:rsidR="0033544D" w:rsidRPr="00742779">
          <w:delText>First</w:delText>
        </w:r>
      </w:del>
      <w:ins w:id="4033" w:author="Seth Oranburg" w:date="2026-03-07T09:50:00Z" w16du:dateUtc="2026-03-07T14:50:00Z">
        <w:r w:rsidR="0033544D" w:rsidRPr="00742779">
          <w:t>First</w:t>
        </w:r>
      </w:ins>
      <w:r w:rsidR="0033544D" w:rsidRPr="00742779">
        <w:t>, directors of a Delaware corporation owe fiduciary duties to the corporation and its stockholders.</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r w:rsidR="0033544D" w:rsidRPr="00742779">
        <w:t xml:space="preserve"> When the interests of preferred and common stockholders diverge, directors must prefer the interests of common stockholders. The reason is fundamental to the structure of corporate finance. Preferred stockholders</w:t>
      </w:r>
      <w:r w:rsidR="009F60D1" w:rsidRPr="00742779">
        <w:t>’</w:t>
      </w:r>
      <w:r w:rsidR="0033544D" w:rsidRPr="00742779">
        <w:t xml:space="preserve"> rights are defined by contract: the certificate of incorporation specifies their liquidation preferences, protective provisions, and other entitlements. Any right not specified in the contract does not exist. Common stockholders, by contrast, are the residual claimants. They receive whatever remains after all contractual obligations are satisfied. Fiduciary duties protect the residual because contract cannot.</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688C9D2F" w14:textId="77777777" w:rsidR="0033544D" w:rsidRPr="00742779" w:rsidRDefault="00742779" w:rsidP="000E54B1">
      <w:pPr>
        <w:pPrChange w:id="4034" w:author="Seth Oranburg" w:date="2026-03-07T09:50:00Z" w16du:dateUtc="2026-03-07T14:50:00Z">
          <w:pPr>
            <w:pStyle w:val="NormalWeb"/>
          </w:pPr>
        </w:pPrChange>
      </w:pPr>
      <w:del w:id="4035" w:author="Seth Oranburg" w:date="2026-03-07T09:50:00Z" w16du:dateUtc="2026-03-07T14:50:00Z">
        <w:r w:rsidRPr="00742779">
          <w:rPr>
            <w:rFonts w:ascii="ZWAdobeF" w:hAnsi="ZWAdobeF" w:cs="ZWAdobeF"/>
            <w:sz w:val="2"/>
            <w:szCs w:val="2"/>
          </w:rPr>
          <w:delText>1753B</w:delText>
        </w:r>
        <w:r w:rsidR="0033544D" w:rsidRPr="00742779">
          <w:delText>Second</w:delText>
        </w:r>
      </w:del>
      <w:ins w:id="4036" w:author="Seth Oranburg" w:date="2026-03-07T09:50:00Z" w16du:dateUtc="2026-03-07T14:50:00Z">
        <w:r w:rsidR="0033544D" w:rsidRPr="00742779">
          <w:t>Second</w:t>
        </w:r>
      </w:ins>
      <w:r w:rsidR="0033544D" w:rsidRPr="00742779">
        <w:t>, when directors with conflicts of interest approve a transaction that benefits one class of stockholders at the expense of another, the transaction is reviewed under the entire fairness standard.</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r w:rsidR="0033544D" w:rsidRPr="00742779">
        <w:t xml:space="preserve"> The burden of proof shifts to the defendants to demonstrate that the transaction was entirely fair, both in terms of fair dealing (process) and fair price (substance).</w:t>
      </w:r>
    </w:p>
    <w:p w14:paraId="757701EB" w14:textId="77777777" w:rsidR="0033544D" w:rsidRPr="00742779" w:rsidRDefault="00742779" w:rsidP="000E54B1">
      <w:pPr>
        <w:pPrChange w:id="4037" w:author="Seth Oranburg" w:date="2026-03-07T09:50:00Z" w16du:dateUtc="2026-03-07T14:50:00Z">
          <w:pPr>
            <w:pStyle w:val="NormalWeb"/>
          </w:pPr>
        </w:pPrChange>
      </w:pPr>
      <w:del w:id="4038" w:author="Seth Oranburg" w:date="2026-03-07T09:50:00Z" w16du:dateUtc="2026-03-07T14:50:00Z">
        <w:r w:rsidRPr="00742779">
          <w:rPr>
            <w:rFonts w:ascii="ZWAdobeF" w:hAnsi="ZWAdobeF" w:cs="ZWAdobeF"/>
            <w:sz w:val="2"/>
            <w:szCs w:val="2"/>
          </w:rPr>
          <w:delText>1754B</w:delText>
        </w:r>
        <w:r w:rsidR="0033544D" w:rsidRPr="00742779">
          <w:delText>Third</w:delText>
        </w:r>
      </w:del>
      <w:ins w:id="4039" w:author="Seth Oranburg" w:date="2026-03-07T09:50:00Z" w16du:dateUtc="2026-03-07T14:50:00Z">
        <w:r w:rsidR="0033544D" w:rsidRPr="00742779">
          <w:t>Third</w:t>
        </w:r>
      </w:ins>
      <w:r w:rsidR="0033544D" w:rsidRPr="00742779">
        <w:t>, the court examined whether the Trados merger satisfied entire fairness. On fair dealing, the process was deficient. The board had not formed a special committee of disinterested directors to evaluate the transaction. The board had not obtained a fairness opinion focused on the value to common stockholders. The directors had simply evaluated whether the transaction was acceptable from the perspective of the preferred stockholders who appointed them.</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71917926" w14:textId="77777777" w:rsidR="0033544D" w:rsidRPr="00742779" w:rsidRDefault="00742779" w:rsidP="000E54B1">
      <w:pPr>
        <w:pPrChange w:id="4040" w:author="Seth Oranburg" w:date="2026-03-07T09:50:00Z" w16du:dateUtc="2026-03-07T14:50:00Z">
          <w:pPr>
            <w:pStyle w:val="NormalWeb"/>
          </w:pPr>
        </w:pPrChange>
      </w:pPr>
      <w:del w:id="4041" w:author="Seth Oranburg" w:date="2026-03-07T09:50:00Z" w16du:dateUtc="2026-03-07T14:50:00Z">
        <w:r w:rsidRPr="00742779">
          <w:rPr>
            <w:rFonts w:ascii="ZWAdobeF" w:hAnsi="ZWAdobeF" w:cs="ZWAdobeF"/>
            <w:sz w:val="2"/>
            <w:szCs w:val="2"/>
          </w:rPr>
          <w:delText>1755B</w:delText>
        </w:r>
        <w:r w:rsidR="0033544D" w:rsidRPr="00742779">
          <w:delText>On</w:delText>
        </w:r>
      </w:del>
      <w:ins w:id="4042" w:author="Seth Oranburg" w:date="2026-03-07T09:50:00Z" w16du:dateUtc="2026-03-07T14:50:00Z">
        <w:r w:rsidR="0033544D" w:rsidRPr="00742779">
          <w:t>On</w:t>
        </w:r>
      </w:ins>
      <w:r w:rsidR="0033544D" w:rsidRPr="00742779">
        <w:t xml:space="preserve"> fair price, however, the court found that the transaction was fair to common stockholders despite the minimal proceeds they received. The court accepted expert testimony that Trados as a going concern was worth approximately what the acquirer paid. The common stock had minimal value because the company</w:t>
      </w:r>
      <w:r w:rsidR="009F60D1" w:rsidRPr="00742779">
        <w:t>’</w:t>
      </w:r>
      <w:r w:rsidR="0033544D" w:rsidRPr="00742779">
        <w:t>s enterprise value barely exceeded the liquidation preferences. A higher offer was unlikely. Continued operation posed risks of decline that could eliminate even the modest value common stockholders received.</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74E18C7B" w14:textId="77777777" w:rsidR="0033544D" w:rsidRPr="00742779" w:rsidRDefault="00742779" w:rsidP="000E54B1">
      <w:pPr>
        <w:pPrChange w:id="4043" w:author="Seth Oranburg" w:date="2026-03-07T09:50:00Z" w16du:dateUtc="2026-03-07T14:50:00Z">
          <w:pPr>
            <w:pStyle w:val="NormalWeb"/>
          </w:pPr>
        </w:pPrChange>
      </w:pPr>
      <w:del w:id="4044" w:author="Seth Oranburg" w:date="2026-03-07T09:50:00Z" w16du:dateUtc="2026-03-07T14:50:00Z">
        <w:r w:rsidRPr="00742779">
          <w:rPr>
            <w:rFonts w:ascii="ZWAdobeF" w:hAnsi="ZWAdobeF" w:cs="ZWAdobeF"/>
            <w:sz w:val="2"/>
            <w:szCs w:val="2"/>
          </w:rPr>
          <w:delText>1756B</w:delText>
        </w:r>
        <w:r w:rsidR="0033544D" w:rsidRPr="00742779">
          <w:delText>The</w:delText>
        </w:r>
      </w:del>
      <w:ins w:id="4045" w:author="Seth Oranburg" w:date="2026-03-07T09:50:00Z" w16du:dateUtc="2026-03-07T14:50:00Z">
        <w:r w:rsidR="0033544D" w:rsidRPr="00742779">
          <w:t>The</w:t>
        </w:r>
      </w:ins>
      <w:r w:rsidR="0033544D" w:rsidRPr="00742779">
        <w:t xml:space="preserve"> court therefore found that the defendants had proven entire fairness, and the plaintiffs</w:t>
      </w:r>
      <w:r w:rsidR="009F60D1" w:rsidRPr="00742779">
        <w:t>’</w:t>
      </w:r>
      <w:r w:rsidR="0033544D" w:rsidRPr="00742779">
        <w:t xml:space="preserve"> claims were dismissed. But the opinion sent a clear message: venture-appointed directors cannot simply maximize value for the investors who appointed them. They owe duties to all stockholders, with priority given to the residual claimants when interests conflict.</w:t>
      </w:r>
      <w:r w:rsidR="0033544D">
        <w:fldChar w:fldCharType="begin"/>
      </w:r>
      <w:r w:rsidR="0033544D">
        <w:instrText>HYPERLINK \l "fn250-11647" \o "Jump to citation"</w:instrText>
      </w:r>
      <w:r w:rsidR="0033544D">
        <w:fldChar w:fldCharType="separate"/>
      </w:r>
      <w:r w:rsidR="0033544D" w:rsidRPr="00742779">
        <w:rPr>
          <w:rStyle w:val="Hyperlink"/>
          <w:color w:val="auto"/>
          <w:u w:val="none"/>
        </w:rPr>
        <w:t>[250</w:t>
      </w:r>
      <w:r w:rsidR="00EE2871" w:rsidRPr="00742779">
        <w:rPr>
          <w:rStyle w:val="Hyperlink"/>
          <w:color w:val="auto"/>
          <w:u w:val="none"/>
        </w:rPr>
        <w:t>]</w:t>
      </w:r>
      <w:r w:rsidR="0033544D">
        <w:fldChar w:fldCharType="end"/>
      </w:r>
    </w:p>
    <w:p w14:paraId="0BD73742" w14:textId="77777777" w:rsidR="0033544D" w:rsidRPr="00742779" w:rsidRDefault="0033544D" w:rsidP="000E54B1">
      <w:pPr>
        <w:pStyle w:val="Heading3"/>
        <w:rPr>
          <w:rFonts w:eastAsia="Times New Roman"/>
        </w:rPr>
      </w:pPr>
      <w:r w:rsidRPr="00742779">
        <w:rPr>
          <w:rFonts w:eastAsia="Times New Roman"/>
        </w:rPr>
        <w:lastRenderedPageBreak/>
        <w:t>Implications for Venture Governance</w:t>
      </w:r>
    </w:p>
    <w:p w14:paraId="5A6F9A18" w14:textId="77777777" w:rsidR="0033544D" w:rsidRPr="00742779" w:rsidRDefault="00742779" w:rsidP="000E54B1">
      <w:del w:id="4046" w:author="Seth Oranburg" w:date="2026-03-07T09:50:00Z" w16du:dateUtc="2026-03-07T14:50:00Z">
        <w:r w:rsidRPr="00742779">
          <w:rPr>
            <w:rStyle w:val="Emphasis"/>
            <w:rFonts w:ascii="ZWAdobeF" w:hAnsi="ZWAdobeF" w:cs="ZWAdobeF"/>
            <w:i w:val="0"/>
            <w:sz w:val="2"/>
            <w:szCs w:val="2"/>
          </w:rPr>
          <w:delText>1757B</w:delText>
        </w:r>
        <w:r w:rsidR="0033544D" w:rsidRPr="00742779">
          <w:rPr>
            <w:rStyle w:val="Emphasis"/>
          </w:rPr>
          <w:delText>Trados</w:delText>
        </w:r>
      </w:del>
      <w:ins w:id="4047" w:author="Seth Oranburg" w:date="2026-03-07T09:50:00Z" w16du:dateUtc="2026-03-07T14:50:00Z">
        <w:r w:rsidR="0033544D" w:rsidRPr="00742779">
          <w:rPr>
            <w:rStyle w:val="Emphasis"/>
          </w:rPr>
          <w:t>Trados</w:t>
        </w:r>
      </w:ins>
      <w:r w:rsidR="0033544D" w:rsidRPr="00742779">
        <w:t xml:space="preserve"> has significant implications for how venture-backed companies structure governance and approach exit transactions.</w:t>
      </w:r>
    </w:p>
    <w:p w14:paraId="067770A0" w14:textId="77777777" w:rsidR="0033544D" w:rsidRPr="00742779" w:rsidRDefault="00742779" w:rsidP="000E54B1">
      <w:del w:id="4048" w:author="Seth Oranburg" w:date="2026-03-07T09:50:00Z" w16du:dateUtc="2026-03-07T14:50:00Z">
        <w:r w:rsidRPr="00742779">
          <w:rPr>
            <w:rFonts w:ascii="ZWAdobeF" w:hAnsi="ZWAdobeF" w:cs="ZWAdobeF"/>
            <w:sz w:val="2"/>
            <w:szCs w:val="2"/>
          </w:rPr>
          <w:delText>1758B</w:delText>
        </w:r>
        <w:r w:rsidR="0033544D" w:rsidRPr="00742779">
          <w:delText>First</w:delText>
        </w:r>
      </w:del>
      <w:ins w:id="4049" w:author="Seth Oranburg" w:date="2026-03-07T09:50:00Z" w16du:dateUtc="2026-03-07T14:50:00Z">
        <w:r w:rsidR="0033544D" w:rsidRPr="00742779">
          <w:t>First</w:t>
        </w:r>
      </w:ins>
      <w:r w:rsidR="0033544D" w:rsidRPr="00742779">
        <w:t>, boards should establish procedures that demonstrate attention to common stockholder interests. Forming a special committee of directors who lack conflicts with preferred stockholders is advisable when evaluating transactions that implicate the preference overhang. Obtaining a fairness opinion that addresses value to common stockholders (not just aggregate transaction value) provides evidence of fair process.</w:t>
      </w:r>
    </w:p>
    <w:p w14:paraId="2F285ECD" w14:textId="77777777" w:rsidR="0033544D" w:rsidRPr="00742779" w:rsidRDefault="00742779" w:rsidP="000E54B1">
      <w:del w:id="4050" w:author="Seth Oranburg" w:date="2026-03-07T09:50:00Z" w16du:dateUtc="2026-03-07T14:50:00Z">
        <w:r w:rsidRPr="00742779">
          <w:rPr>
            <w:rFonts w:ascii="ZWAdobeF" w:hAnsi="ZWAdobeF" w:cs="ZWAdobeF"/>
            <w:sz w:val="2"/>
            <w:szCs w:val="2"/>
          </w:rPr>
          <w:delText>1759B</w:delText>
        </w:r>
        <w:r w:rsidR="0033544D" w:rsidRPr="00742779">
          <w:delText>Second</w:delText>
        </w:r>
      </w:del>
      <w:ins w:id="4051" w:author="Seth Oranburg" w:date="2026-03-07T09:50:00Z" w16du:dateUtc="2026-03-07T14:50:00Z">
        <w:r w:rsidR="0033544D" w:rsidRPr="00742779">
          <w:t>Second</w:t>
        </w:r>
      </w:ins>
      <w:r w:rsidR="0033544D" w:rsidRPr="00742779">
        <w:t>, directors appointed by venture investors must recognize their dual loyalties. They were appointed because of their relationship with a particular investor. But once they join the board, they owe fiduciary duties to all stockholders, with common stockholders taking priority when interests diverge. A director who simply advocates for the investor who appointed her risks personal liability.</w:t>
      </w:r>
    </w:p>
    <w:p w14:paraId="3AC9AC8C" w14:textId="77777777" w:rsidR="0033544D" w:rsidRPr="00742779" w:rsidRDefault="00742779" w:rsidP="000E54B1">
      <w:del w:id="4052" w:author="Seth Oranburg" w:date="2026-03-07T09:50:00Z" w16du:dateUtc="2026-03-07T14:50:00Z">
        <w:r w:rsidRPr="00742779">
          <w:rPr>
            <w:rFonts w:ascii="ZWAdobeF" w:hAnsi="ZWAdobeF" w:cs="ZWAdobeF"/>
            <w:sz w:val="2"/>
            <w:szCs w:val="2"/>
          </w:rPr>
          <w:delText>1760B</w:delText>
        </w:r>
        <w:r w:rsidR="0033544D" w:rsidRPr="00742779">
          <w:delText>Third</w:delText>
        </w:r>
      </w:del>
      <w:ins w:id="4053" w:author="Seth Oranburg" w:date="2026-03-07T09:50:00Z" w16du:dateUtc="2026-03-07T14:50:00Z">
        <w:r w:rsidR="0033544D" w:rsidRPr="00742779">
          <w:t>Third</w:t>
        </w:r>
      </w:ins>
      <w:r w:rsidR="0033544D" w:rsidRPr="00742779">
        <w:t>, founders and employees should understand that their interests may diverge sharply from investor interests as the preference stack grows. A company that has raised $50M in preferred financing needs an exit well above $50M before common stockholders receive meaningful returns. If the company</w:t>
      </w:r>
      <w:r w:rsidR="009F60D1" w:rsidRPr="00742779">
        <w:t>’</w:t>
      </w:r>
      <w:r w:rsidR="0033544D" w:rsidRPr="00742779">
        <w:t xml:space="preserve">s realistic exit value is $60-80M, common stockholders may prefer continued operation (hoping for higher eventual value) while preferred stockholders prefer immediate exit (recovering their capital with certainty). This tension is inherent in the venture capital structure. </w:t>
      </w:r>
      <w:r w:rsidR="0033544D" w:rsidRPr="00742779">
        <w:rPr>
          <w:rStyle w:val="Emphasis"/>
        </w:rPr>
        <w:t>Trados</w:t>
      </w:r>
      <w:r w:rsidR="0033544D" w:rsidRPr="00742779">
        <w:t xml:space="preserve"> establishes that fiduciary duties do not permit directors to resolve the tension automatically in favor of preferred stockholders.</w:t>
      </w:r>
    </w:p>
    <w:p w14:paraId="726DD49C" w14:textId="77777777" w:rsidR="0033544D" w:rsidRPr="00742779" w:rsidRDefault="0059744E" w:rsidP="000E54B1">
      <w:pPr>
        <w:rPr>
          <w:del w:id="4054" w:author="Seth Oranburg" w:date="2026-03-07T09:50:00Z" w16du:dateUtc="2026-03-07T14:50:00Z"/>
          <w:rFonts w:eastAsia="Times New Roman"/>
        </w:rPr>
      </w:pPr>
      <w:del w:id="4055" w:author="Seth Oranburg" w:date="2026-03-07T09:50:00Z" w16du:dateUtc="2026-03-07T14:50:00Z">
        <w:r>
          <w:rPr>
            <w:rFonts w:eastAsia="Times New Roman"/>
            <w:noProof/>
          </w:rPr>
          <w:pict w14:anchorId="4D57E347">
            <v:rect id="_x0000_i1060" alt="P2081#yIS1" style="width:239.6pt;height:.05pt;mso-width-percent:0;mso-height-percent:0;mso-width-percent:0;mso-height-percent:0" o:hrpct="512" o:hralign="center" o:hrstd="t" o:hr="t" fillcolor="#a0a0a0" stroked="f"/>
          </w:pict>
        </w:r>
      </w:del>
    </w:p>
    <w:p w14:paraId="65ED5B09" w14:textId="77777777" w:rsidR="0033544D" w:rsidRPr="00742779" w:rsidRDefault="0059744E" w:rsidP="000E54B1">
      <w:pPr>
        <w:rPr>
          <w:ins w:id="4056" w:author="Seth Oranburg" w:date="2026-03-07T09:50:00Z" w16du:dateUtc="2026-03-07T14:50:00Z"/>
          <w:rFonts w:eastAsia="Times New Roman"/>
        </w:rPr>
      </w:pPr>
      <w:ins w:id="4057" w:author="Seth Oranburg" w:date="2026-03-07T09:50:00Z" w16du:dateUtc="2026-03-07T14:50:00Z">
        <w:r>
          <w:rPr>
            <w:rFonts w:eastAsia="Times New Roman"/>
            <w:noProof/>
          </w:rPr>
          <w:pict w14:anchorId="7BC27F7F">
            <v:rect id="_x0000_i1059" alt="P2081#yIS1" style="width:239.6pt;height:.05pt;mso-width-percent:0;mso-height-percent:0;mso-width-percent:0;mso-height-percent:0" o:hrpct="512" o:hralign="center" o:hrstd="t" o:hr="t" fillcolor="#a0a0a0" stroked="f"/>
          </w:pict>
        </w:r>
      </w:ins>
    </w:p>
    <w:p w14:paraId="5DCA62DA" w14:textId="77777777" w:rsidR="0033544D" w:rsidRPr="00742779" w:rsidRDefault="0033544D" w:rsidP="000E54B1">
      <w:pPr>
        <w:pStyle w:val="Heading2"/>
        <w:rPr>
          <w:rFonts w:eastAsia="Times New Roman"/>
        </w:rPr>
      </w:pPr>
      <w:r w:rsidRPr="00742779">
        <w:rPr>
          <w:rFonts w:eastAsia="Times New Roman"/>
        </w:rPr>
        <w:t>Why Billion-Dollar Companies Stay Private</w:t>
      </w:r>
    </w:p>
    <w:p w14:paraId="383F2554" w14:textId="77777777" w:rsidR="0033544D" w:rsidRPr="00742779" w:rsidRDefault="00742779" w:rsidP="000E54B1">
      <w:pPr>
        <w:pPrChange w:id="4058" w:author="Seth Oranburg" w:date="2026-03-07T09:50:00Z" w16du:dateUtc="2026-03-07T14:50:00Z">
          <w:pPr>
            <w:pStyle w:val="NormalWeb"/>
          </w:pPr>
        </w:pPrChange>
      </w:pPr>
      <w:del w:id="4059" w:author="Seth Oranburg" w:date="2026-03-07T09:50:00Z" w16du:dateUtc="2026-03-07T14:50:00Z">
        <w:r w:rsidRPr="00742779">
          <w:rPr>
            <w:rFonts w:ascii="ZWAdobeF" w:hAnsi="ZWAdobeF" w:cs="ZWAdobeF"/>
            <w:sz w:val="2"/>
            <w:szCs w:val="2"/>
          </w:rPr>
          <w:delText>1761B</w:delText>
        </w:r>
        <w:r w:rsidR="0033544D" w:rsidRPr="00742779">
          <w:delText>Despite</w:delText>
        </w:r>
      </w:del>
      <w:ins w:id="4060" w:author="Seth Oranburg" w:date="2026-03-07T09:50:00Z" w16du:dateUtc="2026-03-07T14:50:00Z">
        <w:r w:rsidR="0033544D" w:rsidRPr="00742779">
          <w:t>Despite</w:t>
        </w:r>
      </w:ins>
      <w:r w:rsidR="0033544D" w:rsidRPr="00742779">
        <w:t xml:space="preserve"> the potential conflicts and complexities of private capital, some companies accumulate enormous valuations while remaining private. These companies demonstrate that private ownership can sustain ventures requiring patient capital and long investment horizons that public markets would not tolerate.</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p>
    <w:p w14:paraId="6987E313" w14:textId="77777777" w:rsidR="0033544D" w:rsidRPr="00742779" w:rsidRDefault="00742779" w:rsidP="000E54B1">
      <w:del w:id="4061" w:author="Seth Oranburg" w:date="2026-03-07T09:50:00Z" w16du:dateUtc="2026-03-07T14:50:00Z">
        <w:r w:rsidRPr="00742779">
          <w:rPr>
            <w:rFonts w:ascii="ZWAdobeF" w:hAnsi="ZWAdobeF" w:cs="ZWAdobeF"/>
            <w:sz w:val="2"/>
            <w:szCs w:val="2"/>
          </w:rPr>
          <w:delText>1762B</w:delText>
        </w:r>
        <w:r w:rsidR="0033544D" w:rsidRPr="00742779">
          <w:delText>Large</w:delText>
        </w:r>
      </w:del>
      <w:ins w:id="4062" w:author="Seth Oranburg" w:date="2026-03-07T09:50:00Z" w16du:dateUtc="2026-03-07T14:50:00Z">
        <w:r w:rsidR="0033544D" w:rsidRPr="00742779">
          <w:t>Large</w:t>
        </w:r>
      </w:ins>
      <w:r w:rsidR="0033544D" w:rsidRPr="00742779">
        <w:t xml:space="preserve"> private companies like SpaceX and Stripe illustrate an interesting dynamic with the asset partitioning problem, the fourth fundamental </w:t>
      </w:r>
      <w:r w:rsidR="0033544D" w:rsidRPr="00742779">
        <w:lastRenderedPageBreak/>
        <w:t>challenge organizational law exists to solve. Public companies benefit from clear separation between corporate assets and shareholder assets, which facilitates liquidity and trading. But this comes at the cost of quarterly reporting pressure and short-term thinking. By remaining private, these companies sacrifice easy liquidity—making asset partitioning less clean—but gain the ability to pursue long-term strategies that public markets would punish. They</w:t>
      </w:r>
      <w:r w:rsidR="009F60D1" w:rsidRPr="00742779">
        <w:t>’</w:t>
      </w:r>
      <w:r w:rsidR="0033544D" w:rsidRPr="00742779">
        <w:t>re trading one solution to asset partitioning, public market liquidity, for another: patient private capital with illiquid but protected claims.</w:t>
      </w:r>
    </w:p>
    <w:p w14:paraId="1D1F4EC2" w14:textId="77777777" w:rsidR="0033544D" w:rsidRPr="00742779" w:rsidRDefault="0033544D" w:rsidP="000E54B1">
      <w:pPr>
        <w:pStyle w:val="Heading3"/>
        <w:rPr>
          <w:rFonts w:eastAsia="Times New Roman"/>
        </w:rPr>
      </w:pPr>
      <w:r w:rsidRPr="00742779">
        <w:rPr>
          <w:rFonts w:eastAsia="Times New Roman"/>
        </w:rPr>
        <w:t>SpaceX: Rocket Development Requires Patience</w:t>
      </w:r>
    </w:p>
    <w:p w14:paraId="551D2FCF" w14:textId="77777777" w:rsidR="0033544D" w:rsidRPr="00742779" w:rsidRDefault="00742779" w:rsidP="000E54B1">
      <w:del w:id="4063" w:author="Seth Oranburg" w:date="2026-03-07T09:50:00Z" w16du:dateUtc="2026-03-07T14:50:00Z">
        <w:r w:rsidRPr="00742779">
          <w:rPr>
            <w:rFonts w:ascii="ZWAdobeF" w:hAnsi="ZWAdobeF" w:cs="ZWAdobeF"/>
            <w:sz w:val="2"/>
            <w:szCs w:val="2"/>
          </w:rPr>
          <w:delText>1763B</w:delText>
        </w:r>
        <w:r w:rsidR="0033544D" w:rsidRPr="00742779">
          <w:delText>SpaceX</w:delText>
        </w:r>
      </w:del>
      <w:ins w:id="4064" w:author="Seth Oranburg" w:date="2026-03-07T09:50:00Z" w16du:dateUtc="2026-03-07T14:50:00Z">
        <w:r w:rsidR="0033544D" w:rsidRPr="00742779">
          <w:t>SpaceX</w:t>
        </w:r>
      </w:ins>
      <w:r w:rsidR="0033544D" w:rsidRPr="00742779">
        <w:t>, founded by Elon Musk in 2002, develops and manufactures rockets and spacecraft for commercial satellite launches, cargo resupply to the International Space Station, and human spaceflight. Rocket development requires enormous capital invested over many years before generating revenue.</w:t>
      </w:r>
    </w:p>
    <w:p w14:paraId="5BBFEF0A" w14:textId="77777777" w:rsidR="0033544D" w:rsidRPr="00742779" w:rsidRDefault="00742779" w:rsidP="000E54B1">
      <w:pPr>
        <w:pPrChange w:id="4065" w:author="Seth Oranburg" w:date="2026-03-07T09:50:00Z" w16du:dateUtc="2026-03-07T14:50:00Z">
          <w:pPr>
            <w:pStyle w:val="NormalWeb"/>
          </w:pPr>
        </w:pPrChange>
      </w:pPr>
      <w:del w:id="4066" w:author="Seth Oranburg" w:date="2026-03-07T09:50:00Z" w16du:dateUtc="2026-03-07T14:50:00Z">
        <w:r w:rsidRPr="00742779">
          <w:rPr>
            <w:rFonts w:ascii="ZWAdobeF" w:hAnsi="ZWAdobeF" w:cs="ZWAdobeF"/>
            <w:sz w:val="2"/>
            <w:szCs w:val="2"/>
          </w:rPr>
          <w:delText>1764B</w:delText>
        </w:r>
        <w:r w:rsidR="0033544D" w:rsidRPr="00742779">
          <w:delText>SpaceX</w:delText>
        </w:r>
      </w:del>
      <w:ins w:id="4067" w:author="Seth Oranburg" w:date="2026-03-07T09:50:00Z" w16du:dateUtc="2026-03-07T14:50:00Z">
        <w:r w:rsidR="0033544D" w:rsidRPr="00742779">
          <w:t>SpaceX</w:t>
        </w:r>
      </w:ins>
      <w:r w:rsidR="0033544D" w:rsidRPr="00742779">
        <w:t xml:space="preserve"> raised capital through private investors including Founders Fund, Draper Fisher Jurvetson, and later Saudi Arabia</w:t>
      </w:r>
      <w:r w:rsidR="009F60D1" w:rsidRPr="00742779">
        <w:t>’</w:t>
      </w:r>
      <w:r w:rsidR="0033544D" w:rsidRPr="00742779">
        <w:t>s Public Investment Fund and other sovereign wealth funds. By 2024, SpaceX had raised approximately $9.6B in private capital and reached a valuation exceeding $200B, making it one of the most valuable privately held companies globally.</w:t>
      </w:r>
      <w:r w:rsidR="0033544D">
        <w:fldChar w:fldCharType="begin"/>
      </w:r>
      <w:r w:rsidR="0033544D">
        <w:instrText>HYPERLINK \l "fn252-11647" \o "Jump to citation"</w:instrText>
      </w:r>
      <w:r w:rsidR="0033544D">
        <w:fldChar w:fldCharType="separate"/>
      </w:r>
      <w:r w:rsidR="0033544D" w:rsidRPr="00742779">
        <w:rPr>
          <w:rStyle w:val="Hyperlink"/>
          <w:color w:val="auto"/>
          <w:u w:val="none"/>
        </w:rPr>
        <w:t>[252</w:t>
      </w:r>
      <w:r w:rsidR="00FA601A" w:rsidRPr="00742779">
        <w:rPr>
          <w:rStyle w:val="Hyperlink"/>
          <w:color w:val="auto"/>
          <w:u w:val="none"/>
        </w:rPr>
        <w:t>]</w:t>
      </w:r>
      <w:r w:rsidR="0033544D">
        <w:fldChar w:fldCharType="end"/>
      </w:r>
    </w:p>
    <w:p w14:paraId="6D42407A" w14:textId="77777777" w:rsidR="0033544D" w:rsidRPr="00742779" w:rsidRDefault="00742779" w:rsidP="000E54B1">
      <w:del w:id="4068" w:author="Seth Oranburg" w:date="2026-03-07T09:50:00Z" w16du:dateUtc="2026-03-07T14:50:00Z">
        <w:r w:rsidRPr="00742779">
          <w:rPr>
            <w:rFonts w:ascii="ZWAdobeF" w:hAnsi="ZWAdobeF" w:cs="ZWAdobeF"/>
            <w:sz w:val="2"/>
            <w:szCs w:val="2"/>
          </w:rPr>
          <w:delText>1765B</w:delText>
        </w:r>
        <w:r w:rsidR="0033544D" w:rsidRPr="00742779">
          <w:delText>SpaceX</w:delText>
        </w:r>
      </w:del>
      <w:ins w:id="4069" w:author="Seth Oranburg" w:date="2026-03-07T09:50:00Z" w16du:dateUtc="2026-03-07T14:50:00Z">
        <w:r w:rsidR="0033544D" w:rsidRPr="00742779">
          <w:t>SpaceX</w:t>
        </w:r>
      </w:ins>
      <w:r w:rsidR="0033544D" w:rsidRPr="00742779">
        <w:t xml:space="preserve"> could have attempted an IPO years ago. The company was profitable by some measures: commercial launch contracts generated revenue exceeding costs. But Musk chose to remain private, raising new financing rounds as needed rather than accessing public capital markets.</w:t>
      </w:r>
    </w:p>
    <w:p w14:paraId="21B06D1A" w14:textId="77777777" w:rsidR="0033544D" w:rsidRPr="00742779" w:rsidRDefault="00742779" w:rsidP="000E54B1">
      <w:pPr>
        <w:pPrChange w:id="4070" w:author="Seth Oranburg" w:date="2026-03-07T09:50:00Z" w16du:dateUtc="2026-03-07T14:50:00Z">
          <w:pPr>
            <w:pStyle w:val="NormalWeb"/>
          </w:pPr>
        </w:pPrChange>
      </w:pPr>
      <w:del w:id="4071" w:author="Seth Oranburg" w:date="2026-03-07T09:50:00Z" w16du:dateUtc="2026-03-07T14:50:00Z">
        <w:r w:rsidRPr="00742779">
          <w:rPr>
            <w:rFonts w:ascii="ZWAdobeF" w:hAnsi="ZWAdobeF" w:cs="ZWAdobeF"/>
            <w:sz w:val="2"/>
            <w:szCs w:val="2"/>
          </w:rPr>
          <w:delText>1766B</w:delText>
        </w:r>
        <w:r w:rsidR="0033544D" w:rsidRPr="00742779">
          <w:delText>The</w:delText>
        </w:r>
      </w:del>
      <w:ins w:id="4072" w:author="Seth Oranburg" w:date="2026-03-07T09:50:00Z" w16du:dateUtc="2026-03-07T14:50:00Z">
        <w:r w:rsidR="0033544D" w:rsidRPr="00742779">
          <w:t>The</w:t>
        </w:r>
      </w:ins>
      <w:r w:rsidR="0033544D" w:rsidRPr="00742779">
        <w:t xml:space="preserve"> reason is fundamental: public market expectations would prohibit SpaceX</w:t>
      </w:r>
      <w:r w:rsidR="009F60D1" w:rsidRPr="00742779">
        <w:t>’</w:t>
      </w:r>
      <w:r w:rsidR="0033544D" w:rsidRPr="00742779">
        <w:t>s capital allocation strategy.</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r w:rsidR="0033544D" w:rsidRPr="00742779">
        <w:t xml:space="preserve"> Rocket development involves launching rockets that fail. SpaceX</w:t>
      </w:r>
      <w:r w:rsidR="009F60D1" w:rsidRPr="00742779">
        <w:t>’</w:t>
      </w:r>
      <w:r w:rsidR="0033544D" w:rsidRPr="00742779">
        <w:t>s first four Falcon 1 launches (2006-2008) failed. The fifth succeeded. Early investors who backed SpaceX absorbed millions in losses on failed launches with no revenue to show.</w:t>
      </w:r>
    </w:p>
    <w:p w14:paraId="08563DC3" w14:textId="77777777" w:rsidR="0033544D" w:rsidRPr="00742779" w:rsidRDefault="00742779" w:rsidP="000E54B1">
      <w:del w:id="4073" w:author="Seth Oranburg" w:date="2026-03-07T09:50:00Z" w16du:dateUtc="2026-03-07T14:50:00Z">
        <w:r w:rsidRPr="00742779">
          <w:rPr>
            <w:rFonts w:ascii="ZWAdobeF" w:hAnsi="ZWAdobeF" w:cs="ZWAdobeF"/>
            <w:sz w:val="2"/>
            <w:szCs w:val="2"/>
          </w:rPr>
          <w:delText>1767B</w:delText>
        </w:r>
        <w:r w:rsidR="0033544D" w:rsidRPr="00742779">
          <w:delText>Public</w:delText>
        </w:r>
      </w:del>
      <w:ins w:id="4074" w:author="Seth Oranburg" w:date="2026-03-07T09:50:00Z" w16du:dateUtc="2026-03-07T14:50:00Z">
        <w:r w:rsidR="0033544D" w:rsidRPr="00742779">
          <w:t>Public</w:t>
        </w:r>
      </w:ins>
      <w:r w:rsidR="0033544D" w:rsidRPr="00742779">
        <w:t xml:space="preserve"> shareholders would not tolerate this. If SpaceX had gone public in 2008 with a clean track record from space agencies but no commercial success, public investors would demand that the company either generate immediate revenue or cut costs by reducing its R&amp;D spending. Wall Street analysts would pressure the company to abandon ambitious projects with low probability of near-term success.</w:t>
      </w:r>
    </w:p>
    <w:p w14:paraId="6F8C27F8" w14:textId="77777777" w:rsidR="0033544D" w:rsidRPr="00742779" w:rsidRDefault="00742779" w:rsidP="000E54B1">
      <w:del w:id="4075" w:author="Seth Oranburg" w:date="2026-03-07T09:50:00Z" w16du:dateUtc="2026-03-07T14:50:00Z">
        <w:r w:rsidRPr="00742779">
          <w:rPr>
            <w:rFonts w:ascii="ZWAdobeF" w:hAnsi="ZWAdobeF" w:cs="ZWAdobeF"/>
            <w:sz w:val="2"/>
            <w:szCs w:val="2"/>
          </w:rPr>
          <w:delText>1768B</w:delText>
        </w:r>
        <w:r w:rsidR="0033544D" w:rsidRPr="00742779">
          <w:delText>By</w:delText>
        </w:r>
      </w:del>
      <w:ins w:id="4076" w:author="Seth Oranburg" w:date="2026-03-07T09:50:00Z" w16du:dateUtc="2026-03-07T14:50:00Z">
        <w:r w:rsidR="0033544D" w:rsidRPr="00742779">
          <w:t>By</w:t>
        </w:r>
      </w:ins>
      <w:r w:rsidR="0033544D" w:rsidRPr="00742779">
        <w:t xml:space="preserve"> remaining private, SpaceX can pursue long-term investment in technologies like Starship development that will not generate returns for years or decades. Musk can burn capital on experimental projects without quarterly </w:t>
      </w:r>
      <w:r w:rsidR="0033544D" w:rsidRPr="00742779">
        <w:lastRenderedPageBreak/>
        <w:t>earnings pressure. Private investors understand that they are backing a 10-20 year vision, not a 5-year return.</w:t>
      </w:r>
    </w:p>
    <w:p w14:paraId="6EE655E5" w14:textId="77777777" w:rsidR="0033544D" w:rsidRPr="00742779" w:rsidRDefault="00742779" w:rsidP="000E54B1">
      <w:pPr>
        <w:pPrChange w:id="4077" w:author="Seth Oranburg" w:date="2026-03-07T09:50:00Z" w16du:dateUtc="2026-03-07T14:50:00Z">
          <w:pPr>
            <w:pStyle w:val="NormalWeb"/>
          </w:pPr>
        </w:pPrChange>
      </w:pPr>
      <w:del w:id="4078" w:author="Seth Oranburg" w:date="2026-03-07T09:50:00Z" w16du:dateUtc="2026-03-07T14:50:00Z">
        <w:r w:rsidRPr="00742779">
          <w:rPr>
            <w:rFonts w:ascii="ZWAdobeF" w:hAnsi="ZWAdobeF" w:cs="ZWAdobeF"/>
            <w:sz w:val="2"/>
            <w:szCs w:val="2"/>
          </w:rPr>
          <w:delText>1769B</w:delText>
        </w:r>
        <w:r w:rsidR="0033544D" w:rsidRPr="00742779">
          <w:delText>The</w:delText>
        </w:r>
      </w:del>
      <w:ins w:id="4079" w:author="Seth Oranburg" w:date="2026-03-07T09:50:00Z" w16du:dateUtc="2026-03-07T14:50:00Z">
        <w:r w:rsidR="0033544D" w:rsidRPr="00742779">
          <w:t>The</w:t>
        </w:r>
      </w:ins>
      <w:r w:rsidR="0033544D" w:rsidRPr="00742779">
        <w:t xml:space="preserve"> company has provided limited liquidity to investors and employees through secondary share sales to new investors, allowing existing shareholders to sell shares while the company maintains its private status.</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p>
    <w:p w14:paraId="157A1553" w14:textId="77777777" w:rsidR="0033544D" w:rsidRPr="00742779" w:rsidRDefault="0033544D" w:rsidP="000E54B1">
      <w:pPr>
        <w:pStyle w:val="Heading3"/>
        <w:rPr>
          <w:rFonts w:eastAsia="Times New Roman"/>
        </w:rPr>
      </w:pPr>
      <w:r w:rsidRPr="00742779">
        <w:rPr>
          <w:rFonts w:eastAsia="Times New Roman"/>
        </w:rPr>
        <w:t>Stripe: Building Infrastructure Over Decades</w:t>
      </w:r>
    </w:p>
    <w:p w14:paraId="0790D09F" w14:textId="77777777" w:rsidR="0033544D" w:rsidRPr="00742779" w:rsidRDefault="00742779" w:rsidP="000E54B1">
      <w:pPr>
        <w:pPrChange w:id="4080" w:author="Seth Oranburg" w:date="2026-03-07T09:50:00Z" w16du:dateUtc="2026-03-07T14:50:00Z">
          <w:pPr>
            <w:pStyle w:val="NormalWeb"/>
          </w:pPr>
        </w:pPrChange>
      </w:pPr>
      <w:del w:id="4081" w:author="Seth Oranburg" w:date="2026-03-07T09:50:00Z" w16du:dateUtc="2026-03-07T14:50:00Z">
        <w:r w:rsidRPr="00742779">
          <w:rPr>
            <w:rFonts w:ascii="ZWAdobeF" w:hAnsi="ZWAdobeF" w:cs="ZWAdobeF"/>
            <w:sz w:val="2"/>
            <w:szCs w:val="2"/>
          </w:rPr>
          <w:delText>1770B</w:delText>
        </w:r>
        <w:r w:rsidR="0033544D" w:rsidRPr="00742779">
          <w:delText>Stripe</w:delText>
        </w:r>
      </w:del>
      <w:ins w:id="4082" w:author="Seth Oranburg" w:date="2026-03-07T09:50:00Z" w16du:dateUtc="2026-03-07T14:50:00Z">
        <w:r w:rsidR="0033544D" w:rsidRPr="00742779">
          <w:t>Stripe</w:t>
        </w:r>
      </w:ins>
      <w:r w:rsidR="0033544D" w:rsidRPr="00742779">
        <w:t>, the payment processing platform founded by Patrick and John Collison, has raised approximately $9.4B in private capital and reached a valuation exceeding $95B while remaining private as of 2024.</w:t>
      </w:r>
      <w:r w:rsidR="0033544D">
        <w:fldChar w:fldCharType="begin"/>
      </w:r>
      <w:r w:rsidR="0033544D">
        <w:instrText>HYPERLINK \l "fn253-11647" \o "Jump to citation"</w:instrText>
      </w:r>
      <w:r w:rsidR="0033544D">
        <w:fldChar w:fldCharType="separate"/>
      </w:r>
      <w:r w:rsidR="0033544D" w:rsidRPr="00742779">
        <w:rPr>
          <w:rStyle w:val="Hyperlink"/>
          <w:color w:val="auto"/>
          <w:u w:val="none"/>
        </w:rPr>
        <w:t>[253</w:t>
      </w:r>
      <w:r w:rsidR="00FA601A" w:rsidRPr="00742779">
        <w:rPr>
          <w:rStyle w:val="Hyperlink"/>
          <w:color w:val="auto"/>
          <w:u w:val="none"/>
        </w:rPr>
        <w:t>]</w:t>
      </w:r>
      <w:r w:rsidR="0033544D">
        <w:fldChar w:fldCharType="end"/>
      </w:r>
      <w:r w:rsidR="0033544D" w:rsidRPr="00742779">
        <w:t xml:space="preserve"> The company processes payments for millions of online businesses globally.</w:t>
      </w:r>
    </w:p>
    <w:p w14:paraId="59A01177" w14:textId="77777777" w:rsidR="0033544D" w:rsidRPr="00742779" w:rsidRDefault="00742779" w:rsidP="000E54B1">
      <w:pPr>
        <w:pPrChange w:id="4083" w:author="Seth Oranburg" w:date="2026-03-07T09:50:00Z" w16du:dateUtc="2026-03-07T14:50:00Z">
          <w:pPr>
            <w:pStyle w:val="NormalWeb"/>
          </w:pPr>
        </w:pPrChange>
      </w:pPr>
      <w:del w:id="4084" w:author="Seth Oranburg" w:date="2026-03-07T09:50:00Z" w16du:dateUtc="2026-03-07T14:50:00Z">
        <w:r w:rsidRPr="00742779">
          <w:rPr>
            <w:rFonts w:ascii="ZWAdobeF" w:hAnsi="ZWAdobeF" w:cs="ZWAdobeF"/>
            <w:sz w:val="2"/>
            <w:szCs w:val="2"/>
          </w:rPr>
          <w:delText>1771B</w:delText>
        </w:r>
        <w:r w:rsidR="0033544D" w:rsidRPr="00742779">
          <w:delText>The</w:delText>
        </w:r>
      </w:del>
      <w:ins w:id="4085" w:author="Seth Oranburg" w:date="2026-03-07T09:50:00Z" w16du:dateUtc="2026-03-07T14:50:00Z">
        <w:r w:rsidR="0033544D" w:rsidRPr="00742779">
          <w:t>The</w:t>
        </w:r>
      </w:ins>
      <w:r w:rsidR="0033544D" w:rsidRPr="00742779">
        <w:t xml:space="preserve"> Collison brothers have stated publicly that they see no immediate need for an IPO. Stripe</w:t>
      </w:r>
      <w:r w:rsidR="009F60D1" w:rsidRPr="00742779">
        <w:t>’</w:t>
      </w:r>
      <w:r w:rsidR="0033544D" w:rsidRPr="00742779">
        <w:t>s business is fundamentally healthy and generates substantial revenue. The company</w:t>
      </w:r>
      <w:r w:rsidR="009F60D1" w:rsidRPr="00742779">
        <w:t>’</w:t>
      </w:r>
      <w:r w:rsidR="0033544D" w:rsidRPr="00742779">
        <w:t>s founders own sufficient equity and wield sufficient control that they do not need public equity financing to fund operations or expansion. Additional capital requirements can be met through private fundraising.</w:t>
      </w:r>
      <w:r w:rsidR="0033544D">
        <w:fldChar w:fldCharType="begin"/>
      </w:r>
      <w:r w:rsidR="0033544D">
        <w:instrText>HYPERLINK \l "fn253-11647" \o "Jump to citation"</w:instrText>
      </w:r>
      <w:r w:rsidR="0033544D">
        <w:fldChar w:fldCharType="separate"/>
      </w:r>
      <w:r w:rsidR="0033544D" w:rsidRPr="00742779">
        <w:rPr>
          <w:rStyle w:val="Hyperlink"/>
          <w:color w:val="auto"/>
          <w:u w:val="none"/>
        </w:rPr>
        <w:t>[253</w:t>
      </w:r>
      <w:r w:rsidR="00FA601A" w:rsidRPr="00742779">
        <w:rPr>
          <w:rStyle w:val="Hyperlink"/>
          <w:color w:val="auto"/>
          <w:u w:val="none"/>
        </w:rPr>
        <w:t>]</w:t>
      </w:r>
      <w:r w:rsidR="0033544D">
        <w:fldChar w:fldCharType="end"/>
      </w:r>
    </w:p>
    <w:p w14:paraId="6CCAFACA" w14:textId="77777777" w:rsidR="0033544D" w:rsidRPr="00742779" w:rsidRDefault="00742779" w:rsidP="000E54B1">
      <w:pPr>
        <w:pPrChange w:id="4086" w:author="Seth Oranburg" w:date="2026-03-07T09:50:00Z" w16du:dateUtc="2026-03-07T14:50:00Z">
          <w:pPr>
            <w:pStyle w:val="NormalWeb"/>
          </w:pPr>
        </w:pPrChange>
      </w:pPr>
      <w:del w:id="4087" w:author="Seth Oranburg" w:date="2026-03-07T09:50:00Z" w16du:dateUtc="2026-03-07T14:50:00Z">
        <w:r w:rsidRPr="00742779">
          <w:rPr>
            <w:rFonts w:ascii="ZWAdobeF" w:hAnsi="ZWAdobeF" w:cs="ZWAdobeF"/>
            <w:sz w:val="2"/>
            <w:szCs w:val="2"/>
          </w:rPr>
          <w:delText>1772B</w:delText>
        </w:r>
        <w:r w:rsidR="0033544D" w:rsidRPr="00742779">
          <w:delText>More</w:delText>
        </w:r>
      </w:del>
      <w:ins w:id="4088" w:author="Seth Oranburg" w:date="2026-03-07T09:50:00Z" w16du:dateUtc="2026-03-07T14:50:00Z">
        <w:r w:rsidR="0033544D" w:rsidRPr="00742779">
          <w:t>More</w:t>
        </w:r>
      </w:ins>
      <w:r w:rsidR="0033544D" w:rsidRPr="00742779">
        <w:t xml:space="preserve"> importantly, Stripe</w:t>
      </w:r>
      <w:r w:rsidR="009F60D1" w:rsidRPr="00742779">
        <w:t>’</w:t>
      </w:r>
      <w:r w:rsidR="0033544D" w:rsidRPr="00742779">
        <w:t>s founders have expressed a philosophical preference for remaining private. The payment processing market is evolving rapidly with new competitors, regulatory changes, and technological shifts. The founders believe that private ownership allows faster decision-making, longer planning horizons, and the ability to pursue market opportunities without quarterly pressure to demonstrate earnings growth.</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p>
    <w:p w14:paraId="4203FB30" w14:textId="77777777" w:rsidR="0033544D" w:rsidRPr="00742779" w:rsidRDefault="00742779" w:rsidP="000E54B1">
      <w:del w:id="4089" w:author="Seth Oranburg" w:date="2026-03-07T09:50:00Z" w16du:dateUtc="2026-03-07T14:50:00Z">
        <w:r w:rsidRPr="00742779">
          <w:rPr>
            <w:rFonts w:ascii="ZWAdobeF" w:hAnsi="ZWAdobeF" w:cs="ZWAdobeF"/>
            <w:sz w:val="2"/>
            <w:szCs w:val="2"/>
          </w:rPr>
          <w:delText>1773B</w:delText>
        </w:r>
        <w:r w:rsidR="0033544D" w:rsidRPr="00742779">
          <w:delText>Staying</w:delText>
        </w:r>
      </w:del>
      <w:ins w:id="4090" w:author="Seth Oranburg" w:date="2026-03-07T09:50:00Z" w16du:dateUtc="2026-03-07T14:50:00Z">
        <w:r w:rsidR="0033544D" w:rsidRPr="00742779">
          <w:t>Staying</w:t>
        </w:r>
      </w:ins>
      <w:r w:rsidR="0033544D" w:rsidRPr="00742779">
        <w:t xml:space="preserve"> private allows Stripe to invest in infrastructure that competitors might view as inefficient. Building payment processing capabilities for countries with developing financial systems generates lower near-term returns than optimizing payment processing in the US or Europe. But Stripe invests in global expansion because the founders believe long-term value creation requires that breadth.</w:t>
      </w:r>
    </w:p>
    <w:p w14:paraId="2DC8382E" w14:textId="77777777" w:rsidR="0033544D" w:rsidRPr="00742779" w:rsidRDefault="00742779" w:rsidP="000E54B1">
      <w:del w:id="4091" w:author="Seth Oranburg" w:date="2026-03-07T09:50:00Z" w16du:dateUtc="2026-03-07T14:50:00Z">
        <w:r w:rsidRPr="00742779">
          <w:rPr>
            <w:rFonts w:ascii="ZWAdobeF" w:hAnsi="ZWAdobeF" w:cs="ZWAdobeF"/>
            <w:sz w:val="2"/>
            <w:szCs w:val="2"/>
          </w:rPr>
          <w:delText>1774B</w:delText>
        </w:r>
        <w:r w:rsidR="0033544D" w:rsidRPr="00742779">
          <w:delText>Public</w:delText>
        </w:r>
      </w:del>
      <w:ins w:id="4092" w:author="Seth Oranburg" w:date="2026-03-07T09:50:00Z" w16du:dateUtc="2026-03-07T14:50:00Z">
        <w:r w:rsidR="0033544D" w:rsidRPr="00742779">
          <w:t>Public</w:t>
        </w:r>
      </w:ins>
      <w:r w:rsidR="0033544D" w:rsidRPr="00742779">
        <w:t xml:space="preserve"> shareholders might question these investments. They would demand return on capital within a specified timeframe. Private owners can wait.</w:t>
      </w:r>
    </w:p>
    <w:p w14:paraId="75200B15" w14:textId="77777777" w:rsidR="0033544D" w:rsidRPr="00742779" w:rsidRDefault="0033544D" w:rsidP="000E54B1">
      <w:pPr>
        <w:pStyle w:val="Heading3"/>
        <w:rPr>
          <w:rFonts w:eastAsia="Times New Roman"/>
        </w:rPr>
      </w:pPr>
      <w:r w:rsidRPr="00742779">
        <w:rPr>
          <w:rFonts w:eastAsia="Times New Roman"/>
        </w:rPr>
        <w:t>The Liquidity Problem and Secondary Markets</w:t>
      </w:r>
    </w:p>
    <w:p w14:paraId="695624AE" w14:textId="77777777" w:rsidR="0033544D" w:rsidRPr="00742779" w:rsidRDefault="00742779" w:rsidP="000E54B1">
      <w:del w:id="4093" w:author="Seth Oranburg" w:date="2026-03-07T09:50:00Z" w16du:dateUtc="2026-03-07T14:50:00Z">
        <w:r w:rsidRPr="00742779">
          <w:rPr>
            <w:rFonts w:ascii="ZWAdobeF" w:hAnsi="ZWAdobeF" w:cs="ZWAdobeF"/>
            <w:sz w:val="2"/>
            <w:szCs w:val="2"/>
          </w:rPr>
          <w:delText>1775B</w:delText>
        </w:r>
        <w:r w:rsidR="0033544D" w:rsidRPr="00742779">
          <w:delText>The</w:delText>
        </w:r>
      </w:del>
      <w:ins w:id="4094" w:author="Seth Oranburg" w:date="2026-03-07T09:50:00Z" w16du:dateUtc="2026-03-07T14:50:00Z">
        <w:r w:rsidR="0033544D" w:rsidRPr="00742779">
          <w:t>The</w:t>
        </w:r>
      </w:ins>
      <w:r w:rsidR="0033544D" w:rsidRPr="00742779">
        <w:t xml:space="preserve"> cost of staying private is that founders and early investors cannot easily access liquidity. An angel investor who invested $100,000 in Stripe in 2010 cannot easily cash out that investment. The investor</w:t>
      </w:r>
      <w:r w:rsidR="009F60D1" w:rsidRPr="00742779">
        <w:t>’</w:t>
      </w:r>
      <w:r w:rsidR="0033544D" w:rsidRPr="00742779">
        <w:t>s capital is locked in the company until either an IPO occurs or the company is acquired.</w:t>
      </w:r>
    </w:p>
    <w:p w14:paraId="28CA1163" w14:textId="77777777" w:rsidR="0033544D" w:rsidRPr="00742779" w:rsidRDefault="00742779" w:rsidP="000E54B1">
      <w:pPr>
        <w:pPrChange w:id="4095" w:author="Seth Oranburg" w:date="2026-03-07T09:50:00Z" w16du:dateUtc="2026-03-07T14:50:00Z">
          <w:pPr>
            <w:pStyle w:val="NormalWeb"/>
          </w:pPr>
        </w:pPrChange>
      </w:pPr>
      <w:del w:id="4096" w:author="Seth Oranburg" w:date="2026-03-07T09:50:00Z" w16du:dateUtc="2026-03-07T14:50:00Z">
        <w:r w:rsidRPr="00742779">
          <w:rPr>
            <w:rFonts w:ascii="ZWAdobeF" w:hAnsi="ZWAdobeF" w:cs="ZWAdobeF"/>
            <w:sz w:val="2"/>
            <w:szCs w:val="2"/>
          </w:rPr>
          <w:lastRenderedPageBreak/>
          <w:delText>1776B</w:delText>
        </w:r>
        <w:r w:rsidR="0033544D" w:rsidRPr="00742779">
          <w:delText>This</w:delText>
        </w:r>
      </w:del>
      <w:ins w:id="4097" w:author="Seth Oranburg" w:date="2026-03-07T09:50:00Z" w16du:dateUtc="2026-03-07T14:50:00Z">
        <w:r w:rsidR="0033544D" w:rsidRPr="00742779">
          <w:t>This</w:t>
        </w:r>
      </w:ins>
      <w:r w:rsidR="0033544D" w:rsidRPr="00742779">
        <w:t xml:space="preserve"> illiquidity problem has become less severe with the emergence of private secondary markets.</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r w:rsidR="0033544D" w:rsidRPr="00742779">
        <w:t xml:space="preserve"> Carta, Forge, and other platforms allow shareholders in private companies to buy and sell shares from each other. A Stripe investor who wanted to reduce exposure could theoretically sell shares to another investor willing to buy Stripe shares at the current valuation.</w:t>
      </w:r>
    </w:p>
    <w:p w14:paraId="6B09C533" w14:textId="77777777" w:rsidR="0033544D" w:rsidRPr="00742779" w:rsidRDefault="00742779" w:rsidP="000E54B1">
      <w:del w:id="4098" w:author="Seth Oranburg" w:date="2026-03-07T09:50:00Z" w16du:dateUtc="2026-03-07T14:50:00Z">
        <w:r w:rsidRPr="00742779">
          <w:rPr>
            <w:rFonts w:ascii="ZWAdobeF" w:hAnsi="ZWAdobeF" w:cs="ZWAdobeF"/>
            <w:sz w:val="2"/>
            <w:szCs w:val="2"/>
          </w:rPr>
          <w:delText>1777B</w:delText>
        </w:r>
        <w:r w:rsidR="0033544D" w:rsidRPr="00742779">
          <w:delText>But</w:delText>
        </w:r>
      </w:del>
      <w:ins w:id="4099" w:author="Seth Oranburg" w:date="2026-03-07T09:50:00Z" w16du:dateUtc="2026-03-07T14:50:00Z">
        <w:r w:rsidR="0033544D" w:rsidRPr="00742779">
          <w:t>But</w:t>
        </w:r>
      </w:ins>
      <w:r w:rsidR="0033544D" w:rsidRPr="00742779">
        <w:t xml:space="preserve"> secondary markets in private company shares are thin and illiquid compared to public markets. An investor who wants to sell $10M in Stripe shares might need to negotiate with individual buyers, might face substantial discounts from the most recent valuation, and might need to wait months or years to complete the sale. Public markets offer immediate liquidity at transparent prices. Private secondary markets offer delayed liquidity at negotiated prices with asymmetric information.</w:t>
      </w:r>
    </w:p>
    <w:p w14:paraId="70DF253E" w14:textId="77777777" w:rsidR="0033544D" w:rsidRPr="00742779" w:rsidRDefault="00742779" w:rsidP="000E54B1">
      <w:del w:id="4100" w:author="Seth Oranburg" w:date="2026-03-07T09:50:00Z" w16du:dateUtc="2026-03-07T14:50:00Z">
        <w:r w:rsidRPr="00742779">
          <w:rPr>
            <w:rFonts w:ascii="ZWAdobeF" w:hAnsi="ZWAdobeF" w:cs="ZWAdobeF"/>
            <w:sz w:val="2"/>
            <w:szCs w:val="2"/>
          </w:rPr>
          <w:delText>1778B</w:delText>
        </w:r>
        <w:r w:rsidR="0033544D" w:rsidRPr="00742779">
          <w:delText>For</w:delText>
        </w:r>
      </w:del>
      <w:ins w:id="4101" w:author="Seth Oranburg" w:date="2026-03-07T09:50:00Z" w16du:dateUtc="2026-03-07T14:50:00Z">
        <w:r w:rsidR="0033544D" w:rsidRPr="00742779">
          <w:t>For</w:t>
        </w:r>
      </w:ins>
      <w:r w:rsidR="0033544D" w:rsidRPr="00742779">
        <w:t xml:space="preserve"> founders, illiquidity creates a different problem: concentrated wealth. If the founder owns 8% of a $100B company, the founder</w:t>
      </w:r>
      <w:r w:rsidR="009F60D1" w:rsidRPr="00742779">
        <w:t>’</w:t>
      </w:r>
      <w:r w:rsidR="0033544D" w:rsidRPr="00742779">
        <w:t>s net worth is $8B on paper. But accessing that wealth requires selling shares, which might trigger tax consequences, dilute voting control, and require finding buyers willing to purchase large share blocks at favorable prices. Diversifying a concentrated position in a private company is difficult compared to a public founder who can execute systematic share sales in open markets.</w:t>
      </w:r>
    </w:p>
    <w:p w14:paraId="3BA4B522" w14:textId="77777777" w:rsidR="0033544D" w:rsidRPr="00742779" w:rsidRDefault="00742779" w:rsidP="000E54B1">
      <w:del w:id="4102" w:author="Seth Oranburg" w:date="2026-03-07T09:50:00Z" w16du:dateUtc="2026-03-07T14:50:00Z">
        <w:r w:rsidRPr="00742779">
          <w:rPr>
            <w:rFonts w:ascii="ZWAdobeF" w:hAnsi="ZWAdobeF" w:cs="ZWAdobeF"/>
            <w:sz w:val="2"/>
            <w:szCs w:val="2"/>
          </w:rPr>
          <w:delText>1779B</w:delText>
        </w:r>
        <w:r w:rsidR="0033544D" w:rsidRPr="00742779">
          <w:delText>Illiquidity</w:delText>
        </w:r>
      </w:del>
      <w:ins w:id="4103" w:author="Seth Oranburg" w:date="2026-03-07T09:50:00Z" w16du:dateUtc="2026-03-07T14:50:00Z">
        <w:r w:rsidR="0033544D" w:rsidRPr="00742779">
          <w:t>Illiquidity</w:t>
        </w:r>
      </w:ins>
      <w:r w:rsidR="0033544D" w:rsidRPr="00742779">
        <w:t xml:space="preserve"> also creates compensation challenges. A private company that wants to compete for talent with public companies struggles to offer attractive equity packages. A candidate might be offered 0.5% of a private company that is worth $100M today. That is worth $500K on paper. But the candidate has no way to sell that equity if she needs cash. She is illiquid. A public company can offer 0.5% of a company worth $100M knowing that the employee can execute regular share sales to maintain diversified wealth.</w:t>
      </w:r>
    </w:p>
    <w:p w14:paraId="2336EDF6" w14:textId="77777777" w:rsidR="0033544D" w:rsidRPr="00742779" w:rsidRDefault="0059744E" w:rsidP="000E54B1">
      <w:pPr>
        <w:rPr>
          <w:del w:id="4104" w:author="Seth Oranburg" w:date="2026-03-07T09:50:00Z" w16du:dateUtc="2026-03-07T14:50:00Z"/>
          <w:rFonts w:eastAsia="Times New Roman"/>
        </w:rPr>
      </w:pPr>
      <w:del w:id="4105" w:author="Seth Oranburg" w:date="2026-03-07T09:50:00Z" w16du:dateUtc="2026-03-07T14:50:00Z">
        <w:r>
          <w:rPr>
            <w:rFonts w:eastAsia="Times New Roman"/>
            <w:noProof/>
          </w:rPr>
          <w:pict w14:anchorId="7845F267">
            <v:rect id="_x0000_i1058" alt="P2105#yIS1" style="width:239.6pt;height:.05pt;mso-width-percent:0;mso-height-percent:0;mso-width-percent:0;mso-height-percent:0" o:hrpct="512" o:hralign="center" o:hrstd="t" o:hr="t" fillcolor="#a0a0a0" stroked="f"/>
          </w:pict>
        </w:r>
      </w:del>
    </w:p>
    <w:p w14:paraId="38C5ABB3" w14:textId="77777777" w:rsidR="0033544D" w:rsidRPr="00742779" w:rsidRDefault="0059744E" w:rsidP="000E54B1">
      <w:pPr>
        <w:rPr>
          <w:ins w:id="4106" w:author="Seth Oranburg" w:date="2026-03-07T09:50:00Z" w16du:dateUtc="2026-03-07T14:50:00Z"/>
          <w:rFonts w:eastAsia="Times New Roman"/>
        </w:rPr>
      </w:pPr>
      <w:ins w:id="4107" w:author="Seth Oranburg" w:date="2026-03-07T09:50:00Z" w16du:dateUtc="2026-03-07T14:50:00Z">
        <w:r>
          <w:rPr>
            <w:rFonts w:eastAsia="Times New Roman"/>
            <w:noProof/>
          </w:rPr>
          <w:pict w14:anchorId="65DC1F13">
            <v:rect id="_x0000_i1057" alt="P2105#yIS1" style="width:239.6pt;height:.05pt;mso-width-percent:0;mso-height-percent:0;mso-width-percent:0;mso-height-percent:0" o:hrpct="512" o:hralign="center" o:hrstd="t" o:hr="t" fillcolor="#a0a0a0" stroked="f"/>
          </w:pict>
        </w:r>
      </w:ins>
    </w:p>
    <w:p w14:paraId="1258BD69" w14:textId="77777777" w:rsidR="0033544D" w:rsidRPr="00742779" w:rsidRDefault="0033544D" w:rsidP="000E54B1">
      <w:pPr>
        <w:pStyle w:val="Heading2"/>
        <w:rPr>
          <w:rFonts w:eastAsia="Times New Roman"/>
        </w:rPr>
      </w:pPr>
      <w:r w:rsidRPr="00742779">
        <w:rPr>
          <w:rFonts w:eastAsia="Times New Roman"/>
        </w:rPr>
        <w:t>The Regulatory Threshold and Forced Public Disclosure: The Facebook Story</w:t>
      </w:r>
    </w:p>
    <w:p w14:paraId="71670E47" w14:textId="77777777" w:rsidR="0033544D" w:rsidRPr="00742779" w:rsidRDefault="00742779" w:rsidP="000E54B1">
      <w:pPr>
        <w:pPrChange w:id="4108" w:author="Seth Oranburg" w:date="2026-03-07T09:50:00Z" w16du:dateUtc="2026-03-07T14:50:00Z">
          <w:pPr>
            <w:pStyle w:val="NormalWeb"/>
          </w:pPr>
        </w:pPrChange>
      </w:pPr>
      <w:del w:id="4109" w:author="Seth Oranburg" w:date="2026-03-07T09:50:00Z" w16du:dateUtc="2026-03-07T14:50:00Z">
        <w:r w:rsidRPr="00742779">
          <w:rPr>
            <w:rFonts w:ascii="ZWAdobeF" w:hAnsi="ZWAdobeF" w:cs="ZWAdobeF"/>
            <w:sz w:val="2"/>
            <w:szCs w:val="2"/>
          </w:rPr>
          <w:delText>1780B</w:delText>
        </w:r>
        <w:r w:rsidR="0033544D" w:rsidRPr="00742779">
          <w:delText>Private</w:delText>
        </w:r>
      </w:del>
      <w:ins w:id="4110" w:author="Seth Oranburg" w:date="2026-03-07T09:50:00Z" w16du:dateUtc="2026-03-07T14:50:00Z">
        <w:r w:rsidR="0033544D" w:rsidRPr="00742779">
          <w:t>Private</w:t>
        </w:r>
      </w:ins>
      <w:r w:rsidR="0033544D" w:rsidRPr="00742779">
        <w:t xml:space="preserve"> companies have historically been able to raise capital indefinitely without public disclosure. Under the Securities Exchange Act of 1934, Section 12(g), a company was required to register its securities and become a reporting company only if it had more than 500 shareholders of record and at least $10M in assets.</w:t>
      </w:r>
      <w:r w:rsidR="0033544D">
        <w:fldChar w:fldCharType="begin"/>
      </w:r>
      <w:r w:rsidR="0033544D">
        <w:instrText>HYPERLINK \l "fn254-11647" \o "Jump to citation"</w:instrText>
      </w:r>
      <w:r w:rsidR="0033544D">
        <w:fldChar w:fldCharType="separate"/>
      </w:r>
      <w:r w:rsidR="0033544D" w:rsidRPr="00742779">
        <w:rPr>
          <w:rStyle w:val="Hyperlink"/>
          <w:color w:val="auto"/>
          <w:u w:val="none"/>
        </w:rPr>
        <w:t>[254</w:t>
      </w:r>
      <w:r w:rsidR="00FA601A" w:rsidRPr="00742779">
        <w:rPr>
          <w:rStyle w:val="Hyperlink"/>
          <w:color w:val="auto"/>
          <w:u w:val="none"/>
        </w:rPr>
        <w:t>]</w:t>
      </w:r>
      <w:r w:rsidR="0033544D" w:rsidRPr="00742779">
        <w:rPr>
          <w:rStyle w:val="citekey"/>
          <w:vanish/>
        </w:rPr>
        <w:t>_12g</w:t>
      </w:r>
      <w:r w:rsidR="0033544D">
        <w:fldChar w:fldCharType="end"/>
      </w:r>
      <w:r w:rsidR="0033544D" w:rsidRPr="00742779">
        <w:t xml:space="preserve"> This threshold allowed companies to raise </w:t>
      </w:r>
      <w:r w:rsidR="0033544D" w:rsidRPr="00742779">
        <w:lastRenderedPageBreak/>
        <w:t>capital from investors, grant stock options to employees, and even conduct secondary transactions among investors, all while remaining private.</w:t>
      </w:r>
    </w:p>
    <w:p w14:paraId="199BAF48" w14:textId="77777777" w:rsidR="0033544D" w:rsidRPr="00742779" w:rsidRDefault="00742779" w:rsidP="000E54B1">
      <w:del w:id="4111" w:author="Seth Oranburg" w:date="2026-03-07T09:50:00Z" w16du:dateUtc="2026-03-07T14:50:00Z">
        <w:r w:rsidRPr="00742779">
          <w:rPr>
            <w:rFonts w:ascii="ZWAdobeF" w:hAnsi="ZWAdobeF" w:cs="ZWAdobeF"/>
            <w:sz w:val="2"/>
            <w:szCs w:val="2"/>
          </w:rPr>
          <w:delText>1781B</w:delText>
        </w:r>
        <w:r w:rsidR="0033544D" w:rsidRPr="00742779">
          <w:delText>But</w:delText>
        </w:r>
      </w:del>
      <w:ins w:id="4112" w:author="Seth Oranburg" w:date="2026-03-07T09:50:00Z" w16du:dateUtc="2026-03-07T14:50:00Z">
        <w:r w:rsidR="0033544D" w:rsidRPr="00742779">
          <w:t>But</w:t>
        </w:r>
      </w:ins>
      <w:r w:rsidR="0033544D" w:rsidRPr="00742779">
        <w:t xml:space="preserve"> the threshold created a cliff. Once a company crossed 500 shareholders, it became a reporting company required to file Form 10-K annual reports, Form 10-Q quarterly reports, and Form 8-K reports of material events. The burden was enormous. A company that had operated in privacy now had to disclose detailed information about operations, financial performance, officer compensation, related-party transactions, and strategic initiatives.</w:t>
      </w:r>
    </w:p>
    <w:p w14:paraId="04A02FCE" w14:textId="77777777" w:rsidR="0033544D" w:rsidRPr="00742779" w:rsidRDefault="00742779" w:rsidP="000E54B1">
      <w:pPr>
        <w:pPrChange w:id="4113" w:author="Seth Oranburg" w:date="2026-03-07T09:50:00Z" w16du:dateUtc="2026-03-07T14:50:00Z">
          <w:pPr>
            <w:pStyle w:val="NormalWeb"/>
          </w:pPr>
        </w:pPrChange>
      </w:pPr>
      <w:del w:id="4114" w:author="Seth Oranburg" w:date="2026-03-07T09:50:00Z" w16du:dateUtc="2026-03-07T14:50:00Z">
        <w:r w:rsidRPr="00742779">
          <w:rPr>
            <w:rFonts w:ascii="ZWAdobeF" w:hAnsi="ZWAdobeF" w:cs="ZWAdobeF"/>
            <w:sz w:val="2"/>
            <w:szCs w:val="2"/>
          </w:rPr>
          <w:delText>1782B</w:delText>
        </w:r>
        <w:r w:rsidR="0033544D" w:rsidRPr="00742779">
          <w:delText>Facebook</w:delText>
        </w:r>
      </w:del>
      <w:ins w:id="4115" w:author="Seth Oranburg" w:date="2026-03-07T09:50:00Z" w16du:dateUtc="2026-03-07T14:50:00Z">
        <w:r w:rsidR="0033544D" w:rsidRPr="00742779">
          <w:t>Facebook</w:t>
        </w:r>
      </w:ins>
      <w:r w:rsidR="0033544D" w:rsidRPr="00742779">
        <w:t xml:space="preserve"> encountered this problem directly. The company had granted stock options to hundreds of employees. As employees exercised options and secondary market transactions increased the total shareholder count, Facebook approached the 500-shareholder threshold. Once Facebook crossed that line, the company would become subject to SEC reporting requirements without gaining the primary benefit of going public: liquidity and capital access through public markets.</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p>
    <w:p w14:paraId="1056B2BA" w14:textId="77777777" w:rsidR="0033544D" w:rsidRPr="00742779" w:rsidRDefault="00742779" w:rsidP="000E54B1">
      <w:del w:id="4116" w:author="Seth Oranburg" w:date="2026-03-07T09:50:00Z" w16du:dateUtc="2026-03-07T14:50:00Z">
        <w:r w:rsidRPr="00742779">
          <w:rPr>
            <w:rFonts w:ascii="ZWAdobeF" w:hAnsi="ZWAdobeF" w:cs="ZWAdobeF"/>
            <w:sz w:val="2"/>
            <w:szCs w:val="2"/>
          </w:rPr>
          <w:delText>1783B</w:delText>
        </w:r>
        <w:r w:rsidR="0033544D" w:rsidRPr="00742779">
          <w:delText>Facebook</w:delText>
        </w:r>
        <w:r w:rsidR="009F60D1" w:rsidRPr="00742779">
          <w:delText>’</w:delText>
        </w:r>
        <w:r w:rsidR="0033544D" w:rsidRPr="00742779">
          <w:delText>s</w:delText>
        </w:r>
      </w:del>
      <w:ins w:id="4117" w:author="Seth Oranburg" w:date="2026-03-07T09:50:00Z" w16du:dateUtc="2026-03-07T14:50:00Z">
        <w:r w:rsidR="0033544D" w:rsidRPr="00742779">
          <w:t>Facebook</w:t>
        </w:r>
        <w:r w:rsidR="009F60D1" w:rsidRPr="00742779">
          <w:t>’</w:t>
        </w:r>
        <w:r w:rsidR="0033544D" w:rsidRPr="00742779">
          <w:t>s</w:t>
        </w:r>
      </w:ins>
      <w:r w:rsidR="0033544D" w:rsidRPr="00742779">
        <w:t xml:space="preserve"> founders faced an unattractive choice: continue growing as a private company and trigger mandatory SEC disclosure (becoming a reporting company without the benefits of an IPO), or go public to gain some benefit alongside the disclosure burden.</w:t>
      </w:r>
    </w:p>
    <w:p w14:paraId="69134895" w14:textId="77777777" w:rsidR="0033544D" w:rsidRPr="00742779" w:rsidRDefault="00742779" w:rsidP="000E54B1">
      <w:pPr>
        <w:pPrChange w:id="4118" w:author="Seth Oranburg" w:date="2026-03-07T09:50:00Z" w16du:dateUtc="2026-03-07T14:50:00Z">
          <w:pPr>
            <w:pStyle w:val="NormalWeb"/>
          </w:pPr>
        </w:pPrChange>
      </w:pPr>
      <w:del w:id="4119" w:author="Seth Oranburg" w:date="2026-03-07T09:50:00Z" w16du:dateUtc="2026-03-07T14:50:00Z">
        <w:r w:rsidRPr="00742779">
          <w:rPr>
            <w:rFonts w:ascii="ZWAdobeF" w:hAnsi="ZWAdobeF" w:cs="ZWAdobeF"/>
            <w:sz w:val="2"/>
            <w:szCs w:val="2"/>
          </w:rPr>
          <w:delText>1784B</w:delText>
        </w:r>
        <w:r w:rsidR="0033544D" w:rsidRPr="00742779">
          <w:delText>Congress</w:delText>
        </w:r>
      </w:del>
      <w:ins w:id="4120" w:author="Seth Oranburg" w:date="2026-03-07T09:50:00Z" w16du:dateUtc="2026-03-07T14:50:00Z">
        <w:r w:rsidR="0033544D" w:rsidRPr="00742779">
          <w:t>Congress</w:t>
        </w:r>
      </w:ins>
      <w:r w:rsidR="0033544D" w:rsidRPr="00742779">
        <w:t xml:space="preserve"> addressed this problem in the Jumpstart Our Business Startups (JOBS) Act of 2012. Title V increased the Section 12(g) registration threshold from 500 shareholders to 2,000 persons, or 500 non-accredited investors.</w:t>
      </w:r>
      <w:r w:rsidR="0033544D">
        <w:fldChar w:fldCharType="begin"/>
      </w:r>
      <w:r w:rsidR="0033544D">
        <w:instrText>HYPERLINK \l "fn255-11647" \o "Jump to citation"</w:instrText>
      </w:r>
      <w:r w:rsidR="0033544D">
        <w:fldChar w:fldCharType="separate"/>
      </w:r>
      <w:r w:rsidR="0033544D" w:rsidRPr="00742779">
        <w:rPr>
          <w:rStyle w:val="Hyperlink"/>
          <w:color w:val="auto"/>
          <w:u w:val="none"/>
        </w:rPr>
        <w:t>[255</w:t>
      </w:r>
      <w:r w:rsidR="00FA601A" w:rsidRPr="00742779">
        <w:rPr>
          <w:rStyle w:val="Hyperlink"/>
          <w:color w:val="auto"/>
          <w:u w:val="none"/>
        </w:rPr>
        <w:t>]</w:t>
      </w:r>
      <w:r w:rsidR="0033544D">
        <w:fldChar w:fldCharType="end"/>
      </w:r>
      <w:r w:rsidR="0033544D" w:rsidRPr="00742779">
        <w:t xml:space="preserve"> Critically, the new threshold excluded persons receiving shares through employee compensation plans from the count.</w:t>
      </w:r>
      <w:r w:rsidR="0033544D">
        <w:fldChar w:fldCharType="begin"/>
      </w:r>
      <w:r w:rsidR="0033544D">
        <w:instrText>HYPERLINK \l "fn255-11647" \o "Jump to citation"</w:instrText>
      </w:r>
      <w:r w:rsidR="0033544D">
        <w:fldChar w:fldCharType="separate"/>
      </w:r>
      <w:r w:rsidR="0033544D" w:rsidRPr="00742779">
        <w:rPr>
          <w:rStyle w:val="Hyperlink"/>
          <w:color w:val="auto"/>
          <w:u w:val="none"/>
        </w:rPr>
        <w:t>[255</w:t>
      </w:r>
      <w:r w:rsidR="00FA601A" w:rsidRPr="00742779">
        <w:rPr>
          <w:rStyle w:val="Hyperlink"/>
          <w:color w:val="auto"/>
          <w:u w:val="none"/>
        </w:rPr>
        <w:t>]</w:t>
      </w:r>
      <w:r w:rsidR="0033544D">
        <w:fldChar w:fldCharType="end"/>
      </w:r>
    </w:p>
    <w:p w14:paraId="23D4731E" w14:textId="77777777" w:rsidR="0033544D" w:rsidRPr="00742779" w:rsidRDefault="00742779" w:rsidP="000E54B1">
      <w:del w:id="4121" w:author="Seth Oranburg" w:date="2026-03-07T09:50:00Z" w16du:dateUtc="2026-03-07T14:50:00Z">
        <w:r w:rsidRPr="00742779">
          <w:rPr>
            <w:rFonts w:ascii="ZWAdobeF" w:hAnsi="ZWAdobeF" w:cs="ZWAdobeF"/>
            <w:sz w:val="2"/>
            <w:szCs w:val="2"/>
          </w:rPr>
          <w:delText>1785B</w:delText>
        </w:r>
        <w:r w:rsidR="0033544D" w:rsidRPr="00742779">
          <w:delText>This</w:delText>
        </w:r>
      </w:del>
      <w:ins w:id="4122" w:author="Seth Oranburg" w:date="2026-03-07T09:50:00Z" w16du:dateUtc="2026-03-07T14:50:00Z">
        <w:r w:rsidR="0033544D" w:rsidRPr="00742779">
          <w:t>This</w:t>
        </w:r>
      </w:ins>
      <w:r w:rsidR="0033544D" w:rsidRPr="00742779">
        <w:t xml:space="preserve"> change transformed the landscape for late-stage private companies. A company could grant stock options to thousands of employees without triggering mandatory registration. A company could conduct secondary transactions that created hundreds of additional shareholders among accredited investors without crossing the threshold. The JOBS Act effectively enabled companies to remain private longer, raise more capital privately, and defer the costs of becoming a reporting company until they chose to go public.</w:t>
      </w:r>
    </w:p>
    <w:p w14:paraId="28510A76" w14:textId="77777777" w:rsidR="0033544D" w:rsidRPr="00742779" w:rsidRDefault="00742779" w:rsidP="000E54B1">
      <w:del w:id="4123" w:author="Seth Oranburg" w:date="2026-03-07T09:50:00Z" w16du:dateUtc="2026-03-07T14:50:00Z">
        <w:r w:rsidRPr="00742779">
          <w:rPr>
            <w:rFonts w:ascii="ZWAdobeF" w:hAnsi="ZWAdobeF" w:cs="ZWAdobeF"/>
            <w:sz w:val="2"/>
            <w:szCs w:val="2"/>
          </w:rPr>
          <w:delText>1786B</w:delText>
        </w:r>
        <w:r w:rsidR="0033544D" w:rsidRPr="00742779">
          <w:delText>The</w:delText>
        </w:r>
      </w:del>
      <w:ins w:id="4124" w:author="Seth Oranburg" w:date="2026-03-07T09:50:00Z" w16du:dateUtc="2026-03-07T14:50:00Z">
        <w:r w:rsidR="0033544D" w:rsidRPr="00742779">
          <w:t>The</w:t>
        </w:r>
      </w:ins>
      <w:r w:rsidR="0033544D" w:rsidRPr="00742779">
        <w:t xml:space="preserve"> Facebook story illustrates why this matters. Before the JOBS Act, Facebook went public in 2012 in part because the company was approaching the 500-shareholder threshold and would soon be required to file public reports regardless. After the JOBS Act, companies like Uber, Airbnb, and Palantir remained private for years longer, raising billions in private capital and reaching enormous valuations before eventually going public on their own schedules.</w:t>
      </w:r>
    </w:p>
    <w:p w14:paraId="480B0C0F" w14:textId="77777777" w:rsidR="0033544D" w:rsidRPr="00742779" w:rsidRDefault="00742779" w:rsidP="000E54B1">
      <w:pPr>
        <w:pPrChange w:id="4125" w:author="Seth Oranburg" w:date="2026-03-07T09:50:00Z" w16du:dateUtc="2026-03-07T14:50:00Z">
          <w:pPr>
            <w:pStyle w:val="NormalWeb"/>
          </w:pPr>
        </w:pPrChange>
      </w:pPr>
      <w:del w:id="4126" w:author="Seth Oranburg" w:date="2026-03-07T09:50:00Z" w16du:dateUtc="2026-03-07T14:50:00Z">
        <w:r w:rsidRPr="00742779">
          <w:rPr>
            <w:rFonts w:ascii="ZWAdobeF" w:hAnsi="ZWAdobeF" w:cs="ZWAdobeF"/>
            <w:sz w:val="2"/>
            <w:szCs w:val="2"/>
          </w:rPr>
          <w:lastRenderedPageBreak/>
          <w:delText>1787B</w:delText>
        </w:r>
        <w:r w:rsidR="0033544D" w:rsidRPr="00742779">
          <w:delText>Critics</w:delText>
        </w:r>
      </w:del>
      <w:ins w:id="4127" w:author="Seth Oranburg" w:date="2026-03-07T09:50:00Z" w16du:dateUtc="2026-03-07T14:50:00Z">
        <w:r w:rsidR="0033544D" w:rsidRPr="00742779">
          <w:t>Critics</w:t>
        </w:r>
      </w:ins>
      <w:r w:rsidR="0033544D" w:rsidRPr="00742779">
        <w:t xml:space="preserve"> argued that the JOBS Act undermined investor protection by allowing companies to operate at massive scale without public disclosure.</w:t>
      </w:r>
      <w:r w:rsidR="0033544D">
        <w:fldChar w:fldCharType="begin"/>
      </w:r>
      <w:r w:rsidR="0033544D">
        <w:instrText>HYPERLINK \l "fn251-11647" \o "Jump to citation"</w:instrText>
      </w:r>
      <w:r w:rsidR="0033544D">
        <w:fldChar w:fldCharType="separate"/>
      </w:r>
      <w:r w:rsidR="0033544D" w:rsidRPr="00742779">
        <w:rPr>
          <w:rStyle w:val="Hyperlink"/>
          <w:color w:val="auto"/>
          <w:u w:val="none"/>
        </w:rPr>
        <w:t>[251</w:t>
      </w:r>
      <w:r w:rsidR="00FA601A" w:rsidRPr="00742779">
        <w:rPr>
          <w:rStyle w:val="Hyperlink"/>
          <w:color w:val="auto"/>
          <w:u w:val="none"/>
        </w:rPr>
        <w:t>]</w:t>
      </w:r>
      <w:r w:rsidR="0033544D">
        <w:fldChar w:fldCharType="end"/>
      </w:r>
      <w:r w:rsidR="0033544D" w:rsidRPr="00742779">
        <w:t xml:space="preserve"> When a company has thousands of employees, hundreds of millions in revenue, and billions in valuation, the argument goes, it affects enough people—employees, customers, suppliers, communities—that public disclosure serves important accountability functions. The traditional rationale for mandatory disclosure was that companies reaching a certain size and shareholder base have sufficient public impact to justify disclosure burdens.</w:t>
      </w:r>
    </w:p>
    <w:p w14:paraId="6ADA8851" w14:textId="77777777" w:rsidR="0033544D" w:rsidRPr="00742779" w:rsidRDefault="00742779" w:rsidP="000E54B1">
      <w:del w:id="4128" w:author="Seth Oranburg" w:date="2026-03-07T09:50:00Z" w16du:dateUtc="2026-03-07T14:50:00Z">
        <w:r w:rsidRPr="00742779">
          <w:rPr>
            <w:rFonts w:ascii="ZWAdobeF" w:hAnsi="ZWAdobeF" w:cs="ZWAdobeF"/>
            <w:sz w:val="2"/>
            <w:szCs w:val="2"/>
          </w:rPr>
          <w:delText>1788B</w:delText>
        </w:r>
        <w:r w:rsidR="0033544D" w:rsidRPr="00742779">
          <w:delText>But</w:delText>
        </w:r>
      </w:del>
      <w:ins w:id="4129" w:author="Seth Oranburg" w:date="2026-03-07T09:50:00Z" w16du:dateUtc="2026-03-07T14:50:00Z">
        <w:r w:rsidR="0033544D" w:rsidRPr="00742779">
          <w:t>But</w:t>
        </w:r>
      </w:ins>
      <w:r w:rsidR="0033544D" w:rsidRPr="00742779">
        <w:t xml:space="preserve"> proponents countered that forcing disclosure on private companies was inefficient. The costs of compliance—auditing, legal review, preparation of disclosure documents, liability risk—are substantial. A private company that must comply with public disclosure requirements bears all those costs without gaining the primary benefit of being public: liquid markets for its stock. Forcing disclosure without liquidity is the worst of both worlds.</w:t>
      </w:r>
    </w:p>
    <w:p w14:paraId="5CAC88B4" w14:textId="77777777" w:rsidR="0033544D" w:rsidRPr="00742779" w:rsidRDefault="00742779" w:rsidP="000E54B1">
      <w:del w:id="4130" w:author="Seth Oranburg" w:date="2026-03-07T09:50:00Z" w16du:dateUtc="2026-03-07T14:50:00Z">
        <w:r w:rsidRPr="00742779">
          <w:rPr>
            <w:rFonts w:ascii="ZWAdobeF" w:hAnsi="ZWAdobeF" w:cs="ZWAdobeF"/>
            <w:sz w:val="2"/>
            <w:szCs w:val="2"/>
          </w:rPr>
          <w:delText>1789B</w:delText>
        </w:r>
        <w:r w:rsidR="0033544D" w:rsidRPr="00742779">
          <w:delText>The</w:delText>
        </w:r>
      </w:del>
      <w:ins w:id="4131" w:author="Seth Oranburg" w:date="2026-03-07T09:50:00Z" w16du:dateUtc="2026-03-07T14:50:00Z">
        <w:r w:rsidR="0033544D" w:rsidRPr="00742779">
          <w:t>The</w:t>
        </w:r>
      </w:ins>
      <w:r w:rsidR="0033544D" w:rsidRPr="00742779">
        <w:t xml:space="preserve"> JOBS Act resolved this by allowing companies to choose their timing. A company that wants liquidity can go public and accept disclosure obligations. A company that values privacy and long-term investment horizons can stay private longer and defer those obligations.</w:t>
      </w:r>
    </w:p>
    <w:p w14:paraId="14FF728F" w14:textId="77777777" w:rsidR="0033544D" w:rsidRPr="00742779" w:rsidRDefault="0059744E" w:rsidP="000E54B1">
      <w:pPr>
        <w:rPr>
          <w:del w:id="4132" w:author="Seth Oranburg" w:date="2026-03-07T09:50:00Z" w16du:dateUtc="2026-03-07T14:50:00Z"/>
          <w:rFonts w:eastAsia="Times New Roman"/>
        </w:rPr>
      </w:pPr>
      <w:del w:id="4133" w:author="Seth Oranburg" w:date="2026-03-07T09:50:00Z" w16du:dateUtc="2026-03-07T14:50:00Z">
        <w:r>
          <w:rPr>
            <w:rFonts w:eastAsia="Times New Roman"/>
            <w:noProof/>
          </w:rPr>
          <w:pict w14:anchorId="4682E4A3">
            <v:rect id="_x0000_i1056" alt="P2117#yIS1" style="width:239.6pt;height:.05pt;mso-width-percent:0;mso-height-percent:0;mso-width-percent:0;mso-height-percent:0" o:hrpct="512" o:hralign="center" o:hrstd="t" o:hr="t" fillcolor="#a0a0a0" stroked="f"/>
          </w:pict>
        </w:r>
      </w:del>
    </w:p>
    <w:p w14:paraId="62055634" w14:textId="77777777" w:rsidR="0033544D" w:rsidRPr="00742779" w:rsidRDefault="0059744E" w:rsidP="000E54B1">
      <w:pPr>
        <w:rPr>
          <w:ins w:id="4134" w:author="Seth Oranburg" w:date="2026-03-07T09:50:00Z" w16du:dateUtc="2026-03-07T14:50:00Z"/>
          <w:rFonts w:eastAsia="Times New Roman"/>
        </w:rPr>
      </w:pPr>
      <w:ins w:id="4135" w:author="Seth Oranburg" w:date="2026-03-07T09:50:00Z" w16du:dateUtc="2026-03-07T14:50:00Z">
        <w:r>
          <w:rPr>
            <w:rFonts w:eastAsia="Times New Roman"/>
            <w:noProof/>
          </w:rPr>
          <w:pict w14:anchorId="5BDC445A">
            <v:rect id="_x0000_i1055" alt="P2117#yIS1" style="width:239.6pt;height:.05pt;mso-width-percent:0;mso-height-percent:0;mso-width-percent:0;mso-height-percent:0" o:hrpct="512" o:hralign="center" o:hrstd="t" o:hr="t" fillcolor="#a0a0a0" stroked="f"/>
          </w:pict>
        </w:r>
      </w:ins>
    </w:p>
    <w:p w14:paraId="01C8E98D" w14:textId="77777777" w:rsidR="0033544D" w:rsidRPr="00742779" w:rsidRDefault="0033544D" w:rsidP="000E54B1">
      <w:pPr>
        <w:pStyle w:val="Heading2"/>
        <w:rPr>
          <w:rFonts w:eastAsia="Times New Roman"/>
        </w:rPr>
      </w:pPr>
      <w:r w:rsidRPr="00742779">
        <w:rPr>
          <w:rFonts w:eastAsia="Times New Roman"/>
        </w:rPr>
        <w:t>Private Company Governance Failures: WeWork and Theranos</w:t>
      </w:r>
    </w:p>
    <w:p w14:paraId="13B485D7" w14:textId="77777777" w:rsidR="0033544D" w:rsidRPr="00742779" w:rsidRDefault="00742779" w:rsidP="000E54B1">
      <w:del w:id="4136" w:author="Seth Oranburg" w:date="2026-03-07T09:50:00Z" w16du:dateUtc="2026-03-07T14:50:00Z">
        <w:r w:rsidRPr="00742779">
          <w:rPr>
            <w:rFonts w:ascii="ZWAdobeF" w:hAnsi="ZWAdobeF" w:cs="ZWAdobeF"/>
            <w:sz w:val="2"/>
            <w:szCs w:val="2"/>
          </w:rPr>
          <w:delText>1790B</w:delText>
        </w:r>
        <w:r w:rsidR="0033544D" w:rsidRPr="00742779">
          <w:delText>The</w:delText>
        </w:r>
      </w:del>
      <w:ins w:id="4137" w:author="Seth Oranburg" w:date="2026-03-07T09:50:00Z" w16du:dateUtc="2026-03-07T14:50:00Z">
        <w:r w:rsidR="0033544D" w:rsidRPr="00742779">
          <w:t>The</w:t>
        </w:r>
      </w:ins>
      <w:r w:rsidR="0033544D" w:rsidRPr="00742779">
        <w:t xml:space="preserve"> debate over mandatory disclosure became urgent when spectacular governance failures at private companies demonstrated the dark side of staying private. Two companies—WeWork and Theranos—showed that private markets could tolerate fraud, self-dealing, and governance dysfunction for years before accountability mechanisms forced disclosure or collapse.</w:t>
      </w:r>
    </w:p>
    <w:p w14:paraId="0F7F44C1" w14:textId="77777777" w:rsidR="0033544D" w:rsidRPr="00742779" w:rsidRDefault="0033544D" w:rsidP="000E54B1">
      <w:pPr>
        <w:pStyle w:val="Heading3"/>
        <w:rPr>
          <w:rFonts w:eastAsia="Times New Roman"/>
        </w:rPr>
      </w:pPr>
      <w:r w:rsidRPr="00742779">
        <w:rPr>
          <w:rFonts w:eastAsia="Times New Roman"/>
        </w:rPr>
        <w:t>WeWork: Self-Dealing and Founder Control</w:t>
      </w:r>
    </w:p>
    <w:p w14:paraId="207D5AB6" w14:textId="77777777" w:rsidR="0033544D" w:rsidRPr="00742779" w:rsidRDefault="00742779" w:rsidP="000E54B1">
      <w:del w:id="4138" w:author="Seth Oranburg" w:date="2026-03-07T09:50:00Z" w16du:dateUtc="2026-03-07T14:50:00Z">
        <w:r w:rsidRPr="00742779">
          <w:rPr>
            <w:rFonts w:ascii="ZWAdobeF" w:hAnsi="ZWAdobeF" w:cs="ZWAdobeF"/>
            <w:sz w:val="2"/>
            <w:szCs w:val="2"/>
          </w:rPr>
          <w:delText>1791B</w:delText>
        </w:r>
        <w:r w:rsidR="0033544D" w:rsidRPr="00742779">
          <w:delText>WeWork</w:delText>
        </w:r>
      </w:del>
      <w:ins w:id="4139" w:author="Seth Oranburg" w:date="2026-03-07T09:50:00Z" w16du:dateUtc="2026-03-07T14:50:00Z">
        <w:r w:rsidR="0033544D" w:rsidRPr="00742779">
          <w:t>WeWork</w:t>
        </w:r>
      </w:ins>
      <w:r w:rsidR="0033544D" w:rsidRPr="00742779">
        <w:t xml:space="preserve"> was founded in 2010 by Adam Neumann and Miguel McKelvey as a shared office space provider. The business model was simple: lease commercial real estate on long-term contracts, subdivide the space into smaller offices and desks, and sublease to startups and small businesses on flexible short-term contracts. WeWork branded itself as a </w:t>
      </w:r>
      <w:r w:rsidR="009F60D1" w:rsidRPr="00742779">
        <w:t>“</w:t>
      </w:r>
      <w:r w:rsidR="0033544D" w:rsidRPr="00742779">
        <w:t>community</w:t>
      </w:r>
      <w:r w:rsidR="009F60D1" w:rsidRPr="00742779">
        <w:t>”</w:t>
      </w:r>
      <w:r w:rsidR="0033544D" w:rsidRPr="00742779">
        <w:t xml:space="preserve"> and a </w:t>
      </w:r>
      <w:r w:rsidR="009F60D1" w:rsidRPr="00742779">
        <w:t>“</w:t>
      </w:r>
      <w:r w:rsidR="0033544D" w:rsidRPr="00742779">
        <w:t>lifestyle</w:t>
      </w:r>
      <w:r w:rsidR="009F60D1" w:rsidRPr="00742779">
        <w:t>”</w:t>
      </w:r>
      <w:r w:rsidR="0033544D" w:rsidRPr="00742779">
        <w:t xml:space="preserve"> rather than a real estate company, claiming that the network effects </w:t>
      </w:r>
      <w:r w:rsidR="0033544D" w:rsidRPr="00742779">
        <w:lastRenderedPageBreak/>
        <w:t>and brand value justified tech-company valuations rather than real estate valuations.</w:t>
      </w:r>
    </w:p>
    <w:p w14:paraId="040DAD3F" w14:textId="77777777" w:rsidR="0033544D" w:rsidRPr="00742779" w:rsidRDefault="00742779" w:rsidP="000E54B1">
      <w:del w:id="4140" w:author="Seth Oranburg" w:date="2026-03-07T09:50:00Z" w16du:dateUtc="2026-03-07T14:50:00Z">
        <w:r w:rsidRPr="00742779">
          <w:rPr>
            <w:rFonts w:ascii="ZWAdobeF" w:hAnsi="ZWAdobeF" w:cs="ZWAdobeF"/>
            <w:sz w:val="2"/>
            <w:szCs w:val="2"/>
          </w:rPr>
          <w:delText>1792B</w:delText>
        </w:r>
        <w:r w:rsidR="0033544D" w:rsidRPr="00742779">
          <w:delText>By</w:delText>
        </w:r>
      </w:del>
      <w:ins w:id="4141" w:author="Seth Oranburg" w:date="2026-03-07T09:50:00Z" w16du:dateUtc="2026-03-07T14:50:00Z">
        <w:r w:rsidR="0033544D" w:rsidRPr="00742779">
          <w:t>By</w:t>
        </w:r>
      </w:ins>
      <w:r w:rsidR="0033544D" w:rsidRPr="00742779">
        <w:t xml:space="preserve"> 2019, WeWork had raised approximately $12B from investors including SoftBank</w:t>
      </w:r>
      <w:r w:rsidR="009F60D1" w:rsidRPr="00742779">
        <w:t>’</w:t>
      </w:r>
      <w:r w:rsidR="0033544D" w:rsidRPr="00742779">
        <w:t>s Vision Fund, Benchmark, JPMorgan, and others. The company</w:t>
      </w:r>
      <w:r w:rsidR="009F60D1" w:rsidRPr="00742779">
        <w:t>’</w:t>
      </w:r>
      <w:r w:rsidR="0033544D" w:rsidRPr="00742779">
        <w:t>s valuation reached $47B in early 2019, making it one of the most valuable private startups globally. WeWork operated in 29 countries with over 500 locations and 12,500 employees.</w:t>
      </w:r>
    </w:p>
    <w:p w14:paraId="1BBBF50C" w14:textId="77777777" w:rsidR="0033544D" w:rsidRPr="00742779" w:rsidRDefault="00742779" w:rsidP="000E54B1">
      <w:del w:id="4142" w:author="Seth Oranburg" w:date="2026-03-07T09:50:00Z" w16du:dateUtc="2026-03-07T14:50:00Z">
        <w:r w:rsidRPr="00742779">
          <w:rPr>
            <w:rFonts w:ascii="ZWAdobeF" w:hAnsi="ZWAdobeF" w:cs="ZWAdobeF"/>
            <w:sz w:val="2"/>
            <w:szCs w:val="2"/>
          </w:rPr>
          <w:delText>1793B</w:delText>
        </w:r>
        <w:r w:rsidR="0033544D" w:rsidRPr="00742779">
          <w:delText>But</w:delText>
        </w:r>
      </w:del>
      <w:ins w:id="4143" w:author="Seth Oranburg" w:date="2026-03-07T09:50:00Z" w16du:dateUtc="2026-03-07T14:50:00Z">
        <w:r w:rsidR="0033544D" w:rsidRPr="00742779">
          <w:t>But</w:t>
        </w:r>
      </w:ins>
      <w:r w:rsidR="0033544D" w:rsidRPr="00742779">
        <w:t xml:space="preserve"> WeWork</w:t>
      </w:r>
      <w:r w:rsidR="009F60D1" w:rsidRPr="00742779">
        <w:t>’</w:t>
      </w:r>
      <w:r w:rsidR="0033544D" w:rsidRPr="00742779">
        <w:t>s governance was rotten. Adam Neumann controlled the company through supervoting shares that gave him majority voting control despite owning less than 30% of the economic interest. This dual-class structure is common in public companies like Facebook and Google, where founders retain voting control even as their economic ownership dilutes. But WeWork</w:t>
      </w:r>
      <w:r w:rsidR="009F60D1" w:rsidRPr="00742779">
        <w:t>’</w:t>
      </w:r>
      <w:r w:rsidR="0033544D" w:rsidRPr="00742779">
        <w:t>s structure was extreme: Neumann had 20 votes per share while other stockholders had one vote per share. This gave Neumann effective veto power over any transaction, board decision, or governance change.</w:t>
      </w:r>
    </w:p>
    <w:p w14:paraId="14B498D1" w14:textId="77777777" w:rsidR="0033544D" w:rsidRPr="00742779" w:rsidRDefault="00742779" w:rsidP="000E54B1">
      <w:pPr>
        <w:pPrChange w:id="4144" w:author="Seth Oranburg" w:date="2026-03-07T09:50:00Z" w16du:dateUtc="2026-03-07T14:50:00Z">
          <w:pPr>
            <w:pStyle w:val="NormalWeb"/>
          </w:pPr>
        </w:pPrChange>
      </w:pPr>
      <w:del w:id="4145" w:author="Seth Oranburg" w:date="2026-03-07T09:50:00Z" w16du:dateUtc="2026-03-07T14:50:00Z">
        <w:r w:rsidRPr="00742779">
          <w:rPr>
            <w:rFonts w:ascii="ZWAdobeF" w:hAnsi="ZWAdobeF" w:cs="ZWAdobeF"/>
            <w:sz w:val="2"/>
            <w:szCs w:val="2"/>
          </w:rPr>
          <w:delText>1794B</w:delText>
        </w:r>
        <w:r w:rsidR="0033544D" w:rsidRPr="00742779">
          <w:delText>Neumann</w:delText>
        </w:r>
      </w:del>
      <w:ins w:id="4146" w:author="Seth Oranburg" w:date="2026-03-07T09:50:00Z" w16du:dateUtc="2026-03-07T14:50:00Z">
        <w:r w:rsidR="0033544D" w:rsidRPr="00742779">
          <w:t>Neumann</w:t>
        </w:r>
      </w:ins>
      <w:r w:rsidR="0033544D" w:rsidRPr="00742779">
        <w:t xml:space="preserve"> used that control to engage in systematic self-dealing. In 2019, The Wall Street Journal reported that Neumann had personally purchased multiple properties that WeWork then leased back from him at market rates.</w:t>
      </w:r>
      <w:r w:rsidR="0033544D">
        <w:fldChar w:fldCharType="begin"/>
      </w:r>
      <w:r w:rsidR="0033544D">
        <w:instrText>HYPERLINK \l "fn256-11647" \o "Jump to citation"</w:instrText>
      </w:r>
      <w:r w:rsidR="0033544D">
        <w:fldChar w:fldCharType="separate"/>
      </w:r>
      <w:r w:rsidR="0033544D" w:rsidRPr="00742779">
        <w:rPr>
          <w:rStyle w:val="Hyperlink"/>
          <w:color w:val="auto"/>
          <w:u w:val="none"/>
        </w:rPr>
        <w:t>[256</w:t>
      </w:r>
      <w:r w:rsidR="00FA601A" w:rsidRPr="00742779">
        <w:rPr>
          <w:rStyle w:val="Hyperlink"/>
          <w:color w:val="auto"/>
          <w:u w:val="none"/>
        </w:rPr>
        <w:t>]</w:t>
      </w:r>
      <w:r w:rsidR="0033544D">
        <w:fldChar w:fldCharType="end"/>
      </w:r>
      <w:r w:rsidR="0033544D" w:rsidRPr="00742779">
        <w:t xml:space="preserve"> Neumann profited personally from transactions with the company he controlled. The board, which included representatives from SoftBank and Benchmark, approved these transactions as permissible related-party dealings. But the magnitude was staggering: Neumann extracted millions in personal rent payments while WeWork burned cash.</w:t>
      </w:r>
    </w:p>
    <w:p w14:paraId="6F573A07" w14:textId="77777777" w:rsidR="0033544D" w:rsidRPr="00742779" w:rsidRDefault="00742779" w:rsidP="000E54B1">
      <w:pPr>
        <w:pPrChange w:id="4147" w:author="Seth Oranburg" w:date="2026-03-07T09:50:00Z" w16du:dateUtc="2026-03-07T14:50:00Z">
          <w:pPr>
            <w:pStyle w:val="NormalWeb"/>
          </w:pPr>
        </w:pPrChange>
      </w:pPr>
      <w:del w:id="4148" w:author="Seth Oranburg" w:date="2026-03-07T09:50:00Z" w16du:dateUtc="2026-03-07T14:50:00Z">
        <w:r w:rsidRPr="00742779">
          <w:rPr>
            <w:rFonts w:ascii="ZWAdobeF" w:hAnsi="ZWAdobeF" w:cs="ZWAdobeF"/>
            <w:sz w:val="2"/>
            <w:szCs w:val="2"/>
          </w:rPr>
          <w:delText>1795B</w:delText>
        </w:r>
        <w:r w:rsidR="0033544D" w:rsidRPr="00742779">
          <w:delText>Neumann</w:delText>
        </w:r>
      </w:del>
      <w:ins w:id="4149" w:author="Seth Oranburg" w:date="2026-03-07T09:50:00Z" w16du:dateUtc="2026-03-07T14:50:00Z">
        <w:r w:rsidR="0033544D" w:rsidRPr="00742779">
          <w:t>Neumann</w:t>
        </w:r>
      </w:ins>
      <w:r w:rsidR="0033544D" w:rsidRPr="00742779">
        <w:t xml:space="preserve"> also personally owned the trademark </w:t>
      </w:r>
      <w:r w:rsidR="009F60D1" w:rsidRPr="00742779">
        <w:t>“</w:t>
      </w:r>
      <w:r w:rsidR="0033544D" w:rsidRPr="00742779">
        <w:t>We</w:t>
      </w:r>
      <w:r w:rsidR="009F60D1" w:rsidRPr="00742779">
        <w:t>”</w:t>
      </w:r>
      <w:r w:rsidR="0033544D" w:rsidRPr="00742779">
        <w:t xml:space="preserve"> and licensed it to WeWork for approximately $5.9M.</w:t>
      </w:r>
      <w:r w:rsidR="0033544D">
        <w:fldChar w:fldCharType="begin"/>
      </w:r>
      <w:r w:rsidR="0033544D">
        <w:instrText>HYPERLINK \l "fn256-11647" \o "Jump to citation"</w:instrText>
      </w:r>
      <w:r w:rsidR="0033544D">
        <w:fldChar w:fldCharType="separate"/>
      </w:r>
      <w:r w:rsidR="0033544D" w:rsidRPr="00742779">
        <w:rPr>
          <w:rStyle w:val="Hyperlink"/>
          <w:color w:val="auto"/>
          <w:u w:val="none"/>
        </w:rPr>
        <w:t>[256</w:t>
      </w:r>
      <w:r w:rsidR="00FA601A" w:rsidRPr="00742779">
        <w:rPr>
          <w:rStyle w:val="Hyperlink"/>
          <w:color w:val="auto"/>
          <w:u w:val="none"/>
        </w:rPr>
        <w:t>]</w:t>
      </w:r>
      <w:r w:rsidR="0033544D">
        <w:fldChar w:fldCharType="end"/>
      </w:r>
      <w:r w:rsidR="0033544D" w:rsidRPr="00742779">
        <w:t xml:space="preserve"> The company he controlled paid him millions for the right to use a trademark he owned. When WeWork filed its S-1 registration statement in preparation for an IPO in August 2019, public scrutiny of this transaction was immediate and brutal. Neumann returned the $5.9M payment after media coverage made the conflict untenable.</w:t>
      </w:r>
      <w:r w:rsidR="0033544D">
        <w:fldChar w:fldCharType="begin"/>
      </w:r>
      <w:r w:rsidR="0033544D">
        <w:instrText>HYPERLINK \l "fn257-11647" \o "Jump to citation"</w:instrText>
      </w:r>
      <w:r w:rsidR="0033544D">
        <w:fldChar w:fldCharType="separate"/>
      </w:r>
      <w:r w:rsidR="0033544D" w:rsidRPr="00742779">
        <w:rPr>
          <w:rStyle w:val="Hyperlink"/>
          <w:color w:val="auto"/>
          <w:u w:val="none"/>
        </w:rPr>
        <w:t>[257</w:t>
      </w:r>
      <w:r w:rsidR="00FA601A" w:rsidRPr="00742779">
        <w:rPr>
          <w:rStyle w:val="Hyperlink"/>
          <w:color w:val="auto"/>
          <w:u w:val="none"/>
        </w:rPr>
        <w:t>]</w:t>
      </w:r>
      <w:r w:rsidR="0033544D">
        <w:fldChar w:fldCharType="end"/>
      </w:r>
    </w:p>
    <w:p w14:paraId="005A0FEA" w14:textId="77777777" w:rsidR="0033544D" w:rsidRPr="00742779" w:rsidRDefault="00742779" w:rsidP="000E54B1">
      <w:del w:id="4150" w:author="Seth Oranburg" w:date="2026-03-07T09:50:00Z" w16du:dateUtc="2026-03-07T14:50:00Z">
        <w:r w:rsidRPr="00742779">
          <w:rPr>
            <w:rFonts w:ascii="ZWAdobeF" w:hAnsi="ZWAdobeF" w:cs="ZWAdobeF"/>
            <w:sz w:val="2"/>
            <w:szCs w:val="2"/>
          </w:rPr>
          <w:delText>1796B</w:delText>
        </w:r>
        <w:r w:rsidR="0033544D" w:rsidRPr="00742779">
          <w:delText>The</w:delText>
        </w:r>
      </w:del>
      <w:ins w:id="4151" w:author="Seth Oranburg" w:date="2026-03-07T09:50:00Z" w16du:dateUtc="2026-03-07T14:50:00Z">
        <w:r w:rsidR="0033544D" w:rsidRPr="00742779">
          <w:t>The</w:t>
        </w:r>
      </w:ins>
      <w:r w:rsidR="0033544D" w:rsidRPr="00742779">
        <w:t xml:space="preserve"> S-1 revealed additional problems. WeWork had lost $1.9B in 2018 on $1.8B in revenue. The company was burning cash at an unsustainable rate. WeWork</w:t>
      </w:r>
      <w:r w:rsidR="009F60D1" w:rsidRPr="00742779">
        <w:t>’</w:t>
      </w:r>
      <w:r w:rsidR="0033544D" w:rsidRPr="00742779">
        <w:t>s long-term lease obligations totaled over $47B, meaning the company was committed to paying rent for decades on properties it might not be able to sublease profitably. The business model was fundamentally unprofitable: WeWork took on long-term fixed obligations and generated short-term variable revenue. Any economic downturn that reduced demand for flexible office space would be catastrophic.</w:t>
      </w:r>
    </w:p>
    <w:p w14:paraId="1A2130BE" w14:textId="77777777" w:rsidR="0033544D" w:rsidRPr="00742779" w:rsidRDefault="00742779" w:rsidP="000E54B1">
      <w:pPr>
        <w:pPrChange w:id="4152" w:author="Seth Oranburg" w:date="2026-03-07T09:50:00Z" w16du:dateUtc="2026-03-07T14:50:00Z">
          <w:pPr>
            <w:pStyle w:val="NormalWeb"/>
          </w:pPr>
        </w:pPrChange>
      </w:pPr>
      <w:del w:id="4153" w:author="Seth Oranburg" w:date="2026-03-07T09:50:00Z" w16du:dateUtc="2026-03-07T14:50:00Z">
        <w:r w:rsidRPr="00742779">
          <w:rPr>
            <w:rFonts w:ascii="ZWAdobeF" w:hAnsi="ZWAdobeF" w:cs="ZWAdobeF"/>
            <w:sz w:val="2"/>
            <w:szCs w:val="2"/>
          </w:rPr>
          <w:lastRenderedPageBreak/>
          <w:delText>1797B</w:delText>
        </w:r>
        <w:r w:rsidR="0033544D" w:rsidRPr="00742779">
          <w:delText>But</w:delText>
        </w:r>
      </w:del>
      <w:ins w:id="4154" w:author="Seth Oranburg" w:date="2026-03-07T09:50:00Z" w16du:dateUtc="2026-03-07T14:50:00Z">
        <w:r w:rsidR="0033544D" w:rsidRPr="00742779">
          <w:t>But</w:t>
        </w:r>
      </w:ins>
      <w:r w:rsidR="0033544D" w:rsidRPr="00742779">
        <w:t xml:space="preserve"> the S-1</w:t>
      </w:r>
      <w:r w:rsidR="009F60D1" w:rsidRPr="00742779">
        <w:t>’</w:t>
      </w:r>
      <w:r w:rsidR="0033544D" w:rsidRPr="00742779">
        <w:t>s most damaging disclosure was the governance structure. Neumann controlled the board. Neumann could fire the CEO (himself) only with his own consent. Neumann could sell the company only if he approved. The dual-class voting structure meant that public shareholders who bought IPO shares would have no meaningful voice in corporate governance.</w:t>
      </w:r>
      <w:r w:rsidR="0033544D">
        <w:fldChar w:fldCharType="begin"/>
      </w:r>
      <w:r w:rsidR="0033544D">
        <w:instrText>HYPERLINK \l "fn257-11647" \o "Jump to citation"</w:instrText>
      </w:r>
      <w:r w:rsidR="0033544D">
        <w:fldChar w:fldCharType="separate"/>
      </w:r>
      <w:r w:rsidR="0033544D" w:rsidRPr="00742779">
        <w:rPr>
          <w:rStyle w:val="Hyperlink"/>
          <w:color w:val="auto"/>
          <w:u w:val="none"/>
        </w:rPr>
        <w:t>[257</w:t>
      </w:r>
      <w:r w:rsidR="00FA601A" w:rsidRPr="00742779">
        <w:rPr>
          <w:rStyle w:val="Hyperlink"/>
          <w:color w:val="auto"/>
          <w:u w:val="none"/>
        </w:rPr>
        <w:t>]</w:t>
      </w:r>
      <w:r w:rsidR="0033544D">
        <w:fldChar w:fldCharType="end"/>
      </w:r>
    </w:p>
    <w:p w14:paraId="0657AD5D" w14:textId="77777777" w:rsidR="0033544D" w:rsidRPr="00742779" w:rsidRDefault="00742779" w:rsidP="000E54B1">
      <w:del w:id="4155" w:author="Seth Oranburg" w:date="2026-03-07T09:50:00Z" w16du:dateUtc="2026-03-07T14:50:00Z">
        <w:r w:rsidRPr="00742779">
          <w:rPr>
            <w:rFonts w:ascii="ZWAdobeF" w:hAnsi="ZWAdobeF" w:cs="ZWAdobeF"/>
            <w:sz w:val="2"/>
            <w:szCs w:val="2"/>
          </w:rPr>
          <w:delText>1798B</w:delText>
        </w:r>
        <w:r w:rsidR="0033544D" w:rsidRPr="00742779">
          <w:delText>Public</w:delText>
        </w:r>
      </w:del>
      <w:ins w:id="4156" w:author="Seth Oranburg" w:date="2026-03-07T09:50:00Z" w16du:dateUtc="2026-03-07T14:50:00Z">
        <w:r w:rsidR="0033544D" w:rsidRPr="00742779">
          <w:t>Public</w:t>
        </w:r>
      </w:ins>
      <w:r w:rsidR="0033544D" w:rsidRPr="00742779">
        <w:t xml:space="preserve"> market investors revolted. WeWork</w:t>
      </w:r>
      <w:r w:rsidR="009F60D1" w:rsidRPr="00742779">
        <w:t>’</w:t>
      </w:r>
      <w:r w:rsidR="0033544D" w:rsidRPr="00742779">
        <w:t>s roadshow—the process by which companies pitch their IPO to institutional investors—was a disaster. Investors declined to participate at the proposed valuation. WeWork cut the valuation from $47B to $20B, then to $15B, then pulled the IPO entirely in September 2019.</w:t>
      </w:r>
    </w:p>
    <w:p w14:paraId="6CA27D70" w14:textId="77777777" w:rsidR="0033544D" w:rsidRPr="00742779" w:rsidRDefault="00742779" w:rsidP="000E54B1">
      <w:pPr>
        <w:pPrChange w:id="4157" w:author="Seth Oranburg" w:date="2026-03-07T09:50:00Z" w16du:dateUtc="2026-03-07T14:50:00Z">
          <w:pPr>
            <w:pStyle w:val="NormalWeb"/>
          </w:pPr>
        </w:pPrChange>
      </w:pPr>
      <w:del w:id="4158" w:author="Seth Oranburg" w:date="2026-03-07T09:50:00Z" w16du:dateUtc="2026-03-07T14:50:00Z">
        <w:r w:rsidRPr="00742779">
          <w:rPr>
            <w:rFonts w:ascii="ZWAdobeF" w:hAnsi="ZWAdobeF" w:cs="ZWAdobeF"/>
            <w:sz w:val="2"/>
            <w:szCs w:val="2"/>
          </w:rPr>
          <w:delText>1799B</w:delText>
        </w:r>
        <w:r w:rsidR="0033544D" w:rsidRPr="00742779">
          <w:delText>Without</w:delText>
        </w:r>
      </w:del>
      <w:ins w:id="4159" w:author="Seth Oranburg" w:date="2026-03-07T09:50:00Z" w16du:dateUtc="2026-03-07T14:50:00Z">
        <w:r w:rsidR="0033544D" w:rsidRPr="00742779">
          <w:t>Without</w:t>
        </w:r>
      </w:ins>
      <w:r w:rsidR="0033544D" w:rsidRPr="00742779">
        <w:t xml:space="preserve"> IPO proceeds, WeWork faced a liquidity crisis. The company had planned to use IPO cash to fund operations and pay down debt. Without that cash, WeWork was weeks from insolvency. SoftBank, the company</w:t>
      </w:r>
      <w:r w:rsidR="009F60D1" w:rsidRPr="00742779">
        <w:t>’</w:t>
      </w:r>
      <w:r w:rsidR="0033544D" w:rsidRPr="00742779">
        <w:t>s largest investor, negotiated a bailout.</w:t>
      </w:r>
      <w:r w:rsidR="0033544D">
        <w:fldChar w:fldCharType="begin"/>
      </w:r>
      <w:r w:rsidR="0033544D">
        <w:instrText>HYPERLINK \l "fn258-11647" \o "Jump to citation"</w:instrText>
      </w:r>
      <w:r w:rsidR="0033544D">
        <w:fldChar w:fldCharType="separate"/>
      </w:r>
      <w:r w:rsidR="0033544D" w:rsidRPr="00742779">
        <w:rPr>
          <w:rStyle w:val="Hyperlink"/>
          <w:color w:val="auto"/>
          <w:u w:val="none"/>
        </w:rPr>
        <w:t>[258</w:t>
      </w:r>
      <w:r w:rsidR="00FA601A" w:rsidRPr="00742779">
        <w:rPr>
          <w:rStyle w:val="Hyperlink"/>
          <w:color w:val="auto"/>
          <w:u w:val="none"/>
        </w:rPr>
        <w:t>]</w:t>
      </w:r>
      <w:r w:rsidR="0033544D">
        <w:fldChar w:fldCharType="end"/>
      </w:r>
      <w:r w:rsidR="0033544D" w:rsidRPr="00742779">
        <w:t xml:space="preserve"> SoftBank provided $5B in new capital and $3B to purchase shares from existing investors, including $1B to buy out Adam Neumann</w:t>
      </w:r>
      <w:r w:rsidR="009F60D1" w:rsidRPr="00742779">
        <w:t>’</w:t>
      </w:r>
      <w:r w:rsidR="0033544D" w:rsidRPr="00742779">
        <w:t>s personal stake. Neumann was forced to step down as CEO and relinquish voting control, though he retained his economic interest and the $1B payout.</w:t>
      </w:r>
    </w:p>
    <w:p w14:paraId="30B32DFA" w14:textId="77777777" w:rsidR="0033544D" w:rsidRPr="00742779" w:rsidRDefault="00742779" w:rsidP="000E54B1">
      <w:del w:id="4160" w:author="Seth Oranburg" w:date="2026-03-07T09:50:00Z" w16du:dateUtc="2026-03-07T14:50:00Z">
        <w:r w:rsidRPr="00742779">
          <w:rPr>
            <w:rFonts w:ascii="ZWAdobeF" w:hAnsi="ZWAdobeF" w:cs="ZWAdobeF"/>
            <w:sz w:val="2"/>
            <w:szCs w:val="2"/>
          </w:rPr>
          <w:delText>1800B</w:delText>
        </w:r>
        <w:r w:rsidR="0033544D" w:rsidRPr="00742779">
          <w:delText>The</w:delText>
        </w:r>
      </w:del>
      <w:ins w:id="4161" w:author="Seth Oranburg" w:date="2026-03-07T09:50:00Z" w16du:dateUtc="2026-03-07T14:50:00Z">
        <w:r w:rsidR="0033544D" w:rsidRPr="00742779">
          <w:t>The</w:t>
        </w:r>
      </w:ins>
      <w:r w:rsidR="0033544D" w:rsidRPr="00742779">
        <w:t xml:space="preserve"> WeWork story raised fundamental questions about private market governance. How did sophisticated investors—SoftBank, Benchmark, JPMorgan—allow Neumann</w:t>
      </w:r>
      <w:r w:rsidR="009F60D1" w:rsidRPr="00742779">
        <w:t>’</w:t>
      </w:r>
      <w:r w:rsidR="0033544D" w:rsidRPr="00742779">
        <w:t>s self-dealing to continue for years? Why did the board approve related-party transactions that enriched Neumann at the company</w:t>
      </w:r>
      <w:r w:rsidR="009F60D1" w:rsidRPr="00742779">
        <w:t>’</w:t>
      </w:r>
      <w:r w:rsidR="0033544D" w:rsidRPr="00742779">
        <w:t>s expense? Why did investors accept dual-class voting structures that gave Neumann unchecked control?</w:t>
      </w:r>
    </w:p>
    <w:p w14:paraId="64F79846" w14:textId="77777777" w:rsidR="0033544D" w:rsidRPr="00742779" w:rsidRDefault="00742779" w:rsidP="000E54B1">
      <w:del w:id="4162" w:author="Seth Oranburg" w:date="2026-03-07T09:50:00Z" w16du:dateUtc="2026-03-07T14:50:00Z">
        <w:r w:rsidRPr="00742779">
          <w:rPr>
            <w:rFonts w:ascii="ZWAdobeF" w:hAnsi="ZWAdobeF" w:cs="ZWAdobeF"/>
            <w:sz w:val="2"/>
            <w:szCs w:val="2"/>
          </w:rPr>
          <w:delText>1801B</w:delText>
        </w:r>
        <w:r w:rsidR="0033544D" w:rsidRPr="00742779">
          <w:delText>The</w:delText>
        </w:r>
      </w:del>
      <w:ins w:id="4163" w:author="Seth Oranburg" w:date="2026-03-07T09:50:00Z" w16du:dateUtc="2026-03-07T14:50:00Z">
        <w:r w:rsidR="0033544D" w:rsidRPr="00742779">
          <w:t>The</w:t>
        </w:r>
      </w:ins>
      <w:r w:rsidR="0033544D" w:rsidRPr="00742779">
        <w:t xml:space="preserve"> answer lies in the same agency problem that drives venture capital incentives generally. SoftBank</w:t>
      </w:r>
      <w:r w:rsidR="009F60D1" w:rsidRPr="00742779">
        <w:t>’</w:t>
      </w:r>
      <w:r w:rsidR="0033544D" w:rsidRPr="00742779">
        <w:t>s Vision Fund managed over $100B and needed to deploy capital rapidly to generate returns for its limited partners. Masayoshi Son, the Vision Fund</w:t>
      </w:r>
      <w:r w:rsidR="009F60D1" w:rsidRPr="00742779">
        <w:t>’</w:t>
      </w:r>
      <w:r w:rsidR="0033544D" w:rsidRPr="00742779">
        <w:t>s founder, had placed a massive bet on WeWork and could not easily reverse that position. Admitting that WeWork</w:t>
      </w:r>
      <w:r w:rsidR="009F60D1" w:rsidRPr="00742779">
        <w:t>’</w:t>
      </w:r>
      <w:r w:rsidR="0033544D" w:rsidRPr="00742779">
        <w:t>s governance was broken would have required a write-down of SoftBank</w:t>
      </w:r>
      <w:r w:rsidR="009F60D1" w:rsidRPr="00742779">
        <w:t>’</w:t>
      </w:r>
      <w:r w:rsidR="0033544D" w:rsidRPr="00742779">
        <w:t>s investment. SoftBank</w:t>
      </w:r>
      <w:r w:rsidR="009F60D1" w:rsidRPr="00742779">
        <w:t>’</w:t>
      </w:r>
      <w:r w:rsidR="0033544D" w:rsidRPr="00742779">
        <w:t>s incentive was to continue funding WeWork, hoping that growth would eventually justify the valuation and obscure the governance failures.</w:t>
      </w:r>
    </w:p>
    <w:p w14:paraId="0999A813" w14:textId="77777777" w:rsidR="0033544D" w:rsidRPr="00742779" w:rsidRDefault="00742779" w:rsidP="000E54B1">
      <w:del w:id="4164" w:author="Seth Oranburg" w:date="2026-03-07T09:50:00Z" w16du:dateUtc="2026-03-07T14:50:00Z">
        <w:r w:rsidRPr="00742779">
          <w:rPr>
            <w:rFonts w:ascii="ZWAdobeF" w:hAnsi="ZWAdobeF" w:cs="ZWAdobeF"/>
            <w:sz w:val="2"/>
            <w:szCs w:val="2"/>
          </w:rPr>
          <w:delText>1802B</w:delText>
        </w:r>
        <w:r w:rsidR="0033544D" w:rsidRPr="00742779">
          <w:delText>Benchmark</w:delText>
        </w:r>
      </w:del>
      <w:ins w:id="4165" w:author="Seth Oranburg" w:date="2026-03-07T09:50:00Z" w16du:dateUtc="2026-03-07T14:50:00Z">
        <w:r w:rsidR="0033544D" w:rsidRPr="00742779">
          <w:t>Benchmark</w:t>
        </w:r>
      </w:ins>
      <w:r w:rsidR="0033544D" w:rsidRPr="00742779">
        <w:t xml:space="preserve"> and other early-stage investors had invested at much lower valuations and would have been forced to accept mark-downs on their positions if WeWork</w:t>
      </w:r>
      <w:r w:rsidR="009F60D1" w:rsidRPr="00742779">
        <w:t>’</w:t>
      </w:r>
      <w:r w:rsidR="0033544D" w:rsidRPr="00742779">
        <w:t>s governance problems became public. Their incentive was to stay quiet, support Neumann, and hope for an exit that allowed them to sell at inflated valuations to later-stage investors or public market buyers.</w:t>
      </w:r>
    </w:p>
    <w:p w14:paraId="66D190EE" w14:textId="77777777" w:rsidR="0033544D" w:rsidRPr="00742779" w:rsidRDefault="00742779" w:rsidP="000E54B1">
      <w:del w:id="4166" w:author="Seth Oranburg" w:date="2026-03-07T09:50:00Z" w16du:dateUtc="2026-03-07T14:50:00Z">
        <w:r w:rsidRPr="00742779">
          <w:rPr>
            <w:rFonts w:ascii="ZWAdobeF" w:hAnsi="ZWAdobeF" w:cs="ZWAdobeF"/>
            <w:sz w:val="2"/>
            <w:szCs w:val="2"/>
          </w:rPr>
          <w:lastRenderedPageBreak/>
          <w:delText>1803B</w:delText>
        </w:r>
        <w:r w:rsidR="0033544D" w:rsidRPr="00742779">
          <w:delText>The</w:delText>
        </w:r>
      </w:del>
      <w:ins w:id="4167" w:author="Seth Oranburg" w:date="2026-03-07T09:50:00Z" w16du:dateUtc="2026-03-07T14:50:00Z">
        <w:r w:rsidR="0033544D" w:rsidRPr="00742779">
          <w:t>The</w:t>
        </w:r>
      </w:ins>
      <w:r w:rsidR="0033544D" w:rsidRPr="00742779">
        <w:t xml:space="preserve"> board, which should have protected all shareholders, was captured by the investors who had already committed capital. Directors appointed by SoftBank were employees or affiliates of SoftBank. Directors appointed by Benchmark had close relationships with Benchmark. The board had no truly independent directors who could challenge Neumann</w:t>
      </w:r>
      <w:r w:rsidR="009F60D1" w:rsidRPr="00742779">
        <w:t>’</w:t>
      </w:r>
      <w:r w:rsidR="0033544D" w:rsidRPr="00742779">
        <w:t>s self-dealing without jeopardizing the investors</w:t>
      </w:r>
      <w:r w:rsidR="009F60D1" w:rsidRPr="00742779">
        <w:t>’</w:t>
      </w:r>
      <w:r w:rsidR="0033544D" w:rsidRPr="00742779">
        <w:t xml:space="preserve"> positions.</w:t>
      </w:r>
    </w:p>
    <w:p w14:paraId="10B1E4DD" w14:textId="77777777" w:rsidR="0033544D" w:rsidRPr="00742779" w:rsidRDefault="00742779" w:rsidP="000E54B1">
      <w:del w:id="4168" w:author="Seth Oranburg" w:date="2026-03-07T09:50:00Z" w16du:dateUtc="2026-03-07T14:50:00Z">
        <w:r w:rsidRPr="00742779">
          <w:rPr>
            <w:rFonts w:ascii="ZWAdobeF" w:hAnsi="ZWAdobeF" w:cs="ZWAdobeF"/>
            <w:sz w:val="2"/>
            <w:szCs w:val="2"/>
          </w:rPr>
          <w:delText>1804B</w:delText>
        </w:r>
        <w:r w:rsidR="0033544D" w:rsidRPr="00742779">
          <w:delText>This</w:delText>
        </w:r>
      </w:del>
      <w:ins w:id="4169" w:author="Seth Oranburg" w:date="2026-03-07T09:50:00Z" w16du:dateUtc="2026-03-07T14:50:00Z">
        <w:r w:rsidR="0033544D" w:rsidRPr="00742779">
          <w:t>This</w:t>
        </w:r>
      </w:ins>
      <w:r w:rsidR="0033544D" w:rsidRPr="00742779">
        <w:t xml:space="preserve"> is the governance problem operating without effective legal constraints. In a public company, the SEC requires disclosure of related-party transactions, officer compensation, and governance structures. Shareholders can sue directors for breach of fiduciary duty. Proxy advisors scrutinize governance and recommend against problematic structures. Public market discipline forces transparency.</w:t>
      </w:r>
    </w:p>
    <w:p w14:paraId="13A5A311" w14:textId="77777777" w:rsidR="0033544D" w:rsidRPr="00742779" w:rsidRDefault="00742779" w:rsidP="000E54B1">
      <w:del w:id="4170" w:author="Seth Oranburg" w:date="2026-03-07T09:50:00Z" w16du:dateUtc="2026-03-07T14:50:00Z">
        <w:r w:rsidRPr="00742779">
          <w:rPr>
            <w:rFonts w:ascii="ZWAdobeF" w:hAnsi="ZWAdobeF" w:cs="ZWAdobeF"/>
            <w:sz w:val="2"/>
            <w:szCs w:val="2"/>
          </w:rPr>
          <w:delText>1805B</w:delText>
        </w:r>
        <w:r w:rsidR="0033544D" w:rsidRPr="00742779">
          <w:delText>In</w:delText>
        </w:r>
      </w:del>
      <w:ins w:id="4171" w:author="Seth Oranburg" w:date="2026-03-07T09:50:00Z" w16du:dateUtc="2026-03-07T14:50:00Z">
        <w:r w:rsidR="0033544D" w:rsidRPr="00742779">
          <w:t>In</w:t>
        </w:r>
      </w:ins>
      <w:r w:rsidR="0033544D" w:rsidRPr="00742779">
        <w:t xml:space="preserve"> a private company, none of these mechanisms exist. Shareholders negotiate protections through contracts—protective provisions, information rights, board seats—but those protections depend on investors actually exercising them. When investors</w:t>
      </w:r>
      <w:r w:rsidR="009F60D1" w:rsidRPr="00742779">
        <w:t>’</w:t>
      </w:r>
      <w:r w:rsidR="0033544D" w:rsidRPr="00742779">
        <w:t xml:space="preserve"> incentives align with the founder</w:t>
      </w:r>
      <w:r w:rsidR="009F60D1" w:rsidRPr="00742779">
        <w:t>’</w:t>
      </w:r>
      <w:r w:rsidR="0033544D" w:rsidRPr="00742779">
        <w:t>s incentives (both want the company to grow and exit at high valuations), investors tolerate governance failures that harm the company</w:t>
      </w:r>
      <w:r w:rsidR="009F60D1" w:rsidRPr="00742779">
        <w:t>’</w:t>
      </w:r>
      <w:r w:rsidR="0033544D" w:rsidRPr="00742779">
        <w:t>s long-term value.</w:t>
      </w:r>
    </w:p>
    <w:p w14:paraId="546D802B" w14:textId="77777777" w:rsidR="0033544D" w:rsidRPr="00742779" w:rsidRDefault="0033544D" w:rsidP="000E54B1">
      <w:pPr>
        <w:pStyle w:val="Heading3"/>
        <w:rPr>
          <w:rFonts w:eastAsia="Times New Roman"/>
        </w:rPr>
      </w:pPr>
      <w:r w:rsidRPr="00742779">
        <w:rPr>
          <w:rFonts w:eastAsia="Times New Roman"/>
        </w:rPr>
        <w:t>Theranos: Fraud Without Oversight</w:t>
      </w:r>
    </w:p>
    <w:p w14:paraId="07DAC5EB" w14:textId="77777777" w:rsidR="0033544D" w:rsidRPr="00742779" w:rsidRDefault="00742779" w:rsidP="000E54B1">
      <w:del w:id="4172" w:author="Seth Oranburg" w:date="2026-03-07T09:50:00Z" w16du:dateUtc="2026-03-07T14:50:00Z">
        <w:r w:rsidRPr="00742779">
          <w:rPr>
            <w:rFonts w:ascii="ZWAdobeF" w:hAnsi="ZWAdobeF" w:cs="ZWAdobeF"/>
            <w:sz w:val="2"/>
            <w:szCs w:val="2"/>
          </w:rPr>
          <w:delText>1806B</w:delText>
        </w:r>
        <w:r w:rsidR="0033544D" w:rsidRPr="00742779">
          <w:delText>Theranos</w:delText>
        </w:r>
      </w:del>
      <w:ins w:id="4173" w:author="Seth Oranburg" w:date="2026-03-07T09:50:00Z" w16du:dateUtc="2026-03-07T14:50:00Z">
        <w:r w:rsidR="0033544D" w:rsidRPr="00742779">
          <w:t>Theranos</w:t>
        </w:r>
      </w:ins>
      <w:r w:rsidR="0033544D" w:rsidRPr="00742779">
        <w:t xml:space="preserve"> was founded in 2003 by Elizabeth Holmes, a Stanford dropout who claimed to have developed proprietary blood-testing technology that could run hundreds of diagnostic tests using a few drops of blood from a finger prick. Traditional blood testing requires vials of blood drawn from veins, expensive lab equipment, and trained technicians. Holmes claimed that Theranos</w:t>
      </w:r>
      <w:r w:rsidR="009F60D1" w:rsidRPr="00742779">
        <w:t>’</w:t>
      </w:r>
      <w:r w:rsidR="0033544D" w:rsidRPr="00742779">
        <w:t>s technology—embodied in a device called the Edison—could democratize blood testing by making it cheaper, faster, and less invasive.</w:t>
      </w:r>
    </w:p>
    <w:p w14:paraId="6EE7891B" w14:textId="77777777" w:rsidR="0033544D" w:rsidRPr="00742779" w:rsidRDefault="00742779" w:rsidP="000E54B1">
      <w:del w:id="4174" w:author="Seth Oranburg" w:date="2026-03-07T09:50:00Z" w16du:dateUtc="2026-03-07T14:50:00Z">
        <w:r w:rsidRPr="00742779">
          <w:rPr>
            <w:rFonts w:ascii="ZWAdobeF" w:hAnsi="ZWAdobeF" w:cs="ZWAdobeF"/>
            <w:sz w:val="2"/>
            <w:szCs w:val="2"/>
          </w:rPr>
          <w:delText>1807B</w:delText>
        </w:r>
        <w:r w:rsidR="0033544D" w:rsidRPr="00742779">
          <w:delText>Theranos</w:delText>
        </w:r>
      </w:del>
      <w:ins w:id="4175" w:author="Seth Oranburg" w:date="2026-03-07T09:50:00Z" w16du:dateUtc="2026-03-07T14:50:00Z">
        <w:r w:rsidR="0033544D" w:rsidRPr="00742779">
          <w:t>Theranos</w:t>
        </w:r>
      </w:ins>
      <w:r w:rsidR="0033544D" w:rsidRPr="00742779">
        <w:t xml:space="preserve"> raised over $700M from investors including Rupert Murdoch, Walgreens, the DeVos family, and Betsy DeVos (who later became U.S. Secretary of Education). The company reached a valuation of $9B at its peak in 2014. Holmes became a media sensation: a young female founder in the male-dominated biotech industry, promising to revolutionize healthcare. Forbes named her the youngest self-made female billionaire.</w:t>
      </w:r>
    </w:p>
    <w:p w14:paraId="4383CE9D" w14:textId="77777777" w:rsidR="0033544D" w:rsidRPr="00742779" w:rsidRDefault="00742779" w:rsidP="000E54B1">
      <w:pPr>
        <w:pPrChange w:id="4176" w:author="Seth Oranburg" w:date="2026-03-07T09:50:00Z" w16du:dateUtc="2026-03-07T14:50:00Z">
          <w:pPr>
            <w:pStyle w:val="NormalWeb"/>
          </w:pPr>
        </w:pPrChange>
      </w:pPr>
      <w:del w:id="4177" w:author="Seth Oranburg" w:date="2026-03-07T09:50:00Z" w16du:dateUtc="2026-03-07T14:50:00Z">
        <w:r w:rsidRPr="00742779">
          <w:rPr>
            <w:rFonts w:ascii="ZWAdobeF" w:hAnsi="ZWAdobeF" w:cs="ZWAdobeF"/>
            <w:sz w:val="2"/>
            <w:szCs w:val="2"/>
          </w:rPr>
          <w:delText>1808B</w:delText>
        </w:r>
        <w:r w:rsidR="0033544D" w:rsidRPr="00742779">
          <w:delText>But</w:delText>
        </w:r>
      </w:del>
      <w:ins w:id="4178" w:author="Seth Oranburg" w:date="2026-03-07T09:50:00Z" w16du:dateUtc="2026-03-07T14:50:00Z">
        <w:r w:rsidR="0033544D" w:rsidRPr="00742779">
          <w:t>But</w:t>
        </w:r>
      </w:ins>
      <w:r w:rsidR="0033544D" w:rsidRPr="00742779">
        <w:t xml:space="preserve"> the technology didn</w:t>
      </w:r>
      <w:r w:rsidR="009F60D1" w:rsidRPr="00742779">
        <w:t>’</w:t>
      </w:r>
      <w:r w:rsidR="0033544D" w:rsidRPr="00742779">
        <w:t>t work. In October 2015, John Carreyrou, a Wall Street Journal reporter, published an investigation revealing that Theranos</w:t>
      </w:r>
      <w:r w:rsidR="009F60D1" w:rsidRPr="00742779">
        <w:t>’</w:t>
      </w:r>
      <w:r w:rsidR="0033544D" w:rsidRPr="00742779">
        <w:t>s blood tests were inaccurate and that the company was secretly using traditional blood-testing machines manufactured by Siemens rather than its proprietary Edison devices.</w:t>
      </w:r>
      <w:r w:rsidR="0033544D">
        <w:fldChar w:fldCharType="begin"/>
      </w:r>
      <w:r w:rsidR="0033544D">
        <w:instrText>HYPERLINK \l "fn259-11647" \o "Jump to citation"</w:instrText>
      </w:r>
      <w:r w:rsidR="0033544D">
        <w:fldChar w:fldCharType="separate"/>
      </w:r>
      <w:r w:rsidR="0033544D" w:rsidRPr="00742779">
        <w:rPr>
          <w:rStyle w:val="Hyperlink"/>
          <w:color w:val="auto"/>
          <w:u w:val="none"/>
        </w:rPr>
        <w:t>[259</w:t>
      </w:r>
      <w:r w:rsidR="00FA601A" w:rsidRPr="00742779">
        <w:rPr>
          <w:rStyle w:val="Hyperlink"/>
          <w:color w:val="auto"/>
          <w:u w:val="none"/>
        </w:rPr>
        <w:t>]</w:t>
      </w:r>
      <w:r w:rsidR="0033544D">
        <w:fldChar w:fldCharType="end"/>
      </w:r>
      <w:r w:rsidR="0033544D" w:rsidRPr="00742779">
        <w:t xml:space="preserve"> Carreyrou had spoken with former </w:t>
      </w:r>
      <w:r w:rsidR="0033544D" w:rsidRPr="00742779">
        <w:lastRenderedPageBreak/>
        <w:t>Theranos employees who described how the company manipulated test results, ran tests on diluted blood samples to stretch the small volumes that finger pricks provided, and concealed from investors and partners that the Edison rarely worked as claimed.</w:t>
      </w:r>
    </w:p>
    <w:p w14:paraId="329A35FA" w14:textId="77777777" w:rsidR="0033544D" w:rsidRPr="00742779" w:rsidRDefault="00742779" w:rsidP="000E54B1">
      <w:pPr>
        <w:pPrChange w:id="4179" w:author="Seth Oranburg" w:date="2026-03-07T09:50:00Z" w16du:dateUtc="2026-03-07T14:50:00Z">
          <w:pPr>
            <w:pStyle w:val="NormalWeb"/>
          </w:pPr>
        </w:pPrChange>
      </w:pPr>
      <w:del w:id="4180" w:author="Seth Oranburg" w:date="2026-03-07T09:50:00Z" w16du:dateUtc="2026-03-07T14:50:00Z">
        <w:r w:rsidRPr="00742779">
          <w:rPr>
            <w:rFonts w:ascii="ZWAdobeF" w:hAnsi="ZWAdobeF" w:cs="ZWAdobeF"/>
            <w:sz w:val="2"/>
            <w:szCs w:val="2"/>
          </w:rPr>
          <w:delText>1809B</w:delText>
        </w:r>
        <w:r w:rsidR="0033544D" w:rsidRPr="00742779">
          <w:delText>The</w:delText>
        </w:r>
      </w:del>
      <w:ins w:id="4181" w:author="Seth Oranburg" w:date="2026-03-07T09:50:00Z" w16du:dateUtc="2026-03-07T14:50:00Z">
        <w:r w:rsidR="0033544D" w:rsidRPr="00742779">
          <w:t>The</w:t>
        </w:r>
      </w:ins>
      <w:r w:rsidR="0033544D" w:rsidRPr="00742779">
        <w:t xml:space="preserve"> revelations triggered investigations by the SEC, the Centers for Medicare and Medicaid Services (CMS), and the Department of Justice. In 2016, CMS banned Holmes from operating a clinical laboratory for two years. In 2018, the SEC charged Holmes and Theranos president Ramesh </w:t>
      </w:r>
      <w:r w:rsidR="009F60D1" w:rsidRPr="00742779">
        <w:t>“</w:t>
      </w:r>
      <w:r w:rsidR="0033544D" w:rsidRPr="00742779">
        <w:t>Sunny</w:t>
      </w:r>
      <w:r w:rsidR="009F60D1" w:rsidRPr="00742779">
        <w:t>”</w:t>
      </w:r>
      <w:r w:rsidR="0033544D" w:rsidRPr="00742779">
        <w:t xml:space="preserve"> Balwani with massive fraud.</w:t>
      </w:r>
      <w:r w:rsidR="0033544D">
        <w:fldChar w:fldCharType="begin"/>
      </w:r>
      <w:r w:rsidR="0033544D">
        <w:instrText>HYPERLINK \l "fn260-11647" \o "Jump to citation"</w:instrText>
      </w:r>
      <w:r w:rsidR="0033544D">
        <w:fldChar w:fldCharType="separate"/>
      </w:r>
      <w:r w:rsidR="0033544D" w:rsidRPr="00742779">
        <w:rPr>
          <w:rStyle w:val="Hyperlink"/>
          <w:color w:val="auto"/>
          <w:u w:val="none"/>
        </w:rPr>
        <w:t>[260</w:t>
      </w:r>
      <w:r w:rsidR="00FA601A" w:rsidRPr="00742779">
        <w:rPr>
          <w:rStyle w:val="Hyperlink"/>
          <w:color w:val="auto"/>
          <w:u w:val="none"/>
        </w:rPr>
        <w:t>]</w:t>
      </w:r>
      <w:r w:rsidR="0033544D" w:rsidRPr="00742779">
        <w:rPr>
          <w:rStyle w:val="citekey"/>
          <w:vanish/>
        </w:rPr>
        <w:t>-41</w:t>
      </w:r>
      <w:r w:rsidR="0033544D">
        <w:fldChar w:fldCharType="end"/>
      </w:r>
      <w:r w:rsidR="0033544D" w:rsidRPr="00742779">
        <w:t xml:space="preserve"> The SEC alleged that Holmes and Balwani had made false statements to investors about the company</w:t>
      </w:r>
      <w:r w:rsidR="009F60D1" w:rsidRPr="00742779">
        <w:t>’</w:t>
      </w:r>
      <w:r w:rsidR="0033544D" w:rsidRPr="00742779">
        <w:t>s technology, revenue projections, and partnerships with pharmaceutical companies and the Department of Defense. Holmes agreed to a settlement that barred her from serving as an officer or director of a public company for ten years, required her to return shares that reduced her voting control, and imposed a $500,000 fine (though she claimed inability to pay).</w:t>
      </w:r>
    </w:p>
    <w:p w14:paraId="61158299" w14:textId="77777777" w:rsidR="0033544D" w:rsidRPr="00742779" w:rsidRDefault="00742779" w:rsidP="000E54B1">
      <w:pPr>
        <w:pPrChange w:id="4182" w:author="Seth Oranburg" w:date="2026-03-07T09:50:00Z" w16du:dateUtc="2026-03-07T14:50:00Z">
          <w:pPr>
            <w:pStyle w:val="NormalWeb"/>
          </w:pPr>
        </w:pPrChange>
      </w:pPr>
      <w:del w:id="4183" w:author="Seth Oranburg" w:date="2026-03-07T09:50:00Z" w16du:dateUtc="2026-03-07T14:50:00Z">
        <w:r w:rsidRPr="00742779">
          <w:rPr>
            <w:rFonts w:ascii="ZWAdobeF" w:hAnsi="ZWAdobeF" w:cs="ZWAdobeF"/>
            <w:sz w:val="2"/>
            <w:szCs w:val="2"/>
          </w:rPr>
          <w:delText>1810B</w:delText>
        </w:r>
        <w:r w:rsidR="0033544D" w:rsidRPr="00742779">
          <w:delText>Criminal</w:delText>
        </w:r>
      </w:del>
      <w:ins w:id="4184" w:author="Seth Oranburg" w:date="2026-03-07T09:50:00Z" w16du:dateUtc="2026-03-07T14:50:00Z">
        <w:r w:rsidR="0033544D" w:rsidRPr="00742779">
          <w:t>Criminal</w:t>
        </w:r>
      </w:ins>
      <w:r w:rsidR="0033544D" w:rsidRPr="00742779">
        <w:t xml:space="preserve"> charges followed. In January 2022, Holmes was convicted of four counts of wire fraud for defrauding investors. In November 2022, she was sentenced to more than 11 years in federal prison.</w:t>
      </w:r>
      <w:r w:rsidR="0033544D">
        <w:fldChar w:fldCharType="begin"/>
      </w:r>
      <w:r w:rsidR="0033544D">
        <w:instrText>HYPERLINK \l "fn261-11647" \o "Jump to citation"</w:instrText>
      </w:r>
      <w:r w:rsidR="0033544D">
        <w:fldChar w:fldCharType="separate"/>
      </w:r>
      <w:r w:rsidR="0033544D" w:rsidRPr="00742779">
        <w:rPr>
          <w:rStyle w:val="Hyperlink"/>
          <w:color w:val="auto"/>
          <w:u w:val="none"/>
        </w:rPr>
        <w:t>[261</w:t>
      </w:r>
      <w:r w:rsidR="00FA601A" w:rsidRPr="00742779">
        <w:rPr>
          <w:rStyle w:val="Hyperlink"/>
          <w:color w:val="auto"/>
          <w:u w:val="none"/>
        </w:rPr>
        <w:t>]</w:t>
      </w:r>
      <w:r w:rsidR="0033544D">
        <w:fldChar w:fldCharType="end"/>
      </w:r>
      <w:r w:rsidR="0033544D" w:rsidRPr="00742779">
        <w:t xml:space="preserve"> Balwani was separately convicted and sentenced to nearly 13 years.</w:t>
      </w:r>
    </w:p>
    <w:p w14:paraId="11400C10" w14:textId="77777777" w:rsidR="0033544D" w:rsidRPr="00742779" w:rsidRDefault="00742779" w:rsidP="000E54B1">
      <w:del w:id="4185" w:author="Seth Oranburg" w:date="2026-03-07T09:50:00Z" w16du:dateUtc="2026-03-07T14:50:00Z">
        <w:r w:rsidRPr="00742779">
          <w:rPr>
            <w:rFonts w:ascii="ZWAdobeF" w:hAnsi="ZWAdobeF" w:cs="ZWAdobeF"/>
            <w:sz w:val="2"/>
            <w:szCs w:val="2"/>
          </w:rPr>
          <w:delText>1811B</w:delText>
        </w:r>
        <w:r w:rsidR="0033544D" w:rsidRPr="00742779">
          <w:delText>Theranos</w:delText>
        </w:r>
      </w:del>
      <w:ins w:id="4186" w:author="Seth Oranburg" w:date="2026-03-07T09:50:00Z" w16du:dateUtc="2026-03-07T14:50:00Z">
        <w:r w:rsidR="0033544D" w:rsidRPr="00742779">
          <w:t>Theranos</w:t>
        </w:r>
      </w:ins>
      <w:r w:rsidR="0033544D" w:rsidRPr="00742779">
        <w:t xml:space="preserve"> illustrates the extreme version of private market failure. Unlike WeWork, where the governance problems were visible to anyone who read the company</w:t>
      </w:r>
      <w:r w:rsidR="009F60D1" w:rsidRPr="00742779">
        <w:t>’</w:t>
      </w:r>
      <w:r w:rsidR="0033544D" w:rsidRPr="00742779">
        <w:t>s public disclosures carefully, Theranos</w:t>
      </w:r>
      <w:r w:rsidR="009F60D1" w:rsidRPr="00742779">
        <w:t>’</w:t>
      </w:r>
      <w:r w:rsidR="0033544D" w:rsidRPr="00742779">
        <w:t>s fraud was concealed. Investors believed Holmes</w:t>
      </w:r>
      <w:r w:rsidR="009F60D1" w:rsidRPr="00742779">
        <w:t>’</w:t>
      </w:r>
      <w:r w:rsidR="0033544D" w:rsidRPr="00742779">
        <w:t>s representations about the technology because they could not independently verify them. Theranos operated clinical laboratories that handled patient blood samples, but investors were not healthcare experts and could not evaluate whether test results were accurate.</w:t>
      </w:r>
    </w:p>
    <w:p w14:paraId="611B8B8A" w14:textId="77777777" w:rsidR="0033544D" w:rsidRPr="00742779" w:rsidRDefault="00742779" w:rsidP="000E54B1">
      <w:del w:id="4187" w:author="Seth Oranburg" w:date="2026-03-07T09:50:00Z" w16du:dateUtc="2026-03-07T14:50:00Z">
        <w:r w:rsidRPr="00742779">
          <w:rPr>
            <w:rFonts w:ascii="ZWAdobeF" w:hAnsi="ZWAdobeF" w:cs="ZWAdobeF"/>
            <w:sz w:val="2"/>
            <w:szCs w:val="2"/>
          </w:rPr>
          <w:delText>1812B</w:delText>
        </w:r>
        <w:r w:rsidR="0033544D" w:rsidRPr="00742779">
          <w:delText>The</w:delText>
        </w:r>
      </w:del>
      <w:ins w:id="4188" w:author="Seth Oranburg" w:date="2026-03-07T09:50:00Z" w16du:dateUtc="2026-03-07T14:50:00Z">
        <w:r w:rsidR="0033544D" w:rsidRPr="00742779">
          <w:t>The</w:t>
        </w:r>
      </w:ins>
      <w:r w:rsidR="0033544D" w:rsidRPr="00742779">
        <w:t xml:space="preserve"> board was particularly problematic. Theranos</w:t>
      </w:r>
      <w:r w:rsidR="009F60D1" w:rsidRPr="00742779">
        <w:t>’</w:t>
      </w:r>
      <w:r w:rsidR="0033544D" w:rsidRPr="00742779">
        <w:t>s board included George Shultz (former U.S. Secretary of State), Henry Kissinger (former U.S. Secretary of State), William Perry (former U.S. Secretary of Defense), James Mattis (retired Marine Corps general, later U.S. Secretary of Defense), and other prominent figures from government and military backgrounds. But the board had almost no one with expertise in clinical laboratories, medical diagnostics, or healthcare regulation. The board members were prestigious names that lent credibility to Theranos, but they had no ability to evaluate whether the technology actually worked.</w:t>
      </w:r>
    </w:p>
    <w:p w14:paraId="78C52324" w14:textId="77777777" w:rsidR="0033544D" w:rsidRPr="00742779" w:rsidRDefault="00742779" w:rsidP="000E54B1">
      <w:del w:id="4189" w:author="Seth Oranburg" w:date="2026-03-07T09:50:00Z" w16du:dateUtc="2026-03-07T14:50:00Z">
        <w:r w:rsidRPr="00742779">
          <w:rPr>
            <w:rFonts w:ascii="ZWAdobeF" w:hAnsi="ZWAdobeF" w:cs="ZWAdobeF"/>
            <w:sz w:val="2"/>
            <w:szCs w:val="2"/>
          </w:rPr>
          <w:delText>1813B</w:delText>
        </w:r>
        <w:r w:rsidR="0033544D" w:rsidRPr="00742779">
          <w:delText>This</w:delText>
        </w:r>
      </w:del>
      <w:ins w:id="4190" w:author="Seth Oranburg" w:date="2026-03-07T09:50:00Z" w16du:dateUtc="2026-03-07T14:50:00Z">
        <w:r w:rsidR="0033544D" w:rsidRPr="00742779">
          <w:t>This</w:t>
        </w:r>
      </w:ins>
      <w:r w:rsidR="0033544D" w:rsidRPr="00742779">
        <w:t xml:space="preserve"> is a failure of board composition. An effective board matches director expertise to the company</w:t>
      </w:r>
      <w:r w:rsidR="009F60D1" w:rsidRPr="00742779">
        <w:t>’</w:t>
      </w:r>
      <w:r w:rsidR="0033544D" w:rsidRPr="00742779">
        <w:t xml:space="preserve">s core challenges. A blood-testing company needs directors who understand FDA regulation, clinical laboratory standards, </w:t>
      </w:r>
      <w:r w:rsidR="0033544D" w:rsidRPr="00742779">
        <w:lastRenderedPageBreak/>
        <w:t>diagnostic accuracy, and healthcare reimbursement. Theranos</w:t>
      </w:r>
      <w:r w:rsidR="009F60D1" w:rsidRPr="00742779">
        <w:t>’</w:t>
      </w:r>
      <w:r w:rsidR="0033544D" w:rsidRPr="00742779">
        <w:t>s board was designed to impress investors and partners with famous names, not to provide meaningful oversight.</w:t>
      </w:r>
    </w:p>
    <w:p w14:paraId="3DE21F81" w14:textId="77777777" w:rsidR="0033544D" w:rsidRPr="00742779" w:rsidRDefault="00742779" w:rsidP="000E54B1">
      <w:del w:id="4191" w:author="Seth Oranburg" w:date="2026-03-07T09:50:00Z" w16du:dateUtc="2026-03-07T14:50:00Z">
        <w:r w:rsidRPr="00742779">
          <w:rPr>
            <w:rFonts w:ascii="ZWAdobeF" w:hAnsi="ZWAdobeF" w:cs="ZWAdobeF"/>
            <w:sz w:val="2"/>
            <w:szCs w:val="2"/>
          </w:rPr>
          <w:delText>1814B</w:delText>
        </w:r>
        <w:r w:rsidR="0033544D" w:rsidRPr="00742779">
          <w:delText>Moreover</w:delText>
        </w:r>
      </w:del>
      <w:ins w:id="4192" w:author="Seth Oranburg" w:date="2026-03-07T09:50:00Z" w16du:dateUtc="2026-03-07T14:50:00Z">
        <w:r w:rsidR="0033544D" w:rsidRPr="00742779">
          <w:t>Moreover</w:t>
        </w:r>
      </w:ins>
      <w:r w:rsidR="0033544D" w:rsidRPr="00742779">
        <w:t>, Theranos</w:t>
      </w:r>
      <w:r w:rsidR="009F60D1" w:rsidRPr="00742779">
        <w:t>’</w:t>
      </w:r>
      <w:r w:rsidR="0033544D" w:rsidRPr="00742779">
        <w:t>s governance structure gave Holmes absolute control. Holmes held supervoting shares that gave her majority voting control. She could dismiss directors who challenged her. She could block any investigation into the technology</w:t>
      </w:r>
      <w:r w:rsidR="009F60D1" w:rsidRPr="00742779">
        <w:t>’</w:t>
      </w:r>
      <w:r w:rsidR="0033544D" w:rsidRPr="00742779">
        <w:t>s failures. The combination of a captured board and founder control meant that no internal accountability mechanism could force Holmes to disclose the truth.</w:t>
      </w:r>
    </w:p>
    <w:p w14:paraId="26DF6245" w14:textId="77777777" w:rsidR="0033544D" w:rsidRPr="00742779" w:rsidRDefault="00742779" w:rsidP="000E54B1">
      <w:del w:id="4193" w:author="Seth Oranburg" w:date="2026-03-07T09:50:00Z" w16du:dateUtc="2026-03-07T14:50:00Z">
        <w:r w:rsidRPr="00742779">
          <w:rPr>
            <w:rFonts w:ascii="ZWAdobeF" w:hAnsi="ZWAdobeF" w:cs="ZWAdobeF"/>
            <w:sz w:val="2"/>
            <w:szCs w:val="2"/>
          </w:rPr>
          <w:delText>1815B</w:delText>
        </w:r>
        <w:r w:rsidR="0033544D" w:rsidRPr="00742779">
          <w:delText>The</w:delText>
        </w:r>
      </w:del>
      <w:ins w:id="4194" w:author="Seth Oranburg" w:date="2026-03-07T09:50:00Z" w16du:dateUtc="2026-03-07T14:50:00Z">
        <w:r w:rsidR="0033544D" w:rsidRPr="00742779">
          <w:t>The</w:t>
        </w:r>
      </w:ins>
      <w:r w:rsidR="0033544D" w:rsidRPr="00742779">
        <w:t xml:space="preserve"> contrast with public companies is stark. A public company conducting clinical laboratory testing would be subject to SEC disclosure requirements, FDA oversight, and CMS inspections. Quarterly earnings calls would require the CEO to answer analyst questions about revenue, partnerships, and technology validation. Short sellers who suspected fraud could publish research questioning the company</w:t>
      </w:r>
      <w:r w:rsidR="009F60D1" w:rsidRPr="00742779">
        <w:t>’</w:t>
      </w:r>
      <w:r w:rsidR="0033544D" w:rsidRPr="00742779">
        <w:t>s claims. Investigative journalists could scrutinize disclosures for inconsistencies.</w:t>
      </w:r>
    </w:p>
    <w:p w14:paraId="62C9B2B4" w14:textId="77777777" w:rsidR="0033544D" w:rsidRPr="00742779" w:rsidRDefault="00742779" w:rsidP="000E54B1">
      <w:del w:id="4195" w:author="Seth Oranburg" w:date="2026-03-07T09:50:00Z" w16du:dateUtc="2026-03-07T14:50:00Z">
        <w:r w:rsidRPr="00742779">
          <w:rPr>
            <w:rFonts w:ascii="ZWAdobeF" w:hAnsi="ZWAdobeF" w:cs="ZWAdobeF"/>
            <w:sz w:val="2"/>
            <w:szCs w:val="2"/>
          </w:rPr>
          <w:delText>1816B</w:delText>
        </w:r>
        <w:r w:rsidR="0033544D" w:rsidRPr="00742779">
          <w:delText>Private</w:delText>
        </w:r>
      </w:del>
      <w:ins w:id="4196" w:author="Seth Oranburg" w:date="2026-03-07T09:50:00Z" w16du:dateUtc="2026-03-07T14:50:00Z">
        <w:r w:rsidR="0033544D" w:rsidRPr="00742779">
          <w:t>Private</w:t>
        </w:r>
      </w:ins>
      <w:r w:rsidR="0033544D" w:rsidRPr="00742779">
        <w:t xml:space="preserve"> companies face none of these pressures. Theranos operated for over a decade before Carreyrou</w:t>
      </w:r>
      <w:r w:rsidR="009F60D1" w:rsidRPr="00742779">
        <w:t>’</w:t>
      </w:r>
      <w:r w:rsidR="0033544D" w:rsidRPr="00742779">
        <w:t>s investigation exposed the fraud. During that time, patients received inaccurate blood test results that may have led to misdiagnosis or incorrect treatment. Investors lost hundreds of millions. Walgreens, which had partnered with Theranos to offer blood testing in its pharmacies, suffered reputational damage and eventually sued Theranos for breach of contract.</w:t>
      </w:r>
    </w:p>
    <w:p w14:paraId="6ED981B9" w14:textId="77777777" w:rsidR="0033544D" w:rsidRPr="00742779" w:rsidRDefault="00742779" w:rsidP="000E54B1">
      <w:del w:id="4197" w:author="Seth Oranburg" w:date="2026-03-07T09:50:00Z" w16du:dateUtc="2026-03-07T14:50:00Z">
        <w:r w:rsidRPr="00742779">
          <w:rPr>
            <w:rFonts w:ascii="ZWAdobeF" w:hAnsi="ZWAdobeF" w:cs="ZWAdobeF"/>
            <w:sz w:val="2"/>
            <w:szCs w:val="2"/>
          </w:rPr>
          <w:delText>1817B</w:delText>
        </w:r>
        <w:r w:rsidR="0033544D" w:rsidRPr="00742779">
          <w:delText>The</w:delText>
        </w:r>
      </w:del>
      <w:ins w:id="4198" w:author="Seth Oranburg" w:date="2026-03-07T09:50:00Z" w16du:dateUtc="2026-03-07T14:50:00Z">
        <w:r w:rsidR="0033544D" w:rsidRPr="00742779">
          <w:t>The</w:t>
        </w:r>
      </w:ins>
      <w:r w:rsidR="0033544D" w:rsidRPr="00742779">
        <w:t xml:space="preserve"> Theranos collapse prompted calls for increased regulation of private companies, particularly those operating in heavily regulated industries like healthcare. But Congress did not act. The JOBS Act</w:t>
      </w:r>
      <w:r w:rsidR="009F60D1" w:rsidRPr="00742779">
        <w:t>’</w:t>
      </w:r>
      <w:r w:rsidR="0033544D" w:rsidRPr="00742779">
        <w:t>s expansion of private company latitude remained in place. The assumption was that private market investors—sophisticated, wealthy, able to demand information—could protect themselves. Theranos proved that assumption wrong.</w:t>
      </w:r>
    </w:p>
    <w:p w14:paraId="62B7D32A" w14:textId="77777777" w:rsidR="0033544D" w:rsidRPr="00742779" w:rsidRDefault="0059744E" w:rsidP="000E54B1">
      <w:pPr>
        <w:rPr>
          <w:del w:id="4199" w:author="Seth Oranburg" w:date="2026-03-07T09:50:00Z" w16du:dateUtc="2026-03-07T14:50:00Z"/>
          <w:rFonts w:eastAsia="Times New Roman"/>
        </w:rPr>
      </w:pPr>
      <w:del w:id="4200" w:author="Seth Oranburg" w:date="2026-03-07T09:50:00Z" w16du:dateUtc="2026-03-07T14:50:00Z">
        <w:r>
          <w:rPr>
            <w:rFonts w:eastAsia="Times New Roman"/>
            <w:noProof/>
          </w:rPr>
          <w:pict w14:anchorId="3513A3F9">
            <v:rect id="_x0000_i1054" alt="P2149#yIS1" style="width:239.6pt;height:.05pt;mso-width-percent:0;mso-height-percent:0;mso-width-percent:0;mso-height-percent:0" o:hrpct="512" o:hralign="center" o:hrstd="t" o:hr="t" fillcolor="#a0a0a0" stroked="f"/>
          </w:pict>
        </w:r>
      </w:del>
    </w:p>
    <w:p w14:paraId="29528A59" w14:textId="77777777" w:rsidR="0033544D" w:rsidRPr="00742779" w:rsidRDefault="0059744E" w:rsidP="000E54B1">
      <w:pPr>
        <w:rPr>
          <w:ins w:id="4201" w:author="Seth Oranburg" w:date="2026-03-07T09:50:00Z" w16du:dateUtc="2026-03-07T14:50:00Z"/>
          <w:rFonts w:eastAsia="Times New Roman"/>
        </w:rPr>
      </w:pPr>
      <w:ins w:id="4202" w:author="Seth Oranburg" w:date="2026-03-07T09:50:00Z" w16du:dateUtc="2026-03-07T14:50:00Z">
        <w:r>
          <w:rPr>
            <w:rFonts w:eastAsia="Times New Roman"/>
            <w:noProof/>
          </w:rPr>
          <w:pict w14:anchorId="51AA6C71">
            <v:rect id="_x0000_i1053" alt="P2149#yIS1" style="width:239.6pt;height:.05pt;mso-width-percent:0;mso-height-percent:0;mso-width-percent:0;mso-height-percent:0" o:hrpct="512" o:hralign="center" o:hrstd="t" o:hr="t" fillcolor="#a0a0a0" stroked="f"/>
          </w:pict>
        </w:r>
      </w:ins>
    </w:p>
    <w:p w14:paraId="5E9240A3" w14:textId="77777777" w:rsidR="0033544D" w:rsidRPr="00742779" w:rsidRDefault="0033544D" w:rsidP="000E54B1">
      <w:pPr>
        <w:pStyle w:val="Heading2"/>
        <w:rPr>
          <w:rFonts w:eastAsia="Times New Roman"/>
        </w:rPr>
      </w:pPr>
      <w:r w:rsidRPr="00742779">
        <w:rPr>
          <w:rFonts w:eastAsia="Times New Roman"/>
        </w:rPr>
        <w:t>The Trade-Offs of Staying Private: Zeeva</w:t>
      </w:r>
      <w:r w:rsidR="009F60D1" w:rsidRPr="00742779">
        <w:rPr>
          <w:rFonts w:eastAsia="Times New Roman"/>
        </w:rPr>
        <w:t>’</w:t>
      </w:r>
      <w:r w:rsidRPr="00742779">
        <w:rPr>
          <w:rFonts w:eastAsia="Times New Roman"/>
        </w:rPr>
        <w:t>s Decision</w:t>
      </w:r>
    </w:p>
    <w:p w14:paraId="2BC691EC" w14:textId="77777777" w:rsidR="0033544D" w:rsidRPr="00742779" w:rsidRDefault="00742779" w:rsidP="000E54B1">
      <w:del w:id="4203" w:author="Seth Oranburg" w:date="2026-03-07T09:50:00Z" w16du:dateUtc="2026-03-07T14:50:00Z">
        <w:r w:rsidRPr="00742779">
          <w:rPr>
            <w:rFonts w:ascii="ZWAdobeF" w:hAnsi="ZWAdobeF" w:cs="ZWAdobeF"/>
            <w:sz w:val="2"/>
            <w:szCs w:val="2"/>
          </w:rPr>
          <w:delText>1818B</w:delText>
        </w:r>
        <w:r w:rsidR="0033544D" w:rsidRPr="00742779">
          <w:delText>Zeeva</w:delText>
        </w:r>
      </w:del>
      <w:ins w:id="4204" w:author="Seth Oranburg" w:date="2026-03-07T09:50:00Z" w16du:dateUtc="2026-03-07T14:50:00Z">
        <w:r w:rsidR="0033544D" w:rsidRPr="00742779">
          <w:t>Zeeva</w:t>
        </w:r>
      </w:ins>
      <w:r w:rsidR="0033544D" w:rsidRPr="00742779">
        <w:t xml:space="preserve"> sat across from Marcus in the conference room at Ascent Capital</w:t>
      </w:r>
      <w:r w:rsidR="009F60D1" w:rsidRPr="00742779">
        <w:t>’</w:t>
      </w:r>
      <w:r w:rsidR="0033544D" w:rsidRPr="00742779">
        <w:t>s Sand Hill Road office. She had read the advisor</w:t>
      </w:r>
      <w:r w:rsidR="009F60D1" w:rsidRPr="00742779">
        <w:t>’</w:t>
      </w:r>
      <w:r w:rsidR="0033544D" w:rsidRPr="00742779">
        <w:t xml:space="preserve">s memo on private versus </w:t>
      </w:r>
      <w:r w:rsidR="0033544D" w:rsidRPr="00742779">
        <w:lastRenderedPageBreak/>
        <w:t>public markets. She had reviewed the ConstructEdge financials with Rachel. She understood the trade-offs.</w:t>
      </w:r>
    </w:p>
    <w:p w14:paraId="7BD8C301" w14:textId="77777777" w:rsidR="0033544D" w:rsidRPr="00742779" w:rsidRDefault="00742779" w:rsidP="000E54B1">
      <w:del w:id="4205" w:author="Seth Oranburg" w:date="2026-03-07T09:50:00Z" w16du:dateUtc="2026-03-07T14:50:00Z">
        <w:r w:rsidRPr="00742779">
          <w:rPr>
            <w:rFonts w:ascii="ZWAdobeF" w:hAnsi="ZWAdobeF" w:cs="ZWAdobeF"/>
            <w:sz w:val="2"/>
            <w:szCs w:val="2"/>
          </w:rPr>
          <w:delText>1819B</w:delText>
        </w:r>
      </w:del>
      <w:r w:rsidR="009F60D1" w:rsidRPr="00742779">
        <w:t>“</w:t>
      </w:r>
      <w:r w:rsidR="0033544D" w:rsidRPr="00742779">
        <w:t>If we go public now,</w:t>
      </w:r>
      <w:r w:rsidR="009F60D1" w:rsidRPr="00742779">
        <w:t>”</w:t>
      </w:r>
      <w:r w:rsidR="0033544D" w:rsidRPr="00742779">
        <w:t xml:space="preserve"> Marcus said, </w:t>
      </w:r>
      <w:r w:rsidR="009F60D1" w:rsidRPr="00742779">
        <w:t>“</w:t>
      </w:r>
      <w:r w:rsidR="0033544D" w:rsidRPr="00742779">
        <w:t>we</w:t>
      </w:r>
      <w:r w:rsidR="009F60D1" w:rsidRPr="00742779">
        <w:t>’</w:t>
      </w:r>
      <w:r w:rsidR="0033544D" w:rsidRPr="00742779">
        <w:t>ll raise $150M at a $1B valuation. That capital lets us expand to Europe and hire the engineering team we need. You</w:t>
      </w:r>
      <w:r w:rsidR="009F60D1" w:rsidRPr="00742779">
        <w:t>’</w:t>
      </w:r>
      <w:r w:rsidR="0033544D" w:rsidRPr="00742779">
        <w:t>ll have liquidity—you can sell some shares on a systematic schedule. Employees can diversify. We</w:t>
      </w:r>
      <w:r w:rsidR="009F60D1" w:rsidRPr="00742779">
        <w:t>’</w:t>
      </w:r>
      <w:r w:rsidR="0033544D" w:rsidRPr="00742779">
        <w:t>ll have currency for acquisitions. But you</w:t>
      </w:r>
      <w:r w:rsidR="009F60D1" w:rsidRPr="00742779">
        <w:t>’</w:t>
      </w:r>
      <w:r w:rsidR="0033544D" w:rsidRPr="00742779">
        <w:t>ll spend 20% of your time on investor relations. Quarterly earnings pressure will push you toward short-term decisions. Activist investors might demand board seats or strategic changes. You</w:t>
      </w:r>
      <w:r w:rsidR="009F60D1" w:rsidRPr="00742779">
        <w:t>’</w:t>
      </w:r>
      <w:r w:rsidR="0033544D" w:rsidRPr="00742779">
        <w:t>ll lose some control.</w:t>
      </w:r>
      <w:r w:rsidR="009F60D1" w:rsidRPr="00742779">
        <w:t>”</w:t>
      </w:r>
    </w:p>
    <w:p w14:paraId="45BDE703" w14:textId="77777777" w:rsidR="0033544D" w:rsidRPr="00742779" w:rsidRDefault="00742779" w:rsidP="000E54B1">
      <w:del w:id="4206" w:author="Seth Oranburg" w:date="2026-03-07T09:50:00Z" w16du:dateUtc="2026-03-07T14:50:00Z">
        <w:r w:rsidRPr="00742779">
          <w:rPr>
            <w:rFonts w:ascii="ZWAdobeF" w:hAnsi="ZWAdobeF" w:cs="ZWAdobeF"/>
            <w:sz w:val="2"/>
            <w:szCs w:val="2"/>
          </w:rPr>
          <w:delText>1820B</w:delText>
        </w:r>
      </w:del>
      <w:r w:rsidR="009F60D1" w:rsidRPr="00742779">
        <w:t>“</w:t>
      </w:r>
      <w:r w:rsidR="0033544D" w:rsidRPr="00742779">
        <w:t>And if we stay private?</w:t>
      </w:r>
      <w:r w:rsidR="009F60D1" w:rsidRPr="00742779">
        <w:t>”</w:t>
      </w:r>
      <w:r w:rsidR="0033544D" w:rsidRPr="00742779">
        <w:t xml:space="preserve"> Zeeva asked.</w:t>
      </w:r>
    </w:p>
    <w:p w14:paraId="21543C47" w14:textId="77777777" w:rsidR="0033544D" w:rsidRPr="00742779" w:rsidRDefault="00742779" w:rsidP="000E54B1">
      <w:del w:id="4207" w:author="Seth Oranburg" w:date="2026-03-07T09:50:00Z" w16du:dateUtc="2026-03-07T14:50:00Z">
        <w:r w:rsidRPr="00742779">
          <w:rPr>
            <w:rFonts w:ascii="ZWAdobeF" w:hAnsi="ZWAdobeF" w:cs="ZWAdobeF"/>
            <w:sz w:val="2"/>
            <w:szCs w:val="2"/>
          </w:rPr>
          <w:delText>1821B</w:delText>
        </w:r>
      </w:del>
      <w:r w:rsidR="009F60D1" w:rsidRPr="00742779">
        <w:t>“</w:t>
      </w:r>
      <w:r w:rsidR="0033544D" w:rsidRPr="00742779">
        <w:t>We raise another $50M at a $900M valuation from funds that understand construction software takes time to build. You keep operating without quarterly pressure. You invest in R&amp;D that won</w:t>
      </w:r>
      <w:r w:rsidR="009F60D1" w:rsidRPr="00742779">
        <w:t>’</w:t>
      </w:r>
      <w:r w:rsidR="0033544D" w:rsidRPr="00742779">
        <w:t>t generate revenue for two years. You don</w:t>
      </w:r>
      <w:r w:rsidR="009F60D1" w:rsidRPr="00742779">
        <w:t>’</w:t>
      </w:r>
      <w:r w:rsidR="0033544D" w:rsidRPr="00742779">
        <w:t>t waste time on earnings calls. But your liquidity stays locked up. Employees can</w:t>
      </w:r>
      <w:r w:rsidR="009F60D1" w:rsidRPr="00742779">
        <w:t>’</w:t>
      </w:r>
      <w:r w:rsidR="0033544D" w:rsidRPr="00742779">
        <w:t>t easily sell shares. If we need more capital in a downturn, we might have to take it at a lower valuation.</w:t>
      </w:r>
      <w:r w:rsidR="009F60D1" w:rsidRPr="00742779">
        <w:t>”</w:t>
      </w:r>
    </w:p>
    <w:p w14:paraId="37992FA2" w14:textId="77777777" w:rsidR="0033544D" w:rsidRPr="00742779" w:rsidRDefault="00742779" w:rsidP="000E54B1">
      <w:del w:id="4208" w:author="Seth Oranburg" w:date="2026-03-07T09:50:00Z" w16du:dateUtc="2026-03-07T14:50:00Z">
        <w:r w:rsidRPr="00742779">
          <w:rPr>
            <w:rFonts w:ascii="ZWAdobeF" w:hAnsi="ZWAdobeF" w:cs="ZWAdobeF"/>
            <w:sz w:val="2"/>
            <w:szCs w:val="2"/>
          </w:rPr>
          <w:delText>1822B</w:delText>
        </w:r>
        <w:r w:rsidR="0033544D" w:rsidRPr="00742779">
          <w:delText>Zeeva</w:delText>
        </w:r>
      </w:del>
      <w:ins w:id="4209" w:author="Seth Oranburg" w:date="2026-03-07T09:50:00Z" w16du:dateUtc="2026-03-07T14:50:00Z">
        <w:r w:rsidR="0033544D" w:rsidRPr="00742779">
          <w:t>Zeeva</w:t>
        </w:r>
      </w:ins>
      <w:r w:rsidR="0033544D" w:rsidRPr="00742779">
        <w:t xml:space="preserve"> thought about SpaceX, which had stayed private for decades to pursue long-term rocket development without public market pressure. She thought about WeWork, which had stayed private too long and allowed governance dysfunction to fester until the attempted IPO exposed it. She thought about Theranos, which had exploited privacy to commit fraud for over a decade.</w:t>
      </w:r>
    </w:p>
    <w:p w14:paraId="0AC52A67" w14:textId="77777777" w:rsidR="0033544D" w:rsidRPr="00742779" w:rsidRDefault="00742779" w:rsidP="000E54B1">
      <w:del w:id="4210" w:author="Seth Oranburg" w:date="2026-03-07T09:50:00Z" w16du:dateUtc="2026-03-07T14:50:00Z">
        <w:r w:rsidRPr="00742779">
          <w:rPr>
            <w:rFonts w:ascii="ZWAdobeF" w:hAnsi="ZWAdobeF" w:cs="ZWAdobeF"/>
            <w:sz w:val="2"/>
            <w:szCs w:val="2"/>
          </w:rPr>
          <w:delText>1823B</w:delText>
        </w:r>
      </w:del>
      <w:r w:rsidR="009F60D1" w:rsidRPr="00742779">
        <w:t>“</w:t>
      </w:r>
      <w:r w:rsidR="0033544D" w:rsidRPr="00742779">
        <w:t>Here</w:t>
      </w:r>
      <w:r w:rsidR="009F60D1" w:rsidRPr="00742779">
        <w:t>’</w:t>
      </w:r>
      <w:r w:rsidR="0033544D" w:rsidRPr="00742779">
        <w:t>s what I think,</w:t>
      </w:r>
      <w:r w:rsidR="009F60D1" w:rsidRPr="00742779">
        <w:t>”</w:t>
      </w:r>
      <w:r w:rsidR="0033544D" w:rsidRPr="00742779">
        <w:t xml:space="preserve"> Zeeva said. </w:t>
      </w:r>
      <w:r w:rsidR="009F60D1" w:rsidRPr="00742779">
        <w:t>“</w:t>
      </w:r>
      <w:r w:rsidR="0033544D" w:rsidRPr="00742779">
        <w:t>ConstructEdge is not SpaceX. We</w:t>
      </w:r>
      <w:r w:rsidR="009F60D1" w:rsidRPr="00742779">
        <w:t>’</w:t>
      </w:r>
      <w:r w:rsidR="0033544D" w:rsidRPr="00742779">
        <w:t>re not developing rockets that explode before they work. We have revenue, customers, and a business model that works. We don</w:t>
      </w:r>
      <w:r w:rsidR="009F60D1" w:rsidRPr="00742779">
        <w:t>’</w:t>
      </w:r>
      <w:r w:rsidR="0033544D" w:rsidRPr="00742779">
        <w:t>t need unlimited patience from investors. But we</w:t>
      </w:r>
      <w:r w:rsidR="009F60D1" w:rsidRPr="00742779">
        <w:t>’</w:t>
      </w:r>
      <w:r w:rsidR="0033544D" w:rsidRPr="00742779">
        <w:t>re also not WeWork. Our governance is clean. We don</w:t>
      </w:r>
      <w:r w:rsidR="009F60D1" w:rsidRPr="00742779">
        <w:t>’</w:t>
      </w:r>
      <w:r w:rsidR="0033544D" w:rsidRPr="00742779">
        <w:t>t have self-dealing, dual-class shares, or captured boards. We don</w:t>
      </w:r>
      <w:r w:rsidR="009F60D1" w:rsidRPr="00742779">
        <w:t>’</w:t>
      </w:r>
      <w:r w:rsidR="0033544D" w:rsidRPr="00742779">
        <w:t>t need public markets to force accountability. And we</w:t>
      </w:r>
      <w:r w:rsidR="009F60D1" w:rsidRPr="00742779">
        <w:t>’</w:t>
      </w:r>
      <w:r w:rsidR="0033544D" w:rsidRPr="00742779">
        <w:t>re definitely not Theranos. Our technology works. We have real customers paying real money for real value.</w:t>
      </w:r>
      <w:r w:rsidR="009F60D1" w:rsidRPr="00742779">
        <w:t>”</w:t>
      </w:r>
    </w:p>
    <w:p w14:paraId="48F86F02" w14:textId="77777777" w:rsidR="0033544D" w:rsidRPr="00742779" w:rsidRDefault="00742779" w:rsidP="000E54B1">
      <w:del w:id="4211" w:author="Seth Oranburg" w:date="2026-03-07T09:50:00Z" w16du:dateUtc="2026-03-07T14:50:00Z">
        <w:r w:rsidRPr="00742779">
          <w:rPr>
            <w:rFonts w:ascii="ZWAdobeF" w:hAnsi="ZWAdobeF" w:cs="ZWAdobeF"/>
            <w:sz w:val="2"/>
            <w:szCs w:val="2"/>
          </w:rPr>
          <w:delText>1824B</w:delText>
        </w:r>
      </w:del>
      <w:r w:rsidR="009F60D1" w:rsidRPr="00742779">
        <w:t>“</w:t>
      </w:r>
      <w:r w:rsidR="0033544D" w:rsidRPr="00742779">
        <w:t>So what</w:t>
      </w:r>
      <w:r w:rsidR="009F60D1" w:rsidRPr="00742779">
        <w:t>’</w:t>
      </w:r>
      <w:r w:rsidR="0033544D" w:rsidRPr="00742779">
        <w:t>s your decision?</w:t>
      </w:r>
      <w:r w:rsidR="009F60D1" w:rsidRPr="00742779">
        <w:t>”</w:t>
      </w:r>
    </w:p>
    <w:p w14:paraId="7DC78567" w14:textId="77777777" w:rsidR="0033544D" w:rsidRPr="00742779" w:rsidRDefault="00742779" w:rsidP="000E54B1">
      <w:del w:id="4212" w:author="Seth Oranburg" w:date="2026-03-07T09:50:00Z" w16du:dateUtc="2026-03-07T14:50:00Z">
        <w:r w:rsidRPr="00742779">
          <w:rPr>
            <w:rFonts w:ascii="ZWAdobeF" w:hAnsi="ZWAdobeF" w:cs="ZWAdobeF"/>
            <w:sz w:val="2"/>
            <w:szCs w:val="2"/>
          </w:rPr>
          <w:delText>1825B</w:delText>
        </w:r>
      </w:del>
      <w:r w:rsidR="009F60D1" w:rsidRPr="00742779">
        <w:t>“</w:t>
      </w:r>
      <w:r w:rsidR="0033544D" w:rsidRPr="00742779">
        <w:t>We stay private for now. We take the $50M from funds that understand our business. We build the next version of the platform without quarterly pressure. In two years, when we</w:t>
      </w:r>
      <w:r w:rsidR="009F60D1" w:rsidRPr="00742779">
        <w:t>’</w:t>
      </w:r>
      <w:r w:rsidR="0033544D" w:rsidRPr="00742779">
        <w:t>ve executed the product roadmap and proven the European expansion model, we go public. We</w:t>
      </w:r>
      <w:r w:rsidR="009F60D1" w:rsidRPr="00742779">
        <w:t>’</w:t>
      </w:r>
      <w:r w:rsidR="0033544D" w:rsidRPr="00742779">
        <w:t>ll have a stronger story, better metrics, and more leverage to demand terms we want.</w:t>
      </w:r>
      <w:r w:rsidR="009F60D1" w:rsidRPr="00742779">
        <w:t>”</w:t>
      </w:r>
    </w:p>
    <w:p w14:paraId="6A55ACE9" w14:textId="77777777" w:rsidR="0033544D" w:rsidRPr="00742779" w:rsidRDefault="00742779" w:rsidP="000E54B1">
      <w:del w:id="4213" w:author="Seth Oranburg" w:date="2026-03-07T09:50:00Z" w16du:dateUtc="2026-03-07T14:50:00Z">
        <w:r w:rsidRPr="00742779">
          <w:rPr>
            <w:rFonts w:ascii="ZWAdobeF" w:hAnsi="ZWAdobeF" w:cs="ZWAdobeF"/>
            <w:sz w:val="2"/>
            <w:szCs w:val="2"/>
          </w:rPr>
          <w:delText>1826B</w:delText>
        </w:r>
        <w:r w:rsidR="0033544D" w:rsidRPr="00742779">
          <w:delText>Marcus</w:delText>
        </w:r>
      </w:del>
      <w:ins w:id="4214" w:author="Seth Oranburg" w:date="2026-03-07T09:50:00Z" w16du:dateUtc="2026-03-07T14:50:00Z">
        <w:r w:rsidR="0033544D" w:rsidRPr="00742779">
          <w:t>Marcus</w:t>
        </w:r>
      </w:ins>
      <w:r w:rsidR="0033544D" w:rsidRPr="00742779">
        <w:t xml:space="preserve"> smiled. </w:t>
      </w:r>
      <w:r w:rsidR="009F60D1" w:rsidRPr="00742779">
        <w:t>“</w:t>
      </w:r>
      <w:r w:rsidR="0033544D" w:rsidRPr="00742779">
        <w:t>That</w:t>
      </w:r>
      <w:r w:rsidR="009F60D1" w:rsidRPr="00742779">
        <w:t>’</w:t>
      </w:r>
      <w:r w:rsidR="0033544D" w:rsidRPr="00742779">
        <w:t>s the right answer. But you need to know what staying private means. We</w:t>
      </w:r>
      <w:r w:rsidR="009F60D1" w:rsidRPr="00742779">
        <w:t>’</w:t>
      </w:r>
      <w:r w:rsidR="0033544D" w:rsidRPr="00742779">
        <w:t>ll need to implement secondary liquidity programs for employees. We</w:t>
      </w:r>
      <w:r w:rsidR="009F60D1" w:rsidRPr="00742779">
        <w:t>’</w:t>
      </w:r>
      <w:r w:rsidR="0033544D" w:rsidRPr="00742779">
        <w:t xml:space="preserve">ll need to bring on independent board members who </w:t>
      </w:r>
      <w:r w:rsidR="0033544D" w:rsidRPr="00742779">
        <w:lastRenderedPageBreak/>
        <w:t>can provide oversight even without SEC requirements. We</w:t>
      </w:r>
      <w:r w:rsidR="009F60D1" w:rsidRPr="00742779">
        <w:t>’</w:t>
      </w:r>
      <w:r w:rsidR="0033544D" w:rsidRPr="00742779">
        <w:t>ll need information rights for investors so they</w:t>
      </w:r>
      <w:r w:rsidR="009F60D1" w:rsidRPr="00742779">
        <w:t>’</w:t>
      </w:r>
      <w:r w:rsidR="0033544D" w:rsidRPr="00742779">
        <w:t>re not flying blind. Staying private doesn</w:t>
      </w:r>
      <w:r w:rsidR="009F60D1" w:rsidRPr="00742779">
        <w:t>’</w:t>
      </w:r>
      <w:r w:rsidR="0033544D" w:rsidRPr="00742779">
        <w:t>t mean avoiding governance. It means choosing governance mechanisms that fit a company that</w:t>
      </w:r>
      <w:r w:rsidR="009F60D1" w:rsidRPr="00742779">
        <w:t>’</w:t>
      </w:r>
      <w:r w:rsidR="0033544D" w:rsidRPr="00742779">
        <w:t>s not public yet.</w:t>
      </w:r>
      <w:r w:rsidR="009F60D1" w:rsidRPr="00742779">
        <w:t>”</w:t>
      </w:r>
    </w:p>
    <w:p w14:paraId="73D76772" w14:textId="77777777" w:rsidR="0033544D" w:rsidRPr="00742779" w:rsidRDefault="00742779" w:rsidP="000E54B1">
      <w:del w:id="4215" w:author="Seth Oranburg" w:date="2026-03-07T09:50:00Z" w16du:dateUtc="2026-03-07T14:50:00Z">
        <w:r w:rsidRPr="00742779">
          <w:rPr>
            <w:rFonts w:ascii="ZWAdobeF" w:hAnsi="ZWAdobeF" w:cs="ZWAdobeF"/>
            <w:sz w:val="2"/>
            <w:szCs w:val="2"/>
          </w:rPr>
          <w:delText>1827B</w:delText>
        </w:r>
      </w:del>
      <w:r w:rsidR="009F60D1" w:rsidRPr="00742779">
        <w:t>“</w:t>
      </w:r>
      <w:r w:rsidR="0033544D" w:rsidRPr="00742779">
        <w:t>I understand,</w:t>
      </w:r>
      <w:r w:rsidR="009F60D1" w:rsidRPr="00742779">
        <w:t>”</w:t>
      </w:r>
      <w:r w:rsidR="0033544D" w:rsidRPr="00742779">
        <w:t xml:space="preserve"> Zeeva said. </w:t>
      </w:r>
      <w:r w:rsidR="009F60D1" w:rsidRPr="00742779">
        <w:t>“</w:t>
      </w:r>
      <w:r w:rsidR="0033544D" w:rsidRPr="00742779">
        <w:t>Private doesn</w:t>
      </w:r>
      <w:r w:rsidR="009F60D1" w:rsidRPr="00742779">
        <w:t>’</w:t>
      </w:r>
      <w:r w:rsidR="0033544D" w:rsidRPr="00742779">
        <w:t>t mean lawless. It means we design our own governance rather than accepting the default rules that public markets impose.</w:t>
      </w:r>
      <w:r w:rsidR="009F60D1" w:rsidRPr="00742779">
        <w:t>”</w:t>
      </w:r>
    </w:p>
    <w:p w14:paraId="29A86379" w14:textId="77777777" w:rsidR="0033544D" w:rsidRPr="00742779" w:rsidRDefault="00742779" w:rsidP="000E54B1">
      <w:del w:id="4216" w:author="Seth Oranburg" w:date="2026-03-07T09:50:00Z" w16du:dateUtc="2026-03-07T14:50:00Z">
        <w:r w:rsidRPr="00742779">
          <w:rPr>
            <w:rFonts w:ascii="ZWAdobeF" w:hAnsi="ZWAdobeF" w:cs="ZWAdobeF"/>
            <w:sz w:val="2"/>
            <w:szCs w:val="2"/>
          </w:rPr>
          <w:delText>1828B</w:delText>
        </w:r>
        <w:r w:rsidR="0033544D" w:rsidRPr="00742779">
          <w:delText>She</w:delText>
        </w:r>
      </w:del>
      <w:ins w:id="4217" w:author="Seth Oranburg" w:date="2026-03-07T09:50:00Z" w16du:dateUtc="2026-03-07T14:50:00Z">
        <w:r w:rsidR="0033544D" w:rsidRPr="00742779">
          <w:t>She</w:t>
        </w:r>
      </w:ins>
      <w:r w:rsidR="0033544D" w:rsidRPr="00742779">
        <w:t xml:space="preserve"> walked back to the ConstructEdge office, thinking about the trade-offs embedded in organizational law. Public companies solve the liquidity problem at the cost of transparency and short-term pressure. Private companies solve the long-term investment problem at the cost of illiquidity and reduced oversight. Neither structure is inherently better. Each structure solves certain problems while creating others.</w:t>
      </w:r>
    </w:p>
    <w:p w14:paraId="3BFCD161" w14:textId="77777777" w:rsidR="0033544D" w:rsidRPr="00742779" w:rsidRDefault="00742779" w:rsidP="000E54B1">
      <w:del w:id="4218" w:author="Seth Oranburg" w:date="2026-03-07T09:50:00Z" w16du:dateUtc="2026-03-07T14:50:00Z">
        <w:r w:rsidRPr="00742779">
          <w:rPr>
            <w:rFonts w:ascii="ZWAdobeF" w:hAnsi="ZWAdobeF" w:cs="ZWAdobeF"/>
            <w:sz w:val="2"/>
            <w:szCs w:val="2"/>
          </w:rPr>
          <w:delText>1829B</w:delText>
        </w:r>
        <w:r w:rsidR="0033544D" w:rsidRPr="00742779">
          <w:delText>The</w:delText>
        </w:r>
      </w:del>
      <w:ins w:id="4219" w:author="Seth Oranburg" w:date="2026-03-07T09:50:00Z" w16du:dateUtc="2026-03-07T14:50:00Z">
        <w:r w:rsidR="0033544D" w:rsidRPr="00742779">
          <w:t>The</w:t>
        </w:r>
      </w:ins>
      <w:r w:rsidR="0033544D" w:rsidRPr="00742779">
        <w:t xml:space="preserve"> question was not whether staying private was good or bad. The question was whether ConstructEdge</w:t>
      </w:r>
      <w:r w:rsidR="009F60D1" w:rsidRPr="00742779">
        <w:t>’</w:t>
      </w:r>
      <w:r w:rsidR="0033544D" w:rsidRPr="00742779">
        <w:t>s specific challenges—expanding internationally, investing in long-term R&amp;D, retaining control over strategic direction—were better solved through private ownership or public markets. For now, private ownership fit. Eventually, public markets would fit better. The skill was knowing when to make the transition.</w:t>
      </w:r>
    </w:p>
    <w:p w14:paraId="6CF94775" w14:textId="77777777" w:rsidR="0033544D" w:rsidRPr="00742779" w:rsidRDefault="00742779" w:rsidP="000E54B1">
      <w:del w:id="4220" w:author="Seth Oranburg" w:date="2026-03-07T09:50:00Z" w16du:dateUtc="2026-03-07T14:50:00Z">
        <w:r w:rsidRPr="00742779">
          <w:rPr>
            <w:rFonts w:ascii="ZWAdobeF" w:hAnsi="ZWAdobeF" w:cs="ZWAdobeF"/>
            <w:sz w:val="2"/>
            <w:szCs w:val="2"/>
          </w:rPr>
          <w:delText>1830B</w:delText>
        </w:r>
        <w:r w:rsidR="0033544D" w:rsidRPr="00742779">
          <w:delText>And</w:delText>
        </w:r>
      </w:del>
      <w:ins w:id="4221" w:author="Seth Oranburg" w:date="2026-03-07T09:50:00Z" w16du:dateUtc="2026-03-07T14:50:00Z">
        <w:r w:rsidR="0033544D" w:rsidRPr="00742779">
          <w:t>And</w:t>
        </w:r>
      </w:ins>
      <w:r w:rsidR="0033544D" w:rsidRPr="00742779">
        <w:t xml:space="preserve"> the legal framework—securities regulation, corporate law, fiduciary duties—had to accommodate both models. Private companies needed sufficient flexibility to operate without burdensome disclosure. But they also needed sufficient accountability to prevent fraud and self-dealing. Public companies needed sufficient transparency to protect investors. But they also needed sufficient flexibility to make long-term investments without quarterly pressure.</w:t>
      </w:r>
    </w:p>
    <w:p w14:paraId="32374FD0" w14:textId="77777777" w:rsidR="0033544D" w:rsidRPr="00742779" w:rsidRDefault="00742779" w:rsidP="000E54B1">
      <w:del w:id="4222" w:author="Seth Oranburg" w:date="2026-03-07T09:50:00Z" w16du:dateUtc="2026-03-07T14:50:00Z">
        <w:r w:rsidRPr="00742779">
          <w:rPr>
            <w:rFonts w:ascii="ZWAdobeF" w:hAnsi="ZWAdobeF" w:cs="ZWAdobeF"/>
            <w:sz w:val="2"/>
            <w:szCs w:val="2"/>
          </w:rPr>
          <w:delText>1831B</w:delText>
        </w:r>
        <w:r w:rsidR="0033544D" w:rsidRPr="00742779">
          <w:delText>The</w:delText>
        </w:r>
      </w:del>
      <w:ins w:id="4223" w:author="Seth Oranburg" w:date="2026-03-07T09:50:00Z" w16du:dateUtc="2026-03-07T14:50:00Z">
        <w:r w:rsidR="0033544D" w:rsidRPr="00742779">
          <w:t>The</w:t>
        </w:r>
      </w:ins>
      <w:r w:rsidR="0033544D" w:rsidRPr="00742779">
        <w:t xml:space="preserve"> law had not solved this tension perfectly. The JOBS Act had enabled billion-dollar private companies to defer public disclosure, which allowed SpaceX and Stripe to flourish but also allowed WeWork and Theranos to operate without accountability. Delaware fiduciary duty law protected common stockholders from exploitation by preferred investors in cases like </w:t>
      </w:r>
      <w:r w:rsidR="0033544D" w:rsidRPr="00742779">
        <w:rPr>
          <w:rStyle w:val="Emphasis"/>
        </w:rPr>
        <w:t>Trados</w:t>
      </w:r>
      <w:r w:rsidR="0033544D" w:rsidRPr="00742779">
        <w:t>, but it could not prevent the conflicts from arising in the first place.</w:t>
      </w:r>
    </w:p>
    <w:p w14:paraId="0EFD9F3B" w14:textId="77777777" w:rsidR="0033544D" w:rsidRPr="00742779" w:rsidRDefault="00742779" w:rsidP="000E54B1">
      <w:del w:id="4224" w:author="Seth Oranburg" w:date="2026-03-07T09:50:00Z" w16du:dateUtc="2026-03-07T14:50:00Z">
        <w:r w:rsidRPr="00742779">
          <w:rPr>
            <w:rFonts w:ascii="ZWAdobeF" w:hAnsi="ZWAdobeF" w:cs="ZWAdobeF"/>
            <w:sz w:val="2"/>
            <w:szCs w:val="2"/>
          </w:rPr>
          <w:delText>1832B</w:delText>
        </w:r>
        <w:r w:rsidR="0033544D" w:rsidRPr="00742779">
          <w:delText>These</w:delText>
        </w:r>
      </w:del>
      <w:ins w:id="4225" w:author="Seth Oranburg" w:date="2026-03-07T09:50:00Z" w16du:dateUtc="2026-03-07T14:50:00Z">
        <w:r w:rsidR="0033544D" w:rsidRPr="00742779">
          <w:t>These</w:t>
        </w:r>
      </w:ins>
      <w:r w:rsidR="0033544D" w:rsidRPr="00742779">
        <w:t xml:space="preserve"> are the problems organizational law exists to solve: governance, risk allocation, asset partitioning, and liquidity. Private companies emphasize risk allocation through contractual preferences and governance through negotiated board seats. Public companies emphasize liquidity through stock exchanges and asset partitioning through clear separations between corporate and shareholder assets. No single structure solves all four problems </w:t>
      </w:r>
      <w:r w:rsidR="0033544D" w:rsidRPr="00742779">
        <w:lastRenderedPageBreak/>
        <w:t>optimally. Every company must choose which problems to prioritize and which trade-offs to accept.</w:t>
      </w:r>
    </w:p>
    <w:p w14:paraId="32D2448B" w14:textId="77777777" w:rsidR="0033544D" w:rsidRPr="00742779" w:rsidRDefault="00742779" w:rsidP="000E54B1">
      <w:del w:id="4226" w:author="Seth Oranburg" w:date="2026-03-07T09:50:00Z" w16du:dateUtc="2026-03-07T14:50:00Z">
        <w:r w:rsidRPr="00742779">
          <w:rPr>
            <w:rFonts w:ascii="ZWAdobeF" w:hAnsi="ZWAdobeF" w:cs="ZWAdobeF"/>
            <w:sz w:val="2"/>
            <w:szCs w:val="2"/>
          </w:rPr>
          <w:delText>1833B</w:delText>
        </w:r>
        <w:r w:rsidR="0033544D" w:rsidRPr="00742779">
          <w:delText>Zeeva</w:delText>
        </w:r>
      </w:del>
      <w:ins w:id="4227" w:author="Seth Oranburg" w:date="2026-03-07T09:50:00Z" w16du:dateUtc="2026-03-07T14:50:00Z">
        <w:r w:rsidR="0033544D" w:rsidRPr="00742779">
          <w:t>Zeeva</w:t>
        </w:r>
      </w:ins>
      <w:r w:rsidR="0033544D" w:rsidRPr="00742779">
        <w:t xml:space="preserve"> had made her choice. ConstructEdge would stay private, for now. And the law would govern that choice, imperfectly but workably, until the company was ready to become public.</w:t>
      </w:r>
    </w:p>
    <w:p w14:paraId="479C657B" w14:textId="77777777" w:rsidR="0033544D" w:rsidRPr="00742779" w:rsidRDefault="0033544D" w:rsidP="000E54B1">
      <w:pPr>
        <w:pStyle w:val="Heading1"/>
        <w:rPr>
          <w:rFonts w:eastAsia="Times New Roman"/>
        </w:rPr>
      </w:pPr>
      <w:bookmarkStart w:id="4228" w:name="_Toc220771163"/>
      <w:r w:rsidRPr="00742779">
        <w:rPr>
          <w:rFonts w:eastAsia="Times New Roman"/>
        </w:rPr>
        <w:lastRenderedPageBreak/>
        <w:t>Chapter 11: Going Public</w:t>
      </w:r>
      <w:bookmarkEnd w:id="4228"/>
    </w:p>
    <w:p w14:paraId="55EE097B" w14:textId="77777777" w:rsidR="00753506" w:rsidRDefault="00742779">
      <w:pPr>
        <w:pStyle w:val="Heading4"/>
        <w:rPr>
          <w:ins w:id="4229" w:author="Seth Oranburg" w:date="2026-03-07T09:50:00Z" w16du:dateUtc="2026-03-07T14:50:00Z"/>
        </w:rPr>
      </w:pPr>
      <w:del w:id="4230" w:author="Seth Oranburg" w:date="2026-03-07T09:50:00Z" w16du:dateUtc="2026-03-07T14:50:00Z">
        <w:r w:rsidRPr="00742779">
          <w:rPr>
            <w:rFonts w:ascii="ZWAdobeF" w:hAnsi="ZWAdobeF" w:cs="ZWAdobeF"/>
            <w:sz w:val="2"/>
            <w:szCs w:val="2"/>
          </w:rPr>
          <w:delText>1834B</w:delText>
        </w:r>
        <w:r w:rsidR="0033544D" w:rsidRPr="00742779">
          <w:delText>Zeeva</w:delText>
        </w:r>
      </w:del>
      <w:ins w:id="4231" w:author="Seth Oranburg" w:date="2026-03-07T09:50:00Z" w16du:dateUtc="2026-03-07T14:50:00Z">
        <w:r w:rsidR="0059744E">
          <w:t>Learning Objectives</w:t>
        </w:r>
      </w:ins>
    </w:p>
    <w:p w14:paraId="27EE9FCF" w14:textId="77777777" w:rsidR="00753506" w:rsidRDefault="0059744E">
      <w:pPr>
        <w:rPr>
          <w:ins w:id="4232" w:author="Seth Oranburg" w:date="2026-03-07T09:50:00Z" w16du:dateUtc="2026-03-07T14:50:00Z"/>
        </w:rPr>
      </w:pPr>
      <w:ins w:id="4233" w:author="Seth Oranburg" w:date="2026-03-07T09:50:00Z" w16du:dateUtc="2026-03-07T14:50:00Z">
        <w:r>
          <w:t>1. Analyze the Four Problems framework and explain how it organizes each subsequent doctrinal chapter.</w:t>
        </w:r>
      </w:ins>
    </w:p>
    <w:p w14:paraId="08757FCD" w14:textId="77777777" w:rsidR="00753506" w:rsidRDefault="0059744E">
      <w:pPr>
        <w:rPr>
          <w:ins w:id="4234" w:author="Seth Oranburg" w:date="2026-03-07T09:50:00Z" w16du:dateUtc="2026-03-07T14:50:00Z"/>
        </w:rPr>
      </w:pPr>
      <w:ins w:id="4235" w:author="Seth Oranburg" w:date="2026-03-07T09:50:00Z" w16du:dateUtc="2026-03-07T14:50:00Z">
        <w:r>
          <w:t>2. Compare the contractual and statutory solutions to the coordination problems businesses face.</w:t>
        </w:r>
      </w:ins>
    </w:p>
    <w:p w14:paraId="1EB48669" w14:textId="77777777" w:rsidR="00753506" w:rsidRDefault="0059744E">
      <w:pPr>
        <w:rPr>
          <w:ins w:id="4236" w:author="Seth Oranburg" w:date="2026-03-07T09:50:00Z" w16du:dateUtc="2026-03-07T14:50:00Z"/>
        </w:rPr>
      </w:pPr>
      <w:ins w:id="4237" w:author="Seth Oranburg" w:date="2026-03-07T09:50:00Z" w16du:dateUtc="2026-03-07T14:50:00Z">
        <w:r>
          <w:t>3. Evaluate why common law alone cannot fully address the attribution, governance, risk, and partitioning problems.</w:t>
        </w:r>
      </w:ins>
    </w:p>
    <w:p w14:paraId="0E9520B2" w14:textId="77777777" w:rsidR="00753506" w:rsidRDefault="0059744E">
      <w:pPr>
        <w:rPr>
          <w:ins w:id="4238" w:author="Seth Oranburg" w:date="2026-03-07T09:50:00Z" w16du:dateUtc="2026-03-07T14:50:00Z"/>
        </w:rPr>
      </w:pPr>
      <w:ins w:id="4239" w:author="Seth Oranburg" w:date="2026-03-07T09:50:00Z" w16du:dateUtc="2026-03-07T14:50:00Z">
        <w:r>
          <w:t>4. Distinguish between the roles of courts and legislators in developing business law doctrine.</w:t>
        </w:r>
      </w:ins>
    </w:p>
    <w:p w14:paraId="0A140923" w14:textId="77777777" w:rsidR="0033544D" w:rsidRPr="00742779" w:rsidRDefault="0033544D" w:rsidP="000E54B1">
      <w:ins w:id="4240" w:author="Seth Oranburg" w:date="2026-03-07T09:50:00Z" w16du:dateUtc="2026-03-07T14:50:00Z">
        <w:r w:rsidRPr="00742779">
          <w:t>Zeeva</w:t>
        </w:r>
      </w:ins>
      <w:r w:rsidRPr="00742779">
        <w:t xml:space="preserve"> sat across from David, a Managing Director at Goldman Sachs, in a conference room overlooking the San Francisco Bay. David had flown in specifically for this meeting. On the table between them sat a bound document titled Confidential: ConstructEdge, Inc., Preliminary IPO Analysis.</w:t>
      </w:r>
    </w:p>
    <w:p w14:paraId="3DAF273B" w14:textId="77777777" w:rsidR="0033544D" w:rsidRPr="00742779" w:rsidRDefault="00742779" w:rsidP="000E54B1">
      <w:del w:id="4241" w:author="Seth Oranburg" w:date="2026-03-07T09:50:00Z" w16du:dateUtc="2026-03-07T14:50:00Z">
        <w:r w:rsidRPr="00742779">
          <w:rPr>
            <w:rFonts w:ascii="ZWAdobeF" w:hAnsi="ZWAdobeF" w:cs="ZWAdobeF"/>
            <w:sz w:val="2"/>
            <w:szCs w:val="2"/>
          </w:rPr>
          <w:delText>1835B</w:delText>
        </w:r>
      </w:del>
      <w:r w:rsidR="009F60D1" w:rsidRPr="00742779">
        <w:t>“</w:t>
      </w:r>
      <w:r w:rsidR="0033544D" w:rsidRPr="00742779">
        <w:t>You</w:t>
      </w:r>
      <w:r w:rsidR="009F60D1" w:rsidRPr="00742779">
        <w:t>’</w:t>
      </w:r>
      <w:r w:rsidR="0033544D" w:rsidRPr="00742779">
        <w:t>re looking at a real company,</w:t>
      </w:r>
      <w:r w:rsidR="009F60D1" w:rsidRPr="00742779">
        <w:t>”</w:t>
      </w:r>
      <w:r w:rsidR="0033544D" w:rsidRPr="00742779">
        <w:t xml:space="preserve"> David said. </w:t>
      </w:r>
      <w:r w:rsidR="009F60D1" w:rsidRPr="00742779">
        <w:t>“</w:t>
      </w:r>
      <w:r w:rsidR="0033544D" w:rsidRPr="00742779">
        <w:t>Not some growth-at-any-cost story. Investors want profitable construction technology. This is their moment.</w:t>
      </w:r>
      <w:r w:rsidR="009F60D1" w:rsidRPr="00742779">
        <w:t>”</w:t>
      </w:r>
    </w:p>
    <w:p w14:paraId="0380E006" w14:textId="77777777" w:rsidR="0033544D" w:rsidRPr="00742779" w:rsidRDefault="00742779" w:rsidP="000E54B1">
      <w:del w:id="4242" w:author="Seth Oranburg" w:date="2026-03-07T09:50:00Z" w16du:dateUtc="2026-03-07T14:50:00Z">
        <w:r w:rsidRPr="00742779">
          <w:rPr>
            <w:rFonts w:ascii="ZWAdobeF" w:hAnsi="ZWAdobeF" w:cs="ZWAdobeF"/>
            <w:sz w:val="2"/>
            <w:szCs w:val="2"/>
          </w:rPr>
          <w:delText>1836B</w:delText>
        </w:r>
        <w:r w:rsidR="0033544D" w:rsidRPr="00742779">
          <w:delText>David</w:delText>
        </w:r>
      </w:del>
      <w:ins w:id="4243" w:author="Seth Oranburg" w:date="2026-03-07T09:50:00Z" w16du:dateUtc="2026-03-07T14:50:00Z">
        <w:r w:rsidR="0033544D" w:rsidRPr="00742779">
          <w:t>David</w:t>
        </w:r>
      </w:ins>
      <w:r w:rsidR="0033544D" w:rsidRPr="00742779">
        <w:t xml:space="preserve"> walked through the numbers with practiced precision. ConstructEdge had achieved $47 million in annual recurring revenue with pretax margins approaching 18 percent. Strong product adoption across enterprise construction clients. A technology platform defensible against competitors. Goldman</w:t>
      </w:r>
      <w:r w:rsidR="009F60D1" w:rsidRPr="00742779">
        <w:t>’</w:t>
      </w:r>
      <w:r w:rsidR="0033544D" w:rsidRPr="00742779">
        <w:t>s initial valuation range: $800 million to $1.1 billion enterprise value.</w:t>
      </w:r>
    </w:p>
    <w:p w14:paraId="021EF4A4" w14:textId="77777777" w:rsidR="0033544D" w:rsidRPr="00742779" w:rsidRDefault="00742779" w:rsidP="000E54B1">
      <w:del w:id="4244" w:author="Seth Oranburg" w:date="2026-03-07T09:50:00Z" w16du:dateUtc="2026-03-07T14:50:00Z">
        <w:r w:rsidRPr="00742779">
          <w:rPr>
            <w:rFonts w:ascii="ZWAdobeF" w:hAnsi="ZWAdobeF" w:cs="ZWAdobeF"/>
            <w:sz w:val="2"/>
            <w:szCs w:val="2"/>
          </w:rPr>
          <w:delText>1837B</w:delText>
        </w:r>
        <w:r w:rsidR="0033544D" w:rsidRPr="00742779">
          <w:delText>Zeeva</w:delText>
        </w:r>
      </w:del>
      <w:ins w:id="4245" w:author="Seth Oranburg" w:date="2026-03-07T09:50:00Z" w16du:dateUtc="2026-03-07T14:50:00Z">
        <w:r w:rsidR="0033544D" w:rsidRPr="00742779">
          <w:t>Zeeva</w:t>
        </w:r>
      </w:ins>
      <w:r w:rsidR="0033544D" w:rsidRPr="00742779">
        <w:t xml:space="preserve"> did the mental math. At $950 million, her equity stake of 37 percent would be worth approximately $350 million. Marcus</w:t>
      </w:r>
      <w:r w:rsidR="009F60D1" w:rsidRPr="00742779">
        <w:t>’</w:t>
      </w:r>
      <w:r w:rsidR="0033544D" w:rsidRPr="00742779">
        <w:t>s venture fund would realize a 7x return on its $40 million investment. Employees with vested options would participate. The vision she had pursued for six years would become, in some quantifiable sense, validated by public markets.</w:t>
      </w:r>
    </w:p>
    <w:p w14:paraId="789BDC5D" w14:textId="77777777" w:rsidR="0033544D" w:rsidRPr="00742779" w:rsidRDefault="00742779" w:rsidP="000E54B1">
      <w:del w:id="4246" w:author="Seth Oranburg" w:date="2026-03-07T09:50:00Z" w16du:dateUtc="2026-03-07T14:50:00Z">
        <w:r w:rsidRPr="00742779">
          <w:rPr>
            <w:rFonts w:ascii="ZWAdobeF" w:hAnsi="ZWAdobeF" w:cs="ZWAdobeF"/>
            <w:sz w:val="2"/>
            <w:szCs w:val="2"/>
          </w:rPr>
          <w:delText>1838B</w:delText>
        </w:r>
        <w:r w:rsidR="0033544D" w:rsidRPr="00742779">
          <w:delText>But</w:delText>
        </w:r>
      </w:del>
      <w:ins w:id="4247" w:author="Seth Oranburg" w:date="2026-03-07T09:50:00Z" w16du:dateUtc="2026-03-07T14:50:00Z">
        <w:r w:rsidR="0033544D" w:rsidRPr="00742779">
          <w:t>But</w:t>
        </w:r>
      </w:ins>
      <w:r w:rsidR="0033544D" w:rsidRPr="00742779">
        <w:t xml:space="preserve"> Zeeva had been reading.</w:t>
      </w:r>
    </w:p>
    <w:p w14:paraId="0E61E31D" w14:textId="77777777" w:rsidR="0033544D" w:rsidRPr="00742779" w:rsidRDefault="00742779" w:rsidP="000E54B1">
      <w:del w:id="4248" w:author="Seth Oranburg" w:date="2026-03-07T09:50:00Z" w16du:dateUtc="2026-03-07T14:50:00Z">
        <w:r w:rsidRPr="00742779">
          <w:rPr>
            <w:rFonts w:ascii="ZWAdobeF" w:hAnsi="ZWAdobeF" w:cs="ZWAdobeF"/>
            <w:sz w:val="2"/>
            <w:szCs w:val="2"/>
          </w:rPr>
          <w:delText>1839B</w:delText>
        </w:r>
      </w:del>
      <w:r w:rsidR="009F60D1" w:rsidRPr="00742779">
        <w:t>“</w:t>
      </w:r>
      <w:r w:rsidR="0033544D" w:rsidRPr="00742779">
        <w:t>What about Facebook?</w:t>
      </w:r>
      <w:r w:rsidR="009F60D1" w:rsidRPr="00742779">
        <w:t>”</w:t>
      </w:r>
      <w:r w:rsidR="0033544D" w:rsidRPr="00742779">
        <w:t xml:space="preserve"> she asked David. </w:t>
      </w:r>
      <w:r w:rsidR="009F60D1" w:rsidRPr="00742779">
        <w:t>“</w:t>
      </w:r>
      <w:r w:rsidR="0033544D" w:rsidRPr="00742779">
        <w:t>The NASDAQ glitches on opening day. The stock fell nearly fifty percent in the months that followed. Zuckerberg kept control, but forty billion dollars in shareholder value evaporated. Who pays for that?</w:t>
      </w:r>
      <w:r w:rsidR="009F60D1" w:rsidRPr="00742779">
        <w:t>”</w:t>
      </w:r>
    </w:p>
    <w:p w14:paraId="5C527539" w14:textId="77777777" w:rsidR="0033544D" w:rsidRPr="00742779" w:rsidRDefault="00742779" w:rsidP="000E54B1">
      <w:del w:id="4249" w:author="Seth Oranburg" w:date="2026-03-07T09:50:00Z" w16du:dateUtc="2026-03-07T14:50:00Z">
        <w:r w:rsidRPr="00742779">
          <w:rPr>
            <w:rFonts w:ascii="ZWAdobeF" w:hAnsi="ZWAdobeF" w:cs="ZWAdobeF"/>
            <w:sz w:val="2"/>
            <w:szCs w:val="2"/>
          </w:rPr>
          <w:delText>1840B</w:delText>
        </w:r>
        <w:r w:rsidR="0033544D" w:rsidRPr="00742779">
          <w:delText>David</w:delText>
        </w:r>
      </w:del>
      <w:ins w:id="4250" w:author="Seth Oranburg" w:date="2026-03-07T09:50:00Z" w16du:dateUtc="2026-03-07T14:50:00Z">
        <w:r w:rsidR="0033544D" w:rsidRPr="00742779">
          <w:t>David</w:t>
        </w:r>
      </w:ins>
      <w:r w:rsidR="0033544D" w:rsidRPr="00742779">
        <w:t xml:space="preserve"> nodded. He had heard the question before from other founders.</w:t>
      </w:r>
    </w:p>
    <w:p w14:paraId="6267F38E" w14:textId="77777777" w:rsidR="0033544D" w:rsidRPr="00742779" w:rsidRDefault="00742779" w:rsidP="000E54B1">
      <w:del w:id="4251" w:author="Seth Oranburg" w:date="2026-03-07T09:50:00Z" w16du:dateUtc="2026-03-07T14:50:00Z">
        <w:r w:rsidRPr="00742779">
          <w:rPr>
            <w:rFonts w:ascii="ZWAdobeF" w:hAnsi="ZWAdobeF" w:cs="ZWAdobeF"/>
            <w:sz w:val="2"/>
            <w:szCs w:val="2"/>
          </w:rPr>
          <w:lastRenderedPageBreak/>
          <w:delText>1841B</w:delText>
        </w:r>
      </w:del>
      <w:r w:rsidR="009F60D1" w:rsidRPr="00742779">
        <w:t>“</w:t>
      </w:r>
      <w:r w:rsidR="0033544D" w:rsidRPr="00742779">
        <w:t>What about Blue Apron?</w:t>
      </w:r>
      <w:r w:rsidR="009F60D1" w:rsidRPr="00742779">
        <w:t>”</w:t>
      </w:r>
      <w:r w:rsidR="0033544D" w:rsidRPr="00742779">
        <w:t xml:space="preserve"> Zeeva continued. </w:t>
      </w:r>
      <w:r w:rsidR="009F60D1" w:rsidRPr="00742779">
        <w:t>“</w:t>
      </w:r>
      <w:r w:rsidR="0033544D" w:rsidRPr="00742779">
        <w:t>Amazon announced the Whole Foods acquisition a week before their IPO. Destroyed their entire valuation thesis.</w:t>
      </w:r>
      <w:r w:rsidR="009F60D1" w:rsidRPr="00742779">
        <w:t>”</w:t>
      </w:r>
    </w:p>
    <w:p w14:paraId="48F78559" w14:textId="77777777" w:rsidR="0033544D" w:rsidRPr="00742779" w:rsidRDefault="00742779" w:rsidP="000E54B1">
      <w:del w:id="4252" w:author="Seth Oranburg" w:date="2026-03-07T09:50:00Z" w16du:dateUtc="2026-03-07T14:50:00Z">
        <w:r w:rsidRPr="00742779">
          <w:rPr>
            <w:rFonts w:ascii="ZWAdobeF" w:hAnsi="ZWAdobeF" w:cs="ZWAdobeF"/>
            <w:sz w:val="2"/>
            <w:szCs w:val="2"/>
          </w:rPr>
          <w:delText>1842B</w:delText>
        </w:r>
      </w:del>
      <w:r w:rsidR="009F60D1" w:rsidRPr="00742779">
        <w:t>“</w:t>
      </w:r>
      <w:r w:rsidR="0033544D" w:rsidRPr="00742779">
        <w:t>Different circumstances,</w:t>
      </w:r>
      <w:r w:rsidR="009F60D1" w:rsidRPr="00742779">
        <w:t>”</w:t>
      </w:r>
      <w:r w:rsidR="0033544D" w:rsidRPr="00742779">
        <w:t xml:space="preserve"> David said, not defensively but factually. </w:t>
      </w:r>
      <w:r w:rsidR="009F60D1" w:rsidRPr="00742779">
        <w:t>“</w:t>
      </w:r>
      <w:r w:rsidR="0033544D" w:rsidRPr="00742779">
        <w:t>You need to understand what goes right and wrong with IPOs.</w:t>
      </w:r>
      <w:r w:rsidR="009F60D1" w:rsidRPr="00742779">
        <w:t>”</w:t>
      </w:r>
    </w:p>
    <w:p w14:paraId="5AC37D59" w14:textId="77777777" w:rsidR="0033544D" w:rsidRPr="00742779" w:rsidRDefault="00742779" w:rsidP="000E54B1">
      <w:del w:id="4253" w:author="Seth Oranburg" w:date="2026-03-07T09:50:00Z" w16du:dateUtc="2026-03-07T14:50:00Z">
        <w:r w:rsidRPr="00742779">
          <w:rPr>
            <w:rFonts w:ascii="ZWAdobeF" w:hAnsi="ZWAdobeF" w:cs="ZWAdobeF"/>
            <w:sz w:val="2"/>
            <w:szCs w:val="2"/>
          </w:rPr>
          <w:delText>1843B</w:delText>
        </w:r>
        <w:r w:rsidR="0033544D" w:rsidRPr="00742779">
          <w:delText>Zeeva</w:delText>
        </w:r>
      </w:del>
      <w:ins w:id="4254" w:author="Seth Oranburg" w:date="2026-03-07T09:50:00Z" w16du:dateUtc="2026-03-07T14:50:00Z">
        <w:r w:rsidR="0033544D" w:rsidRPr="00742779">
          <w:t>Zeeva</w:t>
        </w:r>
      </w:ins>
      <w:r w:rsidR="0033544D" w:rsidRPr="00742779">
        <w:t xml:space="preserve"> leaned forward. </w:t>
      </w:r>
      <w:r w:rsidR="009F60D1" w:rsidRPr="00742779">
        <w:t>“</w:t>
      </w:r>
      <w:r w:rsidR="0033544D" w:rsidRPr="00742779">
        <w:t>Rachel</w:t>
      </w:r>
      <w:r w:rsidR="009F60D1" w:rsidRPr="00742779">
        <w:t>’</w:t>
      </w:r>
      <w:r w:rsidR="0033544D" w:rsidRPr="00742779">
        <w:t>s been reading about Uber. The lockup expired six months after their IPO. Seven hundred sixty-three million shares flooded the market. Stock dropped forty percent in a single day. Tell me why that doesn</w:t>
      </w:r>
      <w:r w:rsidR="009F60D1" w:rsidRPr="00742779">
        <w:t>’</w:t>
      </w:r>
      <w:r w:rsidR="0033544D" w:rsidRPr="00742779">
        <w:t>t happen to us.</w:t>
      </w:r>
      <w:r w:rsidR="009F60D1" w:rsidRPr="00742779">
        <w:t>”</w:t>
      </w:r>
    </w:p>
    <w:p w14:paraId="18ACAD41" w14:textId="77777777" w:rsidR="0033544D" w:rsidRPr="00742779" w:rsidRDefault="00742779" w:rsidP="000E54B1">
      <w:del w:id="4255" w:author="Seth Oranburg" w:date="2026-03-07T09:50:00Z" w16du:dateUtc="2026-03-07T14:50:00Z">
        <w:r w:rsidRPr="00742779">
          <w:rPr>
            <w:rFonts w:ascii="ZWAdobeF" w:hAnsi="ZWAdobeF" w:cs="ZWAdobeF"/>
            <w:sz w:val="2"/>
            <w:szCs w:val="2"/>
          </w:rPr>
          <w:delText>1844B</w:delText>
        </w:r>
        <w:r w:rsidR="0033544D" w:rsidRPr="00742779">
          <w:delText>David</w:delText>
        </w:r>
      </w:del>
      <w:ins w:id="4256" w:author="Seth Oranburg" w:date="2026-03-07T09:50:00Z" w16du:dateUtc="2026-03-07T14:50:00Z">
        <w:r w:rsidR="0033544D" w:rsidRPr="00742779">
          <w:t>David</w:t>
        </w:r>
      </w:ins>
      <w:r w:rsidR="0033544D" w:rsidRPr="00742779">
        <w:t xml:space="preserve"> closed his portfolio. </w:t>
      </w:r>
      <w:r w:rsidR="009F60D1" w:rsidRPr="00742779">
        <w:t>“</w:t>
      </w:r>
      <w:r w:rsidR="0033544D" w:rsidRPr="00742779">
        <w:t>Because you</w:t>
      </w:r>
      <w:r w:rsidR="009F60D1" w:rsidRPr="00742779">
        <w:t>’</w:t>
      </w:r>
      <w:r w:rsidR="0033544D" w:rsidRPr="00742779">
        <w:t>ll know what to expect. And you</w:t>
      </w:r>
      <w:r w:rsidR="009F60D1" w:rsidRPr="00742779">
        <w:t>’</w:t>
      </w:r>
      <w:r w:rsidR="0033544D" w:rsidRPr="00742779">
        <w:t>ll prepare for it. That</w:t>
      </w:r>
      <w:r w:rsidR="009F60D1" w:rsidRPr="00742779">
        <w:t>’</w:t>
      </w:r>
      <w:r w:rsidR="0033544D" w:rsidRPr="00742779">
        <w:t>s what the next few months are about.</w:t>
      </w:r>
      <w:r w:rsidR="009F60D1" w:rsidRPr="00742779">
        <w:t>”</w:t>
      </w:r>
    </w:p>
    <w:p w14:paraId="337F5BFF" w14:textId="77777777" w:rsidR="0033544D" w:rsidRPr="00742779" w:rsidRDefault="00742779" w:rsidP="000E54B1">
      <w:del w:id="4257" w:author="Seth Oranburg" w:date="2026-03-07T09:50:00Z" w16du:dateUtc="2026-03-07T14:50:00Z">
        <w:r w:rsidRPr="00742779">
          <w:rPr>
            <w:rFonts w:ascii="ZWAdobeF" w:hAnsi="ZWAdobeF" w:cs="ZWAdobeF"/>
            <w:sz w:val="2"/>
            <w:szCs w:val="2"/>
          </w:rPr>
          <w:delText>1845B</w:delText>
        </w:r>
        <w:r w:rsidR="0033544D" w:rsidRPr="00742779">
          <w:delText>Rachel</w:delText>
        </w:r>
      </w:del>
      <w:ins w:id="4258" w:author="Seth Oranburg" w:date="2026-03-07T09:50:00Z" w16du:dateUtc="2026-03-07T14:50:00Z">
        <w:r w:rsidR="0033544D" w:rsidRPr="00742779">
          <w:t>Rachel</w:t>
        </w:r>
      </w:ins>
      <w:r w:rsidR="0033544D" w:rsidRPr="00742779">
        <w:t xml:space="preserve"> was waiting in Zeeva</w:t>
      </w:r>
      <w:r w:rsidR="009F60D1" w:rsidRPr="00742779">
        <w:t>’</w:t>
      </w:r>
      <w:r w:rsidR="0033544D" w:rsidRPr="00742779">
        <w:t>s office when she returned from the banker meeting.</w:t>
      </w:r>
    </w:p>
    <w:p w14:paraId="37F9271F" w14:textId="77777777" w:rsidR="0033544D" w:rsidRPr="00742779" w:rsidRDefault="00742779" w:rsidP="000E54B1">
      <w:del w:id="4259" w:author="Seth Oranburg" w:date="2026-03-07T09:50:00Z" w16du:dateUtc="2026-03-07T14:50:00Z">
        <w:r w:rsidRPr="00742779">
          <w:rPr>
            <w:rFonts w:ascii="ZWAdobeF" w:hAnsi="ZWAdobeF" w:cs="ZWAdobeF"/>
            <w:sz w:val="2"/>
            <w:szCs w:val="2"/>
          </w:rPr>
          <w:delText>1846B</w:delText>
        </w:r>
      </w:del>
      <w:r w:rsidR="009F60D1" w:rsidRPr="00742779">
        <w:t>“</w:t>
      </w:r>
      <w:r w:rsidR="0033544D" w:rsidRPr="00742779">
        <w:t>What do we need to get right?</w:t>
      </w:r>
      <w:r w:rsidR="009F60D1" w:rsidRPr="00742779">
        <w:t>”</w:t>
      </w:r>
      <w:r w:rsidR="0033544D" w:rsidRPr="00742779">
        <w:t xml:space="preserve"> Zeeva asked.</w:t>
      </w:r>
    </w:p>
    <w:p w14:paraId="6C5E8FCC" w14:textId="77777777" w:rsidR="0033544D" w:rsidRPr="00742779" w:rsidRDefault="00742779" w:rsidP="000E54B1">
      <w:del w:id="4260" w:author="Seth Oranburg" w:date="2026-03-07T09:50:00Z" w16du:dateUtc="2026-03-07T14:50:00Z">
        <w:r w:rsidRPr="00742779">
          <w:rPr>
            <w:rFonts w:ascii="ZWAdobeF" w:hAnsi="ZWAdobeF" w:cs="ZWAdobeF"/>
            <w:sz w:val="2"/>
            <w:szCs w:val="2"/>
          </w:rPr>
          <w:delText>1847B</w:delText>
        </w:r>
        <w:r w:rsidR="0033544D" w:rsidRPr="00742779">
          <w:delText>Rachel</w:delText>
        </w:r>
      </w:del>
      <w:ins w:id="4261" w:author="Seth Oranburg" w:date="2026-03-07T09:50:00Z" w16du:dateUtc="2026-03-07T14:50:00Z">
        <w:r w:rsidR="0033544D" w:rsidRPr="00742779">
          <w:t>Rachel</w:t>
        </w:r>
      </w:ins>
      <w:r w:rsidR="0033544D" w:rsidRPr="00742779">
        <w:t xml:space="preserve"> leaned back in her chair. </w:t>
      </w:r>
      <w:r w:rsidR="009F60D1" w:rsidRPr="00742779">
        <w:t>“</w:t>
      </w:r>
      <w:r w:rsidR="0033544D" w:rsidRPr="00742779">
        <w:t>Everything. The regulatory gauntlet is real. The governance transformation is real. The execution risks are real. Every founder who rings the NASDAQ bell thinks they</w:t>
      </w:r>
      <w:r w:rsidR="009F60D1" w:rsidRPr="00742779">
        <w:t>’</w:t>
      </w:r>
      <w:r w:rsidR="0033544D" w:rsidRPr="00742779">
        <w:t>ve won. They haven</w:t>
      </w:r>
      <w:r w:rsidR="009F60D1" w:rsidRPr="00742779">
        <w:t>’</w:t>
      </w:r>
      <w:r w:rsidR="0033544D" w:rsidRPr="00742779">
        <w:t>t. They</w:t>
      </w:r>
      <w:r w:rsidR="009F60D1" w:rsidRPr="00742779">
        <w:t>’</w:t>
      </w:r>
      <w:r w:rsidR="0033544D" w:rsidRPr="00742779">
        <w:t>ve started a new game with different rules, different players, and different exposures they don</w:t>
      </w:r>
      <w:r w:rsidR="009F60D1" w:rsidRPr="00742779">
        <w:t>’</w:t>
      </w:r>
      <w:r w:rsidR="0033544D" w:rsidRPr="00742779">
        <w:t>t fully understand yet.</w:t>
      </w:r>
      <w:r w:rsidR="009F60D1" w:rsidRPr="00742779">
        <w:t>”</w:t>
      </w:r>
    </w:p>
    <w:p w14:paraId="02BF8684" w14:textId="77777777" w:rsidR="0033544D" w:rsidRPr="00742779" w:rsidRDefault="0033544D" w:rsidP="000E54B1">
      <w:pPr>
        <w:pStyle w:val="Heading2"/>
        <w:rPr>
          <w:rFonts w:eastAsia="Times New Roman"/>
        </w:rPr>
      </w:pPr>
      <w:r w:rsidRPr="00742779">
        <w:rPr>
          <w:rFonts w:eastAsia="Times New Roman"/>
        </w:rPr>
        <w:t>Inflection Point</w:t>
      </w:r>
    </w:p>
    <w:p w14:paraId="08981DBE" w14:textId="77777777" w:rsidR="0033544D" w:rsidRPr="00742779" w:rsidRDefault="00742779" w:rsidP="000E54B1">
      <w:pPr>
        <w:pPrChange w:id="4262" w:author="Seth Oranburg" w:date="2026-03-07T09:50:00Z" w16du:dateUtc="2026-03-07T14:50:00Z">
          <w:pPr>
            <w:pStyle w:val="NormalWeb"/>
          </w:pPr>
        </w:pPrChange>
      </w:pPr>
      <w:del w:id="4263" w:author="Seth Oranburg" w:date="2026-03-07T09:50:00Z" w16du:dateUtc="2026-03-07T14:50:00Z">
        <w:r w:rsidRPr="00742779">
          <w:rPr>
            <w:rFonts w:ascii="ZWAdobeF" w:hAnsi="ZWAdobeF" w:cs="ZWAdobeF"/>
            <w:sz w:val="2"/>
            <w:szCs w:val="2"/>
          </w:rPr>
          <w:delText>1848B</w:delText>
        </w:r>
        <w:r w:rsidR="0033544D" w:rsidRPr="00742779">
          <w:delText>The</w:delText>
        </w:r>
      </w:del>
      <w:ins w:id="4264" w:author="Seth Oranburg" w:date="2026-03-07T09:50:00Z" w16du:dateUtc="2026-03-07T14:50:00Z">
        <w:r w:rsidR="0033544D" w:rsidRPr="00742779">
          <w:t>The</w:t>
        </w:r>
      </w:ins>
      <w:r w:rsidR="0033544D" w:rsidRPr="00742779">
        <w:t xml:space="preserve"> decision to transform a privately held company into a publicly traded entity represents one of the most consequential strategic inflection points in corporate law.</w:t>
      </w:r>
      <w:r w:rsidR="0033544D">
        <w:fldChar w:fldCharType="begin"/>
      </w:r>
      <w:r w:rsidR="0033544D">
        <w:instrText>HYPERLINK \l "fn262-11647" \o "Jump to citation"</w:instrText>
      </w:r>
      <w:r w:rsidR="0033544D">
        <w:fldChar w:fldCharType="separate"/>
      </w:r>
      <w:r w:rsidR="0033544D" w:rsidRPr="00742779">
        <w:rPr>
          <w:rStyle w:val="Hyperlink"/>
          <w:color w:val="auto"/>
          <w:u w:val="none"/>
        </w:rPr>
        <w:t>[262</w:t>
      </w:r>
      <w:r w:rsidR="00FA601A" w:rsidRPr="00742779">
        <w:rPr>
          <w:rStyle w:val="Hyperlink"/>
          <w:color w:val="auto"/>
          <w:u w:val="none"/>
        </w:rPr>
        <w:t>]</w:t>
      </w:r>
      <w:r w:rsidR="0033544D">
        <w:fldChar w:fldCharType="end"/>
      </w:r>
      <w:r w:rsidR="0033544D" w:rsidRPr="00742779">
        <w:t xml:space="preserve"> An </w:t>
      </w:r>
      <w:r w:rsidR="0033544D" w:rsidRPr="00742779">
        <w:rPr>
          <w:rStyle w:val="Strong"/>
        </w:rPr>
        <w:t>initial public offering (IPO)</w:t>
      </w:r>
      <w:r w:rsidR="0033544D" w:rsidRPr="00742779">
        <w:t xml:space="preserve"> marks the transition from a governance structure characterized by concentrated ownership, informal relationships, and bilateral negotiation to one defined by dispersed shareholding, regulatory transparency, and continuous market discipline.</w:t>
      </w:r>
      <w:r w:rsidR="0033544D">
        <w:fldChar w:fldCharType="begin"/>
      </w:r>
      <w:r w:rsidR="0033544D">
        <w:instrText>HYPERLINK \l "fn263-11647" \o "Jump to citation"</w:instrText>
      </w:r>
      <w:r w:rsidR="0033544D">
        <w:fldChar w:fldCharType="separate"/>
      </w:r>
      <w:r w:rsidR="0033544D" w:rsidRPr="00742779">
        <w:rPr>
          <w:rStyle w:val="Hyperlink"/>
          <w:color w:val="auto"/>
          <w:u w:val="none"/>
        </w:rPr>
        <w:t>[263</w:t>
      </w:r>
      <w:r w:rsidR="00FA601A" w:rsidRPr="00742779">
        <w:rPr>
          <w:rStyle w:val="Hyperlink"/>
          <w:color w:val="auto"/>
          <w:u w:val="none"/>
        </w:rPr>
        <w:t>]</w:t>
      </w:r>
      <w:r w:rsidR="0033544D">
        <w:fldChar w:fldCharType="end"/>
      </w:r>
      <w:r w:rsidR="0033544D" w:rsidRPr="00742779">
        <w:t xml:space="preserve"> This transformation is governed by a comprehensive federal securities regime designed to correct information asymmetries, prevent fraud, and facilitate efficient capital formation.</w:t>
      </w:r>
    </w:p>
    <w:p w14:paraId="4EB9C6CF" w14:textId="77777777" w:rsidR="0033544D" w:rsidRPr="00742779" w:rsidRDefault="00742779" w:rsidP="000E54B1">
      <w:pPr>
        <w:pPrChange w:id="4265" w:author="Seth Oranburg" w:date="2026-03-07T09:50:00Z" w16du:dateUtc="2026-03-07T14:50:00Z">
          <w:pPr>
            <w:pStyle w:val="NormalWeb"/>
          </w:pPr>
        </w:pPrChange>
      </w:pPr>
      <w:del w:id="4266" w:author="Seth Oranburg" w:date="2026-03-07T09:50:00Z" w16du:dateUtc="2026-03-07T14:50:00Z">
        <w:r w:rsidRPr="00742779">
          <w:rPr>
            <w:rFonts w:ascii="ZWAdobeF" w:hAnsi="ZWAdobeF" w:cs="ZWAdobeF"/>
            <w:sz w:val="2"/>
            <w:szCs w:val="2"/>
          </w:rPr>
          <w:delText>1849B</w:delText>
        </w:r>
        <w:r w:rsidR="0033544D" w:rsidRPr="00742779">
          <w:delText>The</w:delText>
        </w:r>
      </w:del>
      <w:ins w:id="4267" w:author="Seth Oranburg" w:date="2026-03-07T09:50:00Z" w16du:dateUtc="2026-03-07T14:50:00Z">
        <w:r w:rsidR="0033544D" w:rsidRPr="00742779">
          <w:t>The</w:t>
        </w:r>
      </w:ins>
      <w:r w:rsidR="0033544D" w:rsidRPr="00742779">
        <w:t xml:space="preserve"> IPO market of 2025-2026 exists in a state of selective recovery following the structural corrections of the previous two years. Following the leadership transition at the Securities and Exchange Commission (SEC) in 2025, Chairman Paul Atkins has articulated a </w:t>
      </w:r>
      <w:r w:rsidR="009F60D1" w:rsidRPr="00742779">
        <w:t>“</w:t>
      </w:r>
      <w:r w:rsidR="0033544D" w:rsidRPr="00742779">
        <w:t>back to basics</w:t>
      </w:r>
      <w:r w:rsidR="009F60D1" w:rsidRPr="00742779">
        <w:t>”</w:t>
      </w:r>
      <w:r w:rsidR="0033544D" w:rsidRPr="00742779">
        <w:t xml:space="preserve"> regulatory philosophy emphasizing capital formation and fraud prevention while reducing prescriptive compliance burdens. His administration has expanded confidential </w:t>
      </w:r>
      <w:r w:rsidR="0033544D" w:rsidRPr="00742779">
        <w:lastRenderedPageBreak/>
        <w:t>filing accommodations to all issuers, regardless of size, and introduced streamlined disclosure requirements aimed at revitalizing the appeal of public company status.</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p>
    <w:p w14:paraId="480CDA4A" w14:textId="77777777" w:rsidR="0033544D" w:rsidRPr="00742779" w:rsidRDefault="00742779" w:rsidP="000E54B1">
      <w:pPr>
        <w:pPrChange w:id="4268" w:author="Seth Oranburg" w:date="2026-03-07T09:50:00Z" w16du:dateUtc="2026-03-07T14:50:00Z">
          <w:pPr>
            <w:pStyle w:val="NormalWeb"/>
          </w:pPr>
        </w:pPrChange>
      </w:pPr>
      <w:del w:id="4269" w:author="Seth Oranburg" w:date="2026-03-07T09:50:00Z" w16du:dateUtc="2026-03-07T14:50:00Z">
        <w:r w:rsidRPr="00742779">
          <w:rPr>
            <w:rFonts w:ascii="ZWAdobeF" w:hAnsi="ZWAdobeF" w:cs="ZWAdobeF"/>
            <w:sz w:val="2"/>
            <w:szCs w:val="2"/>
          </w:rPr>
          <w:delText>1850B</w:delText>
        </w:r>
        <w:r w:rsidR="0033544D" w:rsidRPr="00742779">
          <w:delText>Simultaneously</w:delText>
        </w:r>
      </w:del>
      <w:ins w:id="4270" w:author="Seth Oranburg" w:date="2026-03-07T09:50:00Z" w16du:dateUtc="2026-03-07T14:50:00Z">
        <w:r w:rsidR="0033544D" w:rsidRPr="00742779">
          <w:t>Simultaneously</w:t>
        </w:r>
      </w:ins>
      <w:r w:rsidR="0033544D" w:rsidRPr="00742779">
        <w:t xml:space="preserve">, the market has imposed its own discipline on corporate governance structures. While dual-class capital structures remain legally permissible for listings on the NASDAQ and New York Stock Exchange, institutional investors and index providers now exact a quantifiable </w:t>
      </w:r>
      <w:r w:rsidR="0033544D" w:rsidRPr="00742779">
        <w:rPr>
          <w:rStyle w:val="Strong"/>
        </w:rPr>
        <w:t>governance discount</w:t>
      </w:r>
      <w:r w:rsidR="0033544D" w:rsidRPr="00742779">
        <w:t>—typically 12-15% of valuation—on companies that grant founders perpetual voting control without time-based sunset provisions.</w:t>
      </w:r>
      <w:r w:rsidR="0033544D">
        <w:fldChar w:fldCharType="begin"/>
      </w:r>
      <w:r w:rsidR="0033544D">
        <w:instrText>HYPERLINK \l "fn265-11647" \o "Jump to citation"</w:instrText>
      </w:r>
      <w:r w:rsidR="0033544D">
        <w:fldChar w:fldCharType="separate"/>
      </w:r>
      <w:r w:rsidR="0033544D" w:rsidRPr="00742779">
        <w:rPr>
          <w:rStyle w:val="Hyperlink"/>
          <w:color w:val="auto"/>
          <w:u w:val="none"/>
        </w:rPr>
        <w:t>[265</w:t>
      </w:r>
      <w:r w:rsidR="00FA601A" w:rsidRPr="00742779">
        <w:rPr>
          <w:rStyle w:val="Hyperlink"/>
          <w:color w:val="auto"/>
          <w:u w:val="none"/>
        </w:rPr>
        <w:t>]</w:t>
      </w:r>
      <w:r w:rsidR="0033544D">
        <w:fldChar w:fldCharType="end"/>
      </w:r>
      <w:r w:rsidR="0033544D" w:rsidRPr="00742779">
        <w:t xml:space="preserve"> This pricing mechanism represents a market-driven solution to the agency costs that arise when economic ownership diverges from voting power.</w:t>
      </w:r>
    </w:p>
    <w:p w14:paraId="301F3767" w14:textId="77777777" w:rsidR="0033544D" w:rsidRPr="00742779" w:rsidRDefault="00742779" w:rsidP="000E54B1">
      <w:pPr>
        <w:pPrChange w:id="4271" w:author="Seth Oranburg" w:date="2026-03-07T09:50:00Z" w16du:dateUtc="2026-03-07T14:50:00Z">
          <w:pPr>
            <w:pStyle w:val="NormalWeb"/>
          </w:pPr>
        </w:pPrChange>
      </w:pPr>
      <w:del w:id="4272" w:author="Seth Oranburg" w:date="2026-03-07T09:50:00Z" w16du:dateUtc="2026-03-07T14:50:00Z">
        <w:r w:rsidRPr="00742779">
          <w:rPr>
            <w:rFonts w:ascii="ZWAdobeF" w:hAnsi="ZWAdobeF" w:cs="ZWAdobeF"/>
            <w:sz w:val="2"/>
            <w:szCs w:val="2"/>
          </w:rPr>
          <w:delText>1851B</w:delText>
        </w:r>
        <w:r w:rsidR="0033544D" w:rsidRPr="00742779">
          <w:delText>This</w:delText>
        </w:r>
      </w:del>
      <w:ins w:id="4273" w:author="Seth Oranburg" w:date="2026-03-07T09:50:00Z" w16du:dateUtc="2026-03-07T14:50:00Z">
        <w:r w:rsidR="0033544D" w:rsidRPr="00742779">
          <w:t>This</w:t>
        </w:r>
      </w:ins>
      <w:r w:rsidR="0033544D" w:rsidRPr="00742779">
        <w:t xml:space="preserve"> chapter examines the end-to-end process, legal framework, and strategic considerations for taking a mid-cap technology company public in 2026. We analyze three interconnected domains: the mechanics of the IPO registration and marketing process under the Securities Act of 1933</w:t>
      </w:r>
      <w:r w:rsidR="0033544D">
        <w:fldChar w:fldCharType="begin"/>
      </w:r>
      <w:r w:rsidR="0033544D">
        <w:instrText>HYPERLINK \l "fn262-11647" \o "Jump to citation"</w:instrText>
      </w:r>
      <w:r w:rsidR="0033544D">
        <w:fldChar w:fldCharType="separate"/>
      </w:r>
      <w:r w:rsidR="0033544D" w:rsidRPr="00742779">
        <w:rPr>
          <w:rStyle w:val="Hyperlink"/>
          <w:color w:val="auto"/>
          <w:u w:val="none"/>
        </w:rPr>
        <w:t>[262</w:t>
      </w:r>
      <w:r w:rsidR="00FA601A" w:rsidRPr="00742779">
        <w:rPr>
          <w:rStyle w:val="Hyperlink"/>
          <w:color w:val="auto"/>
          <w:u w:val="none"/>
        </w:rPr>
        <w:t>]</w:t>
      </w:r>
      <w:r w:rsidR="0033544D">
        <w:fldChar w:fldCharType="end"/>
      </w:r>
      <w:r w:rsidR="0033544D" w:rsidRPr="00742779">
        <w:t xml:space="preserve">; the prohibition against </w:t>
      </w:r>
      <w:r w:rsidR="009F60D1" w:rsidRPr="00742779">
        <w:t>“</w:t>
      </w:r>
      <w:r w:rsidR="0033544D" w:rsidRPr="00742779">
        <w:t>gun-jumping</w:t>
      </w:r>
      <w:r w:rsidR="009F60D1" w:rsidRPr="00742779">
        <w:t>”</w:t>
      </w:r>
      <w:r w:rsidR="0033544D" w:rsidRPr="00742779">
        <w:t xml:space="preserve"> and its application to founder-led media strategies</w:t>
      </w:r>
      <w:r w:rsidR="0033544D">
        <w:fldChar w:fldCharType="begin"/>
      </w:r>
      <w:r w:rsidR="0033544D">
        <w:instrText>HYPERLINK \l "fn266-11647" \o "Jump to citation"</w:instrText>
      </w:r>
      <w:r w:rsidR="0033544D">
        <w:fldChar w:fldCharType="separate"/>
      </w:r>
      <w:r w:rsidR="0033544D" w:rsidRPr="00742779">
        <w:rPr>
          <w:rStyle w:val="Hyperlink"/>
          <w:color w:val="auto"/>
          <w:u w:val="none"/>
        </w:rPr>
        <w:t>[266</w:t>
      </w:r>
      <w:r w:rsidR="00FA601A" w:rsidRPr="00742779">
        <w:rPr>
          <w:rStyle w:val="Hyperlink"/>
          <w:color w:val="auto"/>
          <w:u w:val="none"/>
        </w:rPr>
        <w:t>]</w:t>
      </w:r>
      <w:r w:rsidR="0033544D">
        <w:fldChar w:fldCharType="end"/>
      </w:r>
      <w:r w:rsidR="0033544D" w:rsidRPr="00742779">
        <w:t>; and the valuation consequences and governance expectations for dual-class stock structures.</w:t>
      </w:r>
      <w:r w:rsidR="0033544D">
        <w:fldChar w:fldCharType="begin"/>
      </w:r>
      <w:r w:rsidR="0033544D">
        <w:instrText>HYPERLINK \l "fn267-11647" \o "Jump to citation"</w:instrText>
      </w:r>
      <w:r w:rsidR="0033544D">
        <w:fldChar w:fldCharType="separate"/>
      </w:r>
      <w:r w:rsidR="0033544D" w:rsidRPr="00742779">
        <w:rPr>
          <w:rStyle w:val="Hyperlink"/>
          <w:color w:val="auto"/>
          <w:u w:val="none"/>
        </w:rPr>
        <w:t>[267</w:t>
      </w:r>
      <w:r w:rsidR="00FA601A" w:rsidRPr="00742779">
        <w:rPr>
          <w:rStyle w:val="Hyperlink"/>
          <w:color w:val="auto"/>
          <w:u w:val="none"/>
        </w:rPr>
        <w:t>]</w:t>
      </w:r>
      <w:r w:rsidR="0033544D">
        <w:fldChar w:fldCharType="end"/>
      </w:r>
    </w:p>
    <w:p w14:paraId="389D4130" w14:textId="77777777" w:rsidR="0033544D" w:rsidRPr="00742779" w:rsidRDefault="0033544D" w:rsidP="000E54B1">
      <w:pPr>
        <w:pStyle w:val="Heading2"/>
        <w:rPr>
          <w:rFonts w:eastAsia="Times New Roman"/>
        </w:rPr>
      </w:pPr>
      <w:r w:rsidRPr="00742779">
        <w:rPr>
          <w:rFonts w:eastAsia="Times New Roman"/>
        </w:rPr>
        <w:t>The Strategic Rationale for Going Public</w:t>
      </w:r>
    </w:p>
    <w:p w14:paraId="03DA8EF4" w14:textId="77777777" w:rsidR="0033544D" w:rsidRPr="00742779" w:rsidRDefault="00742779" w:rsidP="000E54B1">
      <w:del w:id="4274" w:author="Seth Oranburg" w:date="2026-03-07T09:50:00Z" w16du:dateUtc="2026-03-07T14:50:00Z">
        <w:r w:rsidRPr="00742779">
          <w:rPr>
            <w:rFonts w:ascii="ZWAdobeF" w:hAnsi="ZWAdobeF" w:cs="ZWAdobeF"/>
            <w:sz w:val="2"/>
            <w:szCs w:val="2"/>
          </w:rPr>
          <w:delText>1852B</w:delText>
        </w:r>
        <w:r w:rsidR="0033544D" w:rsidRPr="00742779">
          <w:delText>A</w:delText>
        </w:r>
      </w:del>
      <w:ins w:id="4275" w:author="Seth Oranburg" w:date="2026-03-07T09:50:00Z" w16du:dateUtc="2026-03-07T14:50:00Z">
        <w:r w:rsidR="0033544D" w:rsidRPr="00742779">
          <w:t>A</w:t>
        </w:r>
      </w:ins>
      <w:r w:rsidR="0033544D" w:rsidRPr="00742779">
        <w:t xml:space="preserve"> company pursues an IPO to accomplish several objectives. First, it provides </w:t>
      </w:r>
      <w:r w:rsidR="0033544D" w:rsidRPr="00742779">
        <w:rPr>
          <w:rStyle w:val="Strong"/>
        </w:rPr>
        <w:t>liquidity</w:t>
      </w:r>
      <w:r w:rsidR="0033544D" w:rsidRPr="00742779">
        <w:t xml:space="preserve"> to founders, early employees, and venture capital investors who hold equity that cannot be easily sold while the company remains private. Second, it creates a </w:t>
      </w:r>
      <w:r w:rsidR="0033544D" w:rsidRPr="00742779">
        <w:rPr>
          <w:rStyle w:val="Strong"/>
        </w:rPr>
        <w:t>currency</w:t>
      </w:r>
      <w:r w:rsidR="0033544D" w:rsidRPr="00742779">
        <w:t xml:space="preserve"> for acquisitions, employee compensation, and strategic transactions. Third, it establishes a </w:t>
      </w:r>
      <w:r w:rsidR="0033544D" w:rsidRPr="00742779">
        <w:rPr>
          <w:rStyle w:val="Strong"/>
        </w:rPr>
        <w:t>public valuation</w:t>
      </w:r>
      <w:r w:rsidR="0033544D" w:rsidRPr="00742779">
        <w:t xml:space="preserve"> that serves as a benchmark for future capital raises and corporate transactions.</w:t>
      </w:r>
    </w:p>
    <w:p w14:paraId="72AAE92D" w14:textId="77777777" w:rsidR="0033544D" w:rsidRPr="00742779" w:rsidRDefault="00742779" w:rsidP="000E54B1">
      <w:pPr>
        <w:pPrChange w:id="4276" w:author="Seth Oranburg" w:date="2026-03-07T09:50:00Z" w16du:dateUtc="2026-03-07T14:50:00Z">
          <w:pPr>
            <w:pStyle w:val="NormalWeb"/>
          </w:pPr>
        </w:pPrChange>
      </w:pPr>
      <w:del w:id="4277" w:author="Seth Oranburg" w:date="2026-03-07T09:50:00Z" w16du:dateUtc="2026-03-07T14:50:00Z">
        <w:r w:rsidRPr="00742779">
          <w:rPr>
            <w:rFonts w:ascii="ZWAdobeF" w:hAnsi="ZWAdobeF" w:cs="ZWAdobeF"/>
            <w:sz w:val="2"/>
            <w:szCs w:val="2"/>
          </w:rPr>
          <w:delText>1853B</w:delText>
        </w:r>
        <w:r w:rsidR="0033544D" w:rsidRPr="00742779">
          <w:delText>However</w:delText>
        </w:r>
      </w:del>
      <w:ins w:id="4278" w:author="Seth Oranburg" w:date="2026-03-07T09:50:00Z" w16du:dateUtc="2026-03-07T14:50:00Z">
        <w:r w:rsidR="0033544D" w:rsidRPr="00742779">
          <w:t>However</w:t>
        </w:r>
      </w:ins>
      <w:r w:rsidR="0033544D" w:rsidRPr="00742779">
        <w:t>, going public imposes significant costs. The company must comply with the periodic reporting requirements of Section 13 of the Securities Exchange Act of 1934, filing quarterly reports on Form 10-Q and annual reports on Form 10-K.</w:t>
      </w:r>
      <w:r w:rsidR="0033544D">
        <w:fldChar w:fldCharType="begin"/>
      </w:r>
      <w:r w:rsidR="0033544D">
        <w:instrText>HYPERLINK \l "fn268-11647" \o "Jump to citation"</w:instrText>
      </w:r>
      <w:r w:rsidR="0033544D">
        <w:fldChar w:fldCharType="separate"/>
      </w:r>
      <w:r w:rsidR="0033544D" w:rsidRPr="00742779">
        <w:rPr>
          <w:rStyle w:val="Hyperlink"/>
          <w:color w:val="auto"/>
          <w:u w:val="none"/>
        </w:rPr>
        <w:t>[268</w:t>
      </w:r>
      <w:r w:rsidR="00FA601A" w:rsidRPr="00742779">
        <w:rPr>
          <w:rStyle w:val="Hyperlink"/>
          <w:color w:val="auto"/>
          <w:u w:val="none"/>
        </w:rPr>
        <w:t>]</w:t>
      </w:r>
      <w:r w:rsidR="0033544D">
        <w:fldChar w:fldCharType="end"/>
      </w:r>
      <w:r w:rsidR="0033544D" w:rsidRPr="00742779">
        <w:t xml:space="preserve"> These filings require audited financial statements, management</w:t>
      </w:r>
      <w:r w:rsidR="009F60D1" w:rsidRPr="00742779">
        <w:t>’</w:t>
      </w:r>
      <w:r w:rsidR="0033544D" w:rsidRPr="00742779">
        <w:t>s discussion and analysis (MD&amp;A), and detailed risk factor disclosure. The company becomes subject to the short-swing profit rules of Section 16(b), which require officers, directors, and 10% shareholders to disgorge profits from any purchase and sale (or sale and purchase) within a six-month period.</w:t>
      </w:r>
      <w:r w:rsidR="0033544D">
        <w:fldChar w:fldCharType="begin"/>
      </w:r>
      <w:r w:rsidR="0033544D">
        <w:instrText>HYPERLINK \l "fn269-11647" \o "Jump to citation"</w:instrText>
      </w:r>
      <w:r w:rsidR="0033544D">
        <w:fldChar w:fldCharType="separate"/>
      </w:r>
      <w:r w:rsidR="0033544D" w:rsidRPr="00742779">
        <w:rPr>
          <w:rStyle w:val="Hyperlink"/>
          <w:color w:val="auto"/>
          <w:u w:val="none"/>
        </w:rPr>
        <w:t>[269</w:t>
      </w:r>
      <w:r w:rsidR="00FA601A" w:rsidRPr="00742779">
        <w:rPr>
          <w:rStyle w:val="Hyperlink"/>
          <w:color w:val="auto"/>
          <w:u w:val="none"/>
        </w:rPr>
        <w:t>]</w:t>
      </w:r>
      <w:r w:rsidR="0033544D">
        <w:fldChar w:fldCharType="end"/>
      </w:r>
    </w:p>
    <w:p w14:paraId="21C04894" w14:textId="77777777" w:rsidR="0033544D" w:rsidRPr="00742779" w:rsidRDefault="00742779" w:rsidP="000E54B1">
      <w:pPr>
        <w:pPrChange w:id="4279" w:author="Seth Oranburg" w:date="2026-03-07T09:50:00Z" w16du:dateUtc="2026-03-07T14:50:00Z">
          <w:pPr>
            <w:pStyle w:val="NormalWeb"/>
          </w:pPr>
        </w:pPrChange>
      </w:pPr>
      <w:del w:id="4280" w:author="Seth Oranburg" w:date="2026-03-07T09:50:00Z" w16du:dateUtc="2026-03-07T14:50:00Z">
        <w:r w:rsidRPr="00742779">
          <w:rPr>
            <w:rFonts w:ascii="ZWAdobeF" w:hAnsi="ZWAdobeF" w:cs="ZWAdobeF"/>
            <w:sz w:val="2"/>
            <w:szCs w:val="2"/>
          </w:rPr>
          <w:lastRenderedPageBreak/>
          <w:delText>1854B</w:delText>
        </w:r>
        <w:r w:rsidR="0033544D" w:rsidRPr="00742779">
          <w:delText>The</w:delText>
        </w:r>
      </w:del>
      <w:ins w:id="4281" w:author="Seth Oranburg" w:date="2026-03-07T09:50:00Z" w16du:dateUtc="2026-03-07T14:50:00Z">
        <w:r w:rsidR="0033544D" w:rsidRPr="00742779">
          <w:t>The</w:t>
        </w:r>
      </w:ins>
      <w:r w:rsidR="0033544D" w:rsidRPr="00742779">
        <w:t xml:space="preserve"> IPO itself is expensive. Underwriters typically charge a </w:t>
      </w:r>
      <w:r w:rsidR="0033544D" w:rsidRPr="00742779">
        <w:rPr>
          <w:rStyle w:val="Strong"/>
        </w:rPr>
        <w:t>gross spread</w:t>
      </w:r>
      <w:r w:rsidR="0033544D" w:rsidRPr="00742779">
        <w:t xml:space="preserve"> of exactly 7% for offerings with proceeds between $30 million and $200 million—a phenomenon known as the </w:t>
      </w:r>
      <w:r w:rsidR="009F60D1" w:rsidRPr="00742779">
        <w:t>“</w:t>
      </w:r>
      <w:r w:rsidR="0033544D" w:rsidRPr="00742779">
        <w:t>Seven Percent Solution.</w:t>
      </w:r>
      <w:r w:rsidR="009F60D1" w:rsidRPr="00742779">
        <w:t>”</w:t>
      </w:r>
      <w:r w:rsidR="0033544D" w:rsidRPr="00742779">
        <w:t xml:space="preserve"> In empirical data updated through 2025, 93.3% of mid-market IPOs pay this precise percentage, suggesting a lack of price competition among investment banks that instead compete on service quality, research coverage, and distribution capabilities.</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p>
    <w:p w14:paraId="68AD1886" w14:textId="77777777" w:rsidR="0033544D" w:rsidRPr="00742779" w:rsidRDefault="00742779" w:rsidP="000E54B1">
      <w:pPr>
        <w:pPrChange w:id="4282" w:author="Seth Oranburg" w:date="2026-03-07T09:50:00Z" w16du:dateUtc="2026-03-07T14:50:00Z">
          <w:pPr>
            <w:pStyle w:val="NormalWeb"/>
          </w:pPr>
        </w:pPrChange>
      </w:pPr>
      <w:del w:id="4283" w:author="Seth Oranburg" w:date="2026-03-07T09:50:00Z" w16du:dateUtc="2026-03-07T14:50:00Z">
        <w:r w:rsidRPr="00742779">
          <w:rPr>
            <w:rFonts w:ascii="ZWAdobeF" w:hAnsi="ZWAdobeF" w:cs="ZWAdobeF"/>
            <w:sz w:val="2"/>
            <w:szCs w:val="2"/>
          </w:rPr>
          <w:delText>1855B</w:delText>
        </w:r>
        <w:r w:rsidR="0033544D" w:rsidRPr="00742779">
          <w:delText>Beyond</w:delText>
        </w:r>
      </w:del>
      <w:ins w:id="4284" w:author="Seth Oranburg" w:date="2026-03-07T09:50:00Z" w16du:dateUtc="2026-03-07T14:50:00Z">
        <w:r w:rsidR="0033544D" w:rsidRPr="00742779">
          <w:t>Beyond</w:t>
        </w:r>
      </w:ins>
      <w:r w:rsidR="0033544D" w:rsidRPr="00742779">
        <w:t xml:space="preserve"> the underwriting spread, the company incurs substantial legal, accounting, and printing expenses. More importantly, management must dedicate significant time to the process—often 18 to 24 months of preparation followed by an intensive 18 to 22 week execution period culminating in the roadshow and pricing.</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p>
    <w:p w14:paraId="5392C6D0" w14:textId="77777777" w:rsidR="0033544D" w:rsidRPr="00742779" w:rsidRDefault="0033544D" w:rsidP="000E54B1">
      <w:pPr>
        <w:pStyle w:val="Heading2"/>
        <w:rPr>
          <w:rFonts w:eastAsia="Times New Roman"/>
        </w:rPr>
      </w:pPr>
      <w:r w:rsidRPr="00742779">
        <w:rPr>
          <w:rFonts w:eastAsia="Times New Roman"/>
        </w:rPr>
        <w:t>Pre-IPO Preparation: The Institutional Runway</w:t>
      </w:r>
    </w:p>
    <w:p w14:paraId="40E1F640" w14:textId="77777777" w:rsidR="0033544D" w:rsidRPr="00742779" w:rsidRDefault="00742779" w:rsidP="000E54B1">
      <w:del w:id="4285" w:author="Seth Oranburg" w:date="2026-03-07T09:50:00Z" w16du:dateUtc="2026-03-07T14:50:00Z">
        <w:r w:rsidRPr="00742779">
          <w:rPr>
            <w:rFonts w:ascii="ZWAdobeF" w:hAnsi="ZWAdobeF" w:cs="ZWAdobeF"/>
            <w:sz w:val="2"/>
            <w:szCs w:val="2"/>
          </w:rPr>
          <w:delText>1856B</w:delText>
        </w:r>
        <w:r w:rsidR="0033544D" w:rsidRPr="00742779">
          <w:delText>For</w:delText>
        </w:r>
      </w:del>
      <w:ins w:id="4286" w:author="Seth Oranburg" w:date="2026-03-07T09:50:00Z" w16du:dateUtc="2026-03-07T14:50:00Z">
        <w:r w:rsidR="0033544D" w:rsidRPr="00742779">
          <w:t>For</w:t>
        </w:r>
      </w:ins>
      <w:r w:rsidR="0033544D" w:rsidRPr="00742779">
        <w:t xml:space="preserve"> a mid-cap technology firm (typically valued between $500 million and $5 billion), preparation begins 12 to 18 months before the planned filing date. This phase addresses what scholars identify as the </w:t>
      </w:r>
      <w:r w:rsidR="009F60D1" w:rsidRPr="00742779">
        <w:t>“</w:t>
      </w:r>
      <w:r w:rsidR="0033544D" w:rsidRPr="00742779">
        <w:t>internal governance problem</w:t>
      </w:r>
      <w:r w:rsidR="009F60D1" w:rsidRPr="00742779">
        <w:t>”</w:t>
      </w:r>
      <w:r w:rsidR="0033544D" w:rsidRPr="00742779">
        <w:t>—the friction that arises when a private firm governed by informal founder-led agreements must adopt the rigorous, rule-bound structures of a public entity.</w:t>
      </w:r>
    </w:p>
    <w:p w14:paraId="37B0C32D" w14:textId="77777777" w:rsidR="0033544D" w:rsidRPr="00742779" w:rsidRDefault="0033544D" w:rsidP="000E54B1">
      <w:pPr>
        <w:pStyle w:val="Heading3"/>
        <w:rPr>
          <w:rFonts w:eastAsia="Times New Roman"/>
        </w:rPr>
      </w:pPr>
      <w:r w:rsidRPr="00742779">
        <w:rPr>
          <w:rFonts w:eastAsia="Times New Roman"/>
        </w:rPr>
        <w:t>Financial Integrity and Audit Readiness</w:t>
      </w:r>
    </w:p>
    <w:p w14:paraId="133C6B98" w14:textId="77777777" w:rsidR="0033544D" w:rsidRPr="00742779" w:rsidRDefault="00742779" w:rsidP="000E54B1">
      <w:del w:id="4287" w:author="Seth Oranburg" w:date="2026-03-07T09:50:00Z" w16du:dateUtc="2026-03-07T14:50:00Z">
        <w:r w:rsidRPr="00742779">
          <w:rPr>
            <w:rFonts w:ascii="ZWAdobeF" w:hAnsi="ZWAdobeF" w:cs="ZWAdobeF"/>
            <w:sz w:val="2"/>
            <w:szCs w:val="2"/>
          </w:rPr>
          <w:delText>1857B</w:delText>
        </w:r>
        <w:r w:rsidR="0033544D" w:rsidRPr="00742779">
          <w:delText>The</w:delText>
        </w:r>
      </w:del>
      <w:ins w:id="4288" w:author="Seth Oranburg" w:date="2026-03-07T09:50:00Z" w16du:dateUtc="2026-03-07T14:50:00Z">
        <w:r w:rsidR="0033544D" w:rsidRPr="00742779">
          <w:t>The</w:t>
        </w:r>
      </w:ins>
      <w:r w:rsidR="0033544D" w:rsidRPr="00742779">
        <w:t xml:space="preserve"> company must implement robust financial reporting systems capable of delivering quarterly and annual results with public-company precision. This includes obtaining </w:t>
      </w:r>
      <w:r w:rsidR="0033544D" w:rsidRPr="00742779">
        <w:rPr>
          <w:rStyle w:val="Strong"/>
        </w:rPr>
        <w:t>clean audit opinions</w:t>
      </w:r>
      <w:r w:rsidR="0033544D" w:rsidRPr="00742779">
        <w:t xml:space="preserve"> for at least two fiscal years of historical financial statements (three years for most companies), implementing </w:t>
      </w:r>
      <w:r w:rsidR="0033544D" w:rsidRPr="00742779">
        <w:rPr>
          <w:rStyle w:val="Strong"/>
        </w:rPr>
        <w:t>internal controls</w:t>
      </w:r>
      <w:r w:rsidR="0033544D" w:rsidRPr="00742779">
        <w:t xml:space="preserve"> over financial reporting sufficient to support management</w:t>
      </w:r>
      <w:r w:rsidR="009F60D1" w:rsidRPr="00742779">
        <w:t>’</w:t>
      </w:r>
      <w:r w:rsidR="0033544D" w:rsidRPr="00742779">
        <w:t xml:space="preserve">s certifications under the Sarbanes-Oxley Act, developing sophisticated </w:t>
      </w:r>
      <w:r w:rsidR="0033544D" w:rsidRPr="00742779">
        <w:rPr>
          <w:rStyle w:val="Strong"/>
        </w:rPr>
        <w:t>forecasting capabilities</w:t>
      </w:r>
      <w:r w:rsidR="0033544D" w:rsidRPr="00742779">
        <w:t xml:space="preserve"> and variance analysis to support MD&amp;A disclosure, and establishing </w:t>
      </w:r>
      <w:r w:rsidR="0033544D" w:rsidRPr="00742779">
        <w:rPr>
          <w:rStyle w:val="Strong"/>
        </w:rPr>
        <w:t>revenue recognition policies</w:t>
      </w:r>
      <w:r w:rsidR="0033544D" w:rsidRPr="00742779">
        <w:t xml:space="preserve"> that comply with current accounting standards and can withstand SEC scrutiny.</w:t>
      </w:r>
    </w:p>
    <w:p w14:paraId="0FF85C52" w14:textId="77777777" w:rsidR="0033544D" w:rsidRPr="00742779" w:rsidRDefault="00742779" w:rsidP="000E54B1">
      <w:pPr>
        <w:pPrChange w:id="4289" w:author="Seth Oranburg" w:date="2026-03-07T09:50:00Z" w16du:dateUtc="2026-03-07T14:50:00Z">
          <w:pPr>
            <w:pStyle w:val="NormalWeb"/>
          </w:pPr>
        </w:pPrChange>
      </w:pPr>
      <w:del w:id="4290" w:author="Seth Oranburg" w:date="2026-03-07T09:50:00Z" w16du:dateUtc="2026-03-07T14:50:00Z">
        <w:r w:rsidRPr="00742779">
          <w:rPr>
            <w:rFonts w:ascii="ZWAdobeF" w:hAnsi="ZWAdobeF" w:cs="ZWAdobeF"/>
            <w:sz w:val="2"/>
            <w:szCs w:val="2"/>
          </w:rPr>
          <w:delText>1858B</w:delText>
        </w:r>
        <w:r w:rsidR="0033544D" w:rsidRPr="00742779">
          <w:delText>In</w:delText>
        </w:r>
      </w:del>
      <w:ins w:id="4291" w:author="Seth Oranburg" w:date="2026-03-07T09:50:00Z" w16du:dateUtc="2026-03-07T14:50:00Z">
        <w:r w:rsidR="0033544D" w:rsidRPr="00742779">
          <w:t>In</w:t>
        </w:r>
      </w:ins>
      <w:r w:rsidR="0033544D" w:rsidRPr="00742779">
        <w:t xml:space="preserve"> 2026, the SEC has heightened scrutiny of </w:t>
      </w:r>
      <w:r w:rsidR="009F60D1" w:rsidRPr="00742779">
        <w:t>“</w:t>
      </w:r>
      <w:r w:rsidR="0033544D" w:rsidRPr="00742779">
        <w:t>AI washing</w:t>
      </w:r>
      <w:r w:rsidR="009F60D1" w:rsidRPr="00742779">
        <w:t>”</w:t>
      </w:r>
      <w:r w:rsidR="0033544D" w:rsidRPr="00742779">
        <w:t>—exaggerated or unsubstantiated claims about artificial intelligence capabilities.</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r w:rsidR="0033544D" w:rsidRPr="00742779">
        <w:t xml:space="preserve"> Technology companies must ground their narratives in verifiable operational data, ensuring that customer traction metrics, model performance claims, and total </w:t>
      </w:r>
      <w:r w:rsidR="0033544D" w:rsidRPr="00742779">
        <w:lastRenderedPageBreak/>
        <w:t>addressable market (TAM) projections can be defended under the strict liability regime of Section 11.</w:t>
      </w:r>
      <w:r w:rsidR="0033544D">
        <w:fldChar w:fldCharType="begin"/>
      </w:r>
      <w:r w:rsidR="0033544D">
        <w:instrText>HYPERLINK \l "fn271-11647" \o "Jump to citation"</w:instrText>
      </w:r>
      <w:r w:rsidR="0033544D">
        <w:fldChar w:fldCharType="separate"/>
      </w:r>
      <w:r w:rsidR="0033544D" w:rsidRPr="00742779">
        <w:rPr>
          <w:rStyle w:val="Hyperlink"/>
          <w:color w:val="auto"/>
          <w:u w:val="none"/>
        </w:rPr>
        <w:t>[271</w:t>
      </w:r>
      <w:r w:rsidR="00FA601A" w:rsidRPr="00742779">
        <w:rPr>
          <w:rStyle w:val="Hyperlink"/>
          <w:color w:val="auto"/>
          <w:u w:val="none"/>
        </w:rPr>
        <w:t>]</w:t>
      </w:r>
      <w:r w:rsidR="0033544D">
        <w:fldChar w:fldCharType="end"/>
      </w:r>
    </w:p>
    <w:p w14:paraId="45FA6ECF" w14:textId="77777777" w:rsidR="0033544D" w:rsidRPr="00742779" w:rsidRDefault="0033544D" w:rsidP="000E54B1">
      <w:pPr>
        <w:pStyle w:val="Heading3"/>
        <w:rPr>
          <w:rFonts w:eastAsia="Times New Roman"/>
        </w:rPr>
      </w:pPr>
      <w:r w:rsidRPr="00742779">
        <w:rPr>
          <w:rFonts w:eastAsia="Times New Roman"/>
        </w:rPr>
        <w:t>Board Governance and Director Independence</w:t>
      </w:r>
    </w:p>
    <w:p w14:paraId="3379DDCE" w14:textId="77777777" w:rsidR="0033544D" w:rsidRPr="00742779" w:rsidRDefault="00742779" w:rsidP="000E54B1">
      <w:pPr>
        <w:pPrChange w:id="4292" w:author="Seth Oranburg" w:date="2026-03-07T09:50:00Z" w16du:dateUtc="2026-03-07T14:50:00Z">
          <w:pPr>
            <w:pStyle w:val="NormalWeb"/>
          </w:pPr>
        </w:pPrChange>
      </w:pPr>
      <w:del w:id="4293" w:author="Seth Oranburg" w:date="2026-03-07T09:50:00Z" w16du:dateUtc="2026-03-07T14:50:00Z">
        <w:r w:rsidRPr="00742779">
          <w:rPr>
            <w:rFonts w:ascii="ZWAdobeF" w:hAnsi="ZWAdobeF" w:cs="ZWAdobeF"/>
            <w:sz w:val="2"/>
            <w:szCs w:val="2"/>
          </w:rPr>
          <w:delText>1859B</w:delText>
        </w:r>
        <w:r w:rsidR="0033544D" w:rsidRPr="00742779">
          <w:delText>The</w:delText>
        </w:r>
      </w:del>
      <w:ins w:id="4294" w:author="Seth Oranburg" w:date="2026-03-07T09:50:00Z" w16du:dateUtc="2026-03-07T14:50:00Z">
        <w:r w:rsidR="0033544D" w:rsidRPr="00742779">
          <w:t>The</w:t>
        </w:r>
      </w:ins>
      <w:r w:rsidR="0033544D" w:rsidRPr="00742779">
        <w:t xml:space="preserve"> transition requires a complete overhaul of the board of directors. Both NASDAQ and the NYSE require listed companies to maintain a majority of </w:t>
      </w:r>
      <w:r w:rsidR="0033544D" w:rsidRPr="00742779">
        <w:rPr>
          <w:rStyle w:val="Strong"/>
        </w:rPr>
        <w:t>independent directors</w:t>
      </w:r>
      <w:r w:rsidR="0033544D" w:rsidRPr="00742779">
        <w:t>—meaning individuals with no material relationship to the company or management.</w:t>
      </w:r>
      <w:r w:rsidR="0033544D">
        <w:fldChar w:fldCharType="begin"/>
      </w:r>
      <w:r w:rsidR="0033544D">
        <w:instrText>HYPERLINK \l "fn272-11647" \o "Jump to citation"</w:instrText>
      </w:r>
      <w:r w:rsidR="0033544D">
        <w:fldChar w:fldCharType="separate"/>
      </w:r>
      <w:r w:rsidR="0033544D" w:rsidRPr="00742779">
        <w:rPr>
          <w:rStyle w:val="Hyperlink"/>
          <w:color w:val="auto"/>
          <w:u w:val="none"/>
        </w:rPr>
        <w:t>[272</w:t>
      </w:r>
      <w:r w:rsidR="00FA601A" w:rsidRPr="00742779">
        <w:rPr>
          <w:rStyle w:val="Hyperlink"/>
          <w:color w:val="auto"/>
          <w:u w:val="none"/>
        </w:rPr>
        <w:t>]</w:t>
      </w:r>
      <w:r w:rsidR="0033544D">
        <w:fldChar w:fldCharType="end"/>
      </w:r>
      <w:r w:rsidR="0033544D" w:rsidRPr="00742779">
        <w:t xml:space="preserve"> The board must establish three standing committees: an </w:t>
      </w:r>
      <w:r w:rsidR="0033544D" w:rsidRPr="00742779">
        <w:rPr>
          <w:rStyle w:val="Strong"/>
        </w:rPr>
        <w:t>Audit Committee</w:t>
      </w:r>
      <w:r w:rsidR="0033544D" w:rsidRPr="00742779">
        <w:t xml:space="preserve"> composed entirely of independent directors with at least one </w:t>
      </w:r>
      <w:r w:rsidR="009F60D1" w:rsidRPr="00742779">
        <w:t>“</w:t>
      </w:r>
      <w:r w:rsidR="0033544D" w:rsidRPr="00742779">
        <w:t>audit committee financial expert,</w:t>
      </w:r>
      <w:r w:rsidR="009F60D1" w:rsidRPr="00742779">
        <w:t>”</w:t>
      </w:r>
      <w:r w:rsidR="0033544D" w:rsidRPr="00742779">
        <w:t xml:space="preserve"> responsible for oversight of the independent auditor, internal controls, and financial reporting; a </w:t>
      </w:r>
      <w:r w:rsidR="0033544D" w:rsidRPr="00742779">
        <w:rPr>
          <w:rStyle w:val="Strong"/>
        </w:rPr>
        <w:t>Compensation Committee</w:t>
      </w:r>
      <w:r w:rsidR="0033544D" w:rsidRPr="00742779">
        <w:t xml:space="preserve"> of independent directors who approve executive compensation, equity plans, and change-in-control arrangements; and a </w:t>
      </w:r>
      <w:r w:rsidR="0033544D" w:rsidRPr="00742779">
        <w:rPr>
          <w:rStyle w:val="Strong"/>
        </w:rPr>
        <w:t>Nominating and Governance Committee</w:t>
      </w:r>
      <w:r w:rsidR="0033544D" w:rsidRPr="00742779">
        <w:t xml:space="preserve"> of independent directors who identify director candidates, evaluate board performance, and oversee corporate governance policies.</w:t>
      </w:r>
    </w:p>
    <w:p w14:paraId="653F032C" w14:textId="77777777" w:rsidR="0033544D" w:rsidRPr="00742779" w:rsidRDefault="00742779" w:rsidP="000E54B1">
      <w:del w:id="4295" w:author="Seth Oranburg" w:date="2026-03-07T09:50:00Z" w16du:dateUtc="2026-03-07T14:50:00Z">
        <w:r w:rsidRPr="00742779">
          <w:rPr>
            <w:rFonts w:ascii="ZWAdobeF" w:hAnsi="ZWAdobeF" w:cs="ZWAdobeF"/>
            <w:sz w:val="2"/>
            <w:szCs w:val="2"/>
          </w:rPr>
          <w:delText>1860B</w:delText>
        </w:r>
        <w:r w:rsidR="0033544D" w:rsidRPr="00742779">
          <w:delText>This</w:delText>
        </w:r>
      </w:del>
      <w:ins w:id="4296" w:author="Seth Oranburg" w:date="2026-03-07T09:50:00Z" w16du:dateUtc="2026-03-07T14:50:00Z">
        <w:r w:rsidR="0033544D" w:rsidRPr="00742779">
          <w:t>This</w:t>
        </w:r>
      </w:ins>
      <w:r w:rsidR="0033544D" w:rsidRPr="00742779">
        <w:t xml:space="preserve"> restructuring mitigates the </w:t>
      </w:r>
      <w:r w:rsidR="0033544D" w:rsidRPr="00742779">
        <w:rPr>
          <w:rStyle w:val="Strong"/>
        </w:rPr>
        <w:t>agency problem</w:t>
      </w:r>
      <w:r w:rsidR="0033544D" w:rsidRPr="00742779">
        <w:t xml:space="preserve">—the risk that management (the </w:t>
      </w:r>
      <w:r w:rsidR="009F60D1" w:rsidRPr="00742779">
        <w:t>“</w:t>
      </w:r>
      <w:r w:rsidR="0033544D" w:rsidRPr="00742779">
        <w:t>agent</w:t>
      </w:r>
      <w:r w:rsidR="009F60D1" w:rsidRPr="00742779">
        <w:t>”</w:t>
      </w:r>
      <w:r w:rsidR="0033544D" w:rsidRPr="00742779">
        <w:t xml:space="preserve">) will pursue interests misaligned with those of the shareholders (the </w:t>
      </w:r>
      <w:r w:rsidR="009F60D1" w:rsidRPr="00742779">
        <w:t>“</w:t>
      </w:r>
      <w:r w:rsidR="0033544D" w:rsidRPr="00742779">
        <w:t>principal</w:t>
      </w:r>
      <w:r w:rsidR="009F60D1" w:rsidRPr="00742779">
        <w:t>”</w:t>
      </w:r>
      <w:r w:rsidR="0033544D" w:rsidRPr="00742779">
        <w:t>). Independent directors serve as monitors, empowered to challenge management decisions and ensure fiduciary accountability.</w:t>
      </w:r>
    </w:p>
    <w:p w14:paraId="3D6998EF" w14:textId="77777777" w:rsidR="0033544D" w:rsidRPr="00742779" w:rsidRDefault="00742779" w:rsidP="000E54B1">
      <w:pPr>
        <w:pPrChange w:id="4297" w:author="Seth Oranburg" w:date="2026-03-07T09:50:00Z" w16du:dateUtc="2026-03-07T14:50:00Z">
          <w:pPr>
            <w:pStyle w:val="NormalWeb"/>
          </w:pPr>
        </w:pPrChange>
      </w:pPr>
      <w:del w:id="4298" w:author="Seth Oranburg" w:date="2026-03-07T09:50:00Z" w16du:dateUtc="2026-03-07T14:50:00Z">
        <w:r w:rsidRPr="00742779">
          <w:rPr>
            <w:rFonts w:ascii="ZWAdobeF" w:hAnsi="ZWAdobeF" w:cs="ZWAdobeF"/>
            <w:sz w:val="2"/>
            <w:szCs w:val="2"/>
          </w:rPr>
          <w:delText>1861B</w:delText>
        </w:r>
        <w:r w:rsidR="0033544D" w:rsidRPr="00742779">
          <w:delText>The</w:delText>
        </w:r>
      </w:del>
      <w:ins w:id="4299" w:author="Seth Oranburg" w:date="2026-03-07T09:50:00Z" w16du:dateUtc="2026-03-07T14:50:00Z">
        <w:r w:rsidR="0033544D" w:rsidRPr="00742779">
          <w:t>The</w:t>
        </w:r>
      </w:ins>
      <w:r w:rsidR="0033544D" w:rsidRPr="00742779">
        <w:t xml:space="preserve"> company must also adopt comprehensive </w:t>
      </w:r>
      <w:r w:rsidR="0033544D" w:rsidRPr="00742779">
        <w:rPr>
          <w:rStyle w:val="Strong"/>
        </w:rPr>
        <w:t>insider trading policies</w:t>
      </w:r>
      <w:r w:rsidR="0033544D" w:rsidRPr="00742779">
        <w:t xml:space="preserve">, including designated blackout periods around earnings releases and material events (such as clinical trial results for biotech companies or product launches for technology firms). Officers and directors are encouraged to adopt </w:t>
      </w:r>
      <w:r w:rsidR="0033544D" w:rsidRPr="00742779">
        <w:rPr>
          <w:rStyle w:val="Strong"/>
        </w:rPr>
        <w:t>Rule 10b5-1 trading plans</w:t>
      </w:r>
      <w:r w:rsidR="0033544D" w:rsidRPr="00742779">
        <w:t>—pre-arranged programs that provide an affirmative defense to insider trading liability by demonstrating that trades were executed pursuant to a contract, instruction, or plan adopted without knowledge of material nonpublic information.</w:t>
      </w:r>
      <w:r w:rsidR="0033544D">
        <w:fldChar w:fldCharType="begin"/>
      </w:r>
      <w:r w:rsidR="0033544D">
        <w:instrText>HYPERLINK \l "fn273-11647" \o "Jump to citation"</w:instrText>
      </w:r>
      <w:r w:rsidR="0033544D">
        <w:fldChar w:fldCharType="separate"/>
      </w:r>
      <w:r w:rsidR="0033544D" w:rsidRPr="00742779">
        <w:rPr>
          <w:rStyle w:val="Hyperlink"/>
          <w:color w:val="auto"/>
          <w:u w:val="none"/>
        </w:rPr>
        <w:t>[273</w:t>
      </w:r>
      <w:r w:rsidR="00FA601A" w:rsidRPr="00742779">
        <w:rPr>
          <w:rStyle w:val="Hyperlink"/>
          <w:color w:val="auto"/>
          <w:u w:val="none"/>
        </w:rPr>
        <w:t>]</w:t>
      </w:r>
      <w:r w:rsidR="0033544D" w:rsidRPr="00742779">
        <w:rPr>
          <w:rStyle w:val="citekey"/>
          <w:vanish/>
        </w:rPr>
        <w:t>_1</w:t>
      </w:r>
      <w:r w:rsidR="0033544D">
        <w:fldChar w:fldCharType="end"/>
      </w:r>
    </w:p>
    <w:p w14:paraId="171CDC86" w14:textId="77777777" w:rsidR="0033544D" w:rsidRPr="00742779" w:rsidRDefault="0033544D" w:rsidP="000E54B1">
      <w:pPr>
        <w:pStyle w:val="Heading3"/>
        <w:rPr>
          <w:rFonts w:eastAsia="Times New Roman"/>
        </w:rPr>
      </w:pPr>
      <w:r w:rsidRPr="00742779">
        <w:rPr>
          <w:rFonts w:eastAsia="Times New Roman"/>
        </w:rPr>
        <w:t>Capital Structure and Equity Plan Design</w:t>
      </w:r>
    </w:p>
    <w:p w14:paraId="4944B009" w14:textId="77777777" w:rsidR="0033544D" w:rsidRPr="00742779" w:rsidRDefault="00742779" w:rsidP="000E54B1">
      <w:del w:id="4300" w:author="Seth Oranburg" w:date="2026-03-07T09:50:00Z" w16du:dateUtc="2026-03-07T14:50:00Z">
        <w:r w:rsidRPr="00742779">
          <w:rPr>
            <w:rFonts w:ascii="ZWAdobeF" w:hAnsi="ZWAdobeF" w:cs="ZWAdobeF"/>
            <w:sz w:val="2"/>
            <w:szCs w:val="2"/>
          </w:rPr>
          <w:delText>1862B</w:delText>
        </w:r>
        <w:r w:rsidR="0033544D" w:rsidRPr="00742779">
          <w:delText>The</w:delText>
        </w:r>
      </w:del>
      <w:ins w:id="4301" w:author="Seth Oranburg" w:date="2026-03-07T09:50:00Z" w16du:dateUtc="2026-03-07T14:50:00Z">
        <w:r w:rsidR="0033544D" w:rsidRPr="00742779">
          <w:t>The</w:t>
        </w:r>
      </w:ins>
      <w:r w:rsidR="0033544D" w:rsidRPr="00742779">
        <w:t xml:space="preserve"> company must rationalize its capital structure, often consolidating multiple series of preferred stock into common stock and addressing any outstanding warrants, options, or convertible securities. This is the point at which founders must decide whether to implement a </w:t>
      </w:r>
      <w:r w:rsidR="0033544D" w:rsidRPr="00742779">
        <w:rPr>
          <w:rStyle w:val="Strong"/>
        </w:rPr>
        <w:t>dual-class structure</w:t>
      </w:r>
      <w:r w:rsidR="0033544D" w:rsidRPr="00742779">
        <w:t>—issuing Class A common stock with one vote per share to the public while retaining Class B common stock with multiple votes per share for themselves.</w:t>
      </w:r>
    </w:p>
    <w:p w14:paraId="6B221B50" w14:textId="77777777" w:rsidR="0033544D" w:rsidRPr="00742779" w:rsidRDefault="00742779" w:rsidP="000E54B1">
      <w:pPr>
        <w:pPrChange w:id="4302" w:author="Seth Oranburg" w:date="2026-03-07T09:50:00Z" w16du:dateUtc="2026-03-07T14:50:00Z">
          <w:pPr>
            <w:pStyle w:val="NormalWeb"/>
          </w:pPr>
        </w:pPrChange>
      </w:pPr>
      <w:del w:id="4303" w:author="Seth Oranburg" w:date="2026-03-07T09:50:00Z" w16du:dateUtc="2026-03-07T14:50:00Z">
        <w:r w:rsidRPr="00742779">
          <w:rPr>
            <w:rFonts w:ascii="ZWAdobeF" w:hAnsi="ZWAdobeF" w:cs="ZWAdobeF"/>
            <w:sz w:val="2"/>
            <w:szCs w:val="2"/>
          </w:rPr>
          <w:delText>1863B</w:delText>
        </w:r>
        <w:r w:rsidR="0033544D" w:rsidRPr="00742779">
          <w:delText>Dual</w:delText>
        </w:r>
      </w:del>
      <w:ins w:id="4304" w:author="Seth Oranburg" w:date="2026-03-07T09:50:00Z" w16du:dateUtc="2026-03-07T14:50:00Z">
        <w:r w:rsidR="0033544D" w:rsidRPr="00742779">
          <w:t>Dual</w:t>
        </w:r>
      </w:ins>
      <w:r w:rsidR="0033544D" w:rsidRPr="00742779">
        <w:t xml:space="preserve">-class structures remain legally permissible but face significant market resistance. Institutional investors and proxy advisors now recommend </w:t>
      </w:r>
      <w:r w:rsidR="0033544D" w:rsidRPr="00742779">
        <w:lastRenderedPageBreak/>
        <w:t xml:space="preserve">voting against directors at companies with unequal voting rights unless the structure includes a </w:t>
      </w:r>
      <w:r w:rsidR="0033544D" w:rsidRPr="00742779">
        <w:rPr>
          <w:rStyle w:val="Strong"/>
        </w:rPr>
        <w:t>sunset provision</w:t>
      </w:r>
      <w:r w:rsidR="0033544D" w:rsidRPr="00742779">
        <w:t xml:space="preserve"> converting super-voting shares to single-vote shares after seven to ten years.</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p>
    <w:p w14:paraId="167EC84C" w14:textId="77777777" w:rsidR="0033544D" w:rsidRPr="00742779" w:rsidRDefault="00742779" w:rsidP="000E54B1">
      <w:pPr>
        <w:pPrChange w:id="4305" w:author="Seth Oranburg" w:date="2026-03-07T09:50:00Z" w16du:dateUtc="2026-03-07T14:50:00Z">
          <w:pPr>
            <w:pStyle w:val="NormalWeb"/>
          </w:pPr>
        </w:pPrChange>
      </w:pPr>
      <w:del w:id="4306" w:author="Seth Oranburg" w:date="2026-03-07T09:50:00Z" w16du:dateUtc="2026-03-07T14:50:00Z">
        <w:r w:rsidRPr="00742779">
          <w:rPr>
            <w:rFonts w:ascii="ZWAdobeF" w:hAnsi="ZWAdobeF" w:cs="ZWAdobeF"/>
            <w:sz w:val="2"/>
            <w:szCs w:val="2"/>
          </w:rPr>
          <w:delText>1864B</w:delText>
        </w:r>
        <w:r w:rsidR="0033544D" w:rsidRPr="00742779">
          <w:delText>The</w:delText>
        </w:r>
      </w:del>
      <w:ins w:id="4307" w:author="Seth Oranburg" w:date="2026-03-07T09:50:00Z" w16du:dateUtc="2026-03-07T14:50:00Z">
        <w:r w:rsidR="0033544D" w:rsidRPr="00742779">
          <w:t>The</w:t>
        </w:r>
      </w:ins>
      <w:r w:rsidR="0033544D" w:rsidRPr="00742779">
        <w:t xml:space="preserve"> company must also prepare its </w:t>
      </w:r>
      <w:r w:rsidR="0033544D" w:rsidRPr="00742779">
        <w:rPr>
          <w:rStyle w:val="Strong"/>
        </w:rPr>
        <w:t>equity incentive plan</w:t>
      </w:r>
      <w:r w:rsidR="0033544D" w:rsidRPr="00742779">
        <w:t xml:space="preserve"> for shareholder approval at the IPO. Institutional Shareholder Services (ISS), the leading proxy advisory firm, evaluates equity plans using an Equity Plan Scorecard (EPSC) that considers dilution, cost, and plan features. For companies in the S&amp;P 500 or Russell 3000, ISS introduced a </w:t>
      </w:r>
      <w:r w:rsidR="009F60D1" w:rsidRPr="00742779">
        <w:t>“</w:t>
      </w:r>
      <w:r w:rsidR="0033544D" w:rsidRPr="00742779">
        <w:t>Negative Overriding Factor</w:t>
      </w:r>
      <w:r w:rsidR="009F60D1" w:rsidRPr="00742779">
        <w:t>”</w:t>
      </w:r>
      <w:r w:rsidR="0033544D" w:rsidRPr="00742779">
        <w:t xml:space="preserve"> in 2026 that recommends voting against plans lacking sufficient positive features, even if the plan scores acceptably on cost metrics.</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r w:rsidR="0033544D" w:rsidRPr="00742779">
        <w:t xml:space="preserve"> This creates additional pressure on dual-class companies, which often rely heavily on equity compensation to retain talent.</w:t>
      </w:r>
    </w:p>
    <w:p w14:paraId="18D6C53B" w14:textId="77777777" w:rsidR="0033544D" w:rsidRPr="00742779" w:rsidRDefault="0033544D" w:rsidP="000E54B1">
      <w:pPr>
        <w:pStyle w:val="Heading2"/>
        <w:rPr>
          <w:rFonts w:eastAsia="Times New Roman"/>
        </w:rPr>
      </w:pPr>
      <w:r w:rsidRPr="00742779">
        <w:rPr>
          <w:rFonts w:eastAsia="Times New Roman"/>
        </w:rPr>
        <w:t>The Registration Statement: Form S-1</w:t>
      </w:r>
    </w:p>
    <w:p w14:paraId="02593610" w14:textId="77777777" w:rsidR="0033544D" w:rsidRPr="00742779" w:rsidRDefault="00742779" w:rsidP="000E54B1">
      <w:pPr>
        <w:pPrChange w:id="4308" w:author="Seth Oranburg" w:date="2026-03-07T09:50:00Z" w16du:dateUtc="2026-03-07T14:50:00Z">
          <w:pPr>
            <w:pStyle w:val="NormalWeb"/>
          </w:pPr>
        </w:pPrChange>
      </w:pPr>
      <w:del w:id="4309" w:author="Seth Oranburg" w:date="2026-03-07T09:50:00Z" w16du:dateUtc="2026-03-07T14:50:00Z">
        <w:r w:rsidRPr="00742779">
          <w:rPr>
            <w:rFonts w:ascii="ZWAdobeF" w:hAnsi="ZWAdobeF" w:cs="ZWAdobeF"/>
            <w:sz w:val="2"/>
            <w:szCs w:val="2"/>
          </w:rPr>
          <w:delText>1865B</w:delText>
        </w:r>
        <w:r w:rsidR="0033544D" w:rsidRPr="00742779">
          <w:delText>The</w:delText>
        </w:r>
      </w:del>
      <w:ins w:id="4310" w:author="Seth Oranburg" w:date="2026-03-07T09:50:00Z" w16du:dateUtc="2026-03-07T14:50:00Z">
        <w:r w:rsidR="0033544D" w:rsidRPr="00742779">
          <w:t>The</w:t>
        </w:r>
      </w:ins>
      <w:r w:rsidR="0033544D" w:rsidRPr="00742779">
        <w:t xml:space="preserve"> cornerstone of the IPO process is the </w:t>
      </w:r>
      <w:r w:rsidR="0033544D" w:rsidRPr="00742779">
        <w:rPr>
          <w:rStyle w:val="Strong"/>
        </w:rPr>
        <w:t>registration statement</w:t>
      </w:r>
      <w:r w:rsidR="0033544D" w:rsidRPr="00742779">
        <w:t>—the comprehensive disclosure document filed with the SEC under Section 5 of the Securities Act of 1933.</w:t>
      </w:r>
      <w:r w:rsidR="0033544D">
        <w:fldChar w:fldCharType="begin"/>
      </w:r>
      <w:r w:rsidR="0033544D">
        <w:instrText>HYPERLINK \l "fn275-11647" \o "Jump to citation"</w:instrText>
      </w:r>
      <w:r w:rsidR="0033544D">
        <w:fldChar w:fldCharType="separate"/>
      </w:r>
      <w:r w:rsidR="0033544D" w:rsidRPr="00742779">
        <w:rPr>
          <w:rStyle w:val="Hyperlink"/>
          <w:color w:val="auto"/>
          <w:u w:val="none"/>
        </w:rPr>
        <w:t>[275</w:t>
      </w:r>
      <w:r w:rsidR="00FA601A" w:rsidRPr="00742779">
        <w:rPr>
          <w:rStyle w:val="Hyperlink"/>
          <w:color w:val="auto"/>
          <w:u w:val="none"/>
        </w:rPr>
        <w:t>]</w:t>
      </w:r>
      <w:r w:rsidR="0033544D">
        <w:fldChar w:fldCharType="end"/>
      </w:r>
      <w:r w:rsidR="0033544D" w:rsidRPr="00742779">
        <w:t xml:space="preserve"> For domestic companies conducting an IPO, this takes the form of </w:t>
      </w:r>
      <w:r w:rsidR="0033544D" w:rsidRPr="00742779">
        <w:rPr>
          <w:rStyle w:val="Strong"/>
        </w:rPr>
        <w:t>Form S-1</w:t>
      </w:r>
      <w:r w:rsidR="0033544D" w:rsidRPr="00742779">
        <w:t>, a document that typically runs 200 to 400 pages and includes audited financial statements, risk factors, business description, management discussion and analysis, executive compensation disclosure, and detailed information about the offering itself.</w:t>
      </w:r>
      <w:r w:rsidR="0033544D">
        <w:fldChar w:fldCharType="begin"/>
      </w:r>
      <w:r w:rsidR="0033544D">
        <w:instrText>HYPERLINK \l "fn262-11647" \o "Jump to citation"</w:instrText>
      </w:r>
      <w:r w:rsidR="0033544D">
        <w:fldChar w:fldCharType="separate"/>
      </w:r>
      <w:r w:rsidR="0033544D" w:rsidRPr="00742779">
        <w:rPr>
          <w:rStyle w:val="Hyperlink"/>
          <w:color w:val="auto"/>
          <w:u w:val="none"/>
        </w:rPr>
        <w:t>[262</w:t>
      </w:r>
      <w:r w:rsidR="00FA601A" w:rsidRPr="00742779">
        <w:rPr>
          <w:rStyle w:val="Hyperlink"/>
          <w:color w:val="auto"/>
          <w:u w:val="none"/>
        </w:rPr>
        <w:t>]</w:t>
      </w:r>
      <w:r w:rsidR="0033544D">
        <w:fldChar w:fldCharType="end"/>
      </w:r>
    </w:p>
    <w:p w14:paraId="337BBE2F" w14:textId="77777777" w:rsidR="0033544D" w:rsidRPr="00742779" w:rsidRDefault="00742779" w:rsidP="000E54B1">
      <w:del w:id="4311" w:author="Seth Oranburg" w:date="2026-03-07T09:50:00Z" w16du:dateUtc="2026-03-07T14:50:00Z">
        <w:r w:rsidRPr="00742779">
          <w:rPr>
            <w:rFonts w:ascii="ZWAdobeF" w:hAnsi="ZWAdobeF" w:cs="ZWAdobeF"/>
            <w:sz w:val="2"/>
            <w:szCs w:val="2"/>
          </w:rPr>
          <w:delText>1866B</w:delText>
        </w:r>
        <w:r w:rsidR="0033544D" w:rsidRPr="00742779">
          <w:delText>The</w:delText>
        </w:r>
      </w:del>
      <w:ins w:id="4312" w:author="Seth Oranburg" w:date="2026-03-07T09:50:00Z" w16du:dateUtc="2026-03-07T14:50:00Z">
        <w:r w:rsidR="0033544D" w:rsidRPr="00742779">
          <w:t>The</w:t>
        </w:r>
      </w:ins>
      <w:r w:rsidR="0033544D" w:rsidRPr="00742779">
        <w:t xml:space="preserve"> registration statement is divided into two parts. Part I is the </w:t>
      </w:r>
      <w:r w:rsidR="0033544D" w:rsidRPr="00742779">
        <w:rPr>
          <w:rStyle w:val="Strong"/>
        </w:rPr>
        <w:t>prospectus</w:t>
      </w:r>
      <w:r w:rsidR="0033544D" w:rsidRPr="00742779">
        <w:t>—the marketing document that will be delivered to investors. Part II contains supplemental information such as undertakings, exhibits, and schedules that do not appear in the prospectus but are available for public inspection on EDGAR (the SEC</w:t>
      </w:r>
      <w:r w:rsidR="009F60D1" w:rsidRPr="00742779">
        <w:t>’</w:t>
      </w:r>
      <w:r w:rsidR="0033544D" w:rsidRPr="00742779">
        <w:t>s Electronic Data Gathering, Analysis, and Retrieval system).</w:t>
      </w:r>
    </w:p>
    <w:p w14:paraId="2D3BD7A9" w14:textId="77777777" w:rsidR="0033544D" w:rsidRPr="00742779" w:rsidRDefault="0033544D" w:rsidP="000E54B1">
      <w:pPr>
        <w:pStyle w:val="Heading3"/>
        <w:rPr>
          <w:rFonts w:eastAsia="Times New Roman"/>
        </w:rPr>
      </w:pPr>
      <w:r w:rsidRPr="00742779">
        <w:rPr>
          <w:rFonts w:eastAsia="Times New Roman"/>
        </w:rPr>
        <w:t>Risk Factors: The Art of Disclosure</w:t>
      </w:r>
    </w:p>
    <w:p w14:paraId="6BCD3CEB" w14:textId="77777777" w:rsidR="0033544D" w:rsidRPr="00742779" w:rsidRDefault="00742779" w:rsidP="000E54B1">
      <w:pPr>
        <w:pPrChange w:id="4313" w:author="Seth Oranburg" w:date="2026-03-07T09:50:00Z" w16du:dateUtc="2026-03-07T14:50:00Z">
          <w:pPr>
            <w:pStyle w:val="NormalWeb"/>
          </w:pPr>
        </w:pPrChange>
      </w:pPr>
      <w:del w:id="4314" w:author="Seth Oranburg" w:date="2026-03-07T09:50:00Z" w16du:dateUtc="2026-03-07T14:50:00Z">
        <w:r w:rsidRPr="00742779">
          <w:rPr>
            <w:rFonts w:ascii="ZWAdobeF" w:hAnsi="ZWAdobeF" w:cs="ZWAdobeF"/>
            <w:sz w:val="2"/>
            <w:szCs w:val="2"/>
          </w:rPr>
          <w:delText>1867B</w:delText>
        </w:r>
        <w:r w:rsidR="0033544D" w:rsidRPr="00742779">
          <w:delText>The</w:delText>
        </w:r>
      </w:del>
      <w:ins w:id="4315" w:author="Seth Oranburg" w:date="2026-03-07T09:50:00Z" w16du:dateUtc="2026-03-07T14:50:00Z">
        <w:r w:rsidR="0033544D" w:rsidRPr="00742779">
          <w:t>The</w:t>
        </w:r>
      </w:ins>
      <w:r w:rsidR="0033544D" w:rsidRPr="00742779">
        <w:t xml:space="preserve"> risk factors section has evolved from a pro forma checklist into a critical narrative that shapes investor perception. SEC guidance emphasizes that risk factors must be </w:t>
      </w:r>
      <w:r w:rsidR="0033544D" w:rsidRPr="00742779">
        <w:rPr>
          <w:rStyle w:val="Strong"/>
        </w:rPr>
        <w:t>specific</w:t>
      </w:r>
      <w:r w:rsidR="0033544D" w:rsidRPr="00742779">
        <w:t xml:space="preserve"> to the company, not generic boilerplate.</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r w:rsidR="0033544D" w:rsidRPr="00742779">
        <w:t xml:space="preserve"> For example, Reddit</w:t>
      </w:r>
      <w:r w:rsidR="009F60D1" w:rsidRPr="00742779">
        <w:t>’</w:t>
      </w:r>
      <w:r w:rsidR="0033544D" w:rsidRPr="00742779">
        <w:t xml:space="preserve">s February 2024 S-1 included risk factors addressing its reliance on user-generated content, the volatility associated with its status as a </w:t>
      </w:r>
      <w:r w:rsidR="009F60D1" w:rsidRPr="00742779">
        <w:t>“</w:t>
      </w:r>
      <w:r w:rsidR="0033544D" w:rsidRPr="00742779">
        <w:t>meme stock,</w:t>
      </w:r>
      <w:r w:rsidR="009F60D1" w:rsidRPr="00742779">
        <w:t>”</w:t>
      </w:r>
      <w:r w:rsidR="0033544D" w:rsidRPr="00742779">
        <w:t xml:space="preserve"> and the challenges of moderating controversial communities.</w:t>
      </w:r>
      <w:r w:rsidR="0033544D">
        <w:fldChar w:fldCharType="begin"/>
      </w:r>
      <w:r w:rsidR="0033544D">
        <w:instrText>HYPERLINK \l "fn276-11647" \o "Jump to citation"</w:instrText>
      </w:r>
      <w:r w:rsidR="0033544D">
        <w:fldChar w:fldCharType="separate"/>
      </w:r>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r w:rsidR="0033544D">
        <w:fldChar w:fldCharType="end"/>
      </w:r>
    </w:p>
    <w:p w14:paraId="3BA6EAFF" w14:textId="77777777" w:rsidR="0033544D" w:rsidRPr="00742779" w:rsidRDefault="00742779" w:rsidP="000E54B1">
      <w:pPr>
        <w:pPrChange w:id="4316" w:author="Seth Oranburg" w:date="2026-03-07T09:50:00Z" w16du:dateUtc="2026-03-07T14:50:00Z">
          <w:pPr>
            <w:pStyle w:val="NormalWeb"/>
          </w:pPr>
        </w:pPrChange>
      </w:pPr>
      <w:del w:id="4317" w:author="Seth Oranburg" w:date="2026-03-07T09:50:00Z" w16du:dateUtc="2026-03-07T14:50:00Z">
        <w:r w:rsidRPr="00742779">
          <w:rPr>
            <w:rFonts w:ascii="ZWAdobeF" w:hAnsi="ZWAdobeF" w:cs="ZWAdobeF"/>
            <w:sz w:val="2"/>
            <w:szCs w:val="2"/>
          </w:rPr>
          <w:lastRenderedPageBreak/>
          <w:delText>1868B</w:delText>
        </w:r>
        <w:r w:rsidR="0033544D" w:rsidRPr="00742779">
          <w:delText>In</w:delText>
        </w:r>
      </w:del>
      <w:ins w:id="4318" w:author="Seth Oranburg" w:date="2026-03-07T09:50:00Z" w16du:dateUtc="2026-03-07T14:50:00Z">
        <w:r w:rsidR="0033544D" w:rsidRPr="00742779">
          <w:t>In</w:t>
        </w:r>
      </w:ins>
      <w:r w:rsidR="0033544D" w:rsidRPr="00742779">
        <w:t xml:space="preserve"> 2024, several high-profile IPO registrations highlighted novel risk categories. Cerebras Systems, which filed its S-1 in September 2024, disclosed extensive risks related to Committee on Foreign Investment in the United States (CFIUS) review processes and export control restrictions on AI chip sales to certain foreign customers.</w:t>
      </w:r>
      <w:r w:rsidR="0033544D">
        <w:fldChar w:fldCharType="begin"/>
      </w:r>
      <w:r w:rsidR="0033544D">
        <w:instrText>HYPERLINK \l "fn277-11647" \o "Jump to citation"</w:instrText>
      </w:r>
      <w:r w:rsidR="0033544D">
        <w:fldChar w:fldCharType="separate"/>
      </w:r>
      <w:r w:rsidR="0033544D" w:rsidRPr="00742779">
        <w:rPr>
          <w:rStyle w:val="Hyperlink"/>
          <w:color w:val="auto"/>
          <w:u w:val="none"/>
        </w:rPr>
        <w:t>[277</w:t>
      </w:r>
      <w:r w:rsidR="00FA601A" w:rsidRPr="00742779">
        <w:rPr>
          <w:rStyle w:val="Hyperlink"/>
          <w:color w:val="auto"/>
          <w:u w:val="none"/>
        </w:rPr>
        <w:t>]</w:t>
      </w:r>
      <w:r w:rsidR="0033544D" w:rsidRPr="00742779">
        <w:rPr>
          <w:rStyle w:val="citekey"/>
          <w:vanish/>
        </w:rPr>
        <w:t>_2024</w:t>
      </w:r>
      <w:r w:rsidR="0033544D">
        <w:fldChar w:fldCharType="end"/>
      </w:r>
      <w:r w:rsidR="0033544D" w:rsidRPr="00742779">
        <w:t xml:space="preserve"> Rubrik, a cybersecurity company that went public in April 2024, included detailed disclosures about ransomware liability and the reputational risks of a security breach affecting its own systems.</w:t>
      </w:r>
      <w:r w:rsidR="0033544D">
        <w:fldChar w:fldCharType="begin"/>
      </w:r>
      <w:r w:rsidR="0033544D">
        <w:instrText>HYPERLINK \l "fn278-11647" \o "Jump to citation"</w:instrText>
      </w:r>
      <w:r w:rsidR="0033544D">
        <w:fldChar w:fldCharType="separate"/>
      </w:r>
      <w:r w:rsidR="0033544D" w:rsidRPr="00742779">
        <w:rPr>
          <w:rStyle w:val="Hyperlink"/>
          <w:color w:val="auto"/>
          <w:u w:val="none"/>
        </w:rPr>
        <w:t>[278</w:t>
      </w:r>
      <w:r w:rsidR="00FA601A" w:rsidRPr="00742779">
        <w:rPr>
          <w:rStyle w:val="Hyperlink"/>
          <w:color w:val="auto"/>
          <w:u w:val="none"/>
        </w:rPr>
        <w:t>]</w:t>
      </w:r>
      <w:r w:rsidR="0033544D" w:rsidRPr="00742779">
        <w:rPr>
          <w:rStyle w:val="citekey"/>
          <w:vanish/>
        </w:rPr>
        <w:t>_2024</w:t>
      </w:r>
      <w:r w:rsidR="0033544D">
        <w:fldChar w:fldCharType="end"/>
      </w:r>
    </w:p>
    <w:p w14:paraId="0D921A92" w14:textId="77777777" w:rsidR="0033544D" w:rsidRPr="00742779" w:rsidRDefault="0033544D" w:rsidP="000E54B1">
      <w:pPr>
        <w:pStyle w:val="Heading3"/>
        <w:rPr>
          <w:rFonts w:eastAsia="Times New Roman"/>
        </w:rPr>
      </w:pPr>
      <w:r w:rsidRPr="00742779">
        <w:rPr>
          <w:rFonts w:eastAsia="Times New Roman"/>
        </w:rPr>
        <w:t>Management</w:t>
      </w:r>
      <w:r w:rsidR="009F60D1" w:rsidRPr="00742779">
        <w:rPr>
          <w:rFonts w:eastAsia="Times New Roman"/>
        </w:rPr>
        <w:t>’</w:t>
      </w:r>
      <w:r w:rsidRPr="00742779">
        <w:rPr>
          <w:rFonts w:eastAsia="Times New Roman"/>
        </w:rPr>
        <w:t>s Discussion and Analysis</w:t>
      </w:r>
    </w:p>
    <w:p w14:paraId="39121607" w14:textId="77777777" w:rsidR="0033544D" w:rsidRPr="00742779" w:rsidRDefault="00742779" w:rsidP="000E54B1">
      <w:del w:id="4319" w:author="Seth Oranburg" w:date="2026-03-07T09:50:00Z" w16du:dateUtc="2026-03-07T14:50:00Z">
        <w:r w:rsidRPr="00742779">
          <w:rPr>
            <w:rFonts w:ascii="ZWAdobeF" w:hAnsi="ZWAdobeF" w:cs="ZWAdobeF"/>
            <w:sz w:val="2"/>
            <w:szCs w:val="2"/>
          </w:rPr>
          <w:delText>1869B</w:delText>
        </w:r>
        <w:r w:rsidR="0033544D" w:rsidRPr="00742779">
          <w:delText>The</w:delText>
        </w:r>
      </w:del>
      <w:ins w:id="4320" w:author="Seth Oranburg" w:date="2026-03-07T09:50:00Z" w16du:dateUtc="2026-03-07T14:50:00Z">
        <w:r w:rsidR="0033544D" w:rsidRPr="00742779">
          <w:t>The</w:t>
        </w:r>
      </w:ins>
      <w:r w:rsidR="0033544D" w:rsidRPr="00742779">
        <w:t xml:space="preserve"> MD&amp;A section requires management to tell the company</w:t>
      </w:r>
      <w:r w:rsidR="009F60D1" w:rsidRPr="00742779">
        <w:t>’</w:t>
      </w:r>
      <w:r w:rsidR="0033544D" w:rsidRPr="00742779">
        <w:t>s story through the lens of how they see the business. This is not merely a recitation of financial results—it must provide context about trends, uncertainties, and events that have affected or are reasonably likely to affect the company</w:t>
      </w:r>
      <w:r w:rsidR="009F60D1" w:rsidRPr="00742779">
        <w:t>’</w:t>
      </w:r>
      <w:r w:rsidR="0033544D" w:rsidRPr="00742779">
        <w:t>s financial condition and results of operations.</w:t>
      </w:r>
    </w:p>
    <w:p w14:paraId="05E3CCDC" w14:textId="77777777" w:rsidR="0033544D" w:rsidRPr="00742779" w:rsidRDefault="00742779" w:rsidP="000E54B1">
      <w:del w:id="4321" w:author="Seth Oranburg" w:date="2026-03-07T09:50:00Z" w16du:dateUtc="2026-03-07T14:50:00Z">
        <w:r w:rsidRPr="00742779">
          <w:rPr>
            <w:rFonts w:ascii="ZWAdobeF" w:hAnsi="ZWAdobeF" w:cs="ZWAdobeF"/>
            <w:sz w:val="2"/>
            <w:szCs w:val="2"/>
          </w:rPr>
          <w:delText>1870B</w:delText>
        </w:r>
        <w:r w:rsidR="0033544D" w:rsidRPr="00742779">
          <w:delText>For</w:delText>
        </w:r>
      </w:del>
      <w:ins w:id="4322" w:author="Seth Oranburg" w:date="2026-03-07T09:50:00Z" w16du:dateUtc="2026-03-07T14:50:00Z">
        <w:r w:rsidR="0033544D" w:rsidRPr="00742779">
          <w:t>For</w:t>
        </w:r>
      </w:ins>
      <w:r w:rsidR="0033544D" w:rsidRPr="00742779">
        <w:t xml:space="preserve"> technology companies, the MD&amp;A typically includes detailed discussion of key performance indicators (KPIs) such as monthly active users (MAUs), annual recurring revenue (ARR), customer acquisition costs (CAC), and lifetime value (LTV). These metrics are often non-GAAP measures, requiring careful disclosure of how they are calculated and why management considers them useful.</w:t>
      </w:r>
    </w:p>
    <w:p w14:paraId="0F36BDE3" w14:textId="77777777" w:rsidR="0033544D" w:rsidRPr="00742779" w:rsidRDefault="0033544D" w:rsidP="000E54B1">
      <w:pPr>
        <w:pStyle w:val="Heading3"/>
        <w:rPr>
          <w:rFonts w:eastAsia="Times New Roman"/>
        </w:rPr>
      </w:pPr>
      <w:r w:rsidRPr="00742779">
        <w:rPr>
          <w:rFonts w:eastAsia="Times New Roman"/>
        </w:rPr>
        <w:t>The Financial Statements</w:t>
      </w:r>
    </w:p>
    <w:p w14:paraId="421F5627" w14:textId="77777777" w:rsidR="0033544D" w:rsidRPr="00742779" w:rsidRDefault="00742779" w:rsidP="000E54B1">
      <w:del w:id="4323" w:author="Seth Oranburg" w:date="2026-03-07T09:50:00Z" w16du:dateUtc="2026-03-07T14:50:00Z">
        <w:r w:rsidRPr="00742779">
          <w:rPr>
            <w:rFonts w:ascii="ZWAdobeF" w:hAnsi="ZWAdobeF" w:cs="ZWAdobeF"/>
            <w:sz w:val="2"/>
            <w:szCs w:val="2"/>
          </w:rPr>
          <w:delText>1871B</w:delText>
        </w:r>
        <w:r w:rsidR="0033544D" w:rsidRPr="00742779">
          <w:delText>The</w:delText>
        </w:r>
      </w:del>
      <w:ins w:id="4324" w:author="Seth Oranburg" w:date="2026-03-07T09:50:00Z" w16du:dateUtc="2026-03-07T14:50:00Z">
        <w:r w:rsidR="0033544D" w:rsidRPr="00742779">
          <w:t>The</w:t>
        </w:r>
      </w:ins>
      <w:r w:rsidR="0033544D" w:rsidRPr="00742779">
        <w:t xml:space="preserve"> S-1 must include audited financial statements prepared in accordance with U.S. Generally Accepted Accounting Principles (GAAP). For most companies, this means two years of audited balance sheets and three years of audited statements of operations, comprehensive income, stockholders</w:t>
      </w:r>
      <w:r w:rsidR="009F60D1" w:rsidRPr="00742779">
        <w:t>’</w:t>
      </w:r>
      <w:r w:rsidR="0033544D" w:rsidRPr="00742779">
        <w:t xml:space="preserve"> equity, and cash flows.</w:t>
      </w:r>
    </w:p>
    <w:p w14:paraId="4738E1D8" w14:textId="77777777" w:rsidR="0033544D" w:rsidRPr="00742779" w:rsidRDefault="00742779" w:rsidP="000E54B1">
      <w:del w:id="4325" w:author="Seth Oranburg" w:date="2026-03-07T09:50:00Z" w16du:dateUtc="2026-03-07T14:50:00Z">
        <w:r w:rsidRPr="00742779">
          <w:rPr>
            <w:rFonts w:ascii="ZWAdobeF" w:hAnsi="ZWAdobeF" w:cs="ZWAdobeF"/>
            <w:sz w:val="2"/>
            <w:szCs w:val="2"/>
          </w:rPr>
          <w:delText>1872B</w:delText>
        </w:r>
        <w:r w:rsidR="0033544D" w:rsidRPr="00742779">
          <w:delText>The</w:delText>
        </w:r>
      </w:del>
      <w:ins w:id="4326" w:author="Seth Oranburg" w:date="2026-03-07T09:50:00Z" w16du:dateUtc="2026-03-07T14:50:00Z">
        <w:r w:rsidR="0033544D" w:rsidRPr="00742779">
          <w:t>The</w:t>
        </w:r>
      </w:ins>
      <w:r w:rsidR="0033544D" w:rsidRPr="00742779">
        <w:t xml:space="preserve"> audit must be conducted by an independent registered public accounting firm registered with the Public Company Accounting Oversight Board (PCAOB). The auditor</w:t>
      </w:r>
      <w:r w:rsidR="009F60D1" w:rsidRPr="00742779">
        <w:t>’</w:t>
      </w:r>
      <w:r w:rsidR="0033544D" w:rsidRPr="00742779">
        <w:t>s opinion letter—stating whether the financial statements present fairly, in all material respects, the financial position of the company—carries significant weight with institutional investors.</w:t>
      </w:r>
    </w:p>
    <w:p w14:paraId="6C3D06D7" w14:textId="77777777" w:rsidR="0033544D" w:rsidRPr="00742779" w:rsidRDefault="0033544D" w:rsidP="000E54B1">
      <w:pPr>
        <w:pStyle w:val="Heading2"/>
        <w:rPr>
          <w:rFonts w:eastAsia="Times New Roman"/>
        </w:rPr>
      </w:pPr>
      <w:r w:rsidRPr="00742779">
        <w:rPr>
          <w:rFonts w:eastAsia="Times New Roman"/>
        </w:rPr>
        <w:lastRenderedPageBreak/>
        <w:t>The SEC Review Process</w:t>
      </w:r>
    </w:p>
    <w:p w14:paraId="7C3C4B1B" w14:textId="77777777" w:rsidR="0033544D" w:rsidRPr="00742779" w:rsidRDefault="00742779" w:rsidP="000E54B1">
      <w:pPr>
        <w:pPrChange w:id="4327" w:author="Seth Oranburg" w:date="2026-03-07T09:50:00Z" w16du:dateUtc="2026-03-07T14:50:00Z">
          <w:pPr>
            <w:pStyle w:val="NormalWeb"/>
          </w:pPr>
        </w:pPrChange>
      </w:pPr>
      <w:del w:id="4328" w:author="Seth Oranburg" w:date="2026-03-07T09:50:00Z" w16du:dateUtc="2026-03-07T14:50:00Z">
        <w:r w:rsidRPr="00742779">
          <w:rPr>
            <w:rFonts w:ascii="ZWAdobeF" w:hAnsi="ZWAdobeF" w:cs="ZWAdobeF"/>
            <w:sz w:val="2"/>
            <w:szCs w:val="2"/>
          </w:rPr>
          <w:delText>1873B</w:delText>
        </w:r>
        <w:r w:rsidR="0033544D" w:rsidRPr="00742779">
          <w:delText>Once</w:delText>
        </w:r>
      </w:del>
      <w:ins w:id="4329" w:author="Seth Oranburg" w:date="2026-03-07T09:50:00Z" w16du:dateUtc="2026-03-07T14:50:00Z">
        <w:r w:rsidR="0033544D" w:rsidRPr="00742779">
          <w:t>Once</w:t>
        </w:r>
      </w:ins>
      <w:r w:rsidR="0033544D" w:rsidRPr="00742779">
        <w:t xml:space="preserve"> the registration statement is filed, it enters a review period governed by SEC staff in the Division of Corporation Finance. This process has undergone significant evolution in recent years, particularly following the expansion of confidential submission privileges in 2025.</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p>
    <w:p w14:paraId="301A4551" w14:textId="77777777" w:rsidR="0033544D" w:rsidRPr="00742779" w:rsidRDefault="0033544D" w:rsidP="000E54B1">
      <w:pPr>
        <w:pStyle w:val="Heading3"/>
        <w:rPr>
          <w:rFonts w:eastAsia="Times New Roman"/>
        </w:rPr>
      </w:pPr>
      <w:r w:rsidRPr="00742779">
        <w:rPr>
          <w:rFonts w:eastAsia="Times New Roman"/>
        </w:rPr>
        <w:t>Confidential Submission and Public Filing</w:t>
      </w:r>
    </w:p>
    <w:p w14:paraId="7AE20DA9" w14:textId="77777777" w:rsidR="0033544D" w:rsidRPr="00742779" w:rsidRDefault="00742779" w:rsidP="000E54B1">
      <w:pPr>
        <w:pPrChange w:id="4330" w:author="Seth Oranburg" w:date="2026-03-07T09:50:00Z" w16du:dateUtc="2026-03-07T14:50:00Z">
          <w:pPr>
            <w:pStyle w:val="NormalWeb"/>
          </w:pPr>
        </w:pPrChange>
      </w:pPr>
      <w:del w:id="4331" w:author="Seth Oranburg" w:date="2026-03-07T09:50:00Z" w16du:dateUtc="2026-03-07T14:50:00Z">
        <w:r w:rsidRPr="00742779">
          <w:rPr>
            <w:rFonts w:ascii="ZWAdobeF" w:hAnsi="ZWAdobeF" w:cs="ZWAdobeF"/>
            <w:sz w:val="2"/>
            <w:szCs w:val="2"/>
          </w:rPr>
          <w:delText>1874B</w:delText>
        </w:r>
        <w:r w:rsidR="0033544D" w:rsidRPr="00742779">
          <w:delText>Under</w:delText>
        </w:r>
      </w:del>
      <w:ins w:id="4332" w:author="Seth Oranburg" w:date="2026-03-07T09:50:00Z" w16du:dateUtc="2026-03-07T14:50:00Z">
        <w:r w:rsidR="0033544D" w:rsidRPr="00742779">
          <w:t>Under</w:t>
        </w:r>
      </w:ins>
      <w:r w:rsidR="0033544D" w:rsidRPr="00742779">
        <w:t xml:space="preserve"> the JOBS Act of 2012, </w:t>
      </w:r>
      <w:r w:rsidR="0033544D" w:rsidRPr="00742779">
        <w:rPr>
          <w:rStyle w:val="Strong"/>
        </w:rPr>
        <w:t>Emerging Growth Companies (EGCs)</w:t>
      </w:r>
      <w:r w:rsidR="0033544D" w:rsidRPr="00742779">
        <w:t>—defined as companies with less than $1.235 billion in annual gross revenues during their most recent fiscal year—were granted the privilege to submit their initial registration statement confidentially for SEC review.</w:t>
      </w:r>
      <w:r w:rsidR="0033544D">
        <w:fldChar w:fldCharType="begin"/>
      </w:r>
      <w:r w:rsidR="0033544D">
        <w:instrText>HYPERLINK \l "fn255-11647" \o "Jump to citation"</w:instrText>
      </w:r>
      <w:r w:rsidR="0033544D">
        <w:fldChar w:fldCharType="separate"/>
      </w:r>
      <w:r w:rsidR="0033544D" w:rsidRPr="00742779">
        <w:rPr>
          <w:rStyle w:val="Hyperlink"/>
          <w:color w:val="auto"/>
          <w:u w:val="none"/>
        </w:rPr>
        <w:t>[255</w:t>
      </w:r>
      <w:r w:rsidR="00FA601A" w:rsidRPr="00742779">
        <w:rPr>
          <w:rStyle w:val="Hyperlink"/>
          <w:color w:val="auto"/>
          <w:u w:val="none"/>
        </w:rPr>
        <w:t>]</w:t>
      </w:r>
      <w:r w:rsidR="0033544D">
        <w:fldChar w:fldCharType="end"/>
      </w:r>
      <w:r w:rsidR="0033544D" w:rsidRPr="00742779">
        <w:t xml:space="preserve"> This allows the company to test market conditions, refine its disclosures, and withdraw the filing without public disclosure if it decides not to proceed.</w:t>
      </w:r>
    </w:p>
    <w:p w14:paraId="4D331969" w14:textId="77777777" w:rsidR="0033544D" w:rsidRPr="00742779" w:rsidRDefault="00742779" w:rsidP="000E54B1">
      <w:pPr>
        <w:pPrChange w:id="4333" w:author="Seth Oranburg" w:date="2026-03-07T09:50:00Z" w16du:dateUtc="2026-03-07T14:50:00Z">
          <w:pPr>
            <w:pStyle w:val="NormalWeb"/>
          </w:pPr>
        </w:pPrChange>
      </w:pPr>
      <w:del w:id="4334" w:author="Seth Oranburg" w:date="2026-03-07T09:50:00Z" w16du:dateUtc="2026-03-07T14:50:00Z">
        <w:r w:rsidRPr="00742779">
          <w:rPr>
            <w:rFonts w:ascii="ZWAdobeF" w:hAnsi="ZWAdobeF" w:cs="ZWAdobeF"/>
            <w:sz w:val="2"/>
            <w:szCs w:val="2"/>
          </w:rPr>
          <w:delText>1875B</w:delText>
        </w:r>
        <w:r w:rsidR="0033544D" w:rsidRPr="00742779">
          <w:delText>In</w:delText>
        </w:r>
      </w:del>
      <w:ins w:id="4335" w:author="Seth Oranburg" w:date="2026-03-07T09:50:00Z" w16du:dateUtc="2026-03-07T14:50:00Z">
        <w:r w:rsidR="0033544D" w:rsidRPr="00742779">
          <w:t>In</w:t>
        </w:r>
      </w:ins>
      <w:r w:rsidR="0033544D" w:rsidRPr="00742779">
        <w:t xml:space="preserve"> March 2025, the SEC Division of Corporation Finance announced a landmark expansion of confidential review accommodations to </w:t>
      </w:r>
      <w:r w:rsidR="0033544D" w:rsidRPr="00742779">
        <w:rPr>
          <w:rStyle w:val="Strong"/>
        </w:rPr>
        <w:t>all issuers</w:t>
      </w:r>
      <w:r w:rsidR="0033544D" w:rsidRPr="00742779">
        <w:t>, regardless of size or EGC status.</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r w:rsidR="0033544D" w:rsidRPr="00742779">
        <w:t xml:space="preserve"> This policy change, championed by Chairman Atkins, reflects a recognition that the public disclosure of preliminary draft registration statements can create market confusion, competitive disadvantage, and reputational risk for companies that ultimately decide the timing is not optimal for going public.</w:t>
      </w:r>
    </w:p>
    <w:p w14:paraId="3C62A524" w14:textId="77777777" w:rsidR="0033544D" w:rsidRPr="00742779" w:rsidRDefault="00742779" w:rsidP="000E54B1">
      <w:del w:id="4336" w:author="Seth Oranburg" w:date="2026-03-07T09:50:00Z" w16du:dateUtc="2026-03-07T14:50:00Z">
        <w:r w:rsidRPr="00742779">
          <w:rPr>
            <w:rFonts w:ascii="ZWAdobeF" w:hAnsi="ZWAdobeF" w:cs="ZWAdobeF"/>
            <w:sz w:val="2"/>
            <w:szCs w:val="2"/>
          </w:rPr>
          <w:delText>1876B</w:delText>
        </w:r>
        <w:r w:rsidR="0033544D" w:rsidRPr="00742779">
          <w:delText>The</w:delText>
        </w:r>
      </w:del>
      <w:ins w:id="4337" w:author="Seth Oranburg" w:date="2026-03-07T09:50:00Z" w16du:dateUtc="2026-03-07T14:50:00Z">
        <w:r w:rsidR="0033544D" w:rsidRPr="00742779">
          <w:t>The</w:t>
        </w:r>
      </w:ins>
      <w:r w:rsidR="0033544D" w:rsidRPr="00742779">
        <w:t xml:space="preserve"> confidential submission process works as follows: The company submits its draft registration statement via EDGAR with a confidential treatment request. The SEC staff conducts its review and issues comment letters—all confidential. The company files amendments responding to comments—also confidential. Once the staff declares its review substantially complete, the company must publicly file the registration statement and all amendments at least 15 days before commencing its roadshow.</w:t>
      </w:r>
    </w:p>
    <w:p w14:paraId="2F66214F" w14:textId="77777777" w:rsidR="0033544D" w:rsidRPr="00742779" w:rsidRDefault="0033544D" w:rsidP="000E54B1">
      <w:pPr>
        <w:pStyle w:val="Heading3"/>
        <w:rPr>
          <w:rFonts w:eastAsia="Times New Roman"/>
        </w:rPr>
      </w:pPr>
      <w:r w:rsidRPr="00742779">
        <w:rPr>
          <w:rFonts w:eastAsia="Times New Roman"/>
        </w:rPr>
        <w:t>The Comment Letter Process</w:t>
      </w:r>
    </w:p>
    <w:p w14:paraId="7C189542" w14:textId="77777777" w:rsidR="0033544D" w:rsidRPr="00742779" w:rsidRDefault="00742779" w:rsidP="000E54B1">
      <w:del w:id="4338" w:author="Seth Oranburg" w:date="2026-03-07T09:50:00Z" w16du:dateUtc="2026-03-07T14:50:00Z">
        <w:r w:rsidRPr="00742779">
          <w:rPr>
            <w:rFonts w:ascii="ZWAdobeF" w:hAnsi="ZWAdobeF" w:cs="ZWAdobeF"/>
            <w:sz w:val="2"/>
            <w:szCs w:val="2"/>
          </w:rPr>
          <w:delText>1877B</w:delText>
        </w:r>
        <w:r w:rsidR="0033544D" w:rsidRPr="00742779">
          <w:delText>The</w:delText>
        </w:r>
      </w:del>
      <w:ins w:id="4339" w:author="Seth Oranburg" w:date="2026-03-07T09:50:00Z" w16du:dateUtc="2026-03-07T14:50:00Z">
        <w:r w:rsidR="0033544D" w:rsidRPr="00742779">
          <w:t>The</w:t>
        </w:r>
      </w:ins>
      <w:r w:rsidR="0033544D" w:rsidRPr="00742779">
        <w:t xml:space="preserve"> SEC comment letter process is iterative and can span multiple rounds. SEC staff reviewers—typically accountants and lawyers with specialized expertise in particular industries—scrutinize the registration statement for compliance with disclosure requirements, accounting standards, and internal consistency.</w:t>
      </w:r>
    </w:p>
    <w:p w14:paraId="562302B5" w14:textId="77777777" w:rsidR="0033544D" w:rsidRPr="00742779" w:rsidRDefault="00742779" w:rsidP="000E54B1">
      <w:del w:id="4340" w:author="Seth Oranburg" w:date="2026-03-07T09:50:00Z" w16du:dateUtc="2026-03-07T14:50:00Z">
        <w:r w:rsidRPr="00742779">
          <w:rPr>
            <w:rFonts w:ascii="ZWAdobeF" w:hAnsi="ZWAdobeF" w:cs="ZWAdobeF"/>
            <w:sz w:val="2"/>
            <w:szCs w:val="2"/>
          </w:rPr>
          <w:delText>1878B</w:delText>
        </w:r>
        <w:r w:rsidR="0033544D" w:rsidRPr="00742779">
          <w:delText>Common</w:delText>
        </w:r>
      </w:del>
      <w:ins w:id="4341" w:author="Seth Oranburg" w:date="2026-03-07T09:50:00Z" w16du:dateUtc="2026-03-07T14:50:00Z">
        <w:r w:rsidR="0033544D" w:rsidRPr="00742779">
          <w:t>Common</w:t>
        </w:r>
      </w:ins>
      <w:r w:rsidR="0033544D" w:rsidRPr="00742779">
        <w:t xml:space="preserve"> areas of SEC focus include:</w:t>
      </w:r>
    </w:p>
    <w:p w14:paraId="182BABA7" w14:textId="77777777" w:rsidR="0033544D" w:rsidRPr="00742779" w:rsidRDefault="00742779" w:rsidP="000E54B1">
      <w:pPr>
        <w:pStyle w:val="ListParagraph"/>
        <w:numPr>
          <w:ilvl w:val="0"/>
          <w:numId w:val="6"/>
        </w:numPr>
        <w:rPr>
          <w:rFonts w:eastAsia="Times New Roman"/>
        </w:rPr>
      </w:pPr>
      <w:del w:id="4342" w:author="Seth Oranburg" w:date="2026-03-07T09:50:00Z" w16du:dateUtc="2026-03-07T14:50:00Z">
        <w:r w:rsidRPr="00742779">
          <w:rPr>
            <w:rStyle w:val="Strong"/>
            <w:rFonts w:ascii="ZWAdobeF" w:eastAsia="Times New Roman" w:hAnsi="ZWAdobeF" w:cs="ZWAdobeF"/>
            <w:b w:val="0"/>
            <w:sz w:val="2"/>
            <w:szCs w:val="2"/>
          </w:rPr>
          <w:lastRenderedPageBreak/>
          <w:delText>28B</w:delText>
        </w:r>
        <w:r w:rsidR="0033544D" w:rsidRPr="00742779">
          <w:rPr>
            <w:rStyle w:val="Strong"/>
            <w:rFonts w:eastAsia="Times New Roman"/>
          </w:rPr>
          <w:delText>Revenue</w:delText>
        </w:r>
      </w:del>
      <w:ins w:id="4343" w:author="Seth Oranburg" w:date="2026-03-07T09:50:00Z" w16du:dateUtc="2026-03-07T14:50:00Z">
        <w:r w:rsidR="0033544D" w:rsidRPr="00742779">
          <w:rPr>
            <w:rStyle w:val="Strong"/>
            <w:rFonts w:eastAsia="Times New Roman"/>
          </w:rPr>
          <w:t>Revenue</w:t>
        </w:r>
      </w:ins>
      <w:r w:rsidR="0033544D" w:rsidRPr="00742779">
        <w:rPr>
          <w:rStyle w:val="Strong"/>
          <w:rFonts w:eastAsia="Times New Roman"/>
        </w:rPr>
        <w:t xml:space="preserve"> recognition policies</w:t>
      </w:r>
      <w:r w:rsidR="0033544D" w:rsidRPr="00742779">
        <w:rPr>
          <w:rFonts w:eastAsia="Times New Roman"/>
        </w:rPr>
        <w:t>, particularly for companies with complex contractual arrangements, subscription models, or multi-element deliverables</w:t>
      </w:r>
    </w:p>
    <w:p w14:paraId="5E64ED99" w14:textId="77777777" w:rsidR="0033544D" w:rsidRPr="00742779" w:rsidRDefault="00742779" w:rsidP="000E54B1">
      <w:pPr>
        <w:pStyle w:val="ListParagraph"/>
        <w:numPr>
          <w:ilvl w:val="0"/>
          <w:numId w:val="6"/>
        </w:numPr>
        <w:rPr>
          <w:rFonts w:eastAsia="Times New Roman"/>
        </w:rPr>
      </w:pPr>
      <w:del w:id="4344" w:author="Seth Oranburg" w:date="2026-03-07T09:50:00Z" w16du:dateUtc="2026-03-07T14:50:00Z">
        <w:r w:rsidRPr="00742779">
          <w:rPr>
            <w:rStyle w:val="Strong"/>
            <w:rFonts w:ascii="ZWAdobeF" w:eastAsia="Times New Roman" w:hAnsi="ZWAdobeF" w:cs="ZWAdobeF"/>
            <w:b w:val="0"/>
            <w:sz w:val="2"/>
            <w:szCs w:val="2"/>
          </w:rPr>
          <w:delText>29B</w:delText>
        </w:r>
        <w:r w:rsidR="0033544D" w:rsidRPr="00742779">
          <w:rPr>
            <w:rStyle w:val="Strong"/>
            <w:rFonts w:eastAsia="Times New Roman"/>
          </w:rPr>
          <w:delText>Related</w:delText>
        </w:r>
      </w:del>
      <w:ins w:id="4345" w:author="Seth Oranburg" w:date="2026-03-07T09:50:00Z" w16du:dateUtc="2026-03-07T14:50:00Z">
        <w:r w:rsidR="0033544D" w:rsidRPr="00742779">
          <w:rPr>
            <w:rStyle w:val="Strong"/>
            <w:rFonts w:eastAsia="Times New Roman"/>
          </w:rPr>
          <w:t>Related</w:t>
        </w:r>
      </w:ins>
      <w:r w:rsidR="0033544D" w:rsidRPr="00742779">
        <w:rPr>
          <w:rStyle w:val="Strong"/>
          <w:rFonts w:eastAsia="Times New Roman"/>
        </w:rPr>
        <w:t xml:space="preserve"> party transactions</w:t>
      </w:r>
      <w:r w:rsidR="0033544D" w:rsidRPr="00742779">
        <w:rPr>
          <w:rFonts w:eastAsia="Times New Roman"/>
        </w:rPr>
        <w:t>, including any dealings between the company and founders, directors, officers, or significant shareholders</w:t>
      </w:r>
    </w:p>
    <w:p w14:paraId="60FBEECE" w14:textId="77777777" w:rsidR="0033544D" w:rsidRPr="00742779" w:rsidRDefault="00742779" w:rsidP="000E54B1">
      <w:pPr>
        <w:pStyle w:val="ListParagraph"/>
        <w:numPr>
          <w:ilvl w:val="0"/>
          <w:numId w:val="6"/>
        </w:numPr>
        <w:rPr>
          <w:rFonts w:eastAsia="Times New Roman"/>
        </w:rPr>
      </w:pPr>
      <w:del w:id="4346" w:author="Seth Oranburg" w:date="2026-03-07T09:50:00Z" w16du:dateUtc="2026-03-07T14:50:00Z">
        <w:r w:rsidRPr="00742779">
          <w:rPr>
            <w:rStyle w:val="Strong"/>
            <w:rFonts w:ascii="ZWAdobeF" w:eastAsia="Times New Roman" w:hAnsi="ZWAdobeF" w:cs="ZWAdobeF"/>
            <w:b w:val="0"/>
            <w:sz w:val="2"/>
            <w:szCs w:val="2"/>
          </w:rPr>
          <w:delText>30B</w:delText>
        </w:r>
        <w:r w:rsidR="0033544D" w:rsidRPr="00742779">
          <w:rPr>
            <w:rStyle w:val="Strong"/>
            <w:rFonts w:eastAsia="Times New Roman"/>
          </w:rPr>
          <w:delText>Use</w:delText>
        </w:r>
      </w:del>
      <w:ins w:id="4347" w:author="Seth Oranburg" w:date="2026-03-07T09:50:00Z" w16du:dateUtc="2026-03-07T14:50:00Z">
        <w:r w:rsidR="0033544D" w:rsidRPr="00742779">
          <w:rPr>
            <w:rStyle w:val="Strong"/>
            <w:rFonts w:eastAsia="Times New Roman"/>
          </w:rPr>
          <w:t>Use</w:t>
        </w:r>
      </w:ins>
      <w:r w:rsidR="0033544D" w:rsidRPr="00742779">
        <w:rPr>
          <w:rStyle w:val="Strong"/>
          <w:rFonts w:eastAsia="Times New Roman"/>
        </w:rPr>
        <w:t xml:space="preserve"> of proceeds disclosure</w:t>
      </w:r>
      <w:r w:rsidR="0033544D" w:rsidRPr="00742779">
        <w:rPr>
          <w:rFonts w:eastAsia="Times New Roman"/>
        </w:rPr>
        <w:t>, requiring specific detail about how the company intends to deploy IPO proceeds</w:t>
      </w:r>
    </w:p>
    <w:p w14:paraId="3C054814" w14:textId="77777777" w:rsidR="0033544D" w:rsidRPr="00742779" w:rsidRDefault="00742779" w:rsidP="000E54B1">
      <w:pPr>
        <w:pStyle w:val="ListParagraph"/>
        <w:numPr>
          <w:ilvl w:val="0"/>
          <w:numId w:val="6"/>
        </w:numPr>
        <w:rPr>
          <w:rFonts w:eastAsia="Times New Roman"/>
        </w:rPr>
      </w:pPr>
      <w:del w:id="4348" w:author="Seth Oranburg" w:date="2026-03-07T09:50:00Z" w16du:dateUtc="2026-03-07T14:50:00Z">
        <w:r w:rsidRPr="00742779">
          <w:rPr>
            <w:rStyle w:val="Strong"/>
            <w:rFonts w:ascii="ZWAdobeF" w:eastAsia="Times New Roman" w:hAnsi="ZWAdobeF" w:cs="ZWAdobeF"/>
            <w:b w:val="0"/>
            <w:sz w:val="2"/>
            <w:szCs w:val="2"/>
          </w:rPr>
          <w:delText>31B</w:delText>
        </w:r>
        <w:r w:rsidR="0033544D" w:rsidRPr="00742779">
          <w:rPr>
            <w:rStyle w:val="Strong"/>
            <w:rFonts w:eastAsia="Times New Roman"/>
          </w:rPr>
          <w:delText>Risk</w:delText>
        </w:r>
      </w:del>
      <w:ins w:id="4349" w:author="Seth Oranburg" w:date="2026-03-07T09:50:00Z" w16du:dateUtc="2026-03-07T14:50:00Z">
        <w:r w:rsidR="0033544D" w:rsidRPr="00742779">
          <w:rPr>
            <w:rStyle w:val="Strong"/>
            <w:rFonts w:eastAsia="Times New Roman"/>
          </w:rPr>
          <w:t>Risk</w:t>
        </w:r>
      </w:ins>
      <w:r w:rsidR="0033544D" w:rsidRPr="00742779">
        <w:rPr>
          <w:rStyle w:val="Strong"/>
          <w:rFonts w:eastAsia="Times New Roman"/>
        </w:rPr>
        <w:t xml:space="preserve"> factor specificity</w:t>
      </w:r>
      <w:r w:rsidR="0033544D" w:rsidRPr="00742779">
        <w:rPr>
          <w:rFonts w:eastAsia="Times New Roman"/>
        </w:rPr>
        <w:t>, ensuring that risks are tailored to the company rather than copied from other filings</w:t>
      </w:r>
    </w:p>
    <w:p w14:paraId="31AAE8AE" w14:textId="77777777" w:rsidR="0033544D" w:rsidRPr="00742779" w:rsidRDefault="00742779" w:rsidP="000E54B1">
      <w:pPr>
        <w:pStyle w:val="ListParagraph"/>
        <w:numPr>
          <w:ilvl w:val="0"/>
          <w:numId w:val="6"/>
        </w:numPr>
        <w:rPr>
          <w:rFonts w:eastAsia="Times New Roman"/>
        </w:rPr>
      </w:pPr>
      <w:del w:id="4350" w:author="Seth Oranburg" w:date="2026-03-07T09:50:00Z" w16du:dateUtc="2026-03-07T14:50:00Z">
        <w:r w:rsidRPr="00742779">
          <w:rPr>
            <w:rStyle w:val="Strong"/>
            <w:rFonts w:ascii="ZWAdobeF" w:eastAsia="Times New Roman" w:hAnsi="ZWAdobeF" w:cs="ZWAdobeF"/>
            <w:b w:val="0"/>
            <w:sz w:val="2"/>
            <w:szCs w:val="2"/>
          </w:rPr>
          <w:delText>32B</w:delText>
        </w:r>
        <w:r w:rsidR="0033544D" w:rsidRPr="00742779">
          <w:rPr>
            <w:rStyle w:val="Strong"/>
            <w:rFonts w:eastAsia="Times New Roman"/>
          </w:rPr>
          <w:delText>Non</w:delText>
        </w:r>
      </w:del>
      <w:ins w:id="4351" w:author="Seth Oranburg" w:date="2026-03-07T09:50:00Z" w16du:dateUtc="2026-03-07T14:50:00Z">
        <w:r w:rsidR="0033544D" w:rsidRPr="00742779">
          <w:rPr>
            <w:rStyle w:val="Strong"/>
            <w:rFonts w:eastAsia="Times New Roman"/>
          </w:rPr>
          <w:t>Non</w:t>
        </w:r>
      </w:ins>
      <w:r w:rsidR="0033544D" w:rsidRPr="00742779">
        <w:rPr>
          <w:rStyle w:val="Strong"/>
          <w:rFonts w:eastAsia="Times New Roman"/>
        </w:rPr>
        <w:t>-GAAP measures</w:t>
      </w:r>
      <w:r w:rsidR="0033544D" w:rsidRPr="00742779">
        <w:rPr>
          <w:rFonts w:eastAsia="Times New Roman"/>
        </w:rPr>
        <w:t>, verifying that any adjusted financial metrics are properly reconciled to GAAP and do not mislead investors</w:t>
      </w:r>
    </w:p>
    <w:p w14:paraId="04AD24A5" w14:textId="77777777" w:rsidR="0033544D" w:rsidRPr="00742779" w:rsidRDefault="00742779" w:rsidP="000E54B1">
      <w:pPr>
        <w:pPrChange w:id="4352" w:author="Seth Oranburg" w:date="2026-03-07T09:50:00Z" w16du:dateUtc="2026-03-07T14:50:00Z">
          <w:pPr>
            <w:pStyle w:val="NormalWeb"/>
          </w:pPr>
        </w:pPrChange>
      </w:pPr>
      <w:del w:id="4353" w:author="Seth Oranburg" w:date="2026-03-07T09:50:00Z" w16du:dateUtc="2026-03-07T14:50:00Z">
        <w:r w:rsidRPr="00742779">
          <w:rPr>
            <w:rFonts w:ascii="ZWAdobeF" w:hAnsi="ZWAdobeF" w:cs="ZWAdobeF"/>
            <w:sz w:val="2"/>
            <w:szCs w:val="2"/>
          </w:rPr>
          <w:delText>1879B</w:delText>
        </w:r>
        <w:r w:rsidR="0033544D" w:rsidRPr="00742779">
          <w:delText>The</w:delText>
        </w:r>
      </w:del>
      <w:ins w:id="4354" w:author="Seth Oranburg" w:date="2026-03-07T09:50:00Z" w16du:dateUtc="2026-03-07T14:50:00Z">
        <w:r w:rsidR="0033544D" w:rsidRPr="00742779">
          <w:t>The</w:t>
        </w:r>
      </w:ins>
      <w:r w:rsidR="0033544D" w:rsidRPr="00742779">
        <w:t xml:space="preserve"> median number of comment letters has declined in recent years, from approximately 3.2 rounds per IPO in 2019 to 2.1 rounds in 2025.</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r w:rsidR="0033544D" w:rsidRPr="00742779">
        <w:t xml:space="preserve"> This reflects both improved drafting quality by law firms and a more streamlined SEC review process focused on material disclosure issues rather than stylistic preferences.</w:t>
      </w:r>
    </w:p>
    <w:p w14:paraId="016381B9" w14:textId="77777777" w:rsidR="0033544D" w:rsidRPr="00742779" w:rsidRDefault="0033544D" w:rsidP="000E54B1">
      <w:pPr>
        <w:pStyle w:val="Heading3"/>
        <w:rPr>
          <w:rFonts w:eastAsia="Times New Roman"/>
        </w:rPr>
      </w:pPr>
      <w:r w:rsidRPr="00742779">
        <w:rPr>
          <w:rFonts w:eastAsia="Times New Roman"/>
        </w:rPr>
        <w:t xml:space="preserve">The </w:t>
      </w:r>
      <w:r w:rsidR="009F60D1" w:rsidRPr="00742779">
        <w:rPr>
          <w:rFonts w:eastAsia="Times New Roman"/>
        </w:rPr>
        <w:t>“</w:t>
      </w:r>
      <w:r w:rsidRPr="00742779">
        <w:rPr>
          <w:rFonts w:eastAsia="Times New Roman"/>
        </w:rPr>
        <w:t>Acceleration</w:t>
      </w:r>
      <w:r w:rsidR="009F60D1" w:rsidRPr="00742779">
        <w:rPr>
          <w:rFonts w:eastAsia="Times New Roman"/>
        </w:rPr>
        <w:t>”</w:t>
      </w:r>
      <w:r w:rsidRPr="00742779">
        <w:rPr>
          <w:rFonts w:eastAsia="Times New Roman"/>
        </w:rPr>
        <w:t xml:space="preserve"> and Effective Date</w:t>
      </w:r>
    </w:p>
    <w:p w14:paraId="61743706" w14:textId="77777777" w:rsidR="0033544D" w:rsidRPr="00742779" w:rsidRDefault="00742779" w:rsidP="000E54B1">
      <w:pPr>
        <w:pPrChange w:id="4355" w:author="Seth Oranburg" w:date="2026-03-07T09:50:00Z" w16du:dateUtc="2026-03-07T14:50:00Z">
          <w:pPr>
            <w:pStyle w:val="NormalWeb"/>
          </w:pPr>
        </w:pPrChange>
      </w:pPr>
      <w:del w:id="4356" w:author="Seth Oranburg" w:date="2026-03-07T09:50:00Z" w16du:dateUtc="2026-03-07T14:50:00Z">
        <w:r w:rsidRPr="00742779">
          <w:rPr>
            <w:rFonts w:ascii="ZWAdobeF" w:hAnsi="ZWAdobeF" w:cs="ZWAdobeF"/>
            <w:sz w:val="2"/>
            <w:szCs w:val="2"/>
          </w:rPr>
          <w:delText>1880B</w:delText>
        </w:r>
        <w:r w:rsidR="0033544D" w:rsidRPr="00742779">
          <w:delText>Once</w:delText>
        </w:r>
      </w:del>
      <w:ins w:id="4357" w:author="Seth Oranburg" w:date="2026-03-07T09:50:00Z" w16du:dateUtc="2026-03-07T14:50:00Z">
        <w:r w:rsidR="0033544D" w:rsidRPr="00742779">
          <w:t>Once</w:t>
        </w:r>
      </w:ins>
      <w:r w:rsidR="0033544D" w:rsidRPr="00742779">
        <w:t xml:space="preserve"> all SEC comments have been resolved, the company requests </w:t>
      </w:r>
      <w:r w:rsidR="0033544D" w:rsidRPr="00742779">
        <w:rPr>
          <w:rStyle w:val="Strong"/>
        </w:rPr>
        <w:t>acceleration</w:t>
      </w:r>
      <w:r w:rsidR="0033544D" w:rsidRPr="00742779">
        <w:t xml:space="preserve"> of the effective date of the registration statement. Under Section 8 of the Securities Act, a registration statement automatically becomes effective 20 days after filing unless the company requests acceleration or the SEC institutes a refusal order.</w:t>
      </w:r>
      <w:r w:rsidR="0033544D">
        <w:fldChar w:fldCharType="begin"/>
      </w:r>
      <w:r w:rsidR="0033544D">
        <w:instrText>HYPERLINK \l "fn262-11647" \o "Jump to citation"</w:instrText>
      </w:r>
      <w:r w:rsidR="0033544D">
        <w:fldChar w:fldCharType="separate"/>
      </w:r>
      <w:r w:rsidR="0033544D" w:rsidRPr="00742779">
        <w:rPr>
          <w:rStyle w:val="Hyperlink"/>
          <w:color w:val="auto"/>
          <w:u w:val="none"/>
        </w:rPr>
        <w:t>[262</w:t>
      </w:r>
      <w:r w:rsidR="00FA601A" w:rsidRPr="00742779">
        <w:rPr>
          <w:rStyle w:val="Hyperlink"/>
          <w:color w:val="auto"/>
          <w:u w:val="none"/>
        </w:rPr>
        <w:t>]</w:t>
      </w:r>
      <w:r w:rsidR="0033544D">
        <w:fldChar w:fldCharType="end"/>
      </w:r>
      <w:r w:rsidR="0033544D" w:rsidRPr="00742779">
        <w:t xml:space="preserve"> As a practical matter, all IPOs request acceleration to avoid the uncertainty of the automatic effective date.</w:t>
      </w:r>
    </w:p>
    <w:p w14:paraId="426FD073" w14:textId="77777777" w:rsidR="0033544D" w:rsidRPr="00742779" w:rsidRDefault="00742779" w:rsidP="000E54B1">
      <w:pPr>
        <w:pPrChange w:id="4358" w:author="Seth Oranburg" w:date="2026-03-07T09:50:00Z" w16du:dateUtc="2026-03-07T14:50:00Z">
          <w:pPr>
            <w:pStyle w:val="NormalWeb"/>
          </w:pPr>
        </w:pPrChange>
      </w:pPr>
      <w:del w:id="4359" w:author="Seth Oranburg" w:date="2026-03-07T09:50:00Z" w16du:dateUtc="2026-03-07T14:50:00Z">
        <w:r w:rsidRPr="00742779">
          <w:rPr>
            <w:rFonts w:ascii="ZWAdobeF" w:hAnsi="ZWAdobeF" w:cs="ZWAdobeF"/>
            <w:sz w:val="2"/>
            <w:szCs w:val="2"/>
          </w:rPr>
          <w:delText>1881B</w:delText>
        </w:r>
        <w:r w:rsidR="0033544D" w:rsidRPr="00742779">
          <w:delText>The</w:delText>
        </w:r>
      </w:del>
      <w:ins w:id="4360" w:author="Seth Oranburg" w:date="2026-03-07T09:50:00Z" w16du:dateUtc="2026-03-07T14:50:00Z">
        <w:r w:rsidR="0033544D" w:rsidRPr="00742779">
          <w:t>The</w:t>
        </w:r>
      </w:ins>
      <w:r w:rsidR="0033544D" w:rsidRPr="00742779">
        <w:t xml:space="preserve"> SEC declares the registration statement effective—typically at 4:00 PM Eastern Time on the pricing date. This is the moment when the offering legally transitions from the </w:t>
      </w:r>
      <w:r w:rsidR="009F60D1" w:rsidRPr="00742779">
        <w:t>“</w:t>
      </w:r>
      <w:r w:rsidR="0033544D" w:rsidRPr="00742779">
        <w:t>waiting period</w:t>
      </w:r>
      <w:r w:rsidR="009F60D1" w:rsidRPr="00742779">
        <w:t>”</w:t>
      </w:r>
      <w:r w:rsidR="0033544D" w:rsidRPr="00742779">
        <w:t xml:space="preserve"> to the </w:t>
      </w:r>
      <w:r w:rsidR="009F60D1" w:rsidRPr="00742779">
        <w:t>“</w:t>
      </w:r>
      <w:r w:rsidR="0033544D" w:rsidRPr="00742779">
        <w:t>post-effective period,</w:t>
      </w:r>
      <w:r w:rsidR="009F60D1" w:rsidRPr="00742779">
        <w:t>”</w:t>
      </w:r>
      <w:r w:rsidR="0033544D" w:rsidRPr="00742779">
        <w:t xml:space="preserve"> allowing the underwriters to confirm sales and distribute the final prospectus.</w:t>
      </w:r>
      <w:r w:rsidR="0033544D">
        <w:fldChar w:fldCharType="begin"/>
      </w:r>
      <w:r w:rsidR="0033544D">
        <w:instrText>HYPERLINK \l "fn275-11647" \o "Jump to citation"</w:instrText>
      </w:r>
      <w:r w:rsidR="0033544D">
        <w:fldChar w:fldCharType="separate"/>
      </w:r>
      <w:r w:rsidR="0033544D" w:rsidRPr="00742779">
        <w:rPr>
          <w:rStyle w:val="Hyperlink"/>
          <w:color w:val="auto"/>
          <w:u w:val="none"/>
        </w:rPr>
        <w:t>[275</w:t>
      </w:r>
      <w:r w:rsidR="00FA601A" w:rsidRPr="00742779">
        <w:rPr>
          <w:rStyle w:val="Hyperlink"/>
          <w:color w:val="auto"/>
          <w:u w:val="none"/>
        </w:rPr>
        <w:t>]</w:t>
      </w:r>
      <w:r w:rsidR="0033544D">
        <w:fldChar w:fldCharType="end"/>
      </w:r>
    </w:p>
    <w:p w14:paraId="569CA6F7" w14:textId="77777777" w:rsidR="0033544D" w:rsidRPr="00742779" w:rsidRDefault="0033544D" w:rsidP="000E54B1">
      <w:pPr>
        <w:pStyle w:val="Heading2"/>
        <w:rPr>
          <w:rFonts w:eastAsia="Times New Roman"/>
        </w:rPr>
      </w:pPr>
      <w:r w:rsidRPr="00742779">
        <w:rPr>
          <w:rFonts w:eastAsia="Times New Roman"/>
        </w:rPr>
        <w:t>Testing the Waters and Pre-Filing Communications</w:t>
      </w:r>
    </w:p>
    <w:p w14:paraId="52BE2DBE" w14:textId="77777777" w:rsidR="0033544D" w:rsidRPr="00742779" w:rsidRDefault="00742779" w:rsidP="000E54B1">
      <w:pPr>
        <w:pPrChange w:id="4361" w:author="Seth Oranburg" w:date="2026-03-07T09:50:00Z" w16du:dateUtc="2026-03-07T14:50:00Z">
          <w:pPr>
            <w:pStyle w:val="NormalWeb"/>
          </w:pPr>
        </w:pPrChange>
      </w:pPr>
      <w:del w:id="4362" w:author="Seth Oranburg" w:date="2026-03-07T09:50:00Z" w16du:dateUtc="2026-03-07T14:50:00Z">
        <w:r w:rsidRPr="00742779">
          <w:rPr>
            <w:rFonts w:ascii="ZWAdobeF" w:hAnsi="ZWAdobeF" w:cs="ZWAdobeF"/>
            <w:sz w:val="2"/>
            <w:szCs w:val="2"/>
          </w:rPr>
          <w:delText>1882B</w:delText>
        </w:r>
        <w:r w:rsidR="0033544D" w:rsidRPr="00742779">
          <w:delText>The</w:delText>
        </w:r>
      </w:del>
      <w:ins w:id="4363" w:author="Seth Oranburg" w:date="2026-03-07T09:50:00Z" w16du:dateUtc="2026-03-07T14:50:00Z">
        <w:r w:rsidR="0033544D" w:rsidRPr="00742779">
          <w:t>The</w:t>
        </w:r>
      </w:ins>
      <w:r w:rsidR="0033544D" w:rsidRPr="00742779">
        <w:t xml:space="preserve"> Securities Act of 1933 imposes strict restrictions on communications during the offering process, often referred to as the </w:t>
      </w:r>
      <w:r w:rsidR="0033544D" w:rsidRPr="00742779">
        <w:rPr>
          <w:rStyle w:val="Strong"/>
        </w:rPr>
        <w:t>gun-jumping rules</w:t>
      </w:r>
      <w:r w:rsidR="0033544D" w:rsidRPr="00742779">
        <w:t>.</w:t>
      </w:r>
      <w:r w:rsidR="0033544D">
        <w:fldChar w:fldCharType="begin"/>
      </w:r>
      <w:r w:rsidR="0033544D">
        <w:instrText>HYPERLINK \l "fn266-11647" \o "Jump to citation"</w:instrText>
      </w:r>
      <w:r w:rsidR="0033544D">
        <w:fldChar w:fldCharType="separate"/>
      </w:r>
      <w:r w:rsidR="0033544D" w:rsidRPr="00742779">
        <w:rPr>
          <w:rStyle w:val="Hyperlink"/>
          <w:color w:val="auto"/>
          <w:u w:val="none"/>
        </w:rPr>
        <w:t>[266</w:t>
      </w:r>
      <w:r w:rsidR="00FA601A" w:rsidRPr="00742779">
        <w:rPr>
          <w:rStyle w:val="Hyperlink"/>
          <w:color w:val="auto"/>
          <w:u w:val="none"/>
        </w:rPr>
        <w:t>]</w:t>
      </w:r>
      <w:r w:rsidR="0033544D">
        <w:fldChar w:fldCharType="end"/>
      </w:r>
      <w:r w:rsidR="0033544D" w:rsidRPr="00742779">
        <w:t xml:space="preserve"> These rules divide the offering timeline into three periods: the pre-</w:t>
      </w:r>
      <w:r w:rsidR="0033544D" w:rsidRPr="00742779">
        <w:lastRenderedPageBreak/>
        <w:t>filing period, the waiting period (after filing but before effectiveness), and the post-effective period.</w:t>
      </w:r>
    </w:p>
    <w:p w14:paraId="64EDADF5" w14:textId="77777777" w:rsidR="0033544D" w:rsidRPr="00742779" w:rsidRDefault="0033544D" w:rsidP="000E54B1">
      <w:pPr>
        <w:pStyle w:val="Heading3"/>
        <w:rPr>
          <w:rFonts w:eastAsia="Times New Roman"/>
        </w:rPr>
      </w:pPr>
      <w:r w:rsidRPr="00742779">
        <w:rPr>
          <w:rFonts w:eastAsia="Times New Roman"/>
        </w:rPr>
        <w:t>The Pre-Filing Period: Avoiding Conditioning the Market</w:t>
      </w:r>
    </w:p>
    <w:p w14:paraId="0D378B57" w14:textId="77777777" w:rsidR="0033544D" w:rsidRPr="00742779" w:rsidRDefault="00742779" w:rsidP="000E54B1">
      <w:pPr>
        <w:pPrChange w:id="4364" w:author="Seth Oranburg" w:date="2026-03-07T09:50:00Z" w16du:dateUtc="2026-03-07T14:50:00Z">
          <w:pPr>
            <w:pStyle w:val="NormalWeb"/>
          </w:pPr>
        </w:pPrChange>
      </w:pPr>
      <w:del w:id="4365" w:author="Seth Oranburg" w:date="2026-03-07T09:50:00Z" w16du:dateUtc="2026-03-07T14:50:00Z">
        <w:r w:rsidRPr="00742779">
          <w:rPr>
            <w:rFonts w:ascii="ZWAdobeF" w:hAnsi="ZWAdobeF" w:cs="ZWAdobeF"/>
            <w:sz w:val="2"/>
            <w:szCs w:val="2"/>
          </w:rPr>
          <w:delText>1883B</w:delText>
        </w:r>
        <w:r w:rsidR="0033544D" w:rsidRPr="00742779">
          <w:delText>During</w:delText>
        </w:r>
      </w:del>
      <w:ins w:id="4366" w:author="Seth Oranburg" w:date="2026-03-07T09:50:00Z" w16du:dateUtc="2026-03-07T14:50:00Z">
        <w:r w:rsidR="0033544D" w:rsidRPr="00742779">
          <w:t>During</w:t>
        </w:r>
      </w:ins>
      <w:r w:rsidR="0033544D" w:rsidRPr="00742779">
        <w:t xml:space="preserve"> the pre-filing period—before the registration statement is filed—Section 5(c) prohibits any </w:t>
      </w:r>
      <w:r w:rsidR="009F60D1" w:rsidRPr="00742779">
        <w:t>“</w:t>
      </w:r>
      <w:r w:rsidR="0033544D" w:rsidRPr="00742779">
        <w:t>offer to sell</w:t>
      </w:r>
      <w:r w:rsidR="009F60D1" w:rsidRPr="00742779">
        <w:t>”</w:t>
      </w:r>
      <w:r w:rsidR="0033544D" w:rsidRPr="00742779">
        <w:t xml:space="preserve"> the securities.</w:t>
      </w:r>
      <w:r w:rsidR="0033544D">
        <w:fldChar w:fldCharType="begin"/>
      </w:r>
      <w:r w:rsidR="0033544D">
        <w:instrText>HYPERLINK \l "fn266-11647" \o "Jump to citation"</w:instrText>
      </w:r>
      <w:r w:rsidR="0033544D">
        <w:fldChar w:fldCharType="separate"/>
      </w:r>
      <w:r w:rsidR="0033544D" w:rsidRPr="00742779">
        <w:rPr>
          <w:rStyle w:val="Hyperlink"/>
          <w:color w:val="auto"/>
          <w:u w:val="none"/>
        </w:rPr>
        <w:t>[266</w:t>
      </w:r>
      <w:r w:rsidR="00FA601A" w:rsidRPr="00742779">
        <w:rPr>
          <w:rStyle w:val="Hyperlink"/>
          <w:color w:val="auto"/>
          <w:u w:val="none"/>
        </w:rPr>
        <w:t>]</w:t>
      </w:r>
      <w:r w:rsidR="0033544D">
        <w:fldChar w:fldCharType="end"/>
      </w:r>
      <w:r w:rsidR="0033544D" w:rsidRPr="00742779">
        <w:t xml:space="preserve"> This restriction is designed to prevent issuers from conditioning the market through publicity campaigns that generate artificial demand before investors have access to the required disclosures in the prospectus.</w:t>
      </w:r>
    </w:p>
    <w:p w14:paraId="26E93B55" w14:textId="77777777" w:rsidR="0033544D" w:rsidRPr="00742779" w:rsidRDefault="00742779" w:rsidP="000E54B1">
      <w:del w:id="4367" w:author="Seth Oranburg" w:date="2026-03-07T09:50:00Z" w16du:dateUtc="2026-03-07T14:50:00Z">
        <w:r w:rsidRPr="00742779">
          <w:rPr>
            <w:rFonts w:ascii="ZWAdobeF" w:hAnsi="ZWAdobeF" w:cs="ZWAdobeF"/>
            <w:sz w:val="2"/>
            <w:szCs w:val="2"/>
          </w:rPr>
          <w:delText>1884B</w:delText>
        </w:r>
        <w:r w:rsidR="0033544D" w:rsidRPr="00742779">
          <w:delText>The</w:delText>
        </w:r>
      </w:del>
      <w:ins w:id="4368" w:author="Seth Oranburg" w:date="2026-03-07T09:50:00Z" w16du:dateUtc="2026-03-07T14:50:00Z">
        <w:r w:rsidR="0033544D" w:rsidRPr="00742779">
          <w:t>The</w:t>
        </w:r>
      </w:ins>
      <w:r w:rsidR="0033544D" w:rsidRPr="00742779">
        <w:t xml:space="preserve"> challenge is distinguishing between </w:t>
      </w:r>
      <w:r w:rsidR="0033544D" w:rsidRPr="00742779">
        <w:rPr>
          <w:rStyle w:val="Strong"/>
        </w:rPr>
        <w:t>prohibited offers</w:t>
      </w:r>
      <w:r w:rsidR="0033544D" w:rsidRPr="00742779">
        <w:t xml:space="preserve"> and </w:t>
      </w:r>
      <w:r w:rsidR="0033544D" w:rsidRPr="00742779">
        <w:rPr>
          <w:rStyle w:val="Strong"/>
        </w:rPr>
        <w:t>permissible business communications</w:t>
      </w:r>
      <w:r w:rsidR="0033544D" w:rsidRPr="00742779">
        <w:t>. A company that issues a press release announcing record quarterly earnings is engaged in routine business communication. A company that issues a press release highlighting its rapid growth trajectory, expanding total addressable market, and plans for future expansion—three weeks before filing its S-1—is likely conditioning the market in violation of Section 5(c).</w:t>
      </w:r>
    </w:p>
    <w:p w14:paraId="5C960498" w14:textId="77777777" w:rsidR="0033544D" w:rsidRPr="00742779" w:rsidRDefault="00742779" w:rsidP="000E54B1">
      <w:pPr>
        <w:pPrChange w:id="4369" w:author="Seth Oranburg" w:date="2026-03-07T09:50:00Z" w16du:dateUtc="2026-03-07T14:50:00Z">
          <w:pPr>
            <w:pStyle w:val="NormalWeb"/>
          </w:pPr>
        </w:pPrChange>
      </w:pPr>
      <w:del w:id="4370" w:author="Seth Oranburg" w:date="2026-03-07T09:50:00Z" w16du:dateUtc="2026-03-07T14:50:00Z">
        <w:r w:rsidRPr="00742779">
          <w:rPr>
            <w:rFonts w:ascii="ZWAdobeF" w:hAnsi="ZWAdobeF" w:cs="ZWAdobeF"/>
            <w:sz w:val="2"/>
            <w:szCs w:val="2"/>
          </w:rPr>
          <w:delText>1885B</w:delText>
        </w:r>
        <w:r w:rsidR="0033544D" w:rsidRPr="00742779">
          <w:delText>SEC</w:delText>
        </w:r>
      </w:del>
      <w:ins w:id="4371" w:author="Seth Oranburg" w:date="2026-03-07T09:50:00Z" w16du:dateUtc="2026-03-07T14:50:00Z">
        <w:r w:rsidR="0033544D" w:rsidRPr="00742779">
          <w:t>SEC</w:t>
        </w:r>
      </w:ins>
      <w:r w:rsidR="0033544D" w:rsidRPr="00742779">
        <w:t xml:space="preserve"> Rule 163B, adopted in 2019, provides important flexibility by permitting all issuers (not just EGCs or Well-Known Seasoned Issuers) to engage in </w:t>
      </w:r>
      <w:r w:rsidR="009F60D1" w:rsidRPr="00742779">
        <w:rPr>
          <w:rStyle w:val="Strong"/>
        </w:rPr>
        <w:t>“</w:t>
      </w:r>
      <w:r w:rsidR="0033544D" w:rsidRPr="00742779">
        <w:rPr>
          <w:rStyle w:val="Strong"/>
        </w:rPr>
        <w:t>testing the waters</w:t>
      </w:r>
      <w:r w:rsidR="009F60D1" w:rsidRPr="00742779">
        <w:rPr>
          <w:rStyle w:val="Strong"/>
        </w:rPr>
        <w:t>”</w:t>
      </w:r>
      <w:r w:rsidR="0033544D" w:rsidRPr="00742779">
        <w:t xml:space="preserve"> communications with qualified institutional buyers (QIBs) and institutional accredited investors before or after filing a registration statement.</w:t>
      </w:r>
      <w:r w:rsidR="0033544D">
        <w:fldChar w:fldCharType="begin"/>
      </w:r>
      <w:r w:rsidR="0033544D">
        <w:instrText>HYPERLINK \l "fn279-11647" \o "Jump to citation"</w:instrText>
      </w:r>
      <w:r w:rsidR="0033544D">
        <w:fldChar w:fldCharType="separate"/>
      </w:r>
      <w:r w:rsidR="0033544D" w:rsidRPr="00742779">
        <w:rPr>
          <w:rStyle w:val="Hyperlink"/>
          <w:color w:val="auto"/>
          <w:u w:val="none"/>
        </w:rPr>
        <w:t>[279</w:t>
      </w:r>
      <w:r w:rsidR="00FA601A" w:rsidRPr="00742779">
        <w:rPr>
          <w:rStyle w:val="Hyperlink"/>
          <w:color w:val="auto"/>
          <w:u w:val="none"/>
        </w:rPr>
        <w:t>]</w:t>
      </w:r>
      <w:r w:rsidR="0033544D">
        <w:fldChar w:fldCharType="end"/>
      </w:r>
      <w:r w:rsidR="0033544D" w:rsidRPr="00742779">
        <w:t xml:space="preserve"> These communications may be oral or written, and written testing-the-waters materials need not be filed with the SEC, although they remain subject to antifraud liability under Section 12(a)(2) of the Securities Act.</w:t>
      </w:r>
      <w:r w:rsidR="0033544D">
        <w:fldChar w:fldCharType="begin"/>
      </w:r>
      <w:r w:rsidR="0033544D">
        <w:instrText>HYPERLINK \l "fn280-11647" \o "Jump to citation"</w:instrText>
      </w:r>
      <w:r w:rsidR="0033544D">
        <w:fldChar w:fldCharType="separate"/>
      </w:r>
      <w:r w:rsidR="0033544D" w:rsidRPr="00742779">
        <w:rPr>
          <w:rStyle w:val="Hyperlink"/>
          <w:color w:val="auto"/>
          <w:u w:val="none"/>
        </w:rPr>
        <w:t>[280</w:t>
      </w:r>
      <w:r w:rsidR="00FA601A" w:rsidRPr="00742779">
        <w:rPr>
          <w:rStyle w:val="Hyperlink"/>
          <w:color w:val="auto"/>
          <w:u w:val="none"/>
        </w:rPr>
        <w:t>]</w:t>
      </w:r>
      <w:r w:rsidR="0033544D">
        <w:fldChar w:fldCharType="end"/>
      </w:r>
    </w:p>
    <w:p w14:paraId="023B1776" w14:textId="77777777" w:rsidR="0033544D" w:rsidRPr="00742779" w:rsidRDefault="0033544D" w:rsidP="000E54B1">
      <w:pPr>
        <w:pStyle w:val="Heading3"/>
        <w:rPr>
          <w:rFonts w:eastAsia="Times New Roman"/>
        </w:rPr>
      </w:pPr>
      <w:r w:rsidRPr="00742779">
        <w:rPr>
          <w:rFonts w:eastAsia="Times New Roman"/>
        </w:rPr>
        <w:t>The Pershing Square Incident: A Cautionary Tale</w:t>
      </w:r>
    </w:p>
    <w:p w14:paraId="2FFFADFC" w14:textId="77777777" w:rsidR="0033544D" w:rsidRPr="00742779" w:rsidRDefault="00742779" w:rsidP="000E54B1">
      <w:pPr>
        <w:pPrChange w:id="4372" w:author="Seth Oranburg" w:date="2026-03-07T09:50:00Z" w16du:dateUtc="2026-03-07T14:50:00Z">
          <w:pPr>
            <w:pStyle w:val="NormalWeb"/>
          </w:pPr>
        </w:pPrChange>
      </w:pPr>
      <w:del w:id="4373" w:author="Seth Oranburg" w:date="2026-03-07T09:50:00Z" w16du:dateUtc="2026-03-07T14:50:00Z">
        <w:r w:rsidRPr="00742779">
          <w:rPr>
            <w:rFonts w:ascii="ZWAdobeF" w:hAnsi="ZWAdobeF" w:cs="ZWAdobeF"/>
            <w:sz w:val="2"/>
            <w:szCs w:val="2"/>
          </w:rPr>
          <w:delText>1886B</w:delText>
        </w:r>
        <w:r w:rsidR="0033544D" w:rsidRPr="00742779">
          <w:delText>In</w:delText>
        </w:r>
      </w:del>
      <w:ins w:id="4374" w:author="Seth Oranburg" w:date="2026-03-07T09:50:00Z" w16du:dateUtc="2026-03-07T14:50:00Z">
        <w:r w:rsidR="0033544D" w:rsidRPr="00742779">
          <w:t>In</w:t>
        </w:r>
      </w:ins>
      <w:r w:rsidR="0033544D" w:rsidRPr="00742779">
        <w:t xml:space="preserve"> July 2024, billionaire investor William Ackman</w:t>
      </w:r>
      <w:r w:rsidR="009F60D1" w:rsidRPr="00742779">
        <w:t>’</w:t>
      </w:r>
      <w:r w:rsidR="0033544D" w:rsidRPr="00742779">
        <w:t>s Pershing Square USA, Ltd. planned to go public through a traditional IPO listed on the NYSE. In the weeks leading up to the anticipated filing, Ackman—known for his active presence on social media platform X (formerly Twitter)—sent a detailed letter to existing Pershing Square Holdings investors explaining the structure, strategy, and benefits of the new fund.</w:t>
      </w:r>
      <w:r w:rsidR="0033544D">
        <w:fldChar w:fldCharType="begin"/>
      </w:r>
      <w:r w:rsidR="0033544D">
        <w:instrText>HYPERLINK \l "fn281-11647" \o "Jump to citation"</w:instrText>
      </w:r>
      <w:r w:rsidR="0033544D">
        <w:fldChar w:fldCharType="separate"/>
      </w:r>
      <w:r w:rsidR="0033544D" w:rsidRPr="00742779">
        <w:rPr>
          <w:rStyle w:val="Hyperlink"/>
          <w:color w:val="auto"/>
          <w:u w:val="none"/>
        </w:rPr>
        <w:t>[281</w:t>
      </w:r>
      <w:r w:rsidR="00EE2871" w:rsidRPr="00742779">
        <w:rPr>
          <w:rStyle w:val="Hyperlink"/>
          <w:color w:val="auto"/>
          <w:u w:val="none"/>
        </w:rPr>
        <w:t>]</w:t>
      </w:r>
      <w:r w:rsidR="0033544D">
        <w:fldChar w:fldCharType="end"/>
      </w:r>
    </w:p>
    <w:p w14:paraId="7EC26527" w14:textId="77777777" w:rsidR="0033544D" w:rsidRPr="00742779" w:rsidRDefault="00742779" w:rsidP="000E54B1">
      <w:pPr>
        <w:pPrChange w:id="4375" w:author="Seth Oranburg" w:date="2026-03-07T09:50:00Z" w16du:dateUtc="2026-03-07T14:50:00Z">
          <w:pPr>
            <w:pStyle w:val="NormalWeb"/>
          </w:pPr>
        </w:pPrChange>
      </w:pPr>
      <w:del w:id="4376" w:author="Seth Oranburg" w:date="2026-03-07T09:50:00Z" w16du:dateUtc="2026-03-07T14:50:00Z">
        <w:r w:rsidRPr="00742779">
          <w:rPr>
            <w:rFonts w:ascii="ZWAdobeF" w:hAnsi="ZWAdobeF" w:cs="ZWAdobeF"/>
            <w:sz w:val="2"/>
            <w:szCs w:val="2"/>
          </w:rPr>
          <w:delText>1887B</w:delText>
        </w:r>
        <w:r w:rsidR="0033544D" w:rsidRPr="00742779">
          <w:delText>The</w:delText>
        </w:r>
      </w:del>
      <w:ins w:id="4377" w:author="Seth Oranburg" w:date="2026-03-07T09:50:00Z" w16du:dateUtc="2026-03-07T14:50:00Z">
        <w:r w:rsidR="0033544D" w:rsidRPr="00742779">
          <w:t>The</w:t>
        </w:r>
      </w:ins>
      <w:r w:rsidR="0033544D" w:rsidRPr="00742779">
        <w:t xml:space="preserve"> letter was not filed as a free writing prospectus and was not limited to QIBs. Within days, portions of the letter were circulating on financial media websites and social media. The SEC informally contacted Pershing Square</w:t>
      </w:r>
      <w:r w:rsidR="009F60D1" w:rsidRPr="00742779">
        <w:t>’</w:t>
      </w:r>
      <w:r w:rsidR="0033544D" w:rsidRPr="00742779">
        <w:t>s counsel, indicating that the letter constituted an impermissible offer to sell in violation of Section 5(c).</w:t>
      </w:r>
      <w:r w:rsidR="0033544D">
        <w:fldChar w:fldCharType="begin"/>
      </w:r>
      <w:r w:rsidR="0033544D">
        <w:instrText>HYPERLINK \l "fn281-11647" \o "Jump to citation"</w:instrText>
      </w:r>
      <w:r w:rsidR="0033544D">
        <w:fldChar w:fldCharType="separate"/>
      </w:r>
      <w:r w:rsidR="0033544D" w:rsidRPr="00742779">
        <w:rPr>
          <w:rStyle w:val="Hyperlink"/>
          <w:color w:val="auto"/>
          <w:u w:val="none"/>
        </w:rPr>
        <w:t>[281</w:t>
      </w:r>
      <w:r w:rsidR="00EE2871" w:rsidRPr="00742779">
        <w:rPr>
          <w:rStyle w:val="Hyperlink"/>
          <w:color w:val="auto"/>
          <w:u w:val="none"/>
        </w:rPr>
        <w:t>]</w:t>
      </w:r>
      <w:r w:rsidR="0033544D">
        <w:fldChar w:fldCharType="end"/>
      </w:r>
    </w:p>
    <w:p w14:paraId="02AF7A64" w14:textId="77777777" w:rsidR="0033544D" w:rsidRPr="00742779" w:rsidRDefault="00742779" w:rsidP="000E54B1">
      <w:pPr>
        <w:pPrChange w:id="4378" w:author="Seth Oranburg" w:date="2026-03-07T09:50:00Z" w16du:dateUtc="2026-03-07T14:50:00Z">
          <w:pPr>
            <w:pStyle w:val="NormalWeb"/>
          </w:pPr>
        </w:pPrChange>
      </w:pPr>
      <w:del w:id="4379" w:author="Seth Oranburg" w:date="2026-03-07T09:50:00Z" w16du:dateUtc="2026-03-07T14:50:00Z">
        <w:r w:rsidRPr="00742779">
          <w:rPr>
            <w:rFonts w:ascii="ZWAdobeF" w:hAnsi="ZWAdobeF" w:cs="ZWAdobeF"/>
            <w:sz w:val="2"/>
            <w:szCs w:val="2"/>
          </w:rPr>
          <w:lastRenderedPageBreak/>
          <w:delText>1888B</w:delText>
        </w:r>
        <w:r w:rsidR="0033544D" w:rsidRPr="00742779">
          <w:delText>Pershing</w:delText>
        </w:r>
      </w:del>
      <w:ins w:id="4380" w:author="Seth Oranburg" w:date="2026-03-07T09:50:00Z" w16du:dateUtc="2026-03-07T14:50:00Z">
        <w:r w:rsidR="0033544D" w:rsidRPr="00742779">
          <w:t>Pershing</w:t>
        </w:r>
      </w:ins>
      <w:r w:rsidR="0033544D" w:rsidRPr="00742779">
        <w:t xml:space="preserve"> Square ultimately filed the letter as a </w:t>
      </w:r>
      <w:r w:rsidR="0033544D" w:rsidRPr="00742779">
        <w:rPr>
          <w:rStyle w:val="Strong"/>
        </w:rPr>
        <w:t>corrective free writing prospectus</w:t>
      </w:r>
      <w:r w:rsidR="0033544D" w:rsidRPr="00742779">
        <w:t xml:space="preserve"> and publicly disclosed the SEC</w:t>
      </w:r>
      <w:r w:rsidR="009F60D1" w:rsidRPr="00742779">
        <w:t>’</w:t>
      </w:r>
      <w:r w:rsidR="0033544D" w:rsidRPr="00742779">
        <w:t>s concerns.</w:t>
      </w:r>
      <w:r w:rsidR="0033544D">
        <w:fldChar w:fldCharType="begin"/>
      </w:r>
      <w:r w:rsidR="0033544D">
        <w:instrText>HYPERLINK \l "fn281-11647" \o "Jump to citation"</w:instrText>
      </w:r>
      <w:r w:rsidR="0033544D">
        <w:fldChar w:fldCharType="separate"/>
      </w:r>
      <w:r w:rsidR="0033544D" w:rsidRPr="00742779">
        <w:rPr>
          <w:rStyle w:val="Hyperlink"/>
          <w:color w:val="auto"/>
          <w:u w:val="none"/>
        </w:rPr>
        <w:t>[281</w:t>
      </w:r>
      <w:r w:rsidR="00EE2871" w:rsidRPr="00742779">
        <w:rPr>
          <w:rStyle w:val="Hyperlink"/>
          <w:color w:val="auto"/>
          <w:u w:val="none"/>
        </w:rPr>
        <w:t>]</w:t>
      </w:r>
      <w:r w:rsidR="0033544D">
        <w:fldChar w:fldCharType="end"/>
      </w:r>
      <w:r w:rsidR="0033544D" w:rsidRPr="00742779">
        <w:t xml:space="preserve"> Facing reduced investor demand and the reputational damage of an SEC enforcement shadow, Ackman withdrew the IPO in August 2024, citing </w:t>
      </w:r>
      <w:r w:rsidR="009F60D1" w:rsidRPr="00742779">
        <w:t>“</w:t>
      </w:r>
      <w:r w:rsidR="0033544D" w:rsidRPr="00742779">
        <w:t>market conditions.</w:t>
      </w:r>
      <w:r w:rsidR="009F60D1" w:rsidRPr="00742779">
        <w:t>”</w:t>
      </w:r>
    </w:p>
    <w:p w14:paraId="20F6ED20" w14:textId="77777777" w:rsidR="0033544D" w:rsidRPr="00742779" w:rsidRDefault="00742779" w:rsidP="000E54B1">
      <w:del w:id="4381" w:author="Seth Oranburg" w:date="2026-03-07T09:50:00Z" w16du:dateUtc="2026-03-07T14:50:00Z">
        <w:r w:rsidRPr="00742779">
          <w:rPr>
            <w:rFonts w:ascii="ZWAdobeF" w:hAnsi="ZWAdobeF" w:cs="ZWAdobeF"/>
            <w:sz w:val="2"/>
            <w:szCs w:val="2"/>
          </w:rPr>
          <w:delText>1889B</w:delText>
        </w:r>
        <w:r w:rsidR="0033544D" w:rsidRPr="00742779">
          <w:delText>The</w:delText>
        </w:r>
      </w:del>
      <w:ins w:id="4382" w:author="Seth Oranburg" w:date="2026-03-07T09:50:00Z" w16du:dateUtc="2026-03-07T14:50:00Z">
        <w:r w:rsidR="0033544D" w:rsidRPr="00742779">
          <w:t>The</w:t>
        </w:r>
      </w:ins>
      <w:r w:rsidR="0033544D" w:rsidRPr="00742779">
        <w:t xml:space="preserve"> Pershing Square incident illustrates the heightened scrutiny applied to high-profile founders and the risks of using social media or investor communications during the pre-filing period. Even communications with existing investors can violate Section 5(c) if they are designed to generate interest in a forthcoming public offering.</w:t>
      </w:r>
    </w:p>
    <w:p w14:paraId="3BF3B134" w14:textId="77777777" w:rsidR="0033544D" w:rsidRPr="00742779" w:rsidRDefault="0033544D" w:rsidP="000E54B1">
      <w:pPr>
        <w:pStyle w:val="Heading3"/>
        <w:rPr>
          <w:rFonts w:eastAsia="Times New Roman"/>
        </w:rPr>
      </w:pPr>
      <w:r w:rsidRPr="00742779">
        <w:rPr>
          <w:rFonts w:eastAsia="Times New Roman"/>
        </w:rPr>
        <w:t>Rule 169: The Safe Harbor for Factual Business Communications</w:t>
      </w:r>
    </w:p>
    <w:p w14:paraId="0EE1FACD" w14:textId="77777777" w:rsidR="0033544D" w:rsidRPr="00742779" w:rsidRDefault="00742779" w:rsidP="000E54B1">
      <w:pPr>
        <w:pPrChange w:id="4383" w:author="Seth Oranburg" w:date="2026-03-07T09:50:00Z" w16du:dateUtc="2026-03-07T14:50:00Z">
          <w:pPr>
            <w:pStyle w:val="NormalWeb"/>
          </w:pPr>
        </w:pPrChange>
      </w:pPr>
      <w:del w:id="4384" w:author="Seth Oranburg" w:date="2026-03-07T09:50:00Z" w16du:dateUtc="2026-03-07T14:50:00Z">
        <w:r w:rsidRPr="00742779">
          <w:rPr>
            <w:rFonts w:ascii="ZWAdobeF" w:hAnsi="ZWAdobeF" w:cs="ZWAdobeF"/>
            <w:sz w:val="2"/>
            <w:szCs w:val="2"/>
          </w:rPr>
          <w:delText>1890B</w:delText>
        </w:r>
        <w:r w:rsidR="0033544D" w:rsidRPr="00742779">
          <w:delText>SEC</w:delText>
        </w:r>
      </w:del>
      <w:ins w:id="4385" w:author="Seth Oranburg" w:date="2026-03-07T09:50:00Z" w16du:dateUtc="2026-03-07T14:50:00Z">
        <w:r w:rsidR="0033544D" w:rsidRPr="00742779">
          <w:t>SEC</w:t>
        </w:r>
      </w:ins>
      <w:r w:rsidR="0033544D" w:rsidRPr="00742779">
        <w:t xml:space="preserve"> Rule 169 provides a safe harbor for non-reporting issuers (companies not yet subject to the Exchange Act</w:t>
      </w:r>
      <w:r w:rsidR="009F60D1" w:rsidRPr="00742779">
        <w:t>’</w:t>
      </w:r>
      <w:r w:rsidR="0033544D" w:rsidRPr="00742779">
        <w:t>s periodic reporting requirements) to continue issuing factual business information and forward-looking information during the offering period, provided the communications are made in the ordinary course of business and do not reference the offering.</w:t>
      </w:r>
      <w:r w:rsidR="0033544D">
        <w:fldChar w:fldCharType="begin"/>
      </w:r>
      <w:r w:rsidR="0033544D">
        <w:instrText>HYPERLINK \l "fn282-11647" \o "Jump to citation"</w:instrText>
      </w:r>
      <w:r w:rsidR="0033544D">
        <w:fldChar w:fldCharType="separate"/>
      </w:r>
      <w:r w:rsidR="0033544D" w:rsidRPr="00742779">
        <w:rPr>
          <w:rStyle w:val="Hyperlink"/>
          <w:color w:val="auto"/>
          <w:u w:val="none"/>
        </w:rPr>
        <w:t>[282</w:t>
      </w:r>
      <w:r w:rsidR="00FA601A" w:rsidRPr="00742779">
        <w:rPr>
          <w:rStyle w:val="Hyperlink"/>
          <w:color w:val="auto"/>
          <w:u w:val="none"/>
        </w:rPr>
        <w:t>]</w:t>
      </w:r>
      <w:r w:rsidR="0033544D">
        <w:fldChar w:fldCharType="end"/>
      </w:r>
    </w:p>
    <w:p w14:paraId="0E5F34F6" w14:textId="77777777" w:rsidR="0033544D" w:rsidRPr="00742779" w:rsidRDefault="00742779" w:rsidP="000E54B1">
      <w:del w:id="4386" w:author="Seth Oranburg" w:date="2026-03-07T09:50:00Z" w16du:dateUtc="2026-03-07T14:50:00Z">
        <w:r w:rsidRPr="00742779">
          <w:rPr>
            <w:rFonts w:ascii="ZWAdobeF" w:hAnsi="ZWAdobeF" w:cs="ZWAdobeF"/>
            <w:sz w:val="2"/>
            <w:szCs w:val="2"/>
          </w:rPr>
          <w:delText>1891B</w:delText>
        </w:r>
        <w:r w:rsidR="0033544D" w:rsidRPr="00742779">
          <w:delText>Examples</w:delText>
        </w:r>
      </w:del>
      <w:ins w:id="4387" w:author="Seth Oranburg" w:date="2026-03-07T09:50:00Z" w16du:dateUtc="2026-03-07T14:50:00Z">
        <w:r w:rsidR="0033544D" w:rsidRPr="00742779">
          <w:t>Examples</w:t>
        </w:r>
      </w:ins>
      <w:r w:rsidR="0033544D" w:rsidRPr="00742779">
        <w:t xml:space="preserve"> of permissible Rule 169 communications include:</w:t>
      </w:r>
    </w:p>
    <w:p w14:paraId="757F7477" w14:textId="77777777" w:rsidR="0033544D" w:rsidRPr="00742779" w:rsidRDefault="00742779" w:rsidP="000E54B1">
      <w:pPr>
        <w:pStyle w:val="ListParagraph"/>
        <w:numPr>
          <w:ilvl w:val="0"/>
          <w:numId w:val="7"/>
        </w:numPr>
        <w:rPr>
          <w:rFonts w:eastAsia="Times New Roman"/>
        </w:rPr>
      </w:pPr>
      <w:del w:id="4388" w:author="Seth Oranburg" w:date="2026-03-07T09:50:00Z" w16du:dateUtc="2026-03-07T14:50:00Z">
        <w:r w:rsidRPr="00742779">
          <w:rPr>
            <w:rFonts w:ascii="ZWAdobeF" w:eastAsia="Times New Roman" w:hAnsi="ZWAdobeF" w:cs="ZWAdobeF"/>
            <w:sz w:val="2"/>
            <w:szCs w:val="2"/>
          </w:rPr>
          <w:delText>33B</w:delText>
        </w:r>
        <w:r w:rsidR="0033544D" w:rsidRPr="00742779">
          <w:rPr>
            <w:rFonts w:eastAsia="Times New Roman"/>
          </w:rPr>
          <w:delText>Advertisements</w:delText>
        </w:r>
      </w:del>
      <w:ins w:id="4389" w:author="Seth Oranburg" w:date="2026-03-07T09:50:00Z" w16du:dateUtc="2026-03-07T14:50:00Z">
        <w:r w:rsidR="0033544D" w:rsidRPr="00742779">
          <w:rPr>
            <w:rFonts w:eastAsia="Times New Roman"/>
          </w:rPr>
          <w:t>Advertisements</w:t>
        </w:r>
      </w:ins>
      <w:r w:rsidR="0033544D" w:rsidRPr="00742779">
        <w:rPr>
          <w:rFonts w:eastAsia="Times New Roman"/>
        </w:rPr>
        <w:t xml:space="preserve"> for products or services that do not mention the IPO</w:t>
      </w:r>
    </w:p>
    <w:p w14:paraId="35A3F4CA" w14:textId="77777777" w:rsidR="0033544D" w:rsidRPr="00742779" w:rsidRDefault="00742779" w:rsidP="000E54B1">
      <w:pPr>
        <w:pStyle w:val="ListParagraph"/>
        <w:numPr>
          <w:ilvl w:val="0"/>
          <w:numId w:val="7"/>
        </w:numPr>
        <w:rPr>
          <w:rFonts w:eastAsia="Times New Roman"/>
        </w:rPr>
      </w:pPr>
      <w:del w:id="4390" w:author="Seth Oranburg" w:date="2026-03-07T09:50:00Z" w16du:dateUtc="2026-03-07T14:50:00Z">
        <w:r w:rsidRPr="00742779">
          <w:rPr>
            <w:rFonts w:ascii="ZWAdobeF" w:eastAsia="Times New Roman" w:hAnsi="ZWAdobeF" w:cs="ZWAdobeF"/>
            <w:sz w:val="2"/>
            <w:szCs w:val="2"/>
          </w:rPr>
          <w:delText>34B</w:delText>
        </w:r>
        <w:r w:rsidR="0033544D" w:rsidRPr="00742779">
          <w:rPr>
            <w:rFonts w:eastAsia="Times New Roman"/>
          </w:rPr>
          <w:delText>Press</w:delText>
        </w:r>
      </w:del>
      <w:ins w:id="4391" w:author="Seth Oranburg" w:date="2026-03-07T09:50:00Z" w16du:dateUtc="2026-03-07T14:50:00Z">
        <w:r w:rsidR="0033544D" w:rsidRPr="00742779">
          <w:rPr>
            <w:rFonts w:eastAsia="Times New Roman"/>
          </w:rPr>
          <w:t>Press</w:t>
        </w:r>
      </w:ins>
      <w:r w:rsidR="0033544D" w:rsidRPr="00742779">
        <w:rPr>
          <w:rFonts w:eastAsia="Times New Roman"/>
        </w:rPr>
        <w:t xml:space="preserve"> releases announcing new customer contracts, product launches, or hiring of key executives</w:t>
      </w:r>
    </w:p>
    <w:p w14:paraId="6DF2B116" w14:textId="77777777" w:rsidR="0033544D" w:rsidRPr="00742779" w:rsidRDefault="00742779" w:rsidP="000E54B1">
      <w:pPr>
        <w:pStyle w:val="ListParagraph"/>
        <w:numPr>
          <w:ilvl w:val="0"/>
          <w:numId w:val="7"/>
        </w:numPr>
        <w:rPr>
          <w:rFonts w:eastAsia="Times New Roman"/>
        </w:rPr>
      </w:pPr>
      <w:del w:id="4392" w:author="Seth Oranburg" w:date="2026-03-07T09:50:00Z" w16du:dateUtc="2026-03-07T14:50:00Z">
        <w:r w:rsidRPr="00742779">
          <w:rPr>
            <w:rFonts w:ascii="ZWAdobeF" w:eastAsia="Times New Roman" w:hAnsi="ZWAdobeF" w:cs="ZWAdobeF"/>
            <w:sz w:val="2"/>
            <w:szCs w:val="2"/>
          </w:rPr>
          <w:delText>35B</w:delText>
        </w:r>
        <w:r w:rsidR="0033544D" w:rsidRPr="00742779">
          <w:rPr>
            <w:rFonts w:eastAsia="Times New Roman"/>
          </w:rPr>
          <w:delText>Participation</w:delText>
        </w:r>
      </w:del>
      <w:ins w:id="4393" w:author="Seth Oranburg" w:date="2026-03-07T09:50:00Z" w16du:dateUtc="2026-03-07T14:50:00Z">
        <w:r w:rsidR="0033544D" w:rsidRPr="00742779">
          <w:rPr>
            <w:rFonts w:eastAsia="Times New Roman"/>
          </w:rPr>
          <w:t>Participation</w:t>
        </w:r>
      </w:ins>
      <w:r w:rsidR="0033544D" w:rsidRPr="00742779">
        <w:rPr>
          <w:rFonts w:eastAsia="Times New Roman"/>
        </w:rPr>
        <w:t xml:space="preserve"> in industry conferences where the CEO presents about the company</w:t>
      </w:r>
      <w:r w:rsidR="009F60D1" w:rsidRPr="00742779">
        <w:rPr>
          <w:rFonts w:eastAsia="Times New Roman"/>
        </w:rPr>
        <w:t>’</w:t>
      </w:r>
      <w:r w:rsidR="0033544D" w:rsidRPr="00742779">
        <w:rPr>
          <w:rFonts w:eastAsia="Times New Roman"/>
        </w:rPr>
        <w:t>s technology or market position</w:t>
      </w:r>
    </w:p>
    <w:p w14:paraId="128092AE" w14:textId="77777777" w:rsidR="0033544D" w:rsidRPr="00742779" w:rsidRDefault="00742779" w:rsidP="000E54B1">
      <w:del w:id="4394" w:author="Seth Oranburg" w:date="2026-03-07T09:50:00Z" w16du:dateUtc="2026-03-07T14:50:00Z">
        <w:r w:rsidRPr="00742779">
          <w:rPr>
            <w:rFonts w:ascii="ZWAdobeF" w:hAnsi="ZWAdobeF" w:cs="ZWAdobeF"/>
            <w:sz w:val="2"/>
            <w:szCs w:val="2"/>
          </w:rPr>
          <w:delText>1892B</w:delText>
        </w:r>
        <w:r w:rsidR="0033544D" w:rsidRPr="00742779">
          <w:delText>However</w:delText>
        </w:r>
      </w:del>
      <w:ins w:id="4395" w:author="Seth Oranburg" w:date="2026-03-07T09:50:00Z" w16du:dateUtc="2026-03-07T14:50:00Z">
        <w:r w:rsidR="0033544D" w:rsidRPr="00742779">
          <w:t>However</w:t>
        </w:r>
      </w:ins>
      <w:r w:rsidR="0033544D" w:rsidRPr="00742779">
        <w:t>, even factual communications can become problematic if their timing or content suggests an intent to hype the stock in advance of the offering. A company that historically issues one press release per quarter but suddenly issues five press releases in the two weeks before filing its S-1 risks SEC scrutiny.</w:t>
      </w:r>
    </w:p>
    <w:p w14:paraId="6987D016" w14:textId="77777777" w:rsidR="0033544D" w:rsidRPr="00742779" w:rsidRDefault="0033544D" w:rsidP="000E54B1">
      <w:pPr>
        <w:pStyle w:val="Heading2"/>
        <w:rPr>
          <w:rFonts w:eastAsia="Times New Roman"/>
        </w:rPr>
      </w:pPr>
      <w:r w:rsidRPr="00742779">
        <w:rPr>
          <w:rFonts w:eastAsia="Times New Roman"/>
        </w:rPr>
        <w:t>The Underwriting Syndicate and the Roadshow</w:t>
      </w:r>
    </w:p>
    <w:p w14:paraId="1A46C2A6" w14:textId="77777777" w:rsidR="0033544D" w:rsidRPr="00742779" w:rsidRDefault="00742779" w:rsidP="000E54B1">
      <w:del w:id="4396" w:author="Seth Oranburg" w:date="2026-03-07T09:50:00Z" w16du:dateUtc="2026-03-07T14:50:00Z">
        <w:r w:rsidRPr="00742779">
          <w:rPr>
            <w:rFonts w:ascii="ZWAdobeF" w:hAnsi="ZWAdobeF" w:cs="ZWAdobeF"/>
            <w:sz w:val="2"/>
            <w:szCs w:val="2"/>
          </w:rPr>
          <w:delText>1893B</w:delText>
        </w:r>
        <w:r w:rsidR="0033544D" w:rsidRPr="00742779">
          <w:delText>With</w:delText>
        </w:r>
      </w:del>
      <w:ins w:id="4397" w:author="Seth Oranburg" w:date="2026-03-07T09:50:00Z" w16du:dateUtc="2026-03-07T14:50:00Z">
        <w:r w:rsidR="0033544D" w:rsidRPr="00742779">
          <w:t>With</w:t>
        </w:r>
      </w:ins>
      <w:r w:rsidR="0033544D" w:rsidRPr="00742779">
        <w:t xml:space="preserve"> the registration statement filed and under SEC review, the company and its underwriters turn their attention to marketing the offering to institutional investors through the </w:t>
      </w:r>
      <w:r w:rsidR="0033544D" w:rsidRPr="00742779">
        <w:rPr>
          <w:rStyle w:val="Strong"/>
        </w:rPr>
        <w:t>roadshow</w:t>
      </w:r>
      <w:r w:rsidR="0033544D" w:rsidRPr="00742779">
        <w:t xml:space="preserve">. The underwriting syndicate—typically led by two to four </w:t>
      </w:r>
      <w:r w:rsidR="0033544D" w:rsidRPr="00742779">
        <w:rPr>
          <w:rStyle w:val="Strong"/>
        </w:rPr>
        <w:t>bookrunners</w:t>
      </w:r>
      <w:r w:rsidR="0033544D" w:rsidRPr="00742779">
        <w:t>—coordinates the logistics of this intense two-to-three-week period.</w:t>
      </w:r>
    </w:p>
    <w:p w14:paraId="27A607F0" w14:textId="77777777" w:rsidR="0033544D" w:rsidRPr="00742779" w:rsidRDefault="0033544D" w:rsidP="000E54B1">
      <w:pPr>
        <w:pStyle w:val="Heading3"/>
        <w:rPr>
          <w:rFonts w:eastAsia="Times New Roman"/>
        </w:rPr>
      </w:pPr>
      <w:r w:rsidRPr="00742779">
        <w:rPr>
          <w:rFonts w:eastAsia="Times New Roman"/>
        </w:rPr>
        <w:lastRenderedPageBreak/>
        <w:t>Selecting the Underwriters</w:t>
      </w:r>
    </w:p>
    <w:p w14:paraId="278B4D6B" w14:textId="77777777" w:rsidR="0033544D" w:rsidRPr="00742779" w:rsidRDefault="00742779" w:rsidP="000E54B1">
      <w:del w:id="4398" w:author="Seth Oranburg" w:date="2026-03-07T09:50:00Z" w16du:dateUtc="2026-03-07T14:50:00Z">
        <w:r w:rsidRPr="00742779">
          <w:rPr>
            <w:rFonts w:ascii="ZWAdobeF" w:hAnsi="ZWAdobeF" w:cs="ZWAdobeF"/>
            <w:sz w:val="2"/>
            <w:szCs w:val="2"/>
          </w:rPr>
          <w:delText>1894B</w:delText>
        </w:r>
        <w:r w:rsidR="0033544D" w:rsidRPr="00742779">
          <w:delText>The</w:delText>
        </w:r>
      </w:del>
      <w:ins w:id="4399" w:author="Seth Oranburg" w:date="2026-03-07T09:50:00Z" w16du:dateUtc="2026-03-07T14:50:00Z">
        <w:r w:rsidR="0033544D" w:rsidRPr="00742779">
          <w:t>The</w:t>
        </w:r>
      </w:ins>
      <w:r w:rsidR="0033544D" w:rsidRPr="00742779">
        <w:t xml:space="preserve"> selection of underwriters is one of the most consequential decisions in the IPO process. The lead underwriters serve multiple roles: they provide valuation advice, coordinate the SEC review process, manage the syndicate of co-underwriters, organize the roadshow, build the book of investor demand, and stabilize the stock price in the immediate aftermarket through the </w:t>
      </w:r>
      <w:r w:rsidR="0033544D" w:rsidRPr="00742779">
        <w:rPr>
          <w:rStyle w:val="Strong"/>
        </w:rPr>
        <w:t>green shoe option</w:t>
      </w:r>
      <w:r w:rsidR="0033544D" w:rsidRPr="00742779">
        <w:t xml:space="preserve"> (over-allotment option).</w:t>
      </w:r>
    </w:p>
    <w:p w14:paraId="2625C36F" w14:textId="77777777" w:rsidR="0033544D" w:rsidRPr="00742779" w:rsidRDefault="00742779" w:rsidP="000E54B1">
      <w:del w:id="4400" w:author="Seth Oranburg" w:date="2026-03-07T09:50:00Z" w16du:dateUtc="2026-03-07T14:50:00Z">
        <w:r w:rsidRPr="00742779">
          <w:rPr>
            <w:rFonts w:ascii="ZWAdobeF" w:hAnsi="ZWAdobeF" w:cs="ZWAdobeF"/>
            <w:sz w:val="2"/>
            <w:szCs w:val="2"/>
          </w:rPr>
          <w:delText>1895B</w:delText>
        </w:r>
        <w:r w:rsidR="0033544D" w:rsidRPr="00742779">
          <w:delText>Issuers</w:delText>
        </w:r>
      </w:del>
      <w:ins w:id="4401" w:author="Seth Oranburg" w:date="2026-03-07T09:50:00Z" w16du:dateUtc="2026-03-07T14:50:00Z">
        <w:r w:rsidR="0033544D" w:rsidRPr="00742779">
          <w:t>Issuers</w:t>
        </w:r>
      </w:ins>
      <w:r w:rsidR="0033544D" w:rsidRPr="00742779">
        <w:t xml:space="preserve"> typically select underwriters through a competitive process called a </w:t>
      </w:r>
      <w:r w:rsidR="0033544D" w:rsidRPr="00742779">
        <w:rPr>
          <w:rStyle w:val="Strong"/>
        </w:rPr>
        <w:t>bake-off</w:t>
      </w:r>
      <w:r w:rsidR="0033544D" w:rsidRPr="00742779">
        <w:t>, in which investment banks pitch their credentials, proposed valuation range, distribution capabilities, and research coverage commitment. Factors include the bank</w:t>
      </w:r>
      <w:r w:rsidR="009F60D1" w:rsidRPr="00742779">
        <w:t>’</w:t>
      </w:r>
      <w:r w:rsidR="0033544D" w:rsidRPr="00742779">
        <w:t>s relationships with institutional investors in the relevant sector, the reputation of the equity research analyst who will cover the stock, and the bank</w:t>
      </w:r>
      <w:r w:rsidR="009F60D1" w:rsidRPr="00742779">
        <w:t>’</w:t>
      </w:r>
      <w:r w:rsidR="0033544D" w:rsidRPr="00742779">
        <w:t>s track record of post-IPO price performance for comparable companies.</w:t>
      </w:r>
    </w:p>
    <w:p w14:paraId="11C750B2" w14:textId="77777777" w:rsidR="0033544D" w:rsidRPr="00742779" w:rsidRDefault="0033544D" w:rsidP="000E54B1">
      <w:pPr>
        <w:pStyle w:val="Heading3"/>
        <w:rPr>
          <w:rFonts w:eastAsia="Times New Roman"/>
        </w:rPr>
      </w:pPr>
      <w:r w:rsidRPr="00742779">
        <w:rPr>
          <w:rFonts w:eastAsia="Times New Roman"/>
        </w:rPr>
        <w:t>Syndicate Structure and Economics</w:t>
      </w:r>
    </w:p>
    <w:p w14:paraId="266F6833" w14:textId="77777777" w:rsidR="0033544D" w:rsidRPr="00742779" w:rsidRDefault="00742779" w:rsidP="000E54B1">
      <w:del w:id="4402" w:author="Seth Oranburg" w:date="2026-03-07T09:50:00Z" w16du:dateUtc="2026-03-07T14:50:00Z">
        <w:r w:rsidRPr="00742779">
          <w:rPr>
            <w:rFonts w:ascii="ZWAdobeF" w:hAnsi="ZWAdobeF" w:cs="ZWAdobeF"/>
            <w:sz w:val="2"/>
            <w:szCs w:val="2"/>
          </w:rPr>
          <w:delText>1896B</w:delText>
        </w:r>
        <w:r w:rsidR="0033544D" w:rsidRPr="00742779">
          <w:delText>A</w:delText>
        </w:r>
      </w:del>
      <w:ins w:id="4403" w:author="Seth Oranburg" w:date="2026-03-07T09:50:00Z" w16du:dateUtc="2026-03-07T14:50:00Z">
        <w:r w:rsidR="0033544D" w:rsidRPr="00742779">
          <w:t>A</w:t>
        </w:r>
      </w:ins>
      <w:r w:rsidR="0033544D" w:rsidRPr="00742779">
        <w:t xml:space="preserve"> typical mid-cap technology IPO involves a syndicate of 8 to 15 underwriters organized in three tiers. The </w:t>
      </w:r>
      <w:r w:rsidR="0033544D" w:rsidRPr="00742779">
        <w:rPr>
          <w:rStyle w:val="Strong"/>
        </w:rPr>
        <w:t>bookrunners</w:t>
      </w:r>
      <w:r w:rsidR="0033544D" w:rsidRPr="00742779">
        <w:t xml:space="preserve"> (also called lead managers) coordinate the offering and receive the largest allocation of shares and economics. </w:t>
      </w:r>
      <w:r w:rsidR="0033544D" w:rsidRPr="00742779">
        <w:rPr>
          <w:rStyle w:val="Strong"/>
        </w:rPr>
        <w:t>Co-managers</w:t>
      </w:r>
      <w:r w:rsidR="0033544D" w:rsidRPr="00742779">
        <w:t xml:space="preserve"> play a supporting role and receive a moderate allocation. </w:t>
      </w:r>
      <w:r w:rsidR="0033544D" w:rsidRPr="00742779">
        <w:rPr>
          <w:rStyle w:val="Strong"/>
        </w:rPr>
        <w:t>Selling group members</w:t>
      </w:r>
      <w:r w:rsidR="0033544D" w:rsidRPr="00742779">
        <w:t xml:space="preserve"> have limited responsibilities and receive a smaller allocation.</w:t>
      </w:r>
    </w:p>
    <w:p w14:paraId="1AFD3476" w14:textId="77777777" w:rsidR="0033544D" w:rsidRPr="00742779" w:rsidRDefault="00742779" w:rsidP="000E54B1">
      <w:pPr>
        <w:pPrChange w:id="4404" w:author="Seth Oranburg" w:date="2026-03-07T09:50:00Z" w16du:dateUtc="2026-03-07T14:50:00Z">
          <w:pPr>
            <w:pStyle w:val="NormalWeb"/>
          </w:pPr>
        </w:pPrChange>
      </w:pPr>
      <w:del w:id="4405" w:author="Seth Oranburg" w:date="2026-03-07T09:50:00Z" w16du:dateUtc="2026-03-07T14:50:00Z">
        <w:r w:rsidRPr="00742779">
          <w:rPr>
            <w:rFonts w:ascii="ZWAdobeF" w:hAnsi="ZWAdobeF" w:cs="ZWAdobeF"/>
            <w:sz w:val="2"/>
            <w:szCs w:val="2"/>
          </w:rPr>
          <w:delText>1897B</w:delText>
        </w:r>
        <w:r w:rsidR="0033544D" w:rsidRPr="00742779">
          <w:delText>The</w:delText>
        </w:r>
      </w:del>
      <w:ins w:id="4406" w:author="Seth Oranburg" w:date="2026-03-07T09:50:00Z" w16du:dateUtc="2026-03-07T14:50:00Z">
        <w:r w:rsidR="0033544D" w:rsidRPr="00742779">
          <w:t>The</w:t>
        </w:r>
      </w:ins>
      <w:r w:rsidR="0033544D" w:rsidRPr="00742779">
        <w:t xml:space="preserve"> gross spread—the difference between the price the underwriters pay the company and the price at which they sell shares to the public—is typically 7% for mid-market IPOs.</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r w:rsidR="0033544D" w:rsidRPr="00742779">
        <w:t xml:space="preserve"> This spread is divided among the syndicate participants according to a formula: approximately 20% as a </w:t>
      </w:r>
      <w:r w:rsidR="0033544D" w:rsidRPr="00742779">
        <w:rPr>
          <w:rStyle w:val="Strong"/>
        </w:rPr>
        <w:t>management fee</w:t>
      </w:r>
      <w:r w:rsidR="0033544D" w:rsidRPr="00742779">
        <w:t xml:space="preserve"> to the bookrunners for structuring the deal, 20% as an </w:t>
      </w:r>
      <w:r w:rsidR="0033544D" w:rsidRPr="00742779">
        <w:rPr>
          <w:rStyle w:val="Strong"/>
        </w:rPr>
        <w:t>underwriting fee</w:t>
      </w:r>
      <w:r w:rsidR="0033544D" w:rsidRPr="00742779">
        <w:t xml:space="preserve"> to all syndicate members for their risk assumption, and 60% as a </w:t>
      </w:r>
      <w:r w:rsidR="0033544D" w:rsidRPr="00742779">
        <w:rPr>
          <w:rStyle w:val="Strong"/>
        </w:rPr>
        <w:t>selling concession</w:t>
      </w:r>
      <w:r w:rsidR="0033544D" w:rsidRPr="00742779">
        <w:t xml:space="preserve"> to the firms that actually place the shares with investors.</w:t>
      </w:r>
    </w:p>
    <w:p w14:paraId="7ED254BA" w14:textId="77777777" w:rsidR="0033544D" w:rsidRPr="00742779" w:rsidRDefault="0033544D" w:rsidP="000E54B1">
      <w:pPr>
        <w:pStyle w:val="Heading3"/>
        <w:rPr>
          <w:rFonts w:eastAsia="Times New Roman"/>
        </w:rPr>
      </w:pPr>
      <w:r w:rsidRPr="00742779">
        <w:rPr>
          <w:rFonts w:eastAsia="Times New Roman"/>
        </w:rPr>
        <w:t>The Roadshow Process</w:t>
      </w:r>
    </w:p>
    <w:p w14:paraId="660956CF" w14:textId="77777777" w:rsidR="0033544D" w:rsidRPr="00742779" w:rsidRDefault="00742779" w:rsidP="000E54B1">
      <w:del w:id="4407" w:author="Seth Oranburg" w:date="2026-03-07T09:50:00Z" w16du:dateUtc="2026-03-07T14:50:00Z">
        <w:r w:rsidRPr="00742779">
          <w:rPr>
            <w:rFonts w:ascii="ZWAdobeF" w:hAnsi="ZWAdobeF" w:cs="ZWAdobeF"/>
            <w:sz w:val="2"/>
            <w:szCs w:val="2"/>
          </w:rPr>
          <w:delText>1898B</w:delText>
        </w:r>
        <w:r w:rsidR="0033544D" w:rsidRPr="00742779">
          <w:delText>The</w:delText>
        </w:r>
      </w:del>
      <w:ins w:id="4408" w:author="Seth Oranburg" w:date="2026-03-07T09:50:00Z" w16du:dateUtc="2026-03-07T14:50:00Z">
        <w:r w:rsidR="0033544D" w:rsidRPr="00742779">
          <w:t>The</w:t>
        </w:r>
      </w:ins>
      <w:r w:rsidR="0033544D" w:rsidRPr="00742779">
        <w:t xml:space="preserve"> roadshow is a meticulously choreographed marketing campaign in which the CEO and CFO present the company</w:t>
      </w:r>
      <w:r w:rsidR="009F60D1" w:rsidRPr="00742779">
        <w:t>’</w:t>
      </w:r>
      <w:r w:rsidR="0033544D" w:rsidRPr="00742779">
        <w:t>s investment thesis to institutional investors in major financial centers. In the post-pandemic era, most roadshows are conducted via virtual meetings, reducing travel time and allowing the management team to conduct 50 to 70 investor meetings in a two-week period (compared to 30 to 40 meetings in a traditional in-person roadshow).</w:t>
      </w:r>
    </w:p>
    <w:p w14:paraId="0F542AFA" w14:textId="77777777" w:rsidR="0033544D" w:rsidRPr="00742779" w:rsidRDefault="00742779" w:rsidP="000E54B1">
      <w:pPr>
        <w:pPrChange w:id="4409" w:author="Seth Oranburg" w:date="2026-03-07T09:50:00Z" w16du:dateUtc="2026-03-07T14:50:00Z">
          <w:pPr>
            <w:pStyle w:val="NormalWeb"/>
          </w:pPr>
        </w:pPrChange>
      </w:pPr>
      <w:del w:id="4410" w:author="Seth Oranburg" w:date="2026-03-07T09:50:00Z" w16du:dateUtc="2026-03-07T14:50:00Z">
        <w:r w:rsidRPr="00742779">
          <w:rPr>
            <w:rFonts w:ascii="ZWAdobeF" w:hAnsi="ZWAdobeF" w:cs="ZWAdobeF"/>
            <w:sz w:val="2"/>
            <w:szCs w:val="2"/>
          </w:rPr>
          <w:lastRenderedPageBreak/>
          <w:delText>1899B</w:delText>
        </w:r>
        <w:r w:rsidR="0033544D" w:rsidRPr="00742779">
          <w:delText>Each</w:delText>
        </w:r>
      </w:del>
      <w:ins w:id="4411" w:author="Seth Oranburg" w:date="2026-03-07T09:50:00Z" w16du:dateUtc="2026-03-07T14:50:00Z">
        <w:r w:rsidR="0033544D" w:rsidRPr="00742779">
          <w:t>Each</w:t>
        </w:r>
      </w:ins>
      <w:r w:rsidR="0033544D" w:rsidRPr="00742779">
        <w:t xml:space="preserve"> roadshow meeting follows a similar pattern: a 30-minute presentation by management using slides that closely track the prospectus, followed by 15 to 20 minutes of Q&amp;A. The underwriters</w:t>
      </w:r>
      <w:r w:rsidR="009F60D1" w:rsidRPr="00742779">
        <w:t>’</w:t>
      </w:r>
      <w:r w:rsidR="0033544D" w:rsidRPr="00742779">
        <w:t xml:space="preserve"> equity capital markets (ECM) team coordinates the schedule, ensures compliance with Regulation FD (which requires that any material information disclosed to one investor be disclosed to all), and monitors investor feedback.</w:t>
      </w:r>
      <w:r w:rsidR="0033544D">
        <w:fldChar w:fldCharType="begin"/>
      </w:r>
      <w:r w:rsidR="0033544D">
        <w:instrText>HYPERLINK \l "fn283-11647" \o "Jump to citation"</w:instrText>
      </w:r>
      <w:r w:rsidR="0033544D">
        <w:fldChar w:fldCharType="separate"/>
      </w:r>
      <w:r w:rsidR="0033544D" w:rsidRPr="00742779">
        <w:rPr>
          <w:rStyle w:val="Hyperlink"/>
          <w:color w:val="auto"/>
          <w:u w:val="none"/>
        </w:rPr>
        <w:t>[283</w:t>
      </w:r>
      <w:r w:rsidR="00EE2871" w:rsidRPr="00742779">
        <w:rPr>
          <w:rStyle w:val="Hyperlink"/>
          <w:color w:val="auto"/>
          <w:u w:val="none"/>
        </w:rPr>
        <w:t>]</w:t>
      </w:r>
      <w:r w:rsidR="0033544D">
        <w:fldChar w:fldCharType="end"/>
      </w:r>
    </w:p>
    <w:p w14:paraId="2B018240" w14:textId="77777777" w:rsidR="0033544D" w:rsidRPr="00742779" w:rsidRDefault="00742779" w:rsidP="000E54B1">
      <w:del w:id="4412" w:author="Seth Oranburg" w:date="2026-03-07T09:50:00Z" w16du:dateUtc="2026-03-07T14:50:00Z">
        <w:r w:rsidRPr="00742779">
          <w:rPr>
            <w:rFonts w:ascii="ZWAdobeF" w:hAnsi="ZWAdobeF" w:cs="ZWAdobeF"/>
            <w:sz w:val="2"/>
            <w:szCs w:val="2"/>
          </w:rPr>
          <w:delText>1900B</w:delText>
        </w:r>
        <w:r w:rsidR="0033544D" w:rsidRPr="00742779">
          <w:delText>During</w:delText>
        </w:r>
      </w:del>
      <w:ins w:id="4413" w:author="Seth Oranburg" w:date="2026-03-07T09:50:00Z" w16du:dateUtc="2026-03-07T14:50:00Z">
        <w:r w:rsidR="0033544D" w:rsidRPr="00742779">
          <w:t>During</w:t>
        </w:r>
      </w:ins>
      <w:r w:rsidR="0033544D" w:rsidRPr="00742779">
        <w:t xml:space="preserve"> the roadshow, underwriters gather </w:t>
      </w:r>
      <w:r w:rsidR="0033544D" w:rsidRPr="00742779">
        <w:rPr>
          <w:rStyle w:val="Strong"/>
        </w:rPr>
        <w:t>indications of interest</w:t>
      </w:r>
      <w:r w:rsidR="0033544D" w:rsidRPr="00742779">
        <w:t xml:space="preserve"> from institutional investors—non-binding expressions of how many shares they wish to purchase at various price points. This information is compiled into the </w:t>
      </w:r>
      <w:r w:rsidR="0033544D" w:rsidRPr="00742779">
        <w:rPr>
          <w:rStyle w:val="Strong"/>
        </w:rPr>
        <w:t>book</w:t>
      </w:r>
      <w:r w:rsidR="0033544D" w:rsidRPr="00742779">
        <w:t>, which the underwriters use to advise the company on pricing.</w:t>
      </w:r>
    </w:p>
    <w:p w14:paraId="73EEAB63" w14:textId="77777777" w:rsidR="0033544D" w:rsidRPr="00742779" w:rsidRDefault="0033544D" w:rsidP="000E54B1">
      <w:pPr>
        <w:pStyle w:val="Heading2"/>
        <w:rPr>
          <w:rFonts w:eastAsia="Times New Roman"/>
        </w:rPr>
      </w:pPr>
      <w:r w:rsidRPr="00742779">
        <w:rPr>
          <w:rFonts w:eastAsia="Times New Roman"/>
        </w:rPr>
        <w:t>Pricing the IPO</w:t>
      </w:r>
    </w:p>
    <w:p w14:paraId="2631E283" w14:textId="77777777" w:rsidR="0033544D" w:rsidRPr="00742779" w:rsidRDefault="00742779" w:rsidP="000E54B1">
      <w:del w:id="4414" w:author="Seth Oranburg" w:date="2026-03-07T09:50:00Z" w16du:dateUtc="2026-03-07T14:50:00Z">
        <w:r w:rsidRPr="00742779">
          <w:rPr>
            <w:rFonts w:ascii="ZWAdobeF" w:hAnsi="ZWAdobeF" w:cs="ZWAdobeF"/>
            <w:sz w:val="2"/>
            <w:szCs w:val="2"/>
          </w:rPr>
          <w:delText>1901B</w:delText>
        </w:r>
        <w:r w:rsidR="0033544D" w:rsidRPr="00742779">
          <w:delText>On</w:delText>
        </w:r>
      </w:del>
      <w:ins w:id="4415" w:author="Seth Oranburg" w:date="2026-03-07T09:50:00Z" w16du:dateUtc="2026-03-07T14:50:00Z">
        <w:r w:rsidR="0033544D" w:rsidRPr="00742779">
          <w:t>On</w:t>
        </w:r>
      </w:ins>
      <w:r w:rsidR="0033544D" w:rsidRPr="00742779">
        <w:t xml:space="preserve"> the evening of the last day of the roadshow—typically a Wednesday or Thursday—the company and its underwriters convene a </w:t>
      </w:r>
      <w:r w:rsidR="0033544D" w:rsidRPr="00742779">
        <w:rPr>
          <w:rStyle w:val="Strong"/>
        </w:rPr>
        <w:t>pricing call</w:t>
      </w:r>
      <w:r w:rsidR="0033544D" w:rsidRPr="00742779">
        <w:t xml:space="preserve"> to determine the final offering price and number of shares to be sold. This decision balances multiple competing considerations: maximizing proceeds to the company, ensuring strong first-day trading performance, and allocating shares to investors who will provide long-term support for the stock.</w:t>
      </w:r>
    </w:p>
    <w:p w14:paraId="62CB847E" w14:textId="77777777" w:rsidR="0033544D" w:rsidRPr="00742779" w:rsidRDefault="0033544D" w:rsidP="000E54B1">
      <w:pPr>
        <w:pStyle w:val="Heading3"/>
        <w:rPr>
          <w:rFonts w:eastAsia="Times New Roman"/>
        </w:rPr>
      </w:pPr>
      <w:r w:rsidRPr="00742779">
        <w:rPr>
          <w:rFonts w:eastAsia="Times New Roman"/>
        </w:rPr>
        <w:t>The Book-Building Process</w:t>
      </w:r>
    </w:p>
    <w:p w14:paraId="34A6CBDD" w14:textId="77777777" w:rsidR="0033544D" w:rsidRPr="00742779" w:rsidRDefault="00742779" w:rsidP="000E54B1">
      <w:del w:id="4416" w:author="Seth Oranburg" w:date="2026-03-07T09:50:00Z" w16du:dateUtc="2026-03-07T14:50:00Z">
        <w:r w:rsidRPr="00742779">
          <w:rPr>
            <w:rFonts w:ascii="ZWAdobeF" w:hAnsi="ZWAdobeF" w:cs="ZWAdobeF"/>
            <w:sz w:val="2"/>
            <w:szCs w:val="2"/>
          </w:rPr>
          <w:delText>1902B</w:delText>
        </w:r>
        <w:r w:rsidR="0033544D" w:rsidRPr="00742779">
          <w:delText>Throughout</w:delText>
        </w:r>
      </w:del>
      <w:ins w:id="4417" w:author="Seth Oranburg" w:date="2026-03-07T09:50:00Z" w16du:dateUtc="2026-03-07T14:50:00Z">
        <w:r w:rsidR="0033544D" w:rsidRPr="00742779">
          <w:t>Throughout</w:t>
        </w:r>
      </w:ins>
      <w:r w:rsidR="0033544D" w:rsidRPr="00742779">
        <w:t xml:space="preserve"> the roadshow, the bookrunners compile </w:t>
      </w:r>
      <w:r w:rsidR="0033544D" w:rsidRPr="00742779">
        <w:rPr>
          <w:rStyle w:val="Strong"/>
        </w:rPr>
        <w:t>indications of interest</w:t>
      </w:r>
      <w:r w:rsidR="0033544D" w:rsidRPr="00742779">
        <w:t xml:space="preserve"> from institutional investors into a centralized database called the book. Each indication specifies the number of shares the investor wishes to purchase and, critically, the </w:t>
      </w:r>
      <w:r w:rsidR="0033544D" w:rsidRPr="00742779">
        <w:rPr>
          <w:rStyle w:val="Strong"/>
        </w:rPr>
        <w:t>price sensitivity</w:t>
      </w:r>
      <w:r w:rsidR="0033544D" w:rsidRPr="00742779">
        <w:t xml:space="preserve"> of that demand. Some investors submit </w:t>
      </w:r>
      <w:r w:rsidR="009F60D1" w:rsidRPr="00742779">
        <w:t>“</w:t>
      </w:r>
      <w:r w:rsidR="0033544D" w:rsidRPr="00742779">
        <w:t>price indifferent</w:t>
      </w:r>
      <w:r w:rsidR="009F60D1" w:rsidRPr="00742779">
        <w:t>”</w:t>
      </w:r>
      <w:r w:rsidR="0033544D" w:rsidRPr="00742779">
        <w:t xml:space="preserve"> orders, signaling they will buy at any price within the expected range. Others submit limit orders, specifying they will buy only if the price is at or below a certain level.</w:t>
      </w:r>
    </w:p>
    <w:p w14:paraId="7DE79AF3" w14:textId="77777777" w:rsidR="0033544D" w:rsidRPr="00742779" w:rsidRDefault="00742779" w:rsidP="000E54B1">
      <w:del w:id="4418" w:author="Seth Oranburg" w:date="2026-03-07T09:50:00Z" w16du:dateUtc="2026-03-07T14:50:00Z">
        <w:r w:rsidRPr="00742779">
          <w:rPr>
            <w:rFonts w:ascii="ZWAdobeF" w:hAnsi="ZWAdobeF" w:cs="ZWAdobeF"/>
            <w:sz w:val="2"/>
            <w:szCs w:val="2"/>
          </w:rPr>
          <w:delText>1903B</w:delText>
        </w:r>
        <w:r w:rsidR="0033544D" w:rsidRPr="00742779">
          <w:delText>The</w:delText>
        </w:r>
      </w:del>
      <w:ins w:id="4419" w:author="Seth Oranburg" w:date="2026-03-07T09:50:00Z" w16du:dateUtc="2026-03-07T14:50:00Z">
        <w:r w:rsidR="0033544D" w:rsidRPr="00742779">
          <w:t>The</w:t>
        </w:r>
      </w:ins>
      <w:r w:rsidR="0033544D" w:rsidRPr="00742779">
        <w:t xml:space="preserve"> book provides the underwriters with a </w:t>
      </w:r>
      <w:r w:rsidR="0033544D" w:rsidRPr="00742779">
        <w:rPr>
          <w:rStyle w:val="Strong"/>
        </w:rPr>
        <w:t>demand curve</w:t>
      </w:r>
      <w:r w:rsidR="0033544D" w:rsidRPr="00742779">
        <w:t xml:space="preserve">—showing how many shares can be sold at each price point. If the book is </w:t>
      </w:r>
      <w:r w:rsidR="0033544D" w:rsidRPr="00742779">
        <w:rPr>
          <w:rStyle w:val="Strong"/>
        </w:rPr>
        <w:t>oversubscribed</w:t>
      </w:r>
      <w:r w:rsidR="0033544D" w:rsidRPr="00742779">
        <w:t xml:space="preserve"> (demand exceeds supply at the midpoint of the expected range), the underwriters will typically recommend pricing at the high end or even above the range. If the book is </w:t>
      </w:r>
      <w:r w:rsidR="0033544D" w:rsidRPr="00742779">
        <w:rPr>
          <w:rStyle w:val="Strong"/>
        </w:rPr>
        <w:t>undersubscribed</w:t>
      </w:r>
      <w:r w:rsidR="0033544D" w:rsidRPr="00742779">
        <w:t>, the underwriters face the uncomfortable task of recommending a price reduction or, in extreme cases, postponing the offering.</w:t>
      </w:r>
    </w:p>
    <w:p w14:paraId="393048ED" w14:textId="77777777" w:rsidR="0033544D" w:rsidRPr="00742779" w:rsidRDefault="0033544D" w:rsidP="000E54B1">
      <w:pPr>
        <w:pStyle w:val="Heading3"/>
        <w:rPr>
          <w:rFonts w:eastAsia="Times New Roman"/>
        </w:rPr>
      </w:pPr>
      <w:r w:rsidRPr="00742779">
        <w:rPr>
          <w:rFonts w:eastAsia="Times New Roman"/>
        </w:rPr>
        <w:lastRenderedPageBreak/>
        <w:t xml:space="preserve">First-Day </w:t>
      </w:r>
      <w:r w:rsidR="009F60D1" w:rsidRPr="00742779">
        <w:rPr>
          <w:rFonts w:eastAsia="Times New Roman"/>
        </w:rPr>
        <w:t>“</w:t>
      </w:r>
      <w:r w:rsidRPr="00742779">
        <w:rPr>
          <w:rFonts w:eastAsia="Times New Roman"/>
        </w:rPr>
        <w:t>Pop</w:t>
      </w:r>
      <w:r w:rsidR="009F60D1" w:rsidRPr="00742779">
        <w:rPr>
          <w:rFonts w:eastAsia="Times New Roman"/>
        </w:rPr>
        <w:t>”</w:t>
      </w:r>
      <w:r w:rsidRPr="00742779">
        <w:rPr>
          <w:rFonts w:eastAsia="Times New Roman"/>
        </w:rPr>
        <w:t xml:space="preserve"> and Underpricing</w:t>
      </w:r>
    </w:p>
    <w:p w14:paraId="0C6A6E1D" w14:textId="77777777" w:rsidR="0033544D" w:rsidRPr="00742779" w:rsidRDefault="00742779" w:rsidP="000E54B1">
      <w:pPr>
        <w:pPrChange w:id="4420" w:author="Seth Oranburg" w:date="2026-03-07T09:50:00Z" w16du:dateUtc="2026-03-07T14:50:00Z">
          <w:pPr>
            <w:pStyle w:val="NormalWeb"/>
          </w:pPr>
        </w:pPrChange>
      </w:pPr>
      <w:del w:id="4421" w:author="Seth Oranburg" w:date="2026-03-07T09:50:00Z" w16du:dateUtc="2026-03-07T14:50:00Z">
        <w:r w:rsidRPr="00742779">
          <w:rPr>
            <w:rFonts w:ascii="ZWAdobeF" w:hAnsi="ZWAdobeF" w:cs="ZWAdobeF"/>
            <w:sz w:val="2"/>
            <w:szCs w:val="2"/>
          </w:rPr>
          <w:delText>1904B</w:delText>
        </w:r>
        <w:r w:rsidR="0033544D" w:rsidRPr="00742779">
          <w:delText>A</w:delText>
        </w:r>
      </w:del>
      <w:ins w:id="4422" w:author="Seth Oranburg" w:date="2026-03-07T09:50:00Z" w16du:dateUtc="2026-03-07T14:50:00Z">
        <w:r w:rsidR="0033544D" w:rsidRPr="00742779">
          <w:t>A</w:t>
        </w:r>
      </w:ins>
      <w:r w:rsidR="0033544D" w:rsidRPr="00742779">
        <w:t xml:space="preserve"> persistent feature of IPO markets is the </w:t>
      </w:r>
      <w:r w:rsidR="0033544D" w:rsidRPr="00742779">
        <w:rPr>
          <w:rStyle w:val="Strong"/>
        </w:rPr>
        <w:t>first-day pop</w:t>
      </w:r>
      <w:r w:rsidR="0033544D" w:rsidRPr="00742779">
        <w:t>—the tendency for IPO stocks to trade significantly above their offering price on the first day of trading. Empirical research documents that the median IPO in the U.S. closes approximately 15-20% above its offering price on the first trading day.</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p>
    <w:p w14:paraId="6A0F02FC" w14:textId="77777777" w:rsidR="0033544D" w:rsidRPr="00742779" w:rsidRDefault="00742779" w:rsidP="000E54B1">
      <w:del w:id="4423" w:author="Seth Oranburg" w:date="2026-03-07T09:50:00Z" w16du:dateUtc="2026-03-07T14:50:00Z">
        <w:r w:rsidRPr="00742779">
          <w:rPr>
            <w:rFonts w:ascii="ZWAdobeF" w:hAnsi="ZWAdobeF" w:cs="ZWAdobeF"/>
            <w:sz w:val="2"/>
            <w:szCs w:val="2"/>
          </w:rPr>
          <w:delText>1905B</w:delText>
        </w:r>
        <w:r w:rsidR="0033544D" w:rsidRPr="00742779">
          <w:delText>This</w:delText>
        </w:r>
      </w:del>
      <w:ins w:id="4424" w:author="Seth Oranburg" w:date="2026-03-07T09:50:00Z" w16du:dateUtc="2026-03-07T14:50:00Z">
        <w:r w:rsidR="0033544D" w:rsidRPr="00742779">
          <w:t>This</w:t>
        </w:r>
      </w:ins>
      <w:r w:rsidR="0033544D" w:rsidRPr="00742779">
        <w:t xml:space="preserve"> underpricing represents a </w:t>
      </w:r>
      <w:r w:rsidR="0033544D" w:rsidRPr="00742779">
        <w:rPr>
          <w:rStyle w:val="Strong"/>
        </w:rPr>
        <w:t>wealth transfer</w:t>
      </w:r>
      <w:r w:rsidR="0033544D" w:rsidRPr="00742779">
        <w:t xml:space="preserve"> from the company (and selling shareholders) to the investors who receive IPO allocations. If a company prices its IPO at $20 per share and the stock closes the first day at $26, the company left $6 per share </w:t>
      </w:r>
      <w:r w:rsidR="009F60D1" w:rsidRPr="00742779">
        <w:t>“</w:t>
      </w:r>
      <w:r w:rsidR="0033544D" w:rsidRPr="00742779">
        <w:t>on the table</w:t>
      </w:r>
      <w:r w:rsidR="009F60D1" w:rsidRPr="00742779">
        <w:t>”</w:t>
      </w:r>
      <w:r w:rsidR="0033544D" w:rsidRPr="00742779">
        <w:t>—foregone proceeds that could have been used to fund operations or acquisitions.</w:t>
      </w:r>
    </w:p>
    <w:p w14:paraId="5CF25D14" w14:textId="77777777" w:rsidR="0033544D" w:rsidRPr="00742779" w:rsidRDefault="00742779" w:rsidP="000E54B1">
      <w:pPr>
        <w:pPrChange w:id="4425" w:author="Seth Oranburg" w:date="2026-03-07T09:50:00Z" w16du:dateUtc="2026-03-07T14:50:00Z">
          <w:pPr>
            <w:pStyle w:val="NormalWeb"/>
          </w:pPr>
        </w:pPrChange>
      </w:pPr>
      <w:del w:id="4426" w:author="Seth Oranburg" w:date="2026-03-07T09:50:00Z" w16du:dateUtc="2026-03-07T14:50:00Z">
        <w:r w:rsidRPr="00742779">
          <w:rPr>
            <w:rFonts w:ascii="ZWAdobeF" w:hAnsi="ZWAdobeF" w:cs="ZWAdobeF"/>
            <w:sz w:val="2"/>
            <w:szCs w:val="2"/>
          </w:rPr>
          <w:delText>1906B</w:delText>
        </w:r>
        <w:r w:rsidR="0033544D" w:rsidRPr="00742779">
          <w:delText>Why</w:delText>
        </w:r>
      </w:del>
      <w:ins w:id="4427" w:author="Seth Oranburg" w:date="2026-03-07T09:50:00Z" w16du:dateUtc="2026-03-07T14:50:00Z">
        <w:r w:rsidR="0033544D" w:rsidRPr="00742779">
          <w:t>Why</w:t>
        </w:r>
      </w:ins>
      <w:r w:rsidR="0033544D" w:rsidRPr="00742779">
        <w:t xml:space="preserve"> do companies accept this underpricing? Several theories have been proposed. The </w:t>
      </w:r>
      <w:r w:rsidR="0033544D" w:rsidRPr="00742779">
        <w:rPr>
          <w:rStyle w:val="Strong"/>
        </w:rPr>
        <w:t>signaling theory</w:t>
      </w:r>
      <w:r w:rsidR="0033544D" w:rsidRPr="00742779">
        <w:t xml:space="preserve"> suggests that underpricing signals quality—only strong companies can afford to leave money on the table. The </w:t>
      </w:r>
      <w:r w:rsidR="0033544D" w:rsidRPr="00742779">
        <w:rPr>
          <w:rStyle w:val="Strong"/>
        </w:rPr>
        <w:t>lawsuit avoidance theory</w:t>
      </w:r>
      <w:r w:rsidR="0033544D" w:rsidRPr="00742779">
        <w:t xml:space="preserve"> posits that underpricing reduces the risk of Section 11 litigation by creating a cushion against post-IPO price declines. The most compelling explanation, however, is the </w:t>
      </w:r>
      <w:r w:rsidR="0033544D" w:rsidRPr="00742779">
        <w:rPr>
          <w:rStyle w:val="Strong"/>
        </w:rPr>
        <w:t>institutional investor demand theory</w:t>
      </w:r>
      <w:r w:rsidR="0033544D" w:rsidRPr="00742779">
        <w:t>: underwriters deliberately underprice IPOs to reward their institutional clients, ensuring continued participation in future offerings.</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p>
    <w:p w14:paraId="58E9B8CF" w14:textId="77777777" w:rsidR="0033544D" w:rsidRPr="00742779" w:rsidRDefault="0033544D" w:rsidP="000E54B1">
      <w:pPr>
        <w:pStyle w:val="Heading3"/>
        <w:rPr>
          <w:rFonts w:eastAsia="Times New Roman"/>
        </w:rPr>
      </w:pPr>
      <w:r w:rsidRPr="00742779">
        <w:rPr>
          <w:rFonts w:eastAsia="Times New Roman"/>
        </w:rPr>
        <w:t>The Snowflake Case Study</w:t>
      </w:r>
    </w:p>
    <w:p w14:paraId="1963B04C" w14:textId="77777777" w:rsidR="0033544D" w:rsidRPr="00742779" w:rsidRDefault="00742779" w:rsidP="000E54B1">
      <w:pPr>
        <w:pPrChange w:id="4428" w:author="Seth Oranburg" w:date="2026-03-07T09:50:00Z" w16du:dateUtc="2026-03-07T14:50:00Z">
          <w:pPr>
            <w:pStyle w:val="NormalWeb"/>
          </w:pPr>
        </w:pPrChange>
      </w:pPr>
      <w:del w:id="4429" w:author="Seth Oranburg" w:date="2026-03-07T09:50:00Z" w16du:dateUtc="2026-03-07T14:50:00Z">
        <w:r w:rsidRPr="00742779">
          <w:rPr>
            <w:rFonts w:ascii="ZWAdobeF" w:hAnsi="ZWAdobeF" w:cs="ZWAdobeF"/>
            <w:sz w:val="2"/>
            <w:szCs w:val="2"/>
          </w:rPr>
          <w:delText>1907B</w:delText>
        </w:r>
        <w:r w:rsidR="0033544D" w:rsidRPr="00742779">
          <w:delText>Snowflake</w:delText>
        </w:r>
        <w:r w:rsidR="009F60D1" w:rsidRPr="00742779">
          <w:delText>’</w:delText>
        </w:r>
        <w:r w:rsidR="0033544D" w:rsidRPr="00742779">
          <w:delText>s</w:delText>
        </w:r>
      </w:del>
      <w:ins w:id="4430" w:author="Seth Oranburg" w:date="2026-03-07T09:50:00Z" w16du:dateUtc="2026-03-07T14:50:00Z">
        <w:r w:rsidR="0033544D" w:rsidRPr="00742779">
          <w:t>Snowflake</w:t>
        </w:r>
        <w:r w:rsidR="009F60D1" w:rsidRPr="00742779">
          <w:t>’</w:t>
        </w:r>
        <w:r w:rsidR="0033544D" w:rsidRPr="00742779">
          <w:t>s</w:t>
        </w:r>
      </w:ins>
      <w:r w:rsidR="0033544D" w:rsidRPr="00742779">
        <w:t xml:space="preserve"> September 2020 IPO provides a dramatic illustration of underpricing dynamics. The company initially filed with an expected price range of $75-85 per share, revised upward to $100-110 per share days before pricing, and ultimately priced at $120 per share.</w:t>
      </w:r>
      <w:r w:rsidR="0033544D">
        <w:fldChar w:fldCharType="begin"/>
      </w:r>
      <w:r w:rsidR="0033544D">
        <w:instrText>HYPERLINK \l "fn284-11647" \o "Jump to citation"</w:instrText>
      </w:r>
      <w:r w:rsidR="0033544D">
        <w:fldChar w:fldCharType="separate"/>
      </w:r>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r w:rsidR="0033544D">
        <w:fldChar w:fldCharType="end"/>
      </w:r>
      <w:r w:rsidR="0033544D" w:rsidRPr="00742779">
        <w:t xml:space="preserve"> The stock opened trading at $245 and closed the first day at $253.93—more than double the IPO price.</w:t>
      </w:r>
      <w:r w:rsidR="0033544D">
        <w:fldChar w:fldCharType="begin"/>
      </w:r>
      <w:r w:rsidR="0033544D">
        <w:instrText>HYPERLINK \l "fn284-11647" \o "Jump to citation"</w:instrText>
      </w:r>
      <w:r w:rsidR="0033544D">
        <w:fldChar w:fldCharType="separate"/>
      </w:r>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r w:rsidR="0033544D">
        <w:fldChar w:fldCharType="end"/>
      </w:r>
    </w:p>
    <w:p w14:paraId="206F17F2" w14:textId="77777777" w:rsidR="0033544D" w:rsidRPr="00742779" w:rsidRDefault="00742779" w:rsidP="000E54B1">
      <w:del w:id="4431" w:author="Seth Oranburg" w:date="2026-03-07T09:50:00Z" w16du:dateUtc="2026-03-07T14:50:00Z">
        <w:r w:rsidRPr="00742779">
          <w:rPr>
            <w:rFonts w:ascii="ZWAdobeF" w:hAnsi="ZWAdobeF" w:cs="ZWAdobeF"/>
            <w:sz w:val="2"/>
            <w:szCs w:val="2"/>
          </w:rPr>
          <w:delText>1908B</w:delText>
        </w:r>
        <w:r w:rsidR="0033544D" w:rsidRPr="00742779">
          <w:delText>Snowflake</w:delText>
        </w:r>
        <w:r w:rsidR="009F60D1" w:rsidRPr="00742779">
          <w:delText>’</w:delText>
        </w:r>
        <w:r w:rsidR="0033544D" w:rsidRPr="00742779">
          <w:delText>s</w:delText>
        </w:r>
      </w:del>
      <w:ins w:id="4432" w:author="Seth Oranburg" w:date="2026-03-07T09:50:00Z" w16du:dateUtc="2026-03-07T14:50:00Z">
        <w:r w:rsidR="0033544D" w:rsidRPr="00742779">
          <w:t>Snowflake</w:t>
        </w:r>
        <w:r w:rsidR="009F60D1" w:rsidRPr="00742779">
          <w:t>’</w:t>
        </w:r>
        <w:r w:rsidR="0033544D" w:rsidRPr="00742779">
          <w:t>s</w:t>
        </w:r>
      </w:ins>
      <w:r w:rsidR="0033544D" w:rsidRPr="00742779">
        <w:t xml:space="preserve"> extreme first-day pop generated significant criticism. The company raised $3.36 billion at $120 per share; had it priced at $240 per share (the opening price), it would have raised $6.72 billion—an additional $3.36 billion in foregone proceeds. However, the underwriters argued that pricing at $240 would have been impossible because institutional demand at that level was uncertain, and the high first-day return ensured strong long-term institutional support.</w:t>
      </w:r>
    </w:p>
    <w:p w14:paraId="60F66B90" w14:textId="77777777" w:rsidR="0033544D" w:rsidRPr="00742779" w:rsidRDefault="00742779" w:rsidP="000E54B1">
      <w:pPr>
        <w:pPrChange w:id="4433" w:author="Seth Oranburg" w:date="2026-03-07T09:50:00Z" w16du:dateUtc="2026-03-07T14:50:00Z">
          <w:pPr>
            <w:pStyle w:val="NormalWeb"/>
          </w:pPr>
        </w:pPrChange>
      </w:pPr>
      <w:del w:id="4434" w:author="Seth Oranburg" w:date="2026-03-07T09:50:00Z" w16du:dateUtc="2026-03-07T14:50:00Z">
        <w:r w:rsidRPr="00742779">
          <w:rPr>
            <w:rFonts w:ascii="ZWAdobeF" w:hAnsi="ZWAdobeF" w:cs="ZWAdobeF"/>
            <w:sz w:val="2"/>
            <w:szCs w:val="2"/>
          </w:rPr>
          <w:delText>1909B</w:delText>
        </w:r>
        <w:r w:rsidR="0033544D" w:rsidRPr="00742779">
          <w:delText>Notably</w:delText>
        </w:r>
      </w:del>
      <w:ins w:id="4435" w:author="Seth Oranburg" w:date="2026-03-07T09:50:00Z" w16du:dateUtc="2026-03-07T14:50:00Z">
        <w:r w:rsidR="0033544D" w:rsidRPr="00742779">
          <w:t>Notably</w:t>
        </w:r>
      </w:ins>
      <w:r w:rsidR="0033544D" w:rsidRPr="00742779">
        <w:t>, Snowflake</w:t>
      </w:r>
      <w:r w:rsidR="009F60D1" w:rsidRPr="00742779">
        <w:t>’</w:t>
      </w:r>
      <w:r w:rsidR="0033544D" w:rsidRPr="00742779">
        <w:t xml:space="preserve">s IPO included a concurrent </w:t>
      </w:r>
      <w:r w:rsidR="0033544D" w:rsidRPr="00742779">
        <w:rPr>
          <w:rStyle w:val="Strong"/>
        </w:rPr>
        <w:t>private placement</w:t>
      </w:r>
      <w:r w:rsidR="0033544D" w:rsidRPr="00742779">
        <w:t xml:space="preserve"> to Berkshire Hathaway and Salesforce Ventures, each purchasing $250 million of stock at the IPO price.</w:t>
      </w:r>
      <w:r w:rsidR="0033544D">
        <w:fldChar w:fldCharType="begin"/>
      </w:r>
      <w:r w:rsidR="0033544D">
        <w:instrText>HYPERLINK \l "fn284-11647" \o "Jump to citation"</w:instrText>
      </w:r>
      <w:r w:rsidR="0033544D">
        <w:fldChar w:fldCharType="separate"/>
      </w:r>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r w:rsidR="0033544D">
        <w:fldChar w:fldCharType="end"/>
      </w:r>
      <w:r w:rsidR="0033544D" w:rsidRPr="00742779">
        <w:t xml:space="preserve"> This structure—sometimes called a </w:t>
      </w:r>
      <w:r w:rsidR="009F60D1" w:rsidRPr="00742779">
        <w:t>“</w:t>
      </w:r>
      <w:r w:rsidR="0033544D" w:rsidRPr="00742779">
        <w:t>PIPE</w:t>
      </w:r>
      <w:r w:rsidR="009F60D1" w:rsidRPr="00742779">
        <w:t>”</w:t>
      </w:r>
      <w:r w:rsidR="0033544D" w:rsidRPr="00742779">
        <w:t xml:space="preserve"> (private investment in public equity) concurrent with the IPO—provided additional capital while signaling confidence from marquee investors.</w:t>
      </w:r>
    </w:p>
    <w:p w14:paraId="68896C8B" w14:textId="77777777" w:rsidR="0033544D" w:rsidRPr="00742779" w:rsidRDefault="0033544D" w:rsidP="000E54B1">
      <w:pPr>
        <w:pStyle w:val="Heading2"/>
        <w:rPr>
          <w:rFonts w:eastAsia="Times New Roman"/>
        </w:rPr>
      </w:pPr>
      <w:r w:rsidRPr="00742779">
        <w:rPr>
          <w:rFonts w:eastAsia="Times New Roman"/>
        </w:rPr>
        <w:lastRenderedPageBreak/>
        <w:t>Share Allocation and the Spinning Problem</w:t>
      </w:r>
    </w:p>
    <w:p w14:paraId="7B160CA6" w14:textId="77777777" w:rsidR="0033544D" w:rsidRPr="00742779" w:rsidRDefault="00742779" w:rsidP="000E54B1">
      <w:del w:id="4436" w:author="Seth Oranburg" w:date="2026-03-07T09:50:00Z" w16du:dateUtc="2026-03-07T14:50:00Z">
        <w:r w:rsidRPr="00742779">
          <w:rPr>
            <w:rFonts w:ascii="ZWAdobeF" w:hAnsi="ZWAdobeF" w:cs="ZWAdobeF"/>
            <w:sz w:val="2"/>
            <w:szCs w:val="2"/>
          </w:rPr>
          <w:delText>1910B</w:delText>
        </w:r>
        <w:r w:rsidR="0033544D" w:rsidRPr="00742779">
          <w:delText>Once</w:delText>
        </w:r>
      </w:del>
      <w:ins w:id="4437" w:author="Seth Oranburg" w:date="2026-03-07T09:50:00Z" w16du:dateUtc="2026-03-07T14:50:00Z">
        <w:r w:rsidR="0033544D" w:rsidRPr="00742779">
          <w:t>Once</w:t>
        </w:r>
      </w:ins>
      <w:r w:rsidR="0033544D" w:rsidRPr="00742779">
        <w:t xml:space="preserve"> the offering price is determined, the underwriters allocate shares among the investors who submitted indications of interest. This allocation process is governed by underwriters</w:t>
      </w:r>
      <w:r w:rsidR="009F60D1" w:rsidRPr="00742779">
        <w:t>’</w:t>
      </w:r>
      <w:r w:rsidR="0033544D" w:rsidRPr="00742779">
        <w:t xml:space="preserve"> internal policies but is subject to limited regulatory oversight, creating opportunities for conflicts of interest.</w:t>
      </w:r>
    </w:p>
    <w:p w14:paraId="17F03BB0" w14:textId="77777777" w:rsidR="0033544D" w:rsidRPr="00742779" w:rsidRDefault="0033544D" w:rsidP="000E54B1">
      <w:pPr>
        <w:pStyle w:val="Heading3"/>
        <w:rPr>
          <w:rFonts w:eastAsia="Times New Roman"/>
        </w:rPr>
      </w:pPr>
      <w:r w:rsidRPr="00742779">
        <w:rPr>
          <w:rFonts w:eastAsia="Times New Roman"/>
        </w:rPr>
        <w:t>Allocation Criteria</w:t>
      </w:r>
    </w:p>
    <w:p w14:paraId="762E7A51" w14:textId="77777777" w:rsidR="0033544D" w:rsidRPr="00742779" w:rsidRDefault="00742779" w:rsidP="000E54B1">
      <w:del w:id="4438" w:author="Seth Oranburg" w:date="2026-03-07T09:50:00Z" w16du:dateUtc="2026-03-07T14:50:00Z">
        <w:r w:rsidRPr="00742779">
          <w:rPr>
            <w:rFonts w:ascii="ZWAdobeF" w:hAnsi="ZWAdobeF" w:cs="ZWAdobeF"/>
            <w:sz w:val="2"/>
            <w:szCs w:val="2"/>
          </w:rPr>
          <w:delText>1911B</w:delText>
        </w:r>
        <w:r w:rsidR="0033544D" w:rsidRPr="00742779">
          <w:delText>Underwriters</w:delText>
        </w:r>
      </w:del>
      <w:ins w:id="4439" w:author="Seth Oranburg" w:date="2026-03-07T09:50:00Z" w16du:dateUtc="2026-03-07T14:50:00Z">
        <w:r w:rsidR="0033544D" w:rsidRPr="00742779">
          <w:t>Underwriters</w:t>
        </w:r>
      </w:ins>
      <w:r w:rsidR="0033544D" w:rsidRPr="00742779">
        <w:t xml:space="preserve"> claim to allocate shares based on several factors: the quality of the investor (long-term institutional holders are preferred over hedge funds that may flip the stock immediately), the investor</w:t>
      </w:r>
      <w:r w:rsidR="009F60D1" w:rsidRPr="00742779">
        <w:t>’</w:t>
      </w:r>
      <w:r w:rsidR="0033544D" w:rsidRPr="00742779">
        <w:t>s participation in prior offerings by the underwriters, and the investor</w:t>
      </w:r>
      <w:r w:rsidR="009F60D1" w:rsidRPr="00742779">
        <w:t>’</w:t>
      </w:r>
      <w:r w:rsidR="0033544D" w:rsidRPr="00742779">
        <w:t>s willingness to provide research feedback or participate in the company</w:t>
      </w:r>
      <w:r w:rsidR="009F60D1" w:rsidRPr="00742779">
        <w:t>’</w:t>
      </w:r>
      <w:r w:rsidR="0033544D" w:rsidRPr="00742779">
        <w:t>s business (such as becoming a customer or strategic partner).</w:t>
      </w:r>
    </w:p>
    <w:p w14:paraId="70177C25" w14:textId="77777777" w:rsidR="0033544D" w:rsidRPr="00742779" w:rsidRDefault="00742779" w:rsidP="000E54B1">
      <w:del w:id="4440" w:author="Seth Oranburg" w:date="2026-03-07T09:50:00Z" w16du:dateUtc="2026-03-07T14:50:00Z">
        <w:r w:rsidRPr="00742779">
          <w:rPr>
            <w:rFonts w:ascii="ZWAdobeF" w:hAnsi="ZWAdobeF" w:cs="ZWAdobeF"/>
            <w:sz w:val="2"/>
            <w:szCs w:val="2"/>
          </w:rPr>
          <w:delText>1912B</w:delText>
        </w:r>
        <w:r w:rsidR="0033544D" w:rsidRPr="00742779">
          <w:delText>In</w:delText>
        </w:r>
      </w:del>
      <w:ins w:id="4441" w:author="Seth Oranburg" w:date="2026-03-07T09:50:00Z" w16du:dateUtc="2026-03-07T14:50:00Z">
        <w:r w:rsidR="0033544D" w:rsidRPr="00742779">
          <w:t>In</w:t>
        </w:r>
      </w:ins>
      <w:r w:rsidR="0033544D" w:rsidRPr="00742779">
        <w:t xml:space="preserve"> </w:t>
      </w:r>
      <w:r w:rsidR="0033544D" w:rsidRPr="00742779">
        <w:rPr>
          <w:rStyle w:val="Strong"/>
        </w:rPr>
        <w:t>hot IPOs</w:t>
      </w:r>
      <w:r w:rsidR="0033544D" w:rsidRPr="00742779">
        <w:t xml:space="preserve"> where demand far exceeds supply, investors may receive only a small fraction of their requested allocation. In a typical oversubscribed technology IPO, an institutional investor requesting 500,000 shares may receive only 50,000 shares (a 10% fill rate). This scarcity creates significant economic rents for those who do receive allocations, reinforcing the wealth transfer from issuers to favored investors.</w:t>
      </w:r>
    </w:p>
    <w:p w14:paraId="500287E8" w14:textId="77777777" w:rsidR="0033544D" w:rsidRPr="00742779" w:rsidRDefault="0033544D" w:rsidP="000E54B1">
      <w:pPr>
        <w:pStyle w:val="Heading3"/>
        <w:rPr>
          <w:rFonts w:eastAsia="Times New Roman"/>
        </w:rPr>
      </w:pPr>
      <w:r w:rsidRPr="00742779">
        <w:rPr>
          <w:rFonts w:eastAsia="Times New Roman"/>
        </w:rPr>
        <w:t>The Quid Pro Quo and Anti-Spinning Rules</w:t>
      </w:r>
    </w:p>
    <w:p w14:paraId="0C24C1DA" w14:textId="77777777" w:rsidR="0033544D" w:rsidRPr="00742779" w:rsidRDefault="00742779" w:rsidP="000E54B1">
      <w:pPr>
        <w:pPrChange w:id="4442" w:author="Seth Oranburg" w:date="2026-03-07T09:50:00Z" w16du:dateUtc="2026-03-07T14:50:00Z">
          <w:pPr>
            <w:pStyle w:val="NormalWeb"/>
          </w:pPr>
        </w:pPrChange>
      </w:pPr>
      <w:del w:id="4443" w:author="Seth Oranburg" w:date="2026-03-07T09:50:00Z" w16du:dateUtc="2026-03-07T14:50:00Z">
        <w:r w:rsidRPr="00742779">
          <w:rPr>
            <w:rFonts w:ascii="ZWAdobeF" w:hAnsi="ZWAdobeF" w:cs="ZWAdobeF"/>
            <w:sz w:val="2"/>
            <w:szCs w:val="2"/>
          </w:rPr>
          <w:delText>1913B</w:delText>
        </w:r>
        <w:r w:rsidR="0033544D" w:rsidRPr="00742779">
          <w:delText>In</w:delText>
        </w:r>
      </w:del>
      <w:ins w:id="4444" w:author="Seth Oranburg" w:date="2026-03-07T09:50:00Z" w16du:dateUtc="2026-03-07T14:50:00Z">
        <w:r w:rsidR="0033544D" w:rsidRPr="00742779">
          <w:t>In</w:t>
        </w:r>
      </w:ins>
      <w:r w:rsidR="0033544D" w:rsidRPr="00742779">
        <w:t xml:space="preserve"> the late 1990s, during the dot-com boom, underwriters engaged in a practice called </w:t>
      </w:r>
      <w:r w:rsidR="0033544D" w:rsidRPr="00742779">
        <w:rPr>
          <w:rStyle w:val="Strong"/>
        </w:rPr>
        <w:t>spinning</w:t>
      </w:r>
      <w:r w:rsidR="0033544D" w:rsidRPr="00742779">
        <w:t>—allocating hot IPO shares to executives of other companies in exchange for receiving those companies</w:t>
      </w:r>
      <w:r w:rsidR="009F60D1" w:rsidRPr="00742779">
        <w:t>’</w:t>
      </w:r>
      <w:r w:rsidR="0033544D" w:rsidRPr="00742779">
        <w:t xml:space="preserve"> future investment banking business.</w:t>
      </w:r>
      <w:r w:rsidR="0033544D">
        <w:fldChar w:fldCharType="begin"/>
      </w:r>
      <w:r w:rsidR="0033544D">
        <w:instrText>HYPERLINK \l "fn262-11647" \o "Jump to citation"</w:instrText>
      </w:r>
      <w:r w:rsidR="0033544D">
        <w:fldChar w:fldCharType="separate"/>
      </w:r>
      <w:r w:rsidR="0033544D" w:rsidRPr="00742779">
        <w:rPr>
          <w:rStyle w:val="Hyperlink"/>
          <w:color w:val="auto"/>
          <w:u w:val="none"/>
        </w:rPr>
        <w:t>[262</w:t>
      </w:r>
      <w:r w:rsidR="00FA601A" w:rsidRPr="00742779">
        <w:rPr>
          <w:rStyle w:val="Hyperlink"/>
          <w:color w:val="auto"/>
          <w:u w:val="none"/>
        </w:rPr>
        <w:t>]</w:t>
      </w:r>
      <w:r w:rsidR="0033544D">
        <w:fldChar w:fldCharType="end"/>
      </w:r>
      <w:r w:rsidR="0033544D" w:rsidRPr="00742779">
        <w:t xml:space="preserve"> This practice was widely viewed as a kickback scheme and was addressed through a combination of SEC enforcement actions, FINRA (Financial Industry Regulatory Authority) rules, and underwriters</w:t>
      </w:r>
      <w:r w:rsidR="009F60D1" w:rsidRPr="00742779">
        <w:t>’</w:t>
      </w:r>
      <w:r w:rsidR="0033544D" w:rsidRPr="00742779">
        <w:t xml:space="preserve"> own compliance policies.</w:t>
      </w:r>
    </w:p>
    <w:p w14:paraId="792D7141" w14:textId="77777777" w:rsidR="0033544D" w:rsidRPr="00742779" w:rsidRDefault="00742779" w:rsidP="000E54B1">
      <w:del w:id="4445" w:author="Seth Oranburg" w:date="2026-03-07T09:50:00Z" w16du:dateUtc="2026-03-07T14:50:00Z">
        <w:r w:rsidRPr="00742779">
          <w:rPr>
            <w:rFonts w:ascii="ZWAdobeF" w:hAnsi="ZWAdobeF" w:cs="ZWAdobeF"/>
            <w:sz w:val="2"/>
            <w:szCs w:val="2"/>
          </w:rPr>
          <w:delText>1914B</w:delText>
        </w:r>
        <w:r w:rsidR="0033544D" w:rsidRPr="00742779">
          <w:delText>FINRA</w:delText>
        </w:r>
      </w:del>
      <w:ins w:id="4446" w:author="Seth Oranburg" w:date="2026-03-07T09:50:00Z" w16du:dateUtc="2026-03-07T14:50:00Z">
        <w:r w:rsidR="0033544D" w:rsidRPr="00742779">
          <w:t>FINRA</w:t>
        </w:r>
      </w:ins>
      <w:r w:rsidR="0033544D" w:rsidRPr="00742779">
        <w:t xml:space="preserve"> Rule 5131 now restricts allocations of IPO shares to executive officers and directors of public companies and their immediate family members, with limited exceptions. The rule aims to prevent conflicts where a CEO receives valuable IPO allocations in exchange for steering their company</w:t>
      </w:r>
      <w:r w:rsidR="009F60D1" w:rsidRPr="00742779">
        <w:t>’</w:t>
      </w:r>
      <w:r w:rsidR="0033544D" w:rsidRPr="00742779">
        <w:t>s IPO business to the allocating underwriter.</w:t>
      </w:r>
    </w:p>
    <w:p w14:paraId="5F5EB922" w14:textId="77777777" w:rsidR="0033544D" w:rsidRPr="00742779" w:rsidRDefault="0033544D" w:rsidP="000E54B1">
      <w:pPr>
        <w:pStyle w:val="Heading3"/>
        <w:rPr>
          <w:rFonts w:eastAsia="Times New Roman"/>
        </w:rPr>
      </w:pPr>
      <w:r w:rsidRPr="00742779">
        <w:rPr>
          <w:rFonts w:eastAsia="Times New Roman"/>
        </w:rPr>
        <w:t>Institutional Allocation Patterns</w:t>
      </w:r>
    </w:p>
    <w:p w14:paraId="4FF12431" w14:textId="77777777" w:rsidR="0033544D" w:rsidRPr="00742779" w:rsidRDefault="00742779" w:rsidP="000E54B1">
      <w:pPr>
        <w:pPrChange w:id="4447" w:author="Seth Oranburg" w:date="2026-03-07T09:50:00Z" w16du:dateUtc="2026-03-07T14:50:00Z">
          <w:pPr>
            <w:pStyle w:val="NormalWeb"/>
          </w:pPr>
        </w:pPrChange>
      </w:pPr>
      <w:del w:id="4448" w:author="Seth Oranburg" w:date="2026-03-07T09:50:00Z" w16du:dateUtc="2026-03-07T14:50:00Z">
        <w:r w:rsidRPr="00742779">
          <w:rPr>
            <w:rFonts w:ascii="ZWAdobeF" w:hAnsi="ZWAdobeF" w:cs="ZWAdobeF"/>
            <w:sz w:val="2"/>
            <w:szCs w:val="2"/>
          </w:rPr>
          <w:delText>1915B</w:delText>
        </w:r>
        <w:r w:rsidR="0033544D" w:rsidRPr="00742779">
          <w:delText>Research</w:delText>
        </w:r>
      </w:del>
      <w:ins w:id="4449" w:author="Seth Oranburg" w:date="2026-03-07T09:50:00Z" w16du:dateUtc="2026-03-07T14:50:00Z">
        <w:r w:rsidR="0033544D" w:rsidRPr="00742779">
          <w:t>Research</w:t>
        </w:r>
      </w:ins>
      <w:r w:rsidR="0033544D" w:rsidRPr="00742779">
        <w:t xml:space="preserve"> on IPO allocations reveals persistent patterns. Long-only institutional investors (mutual funds and pension funds) receive the </w:t>
      </w:r>
      <w:r w:rsidR="0033544D" w:rsidRPr="00742779">
        <w:lastRenderedPageBreak/>
        <w:t>largest allocations and tend to hold their positions for months or years.</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r w:rsidR="0033544D" w:rsidRPr="00742779">
        <w:t xml:space="preserve"> Hedge funds receive smaller allocations and frequently sell within days or weeks—a practice called </w:t>
      </w:r>
      <w:r w:rsidR="0033544D" w:rsidRPr="00742779">
        <w:rPr>
          <w:rStyle w:val="Strong"/>
        </w:rPr>
        <w:t>flipping</w:t>
      </w:r>
      <w:r w:rsidR="0033544D" w:rsidRPr="00742779">
        <w:t xml:space="preserve">. Retail investors (individual investors who purchase through brokerage accounts) receive very limited allocations in institutional offerings, though some issuers now include a </w:t>
      </w:r>
      <w:r w:rsidR="009F60D1" w:rsidRPr="00742779">
        <w:t>“</w:t>
      </w:r>
      <w:r w:rsidR="0033544D" w:rsidRPr="00742779">
        <w:t>directed share program</w:t>
      </w:r>
      <w:r w:rsidR="009F60D1" w:rsidRPr="00742779">
        <w:t>”</w:t>
      </w:r>
      <w:r w:rsidR="0033544D" w:rsidRPr="00742779">
        <w:t xml:space="preserve"> that reserves 5-10% of IPO shares for customers, employees, or retail investors.</w:t>
      </w:r>
    </w:p>
    <w:p w14:paraId="710659A5" w14:textId="77777777" w:rsidR="0033544D" w:rsidRPr="00742779" w:rsidRDefault="0033544D" w:rsidP="000E54B1">
      <w:pPr>
        <w:pStyle w:val="Heading2"/>
        <w:rPr>
          <w:rFonts w:eastAsia="Times New Roman"/>
        </w:rPr>
      </w:pPr>
      <w:r w:rsidRPr="00742779">
        <w:rPr>
          <w:rFonts w:eastAsia="Times New Roman"/>
        </w:rPr>
        <w:t>Lock-Up Agreements and Post-IPO Liquidity</w:t>
      </w:r>
    </w:p>
    <w:p w14:paraId="1BA9F3B9" w14:textId="77777777" w:rsidR="0033544D" w:rsidRPr="00742779" w:rsidRDefault="00742779" w:rsidP="000E54B1">
      <w:del w:id="4450" w:author="Seth Oranburg" w:date="2026-03-07T09:50:00Z" w16du:dateUtc="2026-03-07T14:50:00Z">
        <w:r w:rsidRPr="00742779">
          <w:rPr>
            <w:rFonts w:ascii="ZWAdobeF" w:hAnsi="ZWAdobeF" w:cs="ZWAdobeF"/>
            <w:sz w:val="2"/>
            <w:szCs w:val="2"/>
          </w:rPr>
          <w:delText>1916B</w:delText>
        </w:r>
        <w:r w:rsidR="0033544D" w:rsidRPr="00742779">
          <w:delText>One</w:delText>
        </w:r>
      </w:del>
      <w:ins w:id="4451" w:author="Seth Oranburg" w:date="2026-03-07T09:50:00Z" w16du:dateUtc="2026-03-07T14:50:00Z">
        <w:r w:rsidR="0033544D" w:rsidRPr="00742779">
          <w:t>One</w:t>
        </w:r>
      </w:ins>
      <w:r w:rsidR="0033544D" w:rsidRPr="00742779">
        <w:t xml:space="preserve"> of the most significant contractual arrangements in the IPO process is the </w:t>
      </w:r>
      <w:r w:rsidR="0033544D" w:rsidRPr="00742779">
        <w:rPr>
          <w:rStyle w:val="Strong"/>
        </w:rPr>
        <w:t>lock-up agreement</w:t>
      </w:r>
      <w:r w:rsidR="0033544D" w:rsidRPr="00742779">
        <w:t>—a contractual commitment by founders, directors, officers, employees, and pre-IPO investors not to sell their shares for a specified period after the IPO. Lock-ups are not required by securities law but are a market convention demanded by underwriters to prevent immediate selling pressure that could destabilize the stock price.</w:t>
      </w:r>
    </w:p>
    <w:p w14:paraId="61F7BF85" w14:textId="77777777" w:rsidR="0033544D" w:rsidRPr="00742779" w:rsidRDefault="0033544D" w:rsidP="000E54B1">
      <w:pPr>
        <w:pStyle w:val="Heading3"/>
        <w:rPr>
          <w:rFonts w:eastAsia="Times New Roman"/>
        </w:rPr>
      </w:pPr>
      <w:r w:rsidRPr="00742779">
        <w:rPr>
          <w:rFonts w:eastAsia="Times New Roman"/>
        </w:rPr>
        <w:t>The Standard 180-Day Lock-Up</w:t>
      </w:r>
    </w:p>
    <w:p w14:paraId="787B3DCF" w14:textId="77777777" w:rsidR="0033544D" w:rsidRPr="00742779" w:rsidRDefault="00742779" w:rsidP="000E54B1">
      <w:del w:id="4452" w:author="Seth Oranburg" w:date="2026-03-07T09:50:00Z" w16du:dateUtc="2026-03-07T14:50:00Z">
        <w:r w:rsidRPr="00742779">
          <w:rPr>
            <w:rFonts w:ascii="ZWAdobeF" w:hAnsi="ZWAdobeF" w:cs="ZWAdobeF"/>
            <w:sz w:val="2"/>
            <w:szCs w:val="2"/>
          </w:rPr>
          <w:delText>1917B</w:delText>
        </w:r>
        <w:r w:rsidR="0033544D" w:rsidRPr="00742779">
          <w:delText>The</w:delText>
        </w:r>
      </w:del>
      <w:ins w:id="4453" w:author="Seth Oranburg" w:date="2026-03-07T09:50:00Z" w16du:dateUtc="2026-03-07T14:50:00Z">
        <w:r w:rsidR="0033544D" w:rsidRPr="00742779">
          <w:t>The</w:t>
        </w:r>
      </w:ins>
      <w:r w:rsidR="0033544D" w:rsidRPr="00742779">
        <w:t xml:space="preserve"> traditional lock-up period is </w:t>
      </w:r>
      <w:r w:rsidR="0033544D" w:rsidRPr="00742779">
        <w:rPr>
          <w:rStyle w:val="Strong"/>
        </w:rPr>
        <w:t>180 days</w:t>
      </w:r>
      <w:r w:rsidR="0033544D" w:rsidRPr="00742779">
        <w:t xml:space="preserve"> (approximately six months) from the IPO date. During this period, insiders are prohibited from selling shares, lending shares for short sales, or engaging in derivative transactions (such as collars or hedges) that effectively transfer the economic risk of ownership. The lock-up agreement includes carve-outs for estate planning transfers, gifts to family members or charitable organizations, and transfers pursuant to domestic relations orders, provided the transferee agrees to be bound by the lock-up.</w:t>
      </w:r>
    </w:p>
    <w:p w14:paraId="2AFF2F01" w14:textId="77777777" w:rsidR="0033544D" w:rsidRPr="00742779" w:rsidRDefault="00742779" w:rsidP="000E54B1">
      <w:del w:id="4454" w:author="Seth Oranburg" w:date="2026-03-07T09:50:00Z" w16du:dateUtc="2026-03-07T14:50:00Z">
        <w:r w:rsidRPr="00742779">
          <w:rPr>
            <w:rFonts w:ascii="ZWAdobeF" w:hAnsi="ZWAdobeF" w:cs="ZWAdobeF"/>
            <w:sz w:val="2"/>
            <w:szCs w:val="2"/>
          </w:rPr>
          <w:delText>1918B</w:delText>
        </w:r>
        <w:r w:rsidR="0033544D" w:rsidRPr="00742779">
          <w:delText>The</w:delText>
        </w:r>
      </w:del>
      <w:ins w:id="4455" w:author="Seth Oranburg" w:date="2026-03-07T09:50:00Z" w16du:dateUtc="2026-03-07T14:50:00Z">
        <w:r w:rsidR="0033544D" w:rsidRPr="00742779">
          <w:t>The</w:t>
        </w:r>
      </w:ins>
      <w:r w:rsidR="0033544D" w:rsidRPr="00742779">
        <w:t xml:space="preserve"> rationale for lock-ups is straightforward. At the time of the IPO, insiders typically own 70-90% of the company</w:t>
      </w:r>
      <w:r w:rsidR="009F60D1" w:rsidRPr="00742779">
        <w:t>’</w:t>
      </w:r>
      <w:r w:rsidR="0033544D" w:rsidRPr="00742779">
        <w:t>s shares. If these insiders were free to sell immediately, the market would face a massive supply overhang, depressing the stock price and undermining public investor confidence. The lock-up signals that insiders believe in the company</w:t>
      </w:r>
      <w:r w:rsidR="009F60D1" w:rsidRPr="00742779">
        <w:t>’</w:t>
      </w:r>
      <w:r w:rsidR="0033544D" w:rsidRPr="00742779">
        <w:t>s long-term prospects and are willing to bear market risk alongside public investors.</w:t>
      </w:r>
    </w:p>
    <w:p w14:paraId="1ABAF622" w14:textId="77777777" w:rsidR="0033544D" w:rsidRPr="00742779" w:rsidRDefault="0033544D" w:rsidP="000E54B1">
      <w:pPr>
        <w:pStyle w:val="Heading3"/>
        <w:rPr>
          <w:rFonts w:eastAsia="Times New Roman"/>
        </w:rPr>
      </w:pPr>
      <w:r w:rsidRPr="00742779">
        <w:rPr>
          <w:rFonts w:eastAsia="Times New Roman"/>
        </w:rPr>
        <w:t>Lock-Up Expiration and Price Pressure</w:t>
      </w:r>
    </w:p>
    <w:p w14:paraId="118135BE" w14:textId="77777777" w:rsidR="0033544D" w:rsidRPr="00742779" w:rsidRDefault="00742779" w:rsidP="000E54B1">
      <w:pPr>
        <w:pPrChange w:id="4456" w:author="Seth Oranburg" w:date="2026-03-07T09:50:00Z" w16du:dateUtc="2026-03-07T14:50:00Z">
          <w:pPr>
            <w:pStyle w:val="NormalWeb"/>
          </w:pPr>
        </w:pPrChange>
      </w:pPr>
      <w:del w:id="4457" w:author="Seth Oranburg" w:date="2026-03-07T09:50:00Z" w16du:dateUtc="2026-03-07T14:50:00Z">
        <w:r w:rsidRPr="00742779">
          <w:rPr>
            <w:rFonts w:ascii="ZWAdobeF" w:hAnsi="ZWAdobeF" w:cs="ZWAdobeF"/>
            <w:sz w:val="2"/>
            <w:szCs w:val="2"/>
          </w:rPr>
          <w:delText>1919B</w:delText>
        </w:r>
        <w:r w:rsidR="0033544D" w:rsidRPr="00742779">
          <w:delText>The</w:delText>
        </w:r>
      </w:del>
      <w:ins w:id="4458" w:author="Seth Oranburg" w:date="2026-03-07T09:50:00Z" w16du:dateUtc="2026-03-07T14:50:00Z">
        <w:r w:rsidR="0033544D" w:rsidRPr="00742779">
          <w:t>The</w:t>
        </w:r>
      </w:ins>
      <w:r w:rsidR="0033544D" w:rsidRPr="00742779">
        <w:t xml:space="preserve"> expiration of the lock-up period is a well-known date (disclosed in the prospectus), and the market typically anticipates selling pressure. Empirical studies document that IPO stocks decline, on average, by 1-3% in the days </w:t>
      </w:r>
      <w:r w:rsidR="0033544D" w:rsidRPr="00742779">
        <w:lastRenderedPageBreak/>
        <w:t>surrounding lock-up expiration.</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r w:rsidR="0033544D" w:rsidRPr="00742779">
        <w:t xml:space="preserve"> In cases where insiders signal intent to sell large blocks, the decline can be more severe.</w:t>
      </w:r>
    </w:p>
    <w:p w14:paraId="24F78720" w14:textId="77777777" w:rsidR="0033544D" w:rsidRPr="00742779" w:rsidRDefault="00742779" w:rsidP="000E54B1">
      <w:pPr>
        <w:pPrChange w:id="4459" w:author="Seth Oranburg" w:date="2026-03-07T09:50:00Z" w16du:dateUtc="2026-03-07T14:50:00Z">
          <w:pPr>
            <w:pStyle w:val="NormalWeb"/>
          </w:pPr>
        </w:pPrChange>
      </w:pPr>
      <w:del w:id="4460" w:author="Seth Oranburg" w:date="2026-03-07T09:50:00Z" w16du:dateUtc="2026-03-07T14:50:00Z">
        <w:r w:rsidRPr="00742779">
          <w:rPr>
            <w:rFonts w:ascii="ZWAdobeF" w:hAnsi="ZWAdobeF" w:cs="ZWAdobeF"/>
            <w:sz w:val="2"/>
            <w:szCs w:val="2"/>
          </w:rPr>
          <w:delText>1920B</w:delText>
        </w:r>
        <w:r w:rsidR="0033544D" w:rsidRPr="00742779">
          <w:delText>Uber</w:delText>
        </w:r>
        <w:r w:rsidR="009F60D1" w:rsidRPr="00742779">
          <w:delText>’</w:delText>
        </w:r>
        <w:r w:rsidR="0033544D" w:rsidRPr="00742779">
          <w:delText>s</w:delText>
        </w:r>
      </w:del>
      <w:ins w:id="4461" w:author="Seth Oranburg" w:date="2026-03-07T09:50:00Z" w16du:dateUtc="2026-03-07T14:50:00Z">
        <w:r w:rsidR="0033544D" w:rsidRPr="00742779">
          <w:t>Uber</w:t>
        </w:r>
        <w:r w:rsidR="009F60D1" w:rsidRPr="00742779">
          <w:t>’</w:t>
        </w:r>
        <w:r w:rsidR="0033544D" w:rsidRPr="00742779">
          <w:t>s</w:t>
        </w:r>
      </w:ins>
      <w:r w:rsidR="0033544D" w:rsidRPr="00742779">
        <w:t xml:space="preserve"> November 2019 lock-up expiration provides a cautionary example. The company went public in May 2019 at $45 per share.</w:t>
      </w:r>
      <w:r w:rsidR="0033544D">
        <w:fldChar w:fldCharType="begin"/>
      </w:r>
      <w:r w:rsidR="0033544D">
        <w:instrText>HYPERLINK \l "fn285-11647" \o "Jump to citation"</w:instrText>
      </w:r>
      <w:r w:rsidR="0033544D">
        <w:fldChar w:fldCharType="separate"/>
      </w:r>
      <w:r w:rsidR="0033544D" w:rsidRPr="00742779">
        <w:rPr>
          <w:rStyle w:val="Hyperlink"/>
          <w:color w:val="auto"/>
          <w:u w:val="none"/>
        </w:rPr>
        <w:t>[285</w:t>
      </w:r>
      <w:r w:rsidR="00FA601A" w:rsidRPr="00742779">
        <w:rPr>
          <w:rStyle w:val="Hyperlink"/>
          <w:color w:val="auto"/>
          <w:u w:val="none"/>
        </w:rPr>
        <w:t>]</w:t>
      </w:r>
      <w:r w:rsidR="0033544D" w:rsidRPr="00742779">
        <w:rPr>
          <w:rStyle w:val="citekey"/>
          <w:vanish/>
        </w:rPr>
        <w:t>_2019</w:t>
      </w:r>
      <w:r w:rsidR="0033544D">
        <w:fldChar w:fldCharType="end"/>
      </w:r>
      <w:r w:rsidR="0033544D" w:rsidRPr="00742779">
        <w:t xml:space="preserve"> When the 180-day lock-up expired in November, the stock was already trading below the IPO price at approximately $30. Anticipating significant insider selling, the stock declined further to $26 within days of expiration—a cumulative 42% decline from the IPO price.</w:t>
      </w:r>
      <w:r w:rsidR="0033544D">
        <w:fldChar w:fldCharType="begin"/>
      </w:r>
      <w:r w:rsidR="0033544D">
        <w:instrText>HYPERLINK \l "fn285-11647" \o "Jump to citation"</w:instrText>
      </w:r>
      <w:r w:rsidR="0033544D">
        <w:fldChar w:fldCharType="separate"/>
      </w:r>
      <w:r w:rsidR="0033544D" w:rsidRPr="00742779">
        <w:rPr>
          <w:rStyle w:val="Hyperlink"/>
          <w:color w:val="auto"/>
          <w:u w:val="none"/>
        </w:rPr>
        <w:t>[285</w:t>
      </w:r>
      <w:r w:rsidR="00FA601A" w:rsidRPr="00742779">
        <w:rPr>
          <w:rStyle w:val="Hyperlink"/>
          <w:color w:val="auto"/>
          <w:u w:val="none"/>
        </w:rPr>
        <w:t>]</w:t>
      </w:r>
      <w:r w:rsidR="0033544D" w:rsidRPr="00742779">
        <w:rPr>
          <w:rStyle w:val="citekey"/>
          <w:vanish/>
        </w:rPr>
        <w:t>_2019</w:t>
      </w:r>
      <w:r w:rsidR="0033544D">
        <w:fldChar w:fldCharType="end"/>
      </w:r>
    </w:p>
    <w:p w14:paraId="4707ACF1" w14:textId="77777777" w:rsidR="0033544D" w:rsidRPr="00742779" w:rsidRDefault="0033544D" w:rsidP="000E54B1">
      <w:pPr>
        <w:pStyle w:val="Heading3"/>
        <w:rPr>
          <w:rFonts w:eastAsia="Times New Roman"/>
        </w:rPr>
      </w:pPr>
      <w:r w:rsidRPr="00742779">
        <w:rPr>
          <w:rFonts w:eastAsia="Times New Roman"/>
        </w:rPr>
        <w:t>Modern Lock-Up Structures: Tiered and Performance-Based</w:t>
      </w:r>
    </w:p>
    <w:p w14:paraId="0C827CFC" w14:textId="77777777" w:rsidR="0033544D" w:rsidRPr="00742779" w:rsidRDefault="00742779" w:rsidP="000E54B1">
      <w:del w:id="4462" w:author="Seth Oranburg" w:date="2026-03-07T09:50:00Z" w16du:dateUtc="2026-03-07T14:50:00Z">
        <w:r w:rsidRPr="00742779">
          <w:rPr>
            <w:rFonts w:ascii="ZWAdobeF" w:hAnsi="ZWAdobeF" w:cs="ZWAdobeF"/>
            <w:sz w:val="2"/>
            <w:szCs w:val="2"/>
          </w:rPr>
          <w:delText>1921B</w:delText>
        </w:r>
        <w:r w:rsidR="0033544D" w:rsidRPr="00742779">
          <w:delText>In</w:delText>
        </w:r>
      </w:del>
      <w:ins w:id="4463" w:author="Seth Oranburg" w:date="2026-03-07T09:50:00Z" w16du:dateUtc="2026-03-07T14:50:00Z">
        <w:r w:rsidR="0033544D" w:rsidRPr="00742779">
          <w:t>In</w:t>
        </w:r>
      </w:ins>
      <w:r w:rsidR="0033544D" w:rsidRPr="00742779">
        <w:t xml:space="preserve"> response to criticisms that rigid 180-day lock-ups prevent insiders from accessing liquidity even when the stock performs well, issuers have adopted more sophisticated lock-up structures. These include </w:t>
      </w:r>
      <w:r w:rsidR="0033544D" w:rsidRPr="00742779">
        <w:rPr>
          <w:rStyle w:val="Strong"/>
        </w:rPr>
        <w:t>tiered lock-ups</w:t>
      </w:r>
      <w:r w:rsidR="0033544D" w:rsidRPr="00742779">
        <w:t xml:space="preserve">, </w:t>
      </w:r>
      <w:r w:rsidR="0033544D" w:rsidRPr="00742779">
        <w:rPr>
          <w:rStyle w:val="Strong"/>
        </w:rPr>
        <w:t>performance-based early releases</w:t>
      </w:r>
      <w:r w:rsidR="0033544D" w:rsidRPr="00742779">
        <w:t xml:space="preserve">, and </w:t>
      </w:r>
      <w:r w:rsidR="0033544D" w:rsidRPr="00742779">
        <w:rPr>
          <w:rStyle w:val="Strong"/>
        </w:rPr>
        <w:t>blackout pull-forwards</w:t>
      </w:r>
      <w:r w:rsidR="0033544D" w:rsidRPr="00742779">
        <w:t>.</w:t>
      </w:r>
    </w:p>
    <w:p w14:paraId="05018473" w14:textId="77777777" w:rsidR="0033544D" w:rsidRPr="00742779" w:rsidRDefault="00742779" w:rsidP="000E54B1">
      <w:del w:id="4464" w:author="Seth Oranburg" w:date="2026-03-07T09:50:00Z" w16du:dateUtc="2026-03-07T14:50:00Z">
        <w:r w:rsidRPr="00742779">
          <w:rPr>
            <w:rStyle w:val="Strong"/>
            <w:rFonts w:ascii="ZWAdobeF" w:hAnsi="ZWAdobeF" w:cs="ZWAdobeF"/>
            <w:b w:val="0"/>
            <w:sz w:val="2"/>
            <w:szCs w:val="2"/>
          </w:rPr>
          <w:delText>1922B</w:delText>
        </w:r>
        <w:r w:rsidR="0033544D" w:rsidRPr="00742779">
          <w:rPr>
            <w:rStyle w:val="Strong"/>
          </w:rPr>
          <w:delText>Tiered</w:delText>
        </w:r>
      </w:del>
      <w:ins w:id="4465" w:author="Seth Oranburg" w:date="2026-03-07T09:50:00Z" w16du:dateUtc="2026-03-07T14:50:00Z">
        <w:r w:rsidR="0033544D" w:rsidRPr="00742779">
          <w:rPr>
            <w:rStyle w:val="Strong"/>
          </w:rPr>
          <w:t>Tiered</w:t>
        </w:r>
      </w:ins>
      <w:r w:rsidR="0033544D" w:rsidRPr="00742779">
        <w:rPr>
          <w:rStyle w:val="Strong"/>
        </w:rPr>
        <w:t xml:space="preserve"> lock-ups</w:t>
      </w:r>
      <w:r w:rsidR="0033544D" w:rsidRPr="00742779">
        <w:t xml:space="preserve"> release shares in tranches. For example, 25% of locked-up shares may be released at 90 days, another 25% at 120 days, another 25% at 150 days, and the final 25% at 180 days. This staggers supply and reduces the cliff effect of a single expiration date.</w:t>
      </w:r>
    </w:p>
    <w:p w14:paraId="2642EC65" w14:textId="77777777" w:rsidR="0033544D" w:rsidRPr="00742779" w:rsidRDefault="00742779" w:rsidP="000E54B1">
      <w:pPr>
        <w:pPrChange w:id="4466" w:author="Seth Oranburg" w:date="2026-03-07T09:50:00Z" w16du:dateUtc="2026-03-07T14:50:00Z">
          <w:pPr>
            <w:pStyle w:val="NormalWeb"/>
          </w:pPr>
        </w:pPrChange>
      </w:pPr>
      <w:del w:id="4467" w:author="Seth Oranburg" w:date="2026-03-07T09:50:00Z" w16du:dateUtc="2026-03-07T14:50:00Z">
        <w:r w:rsidRPr="00742779">
          <w:rPr>
            <w:rStyle w:val="Strong"/>
            <w:rFonts w:ascii="ZWAdobeF" w:hAnsi="ZWAdobeF" w:cs="ZWAdobeF"/>
            <w:b w:val="0"/>
            <w:sz w:val="2"/>
            <w:szCs w:val="2"/>
          </w:rPr>
          <w:delText>1923B</w:delText>
        </w:r>
        <w:r w:rsidR="0033544D" w:rsidRPr="00742779">
          <w:rPr>
            <w:rStyle w:val="Strong"/>
          </w:rPr>
          <w:delText>Performance</w:delText>
        </w:r>
      </w:del>
      <w:ins w:id="4468" w:author="Seth Oranburg" w:date="2026-03-07T09:50:00Z" w16du:dateUtc="2026-03-07T14:50:00Z">
        <w:r w:rsidR="0033544D" w:rsidRPr="00742779">
          <w:rPr>
            <w:rStyle w:val="Strong"/>
          </w:rPr>
          <w:t>Performance</w:t>
        </w:r>
      </w:ins>
      <w:r w:rsidR="0033544D" w:rsidRPr="00742779">
        <w:rPr>
          <w:rStyle w:val="Strong"/>
        </w:rPr>
        <w:t>-based early releases</w:t>
      </w:r>
      <w:r w:rsidR="0033544D" w:rsidRPr="00742779">
        <w:t xml:space="preserve"> allow insiders to sell before the 180-day mark if the stock price exceeds certain thresholds. Snowflake</w:t>
      </w:r>
      <w:r w:rsidR="009F60D1" w:rsidRPr="00742779">
        <w:t>’</w:t>
      </w:r>
      <w:r w:rsidR="0033544D" w:rsidRPr="00742779">
        <w:t>s lock-up included a provision allowing early release if the stock traded at or above 133% of the IPO price for at least 20 out of 30 consecutive trading days after the 90-day anniversary, provided at least 90 days had elapsed.</w:t>
      </w:r>
      <w:r w:rsidR="0033544D">
        <w:fldChar w:fldCharType="begin"/>
      </w:r>
      <w:r w:rsidR="0033544D">
        <w:instrText>HYPERLINK \l "fn284-11647" \o "Jump to citation"</w:instrText>
      </w:r>
      <w:r w:rsidR="0033544D">
        <w:fldChar w:fldCharType="separate"/>
      </w:r>
      <w:r w:rsidR="0033544D" w:rsidRPr="00742779">
        <w:rPr>
          <w:rStyle w:val="Hyperlink"/>
          <w:color w:val="auto"/>
          <w:u w:val="none"/>
        </w:rPr>
        <w:t>[284</w:t>
      </w:r>
      <w:r w:rsidR="00FA601A" w:rsidRPr="00742779">
        <w:rPr>
          <w:rStyle w:val="Hyperlink"/>
          <w:color w:val="auto"/>
          <w:u w:val="none"/>
        </w:rPr>
        <w:t>]</w:t>
      </w:r>
      <w:r w:rsidR="0033544D" w:rsidRPr="00742779">
        <w:rPr>
          <w:rStyle w:val="citekey"/>
          <w:vanish/>
        </w:rPr>
        <w:t>_2020</w:t>
      </w:r>
      <w:r w:rsidR="0033544D">
        <w:fldChar w:fldCharType="end"/>
      </w:r>
      <w:r w:rsidR="0033544D" w:rsidRPr="00742779">
        <w:t xml:space="preserve"> This structure rewards insiders for strong stock performance while providing some liquidity.</w:t>
      </w:r>
    </w:p>
    <w:p w14:paraId="7073B681" w14:textId="77777777" w:rsidR="0033544D" w:rsidRPr="00742779" w:rsidRDefault="00742779" w:rsidP="000E54B1">
      <w:pPr>
        <w:pPrChange w:id="4469" w:author="Seth Oranburg" w:date="2026-03-07T09:50:00Z" w16du:dateUtc="2026-03-07T14:50:00Z">
          <w:pPr>
            <w:pStyle w:val="NormalWeb"/>
          </w:pPr>
        </w:pPrChange>
      </w:pPr>
      <w:del w:id="4470" w:author="Seth Oranburg" w:date="2026-03-07T09:50:00Z" w16du:dateUtc="2026-03-07T14:50:00Z">
        <w:r w:rsidRPr="00742779">
          <w:rPr>
            <w:rStyle w:val="Strong"/>
            <w:rFonts w:ascii="ZWAdobeF" w:hAnsi="ZWAdobeF" w:cs="ZWAdobeF"/>
            <w:b w:val="0"/>
            <w:sz w:val="2"/>
            <w:szCs w:val="2"/>
          </w:rPr>
          <w:delText>1924B</w:delText>
        </w:r>
        <w:r w:rsidR="0033544D" w:rsidRPr="00742779">
          <w:rPr>
            <w:rStyle w:val="Strong"/>
          </w:rPr>
          <w:delText>Blackout</w:delText>
        </w:r>
      </w:del>
      <w:ins w:id="4471" w:author="Seth Oranburg" w:date="2026-03-07T09:50:00Z" w16du:dateUtc="2026-03-07T14:50:00Z">
        <w:r w:rsidR="0033544D" w:rsidRPr="00742779">
          <w:rPr>
            <w:rStyle w:val="Strong"/>
          </w:rPr>
          <w:t>Blackout</w:t>
        </w:r>
      </w:ins>
      <w:r w:rsidR="0033544D" w:rsidRPr="00742779">
        <w:rPr>
          <w:rStyle w:val="Strong"/>
        </w:rPr>
        <w:t xml:space="preserve"> pull-forwards</w:t>
      </w:r>
      <w:r w:rsidR="0033544D" w:rsidRPr="00742779">
        <w:t xml:space="preserve"> allow insiders to sell during the lock-up period if they establish a Rule 10b5-1 trading plan at least 90 days in advance and the trades occur during an open trading window (when the company is not in possession of material nonpublic information).</w:t>
      </w:r>
      <w:r w:rsidR="0033544D">
        <w:fldChar w:fldCharType="begin"/>
      </w:r>
      <w:r w:rsidR="0033544D">
        <w:instrText>HYPERLINK \l "fn286-11647" \o "Jump to citation"</w:instrText>
      </w:r>
      <w:r w:rsidR="0033544D">
        <w:fldChar w:fldCharType="separate"/>
      </w:r>
      <w:r w:rsidR="0033544D" w:rsidRPr="00742779">
        <w:rPr>
          <w:rStyle w:val="Hyperlink"/>
          <w:color w:val="auto"/>
          <w:u w:val="none"/>
        </w:rPr>
        <w:t>[286</w:t>
      </w:r>
      <w:r w:rsidR="00FA601A" w:rsidRPr="00742779">
        <w:rPr>
          <w:rStyle w:val="Hyperlink"/>
          <w:color w:val="auto"/>
          <w:u w:val="none"/>
        </w:rPr>
        <w:t>]</w:t>
      </w:r>
      <w:r w:rsidR="0033544D">
        <w:fldChar w:fldCharType="end"/>
      </w:r>
    </w:p>
    <w:p w14:paraId="222D6E92" w14:textId="77777777" w:rsidR="0033544D" w:rsidRPr="00742779" w:rsidRDefault="00742779" w:rsidP="000E54B1">
      <w:pPr>
        <w:pPrChange w:id="4472" w:author="Seth Oranburg" w:date="2026-03-07T09:50:00Z" w16du:dateUtc="2026-03-07T14:50:00Z">
          <w:pPr>
            <w:pStyle w:val="NormalWeb"/>
          </w:pPr>
        </w:pPrChange>
      </w:pPr>
      <w:del w:id="4473" w:author="Seth Oranburg" w:date="2026-03-07T09:50:00Z" w16du:dateUtc="2026-03-07T14:50:00Z">
        <w:r w:rsidRPr="00742779">
          <w:rPr>
            <w:rStyle w:val="Strong"/>
            <w:rFonts w:ascii="ZWAdobeF" w:hAnsi="ZWAdobeF" w:cs="ZWAdobeF"/>
            <w:b w:val="0"/>
            <w:sz w:val="2"/>
            <w:szCs w:val="2"/>
          </w:rPr>
          <w:delText>1925B</w:delText>
        </w:r>
        <w:r w:rsidR="0033544D" w:rsidRPr="00742779">
          <w:rPr>
            <w:rStyle w:val="Strong"/>
          </w:rPr>
          <w:delText>Day</w:delText>
        </w:r>
      </w:del>
      <w:ins w:id="4474" w:author="Seth Oranburg" w:date="2026-03-07T09:50:00Z" w16du:dateUtc="2026-03-07T14:50:00Z">
        <w:r w:rsidR="0033544D" w:rsidRPr="00742779">
          <w:rPr>
            <w:rStyle w:val="Strong"/>
          </w:rPr>
          <w:t>Day</w:t>
        </w:r>
      </w:ins>
      <w:r w:rsidR="0033544D" w:rsidRPr="00742779">
        <w:rPr>
          <w:rStyle w:val="Strong"/>
        </w:rPr>
        <w:t>-one releases</w:t>
      </w:r>
      <w:r w:rsidR="0033544D" w:rsidRPr="00742779">
        <w:t xml:space="preserve"> for select insiders have also emerged. In some recent IPOs, particularly in consumer-facing sectors, the company permits certain executives to sell a small percentage of their holdings (typically 5-15%) immediately upon listing to demonstrate liquidity and generate media coverage.</w:t>
      </w:r>
      <w:r w:rsidR="0033544D">
        <w:fldChar w:fldCharType="begin"/>
      </w:r>
      <w:r w:rsidR="0033544D">
        <w:instrText>HYPERLINK \l "fn286-11647" \o "Jump to citation"</w:instrText>
      </w:r>
      <w:r w:rsidR="0033544D">
        <w:fldChar w:fldCharType="separate"/>
      </w:r>
      <w:r w:rsidR="0033544D" w:rsidRPr="00742779">
        <w:rPr>
          <w:rStyle w:val="Hyperlink"/>
          <w:color w:val="auto"/>
          <w:u w:val="none"/>
        </w:rPr>
        <w:t>[286</w:t>
      </w:r>
      <w:r w:rsidR="00FA601A" w:rsidRPr="00742779">
        <w:rPr>
          <w:rStyle w:val="Hyperlink"/>
          <w:color w:val="auto"/>
          <w:u w:val="none"/>
        </w:rPr>
        <w:t>]</w:t>
      </w:r>
      <w:r w:rsidR="0033544D">
        <w:fldChar w:fldCharType="end"/>
      </w:r>
    </w:p>
    <w:p w14:paraId="43F7ACAF" w14:textId="77777777" w:rsidR="0033544D" w:rsidRPr="00742779" w:rsidRDefault="0033544D" w:rsidP="000E54B1">
      <w:pPr>
        <w:pStyle w:val="Heading3"/>
        <w:rPr>
          <w:rFonts w:eastAsia="Times New Roman"/>
        </w:rPr>
      </w:pPr>
      <w:r w:rsidRPr="00742779">
        <w:rPr>
          <w:rFonts w:eastAsia="Times New Roman"/>
        </w:rPr>
        <w:t>WeWork: When Lock-Ups Prevent Disaster</w:t>
      </w:r>
    </w:p>
    <w:p w14:paraId="0FA880A8" w14:textId="77777777" w:rsidR="0033544D" w:rsidRPr="00742779" w:rsidRDefault="00742779" w:rsidP="000E54B1">
      <w:pPr>
        <w:pPrChange w:id="4475" w:author="Seth Oranburg" w:date="2026-03-07T09:50:00Z" w16du:dateUtc="2026-03-07T14:50:00Z">
          <w:pPr>
            <w:pStyle w:val="NormalWeb"/>
          </w:pPr>
        </w:pPrChange>
      </w:pPr>
      <w:del w:id="4476" w:author="Seth Oranburg" w:date="2026-03-07T09:50:00Z" w16du:dateUtc="2026-03-07T14:50:00Z">
        <w:r w:rsidRPr="00742779">
          <w:rPr>
            <w:rFonts w:ascii="ZWAdobeF" w:hAnsi="ZWAdobeF" w:cs="ZWAdobeF"/>
            <w:sz w:val="2"/>
            <w:szCs w:val="2"/>
          </w:rPr>
          <w:delText>1926B</w:delText>
        </w:r>
        <w:r w:rsidR="0033544D" w:rsidRPr="00742779">
          <w:delText>The</w:delText>
        </w:r>
      </w:del>
      <w:ins w:id="4477" w:author="Seth Oranburg" w:date="2026-03-07T09:50:00Z" w16du:dateUtc="2026-03-07T14:50:00Z">
        <w:r w:rsidR="0033544D" w:rsidRPr="00742779">
          <w:t>The</w:t>
        </w:r>
      </w:ins>
      <w:r w:rsidR="0033544D" w:rsidRPr="00742779">
        <w:t xml:space="preserve"> failed WeWork IPO of 2019 illustrates how lock-ups protect public investors from insider opportunism. WeWork filed its S-1 in August 2019, </w:t>
      </w:r>
      <w:r w:rsidR="0033544D" w:rsidRPr="00742779">
        <w:lastRenderedPageBreak/>
        <w:t>revealing extensive related-party transactions, corporate governance deficiencies, and questionable valuations.</w:t>
      </w:r>
      <w:r w:rsidR="0033544D">
        <w:fldChar w:fldCharType="begin"/>
      </w:r>
      <w:r w:rsidR="0033544D">
        <w:instrText>HYPERLINK \l "fn287-11647" \o "Jump to citation"</w:instrText>
      </w:r>
      <w:r w:rsidR="0033544D">
        <w:fldChar w:fldCharType="separate"/>
      </w:r>
      <w:r w:rsidR="0033544D" w:rsidRPr="00742779">
        <w:rPr>
          <w:rStyle w:val="Hyperlink"/>
          <w:color w:val="auto"/>
          <w:u w:val="none"/>
        </w:rPr>
        <w:t>[287</w:t>
      </w:r>
      <w:r w:rsidR="00FA601A" w:rsidRPr="00742779">
        <w:rPr>
          <w:rStyle w:val="Hyperlink"/>
          <w:color w:val="auto"/>
          <w:u w:val="none"/>
        </w:rPr>
        <w:t>]</w:t>
      </w:r>
      <w:r w:rsidR="0033544D" w:rsidRPr="00742779">
        <w:rPr>
          <w:rStyle w:val="citekey"/>
          <w:vanish/>
        </w:rPr>
        <w:t>_2019</w:t>
      </w:r>
      <w:r w:rsidR="0033544D">
        <w:fldChar w:fldCharType="end"/>
      </w:r>
      <w:r w:rsidR="0033544D" w:rsidRPr="00742779">
        <w:t xml:space="preserve"> Founder Adam Neumann had borrowed against his WeWork shares, sold shares to the company</w:t>
      </w:r>
      <w:r w:rsidR="009F60D1" w:rsidRPr="00742779">
        <w:t>’</w:t>
      </w:r>
      <w:r w:rsidR="0033544D" w:rsidRPr="00742779">
        <w:t xml:space="preserve">s largest investor (SoftBank) at premium valuations, and licensed the </w:t>
      </w:r>
      <w:r w:rsidR="009F60D1" w:rsidRPr="00742779">
        <w:t>“</w:t>
      </w:r>
      <w:r w:rsidR="0033544D" w:rsidRPr="00742779">
        <w:t>We</w:t>
      </w:r>
      <w:r w:rsidR="009F60D1" w:rsidRPr="00742779">
        <w:t>”</w:t>
      </w:r>
      <w:r w:rsidR="0033544D" w:rsidRPr="00742779">
        <w:t xml:space="preserve"> trademark to the company for $5.9 million—a transaction that drew particular scrutiny.</w:t>
      </w:r>
      <w:r w:rsidR="0033544D">
        <w:fldChar w:fldCharType="begin"/>
      </w:r>
      <w:r w:rsidR="0033544D">
        <w:instrText>HYPERLINK \l "fn287-11647" \o "Jump to citation"</w:instrText>
      </w:r>
      <w:r w:rsidR="0033544D">
        <w:fldChar w:fldCharType="separate"/>
      </w:r>
      <w:r w:rsidR="0033544D" w:rsidRPr="00742779">
        <w:rPr>
          <w:rStyle w:val="Hyperlink"/>
          <w:color w:val="auto"/>
          <w:u w:val="none"/>
        </w:rPr>
        <w:t>[287</w:t>
      </w:r>
      <w:r w:rsidR="00FA601A" w:rsidRPr="00742779">
        <w:rPr>
          <w:rStyle w:val="Hyperlink"/>
          <w:color w:val="auto"/>
          <w:u w:val="none"/>
        </w:rPr>
        <w:t>]</w:t>
      </w:r>
      <w:r w:rsidR="0033544D" w:rsidRPr="00742779">
        <w:rPr>
          <w:rStyle w:val="citekey"/>
          <w:vanish/>
        </w:rPr>
        <w:t>_2019</w:t>
      </w:r>
      <w:r w:rsidR="0033544D">
        <w:fldChar w:fldCharType="end"/>
      </w:r>
    </w:p>
    <w:p w14:paraId="4E5C60A8" w14:textId="77777777" w:rsidR="0033544D" w:rsidRPr="00742779" w:rsidRDefault="00742779" w:rsidP="000E54B1">
      <w:del w:id="4478" w:author="Seth Oranburg" w:date="2026-03-07T09:50:00Z" w16du:dateUtc="2026-03-07T14:50:00Z">
        <w:r w:rsidRPr="00742779">
          <w:rPr>
            <w:rFonts w:ascii="ZWAdobeF" w:hAnsi="ZWAdobeF" w:cs="ZWAdobeF"/>
            <w:sz w:val="2"/>
            <w:szCs w:val="2"/>
          </w:rPr>
          <w:delText>1927B</w:delText>
        </w:r>
        <w:r w:rsidR="0033544D" w:rsidRPr="00742779">
          <w:delText>As</w:delText>
        </w:r>
      </w:del>
      <w:ins w:id="4479" w:author="Seth Oranburg" w:date="2026-03-07T09:50:00Z" w16du:dateUtc="2026-03-07T14:50:00Z">
        <w:r w:rsidR="0033544D" w:rsidRPr="00742779">
          <w:t>As</w:t>
        </w:r>
      </w:ins>
      <w:r w:rsidR="0033544D" w:rsidRPr="00742779">
        <w:t xml:space="preserve"> investor skepticism mounted, WeWork withdrew its IPO in September 2019. Had the company successfully gone public and Neumann not been subject to a lock-up, he could have sold shares to public investors at inflated prices before the company</w:t>
      </w:r>
      <w:r w:rsidR="009F60D1" w:rsidRPr="00742779">
        <w:t>’</w:t>
      </w:r>
      <w:r w:rsidR="0033544D" w:rsidRPr="00742779">
        <w:t>s problems became fully apparent. The lock-up requirement—though it ultimately did not apply because the IPO was withdrawn—illustrates the policy rationale: insiders should bear the consequences of corporate performance for a meaningful period before transferring risk to public investors.</w:t>
      </w:r>
    </w:p>
    <w:p w14:paraId="48F4ECA4" w14:textId="77777777" w:rsidR="0033544D" w:rsidRPr="00742779" w:rsidRDefault="0033544D" w:rsidP="000E54B1">
      <w:pPr>
        <w:pStyle w:val="Heading2"/>
        <w:rPr>
          <w:rFonts w:eastAsia="Times New Roman"/>
        </w:rPr>
      </w:pPr>
      <w:r w:rsidRPr="00742779">
        <w:rPr>
          <w:rFonts w:eastAsia="Times New Roman"/>
        </w:rPr>
        <w:t>Direct Listings and Alternative Structures</w:t>
      </w:r>
    </w:p>
    <w:p w14:paraId="772720B9" w14:textId="77777777" w:rsidR="0033544D" w:rsidRPr="00742779" w:rsidRDefault="00742779" w:rsidP="000E54B1">
      <w:del w:id="4480" w:author="Seth Oranburg" w:date="2026-03-07T09:50:00Z" w16du:dateUtc="2026-03-07T14:50:00Z">
        <w:r w:rsidRPr="00742779">
          <w:rPr>
            <w:rFonts w:ascii="ZWAdobeF" w:hAnsi="ZWAdobeF" w:cs="ZWAdobeF"/>
            <w:sz w:val="2"/>
            <w:szCs w:val="2"/>
          </w:rPr>
          <w:delText>1928B</w:delText>
        </w:r>
        <w:r w:rsidR="0033544D" w:rsidRPr="00742779">
          <w:delText>While</w:delText>
        </w:r>
      </w:del>
      <w:ins w:id="4481" w:author="Seth Oranburg" w:date="2026-03-07T09:50:00Z" w16du:dateUtc="2026-03-07T14:50:00Z">
        <w:r w:rsidR="0033544D" w:rsidRPr="00742779">
          <w:t>While</w:t>
        </w:r>
      </w:ins>
      <w:r w:rsidR="0033544D" w:rsidRPr="00742779">
        <w:t xml:space="preserve"> the traditional underwritten IPO remains the dominant path to public markets, several companies have pursued </w:t>
      </w:r>
      <w:r w:rsidR="0033544D" w:rsidRPr="00742779">
        <w:rPr>
          <w:rStyle w:val="Strong"/>
        </w:rPr>
        <w:t>direct listings</w:t>
      </w:r>
      <w:r w:rsidR="0033544D" w:rsidRPr="00742779">
        <w:t>—a structure that bypasses underwriters and allows existing shareholders to sell directly to the public on the first day of trading.</w:t>
      </w:r>
    </w:p>
    <w:p w14:paraId="331F4E8C" w14:textId="77777777" w:rsidR="0033544D" w:rsidRPr="00742779" w:rsidRDefault="0033544D" w:rsidP="000E54B1">
      <w:pPr>
        <w:pStyle w:val="Heading3"/>
        <w:rPr>
          <w:rFonts w:eastAsia="Times New Roman"/>
        </w:rPr>
      </w:pPr>
      <w:r w:rsidRPr="00742779">
        <w:rPr>
          <w:rFonts w:eastAsia="Times New Roman"/>
        </w:rPr>
        <w:t>The Spotify Model</w:t>
      </w:r>
    </w:p>
    <w:p w14:paraId="53151591" w14:textId="77777777" w:rsidR="0033544D" w:rsidRPr="00742779" w:rsidRDefault="00742779" w:rsidP="000E54B1">
      <w:pPr>
        <w:pPrChange w:id="4482" w:author="Seth Oranburg" w:date="2026-03-07T09:50:00Z" w16du:dateUtc="2026-03-07T14:50:00Z">
          <w:pPr>
            <w:pStyle w:val="NormalWeb"/>
          </w:pPr>
        </w:pPrChange>
      </w:pPr>
      <w:del w:id="4483" w:author="Seth Oranburg" w:date="2026-03-07T09:50:00Z" w16du:dateUtc="2026-03-07T14:50:00Z">
        <w:r w:rsidRPr="00742779">
          <w:rPr>
            <w:rFonts w:ascii="ZWAdobeF" w:hAnsi="ZWAdobeF" w:cs="ZWAdobeF"/>
            <w:sz w:val="2"/>
            <w:szCs w:val="2"/>
          </w:rPr>
          <w:delText>1929B</w:delText>
        </w:r>
        <w:r w:rsidR="0033544D" w:rsidRPr="00742779">
          <w:delText>Spotify</w:delText>
        </w:r>
      </w:del>
      <w:ins w:id="4484" w:author="Seth Oranburg" w:date="2026-03-07T09:50:00Z" w16du:dateUtc="2026-03-07T14:50:00Z">
        <w:r w:rsidR="0033544D" w:rsidRPr="00742779">
          <w:t>Spotify</w:t>
        </w:r>
      </w:ins>
      <w:r w:rsidR="0033544D" w:rsidRPr="00742779">
        <w:t xml:space="preserve"> pioneered the direct listing approach in April 2018, listing on the NYSE without raising new capital or engaging traditional underwriters.</w:t>
      </w:r>
      <w:r w:rsidR="0033544D">
        <w:fldChar w:fldCharType="begin"/>
      </w:r>
      <w:r w:rsidR="0033544D">
        <w:instrText>HYPERLINK \l "fn288-11647" \o "Jump to citation"</w:instrText>
      </w:r>
      <w:r w:rsidR="0033544D">
        <w:fldChar w:fldCharType="separate"/>
      </w:r>
      <w:r w:rsidR="0033544D" w:rsidRPr="00742779">
        <w:rPr>
          <w:rStyle w:val="Hyperlink"/>
          <w:color w:val="auto"/>
          <w:u w:val="none"/>
        </w:rPr>
        <w:t>[288</w:t>
      </w:r>
      <w:r w:rsidR="00FA601A" w:rsidRPr="00742779">
        <w:rPr>
          <w:rStyle w:val="Hyperlink"/>
          <w:color w:val="auto"/>
          <w:u w:val="none"/>
        </w:rPr>
        <w:t>]</w:t>
      </w:r>
      <w:r w:rsidR="0033544D" w:rsidRPr="00742779">
        <w:rPr>
          <w:rStyle w:val="citekey"/>
          <w:vanish/>
        </w:rPr>
        <w:t>_2018</w:t>
      </w:r>
      <w:r w:rsidR="0033544D">
        <w:fldChar w:fldCharType="end"/>
      </w:r>
      <w:r w:rsidR="0033544D" w:rsidRPr="00742779">
        <w:t xml:space="preserve"> The company filed a registration statement (Form F-1, as a foreign private issuer), but instead of conducting a roadshow and setting an IPO price, it allowed the market to establish the opening price through a Dutch auction process facilitated by the exchange.</w:t>
      </w:r>
    </w:p>
    <w:p w14:paraId="6AE94B2B" w14:textId="77777777" w:rsidR="0033544D" w:rsidRPr="00742779" w:rsidRDefault="00742779" w:rsidP="000E54B1">
      <w:pPr>
        <w:pPrChange w:id="4485" w:author="Seth Oranburg" w:date="2026-03-07T09:50:00Z" w16du:dateUtc="2026-03-07T14:50:00Z">
          <w:pPr>
            <w:pStyle w:val="NormalWeb"/>
          </w:pPr>
        </w:pPrChange>
      </w:pPr>
      <w:del w:id="4486" w:author="Seth Oranburg" w:date="2026-03-07T09:50:00Z" w16du:dateUtc="2026-03-07T14:50:00Z">
        <w:r w:rsidRPr="00742779">
          <w:rPr>
            <w:rFonts w:ascii="ZWAdobeF" w:hAnsi="ZWAdobeF" w:cs="ZWAdobeF"/>
            <w:sz w:val="2"/>
            <w:szCs w:val="2"/>
          </w:rPr>
          <w:delText>1930B</w:delText>
        </w:r>
        <w:r w:rsidR="0033544D" w:rsidRPr="00742779">
          <w:delText>The</w:delText>
        </w:r>
      </w:del>
      <w:ins w:id="4487" w:author="Seth Oranburg" w:date="2026-03-07T09:50:00Z" w16du:dateUtc="2026-03-07T14:50:00Z">
        <w:r w:rsidR="0033544D" w:rsidRPr="00742779">
          <w:t>The</w:t>
        </w:r>
      </w:ins>
      <w:r w:rsidR="0033544D" w:rsidRPr="00742779">
        <w:t xml:space="preserve"> direct listing structure offers several advantages. It eliminates the 7% underwriting spread, saving tens of millions of dollars in fees.</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r w:rsidR="0033544D" w:rsidRPr="00742779">
        <w:t xml:space="preserve"> It eliminates the first-day pop that transfers wealth from issuers to IPO allocators. And it allows all existing shareholders to sell on day one, subject to lock-ups imposed by private contractual arrangements rather than underwriter requirements.</w:t>
      </w:r>
    </w:p>
    <w:p w14:paraId="12F59541" w14:textId="77777777" w:rsidR="0033544D" w:rsidRPr="00742779" w:rsidRDefault="00742779" w:rsidP="000E54B1">
      <w:del w:id="4488" w:author="Seth Oranburg" w:date="2026-03-07T09:50:00Z" w16du:dateUtc="2026-03-07T14:50:00Z">
        <w:r w:rsidRPr="00742779">
          <w:rPr>
            <w:rFonts w:ascii="ZWAdobeF" w:hAnsi="ZWAdobeF" w:cs="ZWAdobeF"/>
            <w:sz w:val="2"/>
            <w:szCs w:val="2"/>
          </w:rPr>
          <w:delText>1931B</w:delText>
        </w:r>
        <w:r w:rsidR="0033544D" w:rsidRPr="00742779">
          <w:delText>However</w:delText>
        </w:r>
      </w:del>
      <w:ins w:id="4489" w:author="Seth Oranburg" w:date="2026-03-07T09:50:00Z" w16du:dateUtc="2026-03-07T14:50:00Z">
        <w:r w:rsidR="0033544D" w:rsidRPr="00742779">
          <w:t>However</w:t>
        </w:r>
      </w:ins>
      <w:r w:rsidR="0033544D" w:rsidRPr="00742779">
        <w:t xml:space="preserve">, direct listings have significant limitations. They do not raise new capital for the company—only existing shareholders can sell. They </w:t>
      </w:r>
      <w:r w:rsidR="0033544D" w:rsidRPr="00742779">
        <w:lastRenderedPageBreak/>
        <w:t>provide no price discovery mechanism before trading begins, creating potential volatility. And they lack the support mechanisms that underwriters provide, such as price stabilization through the green shoe option and research coverage commitments.</w:t>
      </w:r>
    </w:p>
    <w:p w14:paraId="726B8FFD" w14:textId="77777777" w:rsidR="0033544D" w:rsidRPr="00742779" w:rsidRDefault="0033544D" w:rsidP="000E54B1">
      <w:pPr>
        <w:pStyle w:val="Heading3"/>
        <w:rPr>
          <w:rFonts w:eastAsia="Times New Roman"/>
        </w:rPr>
      </w:pPr>
      <w:r w:rsidRPr="00742779">
        <w:rPr>
          <w:rFonts w:eastAsia="Times New Roman"/>
        </w:rPr>
        <w:t>Regulatory Evolution: The 2020 Reforms</w:t>
      </w:r>
    </w:p>
    <w:p w14:paraId="237FD1A7" w14:textId="77777777" w:rsidR="0033544D" w:rsidRPr="00742779" w:rsidRDefault="00742779" w:rsidP="000E54B1">
      <w:pPr>
        <w:pPrChange w:id="4490" w:author="Seth Oranburg" w:date="2026-03-07T09:50:00Z" w16du:dateUtc="2026-03-07T14:50:00Z">
          <w:pPr>
            <w:pStyle w:val="NormalWeb"/>
          </w:pPr>
        </w:pPrChange>
      </w:pPr>
      <w:del w:id="4491" w:author="Seth Oranburg" w:date="2026-03-07T09:50:00Z" w16du:dateUtc="2026-03-07T14:50:00Z">
        <w:r w:rsidRPr="00742779">
          <w:rPr>
            <w:rFonts w:ascii="ZWAdobeF" w:hAnsi="ZWAdobeF" w:cs="ZWAdobeF"/>
            <w:sz w:val="2"/>
            <w:szCs w:val="2"/>
          </w:rPr>
          <w:delText>1932B</w:delText>
        </w:r>
        <w:r w:rsidR="0033544D" w:rsidRPr="00742779">
          <w:delText>In</w:delText>
        </w:r>
      </w:del>
      <w:ins w:id="4492" w:author="Seth Oranburg" w:date="2026-03-07T09:50:00Z" w16du:dateUtc="2026-03-07T14:50:00Z">
        <w:r w:rsidR="0033544D" w:rsidRPr="00742779">
          <w:t>In</w:t>
        </w:r>
      </w:ins>
      <w:r w:rsidR="0033544D" w:rsidRPr="00742779">
        <w:t xml:space="preserve"> December 2020, the SEC approved rule changes allowing companies to raise primary capital in a direct listing—addressing the most significant limitation of the Spotify model.</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r w:rsidR="0033544D" w:rsidRPr="00742779">
        <w:t xml:space="preserve"> Under these rules, companies can register newly issued shares and sell them directly to the public on the first day of trading, competing with underwritten offerings while retaining the cost savings of the direct listing structure.</w:t>
      </w:r>
    </w:p>
    <w:p w14:paraId="799AA6FE" w14:textId="77777777" w:rsidR="0033544D" w:rsidRPr="00742779" w:rsidRDefault="00742779" w:rsidP="000E54B1">
      <w:pPr>
        <w:pPrChange w:id="4493" w:author="Seth Oranburg" w:date="2026-03-07T09:50:00Z" w16du:dateUtc="2026-03-07T14:50:00Z">
          <w:pPr>
            <w:pStyle w:val="NormalWeb"/>
          </w:pPr>
        </w:pPrChange>
      </w:pPr>
      <w:del w:id="4494" w:author="Seth Oranburg" w:date="2026-03-07T09:50:00Z" w16du:dateUtc="2026-03-07T14:50:00Z">
        <w:r w:rsidRPr="00742779">
          <w:rPr>
            <w:rFonts w:ascii="ZWAdobeF" w:hAnsi="ZWAdobeF" w:cs="ZWAdobeF"/>
            <w:sz w:val="2"/>
            <w:szCs w:val="2"/>
          </w:rPr>
          <w:delText>1933B</w:delText>
        </w:r>
        <w:r w:rsidR="0033544D" w:rsidRPr="00742779">
          <w:delText>Despite</w:delText>
        </w:r>
      </w:del>
      <w:ins w:id="4495" w:author="Seth Oranburg" w:date="2026-03-07T09:50:00Z" w16du:dateUtc="2026-03-07T14:50:00Z">
        <w:r w:rsidR="0033544D" w:rsidRPr="00742779">
          <w:t>Despite</w:t>
        </w:r>
      </w:ins>
      <w:r w:rsidR="0033544D" w:rsidRPr="00742779">
        <w:t xml:space="preserve"> these reforms, direct listings remain rare. Through 2025, fewer than 15 companies have pursued direct listings, concentrated primarily in the technology sector.</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r w:rsidR="0033544D" w:rsidRPr="00742779">
        <w:t xml:space="preserve"> The traditional IPO continues to dominate because underwriters provide valuable services: distribution networks to institutional investors, research coverage, and aftermarket support that many companies consider worth the 7% fee.</w:t>
      </w:r>
    </w:p>
    <w:p w14:paraId="3D05485F" w14:textId="77777777" w:rsidR="0033544D" w:rsidRPr="00742779" w:rsidRDefault="0033544D" w:rsidP="000E54B1">
      <w:pPr>
        <w:pStyle w:val="Heading2"/>
        <w:rPr>
          <w:rFonts w:eastAsia="Times New Roman"/>
        </w:rPr>
      </w:pPr>
      <w:r w:rsidRPr="00742779">
        <w:rPr>
          <w:rFonts w:eastAsia="Times New Roman"/>
        </w:rPr>
        <w:t>The Dual-Class Structure Debate</w:t>
      </w:r>
    </w:p>
    <w:p w14:paraId="0EB64626" w14:textId="77777777" w:rsidR="0033544D" w:rsidRPr="00742779" w:rsidRDefault="00742779" w:rsidP="000E54B1">
      <w:pPr>
        <w:pPrChange w:id="4496" w:author="Seth Oranburg" w:date="2026-03-07T09:50:00Z" w16du:dateUtc="2026-03-07T14:50:00Z">
          <w:pPr>
            <w:pStyle w:val="NormalWeb"/>
          </w:pPr>
        </w:pPrChange>
      </w:pPr>
      <w:del w:id="4497" w:author="Seth Oranburg" w:date="2026-03-07T09:50:00Z" w16du:dateUtc="2026-03-07T14:50:00Z">
        <w:r w:rsidRPr="00742779">
          <w:rPr>
            <w:rFonts w:ascii="ZWAdobeF" w:hAnsi="ZWAdobeF" w:cs="ZWAdobeF"/>
            <w:sz w:val="2"/>
            <w:szCs w:val="2"/>
          </w:rPr>
          <w:delText>1934B</w:delText>
        </w:r>
        <w:r w:rsidR="0033544D" w:rsidRPr="00742779">
          <w:delText>A</w:delText>
        </w:r>
      </w:del>
      <w:ins w:id="4498" w:author="Seth Oranburg" w:date="2026-03-07T09:50:00Z" w16du:dateUtc="2026-03-07T14:50:00Z">
        <w:r w:rsidR="0033544D" w:rsidRPr="00742779">
          <w:t>A</w:t>
        </w:r>
      </w:ins>
      <w:r w:rsidR="0033544D" w:rsidRPr="00742779">
        <w:t xml:space="preserve"> </w:t>
      </w:r>
      <w:r w:rsidR="0033544D" w:rsidRPr="00742779">
        <w:rPr>
          <w:rStyle w:val="Strong"/>
        </w:rPr>
        <w:t>dual-class capital structure</w:t>
      </w:r>
      <w:r w:rsidR="0033544D" w:rsidRPr="00742779">
        <w:t xml:space="preserve"> issues two or more classes of common stock with differential voting rights. Typically, Class A common stock (sold to public investors) carries one vote per share, while Class B common stock (retained by founders) carries 10 or more votes per share. This structure allows founders to retain voting control of the company despite owning a minority of the economic equity. In 2026, approximately 15-20% of U.S. technology IPOs adopt dual-class structures, down from a peak of 25-30% in 2017-2019.</w:t>
      </w:r>
      <w:r w:rsidR="0033544D">
        <w:fldChar w:fldCharType="begin"/>
      </w:r>
      <w:r w:rsidR="0033544D">
        <w:instrText>HYPERLINK \l "fn270-11647" \o "Jump to citation"</w:instrText>
      </w:r>
      <w:r w:rsidR="0033544D">
        <w:fldChar w:fldCharType="separate"/>
      </w:r>
      <w:r w:rsidR="0033544D" w:rsidRPr="00742779">
        <w:rPr>
          <w:rStyle w:val="Hyperlink"/>
          <w:color w:val="auto"/>
          <w:u w:val="none"/>
        </w:rPr>
        <w:t>[270</w:t>
      </w:r>
      <w:r w:rsidR="00FA601A" w:rsidRPr="00742779">
        <w:rPr>
          <w:rStyle w:val="Hyperlink"/>
          <w:color w:val="auto"/>
          <w:u w:val="none"/>
        </w:rPr>
        <w:t>]</w:t>
      </w:r>
      <w:r w:rsidR="0033544D">
        <w:fldChar w:fldCharType="end"/>
      </w:r>
    </w:p>
    <w:p w14:paraId="01ADC6EC" w14:textId="77777777" w:rsidR="0033544D" w:rsidRPr="00742779" w:rsidRDefault="00742779" w:rsidP="000E54B1">
      <w:del w:id="4499" w:author="Seth Oranburg" w:date="2026-03-07T09:50:00Z" w16du:dateUtc="2026-03-07T14:50:00Z">
        <w:r w:rsidRPr="00742779">
          <w:rPr>
            <w:rFonts w:ascii="ZWAdobeF" w:hAnsi="ZWAdobeF" w:cs="ZWAdobeF"/>
            <w:sz w:val="2"/>
            <w:szCs w:val="2"/>
          </w:rPr>
          <w:delText>1935B</w:delText>
        </w:r>
        <w:r w:rsidR="0033544D" w:rsidRPr="00742779">
          <w:delText>The</w:delText>
        </w:r>
      </w:del>
      <w:ins w:id="4500" w:author="Seth Oranburg" w:date="2026-03-07T09:50:00Z" w16du:dateUtc="2026-03-07T14:50:00Z">
        <w:r w:rsidR="0033544D" w:rsidRPr="00742779">
          <w:t>The</w:t>
        </w:r>
      </w:ins>
      <w:r w:rsidR="0033544D" w:rsidRPr="00742779">
        <w:t xml:space="preserve"> economic rationale for dual-class structures rests on two competing theories. The </w:t>
      </w:r>
      <w:r w:rsidR="0033544D" w:rsidRPr="00742779">
        <w:rPr>
          <w:rStyle w:val="Strong"/>
        </w:rPr>
        <w:t>founder vision theory</w:t>
      </w:r>
      <w:r w:rsidR="0033544D" w:rsidRPr="00742779">
        <w:t xml:space="preserve"> posits that insulating founders from short-term market pressures enables long-term value creation. Founders can pursue multi-year strategic initiatives—such as heavy R&amp;D investment, geographic expansion, or market share acquisition—without facing pressure from activist investors or hostile acquirers. Companies like Alphabet (Google), Meta (Facebook), and Snap exemplify this approach, with founders explicitly citing their desire to maintain strategic control as the justification for unequal voting rights.</w:t>
      </w:r>
    </w:p>
    <w:p w14:paraId="02B4F82C" w14:textId="77777777" w:rsidR="0033544D" w:rsidRPr="00742779" w:rsidRDefault="00742779" w:rsidP="000E54B1">
      <w:del w:id="4501" w:author="Seth Oranburg" w:date="2026-03-07T09:50:00Z" w16du:dateUtc="2026-03-07T14:50:00Z">
        <w:r w:rsidRPr="00742779">
          <w:rPr>
            <w:rFonts w:ascii="ZWAdobeF" w:hAnsi="ZWAdobeF" w:cs="ZWAdobeF"/>
            <w:sz w:val="2"/>
            <w:szCs w:val="2"/>
          </w:rPr>
          <w:lastRenderedPageBreak/>
          <w:delText>1936B</w:delText>
        </w:r>
        <w:r w:rsidR="0033544D" w:rsidRPr="00742779">
          <w:delText>The</w:delText>
        </w:r>
      </w:del>
      <w:ins w:id="4502" w:author="Seth Oranburg" w:date="2026-03-07T09:50:00Z" w16du:dateUtc="2026-03-07T14:50:00Z">
        <w:r w:rsidR="0033544D" w:rsidRPr="00742779">
          <w:t>The</w:t>
        </w:r>
      </w:ins>
      <w:r w:rsidR="0033544D" w:rsidRPr="00742779">
        <w:t xml:space="preserve"> </w:t>
      </w:r>
      <w:r w:rsidR="0033544D" w:rsidRPr="00742779">
        <w:rPr>
          <w:rStyle w:val="Strong"/>
        </w:rPr>
        <w:t>agency cost theory</w:t>
      </w:r>
      <w:r w:rsidR="0033544D" w:rsidRPr="00742779">
        <w:t xml:space="preserve"> offers a competing perspective. When voting control is decoupled from economic ownership, the controlling shareholder faces reduced accountability. A founder holding 5% of the economic equity but 51% of the voting power bears only 5% of the financial consequences of poor decisions while retaining absolute control. This creates moral hazard—the founder can engage in self-dealing, make empire-building acquisitions, or resist value-maximizing transactions (such as selling the company) without being checked by the market for corporate control.</w:t>
      </w:r>
    </w:p>
    <w:p w14:paraId="73A15872" w14:textId="77777777" w:rsidR="0033544D" w:rsidRPr="00742779" w:rsidRDefault="0033544D" w:rsidP="000E54B1">
      <w:pPr>
        <w:pStyle w:val="Heading3"/>
        <w:rPr>
          <w:rFonts w:eastAsia="Times New Roman"/>
        </w:rPr>
      </w:pPr>
      <w:r w:rsidRPr="00742779">
        <w:rPr>
          <w:rFonts w:eastAsia="Times New Roman"/>
        </w:rPr>
        <w:t>The Life-Cycle of Dual-Class Valuations</w:t>
      </w:r>
    </w:p>
    <w:p w14:paraId="0FCB018D" w14:textId="77777777" w:rsidR="0033544D" w:rsidRPr="00742779" w:rsidRDefault="00742779" w:rsidP="000E54B1">
      <w:pPr>
        <w:pPrChange w:id="4503" w:author="Seth Oranburg" w:date="2026-03-07T09:50:00Z" w16du:dateUtc="2026-03-07T14:50:00Z">
          <w:pPr>
            <w:pStyle w:val="NormalWeb"/>
          </w:pPr>
        </w:pPrChange>
      </w:pPr>
      <w:del w:id="4504" w:author="Seth Oranburg" w:date="2026-03-07T09:50:00Z" w16du:dateUtc="2026-03-07T14:50:00Z">
        <w:r w:rsidRPr="00742779">
          <w:rPr>
            <w:rFonts w:ascii="ZWAdobeF" w:hAnsi="ZWAdobeF" w:cs="ZWAdobeF"/>
            <w:sz w:val="2"/>
            <w:szCs w:val="2"/>
          </w:rPr>
          <w:delText>1937B</w:delText>
        </w:r>
        <w:r w:rsidR="0033544D" w:rsidRPr="00742779">
          <w:delText>Empirical</w:delText>
        </w:r>
      </w:del>
      <w:ins w:id="4505" w:author="Seth Oranburg" w:date="2026-03-07T09:50:00Z" w16du:dateUtc="2026-03-07T14:50:00Z">
        <w:r w:rsidR="0033544D" w:rsidRPr="00742779">
          <w:t>Empirical</w:t>
        </w:r>
      </w:ins>
      <w:r w:rsidR="0033544D" w:rsidRPr="00742779">
        <w:t xml:space="preserve"> research documents a striking pattern: dual-class companies trade at a </w:t>
      </w:r>
      <w:r w:rsidR="0033544D" w:rsidRPr="00742779">
        <w:rPr>
          <w:rStyle w:val="Strong"/>
        </w:rPr>
        <w:t>valuation premium</w:t>
      </w:r>
      <w:r w:rsidR="0033544D" w:rsidRPr="00742779">
        <w:t xml:space="preserve"> in the first few years after the IPO, but this premium converts to a </w:t>
      </w:r>
      <w:r w:rsidR="0033544D" w:rsidRPr="00742779">
        <w:rPr>
          <w:rStyle w:val="Strong"/>
        </w:rPr>
        <w:t>valuation discount</w:t>
      </w:r>
      <w:r w:rsidR="0033544D" w:rsidRPr="00742779">
        <w:t xml:space="preserve"> approximately 7-9 years post-IPO.</w:t>
      </w:r>
      <w:r w:rsidR="0033544D">
        <w:fldChar w:fldCharType="begin"/>
      </w:r>
      <w:r w:rsidR="0033544D">
        <w:instrText>HYPERLINK \l "fn267-11647" \o "Jump to citation"</w:instrText>
      </w:r>
      <w:r w:rsidR="0033544D">
        <w:fldChar w:fldCharType="separate"/>
      </w:r>
      <w:r w:rsidR="0033544D" w:rsidRPr="00742779">
        <w:rPr>
          <w:rStyle w:val="Hyperlink"/>
          <w:color w:val="auto"/>
          <w:u w:val="none"/>
        </w:rPr>
        <w:t>[267</w:t>
      </w:r>
      <w:r w:rsidR="00FA601A" w:rsidRPr="00742779">
        <w:rPr>
          <w:rStyle w:val="Hyperlink"/>
          <w:color w:val="auto"/>
          <w:u w:val="none"/>
        </w:rPr>
        <w:t>]</w:t>
      </w:r>
      <w:r w:rsidR="0033544D">
        <w:fldChar w:fldCharType="end"/>
      </w:r>
      <w:r w:rsidR="0033544D" w:rsidRPr="00742779">
        <w:t xml:space="preserve"> In a comprehensive study analyzing dual-class firms from 2000 to 2022, researchers found that companies with time-limited sunset provisions (where super-voting shares automatically convert to single-vote shares after a specified period) maintained valuations consistent with single-class peers throughout their lifecycle.</w:t>
      </w:r>
      <w:r w:rsidR="0033544D">
        <w:fldChar w:fldCharType="begin"/>
      </w:r>
      <w:r w:rsidR="0033544D">
        <w:instrText>HYPERLINK \l "fn267-11647" \o "Jump to citation"</w:instrText>
      </w:r>
      <w:r w:rsidR="0033544D">
        <w:fldChar w:fldCharType="separate"/>
      </w:r>
      <w:r w:rsidR="0033544D" w:rsidRPr="00742779">
        <w:rPr>
          <w:rStyle w:val="Hyperlink"/>
          <w:color w:val="auto"/>
          <w:u w:val="none"/>
        </w:rPr>
        <w:t>[267</w:t>
      </w:r>
      <w:r w:rsidR="00FA601A" w:rsidRPr="00742779">
        <w:rPr>
          <w:rStyle w:val="Hyperlink"/>
          <w:color w:val="auto"/>
          <w:u w:val="none"/>
        </w:rPr>
        <w:t>]</w:t>
      </w:r>
      <w:r w:rsidR="0033544D">
        <w:fldChar w:fldCharType="end"/>
      </w:r>
    </w:p>
    <w:p w14:paraId="7A073EE2" w14:textId="77777777" w:rsidR="0033544D" w:rsidRPr="00742779" w:rsidRDefault="00742779" w:rsidP="000E54B1">
      <w:del w:id="4506" w:author="Seth Oranburg" w:date="2026-03-07T09:50:00Z" w16du:dateUtc="2026-03-07T14:50:00Z">
        <w:r w:rsidRPr="00742779">
          <w:rPr>
            <w:rFonts w:ascii="ZWAdobeF" w:hAnsi="ZWAdobeF" w:cs="ZWAdobeF"/>
            <w:sz w:val="2"/>
            <w:szCs w:val="2"/>
          </w:rPr>
          <w:delText>1938B</w:delText>
        </w:r>
        <w:r w:rsidR="0033544D" w:rsidRPr="00742779">
          <w:delText>The</w:delText>
        </w:r>
      </w:del>
      <w:ins w:id="4507" w:author="Seth Oranburg" w:date="2026-03-07T09:50:00Z" w16du:dateUtc="2026-03-07T14:50:00Z">
        <w:r w:rsidR="0033544D" w:rsidRPr="00742779">
          <w:t>The</w:t>
        </w:r>
      </w:ins>
      <w:r w:rsidR="0033544D" w:rsidRPr="00742779">
        <w:t xml:space="preserve"> explanation for this pattern lies in the distinction between </w:t>
      </w:r>
      <w:r w:rsidR="0033544D" w:rsidRPr="00742779">
        <w:rPr>
          <w:rStyle w:val="Strong"/>
        </w:rPr>
        <w:t>founder value-add</w:t>
      </w:r>
      <w:r w:rsidR="0033544D" w:rsidRPr="00742779">
        <w:t xml:space="preserve"> and </w:t>
      </w:r>
      <w:r w:rsidR="0033544D" w:rsidRPr="00742779">
        <w:rPr>
          <w:rStyle w:val="Strong"/>
        </w:rPr>
        <w:t>entrenchment costs</w:t>
      </w:r>
      <w:r w:rsidR="0033544D" w:rsidRPr="00742779">
        <w:t>. In the early years post-IPO, the market values the founder</w:t>
      </w:r>
      <w:r w:rsidR="009F60D1" w:rsidRPr="00742779">
        <w:t>’</w:t>
      </w:r>
      <w:r w:rsidR="0033544D" w:rsidRPr="00742779">
        <w:t>s operational expertise, product vision, and strategic judgment. Investors tolerate reduced voting rights because the founder has demonstrated capability by building a successful business. However, as the company matures, the founder</w:t>
      </w:r>
      <w:r w:rsidR="009F60D1" w:rsidRPr="00742779">
        <w:t>’</w:t>
      </w:r>
      <w:r w:rsidR="0033544D" w:rsidRPr="00742779">
        <w:t>s comparative advantage diminishes. Professional managers with industry-specific expertise become more valuable than the founder</w:t>
      </w:r>
      <w:r w:rsidR="009F60D1" w:rsidRPr="00742779">
        <w:t>’</w:t>
      </w:r>
      <w:r w:rsidR="0033544D" w:rsidRPr="00742779">
        <w:t>s generalist vision. At this stage, the dual-class structure transitions from a value-preserving mechanism to an entrenchment device that prevents optimal governance evolution.</w:t>
      </w:r>
    </w:p>
    <w:p w14:paraId="03045AF1" w14:textId="77777777" w:rsidR="0033544D" w:rsidRPr="00742779" w:rsidRDefault="0033544D" w:rsidP="000E54B1">
      <w:pPr>
        <w:pStyle w:val="Heading3"/>
        <w:rPr>
          <w:rFonts w:eastAsia="Times New Roman"/>
        </w:rPr>
      </w:pPr>
      <w:r w:rsidRPr="00742779">
        <w:rPr>
          <w:rFonts w:eastAsia="Times New Roman"/>
        </w:rPr>
        <w:t>The 2017 Snap Controversy and Index Exclusion</w:t>
      </w:r>
    </w:p>
    <w:p w14:paraId="5921862C" w14:textId="77777777" w:rsidR="0033544D" w:rsidRPr="00742779" w:rsidRDefault="00742779" w:rsidP="000E54B1">
      <w:pPr>
        <w:pPrChange w:id="4508" w:author="Seth Oranburg" w:date="2026-03-07T09:50:00Z" w16du:dateUtc="2026-03-07T14:50:00Z">
          <w:pPr>
            <w:pStyle w:val="NormalWeb"/>
          </w:pPr>
        </w:pPrChange>
      </w:pPr>
      <w:del w:id="4509" w:author="Seth Oranburg" w:date="2026-03-07T09:50:00Z" w16du:dateUtc="2026-03-07T14:50:00Z">
        <w:r w:rsidRPr="00742779">
          <w:rPr>
            <w:rFonts w:ascii="ZWAdobeF" w:hAnsi="ZWAdobeF" w:cs="ZWAdobeF"/>
            <w:sz w:val="2"/>
            <w:szCs w:val="2"/>
          </w:rPr>
          <w:delText>1939B</w:delText>
        </w:r>
        <w:r w:rsidR="0033544D" w:rsidRPr="00742779">
          <w:delText>Snap</w:delText>
        </w:r>
      </w:del>
      <w:ins w:id="4510" w:author="Seth Oranburg" w:date="2026-03-07T09:50:00Z" w16du:dateUtc="2026-03-07T14:50:00Z">
        <w:r w:rsidR="0033544D" w:rsidRPr="00742779">
          <w:t>Snap</w:t>
        </w:r>
      </w:ins>
      <w:r w:rsidR="0033544D" w:rsidRPr="00742779">
        <w:t xml:space="preserve"> Inc.</w:t>
      </w:r>
      <w:r w:rsidR="009F60D1" w:rsidRPr="00742779">
        <w:t>’</w:t>
      </w:r>
      <w:r w:rsidR="0033544D" w:rsidRPr="00742779">
        <w:t xml:space="preserve">s March 2017 IPO marked a watershed moment in the dual-class debate. The company offered Class A shares to the public with </w:t>
      </w:r>
      <w:r w:rsidR="0033544D" w:rsidRPr="00742779">
        <w:rPr>
          <w:rStyle w:val="Strong"/>
        </w:rPr>
        <w:t>zero votes per share</w:t>
      </w:r>
      <w:r w:rsidR="0033544D" w:rsidRPr="00742779">
        <w:t>, while founders Evan Spiegel and Robert Murphy retained Class C shares with 10 votes per share.</w:t>
      </w:r>
      <w:r w:rsidR="0033544D">
        <w:fldChar w:fldCharType="begin"/>
      </w:r>
      <w:r w:rsidR="0033544D">
        <w:instrText>HYPERLINK \l "fn289-11647" \o "Jump to citation"</w:instrText>
      </w:r>
      <w:r w:rsidR="0033544D">
        <w:fldChar w:fldCharType="separate"/>
      </w:r>
      <w:r w:rsidR="0033544D" w:rsidRPr="00742779">
        <w:rPr>
          <w:rStyle w:val="Hyperlink"/>
          <w:color w:val="auto"/>
          <w:u w:val="none"/>
        </w:rPr>
        <w:t>[289</w:t>
      </w:r>
      <w:r w:rsidR="00FA601A" w:rsidRPr="00742779">
        <w:rPr>
          <w:rStyle w:val="Hyperlink"/>
          <w:color w:val="auto"/>
          <w:u w:val="none"/>
        </w:rPr>
        <w:t>]</w:t>
      </w:r>
      <w:r w:rsidR="0033544D" w:rsidRPr="00742779">
        <w:rPr>
          <w:rStyle w:val="citekey"/>
          <w:vanish/>
        </w:rPr>
        <w:t>_2017</w:t>
      </w:r>
      <w:r w:rsidR="0033544D">
        <w:fldChar w:fldCharType="end"/>
      </w:r>
      <w:r w:rsidR="0033544D" w:rsidRPr="00742779">
        <w:t xml:space="preserve"> This structure—a </w:t>
      </w:r>
      <w:r w:rsidR="009F60D1" w:rsidRPr="00742779">
        <w:t>“</w:t>
      </w:r>
      <w:r w:rsidR="0033544D" w:rsidRPr="00742779">
        <w:t>triple-class</w:t>
      </w:r>
      <w:r w:rsidR="009F60D1" w:rsidRPr="00742779">
        <w:t>”</w:t>
      </w:r>
      <w:r w:rsidR="0033544D" w:rsidRPr="00742779">
        <w:t xml:space="preserve"> arrangement—effectively made Snap a </w:t>
      </w:r>
      <w:r w:rsidR="0033544D" w:rsidRPr="00742779">
        <w:rPr>
          <w:rStyle w:val="Strong"/>
        </w:rPr>
        <w:t>non-voting equity security</w:t>
      </w:r>
      <w:r w:rsidR="0033544D" w:rsidRPr="00742779">
        <w:t xml:space="preserve"> for public investors, who could participate in economic returns but exercise no governance rights whatsoever.</w:t>
      </w:r>
    </w:p>
    <w:p w14:paraId="76252FC8" w14:textId="77777777" w:rsidR="0033544D" w:rsidRPr="00742779" w:rsidRDefault="00742779" w:rsidP="000E54B1">
      <w:del w:id="4511" w:author="Seth Oranburg" w:date="2026-03-07T09:50:00Z" w16du:dateUtc="2026-03-07T14:50:00Z">
        <w:r w:rsidRPr="00742779">
          <w:rPr>
            <w:rFonts w:ascii="ZWAdobeF" w:hAnsi="ZWAdobeF" w:cs="ZWAdobeF"/>
            <w:sz w:val="2"/>
            <w:szCs w:val="2"/>
          </w:rPr>
          <w:lastRenderedPageBreak/>
          <w:delText>1940B</w:delText>
        </w:r>
        <w:r w:rsidR="0033544D" w:rsidRPr="00742779">
          <w:delText>The</w:delText>
        </w:r>
      </w:del>
      <w:ins w:id="4512" w:author="Seth Oranburg" w:date="2026-03-07T09:50:00Z" w16du:dateUtc="2026-03-07T14:50:00Z">
        <w:r w:rsidR="0033544D" w:rsidRPr="00742779">
          <w:t>The</w:t>
        </w:r>
      </w:ins>
      <w:r w:rsidR="0033544D" w:rsidRPr="00742779">
        <w:t xml:space="preserve"> structure prompted vigorous opposition from institutional investors. The Council of Institutional Investors, a coalition representing pension funds and asset managers, publicly condemned the offering as an </w:t>
      </w:r>
      <w:r w:rsidR="009F60D1" w:rsidRPr="00742779">
        <w:t>“</w:t>
      </w:r>
      <w:r w:rsidR="0033544D" w:rsidRPr="00742779">
        <w:t>unprecedented disenfranchisement</w:t>
      </w:r>
      <w:r w:rsidR="009F60D1" w:rsidRPr="00742779">
        <w:t>”</w:t>
      </w:r>
      <w:r w:rsidR="0033544D" w:rsidRPr="00742779">
        <w:t xml:space="preserve"> of public shareholders. Several prominent institutional investors, including the California State Teachers</w:t>
      </w:r>
      <w:r w:rsidR="009F60D1" w:rsidRPr="00742779">
        <w:t>’</w:t>
      </w:r>
      <w:r w:rsidR="0033544D" w:rsidRPr="00742779">
        <w:t xml:space="preserve"> Retirement System (CalSTRS), announced they would not purchase Snap shares on principle, regardless of valuation.</w:t>
      </w:r>
    </w:p>
    <w:p w14:paraId="0BA70EC9" w14:textId="77777777" w:rsidR="0033544D" w:rsidRPr="00742779" w:rsidRDefault="00742779" w:rsidP="000E54B1">
      <w:pPr>
        <w:pPrChange w:id="4513" w:author="Seth Oranburg" w:date="2026-03-07T09:50:00Z" w16du:dateUtc="2026-03-07T14:50:00Z">
          <w:pPr>
            <w:pStyle w:val="NormalWeb"/>
          </w:pPr>
        </w:pPrChange>
      </w:pPr>
      <w:del w:id="4514" w:author="Seth Oranburg" w:date="2026-03-07T09:50:00Z" w16du:dateUtc="2026-03-07T14:50:00Z">
        <w:r w:rsidRPr="00742779">
          <w:rPr>
            <w:rFonts w:ascii="ZWAdobeF" w:hAnsi="ZWAdobeF" w:cs="ZWAdobeF"/>
            <w:sz w:val="2"/>
            <w:szCs w:val="2"/>
          </w:rPr>
          <w:delText>1941B</w:delText>
        </w:r>
        <w:r w:rsidR="0033544D" w:rsidRPr="00742779">
          <w:delText>More</w:delText>
        </w:r>
      </w:del>
      <w:ins w:id="4515" w:author="Seth Oranburg" w:date="2026-03-07T09:50:00Z" w16du:dateUtc="2026-03-07T14:50:00Z">
        <w:r w:rsidR="0033544D" w:rsidRPr="00742779">
          <w:t>More</w:t>
        </w:r>
      </w:ins>
      <w:r w:rsidR="0033544D" w:rsidRPr="00742779">
        <w:t xml:space="preserve"> consequentially, index providers responded. S&amp;P Dow Jones Indices announced in July 2017 that it would exclude companies with multiple share classes from the S&amp;P 500 and other flagship indices if the public shares lacked voting rights.</w:t>
      </w:r>
      <w:r w:rsidR="0033544D">
        <w:fldChar w:fldCharType="begin"/>
      </w:r>
      <w:r w:rsidR="0033544D">
        <w:instrText>HYPERLINK \l "fn290-11647" \o "Jump to citation"</w:instrText>
      </w:r>
      <w:r w:rsidR="0033544D">
        <w:fldChar w:fldCharType="separate"/>
      </w:r>
      <w:r w:rsidR="0033544D" w:rsidRPr="00742779">
        <w:rPr>
          <w:rStyle w:val="Hyperlink"/>
          <w:color w:val="auto"/>
          <w:u w:val="none"/>
        </w:rPr>
        <w:t>[290</w:t>
      </w:r>
      <w:r w:rsidR="00FA601A" w:rsidRPr="00742779">
        <w:rPr>
          <w:rStyle w:val="Hyperlink"/>
          <w:color w:val="auto"/>
          <w:u w:val="none"/>
        </w:rPr>
        <w:t>]</w:t>
      </w:r>
      <w:r w:rsidR="0033544D">
        <w:fldChar w:fldCharType="end"/>
      </w:r>
      <w:r w:rsidR="0033544D" w:rsidRPr="00742779">
        <w:t xml:space="preserve"> This policy created a significant economic cost for dual-class structures: exclusion from major indices reduces liquidity, limits institutional demand (many index funds and ETFs cannot hold non-index constituents), and increases the cost of capital.</w:t>
      </w:r>
    </w:p>
    <w:p w14:paraId="22EEE38D" w14:textId="77777777" w:rsidR="0033544D" w:rsidRPr="00742779" w:rsidRDefault="00742779" w:rsidP="000E54B1">
      <w:pPr>
        <w:pPrChange w:id="4516" w:author="Seth Oranburg" w:date="2026-03-07T09:50:00Z" w16du:dateUtc="2026-03-07T14:50:00Z">
          <w:pPr>
            <w:pStyle w:val="NormalWeb"/>
          </w:pPr>
        </w:pPrChange>
      </w:pPr>
      <w:del w:id="4517" w:author="Seth Oranburg" w:date="2026-03-07T09:50:00Z" w16du:dateUtc="2026-03-07T14:50:00Z">
        <w:r w:rsidRPr="00742779">
          <w:rPr>
            <w:rFonts w:ascii="ZWAdobeF" w:hAnsi="ZWAdobeF" w:cs="ZWAdobeF"/>
            <w:sz w:val="2"/>
            <w:szCs w:val="2"/>
          </w:rPr>
          <w:delText>1942B</w:delText>
        </w:r>
        <w:r w:rsidR="0033544D" w:rsidRPr="00742779">
          <w:delText>However</w:delText>
        </w:r>
      </w:del>
      <w:ins w:id="4518" w:author="Seth Oranburg" w:date="2026-03-07T09:50:00Z" w16du:dateUtc="2026-03-07T14:50:00Z">
        <w:r w:rsidR="0033544D" w:rsidRPr="00742779">
          <w:t>However</w:t>
        </w:r>
      </w:ins>
      <w:r w:rsidR="0033544D" w:rsidRPr="00742779">
        <w:t>, S&amp;P reversed course in April 2023, removing the blanket prohibition on dual-class structures while maintaining stringent liquidity and float requirements for secondary share classes.</w:t>
      </w:r>
      <w:r w:rsidR="0033544D">
        <w:fldChar w:fldCharType="begin"/>
      </w:r>
      <w:r w:rsidR="0033544D">
        <w:instrText>HYPERLINK \l "fn290-11647" \o "Jump to citation"</w:instrText>
      </w:r>
      <w:r w:rsidR="0033544D">
        <w:fldChar w:fldCharType="separate"/>
      </w:r>
      <w:r w:rsidR="0033544D" w:rsidRPr="00742779">
        <w:rPr>
          <w:rStyle w:val="Hyperlink"/>
          <w:color w:val="auto"/>
          <w:u w:val="none"/>
        </w:rPr>
        <w:t>[290</w:t>
      </w:r>
      <w:r w:rsidR="00FA601A" w:rsidRPr="00742779">
        <w:rPr>
          <w:rStyle w:val="Hyperlink"/>
          <w:color w:val="auto"/>
          <w:u w:val="none"/>
        </w:rPr>
        <w:t>]</w:t>
      </w:r>
      <w:r w:rsidR="0033544D">
        <w:fldChar w:fldCharType="end"/>
      </w:r>
      <w:r w:rsidR="0033544D" w:rsidRPr="00742779">
        <w:t xml:space="preserve"> The revised policy allows dual-class companies to be included in the S&amp;P 500 if the publicly traded class meets minimum liquidity thresholds, acknowledging that many high-performing technology companies maintain unequal voting structures.</w:t>
      </w:r>
    </w:p>
    <w:p w14:paraId="419C6A58" w14:textId="77777777" w:rsidR="0033544D" w:rsidRPr="00742779" w:rsidRDefault="00742779" w:rsidP="000E54B1">
      <w:pPr>
        <w:pPrChange w:id="4519" w:author="Seth Oranburg" w:date="2026-03-07T09:50:00Z" w16du:dateUtc="2026-03-07T14:50:00Z">
          <w:pPr>
            <w:pStyle w:val="NormalWeb"/>
          </w:pPr>
        </w:pPrChange>
      </w:pPr>
      <w:del w:id="4520" w:author="Seth Oranburg" w:date="2026-03-07T09:50:00Z" w16du:dateUtc="2026-03-07T14:50:00Z">
        <w:r w:rsidRPr="00742779">
          <w:rPr>
            <w:rFonts w:ascii="ZWAdobeF" w:hAnsi="ZWAdobeF" w:cs="ZWAdobeF"/>
            <w:sz w:val="2"/>
            <w:szCs w:val="2"/>
          </w:rPr>
          <w:delText>1943B</w:delText>
        </w:r>
        <w:r w:rsidR="0033544D" w:rsidRPr="00742779">
          <w:delText>FTSE</w:delText>
        </w:r>
      </w:del>
      <w:ins w:id="4521" w:author="Seth Oranburg" w:date="2026-03-07T09:50:00Z" w16du:dateUtc="2026-03-07T14:50:00Z">
        <w:r w:rsidR="0033544D" w:rsidRPr="00742779">
          <w:t>FTSE</w:t>
        </w:r>
      </w:ins>
      <w:r w:rsidR="0033544D" w:rsidRPr="00742779">
        <w:t xml:space="preserve"> Russell took a more restrictive approach. Its Russell 3000 Index, which serves as the foundation for many passive investment strategies, adopted a rule requiring that public shareholders hold greater than 5% of the company</w:t>
      </w:r>
      <w:r w:rsidR="009F60D1" w:rsidRPr="00742779">
        <w:t>’</w:t>
      </w:r>
      <w:r w:rsidR="0033544D" w:rsidRPr="00742779">
        <w:t>s aggregate voting power.</w:t>
      </w:r>
      <w:r w:rsidR="0033544D">
        <w:fldChar w:fldCharType="begin"/>
      </w:r>
      <w:r w:rsidR="0033544D">
        <w:instrText>HYPERLINK \l "fn291-11647" \o "Jump to citation"</w:instrText>
      </w:r>
      <w:r w:rsidR="0033544D">
        <w:fldChar w:fldCharType="separate"/>
      </w:r>
      <w:r w:rsidR="0033544D" w:rsidRPr="00742779">
        <w:rPr>
          <w:rStyle w:val="Hyperlink"/>
          <w:color w:val="auto"/>
          <w:u w:val="none"/>
        </w:rPr>
        <w:t>[291</w:t>
      </w:r>
      <w:r w:rsidR="00FA601A" w:rsidRPr="00742779">
        <w:rPr>
          <w:rStyle w:val="Hyperlink"/>
          <w:color w:val="auto"/>
          <w:u w:val="none"/>
        </w:rPr>
        <w:t>]</w:t>
      </w:r>
      <w:r w:rsidR="0033544D">
        <w:fldChar w:fldCharType="end"/>
      </w:r>
      <w:r w:rsidR="0033544D" w:rsidRPr="00742779">
        <w:t xml:space="preserve"> This </w:t>
      </w:r>
      <w:r w:rsidR="0033544D" w:rsidRPr="00742779">
        <w:rPr>
          <w:rStyle w:val="Strong"/>
        </w:rPr>
        <w:t>5% voting rights hurdle</w:t>
      </w:r>
      <w:r w:rsidR="0033544D" w:rsidRPr="00742779">
        <w:t xml:space="preserve"> effectively excludes companies like Snap, where public shareholders hold zero voting rights, while permitting structures where public shareholders hold meaningful (though not majority) voting influence.</w:t>
      </w:r>
    </w:p>
    <w:p w14:paraId="28A88ECF" w14:textId="77777777" w:rsidR="0033544D" w:rsidRPr="00742779" w:rsidRDefault="0033544D" w:rsidP="000E54B1">
      <w:pPr>
        <w:pStyle w:val="Heading3"/>
        <w:rPr>
          <w:rFonts w:eastAsia="Times New Roman"/>
        </w:rPr>
      </w:pPr>
      <w:r w:rsidRPr="00742779">
        <w:rPr>
          <w:rFonts w:eastAsia="Times New Roman"/>
        </w:rPr>
        <w:t xml:space="preserve">NYSE Listing Standards Reform: The 2026 </w:t>
      </w:r>
      <w:r w:rsidR="009F60D1" w:rsidRPr="00742779">
        <w:rPr>
          <w:rFonts w:eastAsia="Times New Roman"/>
        </w:rPr>
        <w:t>“</w:t>
      </w:r>
      <w:r w:rsidRPr="00742779">
        <w:rPr>
          <w:rFonts w:eastAsia="Times New Roman"/>
        </w:rPr>
        <w:t>Publicly-Held Shares</w:t>
      </w:r>
      <w:r w:rsidR="009F60D1" w:rsidRPr="00742779">
        <w:rPr>
          <w:rFonts w:eastAsia="Times New Roman"/>
        </w:rPr>
        <w:t>”</w:t>
      </w:r>
      <w:r w:rsidRPr="00742779">
        <w:rPr>
          <w:rFonts w:eastAsia="Times New Roman"/>
        </w:rPr>
        <w:t xml:space="preserve"> Debate</w:t>
      </w:r>
    </w:p>
    <w:p w14:paraId="657B50B2" w14:textId="77777777" w:rsidR="0033544D" w:rsidRPr="00742779" w:rsidRDefault="00742779" w:rsidP="000E54B1">
      <w:pPr>
        <w:pPrChange w:id="4522" w:author="Seth Oranburg" w:date="2026-03-07T09:50:00Z" w16du:dateUtc="2026-03-07T14:50:00Z">
          <w:pPr>
            <w:pStyle w:val="NormalWeb"/>
          </w:pPr>
        </w:pPrChange>
      </w:pPr>
      <w:del w:id="4523" w:author="Seth Oranburg" w:date="2026-03-07T09:50:00Z" w16du:dateUtc="2026-03-07T14:50:00Z">
        <w:r w:rsidRPr="00742779">
          <w:rPr>
            <w:rFonts w:ascii="ZWAdobeF" w:hAnsi="ZWAdobeF" w:cs="ZWAdobeF"/>
            <w:sz w:val="2"/>
            <w:szCs w:val="2"/>
          </w:rPr>
          <w:delText>1944B</w:delText>
        </w:r>
        <w:r w:rsidR="0033544D" w:rsidRPr="00742779">
          <w:delText>In</w:delText>
        </w:r>
      </w:del>
      <w:ins w:id="4524" w:author="Seth Oranburg" w:date="2026-03-07T09:50:00Z" w16du:dateUtc="2026-03-07T14:50:00Z">
        <w:r w:rsidR="0033544D" w:rsidRPr="00742779">
          <w:t>In</w:t>
        </w:r>
      </w:ins>
      <w:r w:rsidR="0033544D" w:rsidRPr="00742779">
        <w:t xml:space="preserve"> January 2026, NYSE American LLC proposed amendments to its initial listing standards that directly impact dual-class structures.</w:t>
      </w:r>
      <w:r w:rsidR="0033544D">
        <w:fldChar w:fldCharType="begin"/>
      </w:r>
      <w:r w:rsidR="0033544D">
        <w:instrText>HYPERLINK \l "fn292-11647" \o "Jump to citation"</w:instrText>
      </w:r>
      <w:r w:rsidR="0033544D">
        <w:fldChar w:fldCharType="separate"/>
      </w:r>
      <w:r w:rsidR="0033544D" w:rsidRPr="00742779">
        <w:rPr>
          <w:rStyle w:val="Hyperlink"/>
          <w:color w:val="auto"/>
          <w:u w:val="none"/>
        </w:rPr>
        <w:t>[292</w:t>
      </w:r>
      <w:r w:rsidR="00FA601A" w:rsidRPr="00742779">
        <w:rPr>
          <w:rStyle w:val="Hyperlink"/>
          <w:color w:val="auto"/>
          <w:u w:val="none"/>
        </w:rPr>
        <w:t>]</w:t>
      </w:r>
      <w:r w:rsidR="0033544D">
        <w:fldChar w:fldCharType="end"/>
      </w:r>
      <w:r w:rsidR="0033544D" w:rsidRPr="00742779">
        <w:t xml:space="preserve"> The proposed rule tightens the definition of </w:t>
      </w:r>
      <w:r w:rsidR="0033544D" w:rsidRPr="00742779">
        <w:rPr>
          <w:rStyle w:val="Strong"/>
        </w:rPr>
        <w:t>publicly-held shares</w:t>
      </w:r>
      <w:r w:rsidR="0033544D" w:rsidRPr="00742779">
        <w:t xml:space="preserve">—the minimum number of shares that must be held by non-affiliates to qualify for listing. Under the proposed rule, publicly-held shares exclude not only shares held by officers, directors, and 10% or greater shareholders (the traditional exclusions) but also </w:t>
      </w:r>
      <w:r w:rsidR="0033544D" w:rsidRPr="00742779">
        <w:rPr>
          <w:rStyle w:val="Strong"/>
        </w:rPr>
        <w:t>restricted securities</w:t>
      </w:r>
      <w:r w:rsidR="0033544D" w:rsidRPr="00742779">
        <w:t>, which include super-voting shares subject to contractual transfer restrictions.</w:t>
      </w:r>
      <w:r w:rsidR="0033544D">
        <w:fldChar w:fldCharType="begin"/>
      </w:r>
      <w:r w:rsidR="0033544D">
        <w:instrText>HYPERLINK \l "fn292-11647" \o "Jump to citation"</w:instrText>
      </w:r>
      <w:r w:rsidR="0033544D">
        <w:fldChar w:fldCharType="separate"/>
      </w:r>
      <w:r w:rsidR="0033544D" w:rsidRPr="00742779">
        <w:rPr>
          <w:rStyle w:val="Hyperlink"/>
          <w:color w:val="auto"/>
          <w:u w:val="none"/>
        </w:rPr>
        <w:t>[292</w:t>
      </w:r>
      <w:r w:rsidR="00FA601A" w:rsidRPr="00742779">
        <w:rPr>
          <w:rStyle w:val="Hyperlink"/>
          <w:color w:val="auto"/>
          <w:u w:val="none"/>
        </w:rPr>
        <w:t>]</w:t>
      </w:r>
      <w:r w:rsidR="0033544D">
        <w:fldChar w:fldCharType="end"/>
      </w:r>
    </w:p>
    <w:p w14:paraId="46D3B107" w14:textId="77777777" w:rsidR="0033544D" w:rsidRPr="00742779" w:rsidRDefault="00742779" w:rsidP="000E54B1">
      <w:pPr>
        <w:pPrChange w:id="4525" w:author="Seth Oranburg" w:date="2026-03-07T09:50:00Z" w16du:dateUtc="2026-03-07T14:50:00Z">
          <w:pPr>
            <w:pStyle w:val="NormalWeb"/>
          </w:pPr>
        </w:pPrChange>
      </w:pPr>
      <w:del w:id="4526" w:author="Seth Oranburg" w:date="2026-03-07T09:50:00Z" w16du:dateUtc="2026-03-07T14:50:00Z">
        <w:r w:rsidRPr="00742779">
          <w:rPr>
            <w:rFonts w:ascii="ZWAdobeF" w:hAnsi="ZWAdobeF" w:cs="ZWAdobeF"/>
            <w:sz w:val="2"/>
            <w:szCs w:val="2"/>
          </w:rPr>
          <w:lastRenderedPageBreak/>
          <w:delText>1945B</w:delText>
        </w:r>
        <w:r w:rsidR="0033544D" w:rsidRPr="00742779">
          <w:delText>The</w:delText>
        </w:r>
      </w:del>
      <w:ins w:id="4527" w:author="Seth Oranburg" w:date="2026-03-07T09:50:00Z" w16du:dateUtc="2026-03-07T14:50:00Z">
        <w:r w:rsidR="0033544D" w:rsidRPr="00742779">
          <w:t>The</w:t>
        </w:r>
      </w:ins>
      <w:r w:rsidR="0033544D" w:rsidRPr="00742779">
        <w:t xml:space="preserve"> proposal aims to align NYSE standards with NASDAQ</w:t>
      </w:r>
      <w:r w:rsidR="009F60D1" w:rsidRPr="00742779">
        <w:t>’</w:t>
      </w:r>
      <w:r w:rsidR="0033544D" w:rsidRPr="00742779">
        <w:t>s approach, which has long excluded restricted securities from the publicly-held shares calculation.</w:t>
      </w:r>
      <w:r w:rsidR="0033544D">
        <w:fldChar w:fldCharType="begin"/>
      </w:r>
      <w:r w:rsidR="0033544D">
        <w:instrText>HYPERLINK \l "fn272-11647" \o "Jump to citation"</w:instrText>
      </w:r>
      <w:r w:rsidR="0033544D">
        <w:fldChar w:fldCharType="separate"/>
      </w:r>
      <w:r w:rsidR="0033544D" w:rsidRPr="00742779">
        <w:rPr>
          <w:rStyle w:val="Hyperlink"/>
          <w:color w:val="auto"/>
          <w:u w:val="none"/>
        </w:rPr>
        <w:t>[272</w:t>
      </w:r>
      <w:r w:rsidR="00FA601A" w:rsidRPr="00742779">
        <w:rPr>
          <w:rStyle w:val="Hyperlink"/>
          <w:color w:val="auto"/>
          <w:u w:val="none"/>
        </w:rPr>
        <w:t>]</w:t>
      </w:r>
      <w:r w:rsidR="0033544D">
        <w:fldChar w:fldCharType="end"/>
      </w:r>
      <w:r w:rsidR="0033544D" w:rsidRPr="00742779">
        <w:t xml:space="preserve"> The practical effect is to increase the minimum public float required for dual-class companies, making it more expensive (in terms of dilution to founders) to list with unequal voting rights.</w:t>
      </w:r>
    </w:p>
    <w:p w14:paraId="423B36C1" w14:textId="77777777" w:rsidR="0033544D" w:rsidRPr="00742779" w:rsidRDefault="00742779" w:rsidP="000E54B1">
      <w:pPr>
        <w:pPrChange w:id="4528" w:author="Seth Oranburg" w:date="2026-03-07T09:50:00Z" w16du:dateUtc="2026-03-07T14:50:00Z">
          <w:pPr>
            <w:pStyle w:val="NormalWeb"/>
          </w:pPr>
        </w:pPrChange>
      </w:pPr>
      <w:del w:id="4529" w:author="Seth Oranburg" w:date="2026-03-07T09:50:00Z" w16du:dateUtc="2026-03-07T14:50:00Z">
        <w:r w:rsidRPr="00742779">
          <w:rPr>
            <w:rFonts w:ascii="ZWAdobeF" w:hAnsi="ZWAdobeF" w:cs="ZWAdobeF"/>
            <w:sz w:val="2"/>
            <w:szCs w:val="2"/>
          </w:rPr>
          <w:delText>1946B</w:delText>
        </w:r>
        <w:r w:rsidR="0033544D" w:rsidRPr="00742779">
          <w:delText>The</w:delText>
        </w:r>
      </w:del>
      <w:ins w:id="4530" w:author="Seth Oranburg" w:date="2026-03-07T09:50:00Z" w16du:dateUtc="2026-03-07T14:50:00Z">
        <w:r w:rsidR="0033544D" w:rsidRPr="00742779">
          <w:t>The</w:t>
        </w:r>
      </w:ins>
      <w:r w:rsidR="0033544D" w:rsidRPr="00742779">
        <w:t xml:space="preserve"> NYSE proposal also grants the exchange </w:t>
      </w:r>
      <w:r w:rsidR="0033544D" w:rsidRPr="00742779">
        <w:rPr>
          <w:rStyle w:val="Strong"/>
        </w:rPr>
        <w:t>discretionary authority</w:t>
      </w:r>
      <w:r w:rsidR="0033544D" w:rsidRPr="00742779">
        <w:t xml:space="preserve"> to deny initial listings even when a company satisfies the numeric criteria, if the exchange determines that listing would not be in the public interest or would not protect investors and maintain market quality.</w:t>
      </w:r>
      <w:r w:rsidR="0033544D">
        <w:fldChar w:fldCharType="begin"/>
      </w:r>
      <w:r w:rsidR="0033544D">
        <w:instrText>HYPERLINK \l "fn292-11647" \o "Jump to citation"</w:instrText>
      </w:r>
      <w:r w:rsidR="0033544D">
        <w:fldChar w:fldCharType="separate"/>
      </w:r>
      <w:r w:rsidR="0033544D" w:rsidRPr="00742779">
        <w:rPr>
          <w:rStyle w:val="Hyperlink"/>
          <w:color w:val="auto"/>
          <w:u w:val="none"/>
        </w:rPr>
        <w:t>[292</w:t>
      </w:r>
      <w:r w:rsidR="00FA601A" w:rsidRPr="00742779">
        <w:rPr>
          <w:rStyle w:val="Hyperlink"/>
          <w:color w:val="auto"/>
          <w:u w:val="none"/>
        </w:rPr>
        <w:t>]</w:t>
      </w:r>
      <w:r w:rsidR="0033544D">
        <w:fldChar w:fldCharType="end"/>
      </w:r>
      <w:r w:rsidR="0033544D" w:rsidRPr="00742779">
        <w:t xml:space="preserve"> This discretion provides a mechanism to reject listings with extreme governance structures—such as perpetual dual-class arrangements with no sunset provisions—even if the company meets quantitative listing requirements.</w:t>
      </w:r>
    </w:p>
    <w:p w14:paraId="74B06273" w14:textId="77777777" w:rsidR="0033544D" w:rsidRPr="00742779" w:rsidRDefault="0033544D" w:rsidP="000E54B1">
      <w:pPr>
        <w:pStyle w:val="Heading2"/>
        <w:rPr>
          <w:rFonts w:eastAsia="Times New Roman"/>
        </w:rPr>
      </w:pPr>
      <w:r w:rsidRPr="00742779">
        <w:rPr>
          <w:rFonts w:eastAsia="Times New Roman"/>
        </w:rPr>
        <w:t>Proxy Advisor Policies and Institutional Voting Patterns</w:t>
      </w:r>
    </w:p>
    <w:p w14:paraId="2DBDDBE7" w14:textId="77777777" w:rsidR="0033544D" w:rsidRPr="00742779" w:rsidRDefault="00742779" w:rsidP="000E54B1">
      <w:del w:id="4531" w:author="Seth Oranburg" w:date="2026-03-07T09:50:00Z" w16du:dateUtc="2026-03-07T14:50:00Z">
        <w:r w:rsidRPr="00742779">
          <w:rPr>
            <w:rFonts w:ascii="ZWAdobeF" w:hAnsi="ZWAdobeF" w:cs="ZWAdobeF"/>
            <w:sz w:val="2"/>
            <w:szCs w:val="2"/>
          </w:rPr>
          <w:delText>1947B</w:delText>
        </w:r>
        <w:r w:rsidR="0033544D" w:rsidRPr="00742779">
          <w:delText>In</w:delText>
        </w:r>
      </w:del>
      <w:ins w:id="4532" w:author="Seth Oranburg" w:date="2026-03-07T09:50:00Z" w16du:dateUtc="2026-03-07T14:50:00Z">
        <w:r w:rsidR="0033544D" w:rsidRPr="00742779">
          <w:t>In</w:t>
        </w:r>
      </w:ins>
      <w:r w:rsidR="0033544D" w:rsidRPr="00742779">
        <w:t xml:space="preserve"> response to the proliferation of dual-class structures, the two dominant proxy advisory firms—Institutional Shareholder Services (ISS) and Glass Lewis—have developed detailed voting policies that penalize companies with unequal voting rights unless those structures include time-based sunset provisions.</w:t>
      </w:r>
    </w:p>
    <w:p w14:paraId="67A9E5A3" w14:textId="77777777" w:rsidR="0033544D" w:rsidRPr="00742779" w:rsidRDefault="0033544D" w:rsidP="000E54B1">
      <w:pPr>
        <w:pStyle w:val="Heading3"/>
        <w:rPr>
          <w:rFonts w:eastAsia="Times New Roman"/>
        </w:rPr>
      </w:pPr>
      <w:r w:rsidRPr="00742779">
        <w:rPr>
          <w:rFonts w:eastAsia="Times New Roman"/>
        </w:rPr>
        <w:t>ISS 2026 Policy: The Seven-Year Sunset Threshold</w:t>
      </w:r>
    </w:p>
    <w:p w14:paraId="7BDB8B4F" w14:textId="77777777" w:rsidR="0033544D" w:rsidRPr="00742779" w:rsidRDefault="00742779" w:rsidP="000E54B1">
      <w:pPr>
        <w:pPrChange w:id="4533" w:author="Seth Oranburg" w:date="2026-03-07T09:50:00Z" w16du:dateUtc="2026-03-07T14:50:00Z">
          <w:pPr>
            <w:pStyle w:val="NormalWeb"/>
          </w:pPr>
        </w:pPrChange>
      </w:pPr>
      <w:del w:id="4534" w:author="Seth Oranburg" w:date="2026-03-07T09:50:00Z" w16du:dateUtc="2026-03-07T14:50:00Z">
        <w:r w:rsidRPr="00742779">
          <w:rPr>
            <w:rFonts w:ascii="ZWAdobeF" w:hAnsi="ZWAdobeF" w:cs="ZWAdobeF"/>
            <w:sz w:val="2"/>
            <w:szCs w:val="2"/>
          </w:rPr>
          <w:delText>1948B</w:delText>
        </w:r>
        <w:r w:rsidR="0033544D" w:rsidRPr="00742779">
          <w:delText>ISS</w:delText>
        </w:r>
        <w:r w:rsidR="009F60D1" w:rsidRPr="00742779">
          <w:delText>’</w:delText>
        </w:r>
        <w:r w:rsidR="0033544D" w:rsidRPr="00742779">
          <w:delText>s</w:delText>
        </w:r>
      </w:del>
      <w:ins w:id="4535" w:author="Seth Oranburg" w:date="2026-03-07T09:50:00Z" w16du:dateUtc="2026-03-07T14:50:00Z">
        <w:r w:rsidR="0033544D" w:rsidRPr="00742779">
          <w:t>ISS</w:t>
        </w:r>
        <w:r w:rsidR="009F60D1" w:rsidRPr="00742779">
          <w:t>’</w:t>
        </w:r>
        <w:r w:rsidR="0033544D" w:rsidRPr="00742779">
          <w:t>s</w:t>
        </w:r>
      </w:ins>
      <w:r w:rsidR="0033544D" w:rsidRPr="00742779">
        <w:t xml:space="preserve"> 2026 United States Proxy Voting Guidelines, published in November 2025, recommend that institutional investors vote </w:t>
      </w:r>
      <w:r w:rsidR="0033544D" w:rsidRPr="00742779">
        <w:rPr>
          <w:rStyle w:val="Strong"/>
        </w:rPr>
        <w:t>against</w:t>
      </w:r>
      <w:r w:rsidR="0033544D" w:rsidRPr="00742779">
        <w:t xml:space="preserve"> directors at companies with multi-class capital structures unless the structure includes a sunset provision of </w:t>
      </w:r>
      <w:r w:rsidR="0033544D" w:rsidRPr="00742779">
        <w:rPr>
          <w:rStyle w:val="Strong"/>
        </w:rPr>
        <w:t>seven years or less</w:t>
      </w:r>
      <w:r w:rsidR="0033544D" w:rsidRPr="00742779">
        <w:t>.</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r w:rsidR="0033544D" w:rsidRPr="00742779">
        <w:t xml:space="preserve"> This policy applies to director elections, not the adoption of the dual-class structure itself (which is typically approved before the IPO without a public shareholder vote).</w:t>
      </w:r>
    </w:p>
    <w:p w14:paraId="307C4186" w14:textId="77777777" w:rsidR="0033544D" w:rsidRPr="00742779" w:rsidRDefault="00742779" w:rsidP="000E54B1">
      <w:pPr>
        <w:pPrChange w:id="4536" w:author="Seth Oranburg" w:date="2026-03-07T09:50:00Z" w16du:dateUtc="2026-03-07T14:50:00Z">
          <w:pPr>
            <w:pStyle w:val="NormalWeb"/>
          </w:pPr>
        </w:pPrChange>
      </w:pPr>
      <w:del w:id="4537" w:author="Seth Oranburg" w:date="2026-03-07T09:50:00Z" w16du:dateUtc="2026-03-07T14:50:00Z">
        <w:r w:rsidRPr="00742779">
          <w:rPr>
            <w:rFonts w:ascii="ZWAdobeF" w:hAnsi="ZWAdobeF" w:cs="ZWAdobeF"/>
            <w:sz w:val="2"/>
            <w:szCs w:val="2"/>
          </w:rPr>
          <w:delText>1949B</w:delText>
        </w:r>
        <w:r w:rsidR="0033544D" w:rsidRPr="00742779">
          <w:delText>The</w:delText>
        </w:r>
      </w:del>
      <w:ins w:id="4538" w:author="Seth Oranburg" w:date="2026-03-07T09:50:00Z" w16du:dateUtc="2026-03-07T14:50:00Z">
        <w:r w:rsidR="0033544D" w:rsidRPr="00742779">
          <w:t>The</w:t>
        </w:r>
      </w:ins>
      <w:r w:rsidR="0033544D" w:rsidRPr="00742779">
        <w:t xml:space="preserve"> seven-year threshold represents ISS</w:t>
      </w:r>
      <w:r w:rsidR="009F60D1" w:rsidRPr="00742779">
        <w:t>’</w:t>
      </w:r>
      <w:r w:rsidR="0033544D" w:rsidRPr="00742779">
        <w:t>s empirical judgment about the optimal founder tenure. ISS researchers analyzed companies that adopted time-limited dual-class structures and found that those with sunsets between five and seven years maintained valuations consistent with single-class peers, while those with sunsets exceeding ten years experienced valuation discounts comparable to perpetual dual-class structures.</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p>
    <w:p w14:paraId="29EA73D8" w14:textId="77777777" w:rsidR="0033544D" w:rsidRPr="00742779" w:rsidRDefault="00742779" w:rsidP="000E54B1">
      <w:pPr>
        <w:pPrChange w:id="4539" w:author="Seth Oranburg" w:date="2026-03-07T09:50:00Z" w16du:dateUtc="2026-03-07T14:50:00Z">
          <w:pPr>
            <w:pStyle w:val="NormalWeb"/>
          </w:pPr>
        </w:pPrChange>
      </w:pPr>
      <w:del w:id="4540" w:author="Seth Oranburg" w:date="2026-03-07T09:50:00Z" w16du:dateUtc="2026-03-07T14:50:00Z">
        <w:r w:rsidRPr="00742779">
          <w:rPr>
            <w:rFonts w:ascii="ZWAdobeF" w:hAnsi="ZWAdobeF" w:cs="ZWAdobeF"/>
            <w:sz w:val="2"/>
            <w:szCs w:val="2"/>
          </w:rPr>
          <w:delText>1950B</w:delText>
        </w:r>
        <w:r w:rsidR="0033544D" w:rsidRPr="00742779">
          <w:delText>ISS</w:delText>
        </w:r>
        <w:r w:rsidR="009F60D1" w:rsidRPr="00742779">
          <w:delText>’</w:delText>
        </w:r>
        <w:r w:rsidR="0033544D" w:rsidRPr="00742779">
          <w:delText>s</w:delText>
        </w:r>
      </w:del>
      <w:ins w:id="4541" w:author="Seth Oranburg" w:date="2026-03-07T09:50:00Z" w16du:dateUtc="2026-03-07T14:50:00Z">
        <w:r w:rsidR="0033544D" w:rsidRPr="00742779">
          <w:t>ISS</w:t>
        </w:r>
        <w:r w:rsidR="009F60D1" w:rsidRPr="00742779">
          <w:t>’</w:t>
        </w:r>
        <w:r w:rsidR="0033544D" w:rsidRPr="00742779">
          <w:t>s</w:t>
        </w:r>
      </w:ins>
      <w:r w:rsidR="0033544D" w:rsidRPr="00742779">
        <w:t xml:space="preserve"> 2026 policy also introduced a </w:t>
      </w:r>
      <w:r w:rsidR="0033544D" w:rsidRPr="00742779">
        <w:rPr>
          <w:rStyle w:val="Strong"/>
        </w:rPr>
        <w:t>Negative Overriding Factor</w:t>
      </w:r>
      <w:r w:rsidR="0033544D" w:rsidRPr="00742779">
        <w:t xml:space="preserve"> in its Equity Plan Scorecard (EPSC), which evaluates equity compensation plans.</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r w:rsidR="0033544D" w:rsidRPr="00742779">
        <w:t xml:space="preserve"> Dual-class companies that grant super-voting rights without </w:t>
      </w:r>
      <w:r w:rsidR="0033544D" w:rsidRPr="00742779">
        <w:lastRenderedPageBreak/>
        <w:t>sunsets face heightened scrutiny of their equity plans, with ISS recommending against approval if the plan lacks offsetting positive features such as rigorous performance vesting or clawback provisions.</w:t>
      </w:r>
    </w:p>
    <w:p w14:paraId="226AE7DB" w14:textId="77777777" w:rsidR="0033544D" w:rsidRPr="00742779" w:rsidRDefault="0033544D" w:rsidP="000E54B1">
      <w:pPr>
        <w:pStyle w:val="Heading3"/>
        <w:rPr>
          <w:rFonts w:eastAsia="Times New Roman"/>
        </w:rPr>
      </w:pPr>
      <w:r w:rsidRPr="00742779">
        <w:rPr>
          <w:rFonts w:eastAsia="Times New Roman"/>
        </w:rPr>
        <w:t>Glass Lewis 2026 Policy: Case-by-Case with Sunset Preference</w:t>
      </w:r>
    </w:p>
    <w:p w14:paraId="7A4D93D9" w14:textId="77777777" w:rsidR="0033544D" w:rsidRPr="00742779" w:rsidRDefault="00742779" w:rsidP="000E54B1">
      <w:pPr>
        <w:pPrChange w:id="4542" w:author="Seth Oranburg" w:date="2026-03-07T09:50:00Z" w16du:dateUtc="2026-03-07T14:50:00Z">
          <w:pPr>
            <w:pStyle w:val="NormalWeb"/>
          </w:pPr>
        </w:pPrChange>
      </w:pPr>
      <w:del w:id="4543" w:author="Seth Oranburg" w:date="2026-03-07T09:50:00Z" w16du:dateUtc="2026-03-07T14:50:00Z">
        <w:r w:rsidRPr="00742779">
          <w:rPr>
            <w:rFonts w:ascii="ZWAdobeF" w:hAnsi="ZWAdobeF" w:cs="ZWAdobeF"/>
            <w:sz w:val="2"/>
            <w:szCs w:val="2"/>
          </w:rPr>
          <w:delText>1951B</w:delText>
        </w:r>
        <w:r w:rsidR="0033544D" w:rsidRPr="00742779">
          <w:delText>Glass</w:delText>
        </w:r>
      </w:del>
      <w:ins w:id="4544" w:author="Seth Oranburg" w:date="2026-03-07T09:50:00Z" w16du:dateUtc="2026-03-07T14:50:00Z">
        <w:r w:rsidR="0033544D" w:rsidRPr="00742779">
          <w:t>Glass</w:t>
        </w:r>
      </w:ins>
      <w:r w:rsidR="0033544D" w:rsidRPr="00742779">
        <w:t xml:space="preserve"> Lewis, ISS</w:t>
      </w:r>
      <w:r w:rsidR="009F60D1" w:rsidRPr="00742779">
        <w:t>’</w:t>
      </w:r>
      <w:r w:rsidR="0033544D" w:rsidRPr="00742779">
        <w:t xml:space="preserve">s primary competitor, takes a more flexible but directionally similar approach. Its 2026 Proxy Paper Guidelines for United States securities recommend a </w:t>
      </w:r>
      <w:r w:rsidR="0033544D" w:rsidRPr="00742779">
        <w:rPr>
          <w:rStyle w:val="Strong"/>
        </w:rPr>
        <w:t>case-by-case</w:t>
      </w:r>
      <w:r w:rsidR="0033544D" w:rsidRPr="00742779">
        <w:t xml:space="preserve"> evaluation of dual-class structures, considering factors including the duration of the differential voting structure, the magnitude of the disparity (10-to-1 vote ratios are viewed more skeptically than 2-to-1 ratios), and the company</w:t>
      </w:r>
      <w:r w:rsidR="009F60D1" w:rsidRPr="00742779">
        <w:t>’</w:t>
      </w:r>
      <w:r w:rsidR="0033544D" w:rsidRPr="00742779">
        <w:t>s performance relative to peers.</w:t>
      </w:r>
      <w:r w:rsidR="0033544D">
        <w:fldChar w:fldCharType="begin"/>
      </w:r>
      <w:r w:rsidR="0033544D">
        <w:instrText>HYPERLINK \l "fn293-11647" \o "Jump to citation"</w:instrText>
      </w:r>
      <w:r w:rsidR="0033544D">
        <w:fldChar w:fldCharType="separate"/>
      </w:r>
      <w:r w:rsidR="0033544D" w:rsidRPr="00742779">
        <w:rPr>
          <w:rStyle w:val="Hyperlink"/>
          <w:color w:val="auto"/>
          <w:u w:val="none"/>
        </w:rPr>
        <w:t>[293</w:t>
      </w:r>
      <w:r w:rsidR="00FA601A" w:rsidRPr="00742779">
        <w:rPr>
          <w:rStyle w:val="Hyperlink"/>
          <w:color w:val="auto"/>
          <w:u w:val="none"/>
        </w:rPr>
        <w:t>]</w:t>
      </w:r>
      <w:r w:rsidR="0033544D">
        <w:fldChar w:fldCharType="end"/>
      </w:r>
    </w:p>
    <w:p w14:paraId="0D2DDD21" w14:textId="77777777" w:rsidR="0033544D" w:rsidRPr="00742779" w:rsidRDefault="00742779" w:rsidP="000E54B1">
      <w:pPr>
        <w:pPrChange w:id="4545" w:author="Seth Oranburg" w:date="2026-03-07T09:50:00Z" w16du:dateUtc="2026-03-07T14:50:00Z">
          <w:pPr>
            <w:pStyle w:val="NormalWeb"/>
          </w:pPr>
        </w:pPrChange>
      </w:pPr>
      <w:del w:id="4546" w:author="Seth Oranburg" w:date="2026-03-07T09:50:00Z" w16du:dateUtc="2026-03-07T14:50:00Z">
        <w:r w:rsidRPr="00742779">
          <w:rPr>
            <w:rFonts w:ascii="ZWAdobeF" w:hAnsi="ZWAdobeF" w:cs="ZWAdobeF"/>
            <w:sz w:val="2"/>
            <w:szCs w:val="2"/>
          </w:rPr>
          <w:delText>1952B</w:delText>
        </w:r>
        <w:r w:rsidR="0033544D" w:rsidRPr="00742779">
          <w:delText>Glass</w:delText>
        </w:r>
      </w:del>
      <w:ins w:id="4547" w:author="Seth Oranburg" w:date="2026-03-07T09:50:00Z" w16du:dateUtc="2026-03-07T14:50:00Z">
        <w:r w:rsidR="0033544D" w:rsidRPr="00742779">
          <w:t>Glass</w:t>
        </w:r>
      </w:ins>
      <w:r w:rsidR="0033544D" w:rsidRPr="00742779">
        <w:t xml:space="preserve"> Lewis explicitly states a preference for time-based sunsets, noting that structures without sunsets </w:t>
      </w:r>
      <w:r w:rsidR="009F60D1" w:rsidRPr="00742779">
        <w:t>“</w:t>
      </w:r>
      <w:r w:rsidR="0033544D" w:rsidRPr="00742779">
        <w:t>raise significant governance concerns that may not be offset by strong operating performance.</w:t>
      </w:r>
      <w:r w:rsidR="009F60D1" w:rsidRPr="00742779">
        <w:t>”</w:t>
      </w:r>
      <w:r w:rsidR="0033544D">
        <w:fldChar w:fldCharType="begin"/>
      </w:r>
      <w:r w:rsidR="0033544D">
        <w:instrText>HYPERLINK \l "fn293-11647" \o "Jump to citation"</w:instrText>
      </w:r>
      <w:r w:rsidR="0033544D">
        <w:fldChar w:fldCharType="separate"/>
      </w:r>
      <w:r w:rsidR="0033544D" w:rsidRPr="00742779">
        <w:rPr>
          <w:rStyle w:val="Hyperlink"/>
          <w:color w:val="auto"/>
          <w:u w:val="none"/>
        </w:rPr>
        <w:t>[293</w:t>
      </w:r>
      <w:r w:rsidR="00FA601A" w:rsidRPr="00742779">
        <w:rPr>
          <w:rStyle w:val="Hyperlink"/>
          <w:color w:val="auto"/>
          <w:u w:val="none"/>
        </w:rPr>
        <w:t>]</w:t>
      </w:r>
      <w:r w:rsidR="0033544D">
        <w:fldChar w:fldCharType="end"/>
      </w:r>
      <w:r w:rsidR="0033544D" w:rsidRPr="00742779">
        <w:t xml:space="preserve"> Notably, Glass Lewis applies its dual-class analysis to </w:t>
      </w:r>
      <w:r w:rsidR="0033544D" w:rsidRPr="00742779">
        <w:rPr>
          <w:rStyle w:val="Strong"/>
        </w:rPr>
        <w:t>preferred stock with unequal voting rights</w:t>
      </w:r>
      <w:r w:rsidR="0033544D" w:rsidRPr="00742779">
        <w:t xml:space="preserve"> as well as common stock, closing a loophole that some companies had exploited by denominating super-voting shares as preferred stock to avoid governance scrutiny.</w:t>
      </w:r>
    </w:p>
    <w:p w14:paraId="3388E0AE" w14:textId="77777777" w:rsidR="0033544D" w:rsidRPr="00742779" w:rsidRDefault="0033544D" w:rsidP="000E54B1">
      <w:pPr>
        <w:pStyle w:val="Heading3"/>
        <w:rPr>
          <w:rFonts w:eastAsia="Times New Roman"/>
        </w:rPr>
      </w:pPr>
      <w:r w:rsidRPr="00742779">
        <w:rPr>
          <w:rFonts w:eastAsia="Times New Roman"/>
        </w:rPr>
        <w:t>BlackRock and Vanguard: The Shift to Financial Materiality</w:t>
      </w:r>
    </w:p>
    <w:p w14:paraId="252034B3" w14:textId="77777777" w:rsidR="0033544D" w:rsidRPr="00742779" w:rsidRDefault="00742779" w:rsidP="000E54B1">
      <w:pPr>
        <w:pPrChange w:id="4548" w:author="Seth Oranburg" w:date="2026-03-07T09:50:00Z" w16du:dateUtc="2026-03-07T14:50:00Z">
          <w:pPr>
            <w:pStyle w:val="NormalWeb"/>
          </w:pPr>
        </w:pPrChange>
      </w:pPr>
      <w:del w:id="4549" w:author="Seth Oranburg" w:date="2026-03-07T09:50:00Z" w16du:dateUtc="2026-03-07T14:50:00Z">
        <w:r w:rsidRPr="00742779">
          <w:rPr>
            <w:rFonts w:ascii="ZWAdobeF" w:hAnsi="ZWAdobeF" w:cs="ZWAdobeF"/>
            <w:sz w:val="2"/>
            <w:szCs w:val="2"/>
          </w:rPr>
          <w:delText>1953B</w:delText>
        </w:r>
        <w:r w:rsidR="0033544D" w:rsidRPr="00742779">
          <w:delText>The</w:delText>
        </w:r>
      </w:del>
      <w:ins w:id="4550" w:author="Seth Oranburg" w:date="2026-03-07T09:50:00Z" w16du:dateUtc="2026-03-07T14:50:00Z">
        <w:r w:rsidR="0033544D" w:rsidRPr="00742779">
          <w:t>The</w:t>
        </w:r>
      </w:ins>
      <w:r w:rsidR="0033544D" w:rsidRPr="00742779">
        <w:t xml:space="preserve"> two largest asset managers in the world—BlackRock and Vanguard—wield significant influence through their voting policies. In January 2026, BlackRock Investment Stewardship updated its Proxy Voting Guidelines for U.S. Securities to focus voting decisions on </w:t>
      </w:r>
      <w:r w:rsidR="0033544D" w:rsidRPr="00742779">
        <w:rPr>
          <w:rStyle w:val="Strong"/>
        </w:rPr>
        <w:t>financial materiality</w:t>
      </w:r>
      <w:r w:rsidR="0033544D" w:rsidRPr="00742779">
        <w:t xml:space="preserve"> and </w:t>
      </w:r>
      <w:r w:rsidR="0033544D" w:rsidRPr="00742779">
        <w:rPr>
          <w:rStyle w:val="Strong"/>
        </w:rPr>
        <w:t>board accountability</w:t>
      </w:r>
      <w:r w:rsidR="0033544D" w:rsidRPr="00742779">
        <w:t>.</w:t>
      </w:r>
      <w:r w:rsidR="0033544D">
        <w:fldChar w:fldCharType="begin"/>
      </w:r>
      <w:r w:rsidR="0033544D">
        <w:instrText>HYPERLINK \l "fn294-11647" \o "Jump to citation"</w:instrText>
      </w:r>
      <w:r w:rsidR="0033544D">
        <w:fldChar w:fldCharType="separate"/>
      </w:r>
      <w:r w:rsidR="0033544D" w:rsidRPr="00742779">
        <w:rPr>
          <w:rStyle w:val="Hyperlink"/>
          <w:color w:val="auto"/>
          <w:u w:val="none"/>
        </w:rPr>
        <w:t>[294</w:t>
      </w:r>
      <w:r w:rsidR="00FA601A" w:rsidRPr="00742779">
        <w:rPr>
          <w:rStyle w:val="Hyperlink"/>
          <w:color w:val="auto"/>
          <w:u w:val="none"/>
        </w:rPr>
        <w:t>]</w:t>
      </w:r>
      <w:r w:rsidR="0033544D">
        <w:fldChar w:fldCharType="end"/>
      </w:r>
    </w:p>
    <w:p w14:paraId="5F92876C" w14:textId="77777777" w:rsidR="0033544D" w:rsidRPr="00742779" w:rsidRDefault="00742779" w:rsidP="000E54B1">
      <w:pPr>
        <w:pPrChange w:id="4551" w:author="Seth Oranburg" w:date="2026-03-07T09:50:00Z" w16du:dateUtc="2026-03-07T14:50:00Z">
          <w:pPr>
            <w:pStyle w:val="NormalWeb"/>
          </w:pPr>
        </w:pPrChange>
      </w:pPr>
      <w:del w:id="4552" w:author="Seth Oranburg" w:date="2026-03-07T09:50:00Z" w16du:dateUtc="2026-03-07T14:50:00Z">
        <w:r w:rsidRPr="00742779">
          <w:rPr>
            <w:rFonts w:ascii="ZWAdobeF" w:hAnsi="ZWAdobeF" w:cs="ZWAdobeF"/>
            <w:sz w:val="2"/>
            <w:szCs w:val="2"/>
          </w:rPr>
          <w:delText>1954B</w:delText>
        </w:r>
        <w:r w:rsidR="0033544D" w:rsidRPr="00742779">
          <w:delText>BlackRock</w:delText>
        </w:r>
        <w:r w:rsidR="009F60D1" w:rsidRPr="00742779">
          <w:delText>’</w:delText>
        </w:r>
        <w:r w:rsidR="0033544D" w:rsidRPr="00742779">
          <w:delText>s</w:delText>
        </w:r>
      </w:del>
      <w:ins w:id="4553" w:author="Seth Oranburg" w:date="2026-03-07T09:50:00Z" w16du:dateUtc="2026-03-07T14:50:00Z">
        <w:r w:rsidR="0033544D" w:rsidRPr="00742779">
          <w:t>BlackRock</w:t>
        </w:r>
        <w:r w:rsidR="009F60D1" w:rsidRPr="00742779">
          <w:t>’</w:t>
        </w:r>
        <w:r w:rsidR="0033544D" w:rsidRPr="00742779">
          <w:t>s</w:t>
        </w:r>
      </w:ins>
      <w:r w:rsidR="0033544D" w:rsidRPr="00742779">
        <w:t xml:space="preserve"> revised policy marks a notable shift from prescriptive governance mandates to a principles-based approach. While BlackRock continues to oppose dual-class structures without time-based sunsets, the 2026 guidelines emphasize that voting decisions will be driven by whether the structure creates </w:t>
      </w:r>
      <w:r w:rsidR="0033544D" w:rsidRPr="00742779">
        <w:rPr>
          <w:rStyle w:val="Strong"/>
        </w:rPr>
        <w:t>material financial risk</w:t>
      </w:r>
      <w:r w:rsidR="0033544D" w:rsidRPr="00742779">
        <w:t xml:space="preserve"> rather than governance principles in the abstract.</w:t>
      </w:r>
      <w:r w:rsidR="0033544D">
        <w:fldChar w:fldCharType="begin"/>
      </w:r>
      <w:r w:rsidR="0033544D">
        <w:instrText>HYPERLINK \l "fn294-11647" \o "Jump to citation"</w:instrText>
      </w:r>
      <w:r w:rsidR="0033544D">
        <w:fldChar w:fldCharType="separate"/>
      </w:r>
      <w:r w:rsidR="0033544D" w:rsidRPr="00742779">
        <w:rPr>
          <w:rStyle w:val="Hyperlink"/>
          <w:color w:val="auto"/>
          <w:u w:val="none"/>
        </w:rPr>
        <w:t>[294</w:t>
      </w:r>
      <w:r w:rsidR="00FA601A" w:rsidRPr="00742779">
        <w:rPr>
          <w:rStyle w:val="Hyperlink"/>
          <w:color w:val="auto"/>
          <w:u w:val="none"/>
        </w:rPr>
        <w:t>]</w:t>
      </w:r>
      <w:r w:rsidR="0033544D">
        <w:fldChar w:fldCharType="end"/>
      </w:r>
      <w:r w:rsidR="0033544D" w:rsidRPr="00742779">
        <w:t xml:space="preserve"> This change reflects BlackRock</w:t>
      </w:r>
      <w:r w:rsidR="009F60D1" w:rsidRPr="00742779">
        <w:t>’</w:t>
      </w:r>
      <w:r w:rsidR="0033544D" w:rsidRPr="00742779">
        <w:t>s response to political criticism that asset managers were imposing non-financial ESG (environmental, social, and governance) criteria on portfolio companies.</w:t>
      </w:r>
    </w:p>
    <w:p w14:paraId="1362369E" w14:textId="77777777" w:rsidR="0033544D" w:rsidRPr="00742779" w:rsidRDefault="00742779" w:rsidP="000E54B1">
      <w:pPr>
        <w:pPrChange w:id="4554" w:author="Seth Oranburg" w:date="2026-03-07T09:50:00Z" w16du:dateUtc="2026-03-07T14:50:00Z">
          <w:pPr>
            <w:pStyle w:val="NormalWeb"/>
          </w:pPr>
        </w:pPrChange>
      </w:pPr>
      <w:del w:id="4555" w:author="Seth Oranburg" w:date="2026-03-07T09:50:00Z" w16du:dateUtc="2026-03-07T14:50:00Z">
        <w:r w:rsidRPr="00742779">
          <w:rPr>
            <w:rFonts w:ascii="ZWAdobeF" w:hAnsi="ZWAdobeF" w:cs="ZWAdobeF"/>
            <w:sz w:val="2"/>
            <w:szCs w:val="2"/>
          </w:rPr>
          <w:delText>1955B</w:delText>
        </w:r>
        <w:r w:rsidR="0033544D" w:rsidRPr="00742779">
          <w:delText>Vanguard</w:delText>
        </w:r>
        <w:r w:rsidR="009F60D1" w:rsidRPr="00742779">
          <w:delText>’</w:delText>
        </w:r>
        <w:r w:rsidR="0033544D" w:rsidRPr="00742779">
          <w:delText>s</w:delText>
        </w:r>
      </w:del>
      <w:ins w:id="4556" w:author="Seth Oranburg" w:date="2026-03-07T09:50:00Z" w16du:dateUtc="2026-03-07T14:50:00Z">
        <w:r w:rsidR="0033544D" w:rsidRPr="00742779">
          <w:t>Vanguard</w:t>
        </w:r>
        <w:r w:rsidR="009F60D1" w:rsidRPr="00742779">
          <w:t>’</w:t>
        </w:r>
        <w:r w:rsidR="0033544D" w:rsidRPr="00742779">
          <w:t>s</w:t>
        </w:r>
      </w:ins>
      <w:r w:rsidR="0033544D" w:rsidRPr="00742779">
        <w:t xml:space="preserve"> 2026 Proxy Voting Policy for U.S. Portfolio Companies similarly maintains </w:t>
      </w:r>
      <w:r w:rsidR="0033544D" w:rsidRPr="00742779">
        <w:rPr>
          <w:rStyle w:val="Strong"/>
        </w:rPr>
        <w:t>one-share-one-vote</w:t>
      </w:r>
      <w:r w:rsidR="0033544D" w:rsidRPr="00742779">
        <w:t xml:space="preserve"> as the baseline expectation while removing prescriptive diversity and climate-related voting mandates that had characterized its 2023-2024 policies.</w:t>
      </w:r>
      <w:r w:rsidR="0033544D">
        <w:fldChar w:fldCharType="begin"/>
      </w:r>
      <w:r w:rsidR="0033544D">
        <w:instrText>HYPERLINK \l "fn295-11647" \o "Jump to citation"</w:instrText>
      </w:r>
      <w:r w:rsidR="0033544D">
        <w:fldChar w:fldCharType="separate"/>
      </w:r>
      <w:r w:rsidR="0033544D" w:rsidRPr="00742779">
        <w:rPr>
          <w:rStyle w:val="Hyperlink"/>
          <w:color w:val="auto"/>
          <w:u w:val="none"/>
        </w:rPr>
        <w:t>[295</w:t>
      </w:r>
      <w:r w:rsidR="00FA601A" w:rsidRPr="00742779">
        <w:rPr>
          <w:rStyle w:val="Hyperlink"/>
          <w:color w:val="auto"/>
          <w:u w:val="none"/>
        </w:rPr>
        <w:t>]</w:t>
      </w:r>
      <w:r w:rsidR="0033544D">
        <w:fldChar w:fldCharType="end"/>
      </w:r>
      <w:r w:rsidR="0033544D" w:rsidRPr="00742779">
        <w:t xml:space="preserve"> Vanguard</w:t>
      </w:r>
      <w:r w:rsidR="009F60D1" w:rsidRPr="00742779">
        <w:t>’</w:t>
      </w:r>
      <w:r w:rsidR="0033544D" w:rsidRPr="00742779">
        <w:t xml:space="preserve">s approach emphasizes that governance structures should align the interests of controlling </w:t>
      </w:r>
      <w:r w:rsidR="0033544D" w:rsidRPr="00742779">
        <w:lastRenderedPageBreak/>
        <w:t>shareholders with minority shareholders, with sunsets serving as the primary mechanism to achieve that alignment.</w:t>
      </w:r>
    </w:p>
    <w:p w14:paraId="39D612F5" w14:textId="77777777" w:rsidR="0033544D" w:rsidRPr="00742779" w:rsidRDefault="0033544D" w:rsidP="000E54B1">
      <w:pPr>
        <w:pStyle w:val="Heading2"/>
        <w:rPr>
          <w:rFonts w:eastAsia="Times New Roman"/>
        </w:rPr>
      </w:pPr>
      <w:r w:rsidRPr="00742779">
        <w:rPr>
          <w:rFonts w:eastAsia="Times New Roman"/>
        </w:rPr>
        <w:t>The Governance Discount: Quantifying the Cost of Entrenchment</w:t>
      </w:r>
    </w:p>
    <w:p w14:paraId="64A20663" w14:textId="77777777" w:rsidR="0033544D" w:rsidRPr="00742779" w:rsidRDefault="00742779" w:rsidP="000E54B1">
      <w:pPr>
        <w:pPrChange w:id="4557" w:author="Seth Oranburg" w:date="2026-03-07T09:50:00Z" w16du:dateUtc="2026-03-07T14:50:00Z">
          <w:pPr>
            <w:pStyle w:val="NormalWeb"/>
          </w:pPr>
        </w:pPrChange>
      </w:pPr>
      <w:del w:id="4558" w:author="Seth Oranburg" w:date="2026-03-07T09:50:00Z" w16du:dateUtc="2026-03-07T14:50:00Z">
        <w:r w:rsidRPr="00742779">
          <w:rPr>
            <w:rFonts w:ascii="ZWAdobeF" w:hAnsi="ZWAdobeF" w:cs="ZWAdobeF"/>
            <w:sz w:val="2"/>
            <w:szCs w:val="2"/>
          </w:rPr>
          <w:delText>1956B</w:delText>
        </w:r>
        <w:r w:rsidR="0033544D" w:rsidRPr="00742779">
          <w:delText>Research</w:delText>
        </w:r>
      </w:del>
      <w:ins w:id="4559" w:author="Seth Oranburg" w:date="2026-03-07T09:50:00Z" w16du:dateUtc="2026-03-07T14:50:00Z">
        <w:r w:rsidR="0033544D" w:rsidRPr="00742779">
          <w:t>Research</w:t>
        </w:r>
      </w:ins>
      <w:r w:rsidR="0033544D" w:rsidRPr="00742779">
        <w:t xml:space="preserve"> firms specializing in ESG and governance analysis have documented a quantifiable </w:t>
      </w:r>
      <w:r w:rsidR="0033544D" w:rsidRPr="00742779">
        <w:rPr>
          <w:rStyle w:val="Strong"/>
        </w:rPr>
        <w:t>governance discount</w:t>
      </w:r>
      <w:r w:rsidR="0033544D" w:rsidRPr="00742779">
        <w:t xml:space="preserve"> applied to dual-class companies. Sustainalytics, a leading provider of ESG ratings, published a 2024 study analyzing how unequal shareholder rights influence proxy voting outcomes and corporate governance quality.</w:t>
      </w:r>
      <w:r w:rsidR="0033544D">
        <w:fldChar w:fldCharType="begin"/>
      </w:r>
      <w:r w:rsidR="0033544D">
        <w:instrText>HYPERLINK \l "fn265-11647" \o "Jump to citation"</w:instrText>
      </w:r>
      <w:r w:rsidR="0033544D">
        <w:fldChar w:fldCharType="separate"/>
      </w:r>
      <w:r w:rsidR="0033544D" w:rsidRPr="00742779">
        <w:rPr>
          <w:rStyle w:val="Hyperlink"/>
          <w:color w:val="auto"/>
          <w:u w:val="none"/>
        </w:rPr>
        <w:t>[265</w:t>
      </w:r>
      <w:r w:rsidR="00FA601A" w:rsidRPr="00742779">
        <w:rPr>
          <w:rStyle w:val="Hyperlink"/>
          <w:color w:val="auto"/>
          <w:u w:val="none"/>
        </w:rPr>
        <w:t>]</w:t>
      </w:r>
      <w:r w:rsidR="0033544D">
        <w:fldChar w:fldCharType="end"/>
      </w:r>
    </w:p>
    <w:p w14:paraId="36DBE573" w14:textId="77777777" w:rsidR="0033544D" w:rsidRPr="00742779" w:rsidRDefault="00742779" w:rsidP="000E54B1">
      <w:pPr>
        <w:pPrChange w:id="4560" w:author="Seth Oranburg" w:date="2026-03-07T09:50:00Z" w16du:dateUtc="2026-03-07T14:50:00Z">
          <w:pPr>
            <w:pStyle w:val="NormalWeb"/>
          </w:pPr>
        </w:pPrChange>
      </w:pPr>
      <w:del w:id="4561" w:author="Seth Oranburg" w:date="2026-03-07T09:50:00Z" w16du:dateUtc="2026-03-07T14:50:00Z">
        <w:r w:rsidRPr="00742779">
          <w:rPr>
            <w:rFonts w:ascii="ZWAdobeF" w:hAnsi="ZWAdobeF" w:cs="ZWAdobeF"/>
            <w:sz w:val="2"/>
            <w:szCs w:val="2"/>
          </w:rPr>
          <w:delText>1957B</w:delText>
        </w:r>
        <w:r w:rsidR="0033544D" w:rsidRPr="00742779">
          <w:delText>The</w:delText>
        </w:r>
      </w:del>
      <w:ins w:id="4562" w:author="Seth Oranburg" w:date="2026-03-07T09:50:00Z" w16du:dateUtc="2026-03-07T14:50:00Z">
        <w:r w:rsidR="0033544D" w:rsidRPr="00742779">
          <w:t>The</w:t>
        </w:r>
      </w:ins>
      <w:r w:rsidR="0033544D" w:rsidRPr="00742779">
        <w:t xml:space="preserve"> study found that at dual-class companies, minority shareholder support for executive compensation plans averaged </w:t>
      </w:r>
      <w:r w:rsidR="0033544D" w:rsidRPr="00742779">
        <w:rPr>
          <w:rStyle w:val="Strong"/>
        </w:rPr>
        <w:t>85.6%</w:t>
      </w:r>
      <w:r w:rsidR="0033544D" w:rsidRPr="00742779">
        <w:t xml:space="preserve">, compared to </w:t>
      </w:r>
      <w:r w:rsidR="0033544D" w:rsidRPr="00742779">
        <w:rPr>
          <w:rStyle w:val="Strong"/>
        </w:rPr>
        <w:t>89.3%</w:t>
      </w:r>
      <w:r w:rsidR="0033544D" w:rsidRPr="00742779">
        <w:t xml:space="preserve"> at single-class companies—a 3.7 percentage point gap indicating heightened shareholder skepticism about pay-for-performance alignment when founders control voting outcomes.</w:t>
      </w:r>
      <w:r w:rsidR="0033544D">
        <w:fldChar w:fldCharType="begin"/>
      </w:r>
      <w:r w:rsidR="0033544D">
        <w:instrText>HYPERLINK \l "fn265-11647" \o "Jump to citation"</w:instrText>
      </w:r>
      <w:r w:rsidR="0033544D">
        <w:fldChar w:fldCharType="separate"/>
      </w:r>
      <w:r w:rsidR="0033544D" w:rsidRPr="00742779">
        <w:rPr>
          <w:rStyle w:val="Hyperlink"/>
          <w:color w:val="auto"/>
          <w:u w:val="none"/>
        </w:rPr>
        <w:t>[265</w:t>
      </w:r>
      <w:r w:rsidR="00FA601A" w:rsidRPr="00742779">
        <w:rPr>
          <w:rStyle w:val="Hyperlink"/>
          <w:color w:val="auto"/>
          <w:u w:val="none"/>
        </w:rPr>
        <w:t>]</w:t>
      </w:r>
      <w:r w:rsidR="0033544D">
        <w:fldChar w:fldCharType="end"/>
      </w:r>
      <w:r w:rsidR="0033544D" w:rsidRPr="00742779">
        <w:t xml:space="preserve"> More broadly, Sustainalytics quantified a </w:t>
      </w:r>
      <w:r w:rsidR="0033544D" w:rsidRPr="00742779">
        <w:rPr>
          <w:rStyle w:val="Strong"/>
        </w:rPr>
        <w:t>12-15% valuation discount</w:t>
      </w:r>
      <w:r w:rsidR="0033544D" w:rsidRPr="00742779">
        <w:t xml:space="preserve"> for companies with unequal voting structures lacking sunsets, after controlling for industry, size, profitability, and growth metrics.</w:t>
      </w:r>
      <w:r w:rsidR="0033544D">
        <w:fldChar w:fldCharType="begin"/>
      </w:r>
      <w:r w:rsidR="0033544D">
        <w:instrText>HYPERLINK \l "fn265-11647" \o "Jump to citation"</w:instrText>
      </w:r>
      <w:r w:rsidR="0033544D">
        <w:fldChar w:fldCharType="separate"/>
      </w:r>
      <w:r w:rsidR="0033544D" w:rsidRPr="00742779">
        <w:rPr>
          <w:rStyle w:val="Hyperlink"/>
          <w:color w:val="auto"/>
          <w:u w:val="none"/>
        </w:rPr>
        <w:t>[265</w:t>
      </w:r>
      <w:r w:rsidR="00FA601A" w:rsidRPr="00742779">
        <w:rPr>
          <w:rStyle w:val="Hyperlink"/>
          <w:color w:val="auto"/>
          <w:u w:val="none"/>
        </w:rPr>
        <w:t>]</w:t>
      </w:r>
      <w:r w:rsidR="0033544D">
        <w:fldChar w:fldCharType="end"/>
      </w:r>
    </w:p>
    <w:p w14:paraId="2CFE2C51" w14:textId="77777777" w:rsidR="0033544D" w:rsidRPr="00742779" w:rsidRDefault="00742779" w:rsidP="000E54B1">
      <w:del w:id="4563" w:author="Seth Oranburg" w:date="2026-03-07T09:50:00Z" w16du:dateUtc="2026-03-07T14:50:00Z">
        <w:r w:rsidRPr="00742779">
          <w:rPr>
            <w:rFonts w:ascii="ZWAdobeF" w:hAnsi="ZWAdobeF" w:cs="ZWAdobeF"/>
            <w:sz w:val="2"/>
            <w:szCs w:val="2"/>
          </w:rPr>
          <w:delText>1958B</w:delText>
        </w:r>
        <w:r w:rsidR="0033544D" w:rsidRPr="00742779">
          <w:delText>This</w:delText>
        </w:r>
      </w:del>
      <w:ins w:id="4564" w:author="Seth Oranburg" w:date="2026-03-07T09:50:00Z" w16du:dateUtc="2026-03-07T14:50:00Z">
        <w:r w:rsidR="0033544D" w:rsidRPr="00742779">
          <w:t>This</w:t>
        </w:r>
      </w:ins>
      <w:r w:rsidR="0033544D" w:rsidRPr="00742779">
        <w:t xml:space="preserve"> discount manifests in several ways. First, the </w:t>
      </w:r>
      <w:r w:rsidR="0033544D" w:rsidRPr="00742779">
        <w:rPr>
          <w:rStyle w:val="Strong"/>
        </w:rPr>
        <w:t>cost of capital</w:t>
      </w:r>
      <w:r w:rsidR="0033544D" w:rsidRPr="00742779">
        <w:t xml:space="preserve"> increases—investors demand higher expected returns to compensate for reduced governance rights, which translates into lower valuations using discounted cash flow methodologies. Second, </w:t>
      </w:r>
      <w:r w:rsidR="0033544D" w:rsidRPr="00742779">
        <w:rPr>
          <w:rStyle w:val="Strong"/>
        </w:rPr>
        <w:t>M&amp;A premiums</w:t>
      </w:r>
      <w:r w:rsidR="0033544D" w:rsidRPr="00742779">
        <w:t xml:space="preserve"> decline—acquirers pay less for dual-class companies because they must negotiate with an entrenched founder who can block value-maximizing transactions. Third, </w:t>
      </w:r>
      <w:r w:rsidR="0033544D" w:rsidRPr="00742779">
        <w:rPr>
          <w:rStyle w:val="Strong"/>
        </w:rPr>
        <w:t>index exclusion or underweighting</w:t>
      </w:r>
      <w:r w:rsidR="0033544D" w:rsidRPr="00742779">
        <w:t xml:space="preserve"> reduces passive investor demand, decreasing liquidity and increasing bid-ask spreads.</w:t>
      </w:r>
    </w:p>
    <w:p w14:paraId="2DF6FA77" w14:textId="77777777" w:rsidR="0033544D" w:rsidRPr="00742779" w:rsidRDefault="0033544D" w:rsidP="000E54B1">
      <w:pPr>
        <w:pStyle w:val="Heading3"/>
        <w:rPr>
          <w:rFonts w:eastAsia="Times New Roman"/>
        </w:rPr>
      </w:pPr>
      <w:r w:rsidRPr="00742779">
        <w:rPr>
          <w:rFonts w:eastAsia="Times New Roman"/>
        </w:rPr>
        <w:t>The Reddit Case Study: Navigating 2024 IPO Governance Expectations</w:t>
      </w:r>
    </w:p>
    <w:p w14:paraId="76F3754D" w14:textId="77777777" w:rsidR="0033544D" w:rsidRPr="00742779" w:rsidRDefault="00742779" w:rsidP="000E54B1">
      <w:pPr>
        <w:pPrChange w:id="4565" w:author="Seth Oranburg" w:date="2026-03-07T09:50:00Z" w16du:dateUtc="2026-03-07T14:50:00Z">
          <w:pPr>
            <w:pStyle w:val="NormalWeb"/>
          </w:pPr>
        </w:pPrChange>
      </w:pPr>
      <w:del w:id="4566" w:author="Seth Oranburg" w:date="2026-03-07T09:50:00Z" w16du:dateUtc="2026-03-07T14:50:00Z">
        <w:r w:rsidRPr="00742779">
          <w:rPr>
            <w:rFonts w:ascii="ZWAdobeF" w:hAnsi="ZWAdobeF" w:cs="ZWAdobeF"/>
            <w:sz w:val="2"/>
            <w:szCs w:val="2"/>
          </w:rPr>
          <w:delText>1959B</w:delText>
        </w:r>
        <w:r w:rsidR="0033544D" w:rsidRPr="00742779">
          <w:delText>Reddit</w:delText>
        </w:r>
      </w:del>
      <w:ins w:id="4567" w:author="Seth Oranburg" w:date="2026-03-07T09:50:00Z" w16du:dateUtc="2026-03-07T14:50:00Z">
        <w:r w:rsidR="0033544D" w:rsidRPr="00742779">
          <w:t>Reddit</w:t>
        </w:r>
      </w:ins>
      <w:r w:rsidR="0033544D" w:rsidRPr="00742779">
        <w:t>, Inc.</w:t>
      </w:r>
      <w:r w:rsidR="009F60D1" w:rsidRPr="00742779">
        <w:t>’</w:t>
      </w:r>
      <w:r w:rsidR="0033544D" w:rsidRPr="00742779">
        <w:t xml:space="preserve">s February 2024 IPO provides a contemporary example of how companies navigate the dual-class governance debate. The company filed its S-1 with a </w:t>
      </w:r>
      <w:r w:rsidR="0033544D" w:rsidRPr="00742779">
        <w:rPr>
          <w:rStyle w:val="Strong"/>
        </w:rPr>
        <w:t>single-class structure</w:t>
      </w:r>
      <w:r w:rsidR="0033544D" w:rsidRPr="00742779">
        <w:t>, granting all public shareholders equal voting rights.</w:t>
      </w:r>
      <w:r w:rsidR="0033544D">
        <w:fldChar w:fldCharType="begin"/>
      </w:r>
      <w:r w:rsidR="0033544D">
        <w:instrText>HYPERLINK \l "fn276-11647" \o "Jump to citation"</w:instrText>
      </w:r>
      <w:r w:rsidR="0033544D">
        <w:fldChar w:fldCharType="separate"/>
      </w:r>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r w:rsidR="0033544D">
        <w:fldChar w:fldCharType="end"/>
      </w:r>
      <w:r w:rsidR="0033544D" w:rsidRPr="00742779">
        <w:t xml:space="preserve"> This decision reflected management</w:t>
      </w:r>
      <w:r w:rsidR="009F60D1" w:rsidRPr="00742779">
        <w:t>’</w:t>
      </w:r>
      <w:r w:rsidR="0033544D" w:rsidRPr="00742779">
        <w:t>s assessment that the governance discount and institutional opposition to dual-class structures outweighed the benefits of founder voting control.</w:t>
      </w:r>
    </w:p>
    <w:p w14:paraId="74E81583" w14:textId="77777777" w:rsidR="0033544D" w:rsidRPr="00742779" w:rsidRDefault="00742779" w:rsidP="000E54B1">
      <w:pPr>
        <w:pPrChange w:id="4568" w:author="Seth Oranburg" w:date="2026-03-07T09:50:00Z" w16du:dateUtc="2026-03-07T14:50:00Z">
          <w:pPr>
            <w:pStyle w:val="NormalWeb"/>
          </w:pPr>
        </w:pPrChange>
      </w:pPr>
      <w:del w:id="4569" w:author="Seth Oranburg" w:date="2026-03-07T09:50:00Z" w16du:dateUtc="2026-03-07T14:50:00Z">
        <w:r w:rsidRPr="00742779">
          <w:rPr>
            <w:rFonts w:ascii="ZWAdobeF" w:hAnsi="ZWAdobeF" w:cs="ZWAdobeF"/>
            <w:sz w:val="2"/>
            <w:szCs w:val="2"/>
          </w:rPr>
          <w:delText>1960B</w:delText>
        </w:r>
        <w:r w:rsidR="0033544D" w:rsidRPr="00742779">
          <w:delText>Reddit</w:delText>
        </w:r>
        <w:r w:rsidR="009F60D1" w:rsidRPr="00742779">
          <w:delText>’</w:delText>
        </w:r>
        <w:r w:rsidR="0033544D" w:rsidRPr="00742779">
          <w:delText>s</w:delText>
        </w:r>
      </w:del>
      <w:ins w:id="4570" w:author="Seth Oranburg" w:date="2026-03-07T09:50:00Z" w16du:dateUtc="2026-03-07T14:50:00Z">
        <w:r w:rsidR="0033544D" w:rsidRPr="00742779">
          <w:t>Reddit</w:t>
        </w:r>
        <w:r w:rsidR="009F60D1" w:rsidRPr="00742779">
          <w:t>’</w:t>
        </w:r>
        <w:r w:rsidR="0033544D" w:rsidRPr="00742779">
          <w:t>s</w:t>
        </w:r>
      </w:ins>
      <w:r w:rsidR="0033544D" w:rsidRPr="00742779">
        <w:t xml:space="preserve"> S-1 included extensive risk factor disclosure addressing the company</w:t>
      </w:r>
      <w:r w:rsidR="009F60D1" w:rsidRPr="00742779">
        <w:t>’</w:t>
      </w:r>
      <w:r w:rsidR="0033544D" w:rsidRPr="00742779">
        <w:t xml:space="preserve">s dependence on user-generated content, the challenges of content moderation, and the volatility associated with retail investor interest in </w:t>
      </w:r>
      <w:r w:rsidR="009F60D1" w:rsidRPr="00742779">
        <w:lastRenderedPageBreak/>
        <w:t>“</w:t>
      </w:r>
      <w:r w:rsidR="0033544D" w:rsidRPr="00742779">
        <w:t>meme stocks.</w:t>
      </w:r>
      <w:r w:rsidR="009F60D1" w:rsidRPr="00742779">
        <w:t>”</w:t>
      </w:r>
      <w:r w:rsidR="0033544D">
        <w:fldChar w:fldCharType="begin"/>
      </w:r>
      <w:r w:rsidR="0033544D">
        <w:instrText>HYPERLINK \l "fn276-11647" \o "Jump to citation"</w:instrText>
      </w:r>
      <w:r w:rsidR="0033544D">
        <w:fldChar w:fldCharType="separate"/>
      </w:r>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r w:rsidR="0033544D">
        <w:fldChar w:fldCharType="end"/>
      </w:r>
      <w:r w:rsidR="0033544D" w:rsidRPr="00742779">
        <w:t xml:space="preserve"> By adopting a single-class structure, Reddit signaled its willingness to subject itself to market discipline and institutional investor oversight—a choice that appears to have resonated with investors. The company priced its IPO at $34 per share in March 2024 and closed the first day at $48.00, a 41% pop that, while significant, was within the normal range for successful technology IPOs.</w:t>
      </w:r>
      <w:r w:rsidR="0033544D">
        <w:fldChar w:fldCharType="begin"/>
      </w:r>
      <w:r w:rsidR="0033544D">
        <w:instrText>HYPERLINK \l "fn276-11647" \o "Jump to citation"</w:instrText>
      </w:r>
      <w:r w:rsidR="0033544D">
        <w:fldChar w:fldCharType="separate"/>
      </w:r>
      <w:r w:rsidR="0033544D" w:rsidRPr="00742779">
        <w:rPr>
          <w:rStyle w:val="Hyperlink"/>
          <w:color w:val="auto"/>
          <w:u w:val="none"/>
        </w:rPr>
        <w:t>[276</w:t>
      </w:r>
      <w:r w:rsidR="00FA601A" w:rsidRPr="00742779">
        <w:rPr>
          <w:rStyle w:val="Hyperlink"/>
          <w:color w:val="auto"/>
          <w:u w:val="none"/>
        </w:rPr>
        <w:t>]</w:t>
      </w:r>
      <w:r w:rsidR="0033544D" w:rsidRPr="00742779">
        <w:rPr>
          <w:rStyle w:val="citekey"/>
          <w:vanish/>
        </w:rPr>
        <w:t>_2024</w:t>
      </w:r>
      <w:r w:rsidR="0033544D">
        <w:fldChar w:fldCharType="end"/>
      </w:r>
    </w:p>
    <w:p w14:paraId="068E3D40" w14:textId="77777777" w:rsidR="0033544D" w:rsidRPr="00742779" w:rsidRDefault="00742779" w:rsidP="000E54B1">
      <w:pPr>
        <w:pPrChange w:id="4571" w:author="Seth Oranburg" w:date="2026-03-07T09:50:00Z" w16du:dateUtc="2026-03-07T14:50:00Z">
          <w:pPr>
            <w:pStyle w:val="NormalWeb"/>
          </w:pPr>
        </w:pPrChange>
      </w:pPr>
      <w:del w:id="4572" w:author="Seth Oranburg" w:date="2026-03-07T09:50:00Z" w16du:dateUtc="2026-03-07T14:50:00Z">
        <w:r w:rsidRPr="00742779">
          <w:rPr>
            <w:rFonts w:ascii="ZWAdobeF" w:hAnsi="ZWAdobeF" w:cs="ZWAdobeF"/>
            <w:sz w:val="2"/>
            <w:szCs w:val="2"/>
          </w:rPr>
          <w:delText>1961B</w:delText>
        </w:r>
        <w:r w:rsidR="0033544D" w:rsidRPr="00742779">
          <w:delText>In</w:delText>
        </w:r>
      </w:del>
      <w:ins w:id="4573" w:author="Seth Oranburg" w:date="2026-03-07T09:50:00Z" w16du:dateUtc="2026-03-07T14:50:00Z">
        <w:r w:rsidR="0033544D" w:rsidRPr="00742779">
          <w:t>In</w:t>
        </w:r>
      </w:ins>
      <w:r w:rsidR="0033544D" w:rsidRPr="00742779">
        <w:t xml:space="preserve"> contrast, companies that persist with perpetual dual-class structures face headwinds. Uber</w:t>
      </w:r>
      <w:r w:rsidR="009F60D1" w:rsidRPr="00742779">
        <w:t>’</w:t>
      </w:r>
      <w:r w:rsidR="0033544D" w:rsidRPr="00742779">
        <w:t>s governance structure (dual-class with no sunset) and its underperformance in the two years following its May 2019 IPO became a focal point for activist investors and governance critics, contributing to pressure on management to improve profitability and reduce cash burn.</w:t>
      </w:r>
      <w:r w:rsidR="0033544D">
        <w:fldChar w:fldCharType="begin"/>
      </w:r>
      <w:r w:rsidR="0033544D">
        <w:instrText>HYPERLINK \l "fn285-11647" \o "Jump to citation"</w:instrText>
      </w:r>
      <w:r w:rsidR="0033544D">
        <w:fldChar w:fldCharType="separate"/>
      </w:r>
      <w:r w:rsidR="0033544D" w:rsidRPr="00742779">
        <w:rPr>
          <w:rStyle w:val="Hyperlink"/>
          <w:color w:val="auto"/>
          <w:u w:val="none"/>
        </w:rPr>
        <w:t>[285</w:t>
      </w:r>
      <w:r w:rsidR="00FA601A" w:rsidRPr="00742779">
        <w:rPr>
          <w:rStyle w:val="Hyperlink"/>
          <w:color w:val="auto"/>
          <w:u w:val="none"/>
        </w:rPr>
        <w:t>]</w:t>
      </w:r>
      <w:r w:rsidR="0033544D" w:rsidRPr="00742779">
        <w:rPr>
          <w:rStyle w:val="citekey"/>
          <w:vanish/>
        </w:rPr>
        <w:t>_2019</w:t>
      </w:r>
      <w:r w:rsidR="0033544D">
        <w:fldChar w:fldCharType="end"/>
      </w:r>
    </w:p>
    <w:p w14:paraId="19D08111" w14:textId="77777777" w:rsidR="0033544D" w:rsidRPr="00742779" w:rsidRDefault="0033544D" w:rsidP="000E54B1">
      <w:pPr>
        <w:pStyle w:val="Heading2"/>
        <w:rPr>
          <w:rFonts w:eastAsia="Times New Roman"/>
        </w:rPr>
      </w:pPr>
      <w:r w:rsidRPr="00742779">
        <w:rPr>
          <w:rFonts w:eastAsia="Times New Roman"/>
        </w:rPr>
        <w:t>Periodic Reporting Under the Exchange Act</w:t>
      </w:r>
    </w:p>
    <w:p w14:paraId="6EF42138" w14:textId="77777777" w:rsidR="0033544D" w:rsidRPr="00742779" w:rsidRDefault="00742779" w:rsidP="000E54B1">
      <w:pPr>
        <w:pPrChange w:id="4574" w:author="Seth Oranburg" w:date="2026-03-07T09:50:00Z" w16du:dateUtc="2026-03-07T14:50:00Z">
          <w:pPr>
            <w:pStyle w:val="NormalWeb"/>
          </w:pPr>
        </w:pPrChange>
      </w:pPr>
      <w:del w:id="4575" w:author="Seth Oranburg" w:date="2026-03-07T09:50:00Z" w16du:dateUtc="2026-03-07T14:50:00Z">
        <w:r w:rsidRPr="00742779">
          <w:rPr>
            <w:rFonts w:ascii="ZWAdobeF" w:hAnsi="ZWAdobeF" w:cs="ZWAdobeF"/>
            <w:sz w:val="2"/>
            <w:szCs w:val="2"/>
          </w:rPr>
          <w:delText>1962B</w:delText>
        </w:r>
        <w:r w:rsidR="0033544D" w:rsidRPr="00742779">
          <w:delText>Once</w:delText>
        </w:r>
      </w:del>
      <w:ins w:id="4576" w:author="Seth Oranburg" w:date="2026-03-07T09:50:00Z" w16du:dateUtc="2026-03-07T14:50:00Z">
        <w:r w:rsidR="0033544D" w:rsidRPr="00742779">
          <w:t>Once</w:t>
        </w:r>
      </w:ins>
      <w:r w:rsidR="0033544D" w:rsidRPr="00742779">
        <w:t xml:space="preserve"> a company completes its IPO, it transitions from the disclosure regime of the Securities Act of 1933 (which governs the offering process) to the continuous disclosure obligations of the Securities Exchange Act of 1934. Section 13(a) requires companies with securities registered on a national securities exchange to file periodic and current reports with the SEC.</w:t>
      </w:r>
      <w:r w:rsidR="0033544D">
        <w:fldChar w:fldCharType="begin"/>
      </w:r>
      <w:r w:rsidR="0033544D">
        <w:instrText>HYPERLINK \l "fn268-11647" \o "Jump to citation"</w:instrText>
      </w:r>
      <w:r w:rsidR="0033544D">
        <w:fldChar w:fldCharType="separate"/>
      </w:r>
      <w:r w:rsidR="0033544D" w:rsidRPr="00742779">
        <w:rPr>
          <w:rStyle w:val="Hyperlink"/>
          <w:color w:val="auto"/>
          <w:u w:val="none"/>
        </w:rPr>
        <w:t>[268</w:t>
      </w:r>
      <w:r w:rsidR="00FA601A" w:rsidRPr="00742779">
        <w:rPr>
          <w:rStyle w:val="Hyperlink"/>
          <w:color w:val="auto"/>
          <w:u w:val="none"/>
        </w:rPr>
        <w:t>]</w:t>
      </w:r>
      <w:r w:rsidR="0033544D">
        <w:fldChar w:fldCharType="end"/>
      </w:r>
      <w:r w:rsidR="0033544D" w:rsidRPr="00742779">
        <w:t xml:space="preserve"> These reports serve the dual purpose of keeping investors informed and maintaining the integrity of secondary trading markets.</w:t>
      </w:r>
    </w:p>
    <w:p w14:paraId="26AB5C74" w14:textId="77777777" w:rsidR="0033544D" w:rsidRPr="00742779" w:rsidRDefault="0033544D" w:rsidP="000E54B1">
      <w:pPr>
        <w:pStyle w:val="Heading3"/>
        <w:rPr>
          <w:rFonts w:eastAsia="Times New Roman"/>
        </w:rPr>
      </w:pPr>
      <w:r w:rsidRPr="00742779">
        <w:rPr>
          <w:rFonts w:eastAsia="Times New Roman"/>
        </w:rPr>
        <w:t>Quarterly Reports on Form 10-Q</w:t>
      </w:r>
    </w:p>
    <w:p w14:paraId="17069267" w14:textId="77777777" w:rsidR="0033544D" w:rsidRPr="00742779" w:rsidRDefault="00742779" w:rsidP="000E54B1">
      <w:pPr>
        <w:pPrChange w:id="4577" w:author="Seth Oranburg" w:date="2026-03-07T09:50:00Z" w16du:dateUtc="2026-03-07T14:50:00Z">
          <w:pPr>
            <w:pStyle w:val="NormalWeb"/>
          </w:pPr>
        </w:pPrChange>
      </w:pPr>
      <w:del w:id="4578" w:author="Seth Oranburg" w:date="2026-03-07T09:50:00Z" w16du:dateUtc="2026-03-07T14:50:00Z">
        <w:r w:rsidRPr="00742779">
          <w:rPr>
            <w:rFonts w:ascii="ZWAdobeF" w:hAnsi="ZWAdobeF" w:cs="ZWAdobeF"/>
            <w:sz w:val="2"/>
            <w:szCs w:val="2"/>
          </w:rPr>
          <w:delText>1963B</w:delText>
        </w:r>
        <w:r w:rsidR="0033544D" w:rsidRPr="00742779">
          <w:delText>Public</w:delText>
        </w:r>
      </w:del>
      <w:ins w:id="4579" w:author="Seth Oranburg" w:date="2026-03-07T09:50:00Z" w16du:dateUtc="2026-03-07T14:50:00Z">
        <w:r w:rsidR="0033544D" w:rsidRPr="00742779">
          <w:t>Public</w:t>
        </w:r>
      </w:ins>
      <w:r w:rsidR="0033544D" w:rsidRPr="00742779">
        <w:t xml:space="preserve"> companies must file </w:t>
      </w:r>
      <w:r w:rsidR="0033544D" w:rsidRPr="00742779">
        <w:rPr>
          <w:rStyle w:val="Strong"/>
        </w:rPr>
        <w:t>Form 10-Q</w:t>
      </w:r>
      <w:r w:rsidR="0033544D" w:rsidRPr="00742779">
        <w:t xml:space="preserve"> within 40 days of the end of each fiscal quarter (except the fourth quarter).</w:t>
      </w:r>
      <w:r w:rsidR="0033544D">
        <w:fldChar w:fldCharType="begin"/>
      </w:r>
      <w:r w:rsidR="0033544D">
        <w:instrText>HYPERLINK \l "fn268-11647" \o "Jump to citation"</w:instrText>
      </w:r>
      <w:r w:rsidR="0033544D">
        <w:fldChar w:fldCharType="separate"/>
      </w:r>
      <w:r w:rsidR="0033544D" w:rsidRPr="00742779">
        <w:rPr>
          <w:rStyle w:val="Hyperlink"/>
          <w:color w:val="auto"/>
          <w:u w:val="none"/>
        </w:rPr>
        <w:t>[268</w:t>
      </w:r>
      <w:r w:rsidR="00FA601A" w:rsidRPr="00742779">
        <w:rPr>
          <w:rStyle w:val="Hyperlink"/>
          <w:color w:val="auto"/>
          <w:u w:val="none"/>
        </w:rPr>
        <w:t>]</w:t>
      </w:r>
      <w:r w:rsidR="0033544D">
        <w:fldChar w:fldCharType="end"/>
      </w:r>
      <w:r w:rsidR="0033544D" w:rsidRPr="00742779">
        <w:t xml:space="preserve"> The 10-Q contains unaudited financial statements, MD&amp;A discussing material changes since the most recent Form 10-K, and updated risk factor disclosure if risks have materially changed. The 10-Q must be reviewed (though not audited) by the company</w:t>
      </w:r>
      <w:r w:rsidR="009F60D1" w:rsidRPr="00742779">
        <w:t>’</w:t>
      </w:r>
      <w:r w:rsidR="0033544D" w:rsidRPr="00742779">
        <w:t>s independent registered public accounting firm.</w:t>
      </w:r>
    </w:p>
    <w:p w14:paraId="722B3F19" w14:textId="77777777" w:rsidR="0033544D" w:rsidRPr="00742779" w:rsidRDefault="00742779" w:rsidP="000E54B1">
      <w:del w:id="4580" w:author="Seth Oranburg" w:date="2026-03-07T09:50:00Z" w16du:dateUtc="2026-03-07T14:50:00Z">
        <w:r w:rsidRPr="00742779">
          <w:rPr>
            <w:rFonts w:ascii="ZWAdobeF" w:hAnsi="ZWAdobeF" w:cs="ZWAdobeF"/>
            <w:sz w:val="2"/>
            <w:szCs w:val="2"/>
          </w:rPr>
          <w:delText>1964B</w:delText>
        </w:r>
        <w:r w:rsidR="0033544D" w:rsidRPr="00742779">
          <w:delText>The</w:delText>
        </w:r>
      </w:del>
      <w:ins w:id="4581" w:author="Seth Oranburg" w:date="2026-03-07T09:50:00Z" w16du:dateUtc="2026-03-07T14:50:00Z">
        <w:r w:rsidR="0033544D" w:rsidRPr="00742779">
          <w:t>The</w:t>
        </w:r>
      </w:ins>
      <w:r w:rsidR="0033544D" w:rsidRPr="00742779">
        <w:t xml:space="preserve"> MD&amp;A section of the 10-Q provides management</w:t>
      </w:r>
      <w:r w:rsidR="009F60D1" w:rsidRPr="00742779">
        <w:t>’</w:t>
      </w:r>
      <w:r w:rsidR="0033544D" w:rsidRPr="00742779">
        <w:t>s narrative explanation of the financial results, addressing questions such as: Why did revenue increase or decrease? What drove changes in gross margins? How did operating expenses shift compared to the prior year quarter? For technology companies, the 10-Q typically includes detailed discussion of KPIs such as user growth, customer retention rates, and changes in average revenue per user (ARPU).</w:t>
      </w:r>
    </w:p>
    <w:p w14:paraId="00209F71" w14:textId="77777777" w:rsidR="0033544D" w:rsidRPr="00742779" w:rsidRDefault="00742779" w:rsidP="000E54B1">
      <w:del w:id="4582" w:author="Seth Oranburg" w:date="2026-03-07T09:50:00Z" w16du:dateUtc="2026-03-07T14:50:00Z">
        <w:r w:rsidRPr="00742779">
          <w:rPr>
            <w:rFonts w:ascii="ZWAdobeF" w:hAnsi="ZWAdobeF" w:cs="ZWAdobeF"/>
            <w:sz w:val="2"/>
            <w:szCs w:val="2"/>
          </w:rPr>
          <w:lastRenderedPageBreak/>
          <w:delText>1965B</w:delText>
        </w:r>
        <w:r w:rsidR="0033544D" w:rsidRPr="00742779">
          <w:delText>Management</w:delText>
        </w:r>
      </w:del>
      <w:ins w:id="4583" w:author="Seth Oranburg" w:date="2026-03-07T09:50:00Z" w16du:dateUtc="2026-03-07T14:50:00Z">
        <w:r w:rsidR="0033544D" w:rsidRPr="00742779">
          <w:t>Management</w:t>
        </w:r>
      </w:ins>
      <w:r w:rsidR="0033544D" w:rsidRPr="00742779">
        <w:t xml:space="preserve"> must also provide </w:t>
      </w:r>
      <w:r w:rsidR="0033544D" w:rsidRPr="00742779">
        <w:rPr>
          <w:rStyle w:val="Strong"/>
        </w:rPr>
        <w:t>certifications</w:t>
      </w:r>
      <w:r w:rsidR="0033544D" w:rsidRPr="00742779">
        <w:t xml:space="preserve"> under Sections 302 and 906 of the Sarbanes-Oxley Act, attesting that the financial statements fairly present the company</w:t>
      </w:r>
      <w:r w:rsidR="009F60D1" w:rsidRPr="00742779">
        <w:t>’</w:t>
      </w:r>
      <w:r w:rsidR="0033544D" w:rsidRPr="00742779">
        <w:t>s financial condition and that they have disclosed all significant deficiencies in internal controls to the audit committee and independent auditors. These certifications create personal liability for the CEO and CFO, incentivizing careful review of the quarterly filings.</w:t>
      </w:r>
    </w:p>
    <w:p w14:paraId="7E91612D" w14:textId="77777777" w:rsidR="0033544D" w:rsidRPr="00742779" w:rsidRDefault="0033544D" w:rsidP="000E54B1">
      <w:pPr>
        <w:pStyle w:val="Heading3"/>
        <w:rPr>
          <w:rFonts w:eastAsia="Times New Roman"/>
        </w:rPr>
      </w:pPr>
      <w:r w:rsidRPr="00742779">
        <w:rPr>
          <w:rFonts w:eastAsia="Times New Roman"/>
        </w:rPr>
        <w:t>Annual Reports on Form 10-K</w:t>
      </w:r>
    </w:p>
    <w:p w14:paraId="2A4A0538" w14:textId="77777777" w:rsidR="0033544D" w:rsidRPr="00742779" w:rsidRDefault="00742779" w:rsidP="000E54B1">
      <w:pPr>
        <w:pPrChange w:id="4584" w:author="Seth Oranburg" w:date="2026-03-07T09:50:00Z" w16du:dateUtc="2026-03-07T14:50:00Z">
          <w:pPr>
            <w:pStyle w:val="NormalWeb"/>
          </w:pPr>
        </w:pPrChange>
      </w:pPr>
      <w:del w:id="4585" w:author="Seth Oranburg" w:date="2026-03-07T09:50:00Z" w16du:dateUtc="2026-03-07T14:50:00Z">
        <w:r w:rsidRPr="00742779">
          <w:rPr>
            <w:rFonts w:ascii="ZWAdobeF" w:hAnsi="ZWAdobeF" w:cs="ZWAdobeF"/>
            <w:sz w:val="2"/>
            <w:szCs w:val="2"/>
          </w:rPr>
          <w:delText>1966B</w:delText>
        </w:r>
        <w:r w:rsidR="0033544D" w:rsidRPr="00742779">
          <w:delText>The</w:delText>
        </w:r>
      </w:del>
      <w:ins w:id="4586" w:author="Seth Oranburg" w:date="2026-03-07T09:50:00Z" w16du:dateUtc="2026-03-07T14:50:00Z">
        <w:r w:rsidR="0033544D" w:rsidRPr="00742779">
          <w:t>The</w:t>
        </w:r>
      </w:ins>
      <w:r w:rsidR="0033544D" w:rsidRPr="00742779">
        <w:t xml:space="preserve"> </w:t>
      </w:r>
      <w:r w:rsidR="0033544D" w:rsidRPr="00742779">
        <w:rPr>
          <w:rStyle w:val="Strong"/>
        </w:rPr>
        <w:t>Form 10-K</w:t>
      </w:r>
      <w:r w:rsidR="0033544D" w:rsidRPr="00742779">
        <w:t xml:space="preserve"> is the comprehensive annual report filed within 60 days (for large accelerated filers) or 90 days (for smaller companies) after the fiscal year end.</w:t>
      </w:r>
      <w:r w:rsidR="0033544D">
        <w:fldChar w:fldCharType="begin"/>
      </w:r>
      <w:r w:rsidR="0033544D">
        <w:instrText>HYPERLINK \l "fn268-11647" \o "Jump to citation"</w:instrText>
      </w:r>
      <w:r w:rsidR="0033544D">
        <w:fldChar w:fldCharType="separate"/>
      </w:r>
      <w:r w:rsidR="0033544D" w:rsidRPr="00742779">
        <w:rPr>
          <w:rStyle w:val="Hyperlink"/>
          <w:color w:val="auto"/>
          <w:u w:val="none"/>
        </w:rPr>
        <w:t>[268</w:t>
      </w:r>
      <w:r w:rsidR="00FA601A" w:rsidRPr="00742779">
        <w:rPr>
          <w:rStyle w:val="Hyperlink"/>
          <w:color w:val="auto"/>
          <w:u w:val="none"/>
        </w:rPr>
        <w:t>]</w:t>
      </w:r>
      <w:r w:rsidR="0033544D">
        <w:fldChar w:fldCharType="end"/>
      </w:r>
      <w:r w:rsidR="0033544D" w:rsidRPr="00742779">
        <w:t xml:space="preserve"> The 10-K includes audited financial statements covering three fiscal years, comprehensive MD&amp;A, updated risk factors, detailed executive compensation disclosure (including the CD&amp;A—Compensation Discussion and Analysis), and governance information about the board and its committees.</w:t>
      </w:r>
    </w:p>
    <w:p w14:paraId="74B6FF98" w14:textId="77777777" w:rsidR="0033544D" w:rsidRPr="00742779" w:rsidRDefault="00742779" w:rsidP="000E54B1">
      <w:del w:id="4587" w:author="Seth Oranburg" w:date="2026-03-07T09:50:00Z" w16du:dateUtc="2026-03-07T14:50:00Z">
        <w:r w:rsidRPr="00742779">
          <w:rPr>
            <w:rFonts w:ascii="ZWAdobeF" w:hAnsi="ZWAdobeF" w:cs="ZWAdobeF"/>
            <w:sz w:val="2"/>
            <w:szCs w:val="2"/>
          </w:rPr>
          <w:delText>1967B</w:delText>
        </w:r>
        <w:r w:rsidR="0033544D" w:rsidRPr="00742779">
          <w:delText>The</w:delText>
        </w:r>
      </w:del>
      <w:ins w:id="4588" w:author="Seth Oranburg" w:date="2026-03-07T09:50:00Z" w16du:dateUtc="2026-03-07T14:50:00Z">
        <w:r w:rsidR="0033544D" w:rsidRPr="00742779">
          <w:t>The</w:t>
        </w:r>
      </w:ins>
      <w:r w:rsidR="0033544D" w:rsidRPr="00742779">
        <w:t xml:space="preserve"> 10-K serves as the authoritative record of the company</w:t>
      </w:r>
      <w:r w:rsidR="009F60D1" w:rsidRPr="00742779">
        <w:t>’</w:t>
      </w:r>
      <w:r w:rsidR="0033544D" w:rsidRPr="00742779">
        <w:t>s financial performance and strategic positioning. Institutional investors, equity research analysts, and proxy advisory firms rely heavily on 10-K disclosure when making investment and voting decisions. Companies often use the 10-K filing as an opportunity to refine their strategic narrative, emphasizing areas of competitive advantage and addressing concerns raised by the investment community during the prior year.</w:t>
      </w:r>
    </w:p>
    <w:p w14:paraId="2B786AA6" w14:textId="77777777" w:rsidR="0033544D" w:rsidRPr="00742779" w:rsidRDefault="0033544D" w:rsidP="000E54B1">
      <w:pPr>
        <w:pStyle w:val="Heading3"/>
        <w:rPr>
          <w:rFonts w:eastAsia="Times New Roman"/>
        </w:rPr>
      </w:pPr>
      <w:r w:rsidRPr="00742779">
        <w:rPr>
          <w:rFonts w:eastAsia="Times New Roman"/>
        </w:rPr>
        <w:t>Current Reports on Form 8-K</w:t>
      </w:r>
    </w:p>
    <w:p w14:paraId="45A02285" w14:textId="77777777" w:rsidR="0033544D" w:rsidRPr="00742779" w:rsidRDefault="00742779" w:rsidP="000E54B1">
      <w:pPr>
        <w:pPrChange w:id="4589" w:author="Seth Oranburg" w:date="2026-03-07T09:50:00Z" w16du:dateUtc="2026-03-07T14:50:00Z">
          <w:pPr>
            <w:pStyle w:val="NormalWeb"/>
          </w:pPr>
        </w:pPrChange>
      </w:pPr>
      <w:del w:id="4590" w:author="Seth Oranburg" w:date="2026-03-07T09:50:00Z" w16du:dateUtc="2026-03-07T14:50:00Z">
        <w:r w:rsidRPr="00742779">
          <w:rPr>
            <w:rFonts w:ascii="ZWAdobeF" w:hAnsi="ZWAdobeF" w:cs="ZWAdobeF"/>
            <w:sz w:val="2"/>
            <w:szCs w:val="2"/>
          </w:rPr>
          <w:delText>1968B</w:delText>
        </w:r>
        <w:r w:rsidR="0033544D" w:rsidRPr="00742779">
          <w:delText>Form</w:delText>
        </w:r>
      </w:del>
      <w:ins w:id="4591" w:author="Seth Oranburg" w:date="2026-03-07T09:50:00Z" w16du:dateUtc="2026-03-07T14:50:00Z">
        <w:r w:rsidR="0033544D" w:rsidRPr="00742779">
          <w:t>Form</w:t>
        </w:r>
      </w:ins>
      <w:r w:rsidR="0033544D" w:rsidRPr="00742779">
        <w:t xml:space="preserve"> 8-K is the mechanism for disclosing </w:t>
      </w:r>
      <w:r w:rsidR="0033544D" w:rsidRPr="00742779">
        <w:rPr>
          <w:rStyle w:val="Strong"/>
        </w:rPr>
        <w:t>material events</w:t>
      </w:r>
      <w:r w:rsidR="0033544D" w:rsidRPr="00742779">
        <w:t xml:space="preserve"> between quarterly and annual reports.</w:t>
      </w:r>
      <w:r w:rsidR="0033544D">
        <w:fldChar w:fldCharType="begin"/>
      </w:r>
      <w:r w:rsidR="0033544D">
        <w:instrText>HYPERLINK \l "fn268-11647" \o "Jump to citation"</w:instrText>
      </w:r>
      <w:r w:rsidR="0033544D">
        <w:fldChar w:fldCharType="separate"/>
      </w:r>
      <w:r w:rsidR="0033544D" w:rsidRPr="00742779">
        <w:rPr>
          <w:rStyle w:val="Hyperlink"/>
          <w:color w:val="auto"/>
          <w:u w:val="none"/>
        </w:rPr>
        <w:t>[268</w:t>
      </w:r>
      <w:r w:rsidR="00FA601A" w:rsidRPr="00742779">
        <w:rPr>
          <w:rStyle w:val="Hyperlink"/>
          <w:color w:val="auto"/>
          <w:u w:val="none"/>
        </w:rPr>
        <w:t>]</w:t>
      </w:r>
      <w:r w:rsidR="0033544D">
        <w:fldChar w:fldCharType="end"/>
      </w:r>
      <w:r w:rsidR="0033544D" w:rsidRPr="00742779">
        <w:t xml:space="preserve"> Companies must file an 8-K within four business days of the occurrence of specified events, including:</w:t>
      </w:r>
    </w:p>
    <w:p w14:paraId="2B591558" w14:textId="77777777" w:rsidR="0033544D" w:rsidRPr="00742779" w:rsidRDefault="00742779" w:rsidP="000E54B1">
      <w:pPr>
        <w:pStyle w:val="ListParagraph"/>
        <w:numPr>
          <w:ilvl w:val="0"/>
          <w:numId w:val="8"/>
        </w:numPr>
        <w:rPr>
          <w:rFonts w:eastAsia="Times New Roman"/>
        </w:rPr>
      </w:pPr>
      <w:del w:id="4592" w:author="Seth Oranburg" w:date="2026-03-07T09:50:00Z" w16du:dateUtc="2026-03-07T14:50:00Z">
        <w:r w:rsidRPr="00742779">
          <w:rPr>
            <w:rFonts w:ascii="ZWAdobeF" w:eastAsia="Times New Roman" w:hAnsi="ZWAdobeF" w:cs="ZWAdobeF"/>
            <w:sz w:val="2"/>
            <w:szCs w:val="2"/>
          </w:rPr>
          <w:delText>36B</w:delText>
        </w:r>
        <w:r w:rsidR="0033544D" w:rsidRPr="00742779">
          <w:rPr>
            <w:rFonts w:eastAsia="Times New Roman"/>
          </w:rPr>
          <w:delText>Entry</w:delText>
        </w:r>
      </w:del>
      <w:ins w:id="4593" w:author="Seth Oranburg" w:date="2026-03-07T09:50:00Z" w16du:dateUtc="2026-03-07T14:50:00Z">
        <w:r w:rsidR="0033544D" w:rsidRPr="00742779">
          <w:rPr>
            <w:rFonts w:eastAsia="Times New Roman"/>
          </w:rPr>
          <w:t>Entry</w:t>
        </w:r>
      </w:ins>
      <w:r w:rsidR="0033544D" w:rsidRPr="00742779">
        <w:rPr>
          <w:rFonts w:eastAsia="Times New Roman"/>
        </w:rPr>
        <w:t xml:space="preserve"> into or termination of material definitive agreements (such as credit facilities, strategic partnerships, or material customer contracts)</w:t>
      </w:r>
    </w:p>
    <w:p w14:paraId="1394A052" w14:textId="77777777" w:rsidR="0033544D" w:rsidRPr="00742779" w:rsidRDefault="00742779" w:rsidP="000E54B1">
      <w:pPr>
        <w:pStyle w:val="ListParagraph"/>
        <w:numPr>
          <w:ilvl w:val="0"/>
          <w:numId w:val="8"/>
        </w:numPr>
        <w:rPr>
          <w:rFonts w:eastAsia="Times New Roman"/>
        </w:rPr>
      </w:pPr>
      <w:del w:id="4594" w:author="Seth Oranburg" w:date="2026-03-07T09:50:00Z" w16du:dateUtc="2026-03-07T14:50:00Z">
        <w:r w:rsidRPr="00742779">
          <w:rPr>
            <w:rFonts w:ascii="ZWAdobeF" w:eastAsia="Times New Roman" w:hAnsi="ZWAdobeF" w:cs="ZWAdobeF"/>
            <w:sz w:val="2"/>
            <w:szCs w:val="2"/>
          </w:rPr>
          <w:delText>37B</w:delText>
        </w:r>
        <w:r w:rsidR="0033544D" w:rsidRPr="00742779">
          <w:rPr>
            <w:rFonts w:eastAsia="Times New Roman"/>
          </w:rPr>
          <w:delText>Completion</w:delText>
        </w:r>
      </w:del>
      <w:ins w:id="4595" w:author="Seth Oranburg" w:date="2026-03-07T09:50:00Z" w16du:dateUtc="2026-03-07T14:50:00Z">
        <w:r w:rsidR="0033544D" w:rsidRPr="00742779">
          <w:rPr>
            <w:rFonts w:eastAsia="Times New Roman"/>
          </w:rPr>
          <w:t>Completion</w:t>
        </w:r>
      </w:ins>
      <w:r w:rsidR="0033544D" w:rsidRPr="00742779">
        <w:rPr>
          <w:rFonts w:eastAsia="Times New Roman"/>
        </w:rPr>
        <w:t xml:space="preserve"> of acquisitions or dispositions of significant assets</w:t>
      </w:r>
    </w:p>
    <w:p w14:paraId="47D72AFA" w14:textId="77777777" w:rsidR="0033544D" w:rsidRPr="00742779" w:rsidRDefault="00742779" w:rsidP="000E54B1">
      <w:pPr>
        <w:pStyle w:val="ListParagraph"/>
        <w:numPr>
          <w:ilvl w:val="0"/>
          <w:numId w:val="8"/>
        </w:numPr>
        <w:rPr>
          <w:rFonts w:eastAsia="Times New Roman"/>
        </w:rPr>
      </w:pPr>
      <w:del w:id="4596" w:author="Seth Oranburg" w:date="2026-03-07T09:50:00Z" w16du:dateUtc="2026-03-07T14:50:00Z">
        <w:r w:rsidRPr="00742779">
          <w:rPr>
            <w:rFonts w:ascii="ZWAdobeF" w:eastAsia="Times New Roman" w:hAnsi="ZWAdobeF" w:cs="ZWAdobeF"/>
            <w:sz w:val="2"/>
            <w:szCs w:val="2"/>
          </w:rPr>
          <w:delText>38B</w:delText>
        </w:r>
        <w:r w:rsidR="0033544D" w:rsidRPr="00742779">
          <w:rPr>
            <w:rFonts w:eastAsia="Times New Roman"/>
          </w:rPr>
          <w:delText>Departure</w:delText>
        </w:r>
      </w:del>
      <w:ins w:id="4597" w:author="Seth Oranburg" w:date="2026-03-07T09:50:00Z" w16du:dateUtc="2026-03-07T14:50:00Z">
        <w:r w:rsidR="0033544D" w:rsidRPr="00742779">
          <w:rPr>
            <w:rFonts w:eastAsia="Times New Roman"/>
          </w:rPr>
          <w:t>Departure</w:t>
        </w:r>
      </w:ins>
      <w:r w:rsidR="0033544D" w:rsidRPr="00742779">
        <w:rPr>
          <w:rFonts w:eastAsia="Times New Roman"/>
        </w:rPr>
        <w:t xml:space="preserve"> or appointment of principal officers (CEO, CFO, COO) or directors</w:t>
      </w:r>
    </w:p>
    <w:p w14:paraId="249893B6" w14:textId="77777777" w:rsidR="0033544D" w:rsidRPr="00742779" w:rsidRDefault="00742779" w:rsidP="000E54B1">
      <w:pPr>
        <w:pStyle w:val="ListParagraph"/>
        <w:numPr>
          <w:ilvl w:val="0"/>
          <w:numId w:val="8"/>
        </w:numPr>
        <w:rPr>
          <w:rFonts w:eastAsia="Times New Roman"/>
        </w:rPr>
      </w:pPr>
      <w:del w:id="4598" w:author="Seth Oranburg" w:date="2026-03-07T09:50:00Z" w16du:dateUtc="2026-03-07T14:50:00Z">
        <w:r w:rsidRPr="00742779">
          <w:rPr>
            <w:rFonts w:ascii="ZWAdobeF" w:eastAsia="Times New Roman" w:hAnsi="ZWAdobeF" w:cs="ZWAdobeF"/>
            <w:sz w:val="2"/>
            <w:szCs w:val="2"/>
          </w:rPr>
          <w:delText>39B</w:delText>
        </w:r>
        <w:r w:rsidR="0033544D" w:rsidRPr="00742779">
          <w:rPr>
            <w:rFonts w:eastAsia="Times New Roman"/>
          </w:rPr>
          <w:delText>Amendments</w:delText>
        </w:r>
      </w:del>
      <w:ins w:id="4599" w:author="Seth Oranburg" w:date="2026-03-07T09:50:00Z" w16du:dateUtc="2026-03-07T14:50:00Z">
        <w:r w:rsidR="0033544D" w:rsidRPr="00742779">
          <w:rPr>
            <w:rFonts w:eastAsia="Times New Roman"/>
          </w:rPr>
          <w:t>Amendments</w:t>
        </w:r>
      </w:ins>
      <w:r w:rsidR="0033544D" w:rsidRPr="00742779">
        <w:rPr>
          <w:rFonts w:eastAsia="Times New Roman"/>
        </w:rPr>
        <w:t xml:space="preserve"> to the company</w:t>
      </w:r>
      <w:r w:rsidR="009F60D1" w:rsidRPr="00742779">
        <w:rPr>
          <w:rFonts w:eastAsia="Times New Roman"/>
        </w:rPr>
        <w:t>’</w:t>
      </w:r>
      <w:r w:rsidR="0033544D" w:rsidRPr="00742779">
        <w:rPr>
          <w:rFonts w:eastAsia="Times New Roman"/>
        </w:rPr>
        <w:t>s charter or bylaws affecting shareholder rights</w:t>
      </w:r>
    </w:p>
    <w:p w14:paraId="0C676D42" w14:textId="77777777" w:rsidR="0033544D" w:rsidRPr="00742779" w:rsidRDefault="00742779" w:rsidP="000E54B1">
      <w:pPr>
        <w:pStyle w:val="ListParagraph"/>
        <w:numPr>
          <w:ilvl w:val="0"/>
          <w:numId w:val="8"/>
        </w:numPr>
        <w:rPr>
          <w:rFonts w:eastAsia="Times New Roman"/>
        </w:rPr>
      </w:pPr>
      <w:del w:id="4600" w:author="Seth Oranburg" w:date="2026-03-07T09:50:00Z" w16du:dateUtc="2026-03-07T14:50:00Z">
        <w:r w:rsidRPr="00742779">
          <w:rPr>
            <w:rFonts w:ascii="ZWAdobeF" w:eastAsia="Times New Roman" w:hAnsi="ZWAdobeF" w:cs="ZWAdobeF"/>
            <w:sz w:val="2"/>
            <w:szCs w:val="2"/>
          </w:rPr>
          <w:delText>40B</w:delText>
        </w:r>
        <w:r w:rsidR="0033544D" w:rsidRPr="00742779">
          <w:rPr>
            <w:rFonts w:eastAsia="Times New Roman"/>
          </w:rPr>
          <w:delText>Delisting</w:delText>
        </w:r>
      </w:del>
      <w:ins w:id="4601" w:author="Seth Oranburg" w:date="2026-03-07T09:50:00Z" w16du:dateUtc="2026-03-07T14:50:00Z">
        <w:r w:rsidR="0033544D" w:rsidRPr="00742779">
          <w:rPr>
            <w:rFonts w:eastAsia="Times New Roman"/>
          </w:rPr>
          <w:t>Delisting</w:t>
        </w:r>
      </w:ins>
      <w:r w:rsidR="0033544D" w:rsidRPr="00742779">
        <w:rPr>
          <w:rFonts w:eastAsia="Times New Roman"/>
        </w:rPr>
        <w:t xml:space="preserve"> from a national securities exchange or failure to meet listing standards</w:t>
      </w:r>
    </w:p>
    <w:p w14:paraId="76D74308" w14:textId="77777777" w:rsidR="0033544D" w:rsidRPr="00742779" w:rsidRDefault="00742779" w:rsidP="000E54B1">
      <w:del w:id="4602" w:author="Seth Oranburg" w:date="2026-03-07T09:50:00Z" w16du:dateUtc="2026-03-07T14:50:00Z">
        <w:r w:rsidRPr="00742779">
          <w:rPr>
            <w:rFonts w:ascii="ZWAdobeF" w:hAnsi="ZWAdobeF" w:cs="ZWAdobeF"/>
            <w:sz w:val="2"/>
            <w:szCs w:val="2"/>
          </w:rPr>
          <w:lastRenderedPageBreak/>
          <w:delText>1969B</w:delText>
        </w:r>
        <w:r w:rsidR="0033544D" w:rsidRPr="00742779">
          <w:delText>The</w:delText>
        </w:r>
      </w:del>
      <w:ins w:id="4603" w:author="Seth Oranburg" w:date="2026-03-07T09:50:00Z" w16du:dateUtc="2026-03-07T14:50:00Z">
        <w:r w:rsidR="0033544D" w:rsidRPr="00742779">
          <w:t>The</w:t>
        </w:r>
      </w:ins>
      <w:r w:rsidR="0033544D" w:rsidRPr="00742779">
        <w:t xml:space="preserve"> 8-K disclosure regime creates transparency around corporate developments that could affect investment decisions. However, companies have discretion about what constitutes a </w:t>
      </w:r>
      <w:r w:rsidR="009F60D1" w:rsidRPr="00742779">
        <w:t>“</w:t>
      </w:r>
      <w:r w:rsidR="0033544D" w:rsidRPr="00742779">
        <w:t>material</w:t>
      </w:r>
      <w:r w:rsidR="009F60D1" w:rsidRPr="00742779">
        <w:t>”</w:t>
      </w:r>
      <w:r w:rsidR="0033544D" w:rsidRPr="00742779">
        <w:t xml:space="preserve"> agreement, creating potential for selective disclosure of favorable news (such as a major customer win) while delaying disclosure of unfavorable developments.</w:t>
      </w:r>
    </w:p>
    <w:p w14:paraId="3B3383BE" w14:textId="77777777" w:rsidR="0033544D" w:rsidRPr="00742779" w:rsidRDefault="0033544D" w:rsidP="000E54B1">
      <w:pPr>
        <w:pStyle w:val="Heading2"/>
        <w:rPr>
          <w:rFonts w:eastAsia="Times New Roman"/>
        </w:rPr>
      </w:pPr>
      <w:r w:rsidRPr="00742779">
        <w:rPr>
          <w:rFonts w:eastAsia="Times New Roman"/>
        </w:rPr>
        <w:t>Regulation FD and Selective Disclosure</w:t>
      </w:r>
    </w:p>
    <w:p w14:paraId="4251D0D6" w14:textId="77777777" w:rsidR="0033544D" w:rsidRPr="00742779" w:rsidRDefault="00742779" w:rsidP="000E54B1">
      <w:pPr>
        <w:pPrChange w:id="4604" w:author="Seth Oranburg" w:date="2026-03-07T09:50:00Z" w16du:dateUtc="2026-03-07T14:50:00Z">
          <w:pPr>
            <w:pStyle w:val="NormalWeb"/>
          </w:pPr>
        </w:pPrChange>
      </w:pPr>
      <w:del w:id="4605" w:author="Seth Oranburg" w:date="2026-03-07T09:50:00Z" w16du:dateUtc="2026-03-07T14:50:00Z">
        <w:r w:rsidRPr="00742779">
          <w:rPr>
            <w:rStyle w:val="Strong"/>
            <w:rFonts w:ascii="ZWAdobeF" w:hAnsi="ZWAdobeF" w:cs="ZWAdobeF"/>
            <w:b w:val="0"/>
            <w:sz w:val="2"/>
            <w:szCs w:val="2"/>
          </w:rPr>
          <w:delText>1970B</w:delText>
        </w:r>
        <w:r w:rsidR="0033544D" w:rsidRPr="00742779">
          <w:rPr>
            <w:rStyle w:val="Strong"/>
          </w:rPr>
          <w:delText>Regulation</w:delText>
        </w:r>
      </w:del>
      <w:ins w:id="4606" w:author="Seth Oranburg" w:date="2026-03-07T09:50:00Z" w16du:dateUtc="2026-03-07T14:50:00Z">
        <w:r w:rsidR="0033544D" w:rsidRPr="00742779">
          <w:rPr>
            <w:rStyle w:val="Strong"/>
          </w:rPr>
          <w:t>Regulation</w:t>
        </w:r>
      </w:ins>
      <w:r w:rsidR="0033544D" w:rsidRPr="00742779">
        <w:rPr>
          <w:rStyle w:val="Strong"/>
        </w:rPr>
        <w:t xml:space="preserve"> Fair Disclosure (Regulation FD)</w:t>
      </w:r>
      <w:r w:rsidR="0033544D" w:rsidRPr="00742779">
        <w:t>, adopted by the SEC in 2000, prohibits public companies from selectively disclosing material nonpublic information to certain persons (such as institutional investors, equity research analysts, or large shareholders) without simultaneously disclosing that information to the public.</w:t>
      </w:r>
      <w:r w:rsidR="0033544D">
        <w:fldChar w:fldCharType="begin"/>
      </w:r>
      <w:r w:rsidR="0033544D">
        <w:instrText>HYPERLINK \l "fn283-11647" \o "Jump to citation"</w:instrText>
      </w:r>
      <w:r w:rsidR="0033544D">
        <w:fldChar w:fldCharType="separate"/>
      </w:r>
      <w:r w:rsidR="0033544D" w:rsidRPr="00742779">
        <w:rPr>
          <w:rStyle w:val="Hyperlink"/>
          <w:color w:val="auto"/>
          <w:u w:val="none"/>
        </w:rPr>
        <w:t>[283</w:t>
      </w:r>
      <w:r w:rsidR="00EE2871" w:rsidRPr="00742779">
        <w:rPr>
          <w:rStyle w:val="Hyperlink"/>
          <w:color w:val="auto"/>
          <w:u w:val="none"/>
        </w:rPr>
        <w:t>]</w:t>
      </w:r>
      <w:r w:rsidR="0033544D">
        <w:fldChar w:fldCharType="end"/>
      </w:r>
    </w:p>
    <w:p w14:paraId="57C58027" w14:textId="77777777" w:rsidR="0033544D" w:rsidRPr="00742779" w:rsidRDefault="00742779" w:rsidP="000E54B1">
      <w:pPr>
        <w:pPrChange w:id="4607" w:author="Seth Oranburg" w:date="2026-03-07T09:50:00Z" w16du:dateUtc="2026-03-07T14:50:00Z">
          <w:pPr>
            <w:pStyle w:val="NormalWeb"/>
          </w:pPr>
        </w:pPrChange>
      </w:pPr>
      <w:del w:id="4608" w:author="Seth Oranburg" w:date="2026-03-07T09:50:00Z" w16du:dateUtc="2026-03-07T14:50:00Z">
        <w:r w:rsidRPr="00742779">
          <w:rPr>
            <w:rFonts w:ascii="ZWAdobeF" w:hAnsi="ZWAdobeF" w:cs="ZWAdobeF"/>
            <w:sz w:val="2"/>
            <w:szCs w:val="2"/>
          </w:rPr>
          <w:delText>1971B</w:delText>
        </w:r>
        <w:r w:rsidR="0033544D" w:rsidRPr="00742779">
          <w:delText>The</w:delText>
        </w:r>
      </w:del>
      <w:ins w:id="4609" w:author="Seth Oranburg" w:date="2026-03-07T09:50:00Z" w16du:dateUtc="2026-03-07T14:50:00Z">
        <w:r w:rsidR="0033544D" w:rsidRPr="00742779">
          <w:t>The</w:t>
        </w:r>
      </w:ins>
      <w:r w:rsidR="0033544D" w:rsidRPr="00742779">
        <w:t xml:space="preserve"> regulation addresses a longstanding concern that corporate insiders provided valuable information to favored analysts and investors as a quid pro quo for positive research coverage or voting support, creating an uneven playing field where sophisticated investors had access to information unavailable to retail investors. Regulation FD requires that when a company (or its agents) intentionally discloses material nonpublic information to enumerated persons, it must simultaneously file a Form 8-K or issue a press release making that information publicly available.</w:t>
      </w:r>
      <w:r w:rsidR="0033544D">
        <w:fldChar w:fldCharType="begin"/>
      </w:r>
      <w:r w:rsidR="0033544D">
        <w:instrText>HYPERLINK \l "fn283-11647" \o "Jump to citation"</w:instrText>
      </w:r>
      <w:r w:rsidR="0033544D">
        <w:fldChar w:fldCharType="separate"/>
      </w:r>
      <w:r w:rsidR="0033544D" w:rsidRPr="00742779">
        <w:rPr>
          <w:rStyle w:val="Hyperlink"/>
          <w:color w:val="auto"/>
          <w:u w:val="none"/>
        </w:rPr>
        <w:t>[283</w:t>
      </w:r>
      <w:r w:rsidR="00EE2871" w:rsidRPr="00742779">
        <w:rPr>
          <w:rStyle w:val="Hyperlink"/>
          <w:color w:val="auto"/>
          <w:u w:val="none"/>
        </w:rPr>
        <w:t>]</w:t>
      </w:r>
      <w:r w:rsidR="0033544D">
        <w:fldChar w:fldCharType="end"/>
      </w:r>
    </w:p>
    <w:p w14:paraId="4ED22CE9" w14:textId="77777777" w:rsidR="0033544D" w:rsidRPr="00742779" w:rsidRDefault="00742779" w:rsidP="000E54B1">
      <w:del w:id="4610" w:author="Seth Oranburg" w:date="2026-03-07T09:50:00Z" w16du:dateUtc="2026-03-07T14:50:00Z">
        <w:r w:rsidRPr="00742779">
          <w:rPr>
            <w:rFonts w:ascii="ZWAdobeF" w:hAnsi="ZWAdobeF" w:cs="ZWAdobeF"/>
            <w:sz w:val="2"/>
            <w:szCs w:val="2"/>
          </w:rPr>
          <w:delText>1972B</w:delText>
        </w:r>
        <w:r w:rsidR="0033544D" w:rsidRPr="00742779">
          <w:delText>Regulation</w:delText>
        </w:r>
      </w:del>
      <w:ins w:id="4611" w:author="Seth Oranburg" w:date="2026-03-07T09:50:00Z" w16du:dateUtc="2026-03-07T14:50:00Z">
        <w:r w:rsidR="0033544D" w:rsidRPr="00742779">
          <w:t>Regulation</w:t>
        </w:r>
      </w:ins>
      <w:r w:rsidR="0033544D" w:rsidRPr="00742779">
        <w:t xml:space="preserve"> FD profoundly affects how public companies communicate with the investment community. Earnings calls, investor conferences, and one-on-one meetings with institutional investors are now typically scripted to avoid inadvertent selective disclosure. Companies often have Regulation FD compliance officers monitoring management</w:t>
      </w:r>
      <w:r w:rsidR="009F60D1" w:rsidRPr="00742779">
        <w:t>’</w:t>
      </w:r>
      <w:r w:rsidR="0033544D" w:rsidRPr="00742779">
        <w:t>s public statements to ensure consistency with prior disclosures. Violations can result in SEC enforcement actions charging the company (not individual executives) with failing to maintain adequate disclosure controls.</w:t>
      </w:r>
    </w:p>
    <w:p w14:paraId="7011D131" w14:textId="77777777" w:rsidR="0033544D" w:rsidRPr="00742779" w:rsidRDefault="0033544D" w:rsidP="000E54B1">
      <w:pPr>
        <w:pStyle w:val="Heading3"/>
        <w:rPr>
          <w:rFonts w:eastAsia="Times New Roman"/>
        </w:rPr>
      </w:pPr>
      <w:r w:rsidRPr="00742779">
        <w:rPr>
          <w:rFonts w:eastAsia="Times New Roman"/>
        </w:rPr>
        <w:t>The Quiet Period and Analyst Research</w:t>
      </w:r>
    </w:p>
    <w:p w14:paraId="769329E0" w14:textId="77777777" w:rsidR="0033544D" w:rsidRPr="00742779" w:rsidRDefault="00742779" w:rsidP="000E54B1">
      <w:del w:id="4612" w:author="Seth Oranburg" w:date="2026-03-07T09:50:00Z" w16du:dateUtc="2026-03-07T14:50:00Z">
        <w:r w:rsidRPr="00742779">
          <w:rPr>
            <w:rFonts w:ascii="ZWAdobeF" w:hAnsi="ZWAdobeF" w:cs="ZWAdobeF"/>
            <w:sz w:val="2"/>
            <w:szCs w:val="2"/>
          </w:rPr>
          <w:delText>1973B</w:delText>
        </w:r>
        <w:r w:rsidR="0033544D" w:rsidRPr="00742779">
          <w:delText>Related</w:delText>
        </w:r>
      </w:del>
      <w:ins w:id="4613" w:author="Seth Oranburg" w:date="2026-03-07T09:50:00Z" w16du:dateUtc="2026-03-07T14:50:00Z">
        <w:r w:rsidR="0033544D" w:rsidRPr="00742779">
          <w:t>Related</w:t>
        </w:r>
      </w:ins>
      <w:r w:rsidR="0033544D" w:rsidRPr="00742779">
        <w:t xml:space="preserve"> to Regulation FD are the </w:t>
      </w:r>
      <w:r w:rsidR="0033544D" w:rsidRPr="00742779">
        <w:rPr>
          <w:rStyle w:val="Strong"/>
        </w:rPr>
        <w:t>quiet period</w:t>
      </w:r>
      <w:r w:rsidR="0033544D" w:rsidRPr="00742779">
        <w:t xml:space="preserve"> restrictions that constrain company communications in the period surrounding earnings releases. While not mandated by SEC rules, the quiet period has become market convention: most public companies refrain from making forward-looking statements or engaging with analysts during the three to four weeks preceding their quarterly earnings release.</w:t>
      </w:r>
    </w:p>
    <w:p w14:paraId="06BA77EE" w14:textId="77777777" w:rsidR="0033544D" w:rsidRPr="00742779" w:rsidRDefault="00742779" w:rsidP="000E54B1">
      <w:del w:id="4614" w:author="Seth Oranburg" w:date="2026-03-07T09:50:00Z" w16du:dateUtc="2026-03-07T14:50:00Z">
        <w:r w:rsidRPr="00742779">
          <w:rPr>
            <w:rFonts w:ascii="ZWAdobeF" w:hAnsi="ZWAdobeF" w:cs="ZWAdobeF"/>
            <w:sz w:val="2"/>
            <w:szCs w:val="2"/>
          </w:rPr>
          <w:lastRenderedPageBreak/>
          <w:delText>1974B</w:delText>
        </w:r>
        <w:r w:rsidR="0033544D" w:rsidRPr="00742779">
          <w:delText>The</w:delText>
        </w:r>
      </w:del>
      <w:ins w:id="4615" w:author="Seth Oranburg" w:date="2026-03-07T09:50:00Z" w16du:dateUtc="2026-03-07T14:50:00Z">
        <w:r w:rsidR="0033544D" w:rsidRPr="00742779">
          <w:t>The</w:t>
        </w:r>
      </w:ins>
      <w:r w:rsidR="0033544D" w:rsidRPr="00742779">
        <w:t xml:space="preserve"> rationale is to prevent situations where management provides guidance to certain analysts but not others, creating information asymmetries. By maintaining silence during the quiet period, the company ensures that all investors receive material financial information simultaneously when the earnings are released.</w:t>
      </w:r>
    </w:p>
    <w:p w14:paraId="3A979B2F" w14:textId="77777777" w:rsidR="0033544D" w:rsidRPr="00742779" w:rsidRDefault="0033544D" w:rsidP="000E54B1">
      <w:pPr>
        <w:pStyle w:val="Heading2"/>
        <w:rPr>
          <w:rFonts w:eastAsia="Times New Roman"/>
        </w:rPr>
      </w:pPr>
      <w:r w:rsidRPr="00742779">
        <w:rPr>
          <w:rFonts w:eastAsia="Times New Roman"/>
        </w:rPr>
        <w:t>Section 16: Insider Trading Restrictions and Short-Swing Profits</w:t>
      </w:r>
    </w:p>
    <w:p w14:paraId="65293CFA" w14:textId="77777777" w:rsidR="0033544D" w:rsidRPr="00742779" w:rsidRDefault="00742779" w:rsidP="000E54B1">
      <w:pPr>
        <w:pPrChange w:id="4616" w:author="Seth Oranburg" w:date="2026-03-07T09:50:00Z" w16du:dateUtc="2026-03-07T14:50:00Z">
          <w:pPr>
            <w:pStyle w:val="NormalWeb"/>
          </w:pPr>
        </w:pPrChange>
      </w:pPr>
      <w:del w:id="4617" w:author="Seth Oranburg" w:date="2026-03-07T09:50:00Z" w16du:dateUtc="2026-03-07T14:50:00Z">
        <w:r w:rsidRPr="00742779">
          <w:rPr>
            <w:rFonts w:ascii="ZWAdobeF" w:hAnsi="ZWAdobeF" w:cs="ZWAdobeF"/>
            <w:sz w:val="2"/>
            <w:szCs w:val="2"/>
          </w:rPr>
          <w:delText>1975B</w:delText>
        </w:r>
        <w:r w:rsidR="0033544D" w:rsidRPr="00742779">
          <w:delText>Section</w:delText>
        </w:r>
      </w:del>
      <w:ins w:id="4618" w:author="Seth Oranburg" w:date="2026-03-07T09:50:00Z" w16du:dateUtc="2026-03-07T14:50:00Z">
        <w:r w:rsidR="0033544D" w:rsidRPr="00742779">
          <w:t>Section</w:t>
        </w:r>
      </w:ins>
      <w:r w:rsidR="0033544D" w:rsidRPr="00742779">
        <w:t xml:space="preserve"> 16 of the Securities Exchange Act imposes reporting and disgorgement obligations on </w:t>
      </w:r>
      <w:r w:rsidR="0033544D" w:rsidRPr="00742779">
        <w:rPr>
          <w:rStyle w:val="Strong"/>
        </w:rPr>
        <w:t>statutory insiders</w:t>
      </w:r>
      <w:r w:rsidR="0033544D" w:rsidRPr="00742779">
        <w:t>—officers, directors, and beneficial owners of more than 10% of the company</w:t>
      </w:r>
      <w:r w:rsidR="009F60D1" w:rsidRPr="00742779">
        <w:t>’</w:t>
      </w:r>
      <w:r w:rsidR="0033544D" w:rsidRPr="00742779">
        <w:t>s equity securities.</w:t>
      </w:r>
      <w:r w:rsidR="0033544D">
        <w:fldChar w:fldCharType="begin"/>
      </w:r>
      <w:r w:rsidR="0033544D">
        <w:instrText>HYPERLINK \l "fn269-11647" \o "Jump to citation"</w:instrText>
      </w:r>
      <w:r w:rsidR="0033544D">
        <w:fldChar w:fldCharType="separate"/>
      </w:r>
      <w:r w:rsidR="0033544D" w:rsidRPr="00742779">
        <w:rPr>
          <w:rStyle w:val="Hyperlink"/>
          <w:color w:val="auto"/>
          <w:u w:val="none"/>
        </w:rPr>
        <w:t>[269</w:t>
      </w:r>
      <w:r w:rsidR="00FA601A" w:rsidRPr="00742779">
        <w:rPr>
          <w:rStyle w:val="Hyperlink"/>
          <w:color w:val="auto"/>
          <w:u w:val="none"/>
        </w:rPr>
        <w:t>]</w:t>
      </w:r>
      <w:r w:rsidR="0033544D">
        <w:fldChar w:fldCharType="end"/>
      </w:r>
      <w:r w:rsidR="0033544D" w:rsidRPr="00742779">
        <w:t xml:space="preserve"> Section 16(a) requires insiders to report their transactions in company securities within two business days of the trade, filing a Form 4 with the SEC. Section 16(b) requires insiders to disgorge to the company any profits realized from a purchase and sale (or sale and purchase) of company securities within a six-month period, regardless of the insider</w:t>
      </w:r>
      <w:r w:rsidR="009F60D1" w:rsidRPr="00742779">
        <w:t>’</w:t>
      </w:r>
      <w:r w:rsidR="0033544D" w:rsidRPr="00742779">
        <w:t>s intent or possession of material nonpublic information.</w:t>
      </w:r>
    </w:p>
    <w:p w14:paraId="7A153A07" w14:textId="77777777" w:rsidR="0033544D" w:rsidRPr="00742779" w:rsidRDefault="0033544D" w:rsidP="000E54B1">
      <w:pPr>
        <w:pStyle w:val="Heading3"/>
        <w:rPr>
          <w:rFonts w:eastAsia="Times New Roman"/>
        </w:rPr>
      </w:pPr>
      <w:r w:rsidRPr="00742779">
        <w:rPr>
          <w:rFonts w:eastAsia="Times New Roman"/>
        </w:rPr>
        <w:t>The Short-Swing Profit Rule</w:t>
      </w:r>
    </w:p>
    <w:p w14:paraId="1B601E60" w14:textId="77777777" w:rsidR="0033544D" w:rsidRPr="00742779" w:rsidRDefault="00742779" w:rsidP="000E54B1">
      <w:pPr>
        <w:pPrChange w:id="4619" w:author="Seth Oranburg" w:date="2026-03-07T09:50:00Z" w16du:dateUtc="2026-03-07T14:50:00Z">
          <w:pPr>
            <w:pStyle w:val="NormalWeb"/>
          </w:pPr>
        </w:pPrChange>
      </w:pPr>
      <w:del w:id="4620" w:author="Seth Oranburg" w:date="2026-03-07T09:50:00Z" w16du:dateUtc="2026-03-07T14:50:00Z">
        <w:r w:rsidRPr="00742779">
          <w:rPr>
            <w:rFonts w:ascii="ZWAdobeF" w:hAnsi="ZWAdobeF" w:cs="ZWAdobeF"/>
            <w:sz w:val="2"/>
            <w:szCs w:val="2"/>
          </w:rPr>
          <w:delText>1976B</w:delText>
        </w:r>
        <w:r w:rsidR="0033544D" w:rsidRPr="00742779">
          <w:delText>The</w:delText>
        </w:r>
      </w:del>
      <w:ins w:id="4621" w:author="Seth Oranburg" w:date="2026-03-07T09:50:00Z" w16du:dateUtc="2026-03-07T14:50:00Z">
        <w:r w:rsidR="0033544D" w:rsidRPr="00742779">
          <w:t>The</w:t>
        </w:r>
      </w:ins>
      <w:r w:rsidR="0033544D" w:rsidRPr="00742779">
        <w:t xml:space="preserve"> </w:t>
      </w:r>
      <w:r w:rsidR="0033544D" w:rsidRPr="00742779">
        <w:rPr>
          <w:rStyle w:val="Strong"/>
        </w:rPr>
        <w:t>short-swing profit rule</w:t>
      </w:r>
      <w:r w:rsidR="0033544D" w:rsidRPr="00742779">
        <w:t xml:space="preserve"> of Section 16(b) is a strict liability provision designed to discourage insiders from exploiting their access to corporate information for short-term trading profits.</w:t>
      </w:r>
      <w:r w:rsidR="0033544D">
        <w:fldChar w:fldCharType="begin"/>
      </w:r>
      <w:r w:rsidR="0033544D">
        <w:instrText>HYPERLINK \l "fn269-11647" \o "Jump to citation"</w:instrText>
      </w:r>
      <w:r w:rsidR="0033544D">
        <w:fldChar w:fldCharType="separate"/>
      </w:r>
      <w:r w:rsidR="0033544D" w:rsidRPr="00742779">
        <w:rPr>
          <w:rStyle w:val="Hyperlink"/>
          <w:color w:val="auto"/>
          <w:u w:val="none"/>
        </w:rPr>
        <w:t>[269</w:t>
      </w:r>
      <w:r w:rsidR="00FA601A" w:rsidRPr="00742779">
        <w:rPr>
          <w:rStyle w:val="Hyperlink"/>
          <w:color w:val="auto"/>
          <w:u w:val="none"/>
        </w:rPr>
        <w:t>]</w:t>
      </w:r>
      <w:r w:rsidR="0033544D">
        <w:fldChar w:fldCharType="end"/>
      </w:r>
      <w:r w:rsidR="0033544D" w:rsidRPr="00742779">
        <w:t xml:space="preserve"> The rule operates mechanically: if an insider purchases shares at $20 in January and sells shares at $25 in May (within six months), the insider must disgorge the $5-per-share profit to the company, even if the insider never possessed material nonpublic information.</w:t>
      </w:r>
    </w:p>
    <w:p w14:paraId="5179F7B4" w14:textId="77777777" w:rsidR="0033544D" w:rsidRPr="00742779" w:rsidRDefault="00742779" w:rsidP="000E54B1">
      <w:del w:id="4622" w:author="Seth Oranburg" w:date="2026-03-07T09:50:00Z" w16du:dateUtc="2026-03-07T14:50:00Z">
        <w:r w:rsidRPr="00742779">
          <w:rPr>
            <w:rFonts w:ascii="ZWAdobeF" w:hAnsi="ZWAdobeF" w:cs="ZWAdobeF"/>
            <w:sz w:val="2"/>
            <w:szCs w:val="2"/>
          </w:rPr>
          <w:delText>1977B</w:delText>
        </w:r>
        <w:r w:rsidR="0033544D" w:rsidRPr="00742779">
          <w:delText>Notably</w:delText>
        </w:r>
      </w:del>
      <w:ins w:id="4623" w:author="Seth Oranburg" w:date="2026-03-07T09:50:00Z" w16du:dateUtc="2026-03-07T14:50:00Z">
        <w:r w:rsidR="0033544D" w:rsidRPr="00742779">
          <w:t>Notably</w:t>
        </w:r>
      </w:ins>
      <w:r w:rsidR="0033544D" w:rsidRPr="00742779">
        <w:t xml:space="preserve">, Section 16(b) employs a </w:t>
      </w:r>
      <w:r w:rsidR="009F60D1" w:rsidRPr="00742779">
        <w:t>“</w:t>
      </w:r>
      <w:r w:rsidR="0033544D" w:rsidRPr="00742779">
        <w:t>lowest purchase price, highest sale price</w:t>
      </w:r>
      <w:r w:rsidR="009F60D1" w:rsidRPr="00742779">
        <w:t>”</w:t>
      </w:r>
      <w:r w:rsidR="0033544D" w:rsidRPr="00742779">
        <w:t xml:space="preserve"> matching rule that can create phantom profits. If an insider purchases 1,000 shares at $20 in January, another 1,000 shares at $30 in March, and then sells 1,000 shares at $25 in May, Section 16(b) matches the sale at $25 against the purchase at $20, requiring disgorgement of $5 per share—even though selling the March-purchased shares at $25 actually resulted in an economic loss.</w:t>
      </w:r>
    </w:p>
    <w:p w14:paraId="4F20A262" w14:textId="77777777" w:rsidR="0033544D" w:rsidRPr="00742779" w:rsidRDefault="0033544D" w:rsidP="000E54B1">
      <w:pPr>
        <w:pStyle w:val="Heading3"/>
        <w:rPr>
          <w:rFonts w:eastAsia="Times New Roman"/>
        </w:rPr>
      </w:pPr>
      <w:r w:rsidRPr="00742779">
        <w:rPr>
          <w:rFonts w:eastAsia="Times New Roman"/>
        </w:rPr>
        <w:t>Rule 10b5-1 Trading Plans as Safe Harbor</w:t>
      </w:r>
    </w:p>
    <w:p w14:paraId="32027C51" w14:textId="77777777" w:rsidR="0033544D" w:rsidRPr="00742779" w:rsidRDefault="00742779" w:rsidP="000E54B1">
      <w:pPr>
        <w:pPrChange w:id="4624" w:author="Seth Oranburg" w:date="2026-03-07T09:50:00Z" w16du:dateUtc="2026-03-07T14:50:00Z">
          <w:pPr>
            <w:pStyle w:val="NormalWeb"/>
          </w:pPr>
        </w:pPrChange>
      </w:pPr>
      <w:del w:id="4625" w:author="Seth Oranburg" w:date="2026-03-07T09:50:00Z" w16du:dateUtc="2026-03-07T14:50:00Z">
        <w:r w:rsidRPr="00742779">
          <w:rPr>
            <w:rFonts w:ascii="ZWAdobeF" w:hAnsi="ZWAdobeF" w:cs="ZWAdobeF"/>
            <w:sz w:val="2"/>
            <w:szCs w:val="2"/>
          </w:rPr>
          <w:delText>1978B</w:delText>
        </w:r>
        <w:r w:rsidR="0033544D" w:rsidRPr="00742779">
          <w:delText>To</w:delText>
        </w:r>
      </w:del>
      <w:ins w:id="4626" w:author="Seth Oranburg" w:date="2026-03-07T09:50:00Z" w16du:dateUtc="2026-03-07T14:50:00Z">
        <w:r w:rsidR="0033544D" w:rsidRPr="00742779">
          <w:t>To</w:t>
        </w:r>
      </w:ins>
      <w:r w:rsidR="0033544D" w:rsidRPr="00742779">
        <w:t xml:space="preserve"> provide insiders with a mechanism to trade without facing insider trading liability, the SEC adopted Rule 10b5-1, which creates an affirmative </w:t>
      </w:r>
      <w:r w:rsidR="0033544D" w:rsidRPr="00742779">
        <w:lastRenderedPageBreak/>
        <w:t>defense to insider trading claims if the insider established a trading plan at a time when they did not possess material nonpublic information.</w:t>
      </w:r>
      <w:r w:rsidR="0033544D">
        <w:fldChar w:fldCharType="begin"/>
      </w:r>
      <w:r w:rsidR="0033544D">
        <w:instrText>HYPERLINK \l "fn273-11647" \o "Jump to citation"</w:instrText>
      </w:r>
      <w:r w:rsidR="0033544D">
        <w:fldChar w:fldCharType="separate"/>
      </w:r>
      <w:r w:rsidR="0033544D" w:rsidRPr="00742779">
        <w:rPr>
          <w:rStyle w:val="Hyperlink"/>
          <w:color w:val="auto"/>
          <w:u w:val="none"/>
        </w:rPr>
        <w:t>[273</w:t>
      </w:r>
      <w:r w:rsidR="00FA601A" w:rsidRPr="00742779">
        <w:rPr>
          <w:rStyle w:val="Hyperlink"/>
          <w:color w:val="auto"/>
          <w:u w:val="none"/>
        </w:rPr>
        <w:t>]</w:t>
      </w:r>
      <w:r w:rsidR="0033544D" w:rsidRPr="00742779">
        <w:rPr>
          <w:rStyle w:val="citekey"/>
          <w:vanish/>
        </w:rPr>
        <w:t>_1</w:t>
      </w:r>
      <w:r w:rsidR="0033544D">
        <w:fldChar w:fldCharType="end"/>
      </w:r>
      <w:r w:rsidR="0033544D" w:rsidRPr="00742779">
        <w:t xml:space="preserve"> The trading plan must specify the amount, price, and dates of trades (or provide a formula for determining these elements), and the insider must not exercise subsequent influence over the timing or pricing of trades.</w:t>
      </w:r>
    </w:p>
    <w:p w14:paraId="24680CCA" w14:textId="77777777" w:rsidR="0033544D" w:rsidRPr="00742779" w:rsidRDefault="00742779" w:rsidP="000E54B1">
      <w:del w:id="4627" w:author="Seth Oranburg" w:date="2026-03-07T09:50:00Z" w16du:dateUtc="2026-03-07T14:50:00Z">
        <w:r w:rsidRPr="00742779">
          <w:rPr>
            <w:rFonts w:ascii="ZWAdobeF" w:hAnsi="ZWAdobeF" w:cs="ZWAdobeF"/>
            <w:sz w:val="2"/>
            <w:szCs w:val="2"/>
          </w:rPr>
          <w:delText>1979B</w:delText>
        </w:r>
        <w:r w:rsidR="0033544D" w:rsidRPr="00742779">
          <w:delText>Rule</w:delText>
        </w:r>
      </w:del>
      <w:ins w:id="4628" w:author="Seth Oranburg" w:date="2026-03-07T09:50:00Z" w16du:dateUtc="2026-03-07T14:50:00Z">
        <w:r w:rsidR="0033544D" w:rsidRPr="00742779">
          <w:t>Rule</w:t>
        </w:r>
      </w:ins>
      <w:r w:rsidR="0033544D" w:rsidRPr="00742779">
        <w:t xml:space="preserve"> 10b5-1 plans have become ubiquitous among public company executives. These plans allow insiders to execute pre-planned sales for liquidity or diversification purposes without being accused of trading on inside information. However, the plans have faced criticism for potential abuse—insiders can establish plans shortly before material nonpublic information becomes public, or can cancel and re-establish plans to opportunistically time trades.</w:t>
      </w:r>
    </w:p>
    <w:p w14:paraId="46BF614C" w14:textId="77777777" w:rsidR="0033544D" w:rsidRPr="00742779" w:rsidRDefault="00742779" w:rsidP="000E54B1">
      <w:pPr>
        <w:pPrChange w:id="4629" w:author="Seth Oranburg" w:date="2026-03-07T09:50:00Z" w16du:dateUtc="2026-03-07T14:50:00Z">
          <w:pPr>
            <w:pStyle w:val="NormalWeb"/>
          </w:pPr>
        </w:pPrChange>
      </w:pPr>
      <w:del w:id="4630" w:author="Seth Oranburg" w:date="2026-03-07T09:50:00Z" w16du:dateUtc="2026-03-07T14:50:00Z">
        <w:r w:rsidRPr="00742779">
          <w:rPr>
            <w:rFonts w:ascii="ZWAdobeF" w:hAnsi="ZWAdobeF" w:cs="ZWAdobeF"/>
            <w:sz w:val="2"/>
            <w:szCs w:val="2"/>
          </w:rPr>
          <w:delText>1980B</w:delText>
        </w:r>
        <w:r w:rsidR="0033544D" w:rsidRPr="00742779">
          <w:delText>In</w:delText>
        </w:r>
      </w:del>
      <w:ins w:id="4631" w:author="Seth Oranburg" w:date="2026-03-07T09:50:00Z" w16du:dateUtc="2026-03-07T14:50:00Z">
        <w:r w:rsidR="0033544D" w:rsidRPr="00742779">
          <w:t>In</w:t>
        </w:r>
      </w:ins>
      <w:r w:rsidR="0033544D" w:rsidRPr="00742779">
        <w:t xml:space="preserve"> response to these concerns, the SEC amended Rule 10b5-1 in 2022, imposing a </w:t>
      </w:r>
      <w:r w:rsidR="0033544D" w:rsidRPr="00742779">
        <w:rPr>
          <w:rStyle w:val="Strong"/>
        </w:rPr>
        <w:t>120-day cooling-off period</w:t>
      </w:r>
      <w:r w:rsidR="0033544D" w:rsidRPr="00742779">
        <w:t xml:space="preserve"> between plan adoption and the first trade for directors and officers, and prohibiting insiders from having multiple overlapping trading plans.</w:t>
      </w:r>
      <w:r w:rsidR="0033544D">
        <w:fldChar w:fldCharType="begin"/>
      </w:r>
      <w:r w:rsidR="0033544D">
        <w:instrText>HYPERLINK \l "fn273-11647" \o "Jump to citation"</w:instrText>
      </w:r>
      <w:r w:rsidR="0033544D">
        <w:fldChar w:fldCharType="separate"/>
      </w:r>
      <w:r w:rsidR="0033544D" w:rsidRPr="00742779">
        <w:rPr>
          <w:rStyle w:val="Hyperlink"/>
          <w:color w:val="auto"/>
          <w:u w:val="none"/>
        </w:rPr>
        <w:t>[273</w:t>
      </w:r>
      <w:r w:rsidR="00FA601A" w:rsidRPr="00742779">
        <w:rPr>
          <w:rStyle w:val="Hyperlink"/>
          <w:color w:val="auto"/>
          <w:u w:val="none"/>
        </w:rPr>
        <w:t>]</w:t>
      </w:r>
      <w:r w:rsidR="0033544D" w:rsidRPr="00742779">
        <w:rPr>
          <w:rStyle w:val="citekey"/>
          <w:vanish/>
        </w:rPr>
        <w:t>_1</w:t>
      </w:r>
      <w:r w:rsidR="0033544D">
        <w:fldChar w:fldCharType="end"/>
      </w:r>
      <w:r w:rsidR="0033544D" w:rsidRPr="00742779">
        <w:t xml:space="preserve"> These reforms aim to reduce the potential for manipulative use of trading plans while preserving their core function of providing trading certainty for insiders.</w:t>
      </w:r>
    </w:p>
    <w:p w14:paraId="37047820" w14:textId="77777777" w:rsidR="0033544D" w:rsidRPr="00742779" w:rsidRDefault="0033544D" w:rsidP="000E54B1">
      <w:pPr>
        <w:pStyle w:val="Heading2"/>
        <w:rPr>
          <w:rFonts w:eastAsia="Times New Roman"/>
        </w:rPr>
      </w:pPr>
      <w:r w:rsidRPr="00742779">
        <w:rPr>
          <w:rFonts w:eastAsia="Times New Roman"/>
        </w:rPr>
        <w:t>Shareholder Proposals and Proxy Contests</w:t>
      </w:r>
    </w:p>
    <w:p w14:paraId="41814375" w14:textId="77777777" w:rsidR="0033544D" w:rsidRPr="00742779" w:rsidRDefault="00742779" w:rsidP="000E54B1">
      <w:pPr>
        <w:pPrChange w:id="4632" w:author="Seth Oranburg" w:date="2026-03-07T09:50:00Z" w16du:dateUtc="2026-03-07T14:50:00Z">
          <w:pPr>
            <w:pStyle w:val="NormalWeb"/>
          </w:pPr>
        </w:pPrChange>
      </w:pPr>
      <w:del w:id="4633" w:author="Seth Oranburg" w:date="2026-03-07T09:50:00Z" w16du:dateUtc="2026-03-07T14:50:00Z">
        <w:r w:rsidRPr="00742779">
          <w:rPr>
            <w:rFonts w:ascii="ZWAdobeF" w:hAnsi="ZWAdobeF" w:cs="ZWAdobeF"/>
            <w:sz w:val="2"/>
            <w:szCs w:val="2"/>
          </w:rPr>
          <w:delText>1981B</w:delText>
        </w:r>
        <w:r w:rsidR="0033544D" w:rsidRPr="00742779">
          <w:delText>Once</w:delText>
        </w:r>
      </w:del>
      <w:ins w:id="4634" w:author="Seth Oranburg" w:date="2026-03-07T09:50:00Z" w16du:dateUtc="2026-03-07T14:50:00Z">
        <w:r w:rsidR="0033544D" w:rsidRPr="00742779">
          <w:t>Once</w:t>
        </w:r>
      </w:ins>
      <w:r w:rsidR="0033544D" w:rsidRPr="00742779">
        <w:t xml:space="preserve"> public, companies become subject to shareholder democracy through the proxy process. Rule 14a-8 under the Exchange Act permits shareholders who have held at least $2,000 or 1% of the company</w:t>
      </w:r>
      <w:r w:rsidR="009F60D1" w:rsidRPr="00742779">
        <w:t>’</w:t>
      </w:r>
      <w:r w:rsidR="0033544D" w:rsidRPr="00742779">
        <w:t>s securities for at least three years to submit proposals for inclusion in the company</w:t>
      </w:r>
      <w:r w:rsidR="009F60D1" w:rsidRPr="00742779">
        <w:t>’</w:t>
      </w:r>
      <w:r w:rsidR="0033544D" w:rsidRPr="00742779">
        <w:t>s proxy statement.</w:t>
      </w:r>
      <w:r w:rsidR="0033544D">
        <w:fldChar w:fldCharType="begin"/>
      </w:r>
      <w:r w:rsidR="0033544D">
        <w:instrText>HYPERLINK \l "fn296-11647" \o "Jump to citation"</w:instrText>
      </w:r>
      <w:r w:rsidR="0033544D">
        <w:fldChar w:fldCharType="separate"/>
      </w:r>
      <w:r w:rsidR="0033544D" w:rsidRPr="00742779">
        <w:rPr>
          <w:rStyle w:val="Hyperlink"/>
          <w:color w:val="auto"/>
          <w:u w:val="none"/>
        </w:rPr>
        <w:t>[296</w:t>
      </w:r>
      <w:r w:rsidR="00FA601A" w:rsidRPr="00742779">
        <w:rPr>
          <w:rStyle w:val="Hyperlink"/>
          <w:color w:val="auto"/>
          <w:u w:val="none"/>
        </w:rPr>
        <w:t>]</w:t>
      </w:r>
      <w:r w:rsidR="0033544D">
        <w:fldChar w:fldCharType="end"/>
      </w:r>
    </w:p>
    <w:p w14:paraId="1705C58F" w14:textId="77777777" w:rsidR="0033544D" w:rsidRPr="00742779" w:rsidRDefault="0033544D" w:rsidP="000E54B1">
      <w:pPr>
        <w:pStyle w:val="Heading3"/>
        <w:rPr>
          <w:rFonts w:eastAsia="Times New Roman"/>
        </w:rPr>
      </w:pPr>
      <w:r w:rsidRPr="00742779">
        <w:rPr>
          <w:rFonts w:eastAsia="Times New Roman"/>
        </w:rPr>
        <w:t>The Scope and Limits of Rule 14a-8</w:t>
      </w:r>
    </w:p>
    <w:p w14:paraId="5378C18F" w14:textId="77777777" w:rsidR="0033544D" w:rsidRPr="00742779" w:rsidRDefault="00742779" w:rsidP="000E54B1">
      <w:pPr>
        <w:pPrChange w:id="4635" w:author="Seth Oranburg" w:date="2026-03-07T09:50:00Z" w16du:dateUtc="2026-03-07T14:50:00Z">
          <w:pPr>
            <w:pStyle w:val="NormalWeb"/>
          </w:pPr>
        </w:pPrChange>
      </w:pPr>
      <w:del w:id="4636" w:author="Seth Oranburg" w:date="2026-03-07T09:50:00Z" w16du:dateUtc="2026-03-07T14:50:00Z">
        <w:r w:rsidRPr="00742779">
          <w:rPr>
            <w:rFonts w:ascii="ZWAdobeF" w:hAnsi="ZWAdobeF" w:cs="ZWAdobeF"/>
            <w:sz w:val="2"/>
            <w:szCs w:val="2"/>
          </w:rPr>
          <w:delText>1982B</w:delText>
        </w:r>
        <w:r w:rsidR="0033544D" w:rsidRPr="00742779">
          <w:delText>Shareholder</w:delText>
        </w:r>
      </w:del>
      <w:ins w:id="4637" w:author="Seth Oranburg" w:date="2026-03-07T09:50:00Z" w16du:dateUtc="2026-03-07T14:50:00Z">
        <w:r w:rsidR="0033544D" w:rsidRPr="00742779">
          <w:t>Shareholder</w:t>
        </w:r>
      </w:ins>
      <w:r w:rsidR="0033544D" w:rsidRPr="00742779">
        <w:t xml:space="preserve"> proposals under Rule 14a-8 must relate to the company</w:t>
      </w:r>
      <w:r w:rsidR="009F60D1" w:rsidRPr="00742779">
        <w:t>’</w:t>
      </w:r>
      <w:r w:rsidR="0033544D" w:rsidRPr="00742779">
        <w:t>s business and be proper subjects for shareholder action under state law (typically Delaware).</w:t>
      </w:r>
      <w:r w:rsidR="0033544D">
        <w:fldChar w:fldCharType="begin"/>
      </w:r>
      <w:r w:rsidR="0033544D">
        <w:instrText>HYPERLINK \l "fn296-11647" \o "Jump to citation"</w:instrText>
      </w:r>
      <w:r w:rsidR="0033544D">
        <w:fldChar w:fldCharType="separate"/>
      </w:r>
      <w:r w:rsidR="0033544D" w:rsidRPr="00742779">
        <w:rPr>
          <w:rStyle w:val="Hyperlink"/>
          <w:color w:val="auto"/>
          <w:u w:val="none"/>
        </w:rPr>
        <w:t>[296</w:t>
      </w:r>
      <w:r w:rsidR="00FA601A" w:rsidRPr="00742779">
        <w:rPr>
          <w:rStyle w:val="Hyperlink"/>
          <w:color w:val="auto"/>
          <w:u w:val="none"/>
        </w:rPr>
        <w:t>]</w:t>
      </w:r>
      <w:r w:rsidR="0033544D">
        <w:fldChar w:fldCharType="end"/>
      </w:r>
      <w:r w:rsidR="0033544D" w:rsidRPr="00742779">
        <w:t xml:space="preserve"> The rule allows companies to exclude proposals on specified grounds, including that the proposal:</w:t>
      </w:r>
    </w:p>
    <w:p w14:paraId="5AA67725" w14:textId="77777777" w:rsidR="0033544D" w:rsidRPr="00742779" w:rsidRDefault="00742779" w:rsidP="000E54B1">
      <w:pPr>
        <w:pStyle w:val="ListParagraph"/>
        <w:numPr>
          <w:ilvl w:val="0"/>
          <w:numId w:val="9"/>
        </w:numPr>
        <w:rPr>
          <w:rFonts w:eastAsia="Times New Roman"/>
        </w:rPr>
      </w:pPr>
      <w:del w:id="4638" w:author="Seth Oranburg" w:date="2026-03-07T09:50:00Z" w16du:dateUtc="2026-03-07T14:50:00Z">
        <w:r w:rsidRPr="00742779">
          <w:rPr>
            <w:rFonts w:ascii="ZWAdobeF" w:eastAsia="Times New Roman" w:hAnsi="ZWAdobeF" w:cs="ZWAdobeF"/>
            <w:sz w:val="2"/>
            <w:szCs w:val="2"/>
          </w:rPr>
          <w:delText>41B</w:delText>
        </w:r>
        <w:r w:rsidR="0033544D" w:rsidRPr="00742779">
          <w:rPr>
            <w:rFonts w:eastAsia="Times New Roman"/>
          </w:rPr>
          <w:delText>Relates</w:delText>
        </w:r>
      </w:del>
      <w:ins w:id="4639" w:author="Seth Oranburg" w:date="2026-03-07T09:50:00Z" w16du:dateUtc="2026-03-07T14:50:00Z">
        <w:r w:rsidR="0033544D" w:rsidRPr="00742779">
          <w:rPr>
            <w:rFonts w:eastAsia="Times New Roman"/>
          </w:rPr>
          <w:t>Relates</w:t>
        </w:r>
      </w:ins>
      <w:r w:rsidR="0033544D" w:rsidRPr="00742779">
        <w:rPr>
          <w:rFonts w:eastAsia="Times New Roman"/>
        </w:rPr>
        <w:t xml:space="preserve"> to the company</w:t>
      </w:r>
      <w:r w:rsidR="009F60D1" w:rsidRPr="00742779">
        <w:rPr>
          <w:rFonts w:eastAsia="Times New Roman"/>
        </w:rPr>
        <w:t>’</w:t>
      </w:r>
      <w:r w:rsidR="0033544D" w:rsidRPr="00742779">
        <w:rPr>
          <w:rFonts w:eastAsia="Times New Roman"/>
        </w:rPr>
        <w:t>s ordinary business operations (the most frequently invoked exclusion)</w:t>
      </w:r>
    </w:p>
    <w:p w14:paraId="3F35AB5F" w14:textId="77777777" w:rsidR="0033544D" w:rsidRPr="00742779" w:rsidRDefault="00742779" w:rsidP="000E54B1">
      <w:pPr>
        <w:pStyle w:val="ListParagraph"/>
        <w:numPr>
          <w:ilvl w:val="0"/>
          <w:numId w:val="9"/>
        </w:numPr>
        <w:rPr>
          <w:rFonts w:eastAsia="Times New Roman"/>
        </w:rPr>
      </w:pPr>
      <w:del w:id="4640" w:author="Seth Oranburg" w:date="2026-03-07T09:50:00Z" w16du:dateUtc="2026-03-07T14:50:00Z">
        <w:r w:rsidRPr="00742779">
          <w:rPr>
            <w:rFonts w:ascii="ZWAdobeF" w:eastAsia="Times New Roman" w:hAnsi="ZWAdobeF" w:cs="ZWAdobeF"/>
            <w:sz w:val="2"/>
            <w:szCs w:val="2"/>
          </w:rPr>
          <w:delText>42B</w:delText>
        </w:r>
        <w:r w:rsidR="0033544D" w:rsidRPr="00742779">
          <w:rPr>
            <w:rFonts w:eastAsia="Times New Roman"/>
          </w:rPr>
          <w:delText>Seeks</w:delText>
        </w:r>
      </w:del>
      <w:ins w:id="4641" w:author="Seth Oranburg" w:date="2026-03-07T09:50:00Z" w16du:dateUtc="2026-03-07T14:50:00Z">
        <w:r w:rsidR="0033544D" w:rsidRPr="00742779">
          <w:rPr>
            <w:rFonts w:eastAsia="Times New Roman"/>
          </w:rPr>
          <w:t>Seeks</w:t>
        </w:r>
      </w:ins>
      <w:r w:rsidR="0033544D" w:rsidRPr="00742779">
        <w:rPr>
          <w:rFonts w:eastAsia="Times New Roman"/>
        </w:rPr>
        <w:t xml:space="preserve"> to micromanage the company by probing too deeply into matters of complex business judgment</w:t>
      </w:r>
    </w:p>
    <w:p w14:paraId="08FC28B1" w14:textId="77777777" w:rsidR="0033544D" w:rsidRPr="00742779" w:rsidRDefault="00742779" w:rsidP="000E54B1">
      <w:pPr>
        <w:pStyle w:val="ListParagraph"/>
        <w:numPr>
          <w:ilvl w:val="0"/>
          <w:numId w:val="9"/>
        </w:numPr>
        <w:rPr>
          <w:rFonts w:eastAsia="Times New Roman"/>
        </w:rPr>
      </w:pPr>
      <w:del w:id="4642" w:author="Seth Oranburg" w:date="2026-03-07T09:50:00Z" w16du:dateUtc="2026-03-07T14:50:00Z">
        <w:r w:rsidRPr="00742779">
          <w:rPr>
            <w:rFonts w:ascii="ZWAdobeF" w:eastAsia="Times New Roman" w:hAnsi="ZWAdobeF" w:cs="ZWAdobeF"/>
            <w:sz w:val="2"/>
            <w:szCs w:val="2"/>
          </w:rPr>
          <w:delText>43B</w:delText>
        </w:r>
        <w:r w:rsidR="0033544D" w:rsidRPr="00742779">
          <w:rPr>
            <w:rFonts w:eastAsia="Times New Roman"/>
          </w:rPr>
          <w:delText>Conflicts</w:delText>
        </w:r>
      </w:del>
      <w:ins w:id="4643" w:author="Seth Oranburg" w:date="2026-03-07T09:50:00Z" w16du:dateUtc="2026-03-07T14:50:00Z">
        <w:r w:rsidR="0033544D" w:rsidRPr="00742779">
          <w:rPr>
            <w:rFonts w:eastAsia="Times New Roman"/>
          </w:rPr>
          <w:t>Conflicts</w:t>
        </w:r>
      </w:ins>
      <w:r w:rsidR="0033544D" w:rsidRPr="00742779">
        <w:rPr>
          <w:rFonts w:eastAsia="Times New Roman"/>
        </w:rPr>
        <w:t xml:space="preserve"> with a proposal the company intends to submit at the same meeting</w:t>
      </w:r>
    </w:p>
    <w:p w14:paraId="4CB1C539" w14:textId="77777777" w:rsidR="0033544D" w:rsidRPr="00742779" w:rsidRDefault="00742779" w:rsidP="000E54B1">
      <w:pPr>
        <w:pStyle w:val="ListParagraph"/>
        <w:numPr>
          <w:ilvl w:val="0"/>
          <w:numId w:val="9"/>
        </w:numPr>
        <w:rPr>
          <w:rFonts w:eastAsia="Times New Roman"/>
        </w:rPr>
      </w:pPr>
      <w:del w:id="4644" w:author="Seth Oranburg" w:date="2026-03-07T09:50:00Z" w16du:dateUtc="2026-03-07T14:50:00Z">
        <w:r w:rsidRPr="00742779">
          <w:rPr>
            <w:rFonts w:ascii="ZWAdobeF" w:eastAsia="Times New Roman" w:hAnsi="ZWAdobeF" w:cs="ZWAdobeF"/>
            <w:sz w:val="2"/>
            <w:szCs w:val="2"/>
          </w:rPr>
          <w:lastRenderedPageBreak/>
          <w:delText>44B</w:delText>
        </w:r>
        <w:r w:rsidR="0033544D" w:rsidRPr="00742779">
          <w:rPr>
            <w:rFonts w:eastAsia="Times New Roman"/>
          </w:rPr>
          <w:delText>Duplicates</w:delText>
        </w:r>
      </w:del>
      <w:ins w:id="4645" w:author="Seth Oranburg" w:date="2026-03-07T09:50:00Z" w16du:dateUtc="2026-03-07T14:50:00Z">
        <w:r w:rsidR="0033544D" w:rsidRPr="00742779">
          <w:rPr>
            <w:rFonts w:eastAsia="Times New Roman"/>
          </w:rPr>
          <w:t>Duplicates</w:t>
        </w:r>
      </w:ins>
      <w:r w:rsidR="0033544D" w:rsidRPr="00742779">
        <w:rPr>
          <w:rFonts w:eastAsia="Times New Roman"/>
        </w:rPr>
        <w:t xml:space="preserve"> another shareholder proposal for the same meeting</w:t>
      </w:r>
    </w:p>
    <w:p w14:paraId="5AE7FB04" w14:textId="77777777" w:rsidR="0033544D" w:rsidRPr="00742779" w:rsidRDefault="00742779" w:rsidP="000E54B1">
      <w:pPr>
        <w:pStyle w:val="ListParagraph"/>
        <w:numPr>
          <w:ilvl w:val="0"/>
          <w:numId w:val="9"/>
        </w:numPr>
        <w:rPr>
          <w:rFonts w:eastAsia="Times New Roman"/>
        </w:rPr>
      </w:pPr>
      <w:del w:id="4646" w:author="Seth Oranburg" w:date="2026-03-07T09:50:00Z" w16du:dateUtc="2026-03-07T14:50:00Z">
        <w:r w:rsidRPr="00742779">
          <w:rPr>
            <w:rFonts w:ascii="ZWAdobeF" w:eastAsia="Times New Roman" w:hAnsi="ZWAdobeF" w:cs="ZWAdobeF"/>
            <w:sz w:val="2"/>
            <w:szCs w:val="2"/>
          </w:rPr>
          <w:delText>45B</w:delText>
        </w:r>
        <w:r w:rsidR="0033544D" w:rsidRPr="00742779">
          <w:rPr>
            <w:rFonts w:eastAsia="Times New Roman"/>
          </w:rPr>
          <w:delText>Has</w:delText>
        </w:r>
      </w:del>
      <w:ins w:id="4647" w:author="Seth Oranburg" w:date="2026-03-07T09:50:00Z" w16du:dateUtc="2026-03-07T14:50:00Z">
        <w:r w:rsidR="0033544D" w:rsidRPr="00742779">
          <w:rPr>
            <w:rFonts w:eastAsia="Times New Roman"/>
          </w:rPr>
          <w:t>Has</w:t>
        </w:r>
      </w:ins>
      <w:r w:rsidR="0033544D" w:rsidRPr="00742779">
        <w:rPr>
          <w:rFonts w:eastAsia="Times New Roman"/>
        </w:rPr>
        <w:t xml:space="preserve"> been substantially implemented by the company</w:t>
      </w:r>
    </w:p>
    <w:p w14:paraId="1095A418" w14:textId="77777777" w:rsidR="0033544D" w:rsidRPr="00742779" w:rsidRDefault="00742779" w:rsidP="000E54B1">
      <w:pPr>
        <w:pStyle w:val="ListParagraph"/>
        <w:numPr>
          <w:ilvl w:val="0"/>
          <w:numId w:val="9"/>
        </w:numPr>
        <w:rPr>
          <w:rFonts w:eastAsia="Times New Roman"/>
        </w:rPr>
      </w:pPr>
      <w:del w:id="4648" w:author="Seth Oranburg" w:date="2026-03-07T09:50:00Z" w16du:dateUtc="2026-03-07T14:50:00Z">
        <w:r w:rsidRPr="00742779">
          <w:rPr>
            <w:rFonts w:ascii="ZWAdobeF" w:eastAsia="Times New Roman" w:hAnsi="ZWAdobeF" w:cs="ZWAdobeF"/>
            <w:sz w:val="2"/>
            <w:szCs w:val="2"/>
          </w:rPr>
          <w:delText>46B</w:delText>
        </w:r>
        <w:r w:rsidR="0033544D" w:rsidRPr="00742779">
          <w:rPr>
            <w:rFonts w:eastAsia="Times New Roman"/>
          </w:rPr>
          <w:delText>Relates</w:delText>
        </w:r>
      </w:del>
      <w:ins w:id="4649" w:author="Seth Oranburg" w:date="2026-03-07T09:50:00Z" w16du:dateUtc="2026-03-07T14:50:00Z">
        <w:r w:rsidR="0033544D" w:rsidRPr="00742779">
          <w:rPr>
            <w:rFonts w:eastAsia="Times New Roman"/>
          </w:rPr>
          <w:t>Relates</w:t>
        </w:r>
      </w:ins>
      <w:r w:rsidR="0033544D" w:rsidRPr="00742779">
        <w:rPr>
          <w:rFonts w:eastAsia="Times New Roman"/>
        </w:rPr>
        <w:t xml:space="preserve"> to less than 5% of the company</w:t>
      </w:r>
      <w:r w:rsidR="009F60D1" w:rsidRPr="00742779">
        <w:rPr>
          <w:rFonts w:eastAsia="Times New Roman"/>
        </w:rPr>
        <w:t>’</w:t>
      </w:r>
      <w:r w:rsidR="0033544D" w:rsidRPr="00742779">
        <w:rPr>
          <w:rFonts w:eastAsia="Times New Roman"/>
        </w:rPr>
        <w:t>s operations and is not otherwise significantly related to the company</w:t>
      </w:r>
      <w:r w:rsidR="009F60D1" w:rsidRPr="00742779">
        <w:rPr>
          <w:rFonts w:eastAsia="Times New Roman"/>
        </w:rPr>
        <w:t>’</w:t>
      </w:r>
      <w:r w:rsidR="0033544D" w:rsidRPr="00742779">
        <w:rPr>
          <w:rFonts w:eastAsia="Times New Roman"/>
        </w:rPr>
        <w:t>s business</w:t>
      </w:r>
    </w:p>
    <w:p w14:paraId="57C4E5D0" w14:textId="77777777" w:rsidR="0033544D" w:rsidRPr="00742779" w:rsidRDefault="00742779" w:rsidP="000E54B1">
      <w:del w:id="4650" w:author="Seth Oranburg" w:date="2026-03-07T09:50:00Z" w16du:dateUtc="2026-03-07T14:50:00Z">
        <w:r w:rsidRPr="00742779">
          <w:rPr>
            <w:rFonts w:ascii="ZWAdobeF" w:hAnsi="ZWAdobeF" w:cs="ZWAdobeF"/>
            <w:sz w:val="2"/>
            <w:szCs w:val="2"/>
          </w:rPr>
          <w:delText>1983B</w:delText>
        </w:r>
        <w:r w:rsidR="0033544D" w:rsidRPr="00742779">
          <w:delText>In</w:delText>
        </w:r>
      </w:del>
      <w:ins w:id="4651" w:author="Seth Oranburg" w:date="2026-03-07T09:50:00Z" w16du:dateUtc="2026-03-07T14:50:00Z">
        <w:r w:rsidR="0033544D" w:rsidRPr="00742779">
          <w:t>In</w:t>
        </w:r>
      </w:ins>
      <w:r w:rsidR="0033544D" w:rsidRPr="00742779">
        <w:t xml:space="preserve"> recent years, shareholder proposals have increasingly focused on governance matters (such as requiring independent board chairs or eliminating dual-class structures) and environmental and social issues (such as greenhouse gas emissions reporting or diversity metrics). Companies often negotiate with proponents to reach agreements that moot the proposal—for example, agreeing to adopt requested disclosure in exchange for the proponent withdrawing the proposal.</w:t>
      </w:r>
    </w:p>
    <w:p w14:paraId="37B14623" w14:textId="77777777" w:rsidR="0033544D" w:rsidRPr="00742779" w:rsidRDefault="0033544D" w:rsidP="000E54B1">
      <w:pPr>
        <w:pStyle w:val="Heading3"/>
        <w:rPr>
          <w:rFonts w:eastAsia="Times New Roman"/>
        </w:rPr>
      </w:pPr>
      <w:r w:rsidRPr="00742779">
        <w:rPr>
          <w:rFonts w:eastAsia="Times New Roman"/>
        </w:rPr>
        <w:t>The Dual-Class Structure and Shareholder Voice</w:t>
      </w:r>
    </w:p>
    <w:p w14:paraId="26DC83EF" w14:textId="77777777" w:rsidR="0033544D" w:rsidRPr="00742779" w:rsidRDefault="00742779" w:rsidP="000E54B1">
      <w:del w:id="4652" w:author="Seth Oranburg" w:date="2026-03-07T09:50:00Z" w16du:dateUtc="2026-03-07T14:50:00Z">
        <w:r w:rsidRPr="00742779">
          <w:rPr>
            <w:rFonts w:ascii="ZWAdobeF" w:hAnsi="ZWAdobeF" w:cs="ZWAdobeF"/>
            <w:sz w:val="2"/>
            <w:szCs w:val="2"/>
          </w:rPr>
          <w:delText>1984B</w:delText>
        </w:r>
        <w:r w:rsidR="0033544D" w:rsidRPr="00742779">
          <w:delText>Shareholder</w:delText>
        </w:r>
      </w:del>
      <w:ins w:id="4653" w:author="Seth Oranburg" w:date="2026-03-07T09:50:00Z" w16du:dateUtc="2026-03-07T14:50:00Z">
        <w:r w:rsidR="0033544D" w:rsidRPr="00742779">
          <w:t>Shareholder</w:t>
        </w:r>
      </w:ins>
      <w:r w:rsidR="0033544D" w:rsidRPr="00742779">
        <w:t xml:space="preserve"> proposals take on particular significance at dual-class companies, where public shareholders lack the voting power to unilaterally effect change. At these companies, Rule 14a-8 proposals serve primarily as a </w:t>
      </w:r>
      <w:r w:rsidR="0033544D" w:rsidRPr="00742779">
        <w:rPr>
          <w:rStyle w:val="Strong"/>
        </w:rPr>
        <w:t>signaling mechanism</w:t>
      </w:r>
      <w:r w:rsidR="0033544D" w:rsidRPr="00742779">
        <w:t>—demonstrating the intensity of minority shareholder dissatisfaction even if the proposal has no chance of passing given the founders</w:t>
      </w:r>
      <w:r w:rsidR="009F60D1" w:rsidRPr="00742779">
        <w:t>’</w:t>
      </w:r>
      <w:r w:rsidR="0033544D" w:rsidRPr="00742779">
        <w:t xml:space="preserve"> voting control.</w:t>
      </w:r>
    </w:p>
    <w:p w14:paraId="74BE2BC8" w14:textId="77777777" w:rsidR="0033544D" w:rsidRPr="00742779" w:rsidRDefault="00742779" w:rsidP="000E54B1">
      <w:pPr>
        <w:pPrChange w:id="4654" w:author="Seth Oranburg" w:date="2026-03-07T09:50:00Z" w16du:dateUtc="2026-03-07T14:50:00Z">
          <w:pPr>
            <w:pStyle w:val="NormalWeb"/>
          </w:pPr>
        </w:pPrChange>
      </w:pPr>
      <w:del w:id="4655" w:author="Seth Oranburg" w:date="2026-03-07T09:50:00Z" w16du:dateUtc="2026-03-07T14:50:00Z">
        <w:r w:rsidRPr="00742779">
          <w:rPr>
            <w:rFonts w:ascii="ZWAdobeF" w:hAnsi="ZWAdobeF" w:cs="ZWAdobeF"/>
            <w:sz w:val="2"/>
            <w:szCs w:val="2"/>
          </w:rPr>
          <w:delText>1985B</w:delText>
        </w:r>
        <w:r w:rsidR="0033544D" w:rsidRPr="00742779">
          <w:delText>Proxy</w:delText>
        </w:r>
      </w:del>
      <w:ins w:id="4656" w:author="Seth Oranburg" w:date="2026-03-07T09:50:00Z" w16du:dateUtc="2026-03-07T14:50:00Z">
        <w:r w:rsidR="0033544D" w:rsidRPr="00742779">
          <w:t>Proxy</w:t>
        </w:r>
      </w:ins>
      <w:r w:rsidR="0033544D" w:rsidRPr="00742779">
        <w:t xml:space="preserve"> advisory firms like ISS and Glass Lewis highlight the results of shareholder proposals at dual-class companies in their governance assessments, and sustained opposition to management proposals (such as equity compensation plans) can generate negative media coverage and reputational pressure even when the proposals pass due to founder voting power.</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p>
    <w:p w14:paraId="3EA28E31" w14:textId="77777777" w:rsidR="0033544D" w:rsidRPr="00742779" w:rsidRDefault="0033544D" w:rsidP="000E54B1">
      <w:pPr>
        <w:pStyle w:val="Heading2"/>
        <w:rPr>
          <w:rFonts w:eastAsia="Times New Roman"/>
        </w:rPr>
      </w:pPr>
      <w:r w:rsidRPr="00742779">
        <w:rPr>
          <w:rFonts w:eastAsia="Times New Roman"/>
        </w:rPr>
        <w:t>The 2026 Equilibrium: A Maturing IPO Market</w:t>
      </w:r>
    </w:p>
    <w:p w14:paraId="7D35D546" w14:textId="77777777" w:rsidR="0033544D" w:rsidRPr="00742779" w:rsidRDefault="00742779" w:rsidP="000E54B1">
      <w:pPr>
        <w:pPrChange w:id="4657" w:author="Seth Oranburg" w:date="2026-03-07T09:50:00Z" w16du:dateUtc="2026-03-07T14:50:00Z">
          <w:pPr>
            <w:pStyle w:val="NormalWeb"/>
          </w:pPr>
        </w:pPrChange>
      </w:pPr>
      <w:del w:id="4658" w:author="Seth Oranburg" w:date="2026-03-07T09:50:00Z" w16du:dateUtc="2026-03-07T14:50:00Z">
        <w:r w:rsidRPr="00742779">
          <w:rPr>
            <w:rFonts w:ascii="ZWAdobeF" w:hAnsi="ZWAdobeF" w:cs="ZWAdobeF"/>
            <w:sz w:val="2"/>
            <w:szCs w:val="2"/>
          </w:rPr>
          <w:delText>1986B</w:delText>
        </w:r>
        <w:r w:rsidR="0033544D" w:rsidRPr="00742779">
          <w:delText>As</w:delText>
        </w:r>
      </w:del>
      <w:ins w:id="4659" w:author="Seth Oranburg" w:date="2026-03-07T09:50:00Z" w16du:dateUtc="2026-03-07T14:50:00Z">
        <w:r w:rsidR="0033544D" w:rsidRPr="00742779">
          <w:t>As</w:t>
        </w:r>
      </w:ins>
      <w:r w:rsidR="0033544D" w:rsidRPr="00742779">
        <w:t xml:space="preserve"> of early 2026, the IPO market exists in a state of equilibrium between competing forces. On one hand, the regulatory and disclosure burdens of being public remain substantial—companies must maintain sophisticated financial reporting systems, endure SEC comment letter processes, and expose themselves to securities litigation risk under Section 11 and Rule 10b-5. On the other hand, the SEC</w:t>
      </w:r>
      <w:r w:rsidR="009F60D1" w:rsidRPr="00742779">
        <w:t>’</w:t>
      </w:r>
      <w:r w:rsidR="0033544D" w:rsidRPr="00742779">
        <w:t>s 2025 reforms expanding confidential review to all issuers have reduced some friction, and the recovery of technology sector valuations has revived investor appetite for growth companies.</w:t>
      </w:r>
      <w:r w:rsidR="0033544D">
        <w:fldChar w:fldCharType="begin"/>
      </w:r>
      <w:r w:rsidR="0033544D">
        <w:instrText>HYPERLINK \l "fn264-11647" \o "Jump to citation"</w:instrText>
      </w:r>
      <w:r w:rsidR="0033544D">
        <w:fldChar w:fldCharType="separate"/>
      </w:r>
      <w:r w:rsidR="0033544D" w:rsidRPr="00742779">
        <w:rPr>
          <w:rStyle w:val="Hyperlink"/>
          <w:color w:val="auto"/>
          <w:u w:val="none"/>
        </w:rPr>
        <w:t>[264</w:t>
      </w:r>
      <w:r w:rsidR="00FA601A" w:rsidRPr="00742779">
        <w:rPr>
          <w:rStyle w:val="Hyperlink"/>
          <w:color w:val="auto"/>
          <w:u w:val="none"/>
        </w:rPr>
        <w:t>]</w:t>
      </w:r>
      <w:r w:rsidR="0033544D">
        <w:fldChar w:fldCharType="end"/>
      </w:r>
    </w:p>
    <w:p w14:paraId="1543D8B7" w14:textId="77777777" w:rsidR="0033544D" w:rsidRPr="00742779" w:rsidRDefault="00742779" w:rsidP="000E54B1">
      <w:pPr>
        <w:pPrChange w:id="4660" w:author="Seth Oranburg" w:date="2026-03-07T09:50:00Z" w16du:dateUtc="2026-03-07T14:50:00Z">
          <w:pPr>
            <w:pStyle w:val="NormalWeb"/>
          </w:pPr>
        </w:pPrChange>
      </w:pPr>
      <w:del w:id="4661" w:author="Seth Oranburg" w:date="2026-03-07T09:50:00Z" w16du:dateUtc="2026-03-07T14:50:00Z">
        <w:r w:rsidRPr="00742779">
          <w:rPr>
            <w:rFonts w:ascii="ZWAdobeF" w:hAnsi="ZWAdobeF" w:cs="ZWAdobeF"/>
            <w:sz w:val="2"/>
            <w:szCs w:val="2"/>
          </w:rPr>
          <w:lastRenderedPageBreak/>
          <w:delText>1987B</w:delText>
        </w:r>
        <w:r w:rsidR="0033544D" w:rsidRPr="00742779">
          <w:delText>The</w:delText>
        </w:r>
      </w:del>
      <w:ins w:id="4662" w:author="Seth Oranburg" w:date="2026-03-07T09:50:00Z" w16du:dateUtc="2026-03-07T14:50:00Z">
        <w:r w:rsidR="0033544D" w:rsidRPr="00742779">
          <w:t>The</w:t>
        </w:r>
      </w:ins>
      <w:r w:rsidR="0033544D" w:rsidRPr="00742779">
        <w:t xml:space="preserve"> governance debate around dual-class structures has reached a pragmatic settlement. While index providers and institutional investors continue to impose a measurable valuation discount on companies with unequal voting rights, they have largely accepted that certain founder-led companies can justify time-limited dual-class structures that preserve founder vision during critical growth phases.</w:t>
      </w:r>
      <w:r w:rsidR="0033544D">
        <w:fldChar w:fldCharType="begin"/>
      </w:r>
      <w:r w:rsidR="0033544D">
        <w:instrText>HYPERLINK \l "fn267-11647" \o "Jump to citation"</w:instrText>
      </w:r>
      <w:r w:rsidR="0033544D">
        <w:fldChar w:fldCharType="separate"/>
      </w:r>
      <w:r w:rsidR="0033544D" w:rsidRPr="00742779">
        <w:rPr>
          <w:rStyle w:val="Hyperlink"/>
          <w:color w:val="auto"/>
          <w:u w:val="none"/>
        </w:rPr>
        <w:t>[267</w:t>
      </w:r>
      <w:r w:rsidR="00FA601A" w:rsidRPr="00742779">
        <w:rPr>
          <w:rStyle w:val="Hyperlink"/>
          <w:color w:val="auto"/>
          <w:u w:val="none"/>
        </w:rPr>
        <w:t>]</w:t>
      </w:r>
      <w:r w:rsidR="0033544D">
        <w:fldChar w:fldCharType="end"/>
      </w:r>
      <w:r w:rsidR="0033544D" w:rsidRPr="00742779">
        <w:t xml:space="preserve"> The convergence on seven-year sunsets as the institutional baseline represents a compromise: long enough to allow founders to execute multi-year strategic initiatives, short enough to ensure governance evolution as the company matures.</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p>
    <w:p w14:paraId="66DDA8BD" w14:textId="77777777" w:rsidR="0033544D" w:rsidRPr="00742779" w:rsidRDefault="00742779" w:rsidP="000E54B1">
      <w:del w:id="4663" w:author="Seth Oranburg" w:date="2026-03-07T09:50:00Z" w16du:dateUtc="2026-03-07T14:50:00Z">
        <w:r w:rsidRPr="00742779">
          <w:rPr>
            <w:rFonts w:ascii="ZWAdobeF" w:hAnsi="ZWAdobeF" w:cs="ZWAdobeF"/>
            <w:sz w:val="2"/>
            <w:szCs w:val="2"/>
          </w:rPr>
          <w:delText>1988B</w:delText>
        </w:r>
        <w:r w:rsidR="0033544D" w:rsidRPr="00742779">
          <w:delText>For</w:delText>
        </w:r>
      </w:del>
      <w:ins w:id="4664" w:author="Seth Oranburg" w:date="2026-03-07T09:50:00Z" w16du:dateUtc="2026-03-07T14:50:00Z">
        <w:r w:rsidR="0033544D" w:rsidRPr="00742779">
          <w:t>For</w:t>
        </w:r>
      </w:ins>
      <w:r w:rsidR="0033544D" w:rsidRPr="00742779">
        <w:t xml:space="preserve"> mid-cap technology companies evaluating whether to pursue an IPO in 2026, the decision hinges on several factors. Companies with strong profitability or a clear path to profitability within 12-18 months remain attractive IPO candidates. Companies still investing heavily in growth at the expense of near-term earnings face a more challenging environment, as public market investors—chastened by the 2022-2023 market corrections—demand clearer evidence of unit economics and sustainable business models.</w:t>
      </w:r>
    </w:p>
    <w:p w14:paraId="609F46B5" w14:textId="77777777" w:rsidR="0033544D" w:rsidRPr="00742779" w:rsidRDefault="00742779" w:rsidP="000E54B1">
      <w:del w:id="4665" w:author="Seth Oranburg" w:date="2026-03-07T09:50:00Z" w16du:dateUtc="2026-03-07T14:50:00Z">
        <w:r w:rsidRPr="00742779">
          <w:rPr>
            <w:rFonts w:ascii="ZWAdobeF" w:hAnsi="ZWAdobeF" w:cs="ZWAdobeF"/>
            <w:sz w:val="2"/>
            <w:szCs w:val="2"/>
          </w:rPr>
          <w:delText>1989B</w:delText>
        </w:r>
        <w:r w:rsidR="0033544D" w:rsidRPr="00742779">
          <w:delText>The</w:delText>
        </w:r>
      </w:del>
      <w:ins w:id="4666" w:author="Seth Oranburg" w:date="2026-03-07T09:50:00Z" w16du:dateUtc="2026-03-07T14:50:00Z">
        <w:r w:rsidR="0033544D" w:rsidRPr="00742779">
          <w:t>The</w:t>
        </w:r>
      </w:ins>
      <w:r w:rsidR="0033544D" w:rsidRPr="00742779">
        <w:t xml:space="preserve"> alternative paths to liquidity—including remaining private longer, pursuing direct listings, or seeking acquisition by strategic buyers or private equity sponsors—continue to compete with the traditional IPO. The abundance of private capital from venture funds, growth equity investors, and sovereign wealth funds allows companies to delay the IPO decision until market conditions are optimal.</w:t>
      </w:r>
    </w:p>
    <w:p w14:paraId="596864BF" w14:textId="77777777" w:rsidR="0033544D" w:rsidRPr="00742779" w:rsidRDefault="0033544D" w:rsidP="000E54B1">
      <w:pPr>
        <w:pStyle w:val="Heading2"/>
        <w:rPr>
          <w:rFonts w:eastAsia="Times New Roman"/>
        </w:rPr>
      </w:pPr>
      <w:r w:rsidRPr="00742779">
        <w:rPr>
          <w:rFonts w:eastAsia="Times New Roman"/>
        </w:rPr>
        <w:t>Public Money Isn</w:t>
      </w:r>
      <w:r w:rsidR="009F60D1" w:rsidRPr="00742779">
        <w:rPr>
          <w:rFonts w:eastAsia="Times New Roman"/>
        </w:rPr>
        <w:t>’</w:t>
      </w:r>
      <w:r w:rsidRPr="00742779">
        <w:rPr>
          <w:rFonts w:eastAsia="Times New Roman"/>
        </w:rPr>
        <w:t>t Free</w:t>
      </w:r>
    </w:p>
    <w:p w14:paraId="14EDC8CF" w14:textId="77777777" w:rsidR="0033544D" w:rsidRPr="00742779" w:rsidRDefault="00742779" w:rsidP="000E54B1">
      <w:del w:id="4667" w:author="Seth Oranburg" w:date="2026-03-07T09:50:00Z" w16du:dateUtc="2026-03-07T14:50:00Z">
        <w:r w:rsidRPr="00742779">
          <w:rPr>
            <w:rFonts w:ascii="ZWAdobeF" w:hAnsi="ZWAdobeF" w:cs="ZWAdobeF"/>
            <w:sz w:val="2"/>
            <w:szCs w:val="2"/>
          </w:rPr>
          <w:delText>1990B</w:delText>
        </w:r>
        <w:r w:rsidR="0033544D" w:rsidRPr="00742779">
          <w:delText>The</w:delText>
        </w:r>
      </w:del>
      <w:ins w:id="4668" w:author="Seth Oranburg" w:date="2026-03-07T09:50:00Z" w16du:dateUtc="2026-03-07T14:50:00Z">
        <w:r w:rsidR="0033544D" w:rsidRPr="00742779">
          <w:t>The</w:t>
        </w:r>
      </w:ins>
      <w:r w:rsidR="0033544D" w:rsidRPr="00742779">
        <w:t xml:space="preserve"> process of taking a company public in 2026 reflects the accumulated regulatory wisdom of nearly a century of federal securities law, the structural reforms enacted after the dot-com collapse and financial crisis, and the market-driven governance mechanisms that have evolved in response to dual-class structures and corporate scandals. The IPO transforms a private company into a public institution, subjecting it to continuous disclosure, market discipline, and democratic shareholder governance—or, in the case of dual-class companies, a time-limited exemption from that democratic ideal.</w:t>
      </w:r>
    </w:p>
    <w:p w14:paraId="013D6360" w14:textId="77777777" w:rsidR="0033544D" w:rsidRPr="00742779" w:rsidRDefault="00742779" w:rsidP="000E54B1">
      <w:del w:id="4669" w:author="Seth Oranburg" w:date="2026-03-07T09:50:00Z" w16du:dateUtc="2026-03-07T14:50:00Z">
        <w:r w:rsidRPr="00742779">
          <w:rPr>
            <w:rFonts w:ascii="ZWAdobeF" w:hAnsi="ZWAdobeF" w:cs="ZWAdobeF"/>
            <w:sz w:val="2"/>
            <w:szCs w:val="2"/>
          </w:rPr>
          <w:delText>1991B</w:delText>
        </w:r>
        <w:r w:rsidR="0033544D" w:rsidRPr="00742779">
          <w:delText>For</w:delText>
        </w:r>
      </w:del>
      <w:ins w:id="4670" w:author="Seth Oranburg" w:date="2026-03-07T09:50:00Z" w16du:dateUtc="2026-03-07T14:50:00Z">
        <w:r w:rsidR="0033544D" w:rsidRPr="00742779">
          <w:t>For</w:t>
        </w:r>
      </w:ins>
      <w:r w:rsidR="0033544D" w:rsidRPr="00742779">
        <w:t xml:space="preserve"> founders and management teams, the IPO decision represents a trade-off between the benefits of access to deep capital markets, the currency for strategic transactions, and the liquidity for employees and early investors, against the costs of transparency, quarterly earnings pressures, and exposure </w:t>
      </w:r>
      <w:r w:rsidR="0033544D" w:rsidRPr="00742779">
        <w:lastRenderedPageBreak/>
        <w:t>to securities litigation. The companies that successfully navigate this transition are those that have invested in institutional-grade financial controls, adopted governance structures aligned with investor expectations, and articulated a compelling long-term strategic narrative that can survive the scrutiny of public markets.</w:t>
      </w:r>
    </w:p>
    <w:p w14:paraId="2B1A19DE" w14:textId="77777777" w:rsidR="0033544D" w:rsidRPr="00742779" w:rsidRDefault="00742779" w:rsidP="000E54B1">
      <w:pPr>
        <w:pPrChange w:id="4671" w:author="Seth Oranburg" w:date="2026-03-07T09:50:00Z" w16du:dateUtc="2026-03-07T14:50:00Z">
          <w:pPr>
            <w:pStyle w:val="NormalWeb"/>
          </w:pPr>
        </w:pPrChange>
      </w:pPr>
      <w:del w:id="4672" w:author="Seth Oranburg" w:date="2026-03-07T09:50:00Z" w16du:dateUtc="2026-03-07T14:50:00Z">
        <w:r w:rsidRPr="00742779">
          <w:rPr>
            <w:rFonts w:ascii="ZWAdobeF" w:hAnsi="ZWAdobeF" w:cs="ZWAdobeF"/>
            <w:sz w:val="2"/>
            <w:szCs w:val="2"/>
          </w:rPr>
          <w:delText>1992B</w:delText>
        </w:r>
        <w:r w:rsidR="0033544D" w:rsidRPr="00742779">
          <w:delText>The</w:delText>
        </w:r>
      </w:del>
      <w:ins w:id="4673" w:author="Seth Oranburg" w:date="2026-03-07T09:50:00Z" w16du:dateUtc="2026-03-07T14:50:00Z">
        <w:r w:rsidR="0033544D" w:rsidRPr="00742779">
          <w:t>The</w:t>
        </w:r>
      </w:ins>
      <w:r w:rsidR="0033544D" w:rsidRPr="00742779">
        <w:t xml:space="preserve"> Securities Act</w:t>
      </w:r>
      <w:r w:rsidR="009F60D1" w:rsidRPr="00742779">
        <w:t>’</w:t>
      </w:r>
      <w:r w:rsidR="0033544D" w:rsidRPr="00742779">
        <w:t>s registration and disclosure requirements,</w:t>
      </w:r>
      <w:r w:rsidR="0033544D">
        <w:fldChar w:fldCharType="begin"/>
      </w:r>
      <w:r w:rsidR="0033544D">
        <w:instrText>HYPERLINK \l "fn262-11647" \o "Jump to citation"</w:instrText>
      </w:r>
      <w:r w:rsidR="0033544D">
        <w:fldChar w:fldCharType="separate"/>
      </w:r>
      <w:r w:rsidR="0033544D" w:rsidRPr="00742779">
        <w:rPr>
          <w:rStyle w:val="Hyperlink"/>
          <w:color w:val="auto"/>
          <w:u w:val="none"/>
        </w:rPr>
        <w:t>[262</w:t>
      </w:r>
      <w:r w:rsidR="00FA601A" w:rsidRPr="00742779">
        <w:rPr>
          <w:rStyle w:val="Hyperlink"/>
          <w:color w:val="auto"/>
          <w:u w:val="none"/>
        </w:rPr>
        <w:t>]</w:t>
      </w:r>
      <w:r w:rsidR="0033544D">
        <w:fldChar w:fldCharType="end"/>
      </w:r>
      <w:r w:rsidR="0033544D" w:rsidRPr="00742779">
        <w:t xml:space="preserve"> the Exchange Act</w:t>
      </w:r>
      <w:r w:rsidR="009F60D1" w:rsidRPr="00742779">
        <w:t>’</w:t>
      </w:r>
      <w:r w:rsidR="0033544D" w:rsidRPr="00742779">
        <w:t>s continuous reporting obligations,</w:t>
      </w:r>
      <w:r w:rsidR="0033544D">
        <w:fldChar w:fldCharType="begin"/>
      </w:r>
      <w:r w:rsidR="0033544D">
        <w:instrText>HYPERLINK \l "fn263-11647" \o "Jump to citation"</w:instrText>
      </w:r>
      <w:r w:rsidR="0033544D">
        <w:fldChar w:fldCharType="separate"/>
      </w:r>
      <w:r w:rsidR="0033544D" w:rsidRPr="00742779">
        <w:rPr>
          <w:rStyle w:val="Hyperlink"/>
          <w:color w:val="auto"/>
          <w:u w:val="none"/>
        </w:rPr>
        <w:t>[263</w:t>
      </w:r>
      <w:r w:rsidR="00FA601A" w:rsidRPr="00742779">
        <w:rPr>
          <w:rStyle w:val="Hyperlink"/>
          <w:color w:val="auto"/>
          <w:u w:val="none"/>
        </w:rPr>
        <w:t>]</w:t>
      </w:r>
      <w:r w:rsidR="0033544D">
        <w:fldChar w:fldCharType="end"/>
      </w:r>
      <w:r w:rsidR="0033544D" w:rsidRPr="00742779">
        <w:t xml:space="preserve"> and the market-imposed governance standards enforced by institutional investors</w:t>
      </w:r>
      <w:r w:rsidR="0033544D">
        <w:fldChar w:fldCharType="begin"/>
      </w:r>
      <w:r w:rsidR="0033544D">
        <w:instrText>HYPERLINK \l "fn294-11647" \o "Jump to citation"</w:instrText>
      </w:r>
      <w:r w:rsidR="0033544D">
        <w:fldChar w:fldCharType="separate"/>
      </w:r>
      <w:r w:rsidR="0033544D" w:rsidRPr="00742779">
        <w:rPr>
          <w:rStyle w:val="Hyperlink"/>
          <w:color w:val="auto"/>
          <w:u w:val="none"/>
        </w:rPr>
        <w:t>[294</w:t>
      </w:r>
      <w:r w:rsidR="00FA601A" w:rsidRPr="00742779">
        <w:rPr>
          <w:rStyle w:val="Hyperlink"/>
          <w:color w:val="auto"/>
          <w:u w:val="none"/>
        </w:rPr>
        <w:t>]</w:t>
      </w:r>
      <w:r w:rsidR="0033544D">
        <w:fldChar w:fldCharType="end"/>
      </w:r>
      <w:r w:rsidR="0033544D" w:rsidRPr="00742779">
        <w:t xml:space="preserve"> and proxy advisors</w:t>
      </w:r>
      <w:r w:rsidR="0033544D">
        <w:fldChar w:fldCharType="begin"/>
      </w:r>
      <w:r w:rsidR="0033544D">
        <w:instrText>HYPERLINK \l "fn274-11647" \o "Jump to citation"</w:instrText>
      </w:r>
      <w:r w:rsidR="0033544D">
        <w:fldChar w:fldCharType="separate"/>
      </w:r>
      <w:r w:rsidR="0033544D" w:rsidRPr="00742779">
        <w:rPr>
          <w:rStyle w:val="Hyperlink"/>
          <w:color w:val="auto"/>
          <w:u w:val="none"/>
        </w:rPr>
        <w:t>[274</w:t>
      </w:r>
      <w:r w:rsidR="00FA601A" w:rsidRPr="00742779">
        <w:rPr>
          <w:rStyle w:val="Hyperlink"/>
          <w:color w:val="auto"/>
          <w:u w:val="none"/>
        </w:rPr>
        <w:t>]</w:t>
      </w:r>
      <w:r w:rsidR="0033544D">
        <w:fldChar w:fldCharType="end"/>
      </w:r>
      <w:r w:rsidR="0033544D" w:rsidRPr="00742779">
        <w:t xml:space="preserve"> collectively create a system that—while imperfect—balances capital formation with investor protection more effectively than any alternative yet devised. As the IPO market continues to evolve, the fundamental tension between insider control and minority shareholder rights will remain, mediated by the price mechanism of the governance discount and the institutional pressure for time-based sunsets that convert founder vision into shared democratic governance.</w:t>
      </w:r>
    </w:p>
    <w:p w14:paraId="235F11C6" w14:textId="77777777" w:rsidR="0033544D" w:rsidRPr="00742779" w:rsidRDefault="0033544D" w:rsidP="000E54B1">
      <w:pPr>
        <w:pStyle w:val="Heading2"/>
        <w:rPr>
          <w:rFonts w:eastAsia="Times New Roman"/>
        </w:rPr>
      </w:pPr>
      <w:r w:rsidRPr="00742779">
        <w:rPr>
          <w:rFonts w:eastAsia="Times New Roman"/>
        </w:rPr>
        <w:t>ConstructEdge Goes Public</w:t>
      </w:r>
    </w:p>
    <w:p w14:paraId="113999C9" w14:textId="77777777" w:rsidR="0033544D" w:rsidRPr="00742779" w:rsidRDefault="00742779" w:rsidP="000E54B1">
      <w:del w:id="4674" w:author="Seth Oranburg" w:date="2026-03-07T09:50:00Z" w16du:dateUtc="2026-03-07T14:50:00Z">
        <w:r w:rsidRPr="00742779">
          <w:rPr>
            <w:rFonts w:ascii="ZWAdobeF" w:hAnsi="ZWAdobeF" w:cs="ZWAdobeF"/>
            <w:sz w:val="2"/>
            <w:szCs w:val="2"/>
          </w:rPr>
          <w:delText>1993B</w:delText>
        </w:r>
        <w:r w:rsidR="0033544D" w:rsidRPr="00742779">
          <w:delText>Six</w:delText>
        </w:r>
      </w:del>
      <w:ins w:id="4675" w:author="Seth Oranburg" w:date="2026-03-07T09:50:00Z" w16du:dateUtc="2026-03-07T14:50:00Z">
        <w:r w:rsidR="0033544D" w:rsidRPr="00742779">
          <w:t>Six</w:t>
        </w:r>
      </w:ins>
      <w:r w:rsidR="0033544D" w:rsidRPr="00742779">
        <w:t xml:space="preserve"> months after the board meeting, ConstructEdge went public. The company priced its IPO at $23 per share, raising $322 million in primary capital at a valuation of $1.02 billion. The stock opened at $26.50, a 15 percent first-day pop. By the end of the first day, the stock closed at $27.25, giving the company a market capitalization of $1.21 billion. The performance was considered successful. The company had not left excessive money on the table. The first-day pop was modest. Long-term institutional investors had received substantial allocations.</w:t>
      </w:r>
    </w:p>
    <w:p w14:paraId="69CD5C5E" w14:textId="77777777" w:rsidR="0033544D" w:rsidRPr="00742779" w:rsidRDefault="00742779" w:rsidP="000E54B1">
      <w:del w:id="4676" w:author="Seth Oranburg" w:date="2026-03-07T09:50:00Z" w16du:dateUtc="2026-03-07T14:50:00Z">
        <w:r w:rsidRPr="00742779">
          <w:rPr>
            <w:rFonts w:ascii="ZWAdobeF" w:hAnsi="ZWAdobeF" w:cs="ZWAdobeF"/>
            <w:sz w:val="2"/>
            <w:szCs w:val="2"/>
          </w:rPr>
          <w:delText>1994B</w:delText>
        </w:r>
        <w:r w:rsidR="0033544D" w:rsidRPr="00742779">
          <w:delText>The</w:delText>
        </w:r>
      </w:del>
      <w:ins w:id="4677" w:author="Seth Oranburg" w:date="2026-03-07T09:50:00Z" w16du:dateUtc="2026-03-07T14:50:00Z">
        <w:r w:rsidR="0033544D" w:rsidRPr="00742779">
          <w:t>The</w:t>
        </w:r>
      </w:ins>
      <w:r w:rsidR="0033544D" w:rsidRPr="00742779">
        <w:t xml:space="preserve"> employee lockup structure worked as intended. After 90 days, 25 percent of employee shares became tradable. Approximately 15 percent of eligible employees sold shares during the first window. The stock price declined 2 percent on the release date but recovered within a week. After 120 days, another 25 percent of shares became tradable. Approximately 20 percent of eligible employees sold. The stock price was essentially flat. After 150 days, the remaining 50 percent of employee shares became tradable. By this point, employees had seen the pattern: gradual releases did not create supply shocks. Approximately 30 percent of eligible employees sold. The stock price declined 3 percent but remained well above the IPO price.</w:t>
      </w:r>
    </w:p>
    <w:p w14:paraId="065D6804" w14:textId="77777777" w:rsidR="0033544D" w:rsidRPr="00742779" w:rsidRDefault="00742779" w:rsidP="000E54B1">
      <w:del w:id="4678" w:author="Seth Oranburg" w:date="2026-03-07T09:50:00Z" w16du:dateUtc="2026-03-07T14:50:00Z">
        <w:r w:rsidRPr="00742779">
          <w:rPr>
            <w:rFonts w:ascii="ZWAdobeF" w:hAnsi="ZWAdobeF" w:cs="ZWAdobeF"/>
            <w:sz w:val="2"/>
            <w:szCs w:val="2"/>
          </w:rPr>
          <w:lastRenderedPageBreak/>
          <w:delText>1995B</w:delText>
        </w:r>
        <w:r w:rsidR="0033544D" w:rsidRPr="00742779">
          <w:delText>Zeeva</w:delText>
        </w:r>
        <w:r w:rsidR="009F60D1" w:rsidRPr="00742779">
          <w:delText>’</w:delText>
        </w:r>
        <w:r w:rsidR="0033544D" w:rsidRPr="00742779">
          <w:delText>s</w:delText>
        </w:r>
      </w:del>
      <w:ins w:id="4679" w:author="Seth Oranburg" w:date="2026-03-07T09:50:00Z" w16du:dateUtc="2026-03-07T14:50:00Z">
        <w:r w:rsidR="0033544D" w:rsidRPr="00742779">
          <w:t>Zeeva</w:t>
        </w:r>
        <w:r w:rsidR="009F60D1" w:rsidRPr="00742779">
          <w:t>’</w:t>
        </w:r>
        <w:r w:rsidR="0033544D" w:rsidRPr="00742779">
          <w:t>s</w:t>
        </w:r>
      </w:ins>
      <w:r w:rsidR="0033544D" w:rsidRPr="00742779">
        <w:t xml:space="preserve"> shares remained locked up for 180 days. But the performance trigger was met after 110 days: the stock had traded above $28.75 (25 percent above the IPO price) for 15 consecutive trading days. Thirty percent of Zeeva</w:t>
      </w:r>
      <w:r w:rsidR="009F60D1" w:rsidRPr="00742779">
        <w:t>’</w:t>
      </w:r>
      <w:r w:rsidR="0033544D" w:rsidRPr="00742779">
        <w:t>s locked shares were released early. She sold none of them. After the full 180 days expired, Zeeva sold 10 percent of her holdings to diversify. She retained approximately 22 percent of the company</w:t>
      </w:r>
      <w:r w:rsidR="009F60D1" w:rsidRPr="00742779">
        <w:t>’</w:t>
      </w:r>
      <w:r w:rsidR="0033544D" w:rsidRPr="00742779">
        <w:t>s outstanding shares. She remained the largest individual shareholder. She remained Chair of the Board. But she no longer controlled the company. Public shareholders controlled the company through their voting rights.</w:t>
      </w:r>
    </w:p>
    <w:p w14:paraId="486C25DD" w14:textId="77777777" w:rsidR="0033544D" w:rsidRPr="00742779" w:rsidRDefault="00742779" w:rsidP="000E54B1">
      <w:del w:id="4680" w:author="Seth Oranburg" w:date="2026-03-07T09:50:00Z" w16du:dateUtc="2026-03-07T14:50:00Z">
        <w:r w:rsidRPr="00742779">
          <w:rPr>
            <w:rFonts w:ascii="ZWAdobeF" w:hAnsi="ZWAdobeF" w:cs="ZWAdobeF"/>
            <w:sz w:val="2"/>
            <w:szCs w:val="2"/>
          </w:rPr>
          <w:delText>1996B</w:delText>
        </w:r>
        <w:r w:rsidR="0033544D" w:rsidRPr="00742779">
          <w:delText>The</w:delText>
        </w:r>
      </w:del>
      <w:ins w:id="4681" w:author="Seth Oranburg" w:date="2026-03-07T09:50:00Z" w16du:dateUtc="2026-03-07T14:50:00Z">
        <w:r w:rsidR="0033544D" w:rsidRPr="00742779">
          <w:t>The</w:t>
        </w:r>
      </w:ins>
      <w:r w:rsidR="0033544D" w:rsidRPr="00742779">
        <w:t xml:space="preserve"> quarterly reporting obligations proved more demanding than Zeeva had anticipated. ConstructEdge now operated on a schedule dictated by earnings announcements. The company reported earnings four times per year. Each earnings announcement required preparation: financial statements had to be finalized, MD&amp;A had to be drafted, earnings calls had to be scripted. The company implemented trading blackout periods beginning four weeks before each earnings announcement. Insiders could trade only during narrow windows after earnings were announced. The discipline was exhausting. But it was also clarifying. The company could no longer defer difficult decisions. Every quarter required an accounting.</w:t>
      </w:r>
    </w:p>
    <w:p w14:paraId="77F562E7" w14:textId="77777777" w:rsidR="0033544D" w:rsidRPr="00742779" w:rsidRDefault="00742779" w:rsidP="000E54B1">
      <w:del w:id="4682" w:author="Seth Oranburg" w:date="2026-03-07T09:50:00Z" w16du:dateUtc="2026-03-07T14:50:00Z">
        <w:r w:rsidRPr="00742779">
          <w:rPr>
            <w:rFonts w:ascii="ZWAdobeF" w:hAnsi="ZWAdobeF" w:cs="ZWAdobeF"/>
            <w:sz w:val="2"/>
            <w:szCs w:val="2"/>
          </w:rPr>
          <w:delText>1997B</w:delText>
        </w:r>
        <w:r w:rsidR="0033544D" w:rsidRPr="00742779">
          <w:delText>Rachel</w:delText>
        </w:r>
      </w:del>
      <w:ins w:id="4683" w:author="Seth Oranburg" w:date="2026-03-07T09:50:00Z" w16du:dateUtc="2026-03-07T14:50:00Z">
        <w:r w:rsidR="0033544D" w:rsidRPr="00742779">
          <w:t>Rachel</w:t>
        </w:r>
      </w:ins>
      <w:r w:rsidR="0033544D" w:rsidRPr="00742779">
        <w:t>, who had been promoted to General Counsel six months before the IPO, managed the transition. She built a compliance team. She implemented policies. She trained employees on insider trading rules. She filed Forms 10-Q and 10-K. She responded to SEC comment letters. She managed proxy statements and annual meetings. The work was substantial. But it was manageable. ConstructEdge had prepared. The 18-month runway before the IPO had been used to build systems, train people, and establish processes. The company was ready to be public.</w:t>
      </w:r>
    </w:p>
    <w:p w14:paraId="1BE02D09" w14:textId="77777777" w:rsidR="0033544D" w:rsidRPr="00742779" w:rsidRDefault="00742779" w:rsidP="000E54B1">
      <w:del w:id="4684" w:author="Seth Oranburg" w:date="2026-03-07T09:50:00Z" w16du:dateUtc="2026-03-07T14:50:00Z">
        <w:r w:rsidRPr="00742779">
          <w:rPr>
            <w:rFonts w:ascii="ZWAdobeF" w:hAnsi="ZWAdobeF" w:cs="ZWAdobeF"/>
            <w:sz w:val="2"/>
            <w:szCs w:val="2"/>
          </w:rPr>
          <w:delText>1998B</w:delText>
        </w:r>
        <w:r w:rsidR="0033544D" w:rsidRPr="00742779">
          <w:delText>Two</w:delText>
        </w:r>
      </w:del>
      <w:ins w:id="4685" w:author="Seth Oranburg" w:date="2026-03-07T09:50:00Z" w16du:dateUtc="2026-03-07T14:50:00Z">
        <w:r w:rsidR="0033544D" w:rsidRPr="00742779">
          <w:t>Two</w:t>
        </w:r>
      </w:ins>
      <w:r w:rsidR="0033544D" w:rsidRPr="00742779">
        <w:t xml:space="preserve"> years after the IPO, ConstructEdge</w:t>
      </w:r>
      <w:r w:rsidR="009F60D1" w:rsidRPr="00742779">
        <w:t>’</w:t>
      </w:r>
      <w:r w:rsidR="0033544D" w:rsidRPr="00742779">
        <w:t>s stock traded at $42 per share. The company had grown revenue to $78 million. The company had achieved profitability on a GAAP basis. The company had been added to the Russell 2000 index. Passive index funds now held approximately 8 percent of the company</w:t>
      </w:r>
      <w:r w:rsidR="009F60D1" w:rsidRPr="00742779">
        <w:t>’</w:t>
      </w:r>
      <w:r w:rsidR="0033544D" w:rsidRPr="00742779">
        <w:t>s outstanding shares. The company</w:t>
      </w:r>
      <w:r w:rsidR="009F60D1" w:rsidRPr="00742779">
        <w:t>’</w:t>
      </w:r>
      <w:r w:rsidR="0033544D" w:rsidRPr="00742779">
        <w:t>s market capitalization exceeded $1.8 billion. Zeeva</w:t>
      </w:r>
      <w:r w:rsidR="009F60D1" w:rsidRPr="00742779">
        <w:t>’</w:t>
      </w:r>
      <w:r w:rsidR="0033544D" w:rsidRPr="00742779">
        <w:t>s stake was worth more than $400 million. Early employees who had joined when the company had ten people were millionaires. Later employees who had joined when the company had one hundred people had meaningful wealth.</w:t>
      </w:r>
    </w:p>
    <w:p w14:paraId="022C6227" w14:textId="77777777" w:rsidR="0033544D" w:rsidRPr="00742779" w:rsidRDefault="00742779" w:rsidP="000E54B1">
      <w:del w:id="4686" w:author="Seth Oranburg" w:date="2026-03-07T09:50:00Z" w16du:dateUtc="2026-03-07T14:50:00Z">
        <w:r w:rsidRPr="00742779">
          <w:rPr>
            <w:rFonts w:ascii="ZWAdobeF" w:hAnsi="ZWAdobeF" w:cs="ZWAdobeF"/>
            <w:sz w:val="2"/>
            <w:szCs w:val="2"/>
          </w:rPr>
          <w:delText>1999B</w:delText>
        </w:r>
        <w:r w:rsidR="0033544D" w:rsidRPr="00742779">
          <w:delText>More</w:delText>
        </w:r>
      </w:del>
      <w:ins w:id="4687" w:author="Seth Oranburg" w:date="2026-03-07T09:50:00Z" w16du:dateUtc="2026-03-07T14:50:00Z">
        <w:r w:rsidR="0033544D" w:rsidRPr="00742779">
          <w:t>More</w:t>
        </w:r>
      </w:ins>
      <w:r w:rsidR="0033544D" w:rsidRPr="00742779">
        <w:t xml:space="preserve"> important, the company had maintained its culture. Going public had not changed what ConstructEdge did or how it did it. The company still </w:t>
      </w:r>
      <w:r w:rsidR="0033544D" w:rsidRPr="00742779">
        <w:lastRenderedPageBreak/>
        <w:t>built software for construction project management. The company still prioritized customer satisfaction over short-term revenue. The company still hired talented people and gave them autonomy. The quarterly reporting obligations had not forced short-term thinking. The public shareholders had not demanded that the company sacrifice long-term value for quarterly earnings beats.</w:t>
      </w:r>
    </w:p>
    <w:p w14:paraId="7BBE2843" w14:textId="77777777" w:rsidR="0033544D" w:rsidRPr="00742779" w:rsidRDefault="00742779" w:rsidP="000E54B1">
      <w:del w:id="4688" w:author="Seth Oranburg" w:date="2026-03-07T09:50:00Z" w16du:dateUtc="2026-03-07T14:50:00Z">
        <w:r w:rsidRPr="00742779">
          <w:rPr>
            <w:rFonts w:ascii="ZWAdobeF" w:hAnsi="ZWAdobeF" w:cs="ZWAdobeF"/>
            <w:sz w:val="2"/>
            <w:szCs w:val="2"/>
          </w:rPr>
          <w:delText>2000B</w:delText>
        </w:r>
        <w:r w:rsidR="0033544D" w:rsidRPr="00742779">
          <w:delText>But</w:delText>
        </w:r>
      </w:del>
      <w:ins w:id="4689" w:author="Seth Oranburg" w:date="2026-03-07T09:50:00Z" w16du:dateUtc="2026-03-07T14:50:00Z">
        <w:r w:rsidR="0033544D" w:rsidRPr="00742779">
          <w:t>But</w:t>
        </w:r>
      </w:ins>
      <w:r w:rsidR="0033544D" w:rsidRPr="00742779">
        <w:t xml:space="preserve"> the company had changed in one fundamental way: it now answered to public shareholders. Zeeva could no longer make unilateral decisions. The board now included three independent directors with no prior relationship to the company. The board</w:t>
      </w:r>
      <w:r w:rsidR="009F60D1" w:rsidRPr="00742779">
        <w:t>’</w:t>
      </w:r>
      <w:r w:rsidR="0033544D" w:rsidRPr="00742779">
        <w:t>s audit committee, compensation committee, and nominating committee consisted entirely of independent directors. These directors asked hard questions. They challenged management assumptions. They demanded data. They represented shareholder interests rather than founder interests.</w:t>
      </w:r>
    </w:p>
    <w:p w14:paraId="491B9817" w14:textId="77777777" w:rsidR="0033544D" w:rsidRPr="00742779" w:rsidRDefault="00742779" w:rsidP="000E54B1">
      <w:del w:id="4690" w:author="Seth Oranburg" w:date="2026-03-07T09:50:00Z" w16du:dateUtc="2026-03-07T14:50:00Z">
        <w:r w:rsidRPr="00742779">
          <w:rPr>
            <w:rFonts w:ascii="ZWAdobeF" w:hAnsi="ZWAdobeF" w:cs="ZWAdobeF"/>
            <w:sz w:val="2"/>
            <w:szCs w:val="2"/>
          </w:rPr>
          <w:delText>2001B</w:delText>
        </w:r>
        <w:r w:rsidR="0033544D" w:rsidRPr="00742779">
          <w:delText>This</w:delText>
        </w:r>
      </w:del>
      <w:ins w:id="4691" w:author="Seth Oranburg" w:date="2026-03-07T09:50:00Z" w16du:dateUtc="2026-03-07T14:50:00Z">
        <w:r w:rsidR="0033544D" w:rsidRPr="00742779">
          <w:t>This</w:t>
        </w:r>
      </w:ins>
      <w:r w:rsidR="0033544D" w:rsidRPr="00742779">
        <w:t xml:space="preserve"> was the bargain that going public represented. The company gained access to capital, liquidity for employees, and the credibility that comes with being a public company. In exchange, the company accepted oversight, transparency, and accountability. The mandatory disclosure regime ensured that shareholders had the information they needed to monitor management. The exchange listing standards ensured that governance structures protected shareholder interests. The market ensured that poor performance would be punished and good performance rewarded.</w:t>
      </w:r>
    </w:p>
    <w:p w14:paraId="42A67D9A" w14:textId="77777777" w:rsidR="0033544D" w:rsidRPr="00742779" w:rsidRDefault="00742779" w:rsidP="000E54B1">
      <w:del w:id="4692" w:author="Seth Oranburg" w:date="2026-03-07T09:50:00Z" w16du:dateUtc="2026-03-07T14:50:00Z">
        <w:r w:rsidRPr="00742779">
          <w:rPr>
            <w:rFonts w:ascii="ZWAdobeF" w:hAnsi="ZWAdobeF" w:cs="ZWAdobeF"/>
            <w:sz w:val="2"/>
            <w:szCs w:val="2"/>
          </w:rPr>
          <w:delText>2002B</w:delText>
        </w:r>
        <w:r w:rsidR="0033544D" w:rsidRPr="00742779">
          <w:delText>Zeeva</w:delText>
        </w:r>
      </w:del>
      <w:ins w:id="4693" w:author="Seth Oranburg" w:date="2026-03-07T09:50:00Z" w16du:dateUtc="2026-03-07T14:50:00Z">
        <w:r w:rsidR="0033544D" w:rsidRPr="00742779">
          <w:t>Zeeva</w:t>
        </w:r>
      </w:ins>
      <w:r w:rsidR="0033544D" w:rsidRPr="00742779">
        <w:t xml:space="preserve"> reflected on the process late one evening, sitting in the same conference room where she had met with David Chen two and a half years earlier. The view of the San Francisco Bay was the same. But everything else had changed. ConstructEdge was no longer a private company controlled by its founder. It was a public company owned by thousands of shareholders and governed by a board that owed fiduciary duties to those shareholders. Zeeva had less control. But the company had more resources. Employees had more wealth. The future had more possibilities.</w:t>
      </w:r>
    </w:p>
    <w:p w14:paraId="082D4F38" w14:textId="77777777" w:rsidR="0033544D" w:rsidRPr="00742779" w:rsidRDefault="00742779" w:rsidP="000E54B1">
      <w:del w:id="4694" w:author="Seth Oranburg" w:date="2026-03-07T09:50:00Z" w16du:dateUtc="2026-03-07T14:50:00Z">
        <w:r w:rsidRPr="00742779">
          <w:rPr>
            <w:rFonts w:ascii="ZWAdobeF" w:hAnsi="ZWAdobeF" w:cs="ZWAdobeF"/>
            <w:sz w:val="2"/>
            <w:szCs w:val="2"/>
          </w:rPr>
          <w:delText>2003B</w:delText>
        </w:r>
      </w:del>
      <w:r w:rsidR="009F60D1" w:rsidRPr="00742779">
        <w:t>“</w:t>
      </w:r>
      <w:r w:rsidR="0033544D" w:rsidRPr="00742779">
        <w:t>Was it worth it?</w:t>
      </w:r>
      <w:r w:rsidR="009F60D1" w:rsidRPr="00742779">
        <w:t>”</w:t>
      </w:r>
      <w:r w:rsidR="0033544D" w:rsidRPr="00742779">
        <w:t xml:space="preserve"> Rachel asked, finding Zeeva in the conference room.</w:t>
      </w:r>
    </w:p>
    <w:p w14:paraId="4D44DBC1" w14:textId="77777777" w:rsidR="0033544D" w:rsidRPr="00742779" w:rsidRDefault="00742779" w:rsidP="000E54B1">
      <w:del w:id="4695" w:author="Seth Oranburg" w:date="2026-03-07T09:50:00Z" w16du:dateUtc="2026-03-07T14:50:00Z">
        <w:r w:rsidRPr="00742779">
          <w:rPr>
            <w:rFonts w:ascii="ZWAdobeF" w:hAnsi="ZWAdobeF" w:cs="ZWAdobeF"/>
            <w:sz w:val="2"/>
            <w:szCs w:val="2"/>
          </w:rPr>
          <w:delText>2004B</w:delText>
        </w:r>
        <w:r w:rsidR="0033544D" w:rsidRPr="00742779">
          <w:delText>Zeeva</w:delText>
        </w:r>
      </w:del>
      <w:ins w:id="4696" w:author="Seth Oranburg" w:date="2026-03-07T09:50:00Z" w16du:dateUtc="2026-03-07T14:50:00Z">
        <w:r w:rsidR="0033544D" w:rsidRPr="00742779">
          <w:t>Zeeva</w:t>
        </w:r>
      </w:ins>
      <w:r w:rsidR="0033544D" w:rsidRPr="00742779">
        <w:t xml:space="preserve"> smiled. </w:t>
      </w:r>
      <w:r w:rsidR="009F60D1" w:rsidRPr="00742779">
        <w:t>“</w:t>
      </w:r>
      <w:r w:rsidR="0033544D" w:rsidRPr="00742779">
        <w:t>Ask me in another two years.</w:t>
      </w:r>
      <w:r w:rsidR="009F60D1" w:rsidRPr="00742779">
        <w:t>”</w:t>
      </w:r>
    </w:p>
    <w:p w14:paraId="65AF4EBB" w14:textId="77777777" w:rsidR="0033544D" w:rsidRPr="00742779" w:rsidRDefault="00742779" w:rsidP="000E54B1">
      <w:del w:id="4697" w:author="Seth Oranburg" w:date="2026-03-07T09:50:00Z" w16du:dateUtc="2026-03-07T14:50:00Z">
        <w:r w:rsidRPr="00742779">
          <w:rPr>
            <w:rFonts w:ascii="ZWAdobeF" w:hAnsi="ZWAdobeF" w:cs="ZWAdobeF"/>
            <w:sz w:val="2"/>
            <w:szCs w:val="2"/>
          </w:rPr>
          <w:delText>2005B</w:delText>
        </w:r>
        <w:r w:rsidR="0033544D" w:rsidRPr="00742779">
          <w:delText>But</w:delText>
        </w:r>
      </w:del>
      <w:ins w:id="4698" w:author="Seth Oranburg" w:date="2026-03-07T09:50:00Z" w16du:dateUtc="2026-03-07T14:50:00Z">
        <w:r w:rsidR="0033544D" w:rsidRPr="00742779">
          <w:t>But</w:t>
        </w:r>
      </w:ins>
      <w:r w:rsidR="0033544D" w:rsidRPr="00742779">
        <w:t xml:space="preserve"> she already knew the answer. Going public had been the right decision for ConstructEdge. Not because it was the only decision. Not because it was without costs. But because it was the decision that allowed the company to grow while rewarding the people who had built it. The regulatory framework had been navigable. The gatekeepers had been manageable. The governance transformation had been achievable. The company had gone public on its own terms, with modified lockups and one-share-one-vote governance, </w:t>
      </w:r>
      <w:r w:rsidR="0033544D" w:rsidRPr="00742779">
        <w:lastRenderedPageBreak/>
        <w:t>preserving what mattered while accepting the obligations that public status required.</w:t>
      </w:r>
    </w:p>
    <w:p w14:paraId="116C510D" w14:textId="77777777" w:rsidR="0033544D" w:rsidRPr="00742779" w:rsidRDefault="00742779" w:rsidP="000E54B1">
      <w:del w:id="4699" w:author="Seth Oranburg" w:date="2026-03-07T09:50:00Z" w16du:dateUtc="2026-03-07T14:50:00Z">
        <w:r w:rsidRPr="00742779">
          <w:rPr>
            <w:rFonts w:ascii="ZWAdobeF" w:hAnsi="ZWAdobeF" w:cs="ZWAdobeF"/>
            <w:sz w:val="2"/>
            <w:szCs w:val="2"/>
          </w:rPr>
          <w:delText>2006B</w:delText>
        </w:r>
        <w:r w:rsidR="0033544D" w:rsidRPr="00742779">
          <w:delText>This</w:delText>
        </w:r>
      </w:del>
      <w:ins w:id="4700" w:author="Seth Oranburg" w:date="2026-03-07T09:50:00Z" w16du:dateUtc="2026-03-07T14:50:00Z">
        <w:r w:rsidR="0033544D" w:rsidRPr="00742779">
          <w:t>This</w:t>
        </w:r>
      </w:ins>
      <w:r w:rsidR="0033544D" w:rsidRPr="00742779">
        <w:t xml:space="preserve"> is what going public means. Not ringing a bell on the NASDAQ floor. Not watching the stock price on a screen. Not calculating paper wealth. Going public means accepting that the company no longer belongs exclusively to its founders. It belongs to its shareholders. And that change, more than any other, defines what it means to be a public company.</w:t>
      </w:r>
    </w:p>
    <w:p w14:paraId="036E0F88" w14:textId="77777777" w:rsidR="0033544D" w:rsidRPr="00742779" w:rsidRDefault="0033544D" w:rsidP="000E54B1">
      <w:pPr>
        <w:pStyle w:val="Heading1"/>
        <w:rPr>
          <w:rFonts w:eastAsia="Times New Roman"/>
        </w:rPr>
      </w:pPr>
      <w:bookmarkStart w:id="4701" w:name="_Toc220771164"/>
      <w:r w:rsidRPr="00742779">
        <w:rPr>
          <w:rFonts w:eastAsia="Times New Roman"/>
        </w:rPr>
        <w:lastRenderedPageBreak/>
        <w:t>Chapter 12: The Shareholder Franchise</w:t>
      </w:r>
      <w:bookmarkEnd w:id="4701"/>
    </w:p>
    <w:p w14:paraId="3056838A" w14:textId="77777777" w:rsidR="00753506" w:rsidRDefault="00742779">
      <w:pPr>
        <w:pStyle w:val="Heading4"/>
        <w:rPr>
          <w:ins w:id="4702" w:author="Seth Oranburg" w:date="2026-03-07T09:50:00Z" w16du:dateUtc="2026-03-07T14:50:00Z"/>
        </w:rPr>
      </w:pPr>
      <w:del w:id="4703" w:author="Seth Oranburg" w:date="2026-03-07T09:50:00Z" w16du:dateUtc="2026-03-07T14:50:00Z">
        <w:r w:rsidRPr="00742779">
          <w:rPr>
            <w:rFonts w:ascii="ZWAdobeF" w:hAnsi="ZWAdobeF" w:cs="ZWAdobeF"/>
            <w:sz w:val="2"/>
            <w:szCs w:val="2"/>
          </w:rPr>
          <w:delText>2007B</w:delText>
        </w:r>
        <w:r w:rsidR="0033544D" w:rsidRPr="00742779">
          <w:delText>Eight</w:delText>
        </w:r>
      </w:del>
      <w:ins w:id="4704" w:author="Seth Oranburg" w:date="2026-03-07T09:50:00Z" w16du:dateUtc="2026-03-07T14:50:00Z">
        <w:r w:rsidR="0059744E">
          <w:t>Learning Objectives</w:t>
        </w:r>
      </w:ins>
    </w:p>
    <w:p w14:paraId="02010247" w14:textId="77777777" w:rsidR="00753506" w:rsidRDefault="0059744E">
      <w:pPr>
        <w:rPr>
          <w:ins w:id="4705" w:author="Seth Oranburg" w:date="2026-03-07T09:50:00Z" w16du:dateUtc="2026-03-07T14:50:00Z"/>
        </w:rPr>
      </w:pPr>
      <w:ins w:id="4706" w:author="Seth Oranburg" w:date="2026-03-07T09:50:00Z" w16du:dateUtc="2026-03-07T14:50:00Z">
        <w:r>
          <w:t>1. Analyze the Four Problems framework and explain how it organizes each subsequent doctrinal chapter.</w:t>
        </w:r>
      </w:ins>
    </w:p>
    <w:p w14:paraId="7BC119A8" w14:textId="77777777" w:rsidR="00753506" w:rsidRDefault="0059744E">
      <w:pPr>
        <w:rPr>
          <w:ins w:id="4707" w:author="Seth Oranburg" w:date="2026-03-07T09:50:00Z" w16du:dateUtc="2026-03-07T14:50:00Z"/>
        </w:rPr>
      </w:pPr>
      <w:ins w:id="4708" w:author="Seth Oranburg" w:date="2026-03-07T09:50:00Z" w16du:dateUtc="2026-03-07T14:50:00Z">
        <w:r>
          <w:t>2. Compare the contractual and statutory solutions to the coordination problems businesses face.</w:t>
        </w:r>
      </w:ins>
    </w:p>
    <w:p w14:paraId="3A024742" w14:textId="77777777" w:rsidR="00753506" w:rsidRDefault="0059744E">
      <w:pPr>
        <w:rPr>
          <w:ins w:id="4709" w:author="Seth Oranburg" w:date="2026-03-07T09:50:00Z" w16du:dateUtc="2026-03-07T14:50:00Z"/>
        </w:rPr>
      </w:pPr>
      <w:ins w:id="4710" w:author="Seth Oranburg" w:date="2026-03-07T09:50:00Z" w16du:dateUtc="2026-03-07T14:50:00Z">
        <w:r>
          <w:t>3. Evaluate why common law alone cannot fully address the attribution, governance, risk, and partitioning problems.</w:t>
        </w:r>
      </w:ins>
    </w:p>
    <w:p w14:paraId="047477BC" w14:textId="77777777" w:rsidR="00753506" w:rsidRDefault="0059744E">
      <w:pPr>
        <w:rPr>
          <w:ins w:id="4711" w:author="Seth Oranburg" w:date="2026-03-07T09:50:00Z" w16du:dateUtc="2026-03-07T14:50:00Z"/>
        </w:rPr>
      </w:pPr>
      <w:ins w:id="4712" w:author="Seth Oranburg" w:date="2026-03-07T09:50:00Z" w16du:dateUtc="2026-03-07T14:50:00Z">
        <w:r>
          <w:t>4. Distinguish between the roles of courts and legislators in developing business law doctrine.</w:t>
        </w:r>
      </w:ins>
    </w:p>
    <w:p w14:paraId="03222917" w14:textId="77777777" w:rsidR="0033544D" w:rsidRPr="00742779" w:rsidRDefault="0033544D" w:rsidP="000E54B1">
      <w:ins w:id="4713" w:author="Seth Oranburg" w:date="2026-03-07T09:50:00Z" w16du:dateUtc="2026-03-07T14:50:00Z">
        <w:r w:rsidRPr="00742779">
          <w:t>Eight</w:t>
        </w:r>
      </w:ins>
      <w:r w:rsidRPr="00742779">
        <w:t xml:space="preserve"> months after ConstructEdge</w:t>
      </w:r>
      <w:r w:rsidR="009F60D1" w:rsidRPr="00742779">
        <w:t>’</w:t>
      </w:r>
      <w:r w:rsidRPr="00742779">
        <w:t>s IPO, Zeeva received a letter that changed her understanding of corporate governance. Vanguard Capital Partners, a hedge fund that had accumulated 4.9% of the company</w:t>
      </w:r>
      <w:r w:rsidR="009F60D1" w:rsidRPr="00742779">
        <w:t>’</w:t>
      </w:r>
      <w:r w:rsidRPr="00742779">
        <w:t>s stock, was demanding two seats on the seven-member board. The letter was professionally worded but unmistakably serious: if the board refused to negotiate, Vanguard would nominate its own candidates at the upcoming annual meeting and wage a proxy contest to win shareholder support.</w:t>
      </w:r>
    </w:p>
    <w:p w14:paraId="508EF6E6" w14:textId="77777777" w:rsidR="0033544D" w:rsidRPr="00742779" w:rsidRDefault="00742779" w:rsidP="000E54B1">
      <w:del w:id="4714" w:author="Seth Oranburg" w:date="2026-03-07T09:50:00Z" w16du:dateUtc="2026-03-07T14:50:00Z">
        <w:r w:rsidRPr="00742779">
          <w:rPr>
            <w:rFonts w:ascii="ZWAdobeF" w:hAnsi="ZWAdobeF" w:cs="ZWAdobeF"/>
            <w:sz w:val="2"/>
            <w:szCs w:val="2"/>
          </w:rPr>
          <w:delText>2008B</w:delText>
        </w:r>
        <w:r w:rsidR="0033544D" w:rsidRPr="00742779">
          <w:delText>Zeeva</w:delText>
        </w:r>
      </w:del>
      <w:ins w:id="4715" w:author="Seth Oranburg" w:date="2026-03-07T09:50:00Z" w16du:dateUtc="2026-03-07T14:50:00Z">
        <w:r w:rsidR="0033544D" w:rsidRPr="00742779">
          <w:t>Zeeva</w:t>
        </w:r>
      </w:ins>
      <w:r w:rsidR="0033544D" w:rsidRPr="00742779">
        <w:t xml:space="preserve"> called Rachel, ConstructEdge</w:t>
      </w:r>
      <w:r w:rsidR="009F60D1" w:rsidRPr="00742779">
        <w:t>’</w:t>
      </w:r>
      <w:r w:rsidR="0033544D" w:rsidRPr="00742779">
        <w:t xml:space="preserve">s outside counsel. </w:t>
      </w:r>
      <w:r w:rsidR="009F60D1" w:rsidRPr="00742779">
        <w:t>“</w:t>
      </w:r>
      <w:r w:rsidR="0033544D" w:rsidRPr="00742779">
        <w:t>Can they actually do this? They own less than 5% of the company.</w:t>
      </w:r>
      <w:r w:rsidR="009F60D1" w:rsidRPr="00742779">
        <w:t>”</w:t>
      </w:r>
      <w:r w:rsidR="0033544D" w:rsidRPr="00742779">
        <w:t xml:space="preserve"> Rachel</w:t>
      </w:r>
      <w:r w:rsidR="009F60D1" w:rsidRPr="00742779">
        <w:t>’</w:t>
      </w:r>
      <w:r w:rsidR="0033544D" w:rsidRPr="00742779">
        <w:t xml:space="preserve">s response was immediate: </w:t>
      </w:r>
      <w:r w:rsidR="009F60D1" w:rsidRPr="00742779">
        <w:t>“</w:t>
      </w:r>
      <w:r w:rsidR="0033544D" w:rsidRPr="00742779">
        <w:t>Yes. They</w:t>
      </w:r>
      <w:r w:rsidR="009F60D1" w:rsidRPr="00742779">
        <w:t>’</w:t>
      </w:r>
      <w:r w:rsidR="0033544D" w:rsidRPr="00742779">
        <w:t>re exercising the shareholder franchise. It</w:t>
      </w:r>
      <w:r w:rsidR="009F60D1" w:rsidRPr="00742779">
        <w:t>’</w:t>
      </w:r>
      <w:r w:rsidR="0033544D" w:rsidRPr="00742779">
        <w:t>s the ideological underpinning of the entire corporate form. Directors derive their authority from shareholder election. If shareholders are unhappy, they can replace the board. That</w:t>
      </w:r>
      <w:r w:rsidR="009F60D1" w:rsidRPr="00742779">
        <w:t>’</w:t>
      </w:r>
      <w:r w:rsidR="0033544D" w:rsidRPr="00742779">
        <w:t>s not a bug in corporate law—it</w:t>
      </w:r>
      <w:r w:rsidR="009F60D1" w:rsidRPr="00742779">
        <w:t>’</w:t>
      </w:r>
      <w:r w:rsidR="0033544D" w:rsidRPr="00742779">
        <w:t>s the central feature that legitimizes board power.</w:t>
      </w:r>
      <w:r w:rsidR="009F60D1" w:rsidRPr="00742779">
        <w:t>”</w:t>
      </w:r>
    </w:p>
    <w:p w14:paraId="17A2C175" w14:textId="77777777" w:rsidR="0033544D" w:rsidRPr="00742779" w:rsidRDefault="00742779" w:rsidP="000E54B1">
      <w:del w:id="4716" w:author="Seth Oranburg" w:date="2026-03-07T09:50:00Z" w16du:dateUtc="2026-03-07T14:50:00Z">
        <w:r w:rsidRPr="00742779">
          <w:rPr>
            <w:rFonts w:ascii="ZWAdobeF" w:hAnsi="ZWAdobeF" w:cs="ZWAdobeF"/>
            <w:sz w:val="2"/>
            <w:szCs w:val="2"/>
          </w:rPr>
          <w:delText>2009B</w:delText>
        </w:r>
        <w:r w:rsidR="0033544D" w:rsidRPr="00742779">
          <w:delText>But</w:delText>
        </w:r>
      </w:del>
      <w:ins w:id="4717" w:author="Seth Oranburg" w:date="2026-03-07T09:50:00Z" w16du:dateUtc="2026-03-07T14:50:00Z">
        <w:r w:rsidR="0033544D" w:rsidRPr="00742779">
          <w:t>But</w:t>
        </w:r>
      </w:ins>
      <w:r w:rsidR="0033544D" w:rsidRPr="00742779">
        <w:t xml:space="preserve"> Rachel identified the problem that makes franchise law extraordinarily complex: </w:t>
      </w:r>
      <w:r w:rsidR="009F60D1" w:rsidRPr="00742779">
        <w:t>“</w:t>
      </w:r>
      <w:r w:rsidR="0033544D" w:rsidRPr="00742779">
        <w:t>Here</w:t>
      </w:r>
      <w:r w:rsidR="009F60D1" w:rsidRPr="00742779">
        <w:t>’</w:t>
      </w:r>
      <w:r w:rsidR="0033544D" w:rsidRPr="00742779">
        <w:t>s the tension. The board manages corporate affairs, including the machinery by which shareholders vote. Your board sets the annual meeting date. Your board controls the proxy statement. Your board determines the record date. Yet the board</w:t>
      </w:r>
      <w:r w:rsidR="009F60D1" w:rsidRPr="00742779">
        <w:t>’</w:t>
      </w:r>
      <w:r w:rsidR="0033544D" w:rsidRPr="00742779">
        <w:t xml:space="preserve">s authority to manage these affairs depends on shareholder election. Shareholders control who sits on the board, but the board controls the process by which shareholders exercise that control. When boards use their management power in ways that affect contested elections, courts must determine whether the board is legitimately managing corporate affairs </w:t>
      </w:r>
      <w:r w:rsidR="0033544D" w:rsidRPr="00742779">
        <w:lastRenderedPageBreak/>
        <w:t>or improperly manipulating the franchise to preserve their incumbency. Delaware has spent fifty years trying to police that boundary.</w:t>
      </w:r>
      <w:r w:rsidR="009F60D1" w:rsidRPr="00742779">
        <w:t>”</w:t>
      </w:r>
    </w:p>
    <w:p w14:paraId="59E45F33" w14:textId="77777777" w:rsidR="0033544D" w:rsidRPr="00742779" w:rsidRDefault="00742779" w:rsidP="000E54B1">
      <w:del w:id="4718" w:author="Seth Oranburg" w:date="2026-03-07T09:50:00Z" w16du:dateUtc="2026-03-07T14:50:00Z">
        <w:r w:rsidRPr="00742779">
          <w:rPr>
            <w:rFonts w:ascii="ZWAdobeF" w:hAnsi="ZWAdobeF" w:cs="ZWAdobeF"/>
            <w:sz w:val="2"/>
            <w:szCs w:val="2"/>
          </w:rPr>
          <w:delText>2010B</w:delText>
        </w:r>
        <w:r w:rsidR="0033544D" w:rsidRPr="00742779">
          <w:delText>The</w:delText>
        </w:r>
      </w:del>
      <w:ins w:id="4719" w:author="Seth Oranburg" w:date="2026-03-07T09:50:00Z" w16du:dateUtc="2026-03-07T14:50:00Z">
        <w:r w:rsidR="0033544D" w:rsidRPr="00742779">
          <w:t>The</w:t>
        </w:r>
      </w:ins>
      <w:r w:rsidR="0033544D" w:rsidRPr="00742779">
        <w:t xml:space="preserve"> question that has animated American corporate law since its inception is deceptively simple: who actually controls the corporation?</w:t>
      </w:r>
    </w:p>
    <w:p w14:paraId="2924FC20" w14:textId="77777777" w:rsidR="0033544D" w:rsidRPr="00742779" w:rsidRDefault="00742779" w:rsidP="000E54B1">
      <w:pPr>
        <w:pPrChange w:id="4720" w:author="Seth Oranburg" w:date="2026-03-07T09:50:00Z" w16du:dateUtc="2026-03-07T14:50:00Z">
          <w:pPr>
            <w:pStyle w:val="NormalWeb"/>
          </w:pPr>
        </w:pPrChange>
      </w:pPr>
      <w:del w:id="4721" w:author="Seth Oranburg" w:date="2026-03-07T09:50:00Z" w16du:dateUtc="2026-03-07T14:50:00Z">
        <w:r w:rsidRPr="00742779">
          <w:rPr>
            <w:rFonts w:ascii="ZWAdobeF" w:hAnsi="ZWAdobeF" w:cs="ZWAdobeF"/>
            <w:sz w:val="2"/>
            <w:szCs w:val="2"/>
          </w:rPr>
          <w:delText>2011B</w:delText>
        </w:r>
        <w:r w:rsidR="0033544D" w:rsidRPr="00742779">
          <w:delText>The</w:delText>
        </w:r>
      </w:del>
      <w:ins w:id="4722" w:author="Seth Oranburg" w:date="2026-03-07T09:50:00Z" w16du:dateUtc="2026-03-07T14:50:00Z">
        <w:r w:rsidR="0033544D" w:rsidRPr="00742779">
          <w:t>The</w:t>
        </w:r>
      </w:ins>
      <w:r w:rsidR="0033544D" w:rsidRPr="00742779">
        <w:t xml:space="preserve"> statutory answer appears straightforward. The Delaware General Corporation Law provides that </w:t>
      </w:r>
      <w:r w:rsidR="009F60D1" w:rsidRPr="00742779">
        <w:t>“</w:t>
      </w:r>
      <w:r w:rsidR="0033544D" w:rsidRPr="00742779">
        <w:t>the business and affairs of every corporation organized under this chapter shall be managed by or under the direction of a board of directors.</w:t>
      </w:r>
      <w:r w:rsidR="009F60D1" w:rsidRPr="00742779">
        <w:t>”</w:t>
      </w:r>
      <w:r w:rsidR="0033544D">
        <w:fldChar w:fldCharType="begin"/>
      </w:r>
      <w:r w:rsidR="0033544D">
        <w:instrText>HYPERLINK \l "fn4-11647" \o "Jump to citation"</w:instrText>
      </w:r>
      <w:r w:rsidR="0033544D">
        <w:fldChar w:fldCharType="separate"/>
      </w:r>
      <w:r w:rsidR="0033544D" w:rsidRPr="00742779">
        <w:rPr>
          <w:rStyle w:val="Hyperlink"/>
          <w:color w:val="auto"/>
          <w:u w:val="none"/>
        </w:rPr>
        <w:t>[4</w:t>
      </w:r>
      <w:r w:rsidR="00FA601A" w:rsidRPr="00742779">
        <w:rPr>
          <w:rStyle w:val="Hyperlink"/>
          <w:color w:val="auto"/>
          <w:u w:val="none"/>
        </w:rPr>
        <w:t>]</w:t>
      </w:r>
      <w:r w:rsidR="0033544D">
        <w:fldChar w:fldCharType="end"/>
      </w:r>
      <w:r w:rsidR="0033544D" w:rsidRPr="00742779">
        <w:t xml:space="preserve"> Directors exercise the powers of the corporation. They hire and fire officers. They declare dividends. They approve fundamental transactions. They set corporate strategy. In nearly every respect that matters for day-to-day operations, the board is sovereign.</w:t>
      </w:r>
    </w:p>
    <w:p w14:paraId="0AE90DE0" w14:textId="77777777" w:rsidR="0033544D" w:rsidRPr="00742779" w:rsidRDefault="00742779" w:rsidP="000E54B1">
      <w:pPr>
        <w:pPrChange w:id="4723" w:author="Seth Oranburg" w:date="2026-03-07T09:50:00Z" w16du:dateUtc="2026-03-07T14:50:00Z">
          <w:pPr>
            <w:pStyle w:val="NormalWeb"/>
          </w:pPr>
        </w:pPrChange>
      </w:pPr>
      <w:del w:id="4724" w:author="Seth Oranburg" w:date="2026-03-07T09:50:00Z" w16du:dateUtc="2026-03-07T14:50:00Z">
        <w:r w:rsidRPr="00742779">
          <w:rPr>
            <w:rFonts w:ascii="ZWAdobeF" w:hAnsi="ZWAdobeF" w:cs="ZWAdobeF"/>
            <w:sz w:val="2"/>
            <w:szCs w:val="2"/>
          </w:rPr>
          <w:delText>2012B</w:delText>
        </w:r>
        <w:r w:rsidR="0033544D" w:rsidRPr="00742779">
          <w:delText>But</w:delText>
        </w:r>
      </w:del>
      <w:ins w:id="4725" w:author="Seth Oranburg" w:date="2026-03-07T09:50:00Z" w16du:dateUtc="2026-03-07T14:50:00Z">
        <w:r w:rsidR="0033544D" w:rsidRPr="00742779">
          <w:t>But</w:t>
        </w:r>
      </w:ins>
      <w:r w:rsidR="0033544D" w:rsidRPr="00742779">
        <w:t xml:space="preserve"> directors do not emerge from the ether. They are elected by shareholders. Section 211 of the Delaware statute requires corporations to hold annual meetings </w:t>
      </w:r>
      <w:r w:rsidR="009F60D1" w:rsidRPr="00742779">
        <w:t>“</w:t>
      </w:r>
      <w:r w:rsidR="0033544D" w:rsidRPr="00742779">
        <w:t>for the election of directors.</w:t>
      </w:r>
      <w:r w:rsidR="009F60D1" w:rsidRPr="00742779">
        <w:t>”</w:t>
      </w:r>
      <w:r w:rsidR="0033544D">
        <w:fldChar w:fldCharType="begin"/>
      </w:r>
      <w:r w:rsidR="0033544D">
        <w:instrText>HYPERLINK \l "fn297-11647" \o "Jump to citation"</w:instrText>
      </w:r>
      <w:r w:rsidR="0033544D">
        <w:fldChar w:fldCharType="separate"/>
      </w:r>
      <w:r w:rsidR="0033544D" w:rsidRPr="00742779">
        <w:rPr>
          <w:rStyle w:val="Hyperlink"/>
          <w:color w:val="auto"/>
          <w:u w:val="none"/>
        </w:rPr>
        <w:t>[297</w:t>
      </w:r>
      <w:r w:rsidR="00FA601A" w:rsidRPr="00742779">
        <w:rPr>
          <w:rStyle w:val="Hyperlink"/>
          <w:color w:val="auto"/>
          <w:u w:val="none"/>
        </w:rPr>
        <w:t>]</w:t>
      </w:r>
      <w:r w:rsidR="0033544D">
        <w:fldChar w:fldCharType="end"/>
      </w:r>
      <w:r w:rsidR="0033544D" w:rsidRPr="00742779">
        <w:t xml:space="preserve"> Directors who displease shareholders can be removed and replaced. The board</w:t>
      </w:r>
      <w:r w:rsidR="009F60D1" w:rsidRPr="00742779">
        <w:t>’</w:t>
      </w:r>
      <w:r w:rsidR="0033544D" w:rsidRPr="00742779">
        <w:t>s authority, however expansive, derives from a grant of power by the shareholder electorate.</w:t>
      </w:r>
    </w:p>
    <w:p w14:paraId="29C61155" w14:textId="77777777" w:rsidR="0033544D" w:rsidRPr="00742779" w:rsidRDefault="00742779" w:rsidP="000E54B1">
      <w:del w:id="4726" w:author="Seth Oranburg" w:date="2026-03-07T09:50:00Z" w16du:dateUtc="2026-03-07T14:50:00Z">
        <w:r w:rsidRPr="00742779">
          <w:rPr>
            <w:rFonts w:ascii="ZWAdobeF" w:hAnsi="ZWAdobeF" w:cs="ZWAdobeF"/>
            <w:sz w:val="2"/>
            <w:szCs w:val="2"/>
          </w:rPr>
          <w:delText>2013B</w:delText>
        </w:r>
        <w:r w:rsidR="0033544D" w:rsidRPr="00742779">
          <w:delText>This</w:delText>
        </w:r>
      </w:del>
      <w:ins w:id="4727" w:author="Seth Oranburg" w:date="2026-03-07T09:50:00Z" w16du:dateUtc="2026-03-07T14:50:00Z">
        <w:r w:rsidR="0033544D" w:rsidRPr="00742779">
          <w:t>This</w:t>
        </w:r>
      </w:ins>
      <w:r w:rsidR="0033544D" w:rsidRPr="00742779">
        <w:t xml:space="preserve"> creates a logical circle. Directors manage the corporation</w:t>
      </w:r>
      <w:r w:rsidR="009F60D1" w:rsidRPr="00742779">
        <w:t>’</w:t>
      </w:r>
      <w:r w:rsidR="0033544D" w:rsidRPr="00742779">
        <w:t>s affairs, including the machinery by which shareholders exercise their voting power. The board sets the meeting date. The board determines the record date. The board controls the proxy statement. The board counts the votes. Yet the very authority the board exercises to manage these affairs depends upon shareholder election. The principal controls appointment of the agent, but the agent controls the process by which the principal exercises that control.</w:t>
      </w:r>
    </w:p>
    <w:p w14:paraId="2E93C43E" w14:textId="77777777" w:rsidR="0033544D" w:rsidRPr="00742779" w:rsidRDefault="00742779" w:rsidP="000E54B1">
      <w:del w:id="4728" w:author="Seth Oranburg" w:date="2026-03-07T09:50:00Z" w16du:dateUtc="2026-03-07T14:50:00Z">
        <w:r w:rsidRPr="00742779">
          <w:rPr>
            <w:rFonts w:ascii="ZWAdobeF" w:hAnsi="ZWAdobeF" w:cs="ZWAdobeF"/>
            <w:sz w:val="2"/>
            <w:szCs w:val="2"/>
          </w:rPr>
          <w:delText>2014B</w:delText>
        </w:r>
        <w:r w:rsidR="0033544D" w:rsidRPr="00742779">
          <w:delText>Corporate</w:delText>
        </w:r>
      </w:del>
      <w:ins w:id="4729" w:author="Seth Oranburg" w:date="2026-03-07T09:50:00Z" w16du:dateUtc="2026-03-07T14:50:00Z">
        <w:r w:rsidR="0033544D" w:rsidRPr="00742779">
          <w:t>Corporate</w:t>
        </w:r>
      </w:ins>
      <w:r w:rsidR="0033544D" w:rsidRPr="00742779">
        <w:t xml:space="preserve"> law has struggled for decades to police this boundary. When directors use their management authority in ways that affect the shareholder franchise, courts must determine whether the board is legitimately managing corporate affairs or improperly manipulating the process that legitimates board authority. That inquiry has proven extraordinarily difficult.</w:t>
      </w:r>
    </w:p>
    <w:p w14:paraId="75DC5A9B" w14:textId="77777777" w:rsidR="0033544D" w:rsidRPr="00742779" w:rsidRDefault="00742779" w:rsidP="000E54B1">
      <w:del w:id="4730" w:author="Seth Oranburg" w:date="2026-03-07T09:50:00Z" w16du:dateUtc="2026-03-07T14:50:00Z">
        <w:r w:rsidRPr="00742779">
          <w:rPr>
            <w:rFonts w:ascii="ZWAdobeF" w:hAnsi="ZWAdobeF" w:cs="ZWAdobeF"/>
            <w:sz w:val="2"/>
            <w:szCs w:val="2"/>
          </w:rPr>
          <w:delText>2015B</w:delText>
        </w:r>
        <w:r w:rsidR="0033544D" w:rsidRPr="00742779">
          <w:delText>The</w:delText>
        </w:r>
      </w:del>
      <w:ins w:id="4731" w:author="Seth Oranburg" w:date="2026-03-07T09:50:00Z" w16du:dateUtc="2026-03-07T14:50:00Z">
        <w:r w:rsidR="0033544D" w:rsidRPr="00742779">
          <w:t>The</w:t>
        </w:r>
      </w:ins>
      <w:r w:rsidR="0033544D" w:rsidRPr="00742779">
        <w:t xml:space="preserve"> leading cases in this area form a chain, each responding to problems revealed by its predecessors. What emerges is not a clean doctrine but an ongoing judicial conversation about power, legitimacy, and the limits of good faith. Understanding that conversation requires first examining the statutory machinery that structures shareholder voting and the federal rules that govern proxy solicitation in public companies.</w:t>
      </w:r>
    </w:p>
    <w:p w14:paraId="218CF594" w14:textId="77777777" w:rsidR="00753506" w:rsidRDefault="0059744E">
      <w:pPr>
        <w:rPr>
          <w:ins w:id="4732" w:author="Seth Oranburg" w:date="2026-03-07T09:50:00Z" w16du:dateUtc="2026-03-07T14:50:00Z"/>
        </w:rPr>
      </w:pPr>
      <w:ins w:id="4733" w:author="Seth Oranburg" w:date="2026-03-07T09:50:00Z" w16du:dateUtc="2026-03-07T14:50:00Z">
        <w:r>
          <w:t xml:space="preserve">Zeeva's experience with the letter from Ascent Capital illustrates why the statutory framework governing shareholder votes matters in practice. Ascent held 4.8 percent of ConstructEdge's common shares. Under Section 211 of the Delaware General Corporation Law, it could not force a special meeting </w:t>
        </w:r>
        <w:r>
          <w:lastRenderedPageBreak/>
          <w:t>without owning at least ten percent. But it could nominate a director for the next annual meeting, solicit proxies from other shareholders, and propose a bylaw amendment requiring the board to adopt a supermajority vote for any acquisition exceeding fifty million dollars. Each of these mechanisms is governed by rules that evolved specifically because boards and shareholders have repeatedly tested their limits. Understanding those rules explains why Zeeva, on Rachel's advice, called a boardroom session the s</w:t>
        </w:r>
        <w:r>
          <w:t>ame afternoon she received the letter.</w:t>
        </w:r>
      </w:ins>
    </w:p>
    <w:p w14:paraId="37B5FF9D" w14:textId="77777777" w:rsidR="0033544D" w:rsidRPr="00742779" w:rsidRDefault="0033544D" w:rsidP="000E54B1">
      <w:pPr>
        <w:pStyle w:val="Heading2"/>
        <w:rPr>
          <w:rFonts w:eastAsia="Times New Roman"/>
        </w:rPr>
      </w:pPr>
      <w:r w:rsidRPr="00742779">
        <w:rPr>
          <w:rFonts w:eastAsia="Times New Roman"/>
        </w:rPr>
        <w:t>The Statutory Framework</w:t>
      </w:r>
    </w:p>
    <w:p w14:paraId="5C1C0380" w14:textId="77777777" w:rsidR="0033544D" w:rsidRPr="00742779" w:rsidRDefault="00742779" w:rsidP="000E54B1">
      <w:del w:id="4734" w:author="Seth Oranburg" w:date="2026-03-07T09:50:00Z" w16du:dateUtc="2026-03-07T14:50:00Z">
        <w:r w:rsidRPr="00742779">
          <w:rPr>
            <w:rFonts w:ascii="ZWAdobeF" w:hAnsi="ZWAdobeF" w:cs="ZWAdobeF"/>
            <w:sz w:val="2"/>
            <w:szCs w:val="2"/>
          </w:rPr>
          <w:delText>2016B</w:delText>
        </w:r>
        <w:r w:rsidR="0033544D" w:rsidRPr="00742779">
          <w:delText>Without</w:delText>
        </w:r>
      </w:del>
      <w:ins w:id="4735" w:author="Seth Oranburg" w:date="2026-03-07T09:50:00Z" w16du:dateUtc="2026-03-07T14:50:00Z">
        <w:r w:rsidR="0033544D" w:rsidRPr="00742779">
          <w:t>Without</w:t>
        </w:r>
      </w:ins>
      <w:r w:rsidR="0033544D" w:rsidRPr="00742779">
        <w:t xml:space="preserve"> statutory rules governing when and how shareholders vote, directors could manipulate the timing, location, and procedures for meetings to entrench themselves. A board facing electoral challenge could postpone meetings indefinitely, hold them in inaccessible locations, or establish voting procedures that favor incumbents. The result would be that shareholder voting rights would exist in theory but prove meaningless in practice.</w:t>
      </w:r>
    </w:p>
    <w:p w14:paraId="39BF1AB2" w14:textId="77777777" w:rsidR="0033544D" w:rsidRPr="00742779" w:rsidRDefault="00742779" w:rsidP="000E54B1">
      <w:del w:id="4736" w:author="Seth Oranburg" w:date="2026-03-07T09:50:00Z" w16du:dateUtc="2026-03-07T14:50:00Z">
        <w:r w:rsidRPr="00742779">
          <w:rPr>
            <w:rFonts w:ascii="ZWAdobeF" w:hAnsi="ZWAdobeF" w:cs="ZWAdobeF"/>
            <w:sz w:val="2"/>
            <w:szCs w:val="2"/>
          </w:rPr>
          <w:delText>2017B</w:delText>
        </w:r>
        <w:r w:rsidR="0033544D" w:rsidRPr="00742779">
          <w:delText>The</w:delText>
        </w:r>
      </w:del>
      <w:ins w:id="4737" w:author="Seth Oranburg" w:date="2026-03-07T09:50:00Z" w16du:dateUtc="2026-03-07T14:50:00Z">
        <w:r w:rsidR="0033544D" w:rsidRPr="00742779">
          <w:t>The</w:t>
        </w:r>
      </w:ins>
      <w:r w:rsidR="0033544D" w:rsidRPr="00742779">
        <w:t xml:space="preserve"> Delaware General Corporation Law addresses this problem through mandatory procedural rules that constrain board discretion over the franchise machinery. These rules establish baseline protections: annual meetings must occur, shareholders must receive notice, votes must be counted according to specified standards. Together, they create a framework that makes shareholder voice potentially meaningful despite the structural reality that boards control the voting process.</w:t>
      </w:r>
    </w:p>
    <w:p w14:paraId="736FE64B" w14:textId="77777777" w:rsidR="0033544D" w:rsidRPr="00742779" w:rsidRDefault="0033544D" w:rsidP="000E54B1">
      <w:pPr>
        <w:pStyle w:val="Heading3"/>
        <w:rPr>
          <w:rFonts w:eastAsia="Times New Roman"/>
        </w:rPr>
      </w:pPr>
      <w:r w:rsidRPr="00742779">
        <w:rPr>
          <w:rFonts w:eastAsia="Times New Roman"/>
        </w:rPr>
        <w:t>Annual Meetings and the Election of Directors</w:t>
      </w:r>
    </w:p>
    <w:p w14:paraId="26E2BDF7" w14:textId="77777777" w:rsidR="0033544D" w:rsidRPr="00742779" w:rsidRDefault="00742779" w:rsidP="000E54B1">
      <w:pPr>
        <w:pPrChange w:id="4738" w:author="Seth Oranburg" w:date="2026-03-07T09:50:00Z" w16du:dateUtc="2026-03-07T14:50:00Z">
          <w:pPr>
            <w:pStyle w:val="NormalWeb"/>
          </w:pPr>
        </w:pPrChange>
      </w:pPr>
      <w:del w:id="4739" w:author="Seth Oranburg" w:date="2026-03-07T09:50:00Z" w16du:dateUtc="2026-03-07T14:50:00Z">
        <w:r w:rsidRPr="00742779">
          <w:rPr>
            <w:rFonts w:ascii="ZWAdobeF" w:hAnsi="ZWAdobeF" w:cs="ZWAdobeF"/>
            <w:sz w:val="2"/>
            <w:szCs w:val="2"/>
          </w:rPr>
          <w:delText>2018B</w:delText>
        </w:r>
        <w:r w:rsidR="0033544D" w:rsidRPr="00742779">
          <w:delText>Without</w:delText>
        </w:r>
      </w:del>
      <w:ins w:id="4740" w:author="Seth Oranburg" w:date="2026-03-07T09:50:00Z" w16du:dateUtc="2026-03-07T14:50:00Z">
        <w:r w:rsidR="0033544D" w:rsidRPr="00742779">
          <w:t>Without</w:t>
        </w:r>
      </w:ins>
      <w:r w:rsidR="0033544D" w:rsidRPr="00742779">
        <w:t xml:space="preserve"> a mandatory meeting requirement, boards facing electoral challenges could simply decline to schedule meetings, allowing incumbent directors to serve indefinitely. Shareholders would nominally have voting rights but no mechanism to exercise them. Delaware law prevents this manipulation through Section 211(b), which requires every corporation to hold an annual meeting </w:t>
      </w:r>
      <w:r w:rsidR="009F60D1" w:rsidRPr="00742779">
        <w:t>“</w:t>
      </w:r>
      <w:r w:rsidR="0033544D" w:rsidRPr="00742779">
        <w:t>for the election of directors.</w:t>
      </w:r>
      <w:r w:rsidR="009F60D1" w:rsidRPr="00742779">
        <w:t>”</w:t>
      </w:r>
      <w:r w:rsidR="0033544D">
        <w:fldChar w:fldCharType="begin"/>
      </w:r>
      <w:r w:rsidR="0033544D">
        <w:instrText>HYPERLINK \l "fn297-11647" \o "Jump to citation"</w:instrText>
      </w:r>
      <w:r w:rsidR="0033544D">
        <w:fldChar w:fldCharType="separate"/>
      </w:r>
      <w:r w:rsidR="0033544D" w:rsidRPr="00742779">
        <w:rPr>
          <w:rStyle w:val="Hyperlink"/>
          <w:color w:val="auto"/>
          <w:u w:val="none"/>
        </w:rPr>
        <w:t>[297</w:t>
      </w:r>
      <w:r w:rsidR="00FA601A" w:rsidRPr="00742779">
        <w:rPr>
          <w:rStyle w:val="Hyperlink"/>
          <w:color w:val="auto"/>
          <w:u w:val="none"/>
        </w:rPr>
        <w:t>]</w:t>
      </w:r>
      <w:r w:rsidR="0033544D">
        <w:fldChar w:fldCharType="end"/>
      </w:r>
      <w:r w:rsidR="0033544D" w:rsidRPr="00742779">
        <w:t xml:space="preserve"> This requirement is mandatory. Corporations cannot opt out through charter or bylaw provisions.</w:t>
      </w:r>
    </w:p>
    <w:p w14:paraId="639E63CD" w14:textId="77777777" w:rsidR="0033544D" w:rsidRPr="00742779" w:rsidRDefault="00742779" w:rsidP="000E54B1">
      <w:pPr>
        <w:pPrChange w:id="4741" w:author="Seth Oranburg" w:date="2026-03-07T09:50:00Z" w16du:dateUtc="2026-03-07T14:50:00Z">
          <w:pPr>
            <w:pStyle w:val="NormalWeb"/>
          </w:pPr>
        </w:pPrChange>
      </w:pPr>
      <w:del w:id="4742" w:author="Seth Oranburg" w:date="2026-03-07T09:50:00Z" w16du:dateUtc="2026-03-07T14:50:00Z">
        <w:r w:rsidRPr="00742779">
          <w:rPr>
            <w:rFonts w:ascii="ZWAdobeF" w:hAnsi="ZWAdobeF" w:cs="ZWAdobeF"/>
            <w:sz w:val="2"/>
            <w:szCs w:val="2"/>
          </w:rPr>
          <w:delText>2019B</w:delText>
        </w:r>
        <w:r w:rsidR="0033544D" w:rsidRPr="00742779">
          <w:delText>The</w:delText>
        </w:r>
      </w:del>
      <w:ins w:id="4743" w:author="Seth Oranburg" w:date="2026-03-07T09:50:00Z" w16du:dateUtc="2026-03-07T14:50:00Z">
        <w:r w:rsidR="0033544D" w:rsidRPr="00742779">
          <w:t>The</w:t>
        </w:r>
      </w:ins>
      <w:r w:rsidR="0033544D" w:rsidRPr="00742779">
        <w:t xml:space="preserve"> timing and location of annual meetings fall within board discretion, subject to any restrictions in the certificate of incorporation or bylaws. Section 211(a) permits meetings </w:t>
      </w:r>
      <w:r w:rsidR="009F60D1" w:rsidRPr="00742779">
        <w:t>“</w:t>
      </w:r>
      <w:r w:rsidR="0033544D" w:rsidRPr="00742779">
        <w:t xml:space="preserve">at such place, either within or without this State as may be designated by or in the manner provided in the certificate of </w:t>
      </w:r>
      <w:r w:rsidR="0033544D" w:rsidRPr="00742779">
        <w:lastRenderedPageBreak/>
        <w:t>incorporation or bylaws.</w:t>
      </w:r>
      <w:r w:rsidR="009F60D1" w:rsidRPr="00742779">
        <w:t>”</w:t>
      </w:r>
      <w:r w:rsidR="0033544D">
        <w:fldChar w:fldCharType="begin"/>
      </w:r>
      <w:r w:rsidR="0033544D">
        <w:instrText>HYPERLINK \l "fn298-11647" \o "Jump to citation"</w:instrText>
      </w:r>
      <w:r w:rsidR="0033544D">
        <w:fldChar w:fldCharType="separate"/>
      </w:r>
      <w:r w:rsidR="0033544D" w:rsidRPr="00742779">
        <w:rPr>
          <w:rStyle w:val="Hyperlink"/>
          <w:color w:val="auto"/>
          <w:u w:val="none"/>
        </w:rPr>
        <w:t>[298</w:t>
      </w:r>
      <w:r w:rsidR="00FA601A" w:rsidRPr="00742779">
        <w:rPr>
          <w:rStyle w:val="Hyperlink"/>
          <w:color w:val="auto"/>
          <w:u w:val="none"/>
        </w:rPr>
        <w:t>]</w:t>
      </w:r>
      <w:r w:rsidR="0033544D">
        <w:fldChar w:fldCharType="end"/>
      </w:r>
      <w:r w:rsidR="0033544D" w:rsidRPr="00742779">
        <w:t xml:space="preserve"> The board can hold meetings in Delaware, at the corporation</w:t>
      </w:r>
      <w:r w:rsidR="009F60D1" w:rsidRPr="00742779">
        <w:t>’</w:t>
      </w:r>
      <w:r w:rsidR="0033544D" w:rsidRPr="00742779">
        <w:t xml:space="preserve">s principal place of business, or anywhere else the governing documents permit. Since 2000, Delaware has permitted corporations to hold meetings </w:t>
      </w:r>
      <w:r w:rsidR="009F60D1" w:rsidRPr="00742779">
        <w:t>“</w:t>
      </w:r>
      <w:r w:rsidR="0033544D" w:rsidRPr="00742779">
        <w:t>solely by means of remote communication,</w:t>
      </w:r>
      <w:r w:rsidR="009F60D1" w:rsidRPr="00742779">
        <w:t>”</w:t>
      </w:r>
      <w:r w:rsidR="0033544D" w:rsidRPr="00742779">
        <w:t xml:space="preserve"> enabling virtual-only shareholder meetings.</w:t>
      </w:r>
      <w:r w:rsidR="0033544D">
        <w:fldChar w:fldCharType="begin"/>
      </w:r>
      <w:r w:rsidR="0033544D">
        <w:instrText>HYPERLINK \l "fn299-11647" \o "Jump to citation"</w:instrText>
      </w:r>
      <w:r w:rsidR="0033544D">
        <w:fldChar w:fldCharType="separate"/>
      </w:r>
      <w:r w:rsidR="0033544D" w:rsidRPr="00742779">
        <w:rPr>
          <w:rStyle w:val="Hyperlink"/>
          <w:color w:val="auto"/>
          <w:u w:val="none"/>
        </w:rPr>
        <w:t>[299</w:t>
      </w:r>
      <w:r w:rsidR="00FA601A" w:rsidRPr="00742779">
        <w:rPr>
          <w:rStyle w:val="Hyperlink"/>
          <w:color w:val="auto"/>
          <w:u w:val="none"/>
        </w:rPr>
        <w:t>]</w:t>
      </w:r>
      <w:r w:rsidR="0033544D">
        <w:fldChar w:fldCharType="end"/>
      </w:r>
    </w:p>
    <w:p w14:paraId="4E679CB8" w14:textId="77777777" w:rsidR="0033544D" w:rsidRPr="00742779" w:rsidRDefault="00742779" w:rsidP="000E54B1">
      <w:pPr>
        <w:pPrChange w:id="4744" w:author="Seth Oranburg" w:date="2026-03-07T09:50:00Z" w16du:dateUtc="2026-03-07T14:50:00Z">
          <w:pPr>
            <w:pStyle w:val="NormalWeb"/>
          </w:pPr>
        </w:pPrChange>
      </w:pPr>
      <w:del w:id="4745" w:author="Seth Oranburg" w:date="2026-03-07T09:50:00Z" w16du:dateUtc="2026-03-07T14:50:00Z">
        <w:r w:rsidRPr="00742779">
          <w:rPr>
            <w:rFonts w:ascii="ZWAdobeF" w:hAnsi="ZWAdobeF" w:cs="ZWAdobeF"/>
            <w:sz w:val="2"/>
            <w:szCs w:val="2"/>
          </w:rPr>
          <w:delText>2020B</w:delText>
        </w:r>
        <w:r w:rsidR="0033544D" w:rsidRPr="00742779">
          <w:delText>But</w:delText>
        </w:r>
      </w:del>
      <w:ins w:id="4746" w:author="Seth Oranburg" w:date="2026-03-07T09:50:00Z" w16du:dateUtc="2026-03-07T14:50:00Z">
        <w:r w:rsidR="0033544D" w:rsidRPr="00742779">
          <w:t>But</w:t>
        </w:r>
      </w:ins>
      <w:r w:rsidR="0033544D" w:rsidRPr="00742779">
        <w:t xml:space="preserve"> boards cannot avoid accountability through inaction. If a corporation fails to hold an annual meeting within thirty days after the designated date, Section 211(c) authorizes any stockholder or director to petition the Court of Chancery to order a meeting.</w:t>
      </w:r>
      <w:r w:rsidR="0033544D">
        <w:fldChar w:fldCharType="begin"/>
      </w:r>
      <w:r w:rsidR="0033544D">
        <w:instrText>HYPERLINK \l "fn300-11647" \o "Jump to citation"</w:instrText>
      </w:r>
      <w:r w:rsidR="0033544D">
        <w:fldChar w:fldCharType="separate"/>
      </w:r>
      <w:r w:rsidR="0033544D" w:rsidRPr="00742779">
        <w:rPr>
          <w:rStyle w:val="Hyperlink"/>
          <w:color w:val="auto"/>
          <w:u w:val="none"/>
        </w:rPr>
        <w:t>[300</w:t>
      </w:r>
      <w:r w:rsidR="00FA601A" w:rsidRPr="00742779">
        <w:rPr>
          <w:rStyle w:val="Hyperlink"/>
          <w:color w:val="auto"/>
          <w:u w:val="none"/>
        </w:rPr>
        <w:t>]</w:t>
      </w:r>
      <w:r w:rsidR="0033544D">
        <w:fldChar w:fldCharType="end"/>
      </w:r>
      <w:r w:rsidR="0033544D" w:rsidRPr="00742779">
        <w:t xml:space="preserve"> The court may summarily order the meeting and specify its time, place, record date, and form of notice. This judicial backstop ensures that the mandatory meeting requirement has teeth.</w:t>
      </w:r>
    </w:p>
    <w:p w14:paraId="77F4123C" w14:textId="77777777" w:rsidR="0033544D" w:rsidRPr="00742779" w:rsidRDefault="0033544D" w:rsidP="000E54B1">
      <w:pPr>
        <w:pStyle w:val="Heading3"/>
        <w:rPr>
          <w:rFonts w:eastAsia="Times New Roman"/>
        </w:rPr>
      </w:pPr>
      <w:r w:rsidRPr="00742779">
        <w:rPr>
          <w:rFonts w:eastAsia="Times New Roman"/>
        </w:rPr>
        <w:t>Record Dates and the Definition of the Electorate</w:t>
      </w:r>
    </w:p>
    <w:p w14:paraId="696C8E5E" w14:textId="77777777" w:rsidR="0033544D" w:rsidRPr="00742779" w:rsidRDefault="00742779" w:rsidP="000E54B1">
      <w:del w:id="4747" w:author="Seth Oranburg" w:date="2026-03-07T09:50:00Z" w16du:dateUtc="2026-03-07T14:50:00Z">
        <w:r w:rsidRPr="00742779">
          <w:rPr>
            <w:rFonts w:ascii="ZWAdobeF" w:hAnsi="ZWAdobeF" w:cs="ZWAdobeF"/>
            <w:sz w:val="2"/>
            <w:szCs w:val="2"/>
          </w:rPr>
          <w:delText>2021B</w:delText>
        </w:r>
        <w:r w:rsidR="0033544D" w:rsidRPr="00742779">
          <w:delText>Stock</w:delText>
        </w:r>
      </w:del>
      <w:ins w:id="4748" w:author="Seth Oranburg" w:date="2026-03-07T09:50:00Z" w16du:dateUtc="2026-03-07T14:50:00Z">
        <w:r w:rsidR="0033544D" w:rsidRPr="00742779">
          <w:t>Stock</w:t>
        </w:r>
      </w:ins>
      <w:r w:rsidR="0033544D" w:rsidRPr="00742779">
        <w:t xml:space="preserve"> trades continuously in public companies. Thousands of shares may change hands between the date a meeting is announced and the date it occurs. Without a mechanism to freeze ownership at a specific moment, corporations would face impossible administrative burdens. Should shareholders who sell stock after receiving notice still be entitled to vote? Should purchasers who acquire stock the day before the meeting receive ballots? How would the corporation track real-time ownership changes across potentially millions of shares held through brokers in street name?</w:t>
      </w:r>
    </w:p>
    <w:p w14:paraId="049E8EAF" w14:textId="77777777" w:rsidR="0033544D" w:rsidRPr="00742779" w:rsidRDefault="00742779" w:rsidP="000E54B1">
      <w:pPr>
        <w:pPrChange w:id="4749" w:author="Seth Oranburg" w:date="2026-03-07T09:50:00Z" w16du:dateUtc="2026-03-07T14:50:00Z">
          <w:pPr>
            <w:pStyle w:val="NormalWeb"/>
          </w:pPr>
        </w:pPrChange>
      </w:pPr>
      <w:del w:id="4750" w:author="Seth Oranburg" w:date="2026-03-07T09:50:00Z" w16du:dateUtc="2026-03-07T14:50:00Z">
        <w:r w:rsidRPr="00742779">
          <w:rPr>
            <w:rFonts w:ascii="ZWAdobeF" w:hAnsi="ZWAdobeF" w:cs="ZWAdobeF"/>
            <w:sz w:val="2"/>
            <w:szCs w:val="2"/>
          </w:rPr>
          <w:delText>2022B</w:delText>
        </w:r>
        <w:r w:rsidR="0033544D" w:rsidRPr="00742779">
          <w:delText>Section</w:delText>
        </w:r>
      </w:del>
      <w:ins w:id="4751" w:author="Seth Oranburg" w:date="2026-03-07T09:50:00Z" w16du:dateUtc="2026-03-07T14:50:00Z">
        <w:r w:rsidR="0033544D" w:rsidRPr="00742779">
          <w:t>Section</w:t>
        </w:r>
      </w:ins>
      <w:r w:rsidR="0033544D" w:rsidRPr="00742779">
        <w:t xml:space="preserve"> 213 solves this problem by authorizing the board to fix a </w:t>
      </w:r>
      <w:r w:rsidR="009F60D1" w:rsidRPr="00742779">
        <w:t>“</w:t>
      </w:r>
      <w:r w:rsidR="0033544D" w:rsidRPr="00742779">
        <w:t>record date</w:t>
      </w:r>
      <w:r w:rsidR="009F60D1" w:rsidRPr="00742779">
        <w:t>”</w:t>
      </w:r>
      <w:r w:rsidR="0033544D" w:rsidRPr="00742779">
        <w:t xml:space="preserve"> that determines which stockholders are entitled to notice of and to vote at the meeting.</w:t>
      </w:r>
      <w:r w:rsidR="0033544D">
        <w:fldChar w:fldCharType="begin"/>
      </w:r>
      <w:r w:rsidR="0033544D">
        <w:instrText>HYPERLINK \l "fn301-11647" \o "Jump to citation"</w:instrText>
      </w:r>
      <w:r w:rsidR="0033544D">
        <w:fldChar w:fldCharType="separate"/>
      </w:r>
      <w:r w:rsidR="0033544D" w:rsidRPr="00742779">
        <w:rPr>
          <w:rStyle w:val="Hyperlink"/>
          <w:color w:val="auto"/>
          <w:u w:val="none"/>
        </w:rPr>
        <w:t>[301</w:t>
      </w:r>
      <w:r w:rsidR="00FA601A" w:rsidRPr="00742779">
        <w:rPr>
          <w:rStyle w:val="Hyperlink"/>
          <w:color w:val="auto"/>
          <w:u w:val="none"/>
        </w:rPr>
        <w:t>]</w:t>
      </w:r>
      <w:r w:rsidR="0033544D">
        <w:fldChar w:fldCharType="end"/>
      </w:r>
      <w:r w:rsidR="0033544D" w:rsidRPr="00742779">
        <w:t xml:space="preserve"> The record date cannot be more than sixty days or less than ten days before the meeting date.</w:t>
      </w:r>
      <w:r w:rsidR="0033544D">
        <w:fldChar w:fldCharType="begin"/>
      </w:r>
      <w:r w:rsidR="0033544D">
        <w:instrText>HYPERLINK \l "fn302-11647" \o "Jump to citation"</w:instrText>
      </w:r>
      <w:r w:rsidR="0033544D">
        <w:fldChar w:fldCharType="separate"/>
      </w:r>
      <w:r w:rsidR="0033544D" w:rsidRPr="00742779">
        <w:rPr>
          <w:rStyle w:val="Hyperlink"/>
          <w:color w:val="auto"/>
          <w:u w:val="none"/>
        </w:rPr>
        <w:t>[302</w:t>
      </w:r>
      <w:r w:rsidR="00FA601A" w:rsidRPr="00742779">
        <w:rPr>
          <w:rStyle w:val="Hyperlink"/>
          <w:color w:val="auto"/>
          <w:u w:val="none"/>
        </w:rPr>
        <w:t>]</w:t>
      </w:r>
      <w:r w:rsidR="0033544D">
        <w:fldChar w:fldCharType="end"/>
      </w:r>
      <w:r w:rsidR="0033544D" w:rsidRPr="00742779">
        <w:t xml:space="preserve"> This creates a snapshot of ownership. Shareholders who own stock on the record date are entitled to vote, even if they sell their shares before the meeting. Shareholders who acquire stock after the record date cannot vote, even if they own shares on the meeting date.</w:t>
      </w:r>
    </w:p>
    <w:p w14:paraId="51D47D94" w14:textId="77777777" w:rsidR="0033544D" w:rsidRPr="00742779" w:rsidRDefault="00742779" w:rsidP="000E54B1">
      <w:del w:id="4752" w:author="Seth Oranburg" w:date="2026-03-07T09:50:00Z" w16du:dateUtc="2026-03-07T14:50:00Z">
        <w:r w:rsidRPr="00742779">
          <w:rPr>
            <w:rFonts w:ascii="ZWAdobeF" w:hAnsi="ZWAdobeF" w:cs="ZWAdobeF"/>
            <w:sz w:val="2"/>
            <w:szCs w:val="2"/>
          </w:rPr>
          <w:delText>2023B</w:delText>
        </w:r>
        <w:r w:rsidR="0033544D" w:rsidRPr="00742779">
          <w:delText>The</w:delText>
        </w:r>
      </w:del>
      <w:ins w:id="4753" w:author="Seth Oranburg" w:date="2026-03-07T09:50:00Z" w16du:dateUtc="2026-03-07T14:50:00Z">
        <w:r w:rsidR="0033544D" w:rsidRPr="00742779">
          <w:t>The</w:t>
        </w:r>
      </w:ins>
      <w:r w:rsidR="0033544D" w:rsidRPr="00742779">
        <w:t xml:space="preserve"> record date mechanism creates administrative certainty but also opportunities for strategic behavior. A shareholder can accumulate a position after the record date, acquiring substantial economic interest without voting rights. Conversely, a shareholder can sell shares after the record date, retaining voting rights without economic interest. This separation of voting power from economic interest creates the phenomenon of </w:t>
      </w:r>
      <w:r w:rsidR="009F60D1" w:rsidRPr="00742779">
        <w:t>“</w:t>
      </w:r>
      <w:r w:rsidR="0033544D" w:rsidRPr="00742779">
        <w:t>empty voting,</w:t>
      </w:r>
      <w:r w:rsidR="009F60D1" w:rsidRPr="00742779">
        <w:t>”</w:t>
      </w:r>
      <w:r w:rsidR="0033544D" w:rsidRPr="00742779">
        <w:t xml:space="preserve"> where shareholders vote on matters that will not affect them economically. A hedge fund might accumulate economic exposure through equity swaps without owning shares of record, leaving voting power with counterparty banks that have </w:t>
      </w:r>
      <w:r w:rsidR="0033544D" w:rsidRPr="00742779">
        <w:lastRenderedPageBreak/>
        <w:t>hedged away their economic stakes. Empty voting distorts the relationship between voting power and economic interest that the franchise is supposed to reflect, but it is a consequence of the administrative necessity of having a fixed record date.</w:t>
      </w:r>
    </w:p>
    <w:p w14:paraId="5FE284D5" w14:textId="77777777" w:rsidR="0033544D" w:rsidRPr="00742779" w:rsidRDefault="0033544D" w:rsidP="000E54B1">
      <w:pPr>
        <w:pStyle w:val="Heading3"/>
        <w:rPr>
          <w:rFonts w:eastAsia="Times New Roman"/>
        </w:rPr>
      </w:pPr>
      <w:r w:rsidRPr="00742779">
        <w:rPr>
          <w:rFonts w:eastAsia="Times New Roman"/>
        </w:rPr>
        <w:t>Quorum Requirements and Voting Standards</w:t>
      </w:r>
    </w:p>
    <w:p w14:paraId="100ED911" w14:textId="77777777" w:rsidR="0033544D" w:rsidRPr="00742779" w:rsidRDefault="00742779" w:rsidP="000E54B1">
      <w:pPr>
        <w:pPrChange w:id="4754" w:author="Seth Oranburg" w:date="2026-03-07T09:50:00Z" w16du:dateUtc="2026-03-07T14:50:00Z">
          <w:pPr>
            <w:pStyle w:val="NormalWeb"/>
          </w:pPr>
        </w:pPrChange>
      </w:pPr>
      <w:del w:id="4755" w:author="Seth Oranburg" w:date="2026-03-07T09:50:00Z" w16du:dateUtc="2026-03-07T14:50:00Z">
        <w:r w:rsidRPr="00742779">
          <w:rPr>
            <w:rFonts w:ascii="ZWAdobeF" w:hAnsi="ZWAdobeF" w:cs="ZWAdobeF"/>
            <w:sz w:val="2"/>
            <w:szCs w:val="2"/>
          </w:rPr>
          <w:delText>2024B</w:delText>
        </w:r>
        <w:r w:rsidR="0033544D" w:rsidRPr="00742779">
          <w:delText>Without</w:delText>
        </w:r>
      </w:del>
      <w:ins w:id="4756" w:author="Seth Oranburg" w:date="2026-03-07T09:50:00Z" w16du:dateUtc="2026-03-07T14:50:00Z">
        <w:r w:rsidR="0033544D" w:rsidRPr="00742779">
          <w:t>Without</w:t>
        </w:r>
      </w:ins>
      <w:r w:rsidR="0033544D" w:rsidRPr="00742779">
        <w:t xml:space="preserve"> quorum requirements, a small fraction of shareholders attending a sparsely attended meeting could approve major corporate actions that the vast majority would oppose. A handful of shares could determine corporate policy. Section 216 addresses this problem by establishing that </w:t>
      </w:r>
      <w:r w:rsidR="009F60D1" w:rsidRPr="00742779">
        <w:t>“</w:t>
      </w:r>
      <w:r w:rsidR="0033544D" w:rsidRPr="00742779">
        <w:t>a majority of the shares entitled to vote, present in person or represented by proxy, shall constitute a quorum at a meeting of stockholders.</w:t>
      </w:r>
      <w:r w:rsidR="009F60D1" w:rsidRPr="00742779">
        <w:t>”</w:t>
      </w:r>
      <w:r w:rsidR="0033544D">
        <w:fldChar w:fldCharType="begin"/>
      </w:r>
      <w:r w:rsidR="0033544D">
        <w:instrText>HYPERLINK \l "fn303-11647" \o "Jump to citation"</w:instrText>
      </w:r>
      <w:r w:rsidR="0033544D">
        <w:fldChar w:fldCharType="separate"/>
      </w:r>
      <w:r w:rsidR="0033544D" w:rsidRPr="00742779">
        <w:rPr>
          <w:rStyle w:val="Hyperlink"/>
          <w:color w:val="auto"/>
          <w:u w:val="none"/>
        </w:rPr>
        <w:t>[303</w:t>
      </w:r>
      <w:r w:rsidR="00FA601A" w:rsidRPr="00742779">
        <w:rPr>
          <w:rStyle w:val="Hyperlink"/>
          <w:color w:val="auto"/>
          <w:u w:val="none"/>
        </w:rPr>
        <w:t>]</w:t>
      </w:r>
      <w:r w:rsidR="0033544D">
        <w:fldChar w:fldCharType="end"/>
      </w:r>
      <w:r w:rsidR="0033544D" w:rsidRPr="00742779">
        <w:t xml:space="preserve"> The certificate of incorporation or bylaws may specify different quorum requirements, but Delaware prohibits quorums of less than one-third of shares entitled to vote.</w:t>
      </w:r>
      <w:r w:rsidR="0033544D">
        <w:fldChar w:fldCharType="begin"/>
      </w:r>
      <w:r w:rsidR="0033544D">
        <w:instrText>HYPERLINK \l "fn303-11647" \o "Jump to citation"</w:instrText>
      </w:r>
      <w:r w:rsidR="0033544D">
        <w:fldChar w:fldCharType="separate"/>
      </w:r>
      <w:r w:rsidR="0033544D" w:rsidRPr="00742779">
        <w:rPr>
          <w:rStyle w:val="Hyperlink"/>
          <w:color w:val="auto"/>
          <w:u w:val="none"/>
        </w:rPr>
        <w:t>[303</w:t>
      </w:r>
      <w:r w:rsidR="00FA601A" w:rsidRPr="00742779">
        <w:rPr>
          <w:rStyle w:val="Hyperlink"/>
          <w:color w:val="auto"/>
          <w:u w:val="none"/>
        </w:rPr>
        <w:t>]</w:t>
      </w:r>
      <w:r w:rsidR="0033544D">
        <w:fldChar w:fldCharType="end"/>
      </w:r>
    </w:p>
    <w:p w14:paraId="24AA140E" w14:textId="77777777" w:rsidR="0033544D" w:rsidRPr="00742779" w:rsidRDefault="00742779" w:rsidP="000E54B1">
      <w:del w:id="4757" w:author="Seth Oranburg" w:date="2026-03-07T09:50:00Z" w16du:dateUtc="2026-03-07T14:50:00Z">
        <w:r w:rsidRPr="00742779">
          <w:rPr>
            <w:rFonts w:ascii="ZWAdobeF" w:hAnsi="ZWAdobeF" w:cs="ZWAdobeF"/>
            <w:sz w:val="2"/>
            <w:szCs w:val="2"/>
          </w:rPr>
          <w:delText>2025B</w:delText>
        </w:r>
        <w:r w:rsidR="0033544D" w:rsidRPr="00742779">
          <w:delText>Quorum</w:delText>
        </w:r>
      </w:del>
      <w:ins w:id="4758" w:author="Seth Oranburg" w:date="2026-03-07T09:50:00Z" w16du:dateUtc="2026-03-07T14:50:00Z">
        <w:r w:rsidR="0033544D" w:rsidRPr="00742779">
          <w:t>Quorum</w:t>
        </w:r>
      </w:ins>
      <w:r w:rsidR="0033544D" w:rsidRPr="00742779">
        <w:t xml:space="preserve"> requirements serve dual functions. They ensure that decisions reflect the views of a meaningful portion of the shareholder body, providing legitimacy through participation. They also create procedural leverage. Shareholders opposing a particular action can attempt to prevent a quorum by refusing to attend or submit proxies, thereby blocking the action entirely.</w:t>
      </w:r>
    </w:p>
    <w:p w14:paraId="2BD01D60" w14:textId="77777777" w:rsidR="0033544D" w:rsidRPr="00742779" w:rsidRDefault="00742779" w:rsidP="000E54B1">
      <w:pPr>
        <w:pPrChange w:id="4759" w:author="Seth Oranburg" w:date="2026-03-07T09:50:00Z" w16du:dateUtc="2026-03-07T14:50:00Z">
          <w:pPr>
            <w:pStyle w:val="NormalWeb"/>
          </w:pPr>
        </w:pPrChange>
      </w:pPr>
      <w:del w:id="4760" w:author="Seth Oranburg" w:date="2026-03-07T09:50:00Z" w16du:dateUtc="2026-03-07T14:50:00Z">
        <w:r w:rsidRPr="00742779">
          <w:rPr>
            <w:rFonts w:ascii="ZWAdobeF" w:hAnsi="ZWAdobeF" w:cs="ZWAdobeF"/>
            <w:sz w:val="2"/>
            <w:szCs w:val="2"/>
          </w:rPr>
          <w:delText>2026B</w:delText>
        </w:r>
        <w:r w:rsidR="0033544D" w:rsidRPr="00742779">
          <w:delText>Once</w:delText>
        </w:r>
      </w:del>
      <w:ins w:id="4761" w:author="Seth Oranburg" w:date="2026-03-07T09:50:00Z" w16du:dateUtc="2026-03-07T14:50:00Z">
        <w:r w:rsidR="0033544D" w:rsidRPr="00742779">
          <w:t>Once</w:t>
        </w:r>
      </w:ins>
      <w:r w:rsidR="0033544D" w:rsidRPr="00742779">
        <w:t xml:space="preserve"> a quorum is established, different voting standards apply depending on the matter being decided. For matters other than director elections, </w:t>
      </w:r>
      <w:r w:rsidR="009F60D1" w:rsidRPr="00742779">
        <w:t>“</w:t>
      </w:r>
      <w:r w:rsidR="0033544D" w:rsidRPr="00742779">
        <w:t>the affirmative vote of the majority of shares present in person or represented by proxy at the meeting and entitled to vote on the subject matter shall be the act of the stockholders.</w:t>
      </w:r>
      <w:r w:rsidR="009F60D1" w:rsidRPr="00742779">
        <w:t>”</w:t>
      </w:r>
      <w:r w:rsidR="0033544D">
        <w:fldChar w:fldCharType="begin"/>
      </w:r>
      <w:r w:rsidR="0033544D">
        <w:instrText>HYPERLINK \l "fn303-11647" \o "Jump to citation"</w:instrText>
      </w:r>
      <w:r w:rsidR="0033544D">
        <w:fldChar w:fldCharType="separate"/>
      </w:r>
      <w:r w:rsidR="0033544D" w:rsidRPr="00742779">
        <w:rPr>
          <w:rStyle w:val="Hyperlink"/>
          <w:color w:val="auto"/>
          <w:u w:val="none"/>
        </w:rPr>
        <w:t>[303</w:t>
      </w:r>
      <w:r w:rsidR="00FA601A" w:rsidRPr="00742779">
        <w:rPr>
          <w:rStyle w:val="Hyperlink"/>
          <w:color w:val="auto"/>
          <w:u w:val="none"/>
        </w:rPr>
        <w:t>]</w:t>
      </w:r>
      <w:r w:rsidR="0033544D">
        <w:fldChar w:fldCharType="end"/>
      </w:r>
      <w:r w:rsidR="0033544D" w:rsidRPr="00742779">
        <w:t xml:space="preserve"> This is a majority-of-quorum standard. The relevant denominator is shares present, not shares outstanding. If 60% of shares are present and a quorum exists, an action can be approved by holders of just over 30% of outstanding shares.</w:t>
      </w:r>
    </w:p>
    <w:p w14:paraId="6A03BFDE" w14:textId="77777777" w:rsidR="0033544D" w:rsidRPr="00742779" w:rsidRDefault="00742779" w:rsidP="000E54B1">
      <w:pPr>
        <w:pPrChange w:id="4762" w:author="Seth Oranburg" w:date="2026-03-07T09:50:00Z" w16du:dateUtc="2026-03-07T14:50:00Z">
          <w:pPr>
            <w:pStyle w:val="NormalWeb"/>
          </w:pPr>
        </w:pPrChange>
      </w:pPr>
      <w:del w:id="4763" w:author="Seth Oranburg" w:date="2026-03-07T09:50:00Z" w16du:dateUtc="2026-03-07T14:50:00Z">
        <w:r w:rsidRPr="00742779">
          <w:rPr>
            <w:rFonts w:ascii="ZWAdobeF" w:hAnsi="ZWAdobeF" w:cs="ZWAdobeF"/>
            <w:sz w:val="2"/>
            <w:szCs w:val="2"/>
          </w:rPr>
          <w:delText>2027B</w:delText>
        </w:r>
        <w:r w:rsidR="0033544D" w:rsidRPr="00742779">
          <w:delText>Director</w:delText>
        </w:r>
      </w:del>
      <w:ins w:id="4764" w:author="Seth Oranburg" w:date="2026-03-07T09:50:00Z" w16du:dateUtc="2026-03-07T14:50:00Z">
        <w:r w:rsidR="0033544D" w:rsidRPr="00742779">
          <w:t>Director</w:t>
        </w:r>
      </w:ins>
      <w:r w:rsidR="0033544D" w:rsidRPr="00742779">
        <w:t xml:space="preserve"> elections operate differently. The default rule is plurality voting: </w:t>
      </w:r>
      <w:r w:rsidR="009F60D1" w:rsidRPr="00742779">
        <w:t>“</w:t>
      </w:r>
      <w:r w:rsidR="0033544D" w:rsidRPr="00742779">
        <w:t>Directors shall be elected by a plurality of the votes of the shares present in person or represented by proxy at the meeting and entitled to vote on the election of directors.</w:t>
      </w:r>
      <w:r w:rsidR="009F60D1" w:rsidRPr="00742779">
        <w:t>”</w:t>
      </w:r>
      <w:r w:rsidR="0033544D">
        <w:fldChar w:fldCharType="begin"/>
      </w:r>
      <w:r w:rsidR="0033544D">
        <w:instrText>HYPERLINK \l "fn303-11647" \o "Jump to citation"</w:instrText>
      </w:r>
      <w:r w:rsidR="0033544D">
        <w:fldChar w:fldCharType="separate"/>
      </w:r>
      <w:r w:rsidR="0033544D" w:rsidRPr="00742779">
        <w:rPr>
          <w:rStyle w:val="Hyperlink"/>
          <w:color w:val="auto"/>
          <w:u w:val="none"/>
        </w:rPr>
        <w:t>[303</w:t>
      </w:r>
      <w:r w:rsidR="00FA601A" w:rsidRPr="00742779">
        <w:rPr>
          <w:rStyle w:val="Hyperlink"/>
          <w:color w:val="auto"/>
          <w:u w:val="none"/>
        </w:rPr>
        <w:t>]</w:t>
      </w:r>
      <w:r w:rsidR="0033544D">
        <w:fldChar w:fldCharType="end"/>
      </w:r>
      <w:r w:rsidR="0033544D" w:rsidRPr="00742779">
        <w:t xml:space="preserve"> Under plurality voting, the candidates receiving the most votes win, regardless of whether they receive a majority. In an uncontested election with three director seats and three nominees, each nominee wins if they receive even a single vote in favor.</w:t>
      </w:r>
    </w:p>
    <w:p w14:paraId="2CE4993E" w14:textId="77777777" w:rsidR="0033544D" w:rsidRPr="00742779" w:rsidRDefault="00742779" w:rsidP="000E54B1">
      <w:del w:id="4765" w:author="Seth Oranburg" w:date="2026-03-07T09:50:00Z" w16du:dateUtc="2026-03-07T14:50:00Z">
        <w:r w:rsidRPr="00742779">
          <w:rPr>
            <w:rFonts w:ascii="ZWAdobeF" w:hAnsi="ZWAdobeF" w:cs="ZWAdobeF"/>
            <w:sz w:val="2"/>
            <w:szCs w:val="2"/>
          </w:rPr>
          <w:delText>2028B</w:delText>
        </w:r>
        <w:r w:rsidR="0033544D" w:rsidRPr="00742779">
          <w:delText>Plurality</w:delText>
        </w:r>
      </w:del>
      <w:ins w:id="4766" w:author="Seth Oranburg" w:date="2026-03-07T09:50:00Z" w16du:dateUtc="2026-03-07T14:50:00Z">
        <w:r w:rsidR="0033544D" w:rsidRPr="00742779">
          <w:t>Plurality</w:t>
        </w:r>
      </w:ins>
      <w:r w:rsidR="0033544D" w:rsidRPr="00742779">
        <w:t xml:space="preserve"> voting creates accountability gaps. In uncontested elections, shareholders can express displeasure only by withholding votes, not by </w:t>
      </w:r>
      <w:r w:rsidR="0033544D" w:rsidRPr="00742779">
        <w:lastRenderedPageBreak/>
        <w:t>defeating candidates. A director who receives 30% support and 70% withheld votes still wins under plurality voting because no other candidate received more votes. This led many public companies to adopt majority voting policies or bylaws requiring directors to tender resignations if they fail to receive majority support, even when they win the plurality.</w:t>
      </w:r>
    </w:p>
    <w:p w14:paraId="58D7A116" w14:textId="77777777" w:rsidR="0033544D" w:rsidRPr="00742779" w:rsidRDefault="0033544D" w:rsidP="000E54B1">
      <w:pPr>
        <w:pStyle w:val="Heading3"/>
        <w:rPr>
          <w:rFonts w:eastAsia="Times New Roman"/>
        </w:rPr>
      </w:pPr>
      <w:r w:rsidRPr="00742779">
        <w:rPr>
          <w:rFonts w:eastAsia="Times New Roman"/>
        </w:rPr>
        <w:t>Notice and Information Rights</w:t>
      </w:r>
    </w:p>
    <w:p w14:paraId="634BA05B" w14:textId="77777777" w:rsidR="0033544D" w:rsidRPr="00742779" w:rsidRDefault="00742779" w:rsidP="000E54B1">
      <w:pPr>
        <w:pPrChange w:id="4767" w:author="Seth Oranburg" w:date="2026-03-07T09:50:00Z" w16du:dateUtc="2026-03-07T14:50:00Z">
          <w:pPr>
            <w:pStyle w:val="NormalWeb"/>
          </w:pPr>
        </w:pPrChange>
      </w:pPr>
      <w:del w:id="4768" w:author="Seth Oranburg" w:date="2026-03-07T09:50:00Z" w16du:dateUtc="2026-03-07T14:50:00Z">
        <w:r w:rsidRPr="00742779">
          <w:rPr>
            <w:rFonts w:ascii="ZWAdobeF" w:hAnsi="ZWAdobeF" w:cs="ZWAdobeF"/>
            <w:sz w:val="2"/>
            <w:szCs w:val="2"/>
          </w:rPr>
          <w:delText>2029B</w:delText>
        </w:r>
        <w:r w:rsidR="0033544D" w:rsidRPr="00742779">
          <w:delText>Shareholders</w:delText>
        </w:r>
      </w:del>
      <w:ins w:id="4769" w:author="Seth Oranburg" w:date="2026-03-07T09:50:00Z" w16du:dateUtc="2026-03-07T14:50:00Z">
        <w:r w:rsidR="0033544D" w:rsidRPr="00742779">
          <w:t>Shareholders</w:t>
        </w:r>
      </w:ins>
      <w:r w:rsidR="0033544D" w:rsidRPr="00742779">
        <w:t xml:space="preserve"> cannot exercise voting rights effectively if they do not know when meetings will occur or what matters will be considered. Section 222 establishes mandatory notice requirements.</w:t>
      </w:r>
      <w:r w:rsidR="0033544D">
        <w:fldChar w:fldCharType="begin"/>
      </w:r>
      <w:r w:rsidR="0033544D">
        <w:instrText>HYPERLINK \l "fn304-11647" \o "Jump to citation"</w:instrText>
      </w:r>
      <w:r w:rsidR="0033544D">
        <w:fldChar w:fldCharType="separate"/>
      </w:r>
      <w:r w:rsidR="0033544D" w:rsidRPr="00742779">
        <w:rPr>
          <w:rStyle w:val="Hyperlink"/>
          <w:color w:val="auto"/>
          <w:u w:val="none"/>
        </w:rPr>
        <w:t>[304</w:t>
      </w:r>
      <w:r w:rsidR="00FA601A" w:rsidRPr="00742779">
        <w:rPr>
          <w:rStyle w:val="Hyperlink"/>
          <w:color w:val="auto"/>
          <w:u w:val="none"/>
        </w:rPr>
        <w:t>]</w:t>
      </w:r>
      <w:r w:rsidR="0033544D">
        <w:fldChar w:fldCharType="end"/>
      </w:r>
      <w:r w:rsidR="0033544D" w:rsidRPr="00742779">
        <w:t xml:space="preserve"> Written notice specifying the place, date, and time of the meeting must be given to each stockholder entitled to vote </w:t>
      </w:r>
      <w:r w:rsidR="009F60D1" w:rsidRPr="00742779">
        <w:t>“</w:t>
      </w:r>
      <w:r w:rsidR="0033544D" w:rsidRPr="00742779">
        <w:t>not less than 10 nor more than 60 days before the date of the meeting.</w:t>
      </w:r>
      <w:r w:rsidR="009F60D1" w:rsidRPr="00742779">
        <w:t>”</w:t>
      </w:r>
      <w:r w:rsidR="0033544D">
        <w:fldChar w:fldCharType="begin"/>
      </w:r>
      <w:r w:rsidR="0033544D">
        <w:instrText>HYPERLINK \l "fn305-11647" \o "Jump to citation"</w:instrText>
      </w:r>
      <w:r w:rsidR="0033544D">
        <w:fldChar w:fldCharType="separate"/>
      </w:r>
      <w:r w:rsidR="0033544D" w:rsidRPr="00742779">
        <w:rPr>
          <w:rStyle w:val="Hyperlink"/>
          <w:color w:val="auto"/>
          <w:u w:val="none"/>
        </w:rPr>
        <w:t>[305</w:t>
      </w:r>
      <w:r w:rsidR="00FA601A" w:rsidRPr="00742779">
        <w:rPr>
          <w:rStyle w:val="Hyperlink"/>
          <w:color w:val="auto"/>
          <w:u w:val="none"/>
        </w:rPr>
        <w:t>]</w:t>
      </w:r>
      <w:r w:rsidR="0033544D">
        <w:fldChar w:fldCharType="end"/>
      </w:r>
    </w:p>
    <w:p w14:paraId="6753BB51" w14:textId="77777777" w:rsidR="0033544D" w:rsidRPr="00742779" w:rsidRDefault="00742779" w:rsidP="000E54B1">
      <w:del w:id="4770" w:author="Seth Oranburg" w:date="2026-03-07T09:50:00Z" w16du:dateUtc="2026-03-07T14:50:00Z">
        <w:r w:rsidRPr="00742779">
          <w:rPr>
            <w:rFonts w:ascii="ZWAdobeF" w:hAnsi="ZWAdobeF" w:cs="ZWAdobeF"/>
            <w:sz w:val="2"/>
            <w:szCs w:val="2"/>
          </w:rPr>
          <w:delText>2030B</w:delText>
        </w:r>
        <w:r w:rsidR="0033544D" w:rsidRPr="00742779">
          <w:delText>The</w:delText>
        </w:r>
      </w:del>
      <w:ins w:id="4771" w:author="Seth Oranburg" w:date="2026-03-07T09:50:00Z" w16du:dateUtc="2026-03-07T14:50:00Z">
        <w:r w:rsidR="0033544D" w:rsidRPr="00742779">
          <w:t>The</w:t>
        </w:r>
      </w:ins>
      <w:r w:rsidR="0033544D" w:rsidRPr="00742779">
        <w:t xml:space="preserve"> ten-day minimum prevents manipulation. Boards cannot call meetings with only a day</w:t>
      </w:r>
      <w:r w:rsidR="009F60D1" w:rsidRPr="00742779">
        <w:t>’</w:t>
      </w:r>
      <w:r w:rsidR="0033544D" w:rsidRPr="00742779">
        <w:t>s notice, surprising shareholders who might object to proposed actions. The sixty-day maximum ensures that shareholders receive timely information. Notice given months in advance might be forgotten or become outdated as circumstances change.</w:t>
      </w:r>
    </w:p>
    <w:p w14:paraId="124600B9" w14:textId="77777777" w:rsidR="0033544D" w:rsidRPr="00742779" w:rsidRDefault="00742779" w:rsidP="000E54B1">
      <w:pPr>
        <w:pPrChange w:id="4772" w:author="Seth Oranburg" w:date="2026-03-07T09:50:00Z" w16du:dateUtc="2026-03-07T14:50:00Z">
          <w:pPr>
            <w:pStyle w:val="NormalWeb"/>
          </w:pPr>
        </w:pPrChange>
      </w:pPr>
      <w:del w:id="4773" w:author="Seth Oranburg" w:date="2026-03-07T09:50:00Z" w16du:dateUtc="2026-03-07T14:50:00Z">
        <w:r w:rsidRPr="00742779">
          <w:rPr>
            <w:rFonts w:ascii="ZWAdobeF" w:hAnsi="ZWAdobeF" w:cs="ZWAdobeF"/>
            <w:sz w:val="2"/>
            <w:szCs w:val="2"/>
          </w:rPr>
          <w:delText>2031B</w:delText>
        </w:r>
        <w:r w:rsidR="0033544D" w:rsidRPr="00742779">
          <w:delText>Section</w:delText>
        </w:r>
      </w:del>
      <w:ins w:id="4774" w:author="Seth Oranburg" w:date="2026-03-07T09:50:00Z" w16du:dateUtc="2026-03-07T14:50:00Z">
        <w:r w:rsidR="0033544D" w:rsidRPr="00742779">
          <w:t>Section</w:t>
        </w:r>
      </w:ins>
      <w:r w:rsidR="0033544D" w:rsidRPr="00742779">
        <w:t xml:space="preserve"> 219 requires the corporation to prepare a list of stockholders entitled to vote at least ten days before the meeting.</w:t>
      </w:r>
      <w:r w:rsidR="0033544D">
        <w:fldChar w:fldCharType="begin"/>
      </w:r>
      <w:r w:rsidR="0033544D">
        <w:instrText>HYPERLINK \l "fn306-11647" \o "Jump to citation"</w:instrText>
      </w:r>
      <w:r w:rsidR="0033544D">
        <w:fldChar w:fldCharType="separate"/>
      </w:r>
      <w:r w:rsidR="0033544D" w:rsidRPr="00742779">
        <w:rPr>
          <w:rStyle w:val="Hyperlink"/>
          <w:color w:val="auto"/>
          <w:u w:val="none"/>
        </w:rPr>
        <w:t>[306</w:t>
      </w:r>
      <w:r w:rsidR="00FA601A" w:rsidRPr="00742779">
        <w:rPr>
          <w:rStyle w:val="Hyperlink"/>
          <w:color w:val="auto"/>
          <w:u w:val="none"/>
        </w:rPr>
        <w:t>]</w:t>
      </w:r>
      <w:r w:rsidR="0033544D">
        <w:fldChar w:fldCharType="end"/>
      </w:r>
      <w:r w:rsidR="0033544D" w:rsidRPr="00742779">
        <w:t xml:space="preserve"> This list must be </w:t>
      </w:r>
      <w:r w:rsidR="009F60D1" w:rsidRPr="00742779">
        <w:t>“</w:t>
      </w:r>
      <w:r w:rsidR="0033544D" w:rsidRPr="00742779">
        <w:t>open to the examination of any stockholder for any purpose germane to the meeting.</w:t>
      </w:r>
      <w:r w:rsidR="009F60D1" w:rsidRPr="00742779">
        <w:t>”</w:t>
      </w:r>
      <w:r w:rsidR="0033544D">
        <w:fldChar w:fldCharType="begin"/>
      </w:r>
      <w:r w:rsidR="0033544D">
        <w:instrText>HYPERLINK \l "fn307-11647" \o "Jump to citation"</w:instrText>
      </w:r>
      <w:r w:rsidR="0033544D">
        <w:fldChar w:fldCharType="separate"/>
      </w:r>
      <w:r w:rsidR="0033544D" w:rsidRPr="00742779">
        <w:rPr>
          <w:rStyle w:val="Hyperlink"/>
          <w:color w:val="auto"/>
          <w:u w:val="none"/>
        </w:rPr>
        <w:t>[307</w:t>
      </w:r>
      <w:r w:rsidR="00FA601A" w:rsidRPr="00742779">
        <w:rPr>
          <w:rStyle w:val="Hyperlink"/>
          <w:color w:val="auto"/>
          <w:u w:val="none"/>
        </w:rPr>
        <w:t>]</w:t>
      </w:r>
      <w:r w:rsidR="0033544D">
        <w:fldChar w:fldCharType="end"/>
      </w:r>
      <w:r w:rsidR="0033544D" w:rsidRPr="00742779">
        <w:t xml:space="preserve"> The inspection right enables shareholders to identify other shareholders, facilitating collective action and proxy solicitation. Without access to the stockholder list, dissidents seeking to mount a proxy contest would not know whom to contact.</w:t>
      </w:r>
    </w:p>
    <w:p w14:paraId="22967B12" w14:textId="77777777" w:rsidR="0033544D" w:rsidRPr="00742779" w:rsidRDefault="00742779" w:rsidP="000E54B1">
      <w:pPr>
        <w:pPrChange w:id="4775" w:author="Seth Oranburg" w:date="2026-03-07T09:50:00Z" w16du:dateUtc="2026-03-07T14:50:00Z">
          <w:pPr>
            <w:pStyle w:val="NormalWeb"/>
          </w:pPr>
        </w:pPrChange>
      </w:pPr>
      <w:del w:id="4776" w:author="Seth Oranburg" w:date="2026-03-07T09:50:00Z" w16du:dateUtc="2026-03-07T14:50:00Z">
        <w:r w:rsidRPr="00742779">
          <w:rPr>
            <w:rFonts w:ascii="ZWAdobeF" w:hAnsi="ZWAdobeF" w:cs="ZWAdobeF"/>
            <w:sz w:val="2"/>
            <w:szCs w:val="2"/>
          </w:rPr>
          <w:delText>2032B</w:delText>
        </w:r>
        <w:r w:rsidR="0033544D" w:rsidRPr="00742779">
          <w:delText>Section</w:delText>
        </w:r>
      </w:del>
      <w:ins w:id="4777" w:author="Seth Oranburg" w:date="2026-03-07T09:50:00Z" w16du:dateUtc="2026-03-07T14:50:00Z">
        <w:r w:rsidR="0033544D" w:rsidRPr="00742779">
          <w:t>Section</w:t>
        </w:r>
      </w:ins>
      <w:r w:rsidR="0033544D" w:rsidRPr="00742779">
        <w:t xml:space="preserve"> 220 provides broader inspection rights. Any stockholder may demand to inspect the corporation</w:t>
      </w:r>
      <w:r w:rsidR="009F60D1" w:rsidRPr="00742779">
        <w:t>’</w:t>
      </w:r>
      <w:r w:rsidR="0033544D" w:rsidRPr="00742779">
        <w:t xml:space="preserve">s </w:t>
      </w:r>
      <w:r w:rsidR="009F60D1" w:rsidRPr="00742779">
        <w:t>“</w:t>
      </w:r>
      <w:r w:rsidR="0033544D" w:rsidRPr="00742779">
        <w:t>stock ledger, a list of its stockholders, and its other books and records</w:t>
      </w:r>
      <w:r w:rsidR="009F60D1" w:rsidRPr="00742779">
        <w:t>”</w:t>
      </w:r>
      <w:r w:rsidR="0033544D" w:rsidRPr="00742779">
        <w:t xml:space="preserve"> if the stockholder makes a written demand under oath stating a </w:t>
      </w:r>
      <w:r w:rsidR="009F60D1" w:rsidRPr="00742779">
        <w:t>“</w:t>
      </w:r>
      <w:r w:rsidR="0033544D" w:rsidRPr="00742779">
        <w:t>proper purpose.</w:t>
      </w:r>
      <w:r w:rsidR="009F60D1" w:rsidRPr="00742779">
        <w:t>”</w:t>
      </w:r>
      <w:r w:rsidR="0033544D">
        <w:fldChar w:fldCharType="begin"/>
      </w:r>
      <w:r w:rsidR="0033544D">
        <w:instrText>HYPERLINK \l "fn308-11647" \o "Jump to citation"</w:instrText>
      </w:r>
      <w:r w:rsidR="0033544D">
        <w:fldChar w:fldCharType="separate"/>
      </w:r>
      <w:r w:rsidR="0033544D" w:rsidRPr="00742779">
        <w:rPr>
          <w:rStyle w:val="Hyperlink"/>
          <w:color w:val="auto"/>
          <w:u w:val="none"/>
        </w:rPr>
        <w:t>[308</w:t>
      </w:r>
      <w:r w:rsidR="00FA601A" w:rsidRPr="00742779">
        <w:rPr>
          <w:rStyle w:val="Hyperlink"/>
          <w:color w:val="auto"/>
          <w:u w:val="none"/>
        </w:rPr>
        <w:t>]</w:t>
      </w:r>
      <w:r w:rsidR="0033544D">
        <w:fldChar w:fldCharType="end"/>
      </w:r>
      <w:r w:rsidR="0033544D" w:rsidRPr="00742779">
        <w:t xml:space="preserve"> A proper purpose is one </w:t>
      </w:r>
      <w:r w:rsidR="009F60D1" w:rsidRPr="00742779">
        <w:t>“</w:t>
      </w:r>
      <w:r w:rsidR="0033544D" w:rsidRPr="00742779">
        <w:t>reasonably related to such person</w:t>
      </w:r>
      <w:r w:rsidR="009F60D1" w:rsidRPr="00742779">
        <w:t>’</w:t>
      </w:r>
      <w:r w:rsidR="0033544D" w:rsidRPr="00742779">
        <w:t>s interest as a stockholder.</w:t>
      </w:r>
      <w:r w:rsidR="009F60D1" w:rsidRPr="00742779">
        <w:t>”</w:t>
      </w:r>
      <w:r w:rsidR="0033544D">
        <w:fldChar w:fldCharType="begin"/>
      </w:r>
      <w:r w:rsidR="0033544D">
        <w:instrText>HYPERLINK \l "fn308-11647" \o "Jump to citation"</w:instrText>
      </w:r>
      <w:r w:rsidR="0033544D">
        <w:fldChar w:fldCharType="separate"/>
      </w:r>
      <w:r w:rsidR="0033544D" w:rsidRPr="00742779">
        <w:rPr>
          <w:rStyle w:val="Hyperlink"/>
          <w:color w:val="auto"/>
          <w:u w:val="none"/>
        </w:rPr>
        <w:t>[308</w:t>
      </w:r>
      <w:r w:rsidR="00FA601A" w:rsidRPr="00742779">
        <w:rPr>
          <w:rStyle w:val="Hyperlink"/>
          <w:color w:val="auto"/>
          <w:u w:val="none"/>
        </w:rPr>
        <w:t>]</w:t>
      </w:r>
      <w:r w:rsidR="0033544D">
        <w:fldChar w:fldCharType="end"/>
      </w:r>
      <w:r w:rsidR="0033544D" w:rsidRPr="00742779">
        <w:t xml:space="preserve"> The leading case on Section 220 is </w:t>
      </w:r>
      <w:r w:rsidR="0033544D" w:rsidRPr="00742779">
        <w:rPr>
          <w:rStyle w:val="Emphasis"/>
        </w:rPr>
        <w:t>Seinfeld v. Verizon Communications</w:t>
      </w:r>
      <w:r w:rsidR="0033544D" w:rsidRPr="00742779">
        <w:t xml:space="preserve">, where the Court of Chancery held that shareholders seeking books and records must demonstrate a </w:t>
      </w:r>
      <w:r w:rsidR="009F60D1" w:rsidRPr="00742779">
        <w:t>“</w:t>
      </w:r>
      <w:r w:rsidR="0033544D" w:rsidRPr="00742779">
        <w:t>credible basis</w:t>
      </w:r>
      <w:r w:rsidR="009F60D1" w:rsidRPr="00742779">
        <w:t>”</w:t>
      </w:r>
      <w:r w:rsidR="0033544D" w:rsidRPr="00742779">
        <w:t xml:space="preserve"> to infer possible mismanagement.</w:t>
      </w:r>
      <w:r w:rsidR="0033544D">
        <w:fldChar w:fldCharType="begin"/>
      </w:r>
      <w:r w:rsidR="0033544D">
        <w:instrText>HYPERLINK \l "fn309-11647" \o "Jump to citation"</w:instrText>
      </w:r>
      <w:r w:rsidR="0033544D">
        <w:fldChar w:fldCharType="separate"/>
      </w:r>
      <w:r w:rsidR="0033544D" w:rsidRPr="00742779">
        <w:rPr>
          <w:rStyle w:val="Hyperlink"/>
          <w:color w:val="auto"/>
          <w:u w:val="none"/>
        </w:rPr>
        <w:t>[309</w:t>
      </w:r>
      <w:r w:rsidR="00EE2871" w:rsidRPr="00742779">
        <w:rPr>
          <w:rStyle w:val="Hyperlink"/>
          <w:color w:val="auto"/>
          <w:u w:val="none"/>
        </w:rPr>
        <w:t>]</w:t>
      </w:r>
      <w:r w:rsidR="0033544D">
        <w:fldChar w:fldCharType="end"/>
      </w:r>
      <w:r w:rsidR="0033544D" w:rsidRPr="00742779">
        <w:t xml:space="preserve"> Mere curiosity is insufficient, but shareholders who can articulate specific concerns about corporate conduct can obtain documents necessary to investigate those concerns. Section 220 inspection rights have become </w:t>
      </w:r>
      <w:r w:rsidR="009F60D1" w:rsidRPr="00742779">
        <w:t>“</w:t>
      </w:r>
      <w:r w:rsidR="0033544D" w:rsidRPr="00742779">
        <w:t>tools at hand</w:t>
      </w:r>
      <w:r w:rsidR="009F60D1" w:rsidRPr="00742779">
        <w:t>”</w:t>
      </w:r>
      <w:r w:rsidR="0033544D" w:rsidRPr="00742779">
        <w:t xml:space="preserve"> that shareholders must exhaust before pursuing derivative litigation.</w:t>
      </w:r>
    </w:p>
    <w:p w14:paraId="01FC2E6B" w14:textId="77777777" w:rsidR="0033544D" w:rsidRPr="00742779" w:rsidRDefault="00742779" w:rsidP="000E54B1">
      <w:del w:id="4778" w:author="Seth Oranburg" w:date="2026-03-07T09:50:00Z" w16du:dateUtc="2026-03-07T14:50:00Z">
        <w:r w:rsidRPr="00742779">
          <w:rPr>
            <w:rFonts w:ascii="ZWAdobeF" w:hAnsi="ZWAdobeF" w:cs="ZWAdobeF"/>
            <w:sz w:val="2"/>
            <w:szCs w:val="2"/>
          </w:rPr>
          <w:lastRenderedPageBreak/>
          <w:delText>2033B</w:delText>
        </w:r>
        <w:r w:rsidR="0033544D" w:rsidRPr="00742779">
          <w:delText>These</w:delText>
        </w:r>
      </w:del>
      <w:ins w:id="4779" w:author="Seth Oranburg" w:date="2026-03-07T09:50:00Z" w16du:dateUtc="2026-03-07T14:50:00Z">
        <w:r w:rsidR="0033544D" w:rsidRPr="00742779">
          <w:t>These</w:t>
        </w:r>
      </w:ins>
      <w:r w:rsidR="0033544D" w:rsidRPr="00742779">
        <w:t xml:space="preserve"> statutory provisions establish the procedural baseline for shareholder voting. They answer mechanical questions about when meetings occur, who can vote, how votes are counted, and what information shareholders receive. But procedures alone do not prevent manipulation. Boards can comply with every statutory requirement while still using their control over corporate machinery to obstruct shareholder voting. That is where equity intervenes.</w:t>
      </w:r>
    </w:p>
    <w:p w14:paraId="428D8049" w14:textId="77777777" w:rsidR="0033544D" w:rsidRPr="00742779" w:rsidRDefault="0033544D" w:rsidP="000E54B1">
      <w:pPr>
        <w:pStyle w:val="Heading2"/>
        <w:rPr>
          <w:rFonts w:eastAsia="Times New Roman"/>
        </w:rPr>
      </w:pPr>
      <w:r w:rsidRPr="00742779">
        <w:rPr>
          <w:rFonts w:eastAsia="Times New Roman"/>
        </w:rPr>
        <w:t>The Federal Overlay: Federal Securities Law and the Proxy System</w:t>
      </w:r>
    </w:p>
    <w:p w14:paraId="497F39F4" w14:textId="77777777" w:rsidR="0033544D" w:rsidRPr="00742779" w:rsidRDefault="00742779" w:rsidP="000E54B1">
      <w:del w:id="4780" w:author="Seth Oranburg" w:date="2026-03-07T09:50:00Z" w16du:dateUtc="2026-03-07T14:50:00Z">
        <w:r w:rsidRPr="00742779">
          <w:rPr>
            <w:rFonts w:ascii="ZWAdobeF" w:hAnsi="ZWAdobeF" w:cs="ZWAdobeF"/>
            <w:sz w:val="2"/>
            <w:szCs w:val="2"/>
          </w:rPr>
          <w:delText>2034B</w:delText>
        </w:r>
        <w:r w:rsidR="0033544D" w:rsidRPr="00742779">
          <w:delText>State</w:delText>
        </w:r>
      </w:del>
      <w:ins w:id="4781" w:author="Seth Oranburg" w:date="2026-03-07T09:50:00Z" w16du:dateUtc="2026-03-07T14:50:00Z">
        <w:r w:rsidR="0033544D" w:rsidRPr="00742779">
          <w:t>State</w:t>
        </w:r>
      </w:ins>
      <w:r w:rsidR="0033544D" w:rsidRPr="00742779">
        <w:t xml:space="preserve"> corporate law establishes the shareholder franchise and creates the procedural machinery for voting. But most shareholders in public companies never attend meetings in person. They cannot. Public companies may have millions of shareholders dispersed across the country or around the world. Requiring physical attendance would effectively disenfranchise all but a handful of shareholders who live near the meeting location and have time to attend.</w:t>
      </w:r>
    </w:p>
    <w:p w14:paraId="30DF106C" w14:textId="77777777" w:rsidR="0033544D" w:rsidRPr="00742779" w:rsidRDefault="00742779" w:rsidP="000E54B1">
      <w:del w:id="4782" w:author="Seth Oranburg" w:date="2026-03-07T09:50:00Z" w16du:dateUtc="2026-03-07T14:50:00Z">
        <w:r w:rsidRPr="00742779">
          <w:rPr>
            <w:rFonts w:ascii="ZWAdobeF" w:hAnsi="ZWAdobeF" w:cs="ZWAdobeF"/>
            <w:sz w:val="2"/>
            <w:szCs w:val="2"/>
          </w:rPr>
          <w:delText>2035B</w:delText>
        </w:r>
        <w:r w:rsidR="0033544D" w:rsidRPr="00742779">
          <w:delText>The</w:delText>
        </w:r>
      </w:del>
      <w:ins w:id="4783" w:author="Seth Oranburg" w:date="2026-03-07T09:50:00Z" w16du:dateUtc="2026-03-07T14:50:00Z">
        <w:r w:rsidR="0033544D" w:rsidRPr="00742779">
          <w:t>The</w:t>
        </w:r>
      </w:ins>
      <w:r w:rsidR="0033544D" w:rsidRPr="00742779">
        <w:t xml:space="preserve"> solution is the proxy system. Shareholders authorize someone else, typically management, to vote their shares on their behalf. This enables corporate democracy at scale. But it also creates new problems. How do shareholders obtain the information necessary to make informed voting decisions? How do they know what matters will be decided at the meeting? If management controls the proxy solicitation process, how do dissidents communicate alternative views to shareholders?</w:t>
      </w:r>
    </w:p>
    <w:p w14:paraId="7885BD59" w14:textId="77777777" w:rsidR="0033544D" w:rsidRPr="00742779" w:rsidRDefault="00742779" w:rsidP="000E54B1">
      <w:del w:id="4784" w:author="Seth Oranburg" w:date="2026-03-07T09:50:00Z" w16du:dateUtc="2026-03-07T14:50:00Z">
        <w:r w:rsidRPr="00742779">
          <w:rPr>
            <w:rFonts w:ascii="ZWAdobeF" w:hAnsi="ZWAdobeF" w:cs="ZWAdobeF"/>
            <w:sz w:val="2"/>
            <w:szCs w:val="2"/>
          </w:rPr>
          <w:delText>2036B</w:delText>
        </w:r>
        <w:r w:rsidR="0033544D" w:rsidRPr="00742779">
          <w:delText>These</w:delText>
        </w:r>
      </w:del>
      <w:ins w:id="4785" w:author="Seth Oranburg" w:date="2026-03-07T09:50:00Z" w16du:dateUtc="2026-03-07T14:50:00Z">
        <w:r w:rsidR="0033544D" w:rsidRPr="00742779">
          <w:t>These</w:t>
        </w:r>
      </w:ins>
      <w:r w:rsidR="0033544D" w:rsidRPr="00742779">
        <w:t xml:space="preserve"> are information problems that state law does not address. The DGCL establishes voting mechanics but does not regulate proxy solicitation or mandate disclosure. Federal securities law fills this gap through Section 14(a) of the Securities Exchange Act of 1934 and the SEC</w:t>
      </w:r>
      <w:r w:rsidR="009F60D1" w:rsidRPr="00742779">
        <w:t>’</w:t>
      </w:r>
      <w:r w:rsidR="0033544D" w:rsidRPr="00742779">
        <w:t>s Regulation 14A.</w:t>
      </w:r>
    </w:p>
    <w:p w14:paraId="3DBDEF6D" w14:textId="77777777" w:rsidR="0033544D" w:rsidRPr="00742779" w:rsidRDefault="0033544D" w:rsidP="000E54B1">
      <w:pPr>
        <w:pStyle w:val="Heading3"/>
        <w:rPr>
          <w:rFonts w:eastAsia="Times New Roman"/>
        </w:rPr>
      </w:pPr>
      <w:r w:rsidRPr="00742779">
        <w:rPr>
          <w:rFonts w:eastAsia="Times New Roman"/>
        </w:rPr>
        <w:t>The Proxy Statement and Mandatory Disclosure</w:t>
      </w:r>
    </w:p>
    <w:p w14:paraId="3A96F83F" w14:textId="77777777" w:rsidR="0033544D" w:rsidRPr="00742779" w:rsidRDefault="00742779" w:rsidP="000E54B1">
      <w:pPr>
        <w:pPrChange w:id="4786" w:author="Seth Oranburg" w:date="2026-03-07T09:50:00Z" w16du:dateUtc="2026-03-07T14:50:00Z">
          <w:pPr>
            <w:pStyle w:val="NormalWeb"/>
          </w:pPr>
        </w:pPrChange>
      </w:pPr>
      <w:del w:id="4787" w:author="Seth Oranburg" w:date="2026-03-07T09:50:00Z" w16du:dateUtc="2026-03-07T14:50:00Z">
        <w:r w:rsidRPr="00742779">
          <w:rPr>
            <w:rFonts w:ascii="ZWAdobeF" w:hAnsi="ZWAdobeF" w:cs="ZWAdobeF"/>
            <w:sz w:val="2"/>
            <w:szCs w:val="2"/>
          </w:rPr>
          <w:delText>2037B</w:delText>
        </w:r>
        <w:r w:rsidR="0033544D" w:rsidRPr="00742779">
          <w:delText>Section</w:delText>
        </w:r>
      </w:del>
      <w:ins w:id="4788" w:author="Seth Oranburg" w:date="2026-03-07T09:50:00Z" w16du:dateUtc="2026-03-07T14:50:00Z">
        <w:r w:rsidR="0033544D" w:rsidRPr="00742779">
          <w:t>Section</w:t>
        </w:r>
      </w:ins>
      <w:r w:rsidR="0033544D" w:rsidRPr="00742779">
        <w:t xml:space="preserve"> 14(a) of the Exchange Act prohibits any person from soliciting proxies </w:t>
      </w:r>
      <w:r w:rsidR="009F60D1" w:rsidRPr="00742779">
        <w:t>“</w:t>
      </w:r>
      <w:r w:rsidR="0033544D" w:rsidRPr="00742779">
        <w:t>in contravention of such rules and regulations as the Commission may prescribe.</w:t>
      </w:r>
      <w:r w:rsidR="009F60D1" w:rsidRPr="00742779">
        <w:t>”</w:t>
      </w:r>
      <w:r w:rsidR="0033544D">
        <w:fldChar w:fldCharType="begin"/>
      </w:r>
      <w:r w:rsidR="0033544D">
        <w:instrText>HYPERLINK \l "fn310-11647" \o "Jump to citation"</w:instrText>
      </w:r>
      <w:r w:rsidR="0033544D">
        <w:fldChar w:fldCharType="separate"/>
      </w:r>
      <w:r w:rsidR="0033544D" w:rsidRPr="00742779">
        <w:rPr>
          <w:rStyle w:val="Hyperlink"/>
          <w:color w:val="auto"/>
          <w:u w:val="none"/>
        </w:rPr>
        <w:t>[310</w:t>
      </w:r>
      <w:r w:rsidR="00FA601A" w:rsidRPr="00742779">
        <w:rPr>
          <w:rStyle w:val="Hyperlink"/>
          <w:color w:val="auto"/>
          <w:u w:val="none"/>
        </w:rPr>
        <w:t>]</w:t>
      </w:r>
      <w:r w:rsidR="0033544D">
        <w:fldChar w:fldCharType="end"/>
      </w:r>
      <w:r w:rsidR="0033544D" w:rsidRPr="00742779">
        <w:t xml:space="preserve"> The SEC has exercised this authority through Regulation 14A, which establishes detailed requirements for proxy solicitation in public companies.</w:t>
      </w:r>
      <w:r w:rsidR="0033544D">
        <w:fldChar w:fldCharType="begin"/>
      </w:r>
      <w:r w:rsidR="0033544D">
        <w:instrText>HYPERLINK \l "fn311-11647" \o "Jump to citation"</w:instrText>
      </w:r>
      <w:r w:rsidR="0033544D">
        <w:fldChar w:fldCharType="separate"/>
      </w:r>
      <w:r w:rsidR="0033544D" w:rsidRPr="00742779">
        <w:rPr>
          <w:rStyle w:val="Hyperlink"/>
          <w:color w:val="auto"/>
          <w:u w:val="none"/>
        </w:rPr>
        <w:t>[311</w:t>
      </w:r>
      <w:r w:rsidR="00FA601A" w:rsidRPr="00742779">
        <w:rPr>
          <w:rStyle w:val="Hyperlink"/>
          <w:color w:val="auto"/>
          <w:u w:val="none"/>
        </w:rPr>
        <w:t>]</w:t>
      </w:r>
      <w:r w:rsidR="0033544D">
        <w:fldChar w:fldCharType="end"/>
      </w:r>
    </w:p>
    <w:p w14:paraId="4CBE65F2" w14:textId="77777777" w:rsidR="0033544D" w:rsidRPr="00742779" w:rsidRDefault="00742779" w:rsidP="000E54B1">
      <w:del w:id="4789" w:author="Seth Oranburg" w:date="2026-03-07T09:50:00Z" w16du:dateUtc="2026-03-07T14:50:00Z">
        <w:r w:rsidRPr="00742779">
          <w:rPr>
            <w:rFonts w:ascii="ZWAdobeF" w:hAnsi="ZWAdobeF" w:cs="ZWAdobeF"/>
            <w:sz w:val="2"/>
            <w:szCs w:val="2"/>
          </w:rPr>
          <w:delText>2038B</w:delText>
        </w:r>
        <w:r w:rsidR="0033544D" w:rsidRPr="00742779">
          <w:delText>The</w:delText>
        </w:r>
      </w:del>
      <w:ins w:id="4790" w:author="Seth Oranburg" w:date="2026-03-07T09:50:00Z" w16du:dateUtc="2026-03-07T14:50:00Z">
        <w:r w:rsidR="0033544D" w:rsidRPr="00742779">
          <w:t>The</w:t>
        </w:r>
      </w:ins>
      <w:r w:rsidR="0033544D" w:rsidRPr="00742779">
        <w:t xml:space="preserve"> centerpiece of Regulation 14A is the proxy statement. Companies soliciting proxies must file and distribute a proxy statement containing specified information. For an annual meeting at which directors will be elected, the </w:t>
      </w:r>
      <w:r w:rsidR="0033544D" w:rsidRPr="00742779">
        <w:lastRenderedPageBreak/>
        <w:t>proxy statement must disclose the identity and background of each director nominee, their compensation, their ownership of company stock, any material transactions between the nominee and the company, and the board</w:t>
      </w:r>
      <w:r w:rsidR="009F60D1" w:rsidRPr="00742779">
        <w:t>’</w:t>
      </w:r>
      <w:r w:rsidR="0033544D" w:rsidRPr="00742779">
        <w:t>s recommendation on each proposal. The proxy statement must also include information about executive compensation, related party transactions, and any shareholder proposals that have been properly submitted.</w:t>
      </w:r>
    </w:p>
    <w:p w14:paraId="3F59E5AE" w14:textId="77777777" w:rsidR="0033544D" w:rsidRPr="00742779" w:rsidRDefault="00742779" w:rsidP="000E54B1">
      <w:pPr>
        <w:pPrChange w:id="4791" w:author="Seth Oranburg" w:date="2026-03-07T09:50:00Z" w16du:dateUtc="2026-03-07T14:50:00Z">
          <w:pPr>
            <w:pStyle w:val="NormalWeb"/>
          </w:pPr>
        </w:pPrChange>
      </w:pPr>
      <w:del w:id="4792" w:author="Seth Oranburg" w:date="2026-03-07T09:50:00Z" w16du:dateUtc="2026-03-07T14:50:00Z">
        <w:r w:rsidRPr="00742779">
          <w:rPr>
            <w:rFonts w:ascii="ZWAdobeF" w:hAnsi="ZWAdobeF" w:cs="ZWAdobeF"/>
            <w:sz w:val="2"/>
            <w:szCs w:val="2"/>
          </w:rPr>
          <w:delText>2039B</w:delText>
        </w:r>
        <w:r w:rsidR="0033544D" w:rsidRPr="00742779">
          <w:delText>Rule</w:delText>
        </w:r>
      </w:del>
      <w:ins w:id="4793" w:author="Seth Oranburg" w:date="2026-03-07T09:50:00Z" w16du:dateUtc="2026-03-07T14:50:00Z">
        <w:r w:rsidR="0033544D" w:rsidRPr="00742779">
          <w:t>Rule</w:t>
        </w:r>
      </w:ins>
      <w:r w:rsidR="0033544D" w:rsidRPr="00742779">
        <w:t xml:space="preserve"> 14a-9 prohibits proxy solicitations containing materially false or misleading statements.</w:t>
      </w:r>
      <w:r w:rsidR="0033544D">
        <w:fldChar w:fldCharType="begin"/>
      </w:r>
      <w:r w:rsidR="0033544D">
        <w:instrText>HYPERLINK \l "fn312-11647" \o "Jump to citation"</w:instrText>
      </w:r>
      <w:r w:rsidR="0033544D">
        <w:fldChar w:fldCharType="separate"/>
      </w:r>
      <w:r w:rsidR="0033544D" w:rsidRPr="00742779">
        <w:rPr>
          <w:rStyle w:val="Hyperlink"/>
          <w:color w:val="auto"/>
          <w:u w:val="none"/>
        </w:rPr>
        <w:t>[312</w:t>
      </w:r>
      <w:r w:rsidR="00FA601A" w:rsidRPr="00742779">
        <w:rPr>
          <w:rStyle w:val="Hyperlink"/>
          <w:color w:val="auto"/>
          <w:u w:val="none"/>
        </w:rPr>
        <w:t>]</w:t>
      </w:r>
      <w:r w:rsidR="0033544D">
        <w:fldChar w:fldCharType="end"/>
      </w:r>
      <w:r w:rsidR="0033544D" w:rsidRPr="00742779">
        <w:t xml:space="preserve"> This antifraud provision complements the disclosure requirements. Companies must not only disclose specified information but ensure that disclosed information is accurate. Violations can result in SEC enforcement actions and private lawsuits by shareholders. The combination of mandatory disclosure and antifraud liability creates an information baseline that enables shareholders to make informed voting decisions.</w:t>
      </w:r>
    </w:p>
    <w:p w14:paraId="76CD2C35" w14:textId="77777777" w:rsidR="0033544D" w:rsidRPr="00742779" w:rsidRDefault="0033544D" w:rsidP="000E54B1">
      <w:pPr>
        <w:pStyle w:val="Heading3"/>
        <w:rPr>
          <w:rFonts w:eastAsia="Times New Roman"/>
        </w:rPr>
      </w:pPr>
      <w:r w:rsidRPr="00742779">
        <w:rPr>
          <w:rFonts w:eastAsia="Times New Roman"/>
        </w:rPr>
        <w:t>Record Holders and Beneficial Owners</w:t>
      </w:r>
    </w:p>
    <w:p w14:paraId="3825F1F4" w14:textId="77777777" w:rsidR="0033544D" w:rsidRPr="00742779" w:rsidRDefault="00742779" w:rsidP="000E54B1">
      <w:del w:id="4794" w:author="Seth Oranburg" w:date="2026-03-07T09:50:00Z" w16du:dateUtc="2026-03-07T14:50:00Z">
        <w:r w:rsidRPr="00742779">
          <w:rPr>
            <w:rFonts w:ascii="ZWAdobeF" w:hAnsi="ZWAdobeF" w:cs="ZWAdobeF"/>
            <w:sz w:val="2"/>
            <w:szCs w:val="2"/>
          </w:rPr>
          <w:delText>2040B</w:delText>
        </w:r>
        <w:r w:rsidR="0033544D" w:rsidRPr="00742779">
          <w:delText>The</w:delText>
        </w:r>
      </w:del>
      <w:ins w:id="4795" w:author="Seth Oranburg" w:date="2026-03-07T09:50:00Z" w16du:dateUtc="2026-03-07T14:50:00Z">
        <w:r w:rsidR="0033544D" w:rsidRPr="00742779">
          <w:t>The</w:t>
        </w:r>
      </w:ins>
      <w:r w:rsidR="0033544D" w:rsidRPr="00742779">
        <w:t xml:space="preserve"> proxy system operates through a complex chain of intermediaries that separates voting rights from economic ownership. Most shares in public companies are held in </w:t>
      </w:r>
      <w:r w:rsidR="009F60D1" w:rsidRPr="00742779">
        <w:t>“</w:t>
      </w:r>
      <w:r w:rsidR="0033544D" w:rsidRPr="00742779">
        <w:t>street name,</w:t>
      </w:r>
      <w:r w:rsidR="009F60D1" w:rsidRPr="00742779">
        <w:t>”</w:t>
      </w:r>
      <w:r w:rsidR="0033544D" w:rsidRPr="00742779">
        <w:t xml:space="preserve"> meaning they are registered in the name of a broker or bank rather than the individual investor. The record holder on the company</w:t>
      </w:r>
      <w:r w:rsidR="009F60D1" w:rsidRPr="00742779">
        <w:t>’</w:t>
      </w:r>
      <w:r w:rsidR="0033544D" w:rsidRPr="00742779">
        <w:t>s stock ledger is typically Cede &amp; Co., a nominee of the Depository Trust Company (DTC), which holds shares on behalf of broker-dealers, which in turn hold shares on behalf of individual investors.</w:t>
      </w:r>
    </w:p>
    <w:p w14:paraId="22BFEB7E" w14:textId="77777777" w:rsidR="0033544D" w:rsidRPr="00742779" w:rsidRDefault="00742779" w:rsidP="000E54B1">
      <w:del w:id="4796" w:author="Seth Oranburg" w:date="2026-03-07T09:50:00Z" w16du:dateUtc="2026-03-07T14:50:00Z">
        <w:r w:rsidRPr="00742779">
          <w:rPr>
            <w:rFonts w:ascii="ZWAdobeF" w:hAnsi="ZWAdobeF" w:cs="ZWAdobeF"/>
            <w:sz w:val="2"/>
            <w:szCs w:val="2"/>
          </w:rPr>
          <w:delText>2041B</w:delText>
        </w:r>
        <w:r w:rsidR="0033544D" w:rsidRPr="00742779">
          <w:delText>This</w:delText>
        </w:r>
      </w:del>
      <w:ins w:id="4797" w:author="Seth Oranburg" w:date="2026-03-07T09:50:00Z" w16du:dateUtc="2026-03-07T14:50:00Z">
        <w:r w:rsidR="0033544D" w:rsidRPr="00742779">
          <w:t>This</w:t>
        </w:r>
      </w:ins>
      <w:r w:rsidR="0033544D" w:rsidRPr="00742779">
        <w:t xml:space="preserve"> structure creates administrative challenges for proxy voting. The company knows that Cede &amp; Co. owns shares of record. It does not know who the beneficial owners are: the individuals and institutions who actually have economic interest in the stock and should make voting decisions. Without knowing beneficial owners</w:t>
      </w:r>
      <w:r w:rsidR="009F60D1" w:rsidRPr="00742779">
        <w:t>’</w:t>
      </w:r>
      <w:r w:rsidR="0033544D" w:rsidRPr="00742779">
        <w:t xml:space="preserve"> identities, the company cannot send them proxy materials directly.</w:t>
      </w:r>
    </w:p>
    <w:p w14:paraId="37BA100C" w14:textId="77777777" w:rsidR="0033544D" w:rsidRPr="00742779" w:rsidRDefault="00742779" w:rsidP="000E54B1">
      <w:del w:id="4798" w:author="Seth Oranburg" w:date="2026-03-07T09:50:00Z" w16du:dateUtc="2026-03-07T14:50:00Z">
        <w:r w:rsidRPr="00742779">
          <w:rPr>
            <w:rFonts w:ascii="ZWAdobeF" w:hAnsi="ZWAdobeF" w:cs="ZWAdobeF"/>
            <w:sz w:val="2"/>
            <w:szCs w:val="2"/>
          </w:rPr>
          <w:delText>2042B</w:delText>
        </w:r>
        <w:r w:rsidR="0033544D" w:rsidRPr="00742779">
          <w:delText>Regulation</w:delText>
        </w:r>
      </w:del>
      <w:ins w:id="4799" w:author="Seth Oranburg" w:date="2026-03-07T09:50:00Z" w16du:dateUtc="2026-03-07T14:50:00Z">
        <w:r w:rsidR="0033544D" w:rsidRPr="00742779">
          <w:t>Regulation</w:t>
        </w:r>
      </w:ins>
      <w:r w:rsidR="0033544D" w:rsidRPr="00742779">
        <w:t xml:space="preserve"> 14A addresses this problem through rules requiring brokers to forward proxy materials to beneficial owners and to vote shares according to beneficial owner instructions. Brokers holding shares in street name must either obtain voting instructions from beneficial owners or vote the shares according to specified default rules. For routine matters like ratification of auditors, brokers may vote uninstructed shares according to their discretion. For non-routine matters like director elections or merger approvals, brokers cannot vote uninstructed shares. They must obtain explicit instructions from beneficial owners.</w:t>
      </w:r>
    </w:p>
    <w:p w14:paraId="78067CF0" w14:textId="77777777" w:rsidR="0033544D" w:rsidRPr="00742779" w:rsidRDefault="00742779" w:rsidP="000E54B1">
      <w:del w:id="4800" w:author="Seth Oranburg" w:date="2026-03-07T09:50:00Z" w16du:dateUtc="2026-03-07T14:50:00Z">
        <w:r w:rsidRPr="00742779">
          <w:rPr>
            <w:rFonts w:ascii="ZWAdobeF" w:hAnsi="ZWAdobeF" w:cs="ZWAdobeF"/>
            <w:sz w:val="2"/>
            <w:szCs w:val="2"/>
          </w:rPr>
          <w:lastRenderedPageBreak/>
          <w:delText>2043B</w:delText>
        </w:r>
        <w:r w:rsidR="0033544D" w:rsidRPr="00742779">
          <w:delText>The</w:delText>
        </w:r>
      </w:del>
      <w:ins w:id="4801" w:author="Seth Oranburg" w:date="2026-03-07T09:50:00Z" w16du:dateUtc="2026-03-07T14:50:00Z">
        <w:r w:rsidR="0033544D" w:rsidRPr="00742779">
          <w:t>The</w:t>
        </w:r>
      </w:ins>
      <w:r w:rsidR="0033544D" w:rsidRPr="00742779">
        <w:t xml:space="preserve"> distinction between record holders and beneficial owners creates the structural conditions for empty voting. A record holder can vote shares even after selling economic interest through derivatives or hedging transactions. A beneficial owner may struggle to exercise voting rights because they are not the record holder. Investment banks holding shares as counterparties to equity swaps often have voting rights but no economic exposure to the company. Hedge funds with substantial economic exposure through derivatives may have no voting rights because they do not own shares of record. These complexities illustrate how the formal machinery of shareholder voting operates differently from the theoretical model of shareholders voting their economic interests.</w:t>
      </w:r>
    </w:p>
    <w:p w14:paraId="2BF40890" w14:textId="77777777" w:rsidR="0033544D" w:rsidRPr="00742779" w:rsidRDefault="0033544D" w:rsidP="000E54B1">
      <w:pPr>
        <w:pStyle w:val="Heading3"/>
        <w:rPr>
          <w:rFonts w:eastAsia="Times New Roman"/>
        </w:rPr>
      </w:pPr>
      <w:r w:rsidRPr="00742779">
        <w:rPr>
          <w:rFonts w:eastAsia="Times New Roman"/>
        </w:rPr>
        <w:t>The Universal Proxy Card</w:t>
      </w:r>
    </w:p>
    <w:p w14:paraId="4BF93C13" w14:textId="77777777" w:rsidR="0033544D" w:rsidRPr="00742779" w:rsidRDefault="00742779" w:rsidP="000E54B1">
      <w:del w:id="4802" w:author="Seth Oranburg" w:date="2026-03-07T09:50:00Z" w16du:dateUtc="2026-03-07T14:50:00Z">
        <w:r w:rsidRPr="00742779">
          <w:rPr>
            <w:rFonts w:ascii="ZWAdobeF" w:hAnsi="ZWAdobeF" w:cs="ZWAdobeF"/>
            <w:sz w:val="2"/>
            <w:szCs w:val="2"/>
          </w:rPr>
          <w:delText>2044B</w:delText>
        </w:r>
        <w:r w:rsidR="0033544D" w:rsidRPr="00742779">
          <w:delText>For</w:delText>
        </w:r>
      </w:del>
      <w:ins w:id="4803" w:author="Seth Oranburg" w:date="2026-03-07T09:50:00Z" w16du:dateUtc="2026-03-07T14:50:00Z">
        <w:r w:rsidR="0033544D" w:rsidRPr="00742779">
          <w:t>For</w:t>
        </w:r>
      </w:ins>
      <w:r w:rsidR="0033544D" w:rsidRPr="00742779">
        <w:t xml:space="preserve"> decades, the proxy card system forced shareholders to make binary choices. Management distributed a proxy card listing only its nominees for director. Dissidents mounting a proxy contest distributed a separate card listing only their nominees. A shareholder voting by proxy could vote for all management nominees or all dissident nominees but could not mix and match. To vote for some nominees from each slate, shareholders had to attend the meeting in person.</w:t>
      </w:r>
    </w:p>
    <w:p w14:paraId="338294D9" w14:textId="77777777" w:rsidR="0033544D" w:rsidRPr="00742779" w:rsidRDefault="00742779" w:rsidP="000E54B1">
      <w:del w:id="4804" w:author="Seth Oranburg" w:date="2026-03-07T09:50:00Z" w16du:dateUtc="2026-03-07T14:50:00Z">
        <w:r w:rsidRPr="00742779">
          <w:rPr>
            <w:rFonts w:ascii="ZWAdobeF" w:hAnsi="ZWAdobeF" w:cs="ZWAdobeF"/>
            <w:sz w:val="2"/>
            <w:szCs w:val="2"/>
          </w:rPr>
          <w:delText>2045B</w:delText>
        </w:r>
        <w:r w:rsidR="0033544D" w:rsidRPr="00742779">
          <w:delText>This</w:delText>
        </w:r>
      </w:del>
      <w:ins w:id="4805" w:author="Seth Oranburg" w:date="2026-03-07T09:50:00Z" w16du:dateUtc="2026-03-07T14:50:00Z">
        <w:r w:rsidR="0033544D" w:rsidRPr="00742779">
          <w:t>This</w:t>
        </w:r>
      </w:ins>
      <w:r w:rsidR="0033544D" w:rsidRPr="00742779">
        <w:t xml:space="preserve"> limitation placed dissidents at a structural disadvantage. A shareholder who believed the incumbent board should be replaced except for one or two strong directors faced an unappealing choice: vote for the entire dissident slate, removing even strong incumbents, or vote for the entire management slate, allowing weak directors to continue serving. The binary choice made it harder for dissidents to win board representation.</w:t>
      </w:r>
    </w:p>
    <w:p w14:paraId="33950A8C" w14:textId="77777777" w:rsidR="0033544D" w:rsidRPr="00742779" w:rsidRDefault="00742779" w:rsidP="000E54B1">
      <w:pPr>
        <w:pPrChange w:id="4806" w:author="Seth Oranburg" w:date="2026-03-07T09:50:00Z" w16du:dateUtc="2026-03-07T14:50:00Z">
          <w:pPr>
            <w:pStyle w:val="NormalWeb"/>
          </w:pPr>
        </w:pPrChange>
      </w:pPr>
      <w:del w:id="4807" w:author="Seth Oranburg" w:date="2026-03-07T09:50:00Z" w16du:dateUtc="2026-03-07T14:50:00Z">
        <w:r w:rsidRPr="00742779">
          <w:rPr>
            <w:rFonts w:ascii="ZWAdobeF" w:hAnsi="ZWAdobeF" w:cs="ZWAdobeF"/>
            <w:sz w:val="2"/>
            <w:szCs w:val="2"/>
          </w:rPr>
          <w:delText>2046B</w:delText>
        </w:r>
        <w:r w:rsidR="0033544D" w:rsidRPr="00742779">
          <w:delText>The</w:delText>
        </w:r>
      </w:del>
      <w:ins w:id="4808" w:author="Seth Oranburg" w:date="2026-03-07T09:50:00Z" w16du:dateUtc="2026-03-07T14:50:00Z">
        <w:r w:rsidR="0033544D" w:rsidRPr="00742779">
          <w:t>The</w:t>
        </w:r>
      </w:ins>
      <w:r w:rsidR="0033544D" w:rsidRPr="00742779">
        <w:t xml:space="preserve"> SEC</w:t>
      </w:r>
      <w:r w:rsidR="009F60D1" w:rsidRPr="00742779">
        <w:t>’</w:t>
      </w:r>
      <w:r w:rsidR="0033544D" w:rsidRPr="00742779">
        <w:t>s adoption of Rule 14a-19 in 2022 eliminated this forced choice through the Universal Proxy Card.</w:t>
      </w:r>
      <w:r w:rsidR="0033544D">
        <w:fldChar w:fldCharType="begin"/>
      </w:r>
      <w:r w:rsidR="0033544D">
        <w:instrText>HYPERLINK \l "fn313-11647" \o "Jump to citation"</w:instrText>
      </w:r>
      <w:r w:rsidR="0033544D">
        <w:fldChar w:fldCharType="separate"/>
      </w:r>
      <w:r w:rsidR="0033544D" w:rsidRPr="00742779">
        <w:rPr>
          <w:rStyle w:val="Hyperlink"/>
          <w:color w:val="auto"/>
          <w:u w:val="none"/>
        </w:rPr>
        <w:t>[313</w:t>
      </w:r>
      <w:r w:rsidR="00FA601A" w:rsidRPr="00742779">
        <w:rPr>
          <w:rStyle w:val="Hyperlink"/>
          <w:color w:val="auto"/>
          <w:u w:val="none"/>
        </w:rPr>
        <w:t>]</w:t>
      </w:r>
      <w:r w:rsidR="0033544D">
        <w:fldChar w:fldCharType="end"/>
      </w:r>
      <w:r w:rsidR="0033544D" w:rsidRPr="00742779">
        <w:t xml:space="preserve"> The rule requires both management and dissidents to list all director nominees on their proxy cards. Shareholders voting by proxy can now vote for any combination of candidates, just as shareholders attending in person always could. A shareholder can vote for two dissident nominees and three incumbent directors, expressing nuanced preferences rather than making binary all-or-nothing choices.</w:t>
      </w:r>
    </w:p>
    <w:p w14:paraId="77C25BCC" w14:textId="77777777" w:rsidR="0033544D" w:rsidRPr="00742779" w:rsidRDefault="00742779" w:rsidP="000E54B1">
      <w:pPr>
        <w:pPrChange w:id="4809" w:author="Seth Oranburg" w:date="2026-03-07T09:50:00Z" w16du:dateUtc="2026-03-07T14:50:00Z">
          <w:pPr>
            <w:pStyle w:val="NormalWeb"/>
          </w:pPr>
        </w:pPrChange>
      </w:pPr>
      <w:del w:id="4810" w:author="Seth Oranburg" w:date="2026-03-07T09:50:00Z" w16du:dateUtc="2026-03-07T14:50:00Z">
        <w:r w:rsidRPr="00742779">
          <w:rPr>
            <w:rFonts w:ascii="ZWAdobeF" w:hAnsi="ZWAdobeF" w:cs="ZWAdobeF"/>
            <w:sz w:val="2"/>
            <w:szCs w:val="2"/>
          </w:rPr>
          <w:delText>2047B</w:delText>
        </w:r>
        <w:r w:rsidR="0033544D" w:rsidRPr="00742779">
          <w:delText>The</w:delText>
        </w:r>
      </w:del>
      <w:ins w:id="4811" w:author="Seth Oranburg" w:date="2026-03-07T09:50:00Z" w16du:dateUtc="2026-03-07T14:50:00Z">
        <w:r w:rsidR="0033544D" w:rsidRPr="00742779">
          <w:t>The</w:t>
        </w:r>
      </w:ins>
      <w:r w:rsidR="0033544D" w:rsidRPr="00742779">
        <w:t xml:space="preserve"> Universal Proxy Card has transformed proxy contest dynamics in ways that were not initially anticipated. The most significant effect has been a dramatic increase in settlement rates. In the first half of 2025, activists secured 112 board seats at U.S. companies, but 92% of these seats were obtained through settlement agreements rather than contested votes.</w:t>
      </w:r>
      <w:r w:rsidR="0033544D">
        <w:fldChar w:fldCharType="begin"/>
      </w:r>
      <w:r w:rsidR="0033544D">
        <w:instrText>HYPERLINK \l "fn314-11647" \o "Jump to citation"</w:instrText>
      </w:r>
      <w:r w:rsidR="0033544D">
        <w:fldChar w:fldCharType="separate"/>
      </w:r>
      <w:r w:rsidR="0033544D" w:rsidRPr="00742779">
        <w:rPr>
          <w:rStyle w:val="Hyperlink"/>
          <w:color w:val="auto"/>
          <w:u w:val="none"/>
        </w:rPr>
        <w:t>[314</w:t>
      </w:r>
      <w:r w:rsidR="00FA601A" w:rsidRPr="00742779">
        <w:rPr>
          <w:rStyle w:val="Hyperlink"/>
          <w:color w:val="auto"/>
          <w:u w:val="none"/>
        </w:rPr>
        <w:t>]</w:t>
      </w:r>
      <w:r w:rsidR="0033544D">
        <w:fldChar w:fldCharType="end"/>
      </w:r>
      <w:r w:rsidR="0033544D" w:rsidRPr="00742779">
        <w:t xml:space="preserve"> This </w:t>
      </w:r>
      <w:r w:rsidR="0033544D" w:rsidRPr="00742779">
        <w:lastRenderedPageBreak/>
        <w:t>represents a substantial increase in settlement rates compared to the pre-UPC era, when roughly 60-70% of activist campaigns ended in settlements.</w:t>
      </w:r>
    </w:p>
    <w:p w14:paraId="76489120" w14:textId="77777777" w:rsidR="0033544D" w:rsidRPr="00742779" w:rsidRDefault="00742779" w:rsidP="000E54B1">
      <w:del w:id="4812" w:author="Seth Oranburg" w:date="2026-03-07T09:50:00Z" w16du:dateUtc="2026-03-07T14:50:00Z">
        <w:r w:rsidRPr="00742779">
          <w:rPr>
            <w:rFonts w:ascii="ZWAdobeF" w:hAnsi="ZWAdobeF" w:cs="ZWAdobeF"/>
            <w:sz w:val="2"/>
            <w:szCs w:val="2"/>
          </w:rPr>
          <w:delText>2048B</w:delText>
        </w:r>
        <w:r w:rsidR="0033544D" w:rsidRPr="00742779">
          <w:delText>The</w:delText>
        </w:r>
      </w:del>
      <w:ins w:id="4813" w:author="Seth Oranburg" w:date="2026-03-07T09:50:00Z" w16du:dateUtc="2026-03-07T14:50:00Z">
        <w:r w:rsidR="0033544D" w:rsidRPr="00742779">
          <w:t>The</w:t>
        </w:r>
      </w:ins>
      <w:r w:rsidR="0033544D" w:rsidRPr="00742779">
        <w:t xml:space="preserve"> explanation lies in the UPC</w:t>
      </w:r>
      <w:r w:rsidR="009F60D1" w:rsidRPr="00742779">
        <w:t>’</w:t>
      </w:r>
      <w:r w:rsidR="0033544D" w:rsidRPr="00742779">
        <w:t>s impact on risk calculation. Before the UPC, boards could rely on the slate effect. Shareholders who wanted to support management would vote the management card, protecting all incumbent directors equally. Weak directors were shielded by being grouped with strong directors on the same slate. The UPC eliminates this protection. Shareholders can now vote for strong incumbents while replacing weak directors with activist nominees. Individual directors become vulnerable in ways they were not under the binary system.</w:t>
      </w:r>
    </w:p>
    <w:p w14:paraId="58F467BE" w14:textId="77777777" w:rsidR="0033544D" w:rsidRPr="00742779" w:rsidRDefault="00742779" w:rsidP="000E54B1">
      <w:del w:id="4814" w:author="Seth Oranburg" w:date="2026-03-07T09:50:00Z" w16du:dateUtc="2026-03-07T14:50:00Z">
        <w:r w:rsidRPr="00742779">
          <w:rPr>
            <w:rFonts w:ascii="ZWAdobeF" w:hAnsi="ZWAdobeF" w:cs="ZWAdobeF"/>
            <w:sz w:val="2"/>
            <w:szCs w:val="2"/>
          </w:rPr>
          <w:delText>2049B</w:delText>
        </w:r>
        <w:r w:rsidR="0033544D" w:rsidRPr="00742779">
          <w:delText>Boards</w:delText>
        </w:r>
      </w:del>
      <w:ins w:id="4815" w:author="Seth Oranburg" w:date="2026-03-07T09:50:00Z" w16du:dateUtc="2026-03-07T14:50:00Z">
        <w:r w:rsidR="0033544D" w:rsidRPr="00742779">
          <w:t>Boards</w:t>
        </w:r>
      </w:ins>
      <w:r w:rsidR="0033544D" w:rsidRPr="00742779">
        <w:t xml:space="preserve"> facing activist campaigns must now assess the strength of each director individually. If the weakest directors are likely to lose under mix-and-match voting, settlement becomes attractive. The board can negotiate to add activist nominees voluntarily, avoiding the expense and uncertainty of a contested vote that might remove the board</w:t>
      </w:r>
      <w:r w:rsidR="009F60D1" w:rsidRPr="00742779">
        <w:t>’</w:t>
      </w:r>
      <w:r w:rsidR="0033544D" w:rsidRPr="00742779">
        <w:t>s weakest members. Activists can achieve board representation without spending millions on a full proxy campaign. Both sides reduce costs and uncertainty through settlement.</w:t>
      </w:r>
    </w:p>
    <w:p w14:paraId="333CCC40" w14:textId="77777777" w:rsidR="0033544D" w:rsidRPr="00742779" w:rsidRDefault="00742779" w:rsidP="000E54B1">
      <w:pPr>
        <w:pPrChange w:id="4816" w:author="Seth Oranburg" w:date="2026-03-07T09:50:00Z" w16du:dateUtc="2026-03-07T14:50:00Z">
          <w:pPr>
            <w:pStyle w:val="NormalWeb"/>
          </w:pPr>
        </w:pPrChange>
      </w:pPr>
      <w:del w:id="4817" w:author="Seth Oranburg" w:date="2026-03-07T09:50:00Z" w16du:dateUtc="2026-03-07T14:50:00Z">
        <w:r w:rsidRPr="00742779">
          <w:rPr>
            <w:rFonts w:ascii="ZWAdobeF" w:hAnsi="ZWAdobeF" w:cs="ZWAdobeF"/>
            <w:sz w:val="2"/>
            <w:szCs w:val="2"/>
          </w:rPr>
          <w:delText>2050B</w:delText>
        </w:r>
        <w:r w:rsidR="0033544D" w:rsidRPr="00742779">
          <w:delText>Settlement</w:delText>
        </w:r>
      </w:del>
      <w:ins w:id="4818" w:author="Seth Oranburg" w:date="2026-03-07T09:50:00Z" w16du:dateUtc="2026-03-07T14:50:00Z">
        <w:r w:rsidR="0033544D" w:rsidRPr="00742779">
          <w:t>Settlement</w:t>
        </w:r>
      </w:ins>
      <w:r w:rsidR="0033544D" w:rsidRPr="00742779">
        <w:t xml:space="preserve"> agreements typically include expense reimbursement provisions. The corporation agrees to reimburse some portion of the activist</w:t>
      </w:r>
      <w:r w:rsidR="009F60D1" w:rsidRPr="00742779">
        <w:t>’</w:t>
      </w:r>
      <w:r w:rsidR="0033544D" w:rsidRPr="00742779">
        <w:t>s campaign expenses, usually capped between $450,000 and $3.25 million depending on the activist</w:t>
      </w:r>
      <w:r w:rsidR="009F60D1" w:rsidRPr="00742779">
        <w:t>’</w:t>
      </w:r>
      <w:r w:rsidR="0033544D" w:rsidRPr="00742779">
        <w:t>s leverage and the company</w:t>
      </w:r>
      <w:r w:rsidR="009F60D1" w:rsidRPr="00742779">
        <w:t>’</w:t>
      </w:r>
      <w:r w:rsidR="0033544D" w:rsidRPr="00742779">
        <w:t>s size.</w:t>
      </w:r>
      <w:r w:rsidR="0033544D">
        <w:fldChar w:fldCharType="begin"/>
      </w:r>
      <w:r w:rsidR="0033544D">
        <w:instrText>HYPERLINK \l "fn315-11647" \o "Jump to citation"</w:instrText>
      </w:r>
      <w:r w:rsidR="0033544D">
        <w:fldChar w:fldCharType="separate"/>
      </w:r>
      <w:r w:rsidR="0033544D" w:rsidRPr="00742779">
        <w:rPr>
          <w:rStyle w:val="Hyperlink"/>
          <w:color w:val="auto"/>
          <w:u w:val="none"/>
        </w:rPr>
        <w:t>[315</w:t>
      </w:r>
      <w:r w:rsidR="00FA601A" w:rsidRPr="00742779">
        <w:rPr>
          <w:rStyle w:val="Hyperlink"/>
          <w:color w:val="auto"/>
          <w:u w:val="none"/>
        </w:rPr>
        <w:t>]</w:t>
      </w:r>
      <w:r w:rsidR="0033544D">
        <w:fldChar w:fldCharType="end"/>
      </w:r>
      <w:r w:rsidR="0033544D" w:rsidRPr="00742779">
        <w:t xml:space="preserve"> These negotiated reimbursement arrangements contract around the common law rule that would otherwise apply.</w:t>
      </w:r>
    </w:p>
    <w:p w14:paraId="3E748020" w14:textId="77777777" w:rsidR="0033544D" w:rsidRPr="00742779" w:rsidRDefault="00742779" w:rsidP="000E54B1">
      <w:del w:id="4819" w:author="Seth Oranburg" w:date="2026-03-07T09:50:00Z" w16du:dateUtc="2026-03-07T14:50:00Z">
        <w:r w:rsidRPr="00742779">
          <w:rPr>
            <w:rFonts w:ascii="ZWAdobeF" w:hAnsi="ZWAdobeF" w:cs="ZWAdobeF"/>
            <w:sz w:val="2"/>
            <w:szCs w:val="2"/>
          </w:rPr>
          <w:delText>2051B</w:delText>
        </w:r>
        <w:r w:rsidR="0033544D" w:rsidRPr="00742779">
          <w:delText>This</w:delText>
        </w:r>
      </w:del>
      <w:ins w:id="4820" w:author="Seth Oranburg" w:date="2026-03-07T09:50:00Z" w16du:dateUtc="2026-03-07T14:50:00Z">
        <w:r w:rsidR="0033544D" w:rsidRPr="00742779">
          <w:t>This</w:t>
        </w:r>
      </w:ins>
      <w:r w:rsidR="0033544D" w:rsidRPr="00742779">
        <w:t xml:space="preserve"> federal regulatory framework overlays the state law franchise machinery. Delaware law establishes that shareholders have voting rights and specifies the procedures for exercising those rights. Federal law ensures that shareholders receive the information necessary to vote intelligently and creates mechanisms for transmitting votes through the intermediary chain that holds shares in street name. Together, state and federal law construct the infrastructure through which shareholders exercise voice.</w:t>
      </w:r>
    </w:p>
    <w:p w14:paraId="16643367" w14:textId="77777777" w:rsidR="0033544D" w:rsidRPr="00742779" w:rsidRDefault="00742779" w:rsidP="000E54B1">
      <w:del w:id="4821" w:author="Seth Oranburg" w:date="2026-03-07T09:50:00Z" w16du:dateUtc="2026-03-07T14:50:00Z">
        <w:r w:rsidRPr="00742779">
          <w:rPr>
            <w:rFonts w:ascii="ZWAdobeF" w:hAnsi="ZWAdobeF" w:cs="ZWAdobeF"/>
            <w:sz w:val="2"/>
            <w:szCs w:val="2"/>
          </w:rPr>
          <w:delText>2052B</w:delText>
        </w:r>
        <w:r w:rsidR="0033544D" w:rsidRPr="00742779">
          <w:delText>But</w:delText>
        </w:r>
      </w:del>
      <w:ins w:id="4822" w:author="Seth Oranburg" w:date="2026-03-07T09:50:00Z" w16du:dateUtc="2026-03-07T14:50:00Z">
        <w:r w:rsidR="0033544D" w:rsidRPr="00742779">
          <w:t>But</w:t>
        </w:r>
      </w:ins>
      <w:r w:rsidR="0033544D" w:rsidRPr="00742779">
        <w:t xml:space="preserve"> infrastructure alone does not prevent abuse. Boards facing electoral challenges have powerful incentives to use their control over corporate machinery to obstruct dissident campaigns. The DGCL gives boards discretion over meeting dates, record dates, and proxy materials. Federal law regulates disclosure but does not prevent timing manipulation or procedural obstruction. When boards exercise their discretion in ways that affect contested elections, equitable review becomes necessary. That is where the cases begin.</w:t>
      </w:r>
    </w:p>
    <w:p w14:paraId="1D14BFDA" w14:textId="77777777" w:rsidR="0033544D" w:rsidRPr="00742779" w:rsidRDefault="0033544D" w:rsidP="000E54B1">
      <w:pPr>
        <w:pStyle w:val="Heading2"/>
        <w:rPr>
          <w:rFonts w:eastAsia="Times New Roman"/>
        </w:rPr>
      </w:pPr>
      <w:r w:rsidRPr="00742779">
        <w:rPr>
          <w:rFonts w:eastAsia="Times New Roman"/>
        </w:rPr>
        <w:lastRenderedPageBreak/>
        <w:t>Equitable Constraints: When Boards Manipulate the Machinery</w:t>
      </w:r>
    </w:p>
    <w:p w14:paraId="4010C1F9" w14:textId="77777777" w:rsidR="0033544D" w:rsidRPr="00742779" w:rsidRDefault="00742779" w:rsidP="000E54B1">
      <w:del w:id="4823" w:author="Seth Oranburg" w:date="2026-03-07T09:50:00Z" w16du:dateUtc="2026-03-07T14:50:00Z">
        <w:r w:rsidRPr="00742779">
          <w:rPr>
            <w:rFonts w:ascii="ZWAdobeF" w:hAnsi="ZWAdobeF" w:cs="ZWAdobeF"/>
            <w:sz w:val="2"/>
            <w:szCs w:val="2"/>
          </w:rPr>
          <w:delText>2053B</w:delText>
        </w:r>
        <w:r w:rsidR="0033544D" w:rsidRPr="00742779">
          <w:delText>The</w:delText>
        </w:r>
      </w:del>
      <w:ins w:id="4824" w:author="Seth Oranburg" w:date="2026-03-07T09:50:00Z" w16du:dateUtc="2026-03-07T14:50:00Z">
        <w:r w:rsidR="0033544D" w:rsidRPr="00742779">
          <w:t>The</w:t>
        </w:r>
      </w:ins>
      <w:r w:rsidR="0033544D" w:rsidRPr="00742779">
        <w:t xml:space="preserve"> statutory and federal frameworks establish procedures for shareholder voting. They answer mechanical questions: when must meetings occur, who receives notice, how are votes counted, what information must be disclosed. But procedural compliance does not guarantee substantive fairness. A board can satisfy every statutory requirement while still manipulating the franchise to obstruct shareholder voting.</w:t>
      </w:r>
    </w:p>
    <w:p w14:paraId="5DEE34A3" w14:textId="77777777" w:rsidR="0033544D" w:rsidRPr="00742779" w:rsidRDefault="00742779" w:rsidP="000E54B1">
      <w:del w:id="4825" w:author="Seth Oranburg" w:date="2026-03-07T09:50:00Z" w16du:dateUtc="2026-03-07T14:50:00Z">
        <w:r w:rsidRPr="00742779">
          <w:rPr>
            <w:rFonts w:ascii="ZWAdobeF" w:hAnsi="ZWAdobeF" w:cs="ZWAdobeF"/>
            <w:sz w:val="2"/>
            <w:szCs w:val="2"/>
          </w:rPr>
          <w:delText>2054B</w:delText>
        </w:r>
        <w:r w:rsidR="0033544D" w:rsidRPr="00742779">
          <w:delText>The</w:delText>
        </w:r>
      </w:del>
      <w:ins w:id="4826" w:author="Seth Oranburg" w:date="2026-03-07T09:50:00Z" w16du:dateUtc="2026-03-07T14:50:00Z">
        <w:r w:rsidR="0033544D" w:rsidRPr="00742779">
          <w:t>The</w:t>
        </w:r>
      </w:ins>
      <w:r w:rsidR="0033544D" w:rsidRPr="00742779">
        <w:t xml:space="preserve"> problem is structural. Boards manage corporate affairs, including the machinery by which shareholders exercise voting power. The DGCL gives boards discretion to set meeting dates, determine record dates, and control proxy statement content. When a board facing electoral challenge exercises that discretion in ways that happen to preserve incumbent control, how should courts determine whether the board is legitimately managing corporate affairs or improperly entrenching itself?</w:t>
      </w:r>
    </w:p>
    <w:p w14:paraId="1666407C" w14:textId="77777777" w:rsidR="0033544D" w:rsidRPr="00742779" w:rsidRDefault="00742779" w:rsidP="000E54B1">
      <w:del w:id="4827" w:author="Seth Oranburg" w:date="2026-03-07T09:50:00Z" w16du:dateUtc="2026-03-07T14:50:00Z">
        <w:r w:rsidRPr="00742779">
          <w:rPr>
            <w:rFonts w:ascii="ZWAdobeF" w:hAnsi="ZWAdobeF" w:cs="ZWAdobeF"/>
            <w:sz w:val="2"/>
            <w:szCs w:val="2"/>
          </w:rPr>
          <w:delText>2055B</w:delText>
        </w:r>
        <w:r w:rsidR="0033544D" w:rsidRPr="00742779">
          <w:delText>Delaware</w:delText>
        </w:r>
      </w:del>
      <w:ins w:id="4828" w:author="Seth Oranburg" w:date="2026-03-07T09:50:00Z" w16du:dateUtc="2026-03-07T14:50:00Z">
        <w:r w:rsidR="0033544D" w:rsidRPr="00742779">
          <w:t>Delaware</w:t>
        </w:r>
      </w:ins>
      <w:r w:rsidR="0033544D" w:rsidRPr="00742779">
        <w:t xml:space="preserve"> courts have addressed this problem through equitable review. The DGCL exists within a broader framework of equity. Statutory compliance is necessary but not sufficient for valid corporate action. Courts of equity retain power to invalidate actions that, while technically permitted, serve improper purposes. The leading cases in franchise law form a chain, each responding to problems revealed by its predecessors. What emerges is not a clean doctrine but an ongoing judicial conversation about power, legitimacy, and the limits of good faith.</w:t>
      </w:r>
    </w:p>
    <w:p w14:paraId="6BC4A4C5" w14:textId="77777777" w:rsidR="0033544D" w:rsidRPr="00742779" w:rsidRDefault="0033544D" w:rsidP="000E54B1">
      <w:pPr>
        <w:pStyle w:val="Heading3"/>
        <w:rPr>
          <w:rFonts w:eastAsia="Times New Roman"/>
        </w:rPr>
      </w:pPr>
      <w:r w:rsidRPr="00742779">
        <w:rPr>
          <w:rFonts w:eastAsia="Times New Roman"/>
        </w:rPr>
        <w:t>The Problem of Timing Manipulation</w:t>
      </w:r>
    </w:p>
    <w:p w14:paraId="71F1FD98" w14:textId="77777777" w:rsidR="0033544D" w:rsidRPr="00742779" w:rsidRDefault="00742779" w:rsidP="000E54B1">
      <w:pPr>
        <w:pPrChange w:id="4829" w:author="Seth Oranburg" w:date="2026-03-07T09:50:00Z" w16du:dateUtc="2026-03-07T14:50:00Z">
          <w:pPr>
            <w:pStyle w:val="NormalWeb"/>
          </w:pPr>
        </w:pPrChange>
      </w:pPr>
      <w:del w:id="4830" w:author="Seth Oranburg" w:date="2026-03-07T09:50:00Z" w16du:dateUtc="2026-03-07T14:50:00Z">
        <w:r w:rsidRPr="00742779">
          <w:rPr>
            <w:rFonts w:ascii="ZWAdobeF" w:hAnsi="ZWAdobeF" w:cs="ZWAdobeF"/>
            <w:sz w:val="2"/>
            <w:szCs w:val="2"/>
          </w:rPr>
          <w:delText>2056B</w:delText>
        </w:r>
        <w:r w:rsidR="0033544D" w:rsidRPr="00742779">
          <w:delText>The</w:delText>
        </w:r>
      </w:del>
      <w:ins w:id="4831" w:author="Seth Oranburg" w:date="2026-03-07T09:50:00Z" w16du:dateUtc="2026-03-07T14:50:00Z">
        <w:r w:rsidR="0033544D" w:rsidRPr="00742779">
          <w:t>The</w:t>
        </w:r>
      </w:ins>
      <w:r w:rsidR="0033544D" w:rsidRPr="00742779">
        <w:t xml:space="preserve"> story begins with transparent manipulation. Chris-Craft Industries was not performing well in 1971. A group of dissident shareholders believed the company needed new leadership. In October, one of these dissidents filed with the Securities and Exchange Commission a statement of intent to wage a proxy contest at the upcoming annual meeting, seeking to replace the incumbent board.</w:t>
      </w:r>
      <w:r w:rsidR="0033544D">
        <w:fldChar w:fldCharType="begin"/>
      </w:r>
      <w:r w:rsidR="0033544D">
        <w:instrText>HYPERLINK \l "fn316-11647" \o "Jump to citation"</w:instrText>
      </w:r>
      <w:r w:rsidR="0033544D">
        <w:fldChar w:fldCharType="separate"/>
      </w:r>
      <w:r w:rsidR="0033544D" w:rsidRPr="00742779">
        <w:rPr>
          <w:rStyle w:val="Hyperlink"/>
          <w:color w:val="auto"/>
          <w:u w:val="none"/>
        </w:rPr>
        <w:t>[316</w:t>
      </w:r>
      <w:r w:rsidR="00EE2871" w:rsidRPr="00742779">
        <w:rPr>
          <w:rStyle w:val="Hyperlink"/>
          <w:color w:val="auto"/>
          <w:u w:val="none"/>
        </w:rPr>
        <w:t>]</w:t>
      </w:r>
      <w:r w:rsidR="0033544D">
        <w:fldChar w:fldCharType="end"/>
      </w:r>
    </w:p>
    <w:p w14:paraId="6B9A9CF0" w14:textId="77777777" w:rsidR="0033544D" w:rsidRPr="00742779" w:rsidRDefault="00742779" w:rsidP="000E54B1">
      <w:del w:id="4832" w:author="Seth Oranburg" w:date="2026-03-07T09:50:00Z" w16du:dateUtc="2026-03-07T14:50:00Z">
        <w:r w:rsidRPr="00742779">
          <w:rPr>
            <w:rFonts w:ascii="ZWAdobeF" w:hAnsi="ZWAdobeF" w:cs="ZWAdobeF"/>
            <w:sz w:val="2"/>
            <w:szCs w:val="2"/>
          </w:rPr>
          <w:delText>2057B</w:delText>
        </w:r>
        <w:r w:rsidR="0033544D" w:rsidRPr="00742779">
          <w:delText>Under</w:delText>
        </w:r>
      </w:del>
      <w:ins w:id="4833" w:author="Seth Oranburg" w:date="2026-03-07T09:50:00Z" w16du:dateUtc="2026-03-07T14:50:00Z">
        <w:r w:rsidR="0033544D" w:rsidRPr="00742779">
          <w:t>Under</w:t>
        </w:r>
      </w:ins>
      <w:r w:rsidR="0033544D" w:rsidRPr="00742779">
        <w:t xml:space="preserve"> Chris-Craft</w:t>
      </w:r>
      <w:r w:rsidR="009F60D1" w:rsidRPr="00742779">
        <w:t>’</w:t>
      </w:r>
      <w:r w:rsidR="0033544D" w:rsidRPr="00742779">
        <w:t>s bylaws, the annual meeting was scheduled for January 11, 1972. This gave the dissidents roughly three months to organize their campaign, contact shareholders, file proxy materials with the SEC, and solicit votes. Three months is not generous for mounting a proxy contest, but it is workable.</w:t>
      </w:r>
    </w:p>
    <w:p w14:paraId="2583929C" w14:textId="77777777" w:rsidR="0033544D" w:rsidRPr="00742779" w:rsidRDefault="00742779" w:rsidP="000E54B1">
      <w:del w:id="4834" w:author="Seth Oranburg" w:date="2026-03-07T09:50:00Z" w16du:dateUtc="2026-03-07T14:50:00Z">
        <w:r w:rsidRPr="00742779">
          <w:rPr>
            <w:rFonts w:ascii="ZWAdobeF" w:hAnsi="ZWAdobeF" w:cs="ZWAdobeF"/>
            <w:sz w:val="2"/>
            <w:szCs w:val="2"/>
          </w:rPr>
          <w:delText>2058B</w:delText>
        </w:r>
        <w:r w:rsidR="0033544D" w:rsidRPr="00742779">
          <w:delText>The</w:delText>
        </w:r>
      </w:del>
      <w:ins w:id="4835" w:author="Seth Oranburg" w:date="2026-03-07T09:50:00Z" w16du:dateUtc="2026-03-07T14:50:00Z">
        <w:r w:rsidR="0033544D" w:rsidRPr="00742779">
          <w:t>The</w:t>
        </w:r>
      </w:ins>
      <w:r w:rsidR="0033544D" w:rsidRPr="00742779">
        <w:t xml:space="preserve"> incumbent board understood what was happening. They were about to face an electoral challenge. They responded by convening on October </w:t>
      </w:r>
      <w:r w:rsidR="0033544D" w:rsidRPr="00742779">
        <w:lastRenderedPageBreak/>
        <w:t>18 and amending the company</w:t>
      </w:r>
      <w:r w:rsidR="009F60D1" w:rsidRPr="00742779">
        <w:t>’</w:t>
      </w:r>
      <w:r w:rsidR="0033544D" w:rsidRPr="00742779">
        <w:t>s bylaws to advance the annual meeting from January 11 to December 8. The amendment was technically permissible. Delaware law at the time gave boards authority to set meeting dates, and the amended bylaws complied with statutory notice requirements.</w:t>
      </w:r>
    </w:p>
    <w:p w14:paraId="439C220B" w14:textId="77777777" w:rsidR="0033544D" w:rsidRPr="00742779" w:rsidRDefault="00742779" w:rsidP="000E54B1">
      <w:del w:id="4836" w:author="Seth Oranburg" w:date="2026-03-07T09:50:00Z" w16du:dateUtc="2026-03-07T14:50:00Z">
        <w:r w:rsidRPr="00742779">
          <w:rPr>
            <w:rFonts w:ascii="ZWAdobeF" w:hAnsi="ZWAdobeF" w:cs="ZWAdobeF"/>
            <w:sz w:val="2"/>
            <w:szCs w:val="2"/>
          </w:rPr>
          <w:delText>2059B</w:delText>
        </w:r>
        <w:r w:rsidR="0033544D" w:rsidRPr="00742779">
          <w:delText>But</w:delText>
        </w:r>
      </w:del>
      <w:ins w:id="4837" w:author="Seth Oranburg" w:date="2026-03-07T09:50:00Z" w16du:dateUtc="2026-03-07T14:50:00Z">
        <w:r w:rsidR="0033544D" w:rsidRPr="00742779">
          <w:t>But</w:t>
        </w:r>
      </w:ins>
      <w:r w:rsidR="0033544D" w:rsidRPr="00742779">
        <w:t xml:space="preserve"> the purpose of the amendment was transparent. By moving the meeting forward by more than a month, the board compressed the time available for the dissidents to wage their campaign. SEC regulations require proxy materials to be filed and reviewed before distribution to shareholders. The time required for SEC review, followed by printing and mailing, followed by shareholder consideration, meant that advancing the meeting date made the dissidents</w:t>
      </w:r>
      <w:r w:rsidR="009F60D1" w:rsidRPr="00742779">
        <w:t>’</w:t>
      </w:r>
      <w:r w:rsidR="0033544D" w:rsidRPr="00742779">
        <w:t xml:space="preserve"> already difficult task substantially harder.</w:t>
      </w:r>
    </w:p>
    <w:p w14:paraId="57D2E2C0" w14:textId="77777777" w:rsidR="0033544D" w:rsidRPr="00742779" w:rsidRDefault="00742779" w:rsidP="000E54B1">
      <w:del w:id="4838" w:author="Seth Oranburg" w:date="2026-03-07T09:50:00Z" w16du:dateUtc="2026-03-07T14:50:00Z">
        <w:r w:rsidRPr="00742779">
          <w:rPr>
            <w:rFonts w:ascii="ZWAdobeF" w:hAnsi="ZWAdobeF" w:cs="ZWAdobeF"/>
            <w:sz w:val="2"/>
            <w:szCs w:val="2"/>
          </w:rPr>
          <w:delText>2060B</w:delText>
        </w:r>
        <w:r w:rsidR="0033544D" w:rsidRPr="00742779">
          <w:delText>The</w:delText>
        </w:r>
      </w:del>
      <w:ins w:id="4839" w:author="Seth Oranburg" w:date="2026-03-07T09:50:00Z" w16du:dateUtc="2026-03-07T14:50:00Z">
        <w:r w:rsidR="0033544D" w:rsidRPr="00742779">
          <w:t>The</w:t>
        </w:r>
      </w:ins>
      <w:r w:rsidR="0033544D" w:rsidRPr="00742779">
        <w:t xml:space="preserve"> board did more than advance the meeting. They refused to produce a stockholder list, forcing the dissidents to seek judicial relief. They hired two professional proxy solicitation firms, denying the dissidents access to established expertise in the field. Every advantage the incumbent board could confer upon itself, it took.</w:t>
      </w:r>
    </w:p>
    <w:p w14:paraId="5051C906" w14:textId="77777777" w:rsidR="0033544D" w:rsidRPr="00742779" w:rsidRDefault="00742779" w:rsidP="000E54B1">
      <w:del w:id="4840" w:author="Seth Oranburg" w:date="2026-03-07T09:50:00Z" w16du:dateUtc="2026-03-07T14:50:00Z">
        <w:r w:rsidRPr="00742779">
          <w:rPr>
            <w:rFonts w:ascii="ZWAdobeF" w:hAnsi="ZWAdobeF" w:cs="ZWAdobeF"/>
            <w:sz w:val="2"/>
            <w:szCs w:val="2"/>
          </w:rPr>
          <w:delText>2061B</w:delText>
        </w:r>
        <w:r w:rsidR="0033544D" w:rsidRPr="00742779">
          <w:delText>The</w:delText>
        </w:r>
      </w:del>
      <w:ins w:id="4841" w:author="Seth Oranburg" w:date="2026-03-07T09:50:00Z" w16du:dateUtc="2026-03-07T14:50:00Z">
        <w:r w:rsidR="0033544D" w:rsidRPr="00742779">
          <w:t>The</w:t>
        </w:r>
      </w:ins>
      <w:r w:rsidR="0033544D" w:rsidRPr="00742779">
        <w:t xml:space="preserve"> dissidents sued in the Court of Chancery, seeking an injunction against the meeting date change. Vice Chancellor Marvel denied relief. His opinion acknowledged that the board</w:t>
      </w:r>
      <w:r w:rsidR="009F60D1" w:rsidRPr="00742779">
        <w:t>’</w:t>
      </w:r>
      <w:r w:rsidR="0033544D" w:rsidRPr="00742779">
        <w:t>s motives were questionable but concluded that the bylaw amendment was legally valid. The dissidents appealed.</w:t>
      </w:r>
    </w:p>
    <w:p w14:paraId="6C99CCE2" w14:textId="77777777" w:rsidR="0033544D" w:rsidRPr="00742779" w:rsidRDefault="00742779" w:rsidP="000E54B1">
      <w:pPr>
        <w:pPrChange w:id="4842" w:author="Seth Oranburg" w:date="2026-03-07T09:50:00Z" w16du:dateUtc="2026-03-07T14:50:00Z">
          <w:pPr>
            <w:pStyle w:val="NormalWeb"/>
          </w:pPr>
        </w:pPrChange>
      </w:pPr>
      <w:del w:id="4843" w:author="Seth Oranburg" w:date="2026-03-07T09:50:00Z" w16du:dateUtc="2026-03-07T14:50:00Z">
        <w:r w:rsidRPr="00742779">
          <w:rPr>
            <w:rFonts w:ascii="ZWAdobeF" w:hAnsi="ZWAdobeF" w:cs="ZWAdobeF"/>
            <w:sz w:val="2"/>
            <w:szCs w:val="2"/>
          </w:rPr>
          <w:delText>2062B</w:delText>
        </w:r>
        <w:r w:rsidR="0033544D" w:rsidRPr="00742779">
          <w:delText>The</w:delText>
        </w:r>
      </w:del>
      <w:ins w:id="4844" w:author="Seth Oranburg" w:date="2026-03-07T09:50:00Z" w16du:dateUtc="2026-03-07T14:50:00Z">
        <w:r w:rsidR="0033544D" w:rsidRPr="00742779">
          <w:t>The</w:t>
        </w:r>
      </w:ins>
      <w:r w:rsidR="0033544D" w:rsidRPr="00742779">
        <w:t xml:space="preserve"> Delaware Supreme Court reversed in </w:t>
      </w:r>
      <w:r w:rsidR="0033544D" w:rsidRPr="00742779">
        <w:rPr>
          <w:rStyle w:val="Emphasis"/>
        </w:rPr>
        <w:t>Schnell v. Chris-Craft Industries, Inc.</w:t>
      </w:r>
      <w:r w:rsidR="0033544D" w:rsidRPr="00742779">
        <w:t xml:space="preserve"> in an opinion that has shaped shareholder franchise law for five decades.</w:t>
      </w:r>
      <w:r w:rsidR="0033544D">
        <w:fldChar w:fldCharType="begin"/>
      </w:r>
      <w:r w:rsidR="0033544D">
        <w:instrText>HYPERLINK \l "fn316-11647" \o "Jump to citation"</w:instrText>
      </w:r>
      <w:r w:rsidR="0033544D">
        <w:fldChar w:fldCharType="separate"/>
      </w:r>
      <w:r w:rsidR="0033544D" w:rsidRPr="00742779">
        <w:rPr>
          <w:rStyle w:val="Hyperlink"/>
          <w:color w:val="auto"/>
          <w:u w:val="none"/>
        </w:rPr>
        <w:t>[316</w:t>
      </w:r>
      <w:r w:rsidR="00EE2871" w:rsidRPr="00742779">
        <w:rPr>
          <w:rStyle w:val="Hyperlink"/>
          <w:color w:val="auto"/>
          <w:u w:val="none"/>
        </w:rPr>
        <w:t>]</w:t>
      </w:r>
      <w:r w:rsidR="0033544D">
        <w:fldChar w:fldCharType="end"/>
      </w:r>
      <w:r w:rsidR="0033544D" w:rsidRPr="00742779">
        <w:t xml:space="preserve"> Justice Herrmann, writing for the majority, began by recounting the Chancery Court</w:t>
      </w:r>
      <w:r w:rsidR="009F60D1" w:rsidRPr="00742779">
        <w:t>’</w:t>
      </w:r>
      <w:r w:rsidR="0033544D" w:rsidRPr="00742779">
        <w:t xml:space="preserve">s findings. The trial court had found that </w:t>
      </w:r>
      <w:r w:rsidR="009F60D1" w:rsidRPr="00742779">
        <w:t>“</w:t>
      </w:r>
      <w:r w:rsidR="0033544D" w:rsidRPr="00742779">
        <w:t>management has attempted to utilize the corporate machinery and the Delaware Law for the purpose of perpetuating itself in office; and, to that end, for the purpose of obstructing the legitimate efforts of dissident stockholders in the exercise of their rights to undertake a proxy contest against management.</w:t>
      </w:r>
      <w:r w:rsidR="009F60D1" w:rsidRPr="00742779">
        <w:t>”</w:t>
      </w:r>
      <w:r w:rsidR="0033544D">
        <w:fldChar w:fldCharType="begin"/>
      </w:r>
      <w:r w:rsidR="0033544D">
        <w:instrText>HYPERLINK \l "fn316-11647" \o "Jump to citation"</w:instrText>
      </w:r>
      <w:r w:rsidR="0033544D">
        <w:fldChar w:fldCharType="separate"/>
      </w:r>
      <w:r w:rsidR="0033544D" w:rsidRPr="00742779">
        <w:rPr>
          <w:rStyle w:val="Hyperlink"/>
          <w:color w:val="auto"/>
          <w:u w:val="none"/>
        </w:rPr>
        <w:t>[316</w:t>
      </w:r>
      <w:r w:rsidR="00EE2871" w:rsidRPr="00742779">
        <w:rPr>
          <w:rStyle w:val="Hyperlink"/>
          <w:color w:val="auto"/>
          <w:u w:val="none"/>
        </w:rPr>
        <w:t>]</w:t>
      </w:r>
      <w:r w:rsidR="0033544D">
        <w:fldChar w:fldCharType="end"/>
      </w:r>
    </w:p>
    <w:p w14:paraId="6355F4E8" w14:textId="77777777" w:rsidR="0033544D" w:rsidRPr="00742779" w:rsidRDefault="00742779" w:rsidP="000E54B1">
      <w:del w:id="4845" w:author="Seth Oranburg" w:date="2026-03-07T09:50:00Z" w16du:dateUtc="2026-03-07T14:50:00Z">
        <w:r w:rsidRPr="00742779">
          <w:rPr>
            <w:rFonts w:ascii="ZWAdobeF" w:hAnsi="ZWAdobeF" w:cs="ZWAdobeF"/>
            <w:sz w:val="2"/>
            <w:szCs w:val="2"/>
          </w:rPr>
          <w:delText>2063B</w:delText>
        </w:r>
        <w:r w:rsidR="0033544D" w:rsidRPr="00742779">
          <w:delText>The</w:delText>
        </w:r>
      </w:del>
      <w:ins w:id="4846" w:author="Seth Oranburg" w:date="2026-03-07T09:50:00Z" w16du:dateUtc="2026-03-07T14:50:00Z">
        <w:r w:rsidR="0033544D" w:rsidRPr="00742779">
          <w:t>The</w:t>
        </w:r>
      </w:ins>
      <w:r w:rsidR="0033544D" w:rsidRPr="00742779">
        <w:t xml:space="preserve"> incumbent board</w:t>
      </w:r>
      <w:r w:rsidR="009F60D1" w:rsidRPr="00742779">
        <w:t>’</w:t>
      </w:r>
      <w:r w:rsidR="0033544D" w:rsidRPr="00742779">
        <w:t>s only defense was that their actions were technically legal. The bylaw amendment complied with the statute. The notice requirements had been satisfied. No provision of the Delaware General Corporation Law explicitly prohibited moving a meeting date forward.</w:t>
      </w:r>
    </w:p>
    <w:p w14:paraId="73A15D64" w14:textId="77777777" w:rsidR="0033544D" w:rsidRPr="00742779" w:rsidRDefault="00742779" w:rsidP="000E54B1">
      <w:pPr>
        <w:pPrChange w:id="4847" w:author="Seth Oranburg" w:date="2026-03-07T09:50:00Z" w16du:dateUtc="2026-03-07T14:50:00Z">
          <w:pPr>
            <w:pStyle w:val="NormalWeb"/>
          </w:pPr>
        </w:pPrChange>
      </w:pPr>
      <w:del w:id="4848" w:author="Seth Oranburg" w:date="2026-03-07T09:50:00Z" w16du:dateUtc="2026-03-07T14:50:00Z">
        <w:r w:rsidRPr="00742779">
          <w:rPr>
            <w:rFonts w:ascii="ZWAdobeF" w:hAnsi="ZWAdobeF" w:cs="ZWAdobeF"/>
            <w:sz w:val="2"/>
            <w:szCs w:val="2"/>
          </w:rPr>
          <w:delText>2064B</w:delText>
        </w:r>
        <w:r w:rsidR="0033544D" w:rsidRPr="00742779">
          <w:delText>The</w:delText>
        </w:r>
      </w:del>
      <w:ins w:id="4849" w:author="Seth Oranburg" w:date="2026-03-07T09:50:00Z" w16du:dateUtc="2026-03-07T14:50:00Z">
        <w:r w:rsidR="0033544D" w:rsidRPr="00742779">
          <w:t>The</w:t>
        </w:r>
      </w:ins>
      <w:r w:rsidR="0033544D" w:rsidRPr="00742779">
        <w:t xml:space="preserve"> Supreme Court rejected this defense in a single sentence that has echoed through every subsequent franchise case: </w:t>
      </w:r>
      <w:r w:rsidR="009F60D1" w:rsidRPr="00742779">
        <w:t>“</w:t>
      </w:r>
      <w:r w:rsidR="0033544D" w:rsidRPr="00742779">
        <w:t>The answer to that contention, of course, is that inequitable action does not become permissible simply because it is legally possible.</w:t>
      </w:r>
      <w:r w:rsidR="009F60D1" w:rsidRPr="00742779">
        <w:t>”</w:t>
      </w:r>
      <w:r w:rsidR="0033544D">
        <w:fldChar w:fldCharType="begin"/>
      </w:r>
      <w:r w:rsidR="0033544D">
        <w:instrText>HYPERLINK \l "fn316-11647" \o "Jump to citation"</w:instrText>
      </w:r>
      <w:r w:rsidR="0033544D">
        <w:fldChar w:fldCharType="separate"/>
      </w:r>
      <w:r w:rsidR="0033544D" w:rsidRPr="00742779">
        <w:rPr>
          <w:rStyle w:val="Hyperlink"/>
          <w:color w:val="auto"/>
          <w:u w:val="none"/>
        </w:rPr>
        <w:t>[316</w:t>
      </w:r>
      <w:r w:rsidR="00EE2871" w:rsidRPr="00742779">
        <w:rPr>
          <w:rStyle w:val="Hyperlink"/>
          <w:color w:val="auto"/>
          <w:u w:val="none"/>
        </w:rPr>
        <w:t>]</w:t>
      </w:r>
      <w:r w:rsidR="0033544D">
        <w:fldChar w:fldCharType="end"/>
      </w:r>
    </w:p>
    <w:p w14:paraId="1088C1DD" w14:textId="77777777" w:rsidR="0033544D" w:rsidRPr="00742779" w:rsidRDefault="00742779" w:rsidP="000E54B1">
      <w:del w:id="4850" w:author="Seth Oranburg" w:date="2026-03-07T09:50:00Z" w16du:dateUtc="2026-03-07T14:50:00Z">
        <w:r w:rsidRPr="00742779">
          <w:rPr>
            <w:rFonts w:ascii="ZWAdobeF" w:hAnsi="ZWAdobeF" w:cs="ZWAdobeF"/>
            <w:sz w:val="2"/>
            <w:szCs w:val="2"/>
          </w:rPr>
          <w:delText>2065B</w:delText>
        </w:r>
        <w:r w:rsidR="0033544D" w:rsidRPr="00742779">
          <w:delText>This</w:delText>
        </w:r>
      </w:del>
      <w:ins w:id="4851" w:author="Seth Oranburg" w:date="2026-03-07T09:50:00Z" w16du:dateUtc="2026-03-07T14:50:00Z">
        <w:r w:rsidR="0033544D" w:rsidRPr="00742779">
          <w:t>This</w:t>
        </w:r>
      </w:ins>
      <w:r w:rsidR="0033544D" w:rsidRPr="00742779">
        <w:t xml:space="preserve"> holding established a foundational principle. The Delaware General Corporation Law exists within a broader framework of equitable review. </w:t>
      </w:r>
      <w:r w:rsidR="0033544D" w:rsidRPr="00742779">
        <w:lastRenderedPageBreak/>
        <w:t>Statutory compliance is necessary but not sufficient for valid corporate action. Courts of equity retain power to invalidate actions that, while technically permitted, serve improper purposes. The court ordered the January 11 meeting date reinstated. The dissidents would have their chance to make their case to shareholders.</w:t>
      </w:r>
    </w:p>
    <w:p w14:paraId="6981EA6A" w14:textId="77777777" w:rsidR="0033544D" w:rsidRPr="00742779" w:rsidRDefault="00742779" w:rsidP="000E54B1">
      <w:del w:id="4852" w:author="Seth Oranburg" w:date="2026-03-07T09:50:00Z" w16du:dateUtc="2026-03-07T14:50:00Z">
        <w:r w:rsidRPr="00742779">
          <w:rPr>
            <w:rStyle w:val="Emphasis"/>
            <w:rFonts w:ascii="ZWAdobeF" w:hAnsi="ZWAdobeF" w:cs="ZWAdobeF"/>
            <w:i w:val="0"/>
            <w:sz w:val="2"/>
            <w:szCs w:val="2"/>
          </w:rPr>
          <w:delText>2066B</w:delText>
        </w:r>
        <w:r w:rsidR="0033544D" w:rsidRPr="00742779">
          <w:rPr>
            <w:rStyle w:val="Emphasis"/>
          </w:rPr>
          <w:delText>Schnell</w:delText>
        </w:r>
      </w:del>
      <w:ins w:id="4853" w:author="Seth Oranburg" w:date="2026-03-07T09:50:00Z" w16du:dateUtc="2026-03-07T14:50:00Z">
        <w:r w:rsidR="0033544D" w:rsidRPr="00742779">
          <w:rPr>
            <w:rStyle w:val="Emphasis"/>
          </w:rPr>
          <w:t>Schnell</w:t>
        </w:r>
      </w:ins>
      <w:r w:rsidR="0033544D" w:rsidRPr="00742779">
        <w:t xml:space="preserve"> solved a specific problem. Boards cannot use their control over corporate machinery to manipulate timing for the purpose of obstructing shareholder voting rights. The equitable overlay prevents technical compliance from shielding inequitable conduct.</w:t>
      </w:r>
    </w:p>
    <w:p w14:paraId="380AC803" w14:textId="77777777" w:rsidR="0033544D" w:rsidRPr="00742779" w:rsidRDefault="00742779" w:rsidP="000E54B1">
      <w:del w:id="4854" w:author="Seth Oranburg" w:date="2026-03-07T09:50:00Z" w16du:dateUtc="2026-03-07T14:50:00Z">
        <w:r w:rsidRPr="00742779">
          <w:rPr>
            <w:rFonts w:ascii="ZWAdobeF" w:hAnsi="ZWAdobeF" w:cs="ZWAdobeF"/>
            <w:sz w:val="2"/>
            <w:szCs w:val="2"/>
          </w:rPr>
          <w:delText>2067B</w:delText>
        </w:r>
        <w:r w:rsidR="0033544D" w:rsidRPr="00742779">
          <w:delText>But</w:delText>
        </w:r>
      </w:del>
      <w:ins w:id="4855" w:author="Seth Oranburg" w:date="2026-03-07T09:50:00Z" w16du:dateUtc="2026-03-07T14:50:00Z">
        <w:r w:rsidR="0033544D" w:rsidRPr="00742779">
          <w:t>But</w:t>
        </w:r>
      </w:ins>
      <w:r w:rsidR="0033544D" w:rsidRPr="00742779">
        <w:t xml:space="preserve"> </w:t>
      </w:r>
      <w:r w:rsidR="0033544D" w:rsidRPr="00742779">
        <w:rPr>
          <w:rStyle w:val="Emphasis"/>
        </w:rPr>
        <w:t>Schnell</w:t>
      </w:r>
      <w:r w:rsidR="0033544D" w:rsidRPr="00742779">
        <w:t xml:space="preserve"> immediately raised questions it did not answer. The Chris-Craft board</w:t>
      </w:r>
      <w:r w:rsidR="009F60D1" w:rsidRPr="00742779">
        <w:t>’</w:t>
      </w:r>
      <w:r w:rsidR="0033544D" w:rsidRPr="00742779">
        <w:t xml:space="preserve">s purpose was essentially conceded. The trial court had found, and the Supreme Court accepted, that the board acted </w:t>
      </w:r>
      <w:r w:rsidR="009F60D1" w:rsidRPr="00742779">
        <w:t>“</w:t>
      </w:r>
      <w:r w:rsidR="0033544D" w:rsidRPr="00742779">
        <w:t>for the purpose of perpetuating itself in office</w:t>
      </w:r>
      <w:r w:rsidR="009F60D1" w:rsidRPr="00742779">
        <w:t>”</w:t>
      </w:r>
      <w:r w:rsidR="0033544D" w:rsidRPr="00742779">
        <w:t xml:space="preserve"> and </w:t>
      </w:r>
      <w:r w:rsidR="009F60D1" w:rsidRPr="00742779">
        <w:t>“</w:t>
      </w:r>
      <w:r w:rsidR="0033544D" w:rsidRPr="00742779">
        <w:t>for the purpose of obstructing</w:t>
      </w:r>
      <w:r w:rsidR="009F60D1" w:rsidRPr="00742779">
        <w:t>”</w:t>
      </w:r>
      <w:r w:rsidR="0033544D" w:rsidRPr="00742779">
        <w:t xml:space="preserve"> the dissident campaign. The board offered no credible business justification for moving the meeting date. The manipulation was transparent.</w:t>
      </w:r>
    </w:p>
    <w:p w14:paraId="10A7FD53" w14:textId="77777777" w:rsidR="0033544D" w:rsidRPr="00742779" w:rsidRDefault="00742779" w:rsidP="000E54B1">
      <w:del w:id="4856" w:author="Seth Oranburg" w:date="2026-03-07T09:50:00Z" w16du:dateUtc="2026-03-07T14:50:00Z">
        <w:r w:rsidRPr="00742779">
          <w:rPr>
            <w:rFonts w:ascii="ZWAdobeF" w:hAnsi="ZWAdobeF" w:cs="ZWAdobeF"/>
            <w:sz w:val="2"/>
            <w:szCs w:val="2"/>
          </w:rPr>
          <w:delText>2068B</w:delText>
        </w:r>
        <w:r w:rsidR="0033544D" w:rsidRPr="00742779">
          <w:delText>What</w:delText>
        </w:r>
      </w:del>
      <w:ins w:id="4857" w:author="Seth Oranburg" w:date="2026-03-07T09:50:00Z" w16du:dateUtc="2026-03-07T14:50:00Z">
        <w:r w:rsidR="0033544D" w:rsidRPr="00742779">
          <w:t>What</w:t>
        </w:r>
      </w:ins>
      <w:r w:rsidR="0033544D" w:rsidRPr="00742779">
        <w:t xml:space="preserve"> about cases where the board</w:t>
      </w:r>
      <w:r w:rsidR="009F60D1" w:rsidRPr="00742779">
        <w:t>’</w:t>
      </w:r>
      <w:r w:rsidR="0033544D" w:rsidRPr="00742779">
        <w:t xml:space="preserve">s purpose is less clear? What if directors genuinely believe that a particular shareholder initiative would harm the corporation, and they take action to prevent shareholders from approving that initiative? Are such directors </w:t>
      </w:r>
      <w:r w:rsidR="009F60D1" w:rsidRPr="00742779">
        <w:t>“</w:t>
      </w:r>
      <w:r w:rsidR="0033544D" w:rsidRPr="00742779">
        <w:t>perpetuating themselves in office</w:t>
      </w:r>
      <w:r w:rsidR="009F60D1" w:rsidRPr="00742779">
        <w:t>”</w:t>
      </w:r>
      <w:r w:rsidR="0033544D" w:rsidRPr="00742779">
        <w:t xml:space="preserve"> or </w:t>
      </w:r>
      <w:r w:rsidR="009F60D1" w:rsidRPr="00742779">
        <w:t>“</w:t>
      </w:r>
      <w:r w:rsidR="0033544D" w:rsidRPr="00742779">
        <w:t>protecting the corporation</w:t>
      </w:r>
      <w:r w:rsidR="009F60D1" w:rsidRPr="00742779">
        <w:t>”</w:t>
      </w:r>
      <w:r w:rsidR="0033544D" w:rsidRPr="00742779">
        <w:t xml:space="preserve">? </w:t>
      </w:r>
      <w:r w:rsidR="0033544D" w:rsidRPr="00742779">
        <w:rPr>
          <w:rStyle w:val="Emphasis"/>
        </w:rPr>
        <w:t>Schnell</w:t>
      </w:r>
      <w:r w:rsidR="0033544D" w:rsidRPr="00742779">
        <w:t xml:space="preserve"> suggested that purpose mattered, but determining purpose is difficult. Directors rarely announce that they are acting selfishly. They invariably characterize their actions as serving corporate interests.</w:t>
      </w:r>
    </w:p>
    <w:p w14:paraId="17AE11A7" w14:textId="77777777" w:rsidR="0033544D" w:rsidRPr="00742779" w:rsidRDefault="00742779" w:rsidP="000E54B1">
      <w:pPr>
        <w:pPrChange w:id="4858" w:author="Seth Oranburg" w:date="2026-03-07T09:50:00Z" w16du:dateUtc="2026-03-07T14:50:00Z">
          <w:pPr>
            <w:pStyle w:val="NormalWeb"/>
          </w:pPr>
        </w:pPrChange>
      </w:pPr>
      <w:del w:id="4859" w:author="Seth Oranburg" w:date="2026-03-07T09:50:00Z" w16du:dateUtc="2026-03-07T14:50:00Z">
        <w:r w:rsidRPr="00742779">
          <w:rPr>
            <w:rFonts w:ascii="ZWAdobeF" w:hAnsi="ZWAdobeF" w:cs="ZWAdobeF"/>
            <w:sz w:val="2"/>
            <w:szCs w:val="2"/>
          </w:rPr>
          <w:delText>2069B</w:delText>
        </w:r>
        <w:r w:rsidR="0033544D" w:rsidRPr="00742779">
          <w:delText>The</w:delText>
        </w:r>
      </w:del>
      <w:ins w:id="4860" w:author="Seth Oranburg" w:date="2026-03-07T09:50:00Z" w16du:dateUtc="2026-03-07T14:50:00Z">
        <w:r w:rsidR="0033544D" w:rsidRPr="00742779">
          <w:t>The</w:t>
        </w:r>
      </w:ins>
      <w:r w:rsidR="0033544D" w:rsidRPr="00742779">
        <w:t xml:space="preserve"> question would fester for sixteen years before the Court of Chancery offered a more comprehensive answer. But first came a case that pushed </w:t>
      </w:r>
      <w:r w:rsidR="0033544D" w:rsidRPr="00742779">
        <w:rPr>
          <w:rStyle w:val="Emphasis"/>
        </w:rPr>
        <w:t>Schnell</w:t>
      </w:r>
      <w:r w:rsidR="0033544D" w:rsidRPr="00742779">
        <w:t xml:space="preserve"> to its logical conclusion. HBO &amp; Company was a Delaware corporation facing a proxy contest in 1987.</w:t>
      </w:r>
      <w:r w:rsidR="0033544D">
        <w:fldChar w:fldCharType="begin"/>
      </w:r>
      <w:r w:rsidR="0033544D">
        <w:instrText>HYPERLINK \l "fn317-11647" \o "Jump to citation"</w:instrText>
      </w:r>
      <w:r w:rsidR="0033544D">
        <w:fldChar w:fldCharType="separate"/>
      </w:r>
      <w:r w:rsidR="0033544D" w:rsidRPr="00742779">
        <w:rPr>
          <w:rStyle w:val="Hyperlink"/>
          <w:color w:val="auto"/>
          <w:u w:val="none"/>
        </w:rPr>
        <w:t>[317</w:t>
      </w:r>
      <w:r w:rsidR="00EE2871" w:rsidRPr="00742779">
        <w:rPr>
          <w:rStyle w:val="Hyperlink"/>
          <w:color w:val="auto"/>
          <w:u w:val="none"/>
        </w:rPr>
        <w:t>]</w:t>
      </w:r>
      <w:r w:rsidR="0033544D">
        <w:fldChar w:fldCharType="end"/>
      </w:r>
      <w:r w:rsidR="0033544D" w:rsidRPr="00742779">
        <w:t xml:space="preserve"> The facts were almost comically egregious. The incumbent board had scheduled the annual meeting for April 30, with March 15 as the record date. Proxy materials were distributed beginning March 20. Everything proceeded normally.</w:t>
      </w:r>
    </w:p>
    <w:p w14:paraId="0BE7E580" w14:textId="77777777" w:rsidR="0033544D" w:rsidRPr="00742779" w:rsidRDefault="00742779" w:rsidP="000E54B1">
      <w:del w:id="4861" w:author="Seth Oranburg" w:date="2026-03-07T09:50:00Z" w16du:dateUtc="2026-03-07T14:50:00Z">
        <w:r w:rsidRPr="00742779">
          <w:rPr>
            <w:rFonts w:ascii="ZWAdobeF" w:hAnsi="ZWAdobeF" w:cs="ZWAdobeF"/>
            <w:sz w:val="2"/>
            <w:szCs w:val="2"/>
          </w:rPr>
          <w:delText>2070B</w:delText>
        </w:r>
        <w:r w:rsidR="0033544D" w:rsidRPr="00742779">
          <w:delText>On</w:delText>
        </w:r>
      </w:del>
      <w:ins w:id="4862" w:author="Seth Oranburg" w:date="2026-03-07T09:50:00Z" w16du:dateUtc="2026-03-07T14:50:00Z">
        <w:r w:rsidR="0033544D" w:rsidRPr="00742779">
          <w:t>On</w:t>
        </w:r>
      </w:ins>
      <w:r w:rsidR="0033544D" w:rsidRPr="00742779">
        <w:t xml:space="preserve"> March 28, a dissident group announced its opposition to the incumbent slate. On March 30, the dissidents filed preliminary proxy materials with the SEC. On April 10, they mailed their solicitation materials to shareholders. The contest was on. Both sides engaged in the usual proxy fight activities: mailings, press releases, meetings with institutional investors. As April 30 approached, the outcome remained uncertain.</w:t>
      </w:r>
    </w:p>
    <w:p w14:paraId="5A5C0AF5" w14:textId="77777777" w:rsidR="0033544D" w:rsidRPr="00742779" w:rsidRDefault="00742779" w:rsidP="000E54B1">
      <w:del w:id="4863" w:author="Seth Oranburg" w:date="2026-03-07T09:50:00Z" w16du:dateUtc="2026-03-07T14:50:00Z">
        <w:r w:rsidRPr="00742779">
          <w:rPr>
            <w:rFonts w:ascii="ZWAdobeF" w:hAnsi="ZWAdobeF" w:cs="ZWAdobeF"/>
            <w:sz w:val="2"/>
            <w:szCs w:val="2"/>
          </w:rPr>
          <w:delText>2071B</w:delText>
        </w:r>
        <w:r w:rsidR="0033544D" w:rsidRPr="00742779">
          <w:delText>On</w:delText>
        </w:r>
      </w:del>
      <w:ins w:id="4864" w:author="Seth Oranburg" w:date="2026-03-07T09:50:00Z" w16du:dateUtc="2026-03-07T14:50:00Z">
        <w:r w:rsidR="0033544D" w:rsidRPr="00742779">
          <w:t>On</w:t>
        </w:r>
      </w:ins>
      <w:r w:rsidR="0033544D" w:rsidRPr="00742779">
        <w:t xml:space="preserve"> Saturday, April 25, the incumbent board made a strategic pivot. They announced that they would embrace the dissidents</w:t>
      </w:r>
      <w:r w:rsidR="009F60D1" w:rsidRPr="00742779">
        <w:t>’</w:t>
      </w:r>
      <w:r w:rsidR="0033544D" w:rsidRPr="00742779">
        <w:t xml:space="preserve"> platform, appointing a special committee to pursue a sale of the corporation or other value-</w:t>
      </w:r>
      <w:r w:rsidR="0033544D" w:rsidRPr="00742779">
        <w:lastRenderedPageBreak/>
        <w:t>maximizing transactions. This was a capitulation of sorts. The board had previously opposed such measures. Now they claimed they would pursue them, arguing that incumbent management was better positioned to execute the dissidents</w:t>
      </w:r>
      <w:r w:rsidR="009F60D1" w:rsidRPr="00742779">
        <w:t>’</w:t>
      </w:r>
      <w:r w:rsidR="0033544D" w:rsidRPr="00742779">
        <w:t xml:space="preserve"> own strategy.</w:t>
      </w:r>
    </w:p>
    <w:p w14:paraId="181D4055" w14:textId="77777777" w:rsidR="0033544D" w:rsidRPr="00742779" w:rsidRDefault="00742779" w:rsidP="000E54B1">
      <w:del w:id="4865" w:author="Seth Oranburg" w:date="2026-03-07T09:50:00Z" w16du:dateUtc="2026-03-07T14:50:00Z">
        <w:r w:rsidRPr="00742779">
          <w:rPr>
            <w:rFonts w:ascii="ZWAdobeF" w:hAnsi="ZWAdobeF" w:cs="ZWAdobeF"/>
            <w:sz w:val="2"/>
            <w:szCs w:val="2"/>
          </w:rPr>
          <w:delText>2072B</w:delText>
        </w:r>
        <w:r w:rsidR="0033544D" w:rsidRPr="00742779">
          <w:delText>Then</w:delText>
        </w:r>
      </w:del>
      <w:ins w:id="4866" w:author="Seth Oranburg" w:date="2026-03-07T09:50:00Z" w16du:dateUtc="2026-03-07T14:50:00Z">
        <w:r w:rsidR="0033544D" w:rsidRPr="00742779">
          <w:t>Then</w:t>
        </w:r>
      </w:ins>
      <w:r w:rsidR="0033544D" w:rsidRPr="00742779">
        <w:t xml:space="preserve"> came April 29. The day before the scheduled annual meeting, the incumbent board received preliminary reports from their proxy solicitor. The vote was </w:t>
      </w:r>
      <w:r w:rsidR="009F60D1" w:rsidRPr="00742779">
        <w:t>“</w:t>
      </w:r>
      <w:r w:rsidR="0033544D" w:rsidRPr="00742779">
        <w:t>too close to call.</w:t>
      </w:r>
      <w:r w:rsidR="009F60D1" w:rsidRPr="00742779">
        <w:t>”</w:t>
      </w:r>
      <w:r w:rsidR="0033544D" w:rsidRPr="00742779">
        <w:t xml:space="preserve"> At the same moment, the dissidents were receiving reports suggesting they would win. That evening, with the annual meeting scheduled for the following morning, the incumbent board acted. They postponed the meeting from April 30 to September 22, nearly five months later. They set a new record date in August, which would invalidate the proxies both sides had spent weeks soliciting.</w:t>
      </w:r>
    </w:p>
    <w:p w14:paraId="3539C2DD" w14:textId="77777777" w:rsidR="0033544D" w:rsidRPr="00742779" w:rsidRDefault="00742779" w:rsidP="000E54B1">
      <w:del w:id="4867" w:author="Seth Oranburg" w:date="2026-03-07T09:50:00Z" w16du:dateUtc="2026-03-07T14:50:00Z">
        <w:r w:rsidRPr="00742779">
          <w:rPr>
            <w:rFonts w:ascii="ZWAdobeF" w:hAnsi="ZWAdobeF" w:cs="ZWAdobeF"/>
            <w:sz w:val="2"/>
            <w:szCs w:val="2"/>
          </w:rPr>
          <w:delText>2073B</w:delText>
        </w:r>
        <w:r w:rsidR="0033544D" w:rsidRPr="00742779">
          <w:delText>The</w:delText>
        </w:r>
      </w:del>
      <w:ins w:id="4868" w:author="Seth Oranburg" w:date="2026-03-07T09:50:00Z" w16du:dateUtc="2026-03-07T14:50:00Z">
        <w:r w:rsidR="0033544D" w:rsidRPr="00742779">
          <w:t>The</w:t>
        </w:r>
      </w:ins>
      <w:r w:rsidR="0033544D" w:rsidRPr="00742779">
        <w:t xml:space="preserve"> board</w:t>
      </w:r>
      <w:r w:rsidR="009F60D1" w:rsidRPr="00742779">
        <w:t>’</w:t>
      </w:r>
      <w:r w:rsidR="0033544D" w:rsidRPr="00742779">
        <w:t>s stated justification was that shareholders needed more time to consider the incumbents</w:t>
      </w:r>
      <w:r w:rsidR="009F60D1" w:rsidRPr="00742779">
        <w:t>’</w:t>
      </w:r>
      <w:r w:rsidR="0033544D" w:rsidRPr="00742779">
        <w:t xml:space="preserve"> newly announced strategic plan. Having adopted the dissidents</w:t>
      </w:r>
      <w:r w:rsidR="009F60D1" w:rsidRPr="00742779">
        <w:t>’</w:t>
      </w:r>
      <w:r w:rsidR="0033544D" w:rsidRPr="00742779">
        <w:t xml:space="preserve"> platform just five days earlier, the board now argued that shareholders required five additional months to evaluate incumbents</w:t>
      </w:r>
      <w:r w:rsidR="009F60D1" w:rsidRPr="00742779">
        <w:t>’</w:t>
      </w:r>
      <w:r w:rsidR="0033544D" w:rsidRPr="00742779">
        <w:t xml:space="preserve"> fitness to execute that platform.</w:t>
      </w:r>
    </w:p>
    <w:p w14:paraId="03F564CA" w14:textId="77777777" w:rsidR="0033544D" w:rsidRPr="00742779" w:rsidRDefault="00742779" w:rsidP="000E54B1">
      <w:pPr>
        <w:pPrChange w:id="4869" w:author="Seth Oranburg" w:date="2026-03-07T09:50:00Z" w16du:dateUtc="2026-03-07T14:50:00Z">
          <w:pPr>
            <w:pStyle w:val="NormalWeb"/>
          </w:pPr>
        </w:pPrChange>
      </w:pPr>
      <w:del w:id="4870" w:author="Seth Oranburg" w:date="2026-03-07T09:50:00Z" w16du:dateUtc="2026-03-07T14:50:00Z">
        <w:r w:rsidRPr="00742779">
          <w:rPr>
            <w:rFonts w:ascii="ZWAdobeF" w:hAnsi="ZWAdobeF" w:cs="ZWAdobeF"/>
            <w:sz w:val="2"/>
            <w:szCs w:val="2"/>
          </w:rPr>
          <w:delText>2074B</w:delText>
        </w:r>
        <w:r w:rsidR="0033544D" w:rsidRPr="00742779">
          <w:delText>Vice</w:delText>
        </w:r>
      </w:del>
      <w:ins w:id="4871" w:author="Seth Oranburg" w:date="2026-03-07T09:50:00Z" w16du:dateUtc="2026-03-07T14:50:00Z">
        <w:r w:rsidR="0033544D" w:rsidRPr="00742779">
          <w:t>Vice</w:t>
        </w:r>
      </w:ins>
      <w:r w:rsidR="0033544D" w:rsidRPr="00742779">
        <w:t xml:space="preserve"> Chancellor Hartnett was unpersuaded in </w:t>
      </w:r>
      <w:r w:rsidR="0033544D" w:rsidRPr="00742779">
        <w:rPr>
          <w:rStyle w:val="Emphasis"/>
        </w:rPr>
        <w:t>Aprahamian v. HBO &amp; Company</w:t>
      </w:r>
      <w:r w:rsidR="0033544D" w:rsidRPr="00742779">
        <w:t>.</w:t>
      </w:r>
      <w:r w:rsidR="0033544D">
        <w:fldChar w:fldCharType="begin"/>
      </w:r>
      <w:r w:rsidR="0033544D">
        <w:instrText>HYPERLINK \l "fn317-11647" \o "Jump to citation"</w:instrText>
      </w:r>
      <w:r w:rsidR="0033544D">
        <w:fldChar w:fldCharType="separate"/>
      </w:r>
      <w:r w:rsidR="0033544D" w:rsidRPr="00742779">
        <w:rPr>
          <w:rStyle w:val="Hyperlink"/>
          <w:color w:val="auto"/>
          <w:u w:val="none"/>
        </w:rPr>
        <w:t>[317</w:t>
      </w:r>
      <w:r w:rsidR="00EE2871" w:rsidRPr="00742779">
        <w:rPr>
          <w:rStyle w:val="Hyperlink"/>
          <w:color w:val="auto"/>
          <w:u w:val="none"/>
        </w:rPr>
        <w:t>]</w:t>
      </w:r>
      <w:r w:rsidR="0033544D">
        <w:fldChar w:fldCharType="end"/>
      </w:r>
      <w:r w:rsidR="0033544D" w:rsidRPr="00742779">
        <w:t xml:space="preserve"> He began by addressing the board</w:t>
      </w:r>
      <w:r w:rsidR="009F60D1" w:rsidRPr="00742779">
        <w:t>’</w:t>
      </w:r>
      <w:r w:rsidR="0033544D" w:rsidRPr="00742779">
        <w:t>s claim that the decision to postpone the meeting was protected by the business judgment rule. The board argued that a special committee of independent directors had recommended the postponement, entitling the decision to judicial deference.</w:t>
      </w:r>
    </w:p>
    <w:p w14:paraId="78285E50" w14:textId="77777777" w:rsidR="0033544D" w:rsidRPr="00742779" w:rsidRDefault="00742779" w:rsidP="000E54B1">
      <w:pPr>
        <w:pPrChange w:id="4872" w:author="Seth Oranburg" w:date="2026-03-07T09:50:00Z" w16du:dateUtc="2026-03-07T14:50:00Z">
          <w:pPr>
            <w:pStyle w:val="NormalWeb"/>
          </w:pPr>
        </w:pPrChange>
      </w:pPr>
      <w:del w:id="4873" w:author="Seth Oranburg" w:date="2026-03-07T09:50:00Z" w16du:dateUtc="2026-03-07T14:50:00Z">
        <w:r w:rsidRPr="00742779">
          <w:rPr>
            <w:rFonts w:ascii="ZWAdobeF" w:hAnsi="ZWAdobeF" w:cs="ZWAdobeF"/>
            <w:sz w:val="2"/>
            <w:szCs w:val="2"/>
          </w:rPr>
          <w:delText>2075B</w:delText>
        </w:r>
        <w:r w:rsidR="0033544D" w:rsidRPr="00742779">
          <w:delText>The</w:delText>
        </w:r>
      </w:del>
      <w:ins w:id="4874" w:author="Seth Oranburg" w:date="2026-03-07T09:50:00Z" w16du:dateUtc="2026-03-07T14:50:00Z">
        <w:r w:rsidR="0033544D" w:rsidRPr="00742779">
          <w:t>The</w:t>
        </w:r>
      </w:ins>
      <w:r w:rsidR="0033544D" w:rsidRPr="00742779">
        <w:t xml:space="preserve"> court rejected this argument with precision: </w:t>
      </w:r>
      <w:r w:rsidR="009F60D1" w:rsidRPr="00742779">
        <w:t>“</w:t>
      </w:r>
      <w:r w:rsidR="0033544D" w:rsidRPr="00742779">
        <w:t>This argument is not valid, however, because the special committee consisted of two incumbent directors, both of whom are seeking reelection. They are obviously interested in the outcome of the election and the business judgment rule cannot be a shield as to acts taken by an interested director.</w:t>
      </w:r>
      <w:r w:rsidR="009F60D1" w:rsidRPr="00742779">
        <w:t>”</w:t>
      </w:r>
      <w:r w:rsidR="0033544D">
        <w:fldChar w:fldCharType="begin"/>
      </w:r>
      <w:r w:rsidR="0033544D">
        <w:instrText>HYPERLINK \l "fn317-11647" \o "Jump to citation"</w:instrText>
      </w:r>
      <w:r w:rsidR="0033544D">
        <w:fldChar w:fldCharType="separate"/>
      </w:r>
      <w:r w:rsidR="0033544D" w:rsidRPr="00742779">
        <w:rPr>
          <w:rStyle w:val="Hyperlink"/>
          <w:color w:val="auto"/>
          <w:u w:val="none"/>
        </w:rPr>
        <w:t>[317</w:t>
      </w:r>
      <w:r w:rsidR="00EE2871" w:rsidRPr="00742779">
        <w:rPr>
          <w:rStyle w:val="Hyperlink"/>
          <w:color w:val="auto"/>
          <w:u w:val="none"/>
        </w:rPr>
        <w:t>]</w:t>
      </w:r>
      <w:r w:rsidR="0033544D">
        <w:fldChar w:fldCharType="end"/>
      </w:r>
    </w:p>
    <w:p w14:paraId="3FB72776" w14:textId="77777777" w:rsidR="0033544D" w:rsidRPr="00742779" w:rsidRDefault="00742779" w:rsidP="000E54B1">
      <w:pPr>
        <w:pPrChange w:id="4875" w:author="Seth Oranburg" w:date="2026-03-07T09:50:00Z" w16du:dateUtc="2026-03-07T14:50:00Z">
          <w:pPr>
            <w:pStyle w:val="NormalWeb"/>
          </w:pPr>
        </w:pPrChange>
      </w:pPr>
      <w:del w:id="4876" w:author="Seth Oranburg" w:date="2026-03-07T09:50:00Z" w16du:dateUtc="2026-03-07T14:50:00Z">
        <w:r w:rsidRPr="00742779">
          <w:rPr>
            <w:rFonts w:ascii="ZWAdobeF" w:hAnsi="ZWAdobeF" w:cs="ZWAdobeF"/>
            <w:sz w:val="2"/>
            <w:szCs w:val="2"/>
          </w:rPr>
          <w:delText>2076B</w:delText>
        </w:r>
        <w:r w:rsidR="0033544D" w:rsidRPr="00742779">
          <w:delText>The</w:delText>
        </w:r>
      </w:del>
      <w:ins w:id="4877" w:author="Seth Oranburg" w:date="2026-03-07T09:50:00Z" w16du:dateUtc="2026-03-07T14:50:00Z">
        <w:r w:rsidR="0033544D" w:rsidRPr="00742779">
          <w:t>The</w:t>
        </w:r>
      </w:ins>
      <w:r w:rsidR="0033544D" w:rsidRPr="00742779">
        <w:t xml:space="preserve"> Vice Chancellor added a crucial observation: </w:t>
      </w:r>
      <w:r w:rsidR="009F60D1" w:rsidRPr="00742779">
        <w:t>“</w:t>
      </w:r>
      <w:r w:rsidR="0033544D" w:rsidRPr="00742779">
        <w:t xml:space="preserve">In terming these directors </w:t>
      </w:r>
      <w:r w:rsidR="009F60D1" w:rsidRPr="00742779">
        <w:t>‘</w:t>
      </w:r>
      <w:r w:rsidR="0033544D" w:rsidRPr="00742779">
        <w:t>interested</w:t>
      </w:r>
      <w:r w:rsidR="009F60D1" w:rsidRPr="00742779">
        <w:t>’</w:t>
      </w:r>
      <w:r w:rsidR="0033544D" w:rsidRPr="00742779">
        <w:t xml:space="preserve"> I am not ascribing any improprieties to them. A candidate for office, whether as an elected official or as a director of a corporation, is likely to prefer to be elected rather than defeated. He therefore has a personal interest in the outcome of the election even if the interest is not financial and he seeks to serve from the best of motives.</w:t>
      </w:r>
      <w:r w:rsidR="009F60D1" w:rsidRPr="00742779">
        <w:t>”</w:t>
      </w:r>
      <w:r w:rsidR="0033544D">
        <w:fldChar w:fldCharType="begin"/>
      </w:r>
      <w:r w:rsidR="0033544D">
        <w:instrText>HYPERLINK \l "fn317-11647" \o "Jump to citation"</w:instrText>
      </w:r>
      <w:r w:rsidR="0033544D">
        <w:fldChar w:fldCharType="separate"/>
      </w:r>
      <w:r w:rsidR="0033544D" w:rsidRPr="00742779">
        <w:rPr>
          <w:rStyle w:val="Hyperlink"/>
          <w:color w:val="auto"/>
          <w:u w:val="none"/>
        </w:rPr>
        <w:t>[317</w:t>
      </w:r>
      <w:r w:rsidR="00EE2871" w:rsidRPr="00742779">
        <w:rPr>
          <w:rStyle w:val="Hyperlink"/>
          <w:color w:val="auto"/>
          <w:u w:val="none"/>
        </w:rPr>
        <w:t>]</w:t>
      </w:r>
      <w:r w:rsidR="0033544D">
        <w:fldChar w:fldCharType="end"/>
      </w:r>
    </w:p>
    <w:p w14:paraId="7071B234" w14:textId="77777777" w:rsidR="0033544D" w:rsidRPr="00742779" w:rsidRDefault="00742779" w:rsidP="000E54B1">
      <w:del w:id="4878" w:author="Seth Oranburg" w:date="2026-03-07T09:50:00Z" w16du:dateUtc="2026-03-07T14:50:00Z">
        <w:r w:rsidRPr="00742779">
          <w:rPr>
            <w:rFonts w:ascii="ZWAdobeF" w:hAnsi="ZWAdobeF" w:cs="ZWAdobeF"/>
            <w:sz w:val="2"/>
            <w:szCs w:val="2"/>
          </w:rPr>
          <w:delText>2077B</w:delText>
        </w:r>
        <w:r w:rsidR="0033544D" w:rsidRPr="00742779">
          <w:delText>This</w:delText>
        </w:r>
      </w:del>
      <w:ins w:id="4879" w:author="Seth Oranburg" w:date="2026-03-07T09:50:00Z" w16du:dateUtc="2026-03-07T14:50:00Z">
        <w:r w:rsidR="0033544D" w:rsidRPr="00742779">
          <w:t>This</w:t>
        </w:r>
      </w:ins>
      <w:r w:rsidR="0033544D" w:rsidRPr="00742779">
        <w:t xml:space="preserve"> passage recognized a truth that pervades franchise cases. Directors facing electoral challenge are inherently interested in the outcome. They may believe in perfect good faith that their continued service is best for the corporation. That subjective belief does not eliminate their interest in the </w:t>
      </w:r>
      <w:r w:rsidR="0033544D" w:rsidRPr="00742779">
        <w:lastRenderedPageBreak/>
        <w:t>outcome. When directors take action affecting a contested election, they are not disinterested decision-makers entitled to business judgment deference.</w:t>
      </w:r>
    </w:p>
    <w:p w14:paraId="54CE7B03" w14:textId="77777777" w:rsidR="0033544D" w:rsidRPr="00742779" w:rsidRDefault="00742779" w:rsidP="000E54B1">
      <w:pPr>
        <w:pPrChange w:id="4880" w:author="Seth Oranburg" w:date="2026-03-07T09:50:00Z" w16du:dateUtc="2026-03-07T14:50:00Z">
          <w:pPr>
            <w:pStyle w:val="NormalWeb"/>
          </w:pPr>
        </w:pPrChange>
      </w:pPr>
      <w:del w:id="4881" w:author="Seth Oranburg" w:date="2026-03-07T09:50:00Z" w16du:dateUtc="2026-03-07T14:50:00Z">
        <w:r w:rsidRPr="00742779">
          <w:rPr>
            <w:rFonts w:ascii="ZWAdobeF" w:hAnsi="ZWAdobeF" w:cs="ZWAdobeF"/>
            <w:sz w:val="2"/>
            <w:szCs w:val="2"/>
          </w:rPr>
          <w:delText>2078B</w:delText>
        </w:r>
        <w:r w:rsidR="0033544D" w:rsidRPr="00742779">
          <w:delText>Vice</w:delText>
        </w:r>
      </w:del>
      <w:ins w:id="4882" w:author="Seth Oranburg" w:date="2026-03-07T09:50:00Z" w16du:dateUtc="2026-03-07T14:50:00Z">
        <w:r w:rsidR="0033544D" w:rsidRPr="00742779">
          <w:t>Vice</w:t>
        </w:r>
      </w:ins>
      <w:r w:rsidR="0033544D" w:rsidRPr="00742779">
        <w:t xml:space="preserve"> Chancellor Hartnett then articulated a standard that would influence all subsequent franchise cases: </w:t>
      </w:r>
      <w:r w:rsidR="009F60D1" w:rsidRPr="00742779">
        <w:t>“</w:t>
      </w:r>
      <w:r w:rsidR="0033544D" w:rsidRPr="00742779">
        <w:t>The corporate election process, if it is to have any validity, must be conducted with scrupulous fairness and without any advantage being conferred or denied to any candidate or slate of candidates. In the interests of corporate democracy, those in charge of the election machinery of a corporation must be held to the highest standards in providing for and conducting corporate elections. The business judgment rule therefore does not confer any presumption of propriety on the acts of the directors in postponing the annual meeting. Quite to the contrary. When the election machinery appears, at least facially, to have been manipulated, those in charge of the election have the burden of persuasion to justify their actions.</w:t>
      </w:r>
      <w:r w:rsidR="009F60D1" w:rsidRPr="00742779">
        <w:t>”</w:t>
      </w:r>
      <w:r w:rsidR="0033544D">
        <w:fldChar w:fldCharType="begin"/>
      </w:r>
      <w:r w:rsidR="0033544D">
        <w:instrText>HYPERLINK \l "fn317-11647" \o "Jump to citation"</w:instrText>
      </w:r>
      <w:r w:rsidR="0033544D">
        <w:fldChar w:fldCharType="separate"/>
      </w:r>
      <w:r w:rsidR="0033544D" w:rsidRPr="00742779">
        <w:rPr>
          <w:rStyle w:val="Hyperlink"/>
          <w:color w:val="auto"/>
          <w:u w:val="none"/>
        </w:rPr>
        <w:t>[317</w:t>
      </w:r>
      <w:r w:rsidR="00EE2871" w:rsidRPr="00742779">
        <w:rPr>
          <w:rStyle w:val="Hyperlink"/>
          <w:color w:val="auto"/>
          <w:u w:val="none"/>
        </w:rPr>
        <w:t>]</w:t>
      </w:r>
      <w:r w:rsidR="0033544D">
        <w:fldChar w:fldCharType="end"/>
      </w:r>
    </w:p>
    <w:p w14:paraId="1052012D" w14:textId="77777777" w:rsidR="0033544D" w:rsidRPr="00742779" w:rsidRDefault="00742779" w:rsidP="000E54B1">
      <w:del w:id="4883" w:author="Seth Oranburg" w:date="2026-03-07T09:50:00Z" w16du:dateUtc="2026-03-07T14:50:00Z">
        <w:r w:rsidRPr="00742779">
          <w:rPr>
            <w:rFonts w:ascii="ZWAdobeF" w:hAnsi="ZWAdobeF" w:cs="ZWAdobeF"/>
            <w:sz w:val="2"/>
            <w:szCs w:val="2"/>
          </w:rPr>
          <w:delText>2079B</w:delText>
        </w:r>
        <w:r w:rsidR="0033544D" w:rsidRPr="00742779">
          <w:delText>The</w:delText>
        </w:r>
      </w:del>
      <w:ins w:id="4884" w:author="Seth Oranburg" w:date="2026-03-07T09:50:00Z" w16du:dateUtc="2026-03-07T14:50:00Z">
        <w:r w:rsidR="0033544D" w:rsidRPr="00742779">
          <w:t>The</w:t>
        </w:r>
      </w:ins>
      <w:r w:rsidR="0033544D" w:rsidRPr="00742779">
        <w:t xml:space="preserve"> court enjoined the postponement and ordered the meeting to proceed on May 15, the last date before the existing proxies would expire.</w:t>
      </w:r>
    </w:p>
    <w:p w14:paraId="3503E215" w14:textId="77777777" w:rsidR="0033544D" w:rsidRPr="00742779" w:rsidRDefault="00742779" w:rsidP="000E54B1">
      <w:del w:id="4885" w:author="Seth Oranburg" w:date="2026-03-07T09:50:00Z" w16du:dateUtc="2026-03-07T14:50:00Z">
        <w:r w:rsidRPr="00742779">
          <w:rPr>
            <w:rStyle w:val="Emphasis"/>
            <w:rFonts w:ascii="ZWAdobeF" w:hAnsi="ZWAdobeF" w:cs="ZWAdobeF"/>
            <w:i w:val="0"/>
            <w:sz w:val="2"/>
            <w:szCs w:val="2"/>
          </w:rPr>
          <w:delText>2080B</w:delText>
        </w:r>
        <w:r w:rsidR="0033544D" w:rsidRPr="00742779">
          <w:rPr>
            <w:rStyle w:val="Emphasis"/>
          </w:rPr>
          <w:delText>Aprahamian</w:delText>
        </w:r>
      </w:del>
      <w:ins w:id="4886" w:author="Seth Oranburg" w:date="2026-03-07T09:50:00Z" w16du:dateUtc="2026-03-07T14:50:00Z">
        <w:r w:rsidR="0033544D" w:rsidRPr="00742779">
          <w:rPr>
            <w:rStyle w:val="Emphasis"/>
          </w:rPr>
          <w:t>Aprahamian</w:t>
        </w:r>
      </w:ins>
      <w:r w:rsidR="0033544D" w:rsidRPr="00742779">
        <w:t xml:space="preserve"> extended </w:t>
      </w:r>
      <w:r w:rsidR="0033544D" w:rsidRPr="00742779">
        <w:rPr>
          <w:rStyle w:val="Emphasis"/>
        </w:rPr>
        <w:t>Schnell</w:t>
      </w:r>
      <w:r w:rsidR="0033544D" w:rsidRPr="00742779">
        <w:t xml:space="preserve"> in two important respects. First, it established that directors are inherently interested when their own positions are at stake, regardless of their subjective good faith. The business judgment rule</w:t>
      </w:r>
      <w:r w:rsidR="009F60D1" w:rsidRPr="00742779">
        <w:t>’</w:t>
      </w:r>
      <w:r w:rsidR="0033544D" w:rsidRPr="00742779">
        <w:t xml:space="preserve">s presumption of propriety does not apply to actions affecting contested director elections. Second, it shifted the burden of proof. When election machinery </w:t>
      </w:r>
      <w:r w:rsidR="009F60D1" w:rsidRPr="00742779">
        <w:t>“</w:t>
      </w:r>
      <w:r w:rsidR="0033544D" w:rsidRPr="00742779">
        <w:t>appears, at least facially, to have been manipulated,</w:t>
      </w:r>
      <w:r w:rsidR="009F60D1" w:rsidRPr="00742779">
        <w:t>”</w:t>
      </w:r>
      <w:r w:rsidR="0033544D" w:rsidRPr="00742779">
        <w:t xml:space="preserve"> the board bears the burden of justifying its actions. Shareholders need not prove bad faith or improper motive. The manipulation itself triggers scrutiny.</w:t>
      </w:r>
    </w:p>
    <w:p w14:paraId="71050516" w14:textId="77777777" w:rsidR="0033544D" w:rsidRPr="00742779" w:rsidRDefault="00742779" w:rsidP="000E54B1">
      <w:del w:id="4887" w:author="Seth Oranburg" w:date="2026-03-07T09:50:00Z" w16du:dateUtc="2026-03-07T14:50:00Z">
        <w:r w:rsidRPr="00742779">
          <w:rPr>
            <w:rFonts w:ascii="ZWAdobeF" w:hAnsi="ZWAdobeF" w:cs="ZWAdobeF"/>
            <w:sz w:val="2"/>
            <w:szCs w:val="2"/>
          </w:rPr>
          <w:delText>2081B</w:delText>
        </w:r>
        <w:r w:rsidR="0033544D" w:rsidRPr="00742779">
          <w:delText>But</w:delText>
        </w:r>
      </w:del>
      <w:ins w:id="4888" w:author="Seth Oranburg" w:date="2026-03-07T09:50:00Z" w16du:dateUtc="2026-03-07T14:50:00Z">
        <w:r w:rsidR="0033544D" w:rsidRPr="00742779">
          <w:t>But</w:t>
        </w:r>
      </w:ins>
      <w:r w:rsidR="0033544D" w:rsidRPr="00742779">
        <w:t xml:space="preserve"> </w:t>
      </w:r>
      <w:r w:rsidR="0033544D" w:rsidRPr="00742779">
        <w:rPr>
          <w:rStyle w:val="Emphasis"/>
        </w:rPr>
        <w:t>Aprahamian</w:t>
      </w:r>
      <w:r w:rsidR="0033544D" w:rsidRPr="00742779">
        <w:t xml:space="preserve"> involved transparent manipulation. The incumbent board postponed the meeting on the eve of an election they appeared likely to lose. Their stated justification, that shareholders needed five months to evaluate a strategic plan announced five days earlier, was preposterous. No serious observer could credit the board</w:t>
      </w:r>
      <w:r w:rsidR="009F60D1" w:rsidRPr="00742779">
        <w:t>’</w:t>
      </w:r>
      <w:r w:rsidR="0033544D" w:rsidRPr="00742779">
        <w:t>s claimed business purpose. The harder question remained: What happens when the board</w:t>
      </w:r>
      <w:r w:rsidR="009F60D1" w:rsidRPr="00742779">
        <w:t>’</w:t>
      </w:r>
      <w:r w:rsidR="0033544D" w:rsidRPr="00742779">
        <w:t>s purpose is not transparently self-serving? What happens when directors genuinely believe that a shareholder initiative would harm the corporation, and they take action to prevent that initiative from succeeding?</w:t>
      </w:r>
    </w:p>
    <w:p w14:paraId="68A10571" w14:textId="77777777" w:rsidR="0033544D" w:rsidRPr="00742779" w:rsidRDefault="00742779" w:rsidP="000E54B1">
      <w:del w:id="4889" w:author="Seth Oranburg" w:date="2026-03-07T09:50:00Z" w16du:dateUtc="2026-03-07T14:50:00Z">
        <w:r w:rsidRPr="00742779">
          <w:rPr>
            <w:rFonts w:ascii="ZWAdobeF" w:hAnsi="ZWAdobeF" w:cs="ZWAdobeF"/>
            <w:sz w:val="2"/>
            <w:szCs w:val="2"/>
          </w:rPr>
          <w:delText>2082B</w:delText>
        </w:r>
        <w:r w:rsidR="0033544D" w:rsidRPr="00742779">
          <w:delText>Within</w:delText>
        </w:r>
      </w:del>
      <w:ins w:id="4890" w:author="Seth Oranburg" w:date="2026-03-07T09:50:00Z" w16du:dateUtc="2026-03-07T14:50:00Z">
        <w:r w:rsidR="0033544D" w:rsidRPr="00742779">
          <w:t>Within</w:t>
        </w:r>
      </w:ins>
      <w:r w:rsidR="0033544D" w:rsidRPr="00742779">
        <w:t xml:space="preserve"> a year, Vice Chancellor William Allen would confront precisely this question in a case that transformed franchise law.</w:t>
      </w:r>
    </w:p>
    <w:p w14:paraId="045AA1D6" w14:textId="77777777" w:rsidR="0033544D" w:rsidRPr="00742779" w:rsidRDefault="0033544D" w:rsidP="000E54B1">
      <w:pPr>
        <w:pStyle w:val="Heading3"/>
        <w:rPr>
          <w:rFonts w:eastAsia="Times New Roman"/>
        </w:rPr>
      </w:pPr>
      <w:r w:rsidRPr="00742779">
        <w:rPr>
          <w:rFonts w:eastAsia="Times New Roman"/>
        </w:rPr>
        <w:t>The Problem of Good Faith Interference</w:t>
      </w:r>
    </w:p>
    <w:p w14:paraId="23FF43CB" w14:textId="77777777" w:rsidR="0033544D" w:rsidRPr="00742779" w:rsidRDefault="00742779" w:rsidP="000E54B1">
      <w:pPr>
        <w:pPrChange w:id="4891" w:author="Seth Oranburg" w:date="2026-03-07T09:50:00Z" w16du:dateUtc="2026-03-07T14:50:00Z">
          <w:pPr>
            <w:pStyle w:val="NormalWeb"/>
          </w:pPr>
        </w:pPrChange>
      </w:pPr>
      <w:del w:id="4892" w:author="Seth Oranburg" w:date="2026-03-07T09:50:00Z" w16du:dateUtc="2026-03-07T14:50:00Z">
        <w:r w:rsidRPr="00742779">
          <w:rPr>
            <w:rFonts w:ascii="ZWAdobeF" w:hAnsi="ZWAdobeF" w:cs="ZWAdobeF"/>
            <w:sz w:val="2"/>
            <w:szCs w:val="2"/>
          </w:rPr>
          <w:delText>2083B</w:delText>
        </w:r>
        <w:r w:rsidR="0033544D" w:rsidRPr="00742779">
          <w:delText>The</w:delText>
        </w:r>
      </w:del>
      <w:ins w:id="4893" w:author="Seth Oranburg" w:date="2026-03-07T09:50:00Z" w16du:dateUtc="2026-03-07T14:50:00Z">
        <w:r w:rsidR="0033544D" w:rsidRPr="00742779">
          <w:t>The</w:t>
        </w:r>
      </w:ins>
      <w:r w:rsidR="0033544D" w:rsidRPr="00742779">
        <w:t xml:space="preserve"> case that transformed franchise jurisprudence began with a corporate raider, a struggling mining company, and a constitutional theory of </w:t>
      </w:r>
      <w:r w:rsidR="0033544D" w:rsidRPr="00742779">
        <w:lastRenderedPageBreak/>
        <w:t>corporate governance. Atlas Corporation was a Delaware company in transition.</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For years, it had operated a diversified portfolio of businesses. By late 1987, under CEO Robert Weaver, Atlas had sold three of its five divisions and closed its domestic uranium operations. The company was refocusing on gold mining. The restructuring was largely complete, but the benefits had not yet materialized.</w:t>
      </w:r>
    </w:p>
    <w:p w14:paraId="12D88D4E" w14:textId="77777777" w:rsidR="0033544D" w:rsidRPr="00742779" w:rsidRDefault="00742779" w:rsidP="000E54B1">
      <w:del w:id="4894" w:author="Seth Oranburg" w:date="2026-03-07T09:50:00Z" w16du:dateUtc="2026-03-07T14:50:00Z">
        <w:r w:rsidRPr="00742779">
          <w:rPr>
            <w:rFonts w:ascii="ZWAdobeF" w:hAnsi="ZWAdobeF" w:cs="ZWAdobeF"/>
            <w:sz w:val="2"/>
            <w:szCs w:val="2"/>
          </w:rPr>
          <w:delText>2084B</w:delText>
        </w:r>
        <w:r w:rsidR="0033544D" w:rsidRPr="00742779">
          <w:delText>Blasius</w:delText>
        </w:r>
      </w:del>
      <w:ins w:id="4895" w:author="Seth Oranburg" w:date="2026-03-07T09:50:00Z" w16du:dateUtc="2026-03-07T14:50:00Z">
        <w:r w:rsidR="0033544D" w:rsidRPr="00742779">
          <w:t>Blasius</w:t>
        </w:r>
      </w:ins>
      <w:r w:rsidR="0033544D" w:rsidRPr="00742779">
        <w:t xml:space="preserve"> Industries spotted an opportunity. Blasius was controlled by Michael Lubin and Warren Delano, two former bankers who had raised $60 million through junk bond financing and were seeking targets for leveraged transactions. In July 1987, Blasius began accumulating Atlas stock. By October, Blasius owned 9.1% of the company.</w:t>
      </w:r>
    </w:p>
    <w:p w14:paraId="18B1928D" w14:textId="77777777" w:rsidR="0033544D" w:rsidRPr="00742779" w:rsidRDefault="00742779" w:rsidP="000E54B1">
      <w:pPr>
        <w:pPrChange w:id="4896" w:author="Seth Oranburg" w:date="2026-03-07T09:50:00Z" w16du:dateUtc="2026-03-07T14:50:00Z">
          <w:pPr>
            <w:pStyle w:val="NormalWeb"/>
          </w:pPr>
        </w:pPrChange>
      </w:pPr>
      <w:del w:id="4897" w:author="Seth Oranburg" w:date="2026-03-07T09:50:00Z" w16du:dateUtc="2026-03-07T14:50:00Z">
        <w:r w:rsidRPr="00742779">
          <w:rPr>
            <w:rFonts w:ascii="ZWAdobeF" w:hAnsi="ZWAdobeF" w:cs="ZWAdobeF"/>
            <w:sz w:val="2"/>
            <w:szCs w:val="2"/>
          </w:rPr>
          <w:delText>2085B</w:delText>
        </w:r>
        <w:r w:rsidR="0033544D" w:rsidRPr="00742779">
          <w:delText>On</w:delText>
        </w:r>
      </w:del>
      <w:ins w:id="4898" w:author="Seth Oranburg" w:date="2026-03-07T09:50:00Z" w16du:dateUtc="2026-03-07T14:50:00Z">
        <w:r w:rsidR="0033544D" w:rsidRPr="00742779">
          <w:t>On</w:t>
        </w:r>
      </w:ins>
      <w:r w:rsidR="0033544D" w:rsidRPr="00742779">
        <w:t xml:space="preserve"> October 29, Blasius filed its Schedule 13D with the SEC. The filing disclosed not only Blasius</w:t>
      </w:r>
      <w:r w:rsidR="009F60D1" w:rsidRPr="00742779">
        <w:t>’</w:t>
      </w:r>
      <w:r w:rsidR="0033544D" w:rsidRPr="00742779">
        <w:t xml:space="preserve">s ownership stake but also its intentions: to encourage Atlas management to consider </w:t>
      </w:r>
      <w:r w:rsidR="009F60D1" w:rsidRPr="00742779">
        <w:t>“</w:t>
      </w:r>
      <w:r w:rsidR="0033544D" w:rsidRPr="00742779">
        <w:t>a restructuring of the Company or other transaction to enhance shareholder values.</w:t>
      </w:r>
      <w:r w:rsidR="009F60D1" w:rsidRPr="00742779">
        <w:t>”</w:t>
      </w:r>
      <w:r w:rsidR="0033544D" w:rsidRPr="00742779">
        <w:t xml:space="preserve"> Blasius was also </w:t>
      </w:r>
      <w:r w:rsidR="009F60D1" w:rsidRPr="00742779">
        <w:t>“</w:t>
      </w:r>
      <w:r w:rsidR="0033544D" w:rsidRPr="00742779">
        <w:t xml:space="preserve">exploring the feasibility of obtaining control of Atlas, including instituting a tender offer or seeking </w:t>
      </w:r>
      <w:r w:rsidR="009F60D1" w:rsidRPr="00742779">
        <w:t>‘</w:t>
      </w:r>
      <w:r w:rsidR="0033544D" w:rsidRPr="00742779">
        <w:t>appropriate</w:t>
      </w:r>
      <w:r w:rsidR="009F60D1" w:rsidRPr="00742779">
        <w:t>’</w:t>
      </w:r>
      <w:r w:rsidR="0033544D" w:rsidRPr="00742779">
        <w:t xml:space="preserve"> representation on the Atlas board of directors.</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6F4FDAF3" w14:textId="77777777" w:rsidR="0033544D" w:rsidRPr="00742779" w:rsidRDefault="00742779" w:rsidP="000E54B1">
      <w:pPr>
        <w:pPrChange w:id="4899" w:author="Seth Oranburg" w:date="2026-03-07T09:50:00Z" w16du:dateUtc="2026-03-07T14:50:00Z">
          <w:pPr>
            <w:pStyle w:val="NormalWeb"/>
          </w:pPr>
        </w:pPrChange>
      </w:pPr>
      <w:del w:id="4900" w:author="Seth Oranburg" w:date="2026-03-07T09:50:00Z" w16du:dateUtc="2026-03-07T14:50:00Z">
        <w:r w:rsidRPr="00742779">
          <w:rPr>
            <w:rFonts w:ascii="ZWAdobeF" w:hAnsi="ZWAdobeF" w:cs="ZWAdobeF"/>
            <w:sz w:val="2"/>
            <w:szCs w:val="2"/>
          </w:rPr>
          <w:delText>2086B</w:delText>
        </w:r>
        <w:r w:rsidR="0033544D" w:rsidRPr="00742779">
          <w:delText>The</w:delText>
        </w:r>
      </w:del>
      <w:ins w:id="4901" w:author="Seth Oranburg" w:date="2026-03-07T09:50:00Z" w16du:dateUtc="2026-03-07T14:50:00Z">
        <w:r w:rsidR="0033544D" w:rsidRPr="00742779">
          <w:t>The</w:t>
        </w:r>
      </w:ins>
      <w:r w:rsidR="0033544D" w:rsidRPr="00742779">
        <w:t xml:space="preserve"> Atlas board was not pleased. CEO Weaver</w:t>
      </w:r>
      <w:r w:rsidR="009F60D1" w:rsidRPr="00742779">
        <w:t>’</w:t>
      </w:r>
      <w:r w:rsidR="0033544D" w:rsidRPr="00742779">
        <w:t>s diary entry from October 30 captured management</w:t>
      </w:r>
      <w:r w:rsidR="009F60D1" w:rsidRPr="00742779">
        <w:t>’</w:t>
      </w:r>
      <w:r w:rsidR="0033544D" w:rsidRPr="00742779">
        <w:t xml:space="preserve">s reaction: </w:t>
      </w:r>
      <w:r w:rsidR="009F60D1" w:rsidRPr="00742779">
        <w:t>“</w:t>
      </w:r>
      <w:r w:rsidR="0033544D" w:rsidRPr="00742779">
        <w:t>13D by Delano &amp; Lubin came in today. Had long conversation w/MAH &amp; Mark Golden [of Goldman, Sachs] on issue. All agree we must dilute these people down by the acquisition of another Co. w/stock, or merger or something else.</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The board</w:t>
      </w:r>
      <w:r w:rsidR="009F60D1" w:rsidRPr="00742779">
        <w:t>’</w:t>
      </w:r>
      <w:r w:rsidR="0033544D" w:rsidRPr="00742779">
        <w:t>s initial instinct was to dilute Blasius</w:t>
      </w:r>
      <w:r w:rsidR="009F60D1" w:rsidRPr="00742779">
        <w:t>’</w:t>
      </w:r>
      <w:r w:rsidR="0033544D" w:rsidRPr="00742779">
        <w:t>s stake through a stock-for-stock acquisition. But events moved faster than acquisition planning permitted.</w:t>
      </w:r>
    </w:p>
    <w:p w14:paraId="658F912A" w14:textId="77777777" w:rsidR="0033544D" w:rsidRPr="00742779" w:rsidRDefault="00742779" w:rsidP="000E54B1">
      <w:del w:id="4902" w:author="Seth Oranburg" w:date="2026-03-07T09:50:00Z" w16du:dateUtc="2026-03-07T14:50:00Z">
        <w:r w:rsidRPr="00742779">
          <w:rPr>
            <w:rFonts w:ascii="ZWAdobeF" w:hAnsi="ZWAdobeF" w:cs="ZWAdobeF"/>
            <w:sz w:val="2"/>
            <w:szCs w:val="2"/>
          </w:rPr>
          <w:delText>2087B</w:delText>
        </w:r>
        <w:r w:rsidR="0033544D" w:rsidRPr="00742779">
          <w:delText>Blasius</w:delText>
        </w:r>
      </w:del>
      <w:ins w:id="4903" w:author="Seth Oranburg" w:date="2026-03-07T09:50:00Z" w16du:dateUtc="2026-03-07T14:50:00Z">
        <w:r w:rsidR="0033544D" w:rsidRPr="00742779">
          <w:t>Blasius</w:t>
        </w:r>
      </w:ins>
      <w:r w:rsidR="0033544D" w:rsidRPr="00742779">
        <w:t xml:space="preserve"> sought a meeting with Atlas management. The meeting finally occurred on December 2. At that meeting, Lubin and Delano presented a leveraged recapitalization proposal. The basic structure was familiar: Atlas would borrow heavily, sell assets, and distribute substantial cash to shareholders. Blasius</w:t>
      </w:r>
      <w:r w:rsidR="009F60D1" w:rsidRPr="00742779">
        <w:t>’</w:t>
      </w:r>
      <w:r w:rsidR="0033544D" w:rsidRPr="00742779">
        <w:t>s specific proposal contemplated an initial cash dividend of $35 million plus the proceeds from asset sales, followed by distribution of $125 million in gold-indexed subordinated debentures.</w:t>
      </w:r>
    </w:p>
    <w:p w14:paraId="4FC0DFE2" w14:textId="77777777" w:rsidR="0033544D" w:rsidRPr="00742779" w:rsidRDefault="00742779" w:rsidP="000E54B1">
      <w:pPr>
        <w:pPrChange w:id="4904" w:author="Seth Oranburg" w:date="2026-03-07T09:50:00Z" w16du:dateUtc="2026-03-07T14:50:00Z">
          <w:pPr>
            <w:pStyle w:val="NormalWeb"/>
          </w:pPr>
        </w:pPrChange>
      </w:pPr>
      <w:del w:id="4905" w:author="Seth Oranburg" w:date="2026-03-07T09:50:00Z" w16du:dateUtc="2026-03-07T14:50:00Z">
        <w:r w:rsidRPr="00742779">
          <w:rPr>
            <w:rFonts w:ascii="ZWAdobeF" w:hAnsi="ZWAdobeF" w:cs="ZWAdobeF"/>
            <w:sz w:val="2"/>
            <w:szCs w:val="2"/>
          </w:rPr>
          <w:delText>2088B</w:delText>
        </w:r>
        <w:r w:rsidR="0033544D" w:rsidRPr="00742779">
          <w:delText>The</w:delText>
        </w:r>
      </w:del>
      <w:ins w:id="4906" w:author="Seth Oranburg" w:date="2026-03-07T09:50:00Z" w16du:dateUtc="2026-03-07T14:50:00Z">
        <w:r w:rsidR="0033544D" w:rsidRPr="00742779">
          <w:t>The</w:t>
        </w:r>
      </w:ins>
      <w:r w:rsidR="0033544D" w:rsidRPr="00742779">
        <w:t xml:space="preserve"> Atlas board thought the proposal was financially reckless. CEO Weaver issued a press release on December 9 questioning </w:t>
      </w:r>
      <w:r w:rsidR="009F60D1" w:rsidRPr="00742779">
        <w:t>“</w:t>
      </w:r>
      <w:r w:rsidR="0033544D" w:rsidRPr="00742779">
        <w:t>the wisdom of incurring an enormous debt burden amidst the uncertainty in the financial markets that existed in the aftermath of the October crash.</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Goldman Sachs was retained to analyze the proposal. A further meeting was scheduled for after the first of the year.</w:t>
      </w:r>
    </w:p>
    <w:p w14:paraId="3559C2F5" w14:textId="77777777" w:rsidR="0033544D" w:rsidRPr="00742779" w:rsidRDefault="00742779" w:rsidP="000E54B1">
      <w:del w:id="4907" w:author="Seth Oranburg" w:date="2026-03-07T09:50:00Z" w16du:dateUtc="2026-03-07T14:50:00Z">
        <w:r w:rsidRPr="00742779">
          <w:rPr>
            <w:rFonts w:ascii="ZWAdobeF" w:hAnsi="ZWAdobeF" w:cs="ZWAdobeF"/>
            <w:sz w:val="2"/>
            <w:szCs w:val="2"/>
          </w:rPr>
          <w:lastRenderedPageBreak/>
          <w:delText>2089B</w:delText>
        </w:r>
        <w:r w:rsidR="0033544D" w:rsidRPr="00742779">
          <w:delText>Blasius</w:delText>
        </w:r>
      </w:del>
      <w:ins w:id="4908" w:author="Seth Oranburg" w:date="2026-03-07T09:50:00Z" w16du:dateUtc="2026-03-07T14:50:00Z">
        <w:r w:rsidR="0033544D" w:rsidRPr="00742779">
          <w:t>Blasius</w:t>
        </w:r>
      </w:ins>
      <w:r w:rsidR="0033544D" w:rsidRPr="00742779">
        <w:t xml:space="preserve"> did not wait. On December 30, 1987, Blasius caused Cede &amp; Co., the registered owner of its shares, to deliver to Atlas a written stockholder consent. The consent sought to accomplish three things: adopt a precatory resolution recommending the board pursue a restructuring, amend Atlas</w:t>
      </w:r>
      <w:r w:rsidR="009F60D1" w:rsidRPr="00742779">
        <w:t>’</w:t>
      </w:r>
      <w:r w:rsidR="0033544D" w:rsidRPr="00742779">
        <w:t>s bylaws to expand the board from seven to fifteen members, and elect eight new directors nominated by Blasius.</w:t>
      </w:r>
    </w:p>
    <w:p w14:paraId="4F991362" w14:textId="77777777" w:rsidR="0033544D" w:rsidRPr="00742779" w:rsidRDefault="00742779" w:rsidP="000E54B1">
      <w:del w:id="4909" w:author="Seth Oranburg" w:date="2026-03-07T09:50:00Z" w16du:dateUtc="2026-03-07T14:50:00Z">
        <w:r w:rsidRPr="00742779">
          <w:rPr>
            <w:rFonts w:ascii="ZWAdobeF" w:hAnsi="ZWAdobeF" w:cs="ZWAdobeF"/>
            <w:sz w:val="2"/>
            <w:szCs w:val="2"/>
          </w:rPr>
          <w:delText>2090B</w:delText>
        </w:r>
        <w:r w:rsidR="0033544D" w:rsidRPr="00742779">
          <w:delText>The</w:delText>
        </w:r>
      </w:del>
      <w:ins w:id="4910" w:author="Seth Oranburg" w:date="2026-03-07T09:50:00Z" w16du:dateUtc="2026-03-07T14:50:00Z">
        <w:r w:rsidR="0033544D" w:rsidRPr="00742779">
          <w:t>The</w:t>
        </w:r>
      </w:ins>
      <w:r w:rsidR="0033544D" w:rsidRPr="00742779">
        <w:t xml:space="preserve"> arithmetic was important. Atlas</w:t>
      </w:r>
      <w:r w:rsidR="009F60D1" w:rsidRPr="00742779">
        <w:t>’</w:t>
      </w:r>
      <w:r w:rsidR="0033544D" w:rsidRPr="00742779">
        <w:t>s certificate of incorporation authorized up to fifteen directors. Only seven seats were filled. If Blasius could expand the board to the maximum and fill the eight new seats with its nominees, Blasius would control a majority of the board without ever having to win a traditional proxy contest. All Blasius needed was consent from holders of a majority of Atlas shares. The consent solicitation was a direct challenge to incumbent control. Management responded immediately.</w:t>
      </w:r>
    </w:p>
    <w:p w14:paraId="3E898366" w14:textId="77777777" w:rsidR="0033544D" w:rsidRPr="00742779" w:rsidRDefault="00742779" w:rsidP="000E54B1">
      <w:del w:id="4911" w:author="Seth Oranburg" w:date="2026-03-07T09:50:00Z" w16du:dateUtc="2026-03-07T14:50:00Z">
        <w:r w:rsidRPr="00742779">
          <w:rPr>
            <w:rFonts w:ascii="ZWAdobeF" w:hAnsi="ZWAdobeF" w:cs="ZWAdobeF"/>
            <w:sz w:val="2"/>
            <w:szCs w:val="2"/>
          </w:rPr>
          <w:delText>2091B</w:delText>
        </w:r>
        <w:r w:rsidR="0033544D" w:rsidRPr="00742779">
          <w:delText>CEO</w:delText>
        </w:r>
      </w:del>
      <w:ins w:id="4912" w:author="Seth Oranburg" w:date="2026-03-07T09:50:00Z" w16du:dateUtc="2026-03-07T14:50:00Z">
        <w:r w:rsidR="0033544D" w:rsidRPr="00742779">
          <w:t>CEO</w:t>
        </w:r>
      </w:ins>
      <w:r w:rsidR="0033544D" w:rsidRPr="00742779">
        <w:t xml:space="preserve"> Weaver and outside counsel Jonathan Masinter convened an emergency telephone meeting of the board on December 31, 1987, the day after receiving the consent. At that meeting, the board voted to amend the bylaws to expand the board from seven to nine members and appointed two new directors: John Devaney, Atlas</w:t>
      </w:r>
      <w:r w:rsidR="009F60D1" w:rsidRPr="00742779">
        <w:t>’</w:t>
      </w:r>
      <w:r w:rsidR="0033544D" w:rsidRPr="00742779">
        <w:t>s CFO, and Harry Winters, an expert in mining economics, to fill the new seats.</w:t>
      </w:r>
    </w:p>
    <w:p w14:paraId="3C82B001" w14:textId="77777777" w:rsidR="0033544D" w:rsidRPr="00742779" w:rsidRDefault="00742779" w:rsidP="000E54B1">
      <w:del w:id="4913" w:author="Seth Oranburg" w:date="2026-03-07T09:50:00Z" w16du:dateUtc="2026-03-07T14:50:00Z">
        <w:r w:rsidRPr="00742779">
          <w:rPr>
            <w:rFonts w:ascii="ZWAdobeF" w:hAnsi="ZWAdobeF" w:cs="ZWAdobeF"/>
            <w:sz w:val="2"/>
            <w:szCs w:val="2"/>
          </w:rPr>
          <w:delText>2092B</w:delText>
        </w:r>
        <w:r w:rsidR="0033544D" w:rsidRPr="00742779">
          <w:delText>The</w:delText>
        </w:r>
      </w:del>
      <w:ins w:id="4914" w:author="Seth Oranburg" w:date="2026-03-07T09:50:00Z" w16du:dateUtc="2026-03-07T14:50:00Z">
        <w:r w:rsidR="0033544D" w:rsidRPr="00742779">
          <w:t>The</w:t>
        </w:r>
      </w:ins>
      <w:r w:rsidR="0033544D" w:rsidRPr="00742779">
        <w:t xml:space="preserve"> board</w:t>
      </w:r>
      <w:r w:rsidR="009F60D1" w:rsidRPr="00742779">
        <w:t>’</w:t>
      </w:r>
      <w:r w:rsidR="0033544D" w:rsidRPr="00742779">
        <w:t>s action did not prevent Blasius</w:t>
      </w:r>
      <w:r w:rsidR="009F60D1" w:rsidRPr="00742779">
        <w:t>’</w:t>
      </w:r>
      <w:r w:rsidR="0033544D" w:rsidRPr="00742779">
        <w:t>s consent solicitation from proceeding. Shareholders could still consent to expand the board to fifteen and elect Blasius</w:t>
      </w:r>
      <w:r w:rsidR="009F60D1" w:rsidRPr="00742779">
        <w:t>’</w:t>
      </w:r>
      <w:r w:rsidR="0033544D" w:rsidRPr="00742779">
        <w:t>s eight nominees. But the arithmetic had changed. With seven directors before the board</w:t>
      </w:r>
      <w:r w:rsidR="009F60D1" w:rsidRPr="00742779">
        <w:t>’</w:t>
      </w:r>
      <w:r w:rsidR="0033544D" w:rsidRPr="00742779">
        <w:t>s action, Blasius needed to elect eight of fifteen to gain majority control. After the board added two friendly directors, Blasius would need to elect nine of sixteen. The board had made Blasius</w:t>
      </w:r>
      <w:r w:rsidR="009F60D1" w:rsidRPr="00742779">
        <w:t>’</w:t>
      </w:r>
      <w:r w:rsidR="0033544D" w:rsidRPr="00742779">
        <w:t>s already difficult task meaningfully harder.</w:t>
      </w:r>
    </w:p>
    <w:p w14:paraId="7CA6E8EE" w14:textId="77777777" w:rsidR="0033544D" w:rsidRPr="00742779" w:rsidRDefault="00742779" w:rsidP="000E54B1">
      <w:pPr>
        <w:pPrChange w:id="4915" w:author="Seth Oranburg" w:date="2026-03-07T09:50:00Z" w16du:dateUtc="2026-03-07T14:50:00Z">
          <w:pPr>
            <w:pStyle w:val="NormalWeb"/>
          </w:pPr>
        </w:pPrChange>
      </w:pPr>
      <w:del w:id="4916" w:author="Seth Oranburg" w:date="2026-03-07T09:50:00Z" w16du:dateUtc="2026-03-07T14:50:00Z">
        <w:r w:rsidRPr="00742779">
          <w:rPr>
            <w:rFonts w:ascii="ZWAdobeF" w:hAnsi="ZWAdobeF" w:cs="ZWAdobeF"/>
            <w:sz w:val="2"/>
            <w:szCs w:val="2"/>
          </w:rPr>
          <w:delText>2093B</w:delText>
        </w:r>
        <w:r w:rsidR="0033544D" w:rsidRPr="00742779">
          <w:delText>What</w:delText>
        </w:r>
      </w:del>
      <w:ins w:id="4917" w:author="Seth Oranburg" w:date="2026-03-07T09:50:00Z" w16du:dateUtc="2026-03-07T14:50:00Z">
        <w:r w:rsidR="0033544D" w:rsidRPr="00742779">
          <w:t>What</w:t>
        </w:r>
      </w:ins>
      <w:r w:rsidR="0033544D" w:rsidRPr="00742779">
        <w:t xml:space="preserve"> made </w:t>
      </w:r>
      <w:r w:rsidR="0033544D" w:rsidRPr="00742779">
        <w:rPr>
          <w:rStyle w:val="Emphasis"/>
        </w:rPr>
        <w:t>Blasius Industries, Inc. v. Atlas Corp.</w:t>
      </w:r>
      <w:r w:rsidR="0033544D" w:rsidRPr="00742779">
        <w:t xml:space="preserve"> transformative was the court</w:t>
      </w:r>
      <w:r w:rsidR="009F60D1" w:rsidRPr="00742779">
        <w:t>’</w:t>
      </w:r>
      <w:r w:rsidR="0033544D" w:rsidRPr="00742779">
        <w:t>s finding about the board</w:t>
      </w:r>
      <w:r w:rsidR="009F60D1" w:rsidRPr="00742779">
        <w:t>’</w:t>
      </w:r>
      <w:r w:rsidR="0033544D" w:rsidRPr="00742779">
        <w:t>s motivation.</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Vice Chancellor William Allen conducted a careful factual inquiry into why the Atlas board acted on December 31. He acknowledged testimony suggesting the board had been planning to expand for some time, and that Devaney and Winters were excellent candidates who strengthened the board. But he could not conclude that </w:t>
      </w:r>
      <w:r w:rsidR="009F60D1" w:rsidRPr="00742779">
        <w:t>“</w:t>
      </w:r>
      <w:r w:rsidR="0033544D" w:rsidRPr="00742779">
        <w:t>the strengthening of the board by the addition of these men was the principal motive for the December 31 action.</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2A42F91C" w14:textId="77777777" w:rsidR="0033544D" w:rsidRPr="00742779" w:rsidRDefault="00742779" w:rsidP="000E54B1">
      <w:pPr>
        <w:pPrChange w:id="4918" w:author="Seth Oranburg" w:date="2026-03-07T09:50:00Z" w16du:dateUtc="2026-03-07T14:50:00Z">
          <w:pPr>
            <w:pStyle w:val="NormalWeb"/>
          </w:pPr>
        </w:pPrChange>
      </w:pPr>
      <w:del w:id="4919" w:author="Seth Oranburg" w:date="2026-03-07T09:50:00Z" w16du:dateUtc="2026-03-07T14:50:00Z">
        <w:r w:rsidRPr="00742779">
          <w:rPr>
            <w:rFonts w:ascii="ZWAdobeF" w:hAnsi="ZWAdobeF" w:cs="ZWAdobeF"/>
            <w:sz w:val="2"/>
            <w:szCs w:val="2"/>
          </w:rPr>
          <w:delText>2094B</w:delText>
        </w:r>
        <w:r w:rsidR="0033544D" w:rsidRPr="00742779">
          <w:delText>Instead</w:delText>
        </w:r>
      </w:del>
      <w:ins w:id="4920" w:author="Seth Oranburg" w:date="2026-03-07T09:50:00Z" w16du:dateUtc="2026-03-07T14:50:00Z">
        <w:r w:rsidR="0033544D" w:rsidRPr="00742779">
          <w:t>Instead</w:t>
        </w:r>
      </w:ins>
      <w:r w:rsidR="0033544D" w:rsidRPr="00742779">
        <w:t xml:space="preserve">, Chancellor Allen found that the board acted </w:t>
      </w:r>
      <w:r w:rsidR="009F60D1" w:rsidRPr="00742779">
        <w:t>“</w:t>
      </w:r>
      <w:r w:rsidR="0033544D" w:rsidRPr="00742779">
        <w:t>in a good faith effort to protect its incumbency, not selfishly, but in order to thwart implementation of the recapitalization that it feared, reasonably, would cause great injury to the Company.</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665B6A61" w14:textId="77777777" w:rsidR="0033544D" w:rsidRPr="00742779" w:rsidRDefault="00742779" w:rsidP="000E54B1">
      <w:del w:id="4921" w:author="Seth Oranburg" w:date="2026-03-07T09:50:00Z" w16du:dateUtc="2026-03-07T14:50:00Z">
        <w:r w:rsidRPr="00742779">
          <w:rPr>
            <w:rFonts w:ascii="ZWAdobeF" w:hAnsi="ZWAdobeF" w:cs="ZWAdobeF"/>
            <w:sz w:val="2"/>
            <w:szCs w:val="2"/>
          </w:rPr>
          <w:lastRenderedPageBreak/>
          <w:delText>2095B</w:delText>
        </w:r>
        <w:r w:rsidR="0033544D" w:rsidRPr="00742779">
          <w:delText>This</w:delText>
        </w:r>
      </w:del>
      <w:ins w:id="4922" w:author="Seth Oranburg" w:date="2026-03-07T09:50:00Z" w16du:dateUtc="2026-03-07T14:50:00Z">
        <w:r w:rsidR="0033544D" w:rsidRPr="00742779">
          <w:t>This</w:t>
        </w:r>
      </w:ins>
      <w:r w:rsidR="0033544D" w:rsidRPr="00742779">
        <w:t xml:space="preserve"> finding distinguished </w:t>
      </w:r>
      <w:r w:rsidR="0033544D" w:rsidRPr="00742779">
        <w:rPr>
          <w:rStyle w:val="Emphasis"/>
        </w:rPr>
        <w:t>Blasius</w:t>
      </w:r>
      <w:r w:rsidR="0033544D" w:rsidRPr="00742779">
        <w:t xml:space="preserve"> from </w:t>
      </w:r>
      <w:r w:rsidR="0033544D" w:rsidRPr="00742779">
        <w:rPr>
          <w:rStyle w:val="Emphasis"/>
        </w:rPr>
        <w:t>Schnell</w:t>
      </w:r>
      <w:r w:rsidR="0033544D" w:rsidRPr="00742779">
        <w:t xml:space="preserve"> and </w:t>
      </w:r>
      <w:r w:rsidR="0033544D" w:rsidRPr="00742779">
        <w:rPr>
          <w:rStyle w:val="Emphasis"/>
        </w:rPr>
        <w:t>Aprahamian</w:t>
      </w:r>
      <w:r w:rsidR="0033544D" w:rsidRPr="00742779">
        <w:t>. The Atlas directors were not trying to perpetuate themselves in office for personal benefit. They were not acting out of greed or venality. They genuinely believed that Blasius</w:t>
      </w:r>
      <w:r w:rsidR="009F60D1" w:rsidRPr="00742779">
        <w:t>’</w:t>
      </w:r>
      <w:r w:rsidR="0033544D" w:rsidRPr="00742779">
        <w:t>s leveraged recapitalization would harm the corporation and its shareholders. They acted to prevent what they saw as a threat to the company</w:t>
      </w:r>
      <w:r w:rsidR="009F60D1" w:rsidRPr="00742779">
        <w:t>’</w:t>
      </w:r>
      <w:r w:rsidR="0033544D" w:rsidRPr="00742779">
        <w:t>s welfare.</w:t>
      </w:r>
    </w:p>
    <w:p w14:paraId="5C0D08D1" w14:textId="77777777" w:rsidR="0033544D" w:rsidRPr="00742779" w:rsidRDefault="00742779" w:rsidP="000E54B1">
      <w:del w:id="4923" w:author="Seth Oranburg" w:date="2026-03-07T09:50:00Z" w16du:dateUtc="2026-03-07T14:50:00Z">
        <w:r w:rsidRPr="00742779">
          <w:rPr>
            <w:rFonts w:ascii="ZWAdobeF" w:hAnsi="ZWAdobeF" w:cs="ZWAdobeF"/>
            <w:sz w:val="2"/>
            <w:szCs w:val="2"/>
          </w:rPr>
          <w:delText>2096B</w:delText>
        </w:r>
        <w:r w:rsidR="0033544D" w:rsidRPr="00742779">
          <w:delText>The</w:delText>
        </w:r>
      </w:del>
      <w:ins w:id="4924" w:author="Seth Oranburg" w:date="2026-03-07T09:50:00Z" w16du:dateUtc="2026-03-07T14:50:00Z">
        <w:r w:rsidR="0033544D" w:rsidRPr="00742779">
          <w:t>The</w:t>
        </w:r>
      </w:ins>
      <w:r w:rsidR="0033544D" w:rsidRPr="00742779">
        <w:t xml:space="preserve"> question Chancellor Allen confronted was whether good faith was enough. Could a board, acting in subjective good faith and with reasonable grounds for concern about a shareholder initiative, take action whose primary purpose was to prevent shareholders from exercising their voting power?</w:t>
      </w:r>
    </w:p>
    <w:p w14:paraId="7B18243F" w14:textId="77777777" w:rsidR="0033544D" w:rsidRPr="00742779" w:rsidRDefault="00742779" w:rsidP="000E54B1">
      <w:pPr>
        <w:pPrChange w:id="4925" w:author="Seth Oranburg" w:date="2026-03-07T09:50:00Z" w16du:dateUtc="2026-03-07T14:50:00Z">
          <w:pPr>
            <w:pStyle w:val="NormalWeb"/>
          </w:pPr>
        </w:pPrChange>
      </w:pPr>
      <w:del w:id="4926" w:author="Seth Oranburg" w:date="2026-03-07T09:50:00Z" w16du:dateUtc="2026-03-07T14:50:00Z">
        <w:r w:rsidRPr="00742779">
          <w:rPr>
            <w:rFonts w:ascii="ZWAdobeF" w:hAnsi="ZWAdobeF" w:cs="ZWAdobeF"/>
            <w:sz w:val="2"/>
            <w:szCs w:val="2"/>
          </w:rPr>
          <w:delText>2097B</w:delText>
        </w:r>
        <w:r w:rsidR="0033544D" w:rsidRPr="00742779">
          <w:delText>Chancellor</w:delText>
        </w:r>
      </w:del>
      <w:ins w:id="4927" w:author="Seth Oranburg" w:date="2026-03-07T09:50:00Z" w16du:dateUtc="2026-03-07T14:50:00Z">
        <w:r w:rsidR="0033544D" w:rsidRPr="00742779">
          <w:t>Chancellor</w:t>
        </w:r>
      </w:ins>
      <w:r w:rsidR="0033544D" w:rsidRPr="00742779">
        <w:t xml:space="preserve"> Allen</w:t>
      </w:r>
      <w:r w:rsidR="009F60D1" w:rsidRPr="00742779">
        <w:t>’</w:t>
      </w:r>
      <w:r w:rsidR="0033544D" w:rsidRPr="00742779">
        <w:t xml:space="preserve">s opinion built its answer on a constitutional theory of corporate governance. The passage has been quoted in virtually every franchise case since: </w:t>
      </w:r>
      <w:r w:rsidR="009F60D1" w:rsidRPr="00742779">
        <w:t>“</w:t>
      </w:r>
      <w:r w:rsidR="0033544D" w:rsidRPr="00742779">
        <w:t>The shareholder franchise is the ideological underpinning upon which the legitimacy of directorial power rests. Generally, shareholders have only two protections against perceived inadequate business performance. They may sell their stock (which, if done in sufficient numbers, may so affect security prices as to create an incentive for altered managerial performance), or they may vote to replace incumbent board members. It has, for a long time, been conventional to dismiss the stockholder vote as a vestige or ritual of little practical importance. It may be that we are now witnessing the emergence of new institutional voices and arrangements that will make the stockholder vote a less predictable affair than it has been. Be that as it may, however, whether the vote is seen functionally as an unimportant formalism, or as an important tool of discipline, it is clear that it is critical to the theory that legitimates the exercise of power by some (directors and officers) over vast aggregations of property that they do not own.</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68337B6C" w14:textId="77777777" w:rsidR="0033544D" w:rsidRPr="00742779" w:rsidRDefault="00742779" w:rsidP="000E54B1">
      <w:del w:id="4928" w:author="Seth Oranburg" w:date="2026-03-07T09:50:00Z" w16du:dateUtc="2026-03-07T14:50:00Z">
        <w:r w:rsidRPr="00742779">
          <w:rPr>
            <w:rFonts w:ascii="ZWAdobeF" w:hAnsi="ZWAdobeF" w:cs="ZWAdobeF"/>
            <w:sz w:val="2"/>
            <w:szCs w:val="2"/>
          </w:rPr>
          <w:delText>2098B</w:delText>
        </w:r>
        <w:r w:rsidR="0033544D" w:rsidRPr="00742779">
          <w:delText>This</w:delText>
        </w:r>
      </w:del>
      <w:ins w:id="4929" w:author="Seth Oranburg" w:date="2026-03-07T09:50:00Z" w16du:dateUtc="2026-03-07T14:50:00Z">
        <w:r w:rsidR="0033544D" w:rsidRPr="00742779">
          <w:t>This</w:t>
        </w:r>
      </w:ins>
      <w:r w:rsidR="0033544D" w:rsidRPr="00742779">
        <w:t xml:space="preserve"> is not poetry. It is a theory of constitutional structure. Directors exercise enormous power over property they do not own. That power is legitimate only because shareholders, the beneficial owners, elected those directors. If the franchise is compromised, directorial authority loses its democratic foundation.</w:t>
      </w:r>
    </w:p>
    <w:p w14:paraId="1A12C5B7" w14:textId="77777777" w:rsidR="0033544D" w:rsidRPr="00742779" w:rsidRDefault="00742779" w:rsidP="000E54B1">
      <w:pPr>
        <w:pPrChange w:id="4930" w:author="Seth Oranburg" w:date="2026-03-07T09:50:00Z" w16du:dateUtc="2026-03-07T14:50:00Z">
          <w:pPr>
            <w:pStyle w:val="NormalWeb"/>
          </w:pPr>
        </w:pPrChange>
      </w:pPr>
      <w:del w:id="4931" w:author="Seth Oranburg" w:date="2026-03-07T09:50:00Z" w16du:dateUtc="2026-03-07T14:50:00Z">
        <w:r w:rsidRPr="00742779">
          <w:rPr>
            <w:rFonts w:ascii="ZWAdobeF" w:hAnsi="ZWAdobeF" w:cs="ZWAdobeF"/>
            <w:sz w:val="2"/>
            <w:szCs w:val="2"/>
          </w:rPr>
          <w:delText>2099B</w:delText>
        </w:r>
        <w:r w:rsidR="0033544D" w:rsidRPr="00742779">
          <w:delText>Chancellor</w:delText>
        </w:r>
      </w:del>
      <w:ins w:id="4932" w:author="Seth Oranburg" w:date="2026-03-07T09:50:00Z" w16du:dateUtc="2026-03-07T14:50:00Z">
        <w:r w:rsidR="0033544D" w:rsidRPr="00742779">
          <w:t>Chancellor</w:t>
        </w:r>
      </w:ins>
      <w:r w:rsidR="0033544D" w:rsidRPr="00742779">
        <w:t xml:space="preserve"> Allen drew a sharp distinction between ordinary business decisions and actions affecting the franchise: </w:t>
      </w:r>
      <w:r w:rsidR="009F60D1" w:rsidRPr="00742779">
        <w:t>“</w:t>
      </w:r>
      <w:r w:rsidR="0033544D" w:rsidRPr="00742779">
        <w:t>A board</w:t>
      </w:r>
      <w:r w:rsidR="009F60D1" w:rsidRPr="00742779">
        <w:t>’</w:t>
      </w:r>
      <w:r w:rsidR="0033544D" w:rsidRPr="00742779">
        <w:t>s decision to act to prevent the shareholders from creating a majority of new board positions and filling them does not involve the exercise of the corporation</w:t>
      </w:r>
      <w:r w:rsidR="009F60D1" w:rsidRPr="00742779">
        <w:t>’</w:t>
      </w:r>
      <w:r w:rsidR="0033544D" w:rsidRPr="00742779">
        <w:t xml:space="preserve">s power over its property, or with respect to its rights or obligations; rather, it involves allocation, between shareholders as a class and the board, of effective power with respect to governance of the corporation. Action designed principally to </w:t>
      </w:r>
      <w:r w:rsidR="0033544D" w:rsidRPr="00742779">
        <w:lastRenderedPageBreak/>
        <w:t>interfere with the effectiveness of a vote inevitably involves a conflict between the board and shareholder majority. Judicial review of such action involves a determination of the legal and equitable obligations of an agent towards his principal. This is not, in my opinion, a question that a court may leave to the agent finally to decide so long as he does so honestly and competently; that is, it may not be left to the agent</w:t>
      </w:r>
      <w:r w:rsidR="009F60D1" w:rsidRPr="00742779">
        <w:t>’</w:t>
      </w:r>
      <w:r w:rsidR="0033544D" w:rsidRPr="00742779">
        <w:t>s business judgment.</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5D37AB09" w14:textId="77777777" w:rsidR="0033544D" w:rsidRPr="00742779" w:rsidRDefault="00742779" w:rsidP="000E54B1">
      <w:del w:id="4933" w:author="Seth Oranburg" w:date="2026-03-07T09:50:00Z" w16du:dateUtc="2026-03-07T14:50:00Z">
        <w:r w:rsidRPr="00742779">
          <w:rPr>
            <w:rFonts w:ascii="ZWAdobeF" w:hAnsi="ZWAdobeF" w:cs="ZWAdobeF"/>
            <w:sz w:val="2"/>
            <w:szCs w:val="2"/>
          </w:rPr>
          <w:delText>2100B</w:delText>
        </w:r>
        <w:r w:rsidR="0033544D" w:rsidRPr="00742779">
          <w:delText>The</w:delText>
        </w:r>
      </w:del>
      <w:ins w:id="4934" w:author="Seth Oranburg" w:date="2026-03-07T09:50:00Z" w16du:dateUtc="2026-03-07T14:50:00Z">
        <w:r w:rsidR="0033544D" w:rsidRPr="00742779">
          <w:t>The</w:t>
        </w:r>
      </w:ins>
      <w:r w:rsidR="0033544D" w:rsidRPr="00742779">
        <w:t xml:space="preserve"> business judgment rule originated to protect directors making decisions about corporate property and operations. Shareholders elect directors to manage the business precisely because shareholders cannot manage it themselves. Judicial deference to informed, good-faith business decisions reflects the institutional reality that directors are better positioned than courts to evaluate business choices.</w:t>
      </w:r>
    </w:p>
    <w:p w14:paraId="3BA962E5" w14:textId="77777777" w:rsidR="0033544D" w:rsidRPr="00742779" w:rsidRDefault="00742779" w:rsidP="000E54B1">
      <w:del w:id="4935" w:author="Seth Oranburg" w:date="2026-03-07T09:50:00Z" w16du:dateUtc="2026-03-07T14:50:00Z">
        <w:r w:rsidRPr="00742779">
          <w:rPr>
            <w:rFonts w:ascii="ZWAdobeF" w:hAnsi="ZWAdobeF" w:cs="ZWAdobeF"/>
            <w:sz w:val="2"/>
            <w:szCs w:val="2"/>
          </w:rPr>
          <w:delText>2101B</w:delText>
        </w:r>
        <w:r w:rsidR="0033544D" w:rsidRPr="00742779">
          <w:delText>But</w:delText>
        </w:r>
      </w:del>
      <w:ins w:id="4936" w:author="Seth Oranburg" w:date="2026-03-07T09:50:00Z" w16du:dateUtc="2026-03-07T14:50:00Z">
        <w:r w:rsidR="0033544D" w:rsidRPr="00742779">
          <w:t>But</w:t>
        </w:r>
      </w:ins>
      <w:r w:rsidR="0033544D" w:rsidRPr="00742779">
        <w:t xml:space="preserve"> when directors act to affect who will constitute the board itself, they are not exercising delegated business authority. They are determining the allocation of power between principal and agent. The very question at issue is whether the current directors should remain in office. Directors cannot be trusted to answer that question neutrally, regardless of their subjective good faith.</w:t>
      </w:r>
    </w:p>
    <w:p w14:paraId="6C43B0DF" w14:textId="77777777" w:rsidR="0033544D" w:rsidRPr="00742779" w:rsidRDefault="00742779" w:rsidP="000E54B1">
      <w:pPr>
        <w:pPrChange w:id="4937" w:author="Seth Oranburg" w:date="2026-03-07T09:50:00Z" w16du:dateUtc="2026-03-07T14:50:00Z">
          <w:pPr>
            <w:pStyle w:val="NormalWeb"/>
          </w:pPr>
        </w:pPrChange>
      </w:pPr>
      <w:del w:id="4938" w:author="Seth Oranburg" w:date="2026-03-07T09:50:00Z" w16du:dateUtc="2026-03-07T14:50:00Z">
        <w:r w:rsidRPr="00742779">
          <w:rPr>
            <w:rFonts w:ascii="ZWAdobeF" w:hAnsi="ZWAdobeF" w:cs="ZWAdobeF"/>
            <w:sz w:val="2"/>
            <w:szCs w:val="2"/>
          </w:rPr>
          <w:delText>2102B</w:delText>
        </w:r>
        <w:r w:rsidR="0033544D" w:rsidRPr="00742779">
          <w:delText>Having</w:delText>
        </w:r>
      </w:del>
      <w:ins w:id="4939" w:author="Seth Oranburg" w:date="2026-03-07T09:50:00Z" w16du:dateUtc="2026-03-07T14:50:00Z">
        <w:r w:rsidR="0033544D" w:rsidRPr="00742779">
          <w:t>Having</w:t>
        </w:r>
      </w:ins>
      <w:r w:rsidR="0033544D" w:rsidRPr="00742779">
        <w:t xml:space="preserve"> established that the business judgment rule does not apply, Chancellor Allen articulated the standard that would govern franchise-impairing actions: </w:t>
      </w:r>
      <w:r w:rsidR="009F60D1" w:rsidRPr="00742779">
        <w:t>“</w:t>
      </w:r>
      <w:r w:rsidR="0033544D" w:rsidRPr="00742779">
        <w:t>A board</w:t>
      </w:r>
      <w:r w:rsidR="009F60D1" w:rsidRPr="00742779">
        <w:t>’</w:t>
      </w:r>
      <w:r w:rsidR="0033544D" w:rsidRPr="00742779">
        <w:t xml:space="preserve">s unilateral decision to adopt a defensive measure touching upon issues of control that purposefully disenfranchises its shareholders is strongly suspected under </w:t>
      </w:r>
      <w:r w:rsidR="0033544D" w:rsidRPr="00742779">
        <w:rPr>
          <w:rStyle w:val="Emphasis"/>
        </w:rPr>
        <w:t>Unocal</w:t>
      </w:r>
      <w:r w:rsidR="0033544D" w:rsidRPr="00742779">
        <w:t>, and cannot be sustained without a compelling justification.</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7BE5585D" w14:textId="77777777" w:rsidR="0033544D" w:rsidRPr="00742779" w:rsidRDefault="00742779" w:rsidP="000E54B1">
      <w:pPr>
        <w:pPrChange w:id="4940" w:author="Seth Oranburg" w:date="2026-03-07T09:50:00Z" w16du:dateUtc="2026-03-07T14:50:00Z">
          <w:pPr>
            <w:pStyle w:val="NormalWeb"/>
          </w:pPr>
        </w:pPrChange>
      </w:pPr>
      <w:del w:id="4941" w:author="Seth Oranburg" w:date="2026-03-07T09:50:00Z" w16du:dateUtc="2026-03-07T14:50:00Z">
        <w:r w:rsidRPr="00742779">
          <w:rPr>
            <w:rFonts w:ascii="ZWAdobeF" w:hAnsi="ZWAdobeF" w:cs="ZWAdobeF"/>
            <w:sz w:val="2"/>
            <w:szCs w:val="2"/>
          </w:rPr>
          <w:delText>2103B</w:delText>
        </w:r>
        <w:r w:rsidR="0033544D" w:rsidRPr="00742779">
          <w:delText>The</w:delText>
        </w:r>
      </w:del>
      <w:ins w:id="4942" w:author="Seth Oranburg" w:date="2026-03-07T09:50:00Z" w16du:dateUtc="2026-03-07T14:50:00Z">
        <w:r w:rsidR="0033544D" w:rsidRPr="00742779">
          <w:t>The</w:t>
        </w:r>
      </w:ins>
      <w:r w:rsidR="0033544D" w:rsidRPr="00742779">
        <w:t xml:space="preserve"> </w:t>
      </w:r>
      <w:r w:rsidR="009F60D1" w:rsidRPr="00742779">
        <w:t>“</w:t>
      </w:r>
      <w:r w:rsidR="0033544D" w:rsidRPr="00742779">
        <w:t>compelling justification</w:t>
      </w:r>
      <w:r w:rsidR="009F60D1" w:rsidRPr="00742779">
        <w:t>”</w:t>
      </w:r>
      <w:r w:rsidR="0033544D" w:rsidRPr="00742779">
        <w:t xml:space="preserve"> standard is more demanding than business judgment review and more demanding than the proportionality analysis under </w:t>
      </w:r>
      <w:r w:rsidR="0033544D" w:rsidRPr="00742779">
        <w:rPr>
          <w:rStyle w:val="Emphasis"/>
        </w:rPr>
        <w:t>Unocal Corp. v. Mesa Petroleum Co.</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r w:rsidR="0033544D" w:rsidRPr="00742779">
        <w:t xml:space="preserve"> Under </w:t>
      </w:r>
      <w:r w:rsidR="0033544D" w:rsidRPr="00742779">
        <w:rPr>
          <w:rStyle w:val="Emphasis"/>
        </w:rPr>
        <w:t>Unocal</w:t>
      </w:r>
      <w:r w:rsidR="0033544D" w:rsidRPr="00742779">
        <w:t xml:space="preserve">, boards defending against takeover threats must show that their response was reasonable in relation to the threat posed. Under </w:t>
      </w:r>
      <w:r w:rsidR="0033544D" w:rsidRPr="00742779">
        <w:rPr>
          <w:rStyle w:val="Emphasis"/>
        </w:rPr>
        <w:t>Blasius</w:t>
      </w:r>
      <w:r w:rsidR="0033544D" w:rsidRPr="00742779">
        <w:t>, when the board</w:t>
      </w:r>
      <w:r w:rsidR="009F60D1" w:rsidRPr="00742779">
        <w:t>’</w:t>
      </w:r>
      <w:r w:rsidR="0033544D" w:rsidRPr="00742779">
        <w:t>s action has the primary purpose of interfering with shareholder voting, mere reasonableness is insufficient. The board must demonstrate a compelling reason to impair the franchise.</w:t>
      </w:r>
    </w:p>
    <w:p w14:paraId="287BE3A5" w14:textId="77777777" w:rsidR="0033544D" w:rsidRPr="00742779" w:rsidRDefault="00742779" w:rsidP="000E54B1">
      <w:pPr>
        <w:pPrChange w:id="4943" w:author="Seth Oranburg" w:date="2026-03-07T09:50:00Z" w16du:dateUtc="2026-03-07T14:50:00Z">
          <w:pPr>
            <w:pStyle w:val="NormalWeb"/>
          </w:pPr>
        </w:pPrChange>
      </w:pPr>
      <w:del w:id="4944" w:author="Seth Oranburg" w:date="2026-03-07T09:50:00Z" w16du:dateUtc="2026-03-07T14:50:00Z">
        <w:r w:rsidRPr="00742779">
          <w:rPr>
            <w:rFonts w:ascii="ZWAdobeF" w:hAnsi="ZWAdobeF" w:cs="ZWAdobeF"/>
            <w:sz w:val="2"/>
            <w:szCs w:val="2"/>
          </w:rPr>
          <w:delText>2104B</w:delText>
        </w:r>
        <w:r w:rsidR="0033544D" w:rsidRPr="00742779">
          <w:delText>Chancellor</w:delText>
        </w:r>
      </w:del>
      <w:ins w:id="4945" w:author="Seth Oranburg" w:date="2026-03-07T09:50:00Z" w16du:dateUtc="2026-03-07T14:50:00Z">
        <w:r w:rsidR="0033544D" w:rsidRPr="00742779">
          <w:t>Chancellor</w:t>
        </w:r>
      </w:ins>
      <w:r w:rsidR="0033544D" w:rsidRPr="00742779">
        <w:t xml:space="preserve"> Allen considered whether a per se invalidity rule would be preferable. Such a rule would have </w:t>
      </w:r>
      <w:r w:rsidR="009F60D1" w:rsidRPr="00742779">
        <w:t>“</w:t>
      </w:r>
      <w:r w:rsidR="0033544D" w:rsidRPr="00742779">
        <w:t>the advantage of relative clarity and predictability</w:t>
      </w:r>
      <w:r w:rsidR="009F60D1" w:rsidRPr="00742779">
        <w:t>”</w:t>
      </w:r>
      <w:r w:rsidR="0033544D" w:rsidRPr="00742779">
        <w:t xml:space="preserve"> and would </w:t>
      </w:r>
      <w:r w:rsidR="009F60D1" w:rsidRPr="00742779">
        <w:t>“</w:t>
      </w:r>
      <w:r w:rsidR="0033544D" w:rsidRPr="00742779">
        <w:t>most vigorously enforce[] the concept of corporate democracy.</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But a per se rule might </w:t>
      </w:r>
      <w:r w:rsidR="009F60D1" w:rsidRPr="00742779">
        <w:t>“</w:t>
      </w:r>
      <w:r w:rsidR="0033544D" w:rsidRPr="00742779">
        <w:t>sweep too broadly.</w:t>
      </w:r>
      <w:r w:rsidR="009F60D1" w:rsidRPr="00742779">
        <w:t>”</w:t>
      </w:r>
      <w:r w:rsidR="0033544D" w:rsidRPr="00742779">
        <w:t xml:space="preserve"> It was possible that </w:t>
      </w:r>
      <w:r w:rsidR="009F60D1" w:rsidRPr="00742779">
        <w:t>“</w:t>
      </w:r>
      <w:r w:rsidR="0033544D" w:rsidRPr="00742779">
        <w:t>some set of facts would justify such extreme action.</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33D8EE29" w14:textId="77777777" w:rsidR="0033544D" w:rsidRPr="00742779" w:rsidRDefault="00742779" w:rsidP="000E54B1">
      <w:pPr>
        <w:pPrChange w:id="4946" w:author="Seth Oranburg" w:date="2026-03-07T09:50:00Z" w16du:dateUtc="2026-03-07T14:50:00Z">
          <w:pPr>
            <w:pStyle w:val="NormalWeb"/>
          </w:pPr>
        </w:pPrChange>
      </w:pPr>
      <w:del w:id="4947" w:author="Seth Oranburg" w:date="2026-03-07T09:50:00Z" w16du:dateUtc="2026-03-07T14:50:00Z">
        <w:r w:rsidRPr="00742779">
          <w:rPr>
            <w:rFonts w:ascii="ZWAdobeF" w:hAnsi="ZWAdobeF" w:cs="ZWAdobeF"/>
            <w:sz w:val="2"/>
            <w:szCs w:val="2"/>
          </w:rPr>
          <w:lastRenderedPageBreak/>
          <w:delText>2105B</w:delText>
        </w:r>
        <w:r w:rsidR="0033544D" w:rsidRPr="00742779">
          <w:delText>What</w:delText>
        </w:r>
      </w:del>
      <w:ins w:id="4948" w:author="Seth Oranburg" w:date="2026-03-07T09:50:00Z" w16du:dateUtc="2026-03-07T14:50:00Z">
        <w:r w:rsidR="0033544D" w:rsidRPr="00742779">
          <w:t>What</w:t>
        </w:r>
      </w:ins>
      <w:r w:rsidR="0033544D" w:rsidRPr="00742779">
        <w:t xml:space="preserve"> facts might suffice? Chancellor Allen was explicit about what would not: </w:t>
      </w:r>
      <w:r w:rsidR="009F60D1" w:rsidRPr="00742779">
        <w:t>“</w:t>
      </w:r>
      <w:r w:rsidR="0033544D" w:rsidRPr="00742779">
        <w:t>The only justification that can, in such a situation, be offered for the action taken is that the board knows better than do the shareholders what is in the corporation</w:t>
      </w:r>
      <w:r w:rsidR="009F60D1" w:rsidRPr="00742779">
        <w:t>’</w:t>
      </w:r>
      <w:r w:rsidR="0033544D" w:rsidRPr="00742779">
        <w:t>s best interest. While that premise is no doubt true for any number of matters, it is irrelevant (except insofar as the shareholders wish to be guided by the board</w:t>
      </w:r>
      <w:r w:rsidR="009F60D1" w:rsidRPr="00742779">
        <w:t>’</w:t>
      </w:r>
      <w:r w:rsidR="0033544D" w:rsidRPr="00742779">
        <w:t>s recommendation) when the question is who should comprise the board of directors.</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24355DBC" w14:textId="77777777" w:rsidR="0033544D" w:rsidRPr="00742779" w:rsidRDefault="00742779" w:rsidP="000E54B1">
      <w:pPr>
        <w:pPrChange w:id="4949" w:author="Seth Oranburg" w:date="2026-03-07T09:50:00Z" w16du:dateUtc="2026-03-07T14:50:00Z">
          <w:pPr>
            <w:pStyle w:val="NormalWeb"/>
          </w:pPr>
        </w:pPrChange>
      </w:pPr>
      <w:del w:id="4950" w:author="Seth Oranburg" w:date="2026-03-07T09:50:00Z" w16du:dateUtc="2026-03-07T14:50:00Z">
        <w:r w:rsidRPr="00742779">
          <w:rPr>
            <w:rFonts w:ascii="ZWAdobeF" w:hAnsi="ZWAdobeF" w:cs="ZWAdobeF"/>
            <w:sz w:val="2"/>
            <w:szCs w:val="2"/>
          </w:rPr>
          <w:delText>2106B</w:delText>
        </w:r>
        <w:r w:rsidR="0033544D" w:rsidRPr="00742779">
          <w:delText>The</w:delText>
        </w:r>
      </w:del>
      <w:ins w:id="4951" w:author="Seth Oranburg" w:date="2026-03-07T09:50:00Z" w16du:dateUtc="2026-03-07T14:50:00Z">
        <w:r w:rsidR="0033544D" w:rsidRPr="00742779">
          <w:t>The</w:t>
        </w:r>
      </w:ins>
      <w:r w:rsidR="0033544D" w:rsidRPr="00742779">
        <w:t xml:space="preserve"> board</w:t>
      </w:r>
      <w:r w:rsidR="009F60D1" w:rsidRPr="00742779">
        <w:t>’</w:t>
      </w:r>
      <w:r w:rsidR="0033544D" w:rsidRPr="00742779">
        <w:t>s sincere belief that Blasius</w:t>
      </w:r>
      <w:r w:rsidR="009F60D1" w:rsidRPr="00742779">
        <w:t>’</w:t>
      </w:r>
      <w:r w:rsidR="0033544D" w:rsidRPr="00742779">
        <w:t xml:space="preserve">s proposal would harm the corporation was not a compelling justification. The board was entitled to communicate its views to shareholders. It could </w:t>
      </w:r>
      <w:r w:rsidR="009F60D1" w:rsidRPr="00742779">
        <w:t>“</w:t>
      </w:r>
      <w:r w:rsidR="0033544D" w:rsidRPr="00742779">
        <w:t>expend corporate funds to inform shareholders and seek to bring them to a similar point of view.</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But there is </w:t>
      </w:r>
      <w:r w:rsidR="009F60D1" w:rsidRPr="00742779">
        <w:t>“</w:t>
      </w:r>
      <w:r w:rsidR="0033544D" w:rsidRPr="00742779">
        <w:t>a vast difference between expending corporate funds to inform the electorate and exercising power for the primary purpose of foreclosing effective shareholder action.</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2E59A9AC" w14:textId="77777777" w:rsidR="0033544D" w:rsidRPr="00742779" w:rsidRDefault="00742779" w:rsidP="000E54B1">
      <w:pPr>
        <w:pPrChange w:id="4952" w:author="Seth Oranburg" w:date="2026-03-07T09:50:00Z" w16du:dateUtc="2026-03-07T14:50:00Z">
          <w:pPr>
            <w:pStyle w:val="NormalWeb"/>
          </w:pPr>
        </w:pPrChange>
      </w:pPr>
      <w:del w:id="4953" w:author="Seth Oranburg" w:date="2026-03-07T09:50:00Z" w16du:dateUtc="2026-03-07T14:50:00Z">
        <w:r w:rsidRPr="00742779">
          <w:rPr>
            <w:rFonts w:ascii="ZWAdobeF" w:hAnsi="ZWAdobeF" w:cs="ZWAdobeF"/>
            <w:sz w:val="2"/>
            <w:szCs w:val="2"/>
          </w:rPr>
          <w:delText>2107B</w:delText>
        </w:r>
        <w:r w:rsidR="0033544D" w:rsidRPr="00742779">
          <w:delText>Shareholders</w:delText>
        </w:r>
      </w:del>
      <w:ins w:id="4954" w:author="Seth Oranburg" w:date="2026-03-07T09:50:00Z" w16du:dateUtc="2026-03-07T14:50:00Z">
        <w:r w:rsidR="0033544D" w:rsidRPr="00742779">
          <w:t>Shareholders</w:t>
        </w:r>
      </w:ins>
      <w:r w:rsidR="0033544D" w:rsidRPr="00742779">
        <w:t xml:space="preserve"> might view the matter differently than the board. If they did, </w:t>
      </w:r>
      <w:r w:rsidR="009F60D1" w:rsidRPr="00742779">
        <w:t>“</w:t>
      </w:r>
      <w:r w:rsidR="0033544D" w:rsidRPr="00742779">
        <w:t>they are entitled to employ the mechanisms provided by the corporation law and the Atlas certificate of incorporation to advance that view.</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r w:rsidR="0033544D" w:rsidRPr="00742779">
        <w:t xml:space="preserve"> The board could not substitute its judgment for that of the shareholders on the question of who should govern the corporation.</w:t>
      </w:r>
    </w:p>
    <w:p w14:paraId="40CF040D" w14:textId="77777777" w:rsidR="0033544D" w:rsidRPr="00742779" w:rsidRDefault="00742779" w:rsidP="000E54B1">
      <w:pPr>
        <w:pPrChange w:id="4955" w:author="Seth Oranburg" w:date="2026-03-07T09:50:00Z" w16du:dateUtc="2026-03-07T14:50:00Z">
          <w:pPr>
            <w:pStyle w:val="NormalWeb"/>
          </w:pPr>
        </w:pPrChange>
      </w:pPr>
      <w:del w:id="4956" w:author="Seth Oranburg" w:date="2026-03-07T09:50:00Z" w16du:dateUtc="2026-03-07T14:50:00Z">
        <w:r w:rsidRPr="00742779">
          <w:rPr>
            <w:rFonts w:ascii="ZWAdobeF" w:hAnsi="ZWAdobeF" w:cs="ZWAdobeF"/>
            <w:sz w:val="2"/>
            <w:szCs w:val="2"/>
          </w:rPr>
          <w:delText>2108B</w:delText>
        </w:r>
        <w:r w:rsidR="0033544D" w:rsidRPr="00742779">
          <w:delText>The</w:delText>
        </w:r>
      </w:del>
      <w:ins w:id="4957" w:author="Seth Oranburg" w:date="2026-03-07T09:50:00Z" w16du:dateUtc="2026-03-07T14:50:00Z">
        <w:r w:rsidR="0033544D" w:rsidRPr="00742779">
          <w:t>The</w:t>
        </w:r>
      </w:ins>
      <w:r w:rsidR="0033544D" w:rsidRPr="00742779">
        <w:t xml:space="preserve"> court invalidated the December 31 board expansion. Despite finding that the Atlas directors acted in good faith, with no selfish motive, and with reasonable concern about corporate welfare, Chancellor Allen held that </w:t>
      </w:r>
      <w:r w:rsidR="009F60D1" w:rsidRPr="00742779">
        <w:t>“</w:t>
      </w:r>
      <w:r w:rsidR="0033544D" w:rsidRPr="00742779">
        <w:t>even finding the action taken was taken in good faith, it constituted an unintended violation of the duty of loyalty that the board owed to the shareholders.</w:t>
      </w:r>
      <w:r w:rsidR="009F60D1" w:rsidRPr="00742779">
        <w:t>”</w:t>
      </w:r>
      <w:r w:rsidR="0033544D">
        <w:fldChar w:fldCharType="begin"/>
      </w:r>
      <w:r w:rsidR="0033544D">
        <w:instrText>HYPERLINK \l "fn175-11647" \o "Jump to citation"</w:instrText>
      </w:r>
      <w:r w:rsidR="0033544D">
        <w:fldChar w:fldCharType="separate"/>
      </w:r>
      <w:r w:rsidR="0033544D" w:rsidRPr="00742779">
        <w:rPr>
          <w:rStyle w:val="Hyperlink"/>
          <w:color w:val="auto"/>
          <w:u w:val="none"/>
        </w:rPr>
        <w:t>[175</w:t>
      </w:r>
      <w:r w:rsidR="00EE2871" w:rsidRPr="00742779">
        <w:rPr>
          <w:rStyle w:val="Hyperlink"/>
          <w:color w:val="auto"/>
          <w:u w:val="none"/>
        </w:rPr>
        <w:t>]</w:t>
      </w:r>
      <w:r w:rsidR="0033544D">
        <w:fldChar w:fldCharType="end"/>
      </w:r>
    </w:p>
    <w:p w14:paraId="60DB3505" w14:textId="77777777" w:rsidR="0033544D" w:rsidRPr="00742779" w:rsidRDefault="00742779" w:rsidP="000E54B1">
      <w:del w:id="4958" w:author="Seth Oranburg" w:date="2026-03-07T09:50:00Z" w16du:dateUtc="2026-03-07T14:50:00Z">
        <w:r w:rsidRPr="00742779">
          <w:rPr>
            <w:rFonts w:ascii="ZWAdobeF" w:hAnsi="ZWAdobeF" w:cs="ZWAdobeF"/>
            <w:sz w:val="2"/>
            <w:szCs w:val="2"/>
          </w:rPr>
          <w:delText>2109B</w:delText>
        </w:r>
        <w:r w:rsidR="0033544D" w:rsidRPr="00742779">
          <w:delText>The</w:delText>
        </w:r>
      </w:del>
      <w:ins w:id="4959" w:author="Seth Oranburg" w:date="2026-03-07T09:50:00Z" w16du:dateUtc="2026-03-07T14:50:00Z">
        <w:r w:rsidR="0033544D" w:rsidRPr="00742779">
          <w:t>The</w:t>
        </w:r>
      </w:ins>
      <w:r w:rsidR="0033544D" w:rsidRPr="00742779">
        <w:t xml:space="preserve"> concept of an </w:t>
      </w:r>
      <w:r w:rsidR="009F60D1" w:rsidRPr="00742779">
        <w:t>“</w:t>
      </w:r>
      <w:r w:rsidR="0033544D" w:rsidRPr="00742779">
        <w:t>unintended violation of the duty of loyalty</w:t>
      </w:r>
      <w:r w:rsidR="009F60D1" w:rsidRPr="00742779">
        <w:t>”</w:t>
      </w:r>
      <w:r w:rsidR="0033544D" w:rsidRPr="00742779">
        <w:t xml:space="preserve"> is remarkable. Loyalty violations typically involve self-dealing or conflicts of interest where directors place personal interests ahead of corporate interests. Here, the directors were not seeking personal gain. They believed they were protecting the corporation. Yet their action violated their duty because it interfered with the shareholders</w:t>
      </w:r>
      <w:r w:rsidR="009F60D1" w:rsidRPr="00742779">
        <w:t>’</w:t>
      </w:r>
      <w:r w:rsidR="0033544D" w:rsidRPr="00742779">
        <w:t xml:space="preserve"> right to determine who would govern the corporation. The Atlas directors could advocate against Blasius</w:t>
      </w:r>
      <w:r w:rsidR="009F60D1" w:rsidRPr="00742779">
        <w:t>’</w:t>
      </w:r>
      <w:r w:rsidR="0033544D" w:rsidRPr="00742779">
        <w:t>s proposal. They could not prevent shareholders from adopting it.</w:t>
      </w:r>
    </w:p>
    <w:p w14:paraId="548DF9E6" w14:textId="77777777" w:rsidR="0033544D" w:rsidRPr="00742779" w:rsidRDefault="00742779" w:rsidP="000E54B1">
      <w:del w:id="4960" w:author="Seth Oranburg" w:date="2026-03-07T09:50:00Z" w16du:dateUtc="2026-03-07T14:50:00Z">
        <w:r w:rsidRPr="00742779">
          <w:rPr>
            <w:rFonts w:ascii="ZWAdobeF" w:hAnsi="ZWAdobeF" w:cs="ZWAdobeF"/>
            <w:sz w:val="2"/>
            <w:szCs w:val="2"/>
          </w:rPr>
          <w:delText>2110B</w:delText>
        </w:r>
        <w:r w:rsidR="0033544D" w:rsidRPr="00742779">
          <w:delText>The</w:delText>
        </w:r>
      </w:del>
      <w:ins w:id="4961" w:author="Seth Oranburg" w:date="2026-03-07T09:50:00Z" w16du:dateUtc="2026-03-07T14:50:00Z">
        <w:r w:rsidR="0033544D" w:rsidRPr="00742779">
          <w:t>The</w:t>
        </w:r>
      </w:ins>
      <w:r w:rsidR="0033544D" w:rsidRPr="00742779">
        <w:t xml:space="preserve"> board expansion was invalidated. But </w:t>
      </w:r>
      <w:r w:rsidR="0033544D" w:rsidRPr="00742779">
        <w:rPr>
          <w:rStyle w:val="Emphasis"/>
        </w:rPr>
        <w:t>Blasius</w:t>
      </w:r>
      <w:r w:rsidR="0033544D" w:rsidRPr="00742779">
        <w:t xml:space="preserve"> produced a second holding that often receives less attention: Blasius</w:t>
      </w:r>
      <w:r w:rsidR="009F60D1" w:rsidRPr="00742779">
        <w:t>’</w:t>
      </w:r>
      <w:r w:rsidR="0033544D" w:rsidRPr="00742779">
        <w:t>s consent solicitation failed. The contest proceeded after the court</w:t>
      </w:r>
      <w:r w:rsidR="009F60D1" w:rsidRPr="00742779">
        <w:t>’</w:t>
      </w:r>
      <w:r w:rsidR="0033544D" w:rsidRPr="00742779">
        <w:t>s ruling. Both sides engaged in intensive solicitation. The final tally was agonizingly close. To succeed, each of Blasius</w:t>
      </w:r>
      <w:r w:rsidR="009F60D1" w:rsidRPr="00742779">
        <w:t>’</w:t>
      </w:r>
      <w:r w:rsidR="0033544D" w:rsidRPr="00742779">
        <w:t xml:space="preserve">s five proposals needed consent from holders of 1,486,293 shares. Each proposal </w:t>
      </w:r>
      <w:r w:rsidR="0033544D" w:rsidRPr="00742779">
        <w:lastRenderedPageBreak/>
        <w:t>fell approximately 45,000 shares short, roughly 1.5% of the total outstanding stock.</w:t>
      </w:r>
    </w:p>
    <w:p w14:paraId="65B8DAC6" w14:textId="77777777" w:rsidR="0033544D" w:rsidRPr="00742779" w:rsidRDefault="00742779" w:rsidP="000E54B1">
      <w:del w:id="4962" w:author="Seth Oranburg" w:date="2026-03-07T09:50:00Z" w16du:dateUtc="2026-03-07T14:50:00Z">
        <w:r w:rsidRPr="00742779">
          <w:rPr>
            <w:rFonts w:ascii="ZWAdobeF" w:hAnsi="ZWAdobeF" w:cs="ZWAdobeF"/>
            <w:sz w:val="2"/>
            <w:szCs w:val="2"/>
          </w:rPr>
          <w:delText>2111B</w:delText>
        </w:r>
        <w:r w:rsidR="0033544D" w:rsidRPr="00742779">
          <w:delText>The</w:delText>
        </w:r>
      </w:del>
      <w:ins w:id="4963" w:author="Seth Oranburg" w:date="2026-03-07T09:50:00Z" w16du:dateUtc="2026-03-07T14:50:00Z">
        <w:r w:rsidR="0033544D" w:rsidRPr="00742779">
          <w:t>The</w:t>
        </w:r>
      </w:ins>
      <w:r w:rsidR="0033544D" w:rsidRPr="00742779">
        <w:t xml:space="preserve"> board</w:t>
      </w:r>
      <w:r w:rsidR="009F60D1" w:rsidRPr="00742779">
        <w:t>’</w:t>
      </w:r>
      <w:r w:rsidR="0033544D" w:rsidRPr="00742779">
        <w:t>s good-faith belief had been vindicated by the shareholder vote. A majority of Atlas shareholders, given the opportunity to approve Blasius</w:t>
      </w:r>
      <w:r w:rsidR="009F60D1" w:rsidRPr="00742779">
        <w:t>’</w:t>
      </w:r>
      <w:r w:rsidR="0033544D" w:rsidRPr="00742779">
        <w:t>s restructuring proposal, declined to do so. The court</w:t>
      </w:r>
      <w:r w:rsidR="009F60D1" w:rsidRPr="00742779">
        <w:t>’</w:t>
      </w:r>
      <w:r w:rsidR="0033544D" w:rsidRPr="00742779">
        <w:t>s intervention ensured that shareholders had an unimpeded opportunity to choose. They chose the incumbent board.</w:t>
      </w:r>
    </w:p>
    <w:p w14:paraId="7FADBF2F" w14:textId="77777777" w:rsidR="0033544D" w:rsidRPr="00742779" w:rsidRDefault="00742779" w:rsidP="000E54B1">
      <w:del w:id="4964" w:author="Seth Oranburg" w:date="2026-03-07T09:50:00Z" w16du:dateUtc="2026-03-07T14:50:00Z">
        <w:r w:rsidRPr="00742779">
          <w:rPr>
            <w:rFonts w:ascii="ZWAdobeF" w:hAnsi="ZWAdobeF" w:cs="ZWAdobeF"/>
            <w:sz w:val="2"/>
            <w:szCs w:val="2"/>
          </w:rPr>
          <w:delText>2112B</w:delText>
        </w:r>
        <w:r w:rsidR="0033544D" w:rsidRPr="00742779">
          <w:delText>This</w:delText>
        </w:r>
      </w:del>
      <w:ins w:id="4965" w:author="Seth Oranburg" w:date="2026-03-07T09:50:00Z" w16du:dateUtc="2026-03-07T14:50:00Z">
        <w:r w:rsidR="0033544D" w:rsidRPr="00742779">
          <w:t>This</w:t>
        </w:r>
      </w:ins>
      <w:r w:rsidR="0033544D" w:rsidRPr="00742779">
        <w:t xml:space="preserve"> outcome illustrates both the promise and the limitation of franchise protection. The court</w:t>
      </w:r>
      <w:r w:rsidR="009F60D1" w:rsidRPr="00742779">
        <w:t>’</w:t>
      </w:r>
      <w:r w:rsidR="0033544D" w:rsidRPr="00742779">
        <w:t>s role is not to determine which side is right about corporate policy. The court</w:t>
      </w:r>
      <w:r w:rsidR="009F60D1" w:rsidRPr="00742779">
        <w:t>’</w:t>
      </w:r>
      <w:r w:rsidR="0033544D" w:rsidRPr="00742779">
        <w:t>s role is to ensure that shareholders have a fair opportunity to make that determination themselves. When shareholders have that opportunity and exercise it, the result is legitimate regardless of which side prevails.</w:t>
      </w:r>
    </w:p>
    <w:p w14:paraId="478C656F" w14:textId="77777777" w:rsidR="0033544D" w:rsidRPr="00742779" w:rsidRDefault="00742779" w:rsidP="000E54B1">
      <w:del w:id="4966" w:author="Seth Oranburg" w:date="2026-03-07T09:50:00Z" w16du:dateUtc="2026-03-07T14:50:00Z">
        <w:r w:rsidRPr="00742779">
          <w:rPr>
            <w:rFonts w:ascii="ZWAdobeF" w:hAnsi="ZWAdobeF" w:cs="ZWAdobeF"/>
            <w:sz w:val="2"/>
            <w:szCs w:val="2"/>
          </w:rPr>
          <w:delText>2113B</w:delText>
        </w:r>
        <w:r w:rsidR="0033544D" w:rsidRPr="00742779">
          <w:delText>But</w:delText>
        </w:r>
      </w:del>
      <w:ins w:id="4967" w:author="Seth Oranburg" w:date="2026-03-07T09:50:00Z" w16du:dateUtc="2026-03-07T14:50:00Z">
        <w:r w:rsidR="0033544D" w:rsidRPr="00742779">
          <w:t>But</w:t>
        </w:r>
      </w:ins>
      <w:r w:rsidR="0033544D" w:rsidRPr="00742779">
        <w:t xml:space="preserve"> </w:t>
      </w:r>
      <w:r w:rsidR="0033544D" w:rsidRPr="00742779">
        <w:rPr>
          <w:rStyle w:val="Emphasis"/>
        </w:rPr>
        <w:t>Blasius</w:t>
      </w:r>
      <w:r w:rsidR="0033544D" w:rsidRPr="00742779">
        <w:t xml:space="preserve"> created new doctrinal problems even as it solved old ones. The opinion established a compelling justification standard but acknowledged that some circumstances might satisfy it. What circumstances? The opinion explicitly rejected the </w:t>
      </w:r>
      <w:r w:rsidR="009F60D1" w:rsidRPr="00742779">
        <w:t>“</w:t>
      </w:r>
      <w:r w:rsidR="0033544D" w:rsidRPr="00742779">
        <w:t>board knows better</w:t>
      </w:r>
      <w:r w:rsidR="009F60D1" w:rsidRPr="00742779">
        <w:t>”</w:t>
      </w:r>
      <w:r w:rsidR="0033544D" w:rsidRPr="00742779">
        <w:t xml:space="preserve"> justification but did not identify any justification that would suffice. The opinion also left unclear when the compelling justification standard applies. Chancellor Allen stated that it governs actions taken </w:t>
      </w:r>
      <w:r w:rsidR="009F60D1" w:rsidRPr="00742779">
        <w:t>“</w:t>
      </w:r>
      <w:r w:rsidR="0033544D" w:rsidRPr="00742779">
        <w:t>for the primary purpose</w:t>
      </w:r>
      <w:r w:rsidR="009F60D1" w:rsidRPr="00742779">
        <w:t>”</w:t>
      </w:r>
      <w:r w:rsidR="0033544D" w:rsidRPr="00742779">
        <w:t xml:space="preserve"> of interfering with shareholder voting. What if a board has multiple purposes? What if interference with voting is an effect of legitimate business action rather than the primary purpose? When does an action fall within </w:t>
      </w:r>
      <w:r w:rsidR="0033544D" w:rsidRPr="00742779">
        <w:rPr>
          <w:rStyle w:val="Emphasis"/>
        </w:rPr>
        <w:t>Blasius</w:t>
      </w:r>
      <w:r w:rsidR="0033544D" w:rsidRPr="00742779">
        <w:t xml:space="preserve"> rather than ordinary </w:t>
      </w:r>
      <w:r w:rsidR="0033544D" w:rsidRPr="00742779">
        <w:rPr>
          <w:rStyle w:val="Emphasis"/>
        </w:rPr>
        <w:t>Unocal</w:t>
      </w:r>
      <w:r w:rsidR="0033544D" w:rsidRPr="00742779">
        <w:t xml:space="preserve"> review? These questions would occupy Delaware courts for decades.</w:t>
      </w:r>
    </w:p>
    <w:p w14:paraId="701C3ACC" w14:textId="77777777" w:rsidR="0033544D" w:rsidRPr="00742779" w:rsidRDefault="0033544D" w:rsidP="000E54B1">
      <w:pPr>
        <w:pStyle w:val="Heading3"/>
        <w:rPr>
          <w:rFonts w:eastAsia="Times New Roman"/>
        </w:rPr>
      </w:pPr>
      <w:r w:rsidRPr="00742779">
        <w:rPr>
          <w:rFonts w:eastAsia="Times New Roman"/>
        </w:rPr>
        <w:t>The Limits of Compelling Justification</w:t>
      </w:r>
    </w:p>
    <w:p w14:paraId="06089E65" w14:textId="77777777" w:rsidR="0033544D" w:rsidRPr="00742779" w:rsidRDefault="00742779" w:rsidP="000E54B1">
      <w:del w:id="4968" w:author="Seth Oranburg" w:date="2026-03-07T09:50:00Z" w16du:dateUtc="2026-03-07T14:50:00Z">
        <w:r w:rsidRPr="00742779">
          <w:rPr>
            <w:rStyle w:val="Emphasis"/>
            <w:rFonts w:ascii="ZWAdobeF" w:hAnsi="ZWAdobeF" w:cs="ZWAdobeF"/>
            <w:i w:val="0"/>
            <w:sz w:val="2"/>
            <w:szCs w:val="2"/>
          </w:rPr>
          <w:delText>2114B</w:delText>
        </w:r>
        <w:r w:rsidR="0033544D" w:rsidRPr="00742779">
          <w:rPr>
            <w:rStyle w:val="Emphasis"/>
          </w:rPr>
          <w:delText>Blasius</w:delText>
        </w:r>
      </w:del>
      <w:ins w:id="4969" w:author="Seth Oranburg" w:date="2026-03-07T09:50:00Z" w16du:dateUtc="2026-03-07T14:50:00Z">
        <w:r w:rsidR="0033544D" w:rsidRPr="00742779">
          <w:rPr>
            <w:rStyle w:val="Emphasis"/>
          </w:rPr>
          <w:t>Blasius</w:t>
        </w:r>
      </w:ins>
      <w:r w:rsidR="0033544D" w:rsidRPr="00742779">
        <w:t xml:space="preserve"> established that board actions taken for the primary purpose of interfering with shareholder voting require compelling justification. But precisely because that standard is so demanding, its scope became immediately contested. If </w:t>
      </w:r>
      <w:r w:rsidR="0033544D" w:rsidRPr="00742779">
        <w:rPr>
          <w:rStyle w:val="Emphasis"/>
        </w:rPr>
        <w:t>Blasius</w:t>
      </w:r>
      <w:r w:rsidR="0033544D" w:rsidRPr="00742779">
        <w:t xml:space="preserve"> applied to every board action that affected shareholder voting, boards would face near-impossible burdens in a wide range of circumstances. The Delaware Supreme Court intervened to clarify that </w:t>
      </w:r>
      <w:r w:rsidR="0033544D" w:rsidRPr="00742779">
        <w:rPr>
          <w:rStyle w:val="Emphasis"/>
        </w:rPr>
        <w:t>Blasius</w:t>
      </w:r>
      <w:r w:rsidR="0033544D" w:rsidRPr="00742779">
        <w:t xml:space="preserve"> was not so sweeping.</w:t>
      </w:r>
    </w:p>
    <w:p w14:paraId="13B14CF4" w14:textId="77777777" w:rsidR="0033544D" w:rsidRPr="00742779" w:rsidRDefault="00742779" w:rsidP="000E54B1">
      <w:pPr>
        <w:pPrChange w:id="4970" w:author="Seth Oranburg" w:date="2026-03-07T09:50:00Z" w16du:dateUtc="2026-03-07T14:50:00Z">
          <w:pPr>
            <w:pStyle w:val="NormalWeb"/>
          </w:pPr>
        </w:pPrChange>
      </w:pPr>
      <w:del w:id="4971" w:author="Seth Oranburg" w:date="2026-03-07T09:50:00Z" w16du:dateUtc="2026-03-07T14:50:00Z">
        <w:r w:rsidRPr="00742779">
          <w:rPr>
            <w:rFonts w:ascii="ZWAdobeF" w:hAnsi="ZWAdobeF" w:cs="ZWAdobeF"/>
            <w:sz w:val="2"/>
            <w:szCs w:val="2"/>
          </w:rPr>
          <w:delText>2115B</w:delText>
        </w:r>
        <w:r w:rsidR="0033544D" w:rsidRPr="00742779">
          <w:delText>Milliken</w:delText>
        </w:r>
      </w:del>
      <w:ins w:id="4972" w:author="Seth Oranburg" w:date="2026-03-07T09:50:00Z" w16du:dateUtc="2026-03-07T14:50:00Z">
        <w:r w:rsidR="0033544D" w:rsidRPr="00742779">
          <w:t>Milliken</w:t>
        </w:r>
      </w:ins>
      <w:r w:rsidR="0033544D" w:rsidRPr="00742779">
        <w:t xml:space="preserve"> Enterprises was a privately held Delaware corporation, one of the largest textile companies in the world.</w:t>
      </w:r>
      <w:r w:rsidR="0033544D">
        <w:fldChar w:fldCharType="begin"/>
      </w:r>
      <w:r w:rsidR="0033544D">
        <w:instrText>HYPERLINK \l "fn318-11647" \o "Jump to citation"</w:instrText>
      </w:r>
      <w:r w:rsidR="0033544D">
        <w:fldChar w:fldCharType="separate"/>
      </w:r>
      <w:r w:rsidR="0033544D" w:rsidRPr="00742779">
        <w:rPr>
          <w:rStyle w:val="Hyperlink"/>
          <w:color w:val="auto"/>
          <w:u w:val="none"/>
        </w:rPr>
        <w:t>[318</w:t>
      </w:r>
      <w:r w:rsidR="00EE2871" w:rsidRPr="00742779">
        <w:rPr>
          <w:rStyle w:val="Hyperlink"/>
          <w:color w:val="auto"/>
          <w:u w:val="none"/>
        </w:rPr>
        <w:t>]</w:t>
      </w:r>
      <w:r w:rsidR="0033544D">
        <w:fldChar w:fldCharType="end"/>
      </w:r>
      <w:r w:rsidR="0033544D" w:rsidRPr="00742779">
        <w:t xml:space="preserve"> Unlike the public companies in </w:t>
      </w:r>
      <w:r w:rsidR="0033544D" w:rsidRPr="00742779">
        <w:rPr>
          <w:rStyle w:val="Emphasis"/>
        </w:rPr>
        <w:t>Schnell</w:t>
      </w:r>
      <w:r w:rsidR="0033544D" w:rsidRPr="00742779">
        <w:t xml:space="preserve"> and </w:t>
      </w:r>
      <w:r w:rsidR="0033544D" w:rsidRPr="00742779">
        <w:rPr>
          <w:rStyle w:val="Emphasis"/>
        </w:rPr>
        <w:t>Blasius</w:t>
      </w:r>
      <w:r w:rsidR="0033544D" w:rsidRPr="00742779">
        <w:t>, Milliken had only about 200 shareholders, nearly all descendants of the founder. The controlling shareholders, Roger, Gerrish, and Minot Milliken, owned or controlled over 50% of the company</w:t>
      </w:r>
      <w:r w:rsidR="009F60D1" w:rsidRPr="00742779">
        <w:t>’</w:t>
      </w:r>
      <w:r w:rsidR="0033544D" w:rsidRPr="00742779">
        <w:t>s shares.</w:t>
      </w:r>
    </w:p>
    <w:p w14:paraId="13E1F254" w14:textId="77777777" w:rsidR="0033544D" w:rsidRPr="00742779" w:rsidRDefault="00742779" w:rsidP="000E54B1">
      <w:del w:id="4973" w:author="Seth Oranburg" w:date="2026-03-07T09:50:00Z" w16du:dateUtc="2026-03-07T14:50:00Z">
        <w:r w:rsidRPr="00742779">
          <w:rPr>
            <w:rFonts w:ascii="ZWAdobeF" w:hAnsi="ZWAdobeF" w:cs="ZWAdobeF"/>
            <w:sz w:val="2"/>
            <w:szCs w:val="2"/>
          </w:rPr>
          <w:lastRenderedPageBreak/>
          <w:delText>2116B</w:delText>
        </w:r>
        <w:r w:rsidR="0033544D" w:rsidRPr="00742779">
          <w:delText>The</w:delText>
        </w:r>
      </w:del>
      <w:ins w:id="4974" w:author="Seth Oranburg" w:date="2026-03-07T09:50:00Z" w16du:dateUtc="2026-03-07T14:50:00Z">
        <w:r w:rsidR="0033544D" w:rsidRPr="00742779">
          <w:t>The</w:t>
        </w:r>
      </w:ins>
      <w:r w:rsidR="0033544D" w:rsidRPr="00742779">
        <w:t xml:space="preserve"> dispute arose from an intrafamily conflict. When Roger and Gerrish</w:t>
      </w:r>
      <w:r w:rsidR="009F60D1" w:rsidRPr="00742779">
        <w:t>’</w:t>
      </w:r>
      <w:r w:rsidR="0033544D" w:rsidRPr="00742779">
        <w:t>s sister died in 1985, her shares passed to the Stroud branch of the family. The Strouds, now controlling about 17% of Milliken</w:t>
      </w:r>
      <w:r w:rsidR="009F60D1" w:rsidRPr="00742779">
        <w:t>’</w:t>
      </w:r>
      <w:r w:rsidR="0033544D" w:rsidRPr="00742779">
        <w:t>s shares, were minority shareholders in a company dominated by their relatives.</w:t>
      </w:r>
    </w:p>
    <w:p w14:paraId="5E1A3125" w14:textId="77777777" w:rsidR="0033544D" w:rsidRPr="00742779" w:rsidRDefault="00742779" w:rsidP="000E54B1">
      <w:del w:id="4975" w:author="Seth Oranburg" w:date="2026-03-07T09:50:00Z" w16du:dateUtc="2026-03-07T14:50:00Z">
        <w:r w:rsidRPr="00742779">
          <w:rPr>
            <w:rFonts w:ascii="ZWAdobeF" w:hAnsi="ZWAdobeF" w:cs="ZWAdobeF"/>
            <w:sz w:val="2"/>
            <w:szCs w:val="2"/>
          </w:rPr>
          <w:delText>2117B</w:delText>
        </w:r>
        <w:r w:rsidR="0033544D" w:rsidRPr="00742779">
          <w:delText>The</w:delText>
        </w:r>
      </w:del>
      <w:ins w:id="4976" w:author="Seth Oranburg" w:date="2026-03-07T09:50:00Z" w16du:dateUtc="2026-03-07T14:50:00Z">
        <w:r w:rsidR="0033544D" w:rsidRPr="00742779">
          <w:t>The</w:t>
        </w:r>
      </w:ins>
      <w:r w:rsidR="0033544D" w:rsidRPr="00742779">
        <w:t xml:space="preserve"> Milliken board proposed a series of charter and bylaw amendments at the 1989 annual meeting. The most significant provisions established new qualifications for board membership and procedures for nominating directors. Article Eleventh of the charter required directors to meet certain qualifications: Category 1 directors needed </w:t>
      </w:r>
      <w:r w:rsidR="009F60D1" w:rsidRPr="00742779">
        <w:t>“</w:t>
      </w:r>
      <w:r w:rsidR="0033544D" w:rsidRPr="00742779">
        <w:t>substantial experience in line positions</w:t>
      </w:r>
      <w:r w:rsidR="009F60D1" w:rsidRPr="00742779">
        <w:t>”</w:t>
      </w:r>
      <w:r w:rsidR="0033544D" w:rsidRPr="00742779">
        <w:t xml:space="preserve"> in </w:t>
      </w:r>
      <w:r w:rsidR="009F60D1" w:rsidRPr="00742779">
        <w:t>“</w:t>
      </w:r>
      <w:r w:rsidR="0033544D" w:rsidRPr="00742779">
        <w:t>substantial business enterprises,</w:t>
      </w:r>
      <w:r w:rsidR="009F60D1" w:rsidRPr="00742779">
        <w:t>”</w:t>
      </w:r>
      <w:r w:rsidR="0033544D" w:rsidRPr="00742779">
        <w:t xml:space="preserve"> Category 2 directors needed to be beneficial shareholders, and Category 3 directors were current or former company officers.</w:t>
      </w:r>
    </w:p>
    <w:p w14:paraId="2DDC2DDC" w14:textId="77777777" w:rsidR="0033544D" w:rsidRPr="00742779" w:rsidRDefault="00742779" w:rsidP="000E54B1">
      <w:del w:id="4977" w:author="Seth Oranburg" w:date="2026-03-07T09:50:00Z" w16du:dateUtc="2026-03-07T14:50:00Z">
        <w:r w:rsidRPr="00742779">
          <w:rPr>
            <w:rFonts w:ascii="ZWAdobeF" w:hAnsi="ZWAdobeF" w:cs="ZWAdobeF"/>
            <w:sz w:val="2"/>
            <w:szCs w:val="2"/>
          </w:rPr>
          <w:delText>2118B</w:delText>
        </w:r>
        <w:r w:rsidR="0033544D" w:rsidRPr="00742779">
          <w:delText>Bylaw</w:delText>
        </w:r>
      </w:del>
      <w:ins w:id="4978" w:author="Seth Oranburg" w:date="2026-03-07T09:50:00Z" w16du:dateUtc="2026-03-07T14:50:00Z">
        <w:r w:rsidR="0033544D" w:rsidRPr="00742779">
          <w:t>Bylaw</w:t>
        </w:r>
      </w:ins>
      <w:r w:rsidR="0033544D" w:rsidRPr="00742779">
        <w:t xml:space="preserve"> 3 established the procedure for shareholder nominations. It required shareholders to submit notice of proposed nominees, including information establishing the nominees</w:t>
      </w:r>
      <w:r w:rsidR="009F60D1" w:rsidRPr="00742779">
        <w:t>’</w:t>
      </w:r>
      <w:r w:rsidR="0033544D" w:rsidRPr="00742779">
        <w:t xml:space="preserve"> qualifications, not less than fourteen and not more than fifty days before the meeting. Critically, Bylaw 3 empowered the board to determine whether nominees met the qualification requirements </w:t>
      </w:r>
      <w:r w:rsidR="009F60D1" w:rsidRPr="00742779">
        <w:t>“</w:t>
      </w:r>
      <w:r w:rsidR="0033544D" w:rsidRPr="00742779">
        <w:t>at any time before the election up to and including the annual meeting.</w:t>
      </w:r>
      <w:r w:rsidR="009F60D1" w:rsidRPr="00742779">
        <w:t>”</w:t>
      </w:r>
    </w:p>
    <w:p w14:paraId="72D82D75" w14:textId="77777777" w:rsidR="0033544D" w:rsidRPr="00742779" w:rsidRDefault="00742779" w:rsidP="000E54B1">
      <w:del w:id="4979" w:author="Seth Oranburg" w:date="2026-03-07T09:50:00Z" w16du:dateUtc="2026-03-07T14:50:00Z">
        <w:r w:rsidRPr="00742779">
          <w:rPr>
            <w:rFonts w:ascii="ZWAdobeF" w:hAnsi="ZWAdobeF" w:cs="ZWAdobeF"/>
            <w:sz w:val="2"/>
            <w:szCs w:val="2"/>
          </w:rPr>
          <w:delText>2119B</w:delText>
        </w:r>
        <w:r w:rsidR="0033544D" w:rsidRPr="00742779">
          <w:delText>The</w:delText>
        </w:r>
      </w:del>
      <w:ins w:id="4980" w:author="Seth Oranburg" w:date="2026-03-07T09:50:00Z" w16du:dateUtc="2026-03-07T14:50:00Z">
        <w:r w:rsidR="0033544D" w:rsidRPr="00742779">
          <w:t>The</w:t>
        </w:r>
      </w:ins>
      <w:r w:rsidR="0033544D" w:rsidRPr="00742779">
        <w:t xml:space="preserve"> Strouds challenged these provisions. They argued that the charter amendments were impermissibly vague and that the board</w:t>
      </w:r>
      <w:r w:rsidR="009F60D1" w:rsidRPr="00742779">
        <w:t>’</w:t>
      </w:r>
      <w:r w:rsidR="0033544D" w:rsidRPr="00742779">
        <w:t>s power to disqualify nominees at any point, even at the annual meeting itself, could effectively disenfranchise shareholders.</w:t>
      </w:r>
    </w:p>
    <w:p w14:paraId="6A54C7DB" w14:textId="77777777" w:rsidR="0033544D" w:rsidRPr="00742779" w:rsidRDefault="00742779" w:rsidP="000E54B1">
      <w:pPr>
        <w:pPrChange w:id="4981" w:author="Seth Oranburg" w:date="2026-03-07T09:50:00Z" w16du:dateUtc="2026-03-07T14:50:00Z">
          <w:pPr>
            <w:pStyle w:val="NormalWeb"/>
          </w:pPr>
        </w:pPrChange>
      </w:pPr>
      <w:del w:id="4982" w:author="Seth Oranburg" w:date="2026-03-07T09:50:00Z" w16du:dateUtc="2026-03-07T14:50:00Z">
        <w:r w:rsidRPr="00742779">
          <w:rPr>
            <w:rFonts w:ascii="ZWAdobeF" w:hAnsi="ZWAdobeF" w:cs="ZWAdobeF"/>
            <w:sz w:val="2"/>
            <w:szCs w:val="2"/>
          </w:rPr>
          <w:delText>2120B</w:delText>
        </w:r>
        <w:r w:rsidR="0033544D" w:rsidRPr="00742779">
          <w:delText>The</w:delText>
        </w:r>
      </w:del>
      <w:ins w:id="4983" w:author="Seth Oranburg" w:date="2026-03-07T09:50:00Z" w16du:dateUtc="2026-03-07T14:50:00Z">
        <w:r w:rsidR="0033544D" w:rsidRPr="00742779">
          <w:t>The</w:t>
        </w:r>
      </w:ins>
      <w:r w:rsidR="0033544D" w:rsidRPr="00742779">
        <w:t xml:space="preserve"> Court of Chancery applied </w:t>
      </w:r>
      <w:r w:rsidR="0033544D" w:rsidRPr="00742779">
        <w:rPr>
          <w:rStyle w:val="Emphasis"/>
        </w:rPr>
        <w:t>Blasius</w:t>
      </w:r>
      <w:r w:rsidR="0033544D" w:rsidRPr="00742779">
        <w:t xml:space="preserve"> scrutiny. Vice Chancellor Jacobs concluded that because the amendments </w:t>
      </w:r>
      <w:r w:rsidR="009F60D1" w:rsidRPr="00742779">
        <w:t>“</w:t>
      </w:r>
      <w:r w:rsidR="0033544D" w:rsidRPr="00742779">
        <w:t>affect the Milliken shareholders</w:t>
      </w:r>
      <w:r w:rsidR="009F60D1" w:rsidRPr="00742779">
        <w:t>’</w:t>
      </w:r>
      <w:r w:rsidR="0033544D" w:rsidRPr="00742779">
        <w:t xml:space="preserve"> franchise, particularly their right to nominate directors, the validity of these amendments must be reviewed for their intrinsic fairness rather than considered pursuant to the business judgment rule.</w:t>
      </w:r>
      <w:r w:rsidR="009F60D1" w:rsidRPr="00742779">
        <w:t>”</w:t>
      </w:r>
      <w:r w:rsidR="0033544D">
        <w:fldChar w:fldCharType="begin"/>
      </w:r>
      <w:r w:rsidR="0033544D">
        <w:instrText>HYPERLINK \l "fn318-11647" \o "Jump to citation"</w:instrText>
      </w:r>
      <w:r w:rsidR="0033544D">
        <w:fldChar w:fldCharType="separate"/>
      </w:r>
      <w:r w:rsidR="0033544D" w:rsidRPr="00742779">
        <w:rPr>
          <w:rStyle w:val="Hyperlink"/>
          <w:color w:val="auto"/>
          <w:u w:val="none"/>
        </w:rPr>
        <w:t>[318</w:t>
      </w:r>
      <w:r w:rsidR="00EE2871" w:rsidRPr="00742779">
        <w:rPr>
          <w:rStyle w:val="Hyperlink"/>
          <w:color w:val="auto"/>
          <w:u w:val="none"/>
        </w:rPr>
        <w:t>]</w:t>
      </w:r>
      <w:r w:rsidR="0033544D">
        <w:fldChar w:fldCharType="end"/>
      </w:r>
      <w:r w:rsidR="0033544D" w:rsidRPr="00742779">
        <w:t xml:space="preserve"> The trial court invalidated Bylaw 3 as </w:t>
      </w:r>
      <w:r w:rsidR="009F60D1" w:rsidRPr="00742779">
        <w:t>“</w:t>
      </w:r>
      <w:r w:rsidR="0033544D" w:rsidRPr="00742779">
        <w:t>unreasonable and unfair, on its face.</w:t>
      </w:r>
      <w:r w:rsidR="009F60D1" w:rsidRPr="00742779">
        <w:t>”</w:t>
      </w:r>
    </w:p>
    <w:p w14:paraId="5183FB0B" w14:textId="77777777" w:rsidR="0033544D" w:rsidRPr="00742779" w:rsidRDefault="00742779" w:rsidP="000E54B1">
      <w:pPr>
        <w:pPrChange w:id="4984" w:author="Seth Oranburg" w:date="2026-03-07T09:50:00Z" w16du:dateUtc="2026-03-07T14:50:00Z">
          <w:pPr>
            <w:pStyle w:val="NormalWeb"/>
          </w:pPr>
        </w:pPrChange>
      </w:pPr>
      <w:del w:id="4985" w:author="Seth Oranburg" w:date="2026-03-07T09:50:00Z" w16du:dateUtc="2026-03-07T14:50:00Z">
        <w:r w:rsidRPr="00742779">
          <w:rPr>
            <w:rFonts w:ascii="ZWAdobeF" w:hAnsi="ZWAdobeF" w:cs="ZWAdobeF"/>
            <w:sz w:val="2"/>
            <w:szCs w:val="2"/>
          </w:rPr>
          <w:delText>2121B</w:delText>
        </w:r>
        <w:r w:rsidR="0033544D" w:rsidRPr="00742779">
          <w:delText>The</w:delText>
        </w:r>
      </w:del>
      <w:ins w:id="4986" w:author="Seth Oranburg" w:date="2026-03-07T09:50:00Z" w16du:dateUtc="2026-03-07T14:50:00Z">
        <w:r w:rsidR="0033544D" w:rsidRPr="00742779">
          <w:t>The</w:t>
        </w:r>
      </w:ins>
      <w:r w:rsidR="0033544D" w:rsidRPr="00742779">
        <w:t xml:space="preserve"> Delaware Supreme Court reversed in </w:t>
      </w:r>
      <w:r w:rsidR="0033544D" w:rsidRPr="00742779">
        <w:rPr>
          <w:rStyle w:val="Emphasis"/>
        </w:rPr>
        <w:t>Stroud v. Grace</w:t>
      </w:r>
      <w:r w:rsidR="0033544D" w:rsidRPr="00742779">
        <w:t>.</w:t>
      </w:r>
      <w:r w:rsidR="0033544D">
        <w:fldChar w:fldCharType="begin"/>
      </w:r>
      <w:r w:rsidR="0033544D">
        <w:instrText>HYPERLINK \l "fn318-11647" \o "Jump to citation"</w:instrText>
      </w:r>
      <w:r w:rsidR="0033544D">
        <w:fldChar w:fldCharType="separate"/>
      </w:r>
      <w:r w:rsidR="0033544D" w:rsidRPr="00742779">
        <w:rPr>
          <w:rStyle w:val="Hyperlink"/>
          <w:color w:val="auto"/>
          <w:u w:val="none"/>
        </w:rPr>
        <w:t>[318</w:t>
      </w:r>
      <w:r w:rsidR="00EE2871" w:rsidRPr="00742779">
        <w:rPr>
          <w:rStyle w:val="Hyperlink"/>
          <w:color w:val="auto"/>
          <w:u w:val="none"/>
        </w:rPr>
        <w:t>]</w:t>
      </w:r>
      <w:r w:rsidR="0033544D">
        <w:fldChar w:fldCharType="end"/>
      </w:r>
      <w:r w:rsidR="0033544D" w:rsidRPr="00742779">
        <w:t xml:space="preserve"> Justice Moore</w:t>
      </w:r>
      <w:r w:rsidR="009F60D1" w:rsidRPr="00742779">
        <w:t>’</w:t>
      </w:r>
      <w:r w:rsidR="0033544D" w:rsidRPr="00742779">
        <w:t>s opinion identified the critical distinction: the Milliken board was not facing a threat to its control. Roger, Gerrish, and Minot Milliken controlled a majority of the company</w:t>
      </w:r>
      <w:r w:rsidR="009F60D1" w:rsidRPr="00742779">
        <w:t>’</w:t>
      </w:r>
      <w:r w:rsidR="0033544D" w:rsidRPr="00742779">
        <w:t xml:space="preserve">s shares. Most other shareholders had executed a General Option Agreement binding them to the controlling family. </w:t>
      </w:r>
      <w:r w:rsidR="009F60D1" w:rsidRPr="00742779">
        <w:t>“</w:t>
      </w:r>
      <w:r w:rsidR="0033544D" w:rsidRPr="00742779">
        <w:t xml:space="preserve">Thus, it cannot be said that the </w:t>
      </w:r>
      <w:r w:rsidR="009F60D1" w:rsidRPr="00742779">
        <w:t>‘</w:t>
      </w:r>
      <w:r w:rsidR="0033544D" w:rsidRPr="00742779">
        <w:t>primary purpose</w:t>
      </w:r>
      <w:r w:rsidR="009F60D1" w:rsidRPr="00742779">
        <w:t>’</w:t>
      </w:r>
      <w:r w:rsidR="0033544D" w:rsidRPr="00742779">
        <w:t xml:space="preserve"> of the board</w:t>
      </w:r>
      <w:r w:rsidR="009F60D1" w:rsidRPr="00742779">
        <w:t>’</w:t>
      </w:r>
      <w:r w:rsidR="0033544D" w:rsidRPr="00742779">
        <w:t>s action was to interfere with or impede exercise of the shareholder franchise.</w:t>
      </w:r>
      <w:r w:rsidR="009F60D1" w:rsidRPr="00742779">
        <w:t>”</w:t>
      </w:r>
      <w:r w:rsidR="0033544D">
        <w:fldChar w:fldCharType="begin"/>
      </w:r>
      <w:r w:rsidR="0033544D">
        <w:instrText>HYPERLINK \l "fn318-11647" \o "Jump to citation"</w:instrText>
      </w:r>
      <w:r w:rsidR="0033544D">
        <w:fldChar w:fldCharType="separate"/>
      </w:r>
      <w:r w:rsidR="0033544D" w:rsidRPr="00742779">
        <w:rPr>
          <w:rStyle w:val="Hyperlink"/>
          <w:color w:val="auto"/>
          <w:u w:val="none"/>
        </w:rPr>
        <w:t>[318</w:t>
      </w:r>
      <w:r w:rsidR="00EE2871" w:rsidRPr="00742779">
        <w:rPr>
          <w:rStyle w:val="Hyperlink"/>
          <w:color w:val="auto"/>
          <w:u w:val="none"/>
        </w:rPr>
        <w:t>]</w:t>
      </w:r>
      <w:r w:rsidR="0033544D">
        <w:fldChar w:fldCharType="end"/>
      </w:r>
    </w:p>
    <w:p w14:paraId="4F42B0B5" w14:textId="77777777" w:rsidR="0033544D" w:rsidRPr="00742779" w:rsidRDefault="00742779" w:rsidP="000E54B1">
      <w:pPr>
        <w:pPrChange w:id="4987" w:author="Seth Oranburg" w:date="2026-03-07T09:50:00Z" w16du:dateUtc="2026-03-07T14:50:00Z">
          <w:pPr>
            <w:pStyle w:val="NormalWeb"/>
          </w:pPr>
        </w:pPrChange>
      </w:pPr>
      <w:del w:id="4988" w:author="Seth Oranburg" w:date="2026-03-07T09:50:00Z" w16du:dateUtc="2026-03-07T14:50:00Z">
        <w:r w:rsidRPr="00742779">
          <w:rPr>
            <w:rFonts w:ascii="ZWAdobeF" w:hAnsi="ZWAdobeF" w:cs="ZWAdobeF"/>
            <w:sz w:val="2"/>
            <w:szCs w:val="2"/>
          </w:rPr>
          <w:delText>2122B</w:delText>
        </w:r>
        <w:r w:rsidR="0033544D" w:rsidRPr="00742779">
          <w:delText>The</w:delText>
        </w:r>
      </w:del>
      <w:ins w:id="4989" w:author="Seth Oranburg" w:date="2026-03-07T09:50:00Z" w16du:dateUtc="2026-03-07T14:50:00Z">
        <w:r w:rsidR="0033544D" w:rsidRPr="00742779">
          <w:t>The</w:t>
        </w:r>
      </w:ins>
      <w:r w:rsidR="0033544D" w:rsidRPr="00742779">
        <w:t xml:space="preserve"> court articulated the limiting principle: </w:t>
      </w:r>
      <w:r w:rsidR="009F60D1" w:rsidRPr="00742779">
        <w:t>“</w:t>
      </w:r>
      <w:r w:rsidR="0033544D" w:rsidRPr="00742779">
        <w:t>Almost all of the post-</w:t>
      </w:r>
      <w:r w:rsidR="0033544D" w:rsidRPr="00742779">
        <w:rPr>
          <w:rStyle w:val="Emphasis"/>
        </w:rPr>
        <w:t>Schnell</w:t>
      </w:r>
      <w:r w:rsidR="0033544D" w:rsidRPr="00742779">
        <w:t xml:space="preserve"> decisions involved situations where boards of directors deliberately employed various legal strategies either to frustrate or completely disenfranchise </w:t>
      </w:r>
      <w:r w:rsidR="0033544D" w:rsidRPr="00742779">
        <w:lastRenderedPageBreak/>
        <w:t xml:space="preserve">a shareholder vote. As </w:t>
      </w:r>
      <w:r w:rsidR="0033544D" w:rsidRPr="00742779">
        <w:rPr>
          <w:rStyle w:val="Emphasis"/>
        </w:rPr>
        <w:t>Blasius</w:t>
      </w:r>
      <w:r w:rsidR="0033544D" w:rsidRPr="00742779">
        <w:t xml:space="preserve"> recognized, in those circumstances, board action was intended to thwart free exercise of the franchise.</w:t>
      </w:r>
      <w:r w:rsidR="009F60D1" w:rsidRPr="00742779">
        <w:t>”</w:t>
      </w:r>
      <w:r w:rsidR="0033544D">
        <w:fldChar w:fldCharType="begin"/>
      </w:r>
      <w:r w:rsidR="0033544D">
        <w:instrText>HYPERLINK \l "fn318-11647" \o "Jump to citation"</w:instrText>
      </w:r>
      <w:r w:rsidR="0033544D">
        <w:fldChar w:fldCharType="separate"/>
      </w:r>
      <w:r w:rsidR="0033544D" w:rsidRPr="00742779">
        <w:rPr>
          <w:rStyle w:val="Hyperlink"/>
          <w:color w:val="auto"/>
          <w:u w:val="none"/>
        </w:rPr>
        <w:t>[318</w:t>
      </w:r>
      <w:r w:rsidR="00EE2871" w:rsidRPr="00742779">
        <w:rPr>
          <w:rStyle w:val="Hyperlink"/>
          <w:color w:val="auto"/>
          <w:u w:val="none"/>
        </w:rPr>
        <w:t>]</w:t>
      </w:r>
      <w:r w:rsidR="0033544D">
        <w:fldChar w:fldCharType="end"/>
      </w:r>
    </w:p>
    <w:p w14:paraId="4C81F62E" w14:textId="77777777" w:rsidR="0033544D" w:rsidRPr="00742779" w:rsidRDefault="00742779" w:rsidP="000E54B1">
      <w:pPr>
        <w:pPrChange w:id="4990" w:author="Seth Oranburg" w:date="2026-03-07T09:50:00Z" w16du:dateUtc="2026-03-07T14:50:00Z">
          <w:pPr>
            <w:pStyle w:val="NormalWeb"/>
          </w:pPr>
        </w:pPrChange>
      </w:pPr>
      <w:del w:id="4991" w:author="Seth Oranburg" w:date="2026-03-07T09:50:00Z" w16du:dateUtc="2026-03-07T14:50:00Z">
        <w:r w:rsidRPr="00742779">
          <w:rPr>
            <w:rFonts w:ascii="ZWAdobeF" w:hAnsi="ZWAdobeF" w:cs="ZWAdobeF"/>
            <w:sz w:val="2"/>
            <w:szCs w:val="2"/>
          </w:rPr>
          <w:delText>2123B</w:delText>
        </w:r>
        <w:r w:rsidR="0033544D" w:rsidRPr="00742779">
          <w:delText>Moreover</w:delText>
        </w:r>
      </w:del>
      <w:ins w:id="4992" w:author="Seth Oranburg" w:date="2026-03-07T09:50:00Z" w16du:dateUtc="2026-03-07T14:50:00Z">
        <w:r w:rsidR="0033544D" w:rsidRPr="00742779">
          <w:t>Moreover</w:t>
        </w:r>
      </w:ins>
      <w:r w:rsidR="0033544D" w:rsidRPr="00742779">
        <w:t xml:space="preserve">, in Milliken, a fully informed majority of shareholders had approved the amendments. Over 78% of shareholders adopted the disputed provisions at the 1989 annual meeting. When shareholders approve governance arrangements with full information, the predicate for </w:t>
      </w:r>
      <w:r w:rsidR="0033544D" w:rsidRPr="00742779">
        <w:rPr>
          <w:rStyle w:val="Emphasis"/>
        </w:rPr>
        <w:t>Blasius</w:t>
      </w:r>
      <w:r w:rsidR="0033544D" w:rsidRPr="00742779">
        <w:t xml:space="preserve"> scrutiny disappears. </w:t>
      </w:r>
      <w:r w:rsidR="009F60D1" w:rsidRPr="00742779">
        <w:t>“</w:t>
      </w:r>
      <w:r w:rsidR="0033544D" w:rsidRPr="00742779">
        <w:t>The factual predicate of unilateral board action intended to inequitably manipulate the corporate machinery is completely absent here.</w:t>
      </w:r>
      <w:r w:rsidR="009F60D1" w:rsidRPr="00742779">
        <w:t>”</w:t>
      </w:r>
      <w:r w:rsidR="0033544D">
        <w:fldChar w:fldCharType="begin"/>
      </w:r>
      <w:r w:rsidR="0033544D">
        <w:instrText>HYPERLINK \l "fn318-11647" \o "Jump to citation"</w:instrText>
      </w:r>
      <w:r w:rsidR="0033544D">
        <w:fldChar w:fldCharType="separate"/>
      </w:r>
      <w:r w:rsidR="0033544D" w:rsidRPr="00742779">
        <w:rPr>
          <w:rStyle w:val="Hyperlink"/>
          <w:color w:val="auto"/>
          <w:u w:val="none"/>
        </w:rPr>
        <w:t>[318</w:t>
      </w:r>
      <w:r w:rsidR="00EE2871" w:rsidRPr="00742779">
        <w:rPr>
          <w:rStyle w:val="Hyperlink"/>
          <w:color w:val="auto"/>
          <w:u w:val="none"/>
        </w:rPr>
        <w:t>]</w:t>
      </w:r>
      <w:r w:rsidR="0033544D">
        <w:fldChar w:fldCharType="end"/>
      </w:r>
    </w:p>
    <w:p w14:paraId="30CE282A" w14:textId="77777777" w:rsidR="0033544D" w:rsidRPr="00742779" w:rsidRDefault="00742779" w:rsidP="000E54B1">
      <w:del w:id="4993" w:author="Seth Oranburg" w:date="2026-03-07T09:50:00Z" w16du:dateUtc="2026-03-07T14:50:00Z">
        <w:r w:rsidRPr="00742779">
          <w:rPr>
            <w:rFonts w:ascii="ZWAdobeF" w:hAnsi="ZWAdobeF" w:cs="ZWAdobeF"/>
            <w:sz w:val="2"/>
            <w:szCs w:val="2"/>
          </w:rPr>
          <w:delText>2124B</w:delText>
        </w:r>
        <w:r w:rsidR="0033544D" w:rsidRPr="00742779">
          <w:delText>The</w:delText>
        </w:r>
      </w:del>
      <w:ins w:id="4994" w:author="Seth Oranburg" w:date="2026-03-07T09:50:00Z" w16du:dateUtc="2026-03-07T14:50:00Z">
        <w:r w:rsidR="0033544D" w:rsidRPr="00742779">
          <w:t>The</w:t>
        </w:r>
      </w:ins>
      <w:r w:rsidR="0033544D" w:rsidRPr="00742779">
        <w:t xml:space="preserve"> Supreme Court upheld the charter amendments and reversed the invalidation of Bylaw 3. Without proof that the board was </w:t>
      </w:r>
      <w:r w:rsidR="009F60D1" w:rsidRPr="00742779">
        <w:t>“</w:t>
      </w:r>
      <w:r w:rsidR="0033544D" w:rsidRPr="00742779">
        <w:t>principally motivated</w:t>
      </w:r>
      <w:r w:rsidR="009F60D1" w:rsidRPr="00742779">
        <w:t>”</w:t>
      </w:r>
      <w:r w:rsidR="0033544D" w:rsidRPr="00742779">
        <w:t xml:space="preserve"> to interfere with the franchise, and with ratification by an informed shareholder majority, ordinary deference applied.</w:t>
      </w:r>
    </w:p>
    <w:p w14:paraId="6FE7AAD9" w14:textId="77777777" w:rsidR="0033544D" w:rsidRPr="00742779" w:rsidRDefault="00742779" w:rsidP="000E54B1">
      <w:del w:id="4995" w:author="Seth Oranburg" w:date="2026-03-07T09:50:00Z" w16du:dateUtc="2026-03-07T14:50:00Z">
        <w:r w:rsidRPr="00742779">
          <w:rPr>
            <w:rStyle w:val="Emphasis"/>
            <w:rFonts w:ascii="ZWAdobeF" w:hAnsi="ZWAdobeF" w:cs="ZWAdobeF"/>
            <w:i w:val="0"/>
            <w:sz w:val="2"/>
            <w:szCs w:val="2"/>
          </w:rPr>
          <w:delText>2125B</w:delText>
        </w:r>
        <w:r w:rsidR="0033544D" w:rsidRPr="00742779">
          <w:rPr>
            <w:rStyle w:val="Emphasis"/>
          </w:rPr>
          <w:delText>Stroud</w:delText>
        </w:r>
      </w:del>
      <w:ins w:id="4996" w:author="Seth Oranburg" w:date="2026-03-07T09:50:00Z" w16du:dateUtc="2026-03-07T14:50:00Z">
        <w:r w:rsidR="0033544D" w:rsidRPr="00742779">
          <w:rPr>
            <w:rStyle w:val="Emphasis"/>
          </w:rPr>
          <w:t>Stroud</w:t>
        </w:r>
      </w:ins>
      <w:r w:rsidR="0033544D" w:rsidRPr="00742779">
        <w:t xml:space="preserve"> established that </w:t>
      </w:r>
      <w:r w:rsidR="0033544D" w:rsidRPr="00742779">
        <w:rPr>
          <w:rStyle w:val="Emphasis"/>
        </w:rPr>
        <w:t>Blasius</w:t>
      </w:r>
      <w:r w:rsidR="0033544D" w:rsidRPr="00742779">
        <w:t xml:space="preserve"> is not triggered by every board action affecting shareholder voting rights. Three conditions must exist. First, the board must face a genuine threat to its control. Where controlling shareholders support the board, there is no reason to suspect that board action is motivated by entrenchment concerns. Second, the board</w:t>
      </w:r>
      <w:r w:rsidR="009F60D1" w:rsidRPr="00742779">
        <w:t>’</w:t>
      </w:r>
      <w:r w:rsidR="0033544D" w:rsidRPr="00742779">
        <w:t xml:space="preserve">s primary purpose must be to interfere with shareholder voting. Actions taken for legitimate business reasons, even if they have incidental effects on voting, do not trigger compelling justification review. Third, shareholder ratification matters. When a fully informed majority of disinterested shareholders approves the challenged action, the concern animating </w:t>
      </w:r>
      <w:r w:rsidR="0033544D" w:rsidRPr="00742779">
        <w:rPr>
          <w:rStyle w:val="Emphasis"/>
        </w:rPr>
        <w:t>Blasius</w:t>
      </w:r>
      <w:r w:rsidR="0033544D" w:rsidRPr="00742779">
        <w:t xml:space="preserve"> review dissipates. The shareholders themselves have exercised their franchise to adopt the governance arrangement.</w:t>
      </w:r>
    </w:p>
    <w:p w14:paraId="25922DA3" w14:textId="77777777" w:rsidR="0033544D" w:rsidRPr="00742779" w:rsidRDefault="00742779" w:rsidP="000E54B1">
      <w:del w:id="4997" w:author="Seth Oranburg" w:date="2026-03-07T09:50:00Z" w16du:dateUtc="2026-03-07T14:50:00Z">
        <w:r w:rsidRPr="00742779">
          <w:rPr>
            <w:rFonts w:ascii="ZWAdobeF" w:hAnsi="ZWAdobeF" w:cs="ZWAdobeF"/>
            <w:sz w:val="2"/>
            <w:szCs w:val="2"/>
          </w:rPr>
          <w:delText>2126B</w:delText>
        </w:r>
        <w:r w:rsidR="0033544D" w:rsidRPr="00742779">
          <w:delText>But</w:delText>
        </w:r>
      </w:del>
      <w:ins w:id="4998" w:author="Seth Oranburg" w:date="2026-03-07T09:50:00Z" w16du:dateUtc="2026-03-07T14:50:00Z">
        <w:r w:rsidR="0033544D" w:rsidRPr="00742779">
          <w:t>But</w:t>
        </w:r>
      </w:ins>
      <w:r w:rsidR="0033544D" w:rsidRPr="00742779">
        <w:t xml:space="preserve"> this clarification created its own problems. If </w:t>
      </w:r>
      <w:r w:rsidR="0033544D" w:rsidRPr="00742779">
        <w:rPr>
          <w:rStyle w:val="Emphasis"/>
        </w:rPr>
        <w:t>Blasius</w:t>
      </w:r>
      <w:r w:rsidR="0033544D" w:rsidRPr="00742779">
        <w:t xml:space="preserve"> applies only when the primary purpose is interference with voting, how should courts determine primary purpose? Directors rarely announce entrenchment motives. They will characterize their actions as serving corporate interests. When a board facing electoral challenge takes defensive action, disentangling legitimate defensive purposes from entrenchment purposes may be impossible.</w:t>
      </w:r>
    </w:p>
    <w:p w14:paraId="73ED81C8" w14:textId="77777777" w:rsidR="0033544D" w:rsidRPr="00742779" w:rsidRDefault="0033544D" w:rsidP="000E54B1">
      <w:pPr>
        <w:pStyle w:val="Heading3"/>
        <w:rPr>
          <w:rFonts w:eastAsia="Times New Roman"/>
        </w:rPr>
      </w:pPr>
      <w:r w:rsidRPr="00742779">
        <w:rPr>
          <w:rFonts w:eastAsia="Times New Roman"/>
        </w:rPr>
        <w:t>The Return of Transparent Manipulation</w:t>
      </w:r>
    </w:p>
    <w:p w14:paraId="7998BF01" w14:textId="77777777" w:rsidR="0033544D" w:rsidRPr="00742779" w:rsidRDefault="00742779" w:rsidP="000E54B1">
      <w:del w:id="4999" w:author="Seth Oranburg" w:date="2026-03-07T09:50:00Z" w16du:dateUtc="2026-03-07T14:50:00Z">
        <w:r w:rsidRPr="00742779">
          <w:rPr>
            <w:rFonts w:ascii="ZWAdobeF" w:hAnsi="ZWAdobeF" w:cs="ZWAdobeF"/>
            <w:sz w:val="2"/>
            <w:szCs w:val="2"/>
          </w:rPr>
          <w:delText>2127B</w:delText>
        </w:r>
        <w:r w:rsidR="0033544D" w:rsidRPr="00742779">
          <w:delText>Fifteen</w:delText>
        </w:r>
      </w:del>
      <w:ins w:id="5000" w:author="Seth Oranburg" w:date="2026-03-07T09:50:00Z" w16du:dateUtc="2026-03-07T14:50:00Z">
        <w:r w:rsidR="0033544D" w:rsidRPr="00742779">
          <w:t>Fifteen</w:t>
        </w:r>
      </w:ins>
      <w:r w:rsidR="0033544D" w:rsidRPr="00742779">
        <w:t xml:space="preserve"> years after </w:t>
      </w:r>
      <w:r w:rsidR="0033544D" w:rsidRPr="00742779">
        <w:rPr>
          <w:rStyle w:val="Emphasis"/>
        </w:rPr>
        <w:t>Blasius</w:t>
      </w:r>
      <w:r w:rsidR="0033544D" w:rsidRPr="00742779">
        <w:t>, the Delaware Supreme Court confronted a case that seemed to present the exact pattern Chancellor Allen had addressed: an incumbent board expanding its size to dilute an insurgent</w:t>
      </w:r>
      <w:r w:rsidR="009F60D1" w:rsidRPr="00742779">
        <w:t>’</w:t>
      </w:r>
      <w:r w:rsidR="0033544D" w:rsidRPr="00742779">
        <w:t>s potential representation.</w:t>
      </w:r>
    </w:p>
    <w:p w14:paraId="73E47209" w14:textId="77777777" w:rsidR="0033544D" w:rsidRPr="00742779" w:rsidRDefault="00742779" w:rsidP="000E54B1">
      <w:pPr>
        <w:pPrChange w:id="5001" w:author="Seth Oranburg" w:date="2026-03-07T09:50:00Z" w16du:dateUtc="2026-03-07T14:50:00Z">
          <w:pPr>
            <w:pStyle w:val="NormalWeb"/>
          </w:pPr>
        </w:pPrChange>
      </w:pPr>
      <w:del w:id="5002" w:author="Seth Oranburg" w:date="2026-03-07T09:50:00Z" w16du:dateUtc="2026-03-07T14:50:00Z">
        <w:r w:rsidRPr="00742779">
          <w:rPr>
            <w:rFonts w:ascii="ZWAdobeF" w:hAnsi="ZWAdobeF" w:cs="ZWAdobeF"/>
            <w:sz w:val="2"/>
            <w:szCs w:val="2"/>
          </w:rPr>
          <w:delText>2128B</w:delText>
        </w:r>
        <w:r w:rsidR="0033544D" w:rsidRPr="00742779">
          <w:delText>Liquid</w:delText>
        </w:r>
      </w:del>
      <w:ins w:id="5003" w:author="Seth Oranburg" w:date="2026-03-07T09:50:00Z" w16du:dateUtc="2026-03-07T14:50:00Z">
        <w:r w:rsidR="0033544D" w:rsidRPr="00742779">
          <w:t>Liquid</w:t>
        </w:r>
      </w:ins>
      <w:r w:rsidR="0033544D" w:rsidRPr="00742779">
        <w:t xml:space="preserve"> Audio was a Delaware corporation in the business of digital music distribution.</w:t>
      </w:r>
      <w:r w:rsidR="0033544D">
        <w:fldChar w:fldCharType="begin"/>
      </w:r>
      <w:r w:rsidR="0033544D">
        <w:instrText>HYPERLINK \l "fn319-11647" \o "Jump to citation"</w:instrText>
      </w:r>
      <w:r w:rsidR="0033544D">
        <w:fldChar w:fldCharType="separate"/>
      </w:r>
      <w:r w:rsidR="0033544D" w:rsidRPr="00742779">
        <w:rPr>
          <w:rStyle w:val="Hyperlink"/>
          <w:color w:val="auto"/>
          <w:u w:val="none"/>
        </w:rPr>
        <w:t>[319</w:t>
      </w:r>
      <w:r w:rsidR="00EE2871" w:rsidRPr="00742779">
        <w:rPr>
          <w:rStyle w:val="Hyperlink"/>
          <w:color w:val="auto"/>
          <w:u w:val="none"/>
        </w:rPr>
        <w:t>]</w:t>
      </w:r>
      <w:r w:rsidR="0033544D">
        <w:fldChar w:fldCharType="end"/>
      </w:r>
      <w:r w:rsidR="0033544D" w:rsidRPr="00742779">
        <w:t xml:space="preserve"> By 2001, the company was struggling. MM </w:t>
      </w:r>
      <w:r w:rsidR="0033544D" w:rsidRPr="00742779">
        <w:lastRenderedPageBreak/>
        <w:t>Companies, an investment vehicle, had acquired a stake and was seeking board representation or a sale of the company.</w:t>
      </w:r>
    </w:p>
    <w:p w14:paraId="1DF7BA09" w14:textId="77777777" w:rsidR="0033544D" w:rsidRPr="00742779" w:rsidRDefault="00742779" w:rsidP="000E54B1">
      <w:del w:id="5004" w:author="Seth Oranburg" w:date="2026-03-07T09:50:00Z" w16du:dateUtc="2026-03-07T14:50:00Z">
        <w:r w:rsidRPr="00742779">
          <w:rPr>
            <w:rFonts w:ascii="ZWAdobeF" w:hAnsi="ZWAdobeF" w:cs="ZWAdobeF"/>
            <w:sz w:val="2"/>
            <w:szCs w:val="2"/>
          </w:rPr>
          <w:delText>2129B</w:delText>
        </w:r>
        <w:r w:rsidR="0033544D" w:rsidRPr="00742779">
          <w:delText>MM</w:delText>
        </w:r>
        <w:r w:rsidR="009F60D1" w:rsidRPr="00742779">
          <w:delText>’</w:delText>
        </w:r>
        <w:r w:rsidR="0033544D" w:rsidRPr="00742779">
          <w:delText>s</w:delText>
        </w:r>
      </w:del>
      <w:ins w:id="5005" w:author="Seth Oranburg" w:date="2026-03-07T09:50:00Z" w16du:dateUtc="2026-03-07T14:50:00Z">
        <w:r w:rsidR="0033544D" w:rsidRPr="00742779">
          <w:t>MM</w:t>
        </w:r>
        <w:r w:rsidR="009F60D1" w:rsidRPr="00742779">
          <w:t>’</w:t>
        </w:r>
        <w:r w:rsidR="0033544D" w:rsidRPr="00742779">
          <w:t>s</w:t>
        </w:r>
      </w:ins>
      <w:r w:rsidR="0033544D" w:rsidRPr="00742779">
        <w:t xml:space="preserve"> efforts to engage with Liquid Audio</w:t>
      </w:r>
      <w:r w:rsidR="009F60D1" w:rsidRPr="00742779">
        <w:t>’</w:t>
      </w:r>
      <w:r w:rsidR="0033544D" w:rsidRPr="00742779">
        <w:t>s board were rebuffed. In October 2001, MM offered to acquire the company at approximately $3 per share. The board rejected the offer as inadequate. MM then sought a special shareholder meeting to fill board vacancies. The board denied the request, claiming shareholders could not call special meetings under the bylaws.</w:t>
      </w:r>
    </w:p>
    <w:p w14:paraId="43A89B00" w14:textId="77777777" w:rsidR="0033544D" w:rsidRPr="00742779" w:rsidRDefault="00742779" w:rsidP="000E54B1">
      <w:del w:id="5006" w:author="Seth Oranburg" w:date="2026-03-07T09:50:00Z" w16du:dateUtc="2026-03-07T14:50:00Z">
        <w:r w:rsidRPr="00742779">
          <w:rPr>
            <w:rFonts w:ascii="ZWAdobeF" w:hAnsi="ZWAdobeF" w:cs="ZWAdobeF"/>
            <w:sz w:val="2"/>
            <w:szCs w:val="2"/>
          </w:rPr>
          <w:delText>2130B</w:delText>
        </w:r>
        <w:r w:rsidR="0033544D" w:rsidRPr="00742779">
          <w:delText>Liquid</w:delText>
        </w:r>
      </w:del>
      <w:ins w:id="5007" w:author="Seth Oranburg" w:date="2026-03-07T09:50:00Z" w16du:dateUtc="2026-03-07T14:50:00Z">
        <w:r w:rsidR="0033544D" w:rsidRPr="00742779">
          <w:t>Liquid</w:t>
        </w:r>
      </w:ins>
      <w:r w:rsidR="0033544D" w:rsidRPr="00742779">
        <w:t xml:space="preserve"> Audio had a classified board with three classes of directors. Only one class stood for election each year. As of the 2002 annual meeting, the board had five members. Class III had two members whose terms were expiring in 2002. If MM could elect its nominees to both Class III seats, it would control two of five board positions, not a majority, but significant representation.</w:t>
      </w:r>
    </w:p>
    <w:p w14:paraId="364F1D87" w14:textId="77777777" w:rsidR="0033544D" w:rsidRPr="00742779" w:rsidRDefault="00742779" w:rsidP="000E54B1">
      <w:del w:id="5008" w:author="Seth Oranburg" w:date="2026-03-07T09:50:00Z" w16du:dateUtc="2026-03-07T14:50:00Z">
        <w:r w:rsidRPr="00742779">
          <w:rPr>
            <w:rFonts w:ascii="ZWAdobeF" w:hAnsi="ZWAdobeF" w:cs="ZWAdobeF"/>
            <w:sz w:val="2"/>
            <w:szCs w:val="2"/>
          </w:rPr>
          <w:delText>2131B</w:delText>
        </w:r>
        <w:r w:rsidR="0033544D" w:rsidRPr="00742779">
          <w:delText>The</w:delText>
        </w:r>
      </w:del>
      <w:ins w:id="5009" w:author="Seth Oranburg" w:date="2026-03-07T09:50:00Z" w16du:dateUtc="2026-03-07T14:50:00Z">
        <w:r w:rsidR="0033544D" w:rsidRPr="00742779">
          <w:t>The</w:t>
        </w:r>
      </w:ins>
      <w:r w:rsidR="0033544D" w:rsidRPr="00742779">
        <w:t xml:space="preserve"> contest intensified through mid-2002. MM filed proxy materials seeking to elect its nominees, Seymour Holtzman and James Mitarotonda, to the Class III seats. MM also proposed expanding the board by four members and filling those seats with additional MM nominees. If shareholders approved both proposals, MM would control a majority.</w:t>
      </w:r>
    </w:p>
    <w:p w14:paraId="142C854F" w14:textId="77777777" w:rsidR="0033544D" w:rsidRPr="00742779" w:rsidRDefault="00742779" w:rsidP="000E54B1">
      <w:del w:id="5010" w:author="Seth Oranburg" w:date="2026-03-07T09:50:00Z" w16du:dateUtc="2026-03-07T14:50:00Z">
        <w:r w:rsidRPr="00742779">
          <w:rPr>
            <w:rFonts w:ascii="ZWAdobeF" w:hAnsi="ZWAdobeF" w:cs="ZWAdobeF"/>
            <w:sz w:val="2"/>
            <w:szCs w:val="2"/>
          </w:rPr>
          <w:delText>2132B</w:delText>
        </w:r>
        <w:r w:rsidR="0033544D" w:rsidRPr="00742779">
          <w:delText>Liquid</w:delText>
        </w:r>
      </w:del>
      <w:ins w:id="5011" w:author="Seth Oranburg" w:date="2026-03-07T09:50:00Z" w16du:dateUtc="2026-03-07T14:50:00Z">
        <w:r w:rsidR="0033544D" w:rsidRPr="00742779">
          <w:t>Liquid</w:t>
        </w:r>
      </w:ins>
      <w:r w:rsidR="0033544D" w:rsidRPr="00742779">
        <w:t xml:space="preserve"> Audio</w:t>
      </w:r>
      <w:r w:rsidR="009F60D1" w:rsidRPr="00742779">
        <w:t>’</w:t>
      </w:r>
      <w:r w:rsidR="0033544D" w:rsidRPr="00742779">
        <w:t>s board was not passive. In June 2002, it announced a merger with Alliance Entertainment. The merger would dilute MM</w:t>
      </w:r>
      <w:r w:rsidR="009F60D1" w:rsidRPr="00742779">
        <w:t>’</w:t>
      </w:r>
      <w:r w:rsidR="0033544D" w:rsidRPr="00742779">
        <w:t>s stake and forestall MM</w:t>
      </w:r>
      <w:r w:rsidR="009F60D1" w:rsidRPr="00742779">
        <w:t>’</w:t>
      </w:r>
      <w:r w:rsidR="0033544D" w:rsidRPr="00742779">
        <w:t>s acquisition ambitions. But the merger announcement came just three days after MM mailed its proxy materials and one day before a scheduled hearing on MM</w:t>
      </w:r>
      <w:r w:rsidR="009F60D1" w:rsidRPr="00742779">
        <w:t>’</w:t>
      </w:r>
      <w:r w:rsidR="0033544D" w:rsidRPr="00742779">
        <w:t>s demand for a shareholder list. The timing was suspicious.</w:t>
      </w:r>
    </w:p>
    <w:p w14:paraId="0B02E332" w14:textId="77777777" w:rsidR="0033544D" w:rsidRPr="00742779" w:rsidRDefault="00742779" w:rsidP="000E54B1">
      <w:del w:id="5012" w:author="Seth Oranburg" w:date="2026-03-07T09:50:00Z" w16du:dateUtc="2026-03-07T14:50:00Z">
        <w:r w:rsidRPr="00742779">
          <w:rPr>
            <w:rFonts w:ascii="ZWAdobeF" w:hAnsi="ZWAdobeF" w:cs="ZWAdobeF"/>
            <w:sz w:val="2"/>
            <w:szCs w:val="2"/>
          </w:rPr>
          <w:delText>2133B</w:delText>
        </w:r>
        <w:r w:rsidR="0033544D" w:rsidRPr="00742779">
          <w:delText>The</w:delText>
        </w:r>
      </w:del>
      <w:ins w:id="5013" w:author="Seth Oranburg" w:date="2026-03-07T09:50:00Z" w16du:dateUtc="2026-03-07T14:50:00Z">
        <w:r w:rsidR="0033544D" w:rsidRPr="00742779">
          <w:t>The</w:t>
        </w:r>
      </w:ins>
      <w:r w:rsidR="0033544D" w:rsidRPr="00742779">
        <w:t xml:space="preserve"> Court of Chancery ordered the annual meeting to proceed on September 26, 2002. As that date approached, it became apparent that MM</w:t>
      </w:r>
      <w:r w:rsidR="009F60D1" w:rsidRPr="00742779">
        <w:t>’</w:t>
      </w:r>
      <w:r w:rsidR="0033544D" w:rsidRPr="00742779">
        <w:t>s nominees would win the two contested Class III seats. Liquid Audio</w:t>
      </w:r>
      <w:r w:rsidR="009F60D1" w:rsidRPr="00742779">
        <w:t>’</w:t>
      </w:r>
      <w:r w:rsidR="0033544D" w:rsidRPr="00742779">
        <w:t>s internal analysis showed Holtzman and Mitarotonda leading the incumbent nominees.</w:t>
      </w:r>
    </w:p>
    <w:p w14:paraId="08D2B12F" w14:textId="77777777" w:rsidR="0033544D" w:rsidRPr="00742779" w:rsidRDefault="00742779" w:rsidP="000E54B1">
      <w:del w:id="5014" w:author="Seth Oranburg" w:date="2026-03-07T09:50:00Z" w16du:dateUtc="2026-03-07T14:50:00Z">
        <w:r w:rsidRPr="00742779">
          <w:rPr>
            <w:rFonts w:ascii="ZWAdobeF" w:hAnsi="ZWAdobeF" w:cs="ZWAdobeF"/>
            <w:sz w:val="2"/>
            <w:szCs w:val="2"/>
          </w:rPr>
          <w:delText>2134B</w:delText>
        </w:r>
        <w:r w:rsidR="0033544D" w:rsidRPr="00742779">
          <w:delText>On</w:delText>
        </w:r>
      </w:del>
      <w:ins w:id="5015" w:author="Seth Oranburg" w:date="2026-03-07T09:50:00Z" w16du:dateUtc="2026-03-07T14:50:00Z">
        <w:r w:rsidR="0033544D" w:rsidRPr="00742779">
          <w:t>On</w:t>
        </w:r>
      </w:ins>
      <w:r w:rsidR="0033544D" w:rsidRPr="00742779">
        <w:t xml:space="preserve"> August 22, 2002, less than five weeks before the annual meeting, the Liquid Audio board amended the bylaws to expand the board from five to seven members. It simultaneously appointed two new directors, James Somes and Judith Frank, to fill the newly created positions.</w:t>
      </w:r>
    </w:p>
    <w:p w14:paraId="15E41E82" w14:textId="77777777" w:rsidR="0033544D" w:rsidRPr="00742779" w:rsidRDefault="00742779" w:rsidP="000E54B1">
      <w:del w:id="5016" w:author="Seth Oranburg" w:date="2026-03-07T09:50:00Z" w16du:dateUtc="2026-03-07T14:50:00Z">
        <w:r w:rsidRPr="00742779">
          <w:rPr>
            <w:rFonts w:ascii="ZWAdobeF" w:hAnsi="ZWAdobeF" w:cs="ZWAdobeF"/>
            <w:sz w:val="2"/>
            <w:szCs w:val="2"/>
          </w:rPr>
          <w:delText>2135B</w:delText>
        </w:r>
        <w:r w:rsidR="0033544D" w:rsidRPr="00742779">
          <w:delText>The</w:delText>
        </w:r>
      </w:del>
      <w:ins w:id="5017" w:author="Seth Oranburg" w:date="2026-03-07T09:50:00Z" w16du:dateUtc="2026-03-07T14:50:00Z">
        <w:r w:rsidR="0033544D" w:rsidRPr="00742779">
          <w:t>The</w:t>
        </w:r>
      </w:ins>
      <w:r w:rsidR="0033544D" w:rsidRPr="00742779">
        <w:t xml:space="preserve"> arithmetic was now different. Before the expansion, if MM</w:t>
      </w:r>
      <w:r w:rsidR="009F60D1" w:rsidRPr="00742779">
        <w:t>’</w:t>
      </w:r>
      <w:r w:rsidR="0033544D" w:rsidRPr="00742779">
        <w:t>s nominees won both contested seats, they would constitute two of five directors, or 40% of the board. After the expansion, even if MM won both seats, its nominees would constitute two of seven directors, less than 29%. The board</w:t>
      </w:r>
      <w:r w:rsidR="009F60D1" w:rsidRPr="00742779">
        <w:t>’</w:t>
      </w:r>
      <w:r w:rsidR="0033544D" w:rsidRPr="00742779">
        <w:t>s action ensured that the incumbent directors would retain a five-to-two majority regardless of the election outcome.</w:t>
      </w:r>
    </w:p>
    <w:p w14:paraId="6B73312C" w14:textId="77777777" w:rsidR="0033544D" w:rsidRPr="00742779" w:rsidRDefault="00742779" w:rsidP="000E54B1">
      <w:del w:id="5018" w:author="Seth Oranburg" w:date="2026-03-07T09:50:00Z" w16du:dateUtc="2026-03-07T14:50:00Z">
        <w:r w:rsidRPr="00742779">
          <w:rPr>
            <w:rFonts w:ascii="ZWAdobeF" w:hAnsi="ZWAdobeF" w:cs="ZWAdobeF"/>
            <w:sz w:val="2"/>
            <w:szCs w:val="2"/>
          </w:rPr>
          <w:lastRenderedPageBreak/>
          <w:delText>2136B</w:delText>
        </w:r>
        <w:r w:rsidR="0033544D" w:rsidRPr="00742779">
          <w:delText>The</w:delText>
        </w:r>
      </w:del>
      <w:ins w:id="5019" w:author="Seth Oranburg" w:date="2026-03-07T09:50:00Z" w16du:dateUtc="2026-03-07T14:50:00Z">
        <w:r w:rsidR="0033544D" w:rsidRPr="00742779">
          <w:t>The</w:t>
        </w:r>
      </w:ins>
      <w:r w:rsidR="0033544D" w:rsidRPr="00742779">
        <w:t xml:space="preserve"> annual meeting proceeded. Holtzman and Mitarotonda won the Class III seats, as expected. But with the expanded board, they found themselves in a permanent minority.</w:t>
      </w:r>
    </w:p>
    <w:p w14:paraId="3D325DEB" w14:textId="77777777" w:rsidR="0033544D" w:rsidRPr="00742779" w:rsidRDefault="00742779" w:rsidP="000E54B1">
      <w:pPr>
        <w:pPrChange w:id="5020" w:author="Seth Oranburg" w:date="2026-03-07T09:50:00Z" w16du:dateUtc="2026-03-07T14:50:00Z">
          <w:pPr>
            <w:pStyle w:val="NormalWeb"/>
          </w:pPr>
        </w:pPrChange>
      </w:pPr>
      <w:del w:id="5021" w:author="Seth Oranburg" w:date="2026-03-07T09:50:00Z" w16du:dateUtc="2026-03-07T14:50:00Z">
        <w:r w:rsidRPr="00742779">
          <w:rPr>
            <w:rFonts w:ascii="ZWAdobeF" w:hAnsi="ZWAdobeF" w:cs="ZWAdobeF"/>
            <w:sz w:val="2"/>
            <w:szCs w:val="2"/>
          </w:rPr>
          <w:delText>2137B</w:delText>
        </w:r>
        <w:r w:rsidR="0033544D" w:rsidRPr="00742779">
          <w:delText>MM</w:delText>
        </w:r>
      </w:del>
      <w:ins w:id="5022" w:author="Seth Oranburg" w:date="2026-03-07T09:50:00Z" w16du:dateUtc="2026-03-07T14:50:00Z">
        <w:r w:rsidR="0033544D" w:rsidRPr="00742779">
          <w:t>MM</w:t>
        </w:r>
      </w:ins>
      <w:r w:rsidR="0033544D" w:rsidRPr="00742779">
        <w:t xml:space="preserve"> sued, arguing that the board expansion violated </w:t>
      </w:r>
      <w:r w:rsidR="0033544D" w:rsidRPr="00742779">
        <w:rPr>
          <w:rStyle w:val="Emphasis"/>
        </w:rPr>
        <w:t>Blasius</w:t>
      </w:r>
      <w:r w:rsidR="0033544D" w:rsidRPr="00742779">
        <w:t xml:space="preserve">. The Court of Chancery denied relief. Vice Chancellor Strine concluded that the board expansion </w:t>
      </w:r>
      <w:r w:rsidR="009F60D1" w:rsidRPr="00742779">
        <w:t>“</w:t>
      </w:r>
      <w:r w:rsidR="0033544D" w:rsidRPr="00742779">
        <w:t>did not impact the shareholder vote or the shareholder choices in any significant way.</w:t>
      </w:r>
      <w:r w:rsidR="009F60D1" w:rsidRPr="00742779">
        <w:t>”</w:t>
      </w:r>
      <w:r w:rsidR="0033544D">
        <w:fldChar w:fldCharType="begin"/>
      </w:r>
      <w:r w:rsidR="0033544D">
        <w:instrText>HYPERLINK \l "fn319-11647" \o "Jump to citation"</w:instrText>
      </w:r>
      <w:r w:rsidR="0033544D">
        <w:fldChar w:fldCharType="separate"/>
      </w:r>
      <w:r w:rsidR="0033544D" w:rsidRPr="00742779">
        <w:rPr>
          <w:rStyle w:val="Hyperlink"/>
          <w:color w:val="auto"/>
          <w:u w:val="none"/>
        </w:rPr>
        <w:t>[319</w:t>
      </w:r>
      <w:r w:rsidR="00EE2871" w:rsidRPr="00742779">
        <w:rPr>
          <w:rStyle w:val="Hyperlink"/>
          <w:color w:val="auto"/>
          <w:u w:val="none"/>
        </w:rPr>
        <w:t>]</w:t>
      </w:r>
      <w:r w:rsidR="0033544D">
        <w:fldChar w:fldCharType="end"/>
      </w:r>
      <w:r w:rsidR="0033544D" w:rsidRPr="00742779">
        <w:t xml:space="preserve"> The shareholders had the same choices before and after the expansion. They could vote for MM</w:t>
      </w:r>
      <w:r w:rsidR="009F60D1" w:rsidRPr="00742779">
        <w:t>’</w:t>
      </w:r>
      <w:r w:rsidR="0033544D" w:rsidRPr="00742779">
        <w:t>s nominees or for management</w:t>
      </w:r>
      <w:r w:rsidR="009F60D1" w:rsidRPr="00742779">
        <w:t>’</w:t>
      </w:r>
      <w:r w:rsidR="0033544D" w:rsidRPr="00742779">
        <w:t>s nominees. The expansion affected only what would happen after the vote, not the vote itself.</w:t>
      </w:r>
    </w:p>
    <w:p w14:paraId="5049E0A7" w14:textId="77777777" w:rsidR="0033544D" w:rsidRPr="00742779" w:rsidRDefault="00742779" w:rsidP="000E54B1">
      <w:pPr>
        <w:pPrChange w:id="5023" w:author="Seth Oranburg" w:date="2026-03-07T09:50:00Z" w16du:dateUtc="2026-03-07T14:50:00Z">
          <w:pPr>
            <w:pStyle w:val="NormalWeb"/>
          </w:pPr>
        </w:pPrChange>
      </w:pPr>
      <w:del w:id="5024" w:author="Seth Oranburg" w:date="2026-03-07T09:50:00Z" w16du:dateUtc="2026-03-07T14:50:00Z">
        <w:r w:rsidRPr="00742779">
          <w:rPr>
            <w:rFonts w:ascii="ZWAdobeF" w:hAnsi="ZWAdobeF" w:cs="ZWAdobeF"/>
            <w:sz w:val="2"/>
            <w:szCs w:val="2"/>
          </w:rPr>
          <w:delText>2138B</w:delText>
        </w:r>
        <w:r w:rsidR="0033544D" w:rsidRPr="00742779">
          <w:delText>The</w:delText>
        </w:r>
      </w:del>
      <w:ins w:id="5025" w:author="Seth Oranburg" w:date="2026-03-07T09:50:00Z" w16du:dateUtc="2026-03-07T14:50:00Z">
        <w:r w:rsidR="0033544D" w:rsidRPr="00742779">
          <w:t>The</w:t>
        </w:r>
      </w:ins>
      <w:r w:rsidR="0033544D" w:rsidRPr="00742779">
        <w:t xml:space="preserve"> Delaware Supreme Court reversed in </w:t>
      </w:r>
      <w:r w:rsidR="0033544D" w:rsidRPr="00742779">
        <w:rPr>
          <w:rStyle w:val="Emphasis"/>
        </w:rPr>
        <w:t>MM Companies, Inc. v. Liquid Audio, Inc.</w:t>
      </w:r>
      <w:r w:rsidR="0033544D">
        <w:fldChar w:fldCharType="begin"/>
      </w:r>
      <w:r w:rsidR="0033544D">
        <w:instrText>HYPERLINK \l "fn319-11647" \o "Jump to citation"</w:instrText>
      </w:r>
      <w:r w:rsidR="0033544D">
        <w:fldChar w:fldCharType="separate"/>
      </w:r>
      <w:r w:rsidR="0033544D" w:rsidRPr="00742779">
        <w:rPr>
          <w:rStyle w:val="Hyperlink"/>
          <w:color w:val="auto"/>
          <w:u w:val="none"/>
        </w:rPr>
        <w:t>[319</w:t>
      </w:r>
      <w:r w:rsidR="00EE2871" w:rsidRPr="00742779">
        <w:rPr>
          <w:rStyle w:val="Hyperlink"/>
          <w:color w:val="auto"/>
          <w:u w:val="none"/>
        </w:rPr>
        <w:t>]</w:t>
      </w:r>
      <w:r w:rsidR="0033544D">
        <w:fldChar w:fldCharType="end"/>
      </w:r>
      <w:r w:rsidR="0033544D" w:rsidRPr="00742779">
        <w:t xml:space="preserve"> Chief Justice Veasey</w:t>
      </w:r>
      <w:r w:rsidR="009F60D1" w:rsidRPr="00742779">
        <w:t>’</w:t>
      </w:r>
      <w:r w:rsidR="0033544D" w:rsidRPr="00742779">
        <w:t>s opinion rejected the Chancery Court</w:t>
      </w:r>
      <w:r w:rsidR="009F60D1" w:rsidRPr="00742779">
        <w:t>’</w:t>
      </w:r>
      <w:r w:rsidR="0033544D" w:rsidRPr="00742779">
        <w:t xml:space="preserve">s narrow interpretation of </w:t>
      </w:r>
      <w:r w:rsidR="0033544D" w:rsidRPr="00742779">
        <w:rPr>
          <w:rStyle w:val="Emphasis"/>
        </w:rPr>
        <w:t>Blasius</w:t>
      </w:r>
      <w:r w:rsidR="0033544D" w:rsidRPr="00742779">
        <w:t>. The question was not whether shareholders could still vote. The question was whether the board had acted for the primary purpose of interfering with the effectiveness of that vote.</w:t>
      </w:r>
    </w:p>
    <w:p w14:paraId="3D3C502B" w14:textId="77777777" w:rsidR="0033544D" w:rsidRPr="00742779" w:rsidRDefault="00742779" w:rsidP="000E54B1">
      <w:pPr>
        <w:pPrChange w:id="5026" w:author="Seth Oranburg" w:date="2026-03-07T09:50:00Z" w16du:dateUtc="2026-03-07T14:50:00Z">
          <w:pPr>
            <w:pStyle w:val="NormalWeb"/>
          </w:pPr>
        </w:pPrChange>
      </w:pPr>
      <w:del w:id="5027" w:author="Seth Oranburg" w:date="2026-03-07T09:50:00Z" w16du:dateUtc="2026-03-07T14:50:00Z">
        <w:r w:rsidRPr="00742779">
          <w:rPr>
            <w:rFonts w:ascii="ZWAdobeF" w:hAnsi="ZWAdobeF" w:cs="ZWAdobeF"/>
            <w:sz w:val="2"/>
            <w:szCs w:val="2"/>
          </w:rPr>
          <w:delText>2139B</w:delText>
        </w:r>
        <w:r w:rsidR="0033544D" w:rsidRPr="00742779">
          <w:delText>The</w:delText>
        </w:r>
      </w:del>
      <w:ins w:id="5028" w:author="Seth Oranburg" w:date="2026-03-07T09:50:00Z" w16du:dateUtc="2026-03-07T14:50:00Z">
        <w:r w:rsidR="0033544D" w:rsidRPr="00742779">
          <w:t>The</w:t>
        </w:r>
      </w:ins>
      <w:r w:rsidR="0033544D" w:rsidRPr="00742779">
        <w:t xml:space="preserve"> Court found that the timing and circumstances of the board expansion demonstrated improper purpose. </w:t>
      </w:r>
      <w:r w:rsidR="009F60D1" w:rsidRPr="00742779">
        <w:t>“</w:t>
      </w:r>
      <w:r w:rsidR="0033544D" w:rsidRPr="00742779">
        <w:t>The board of Liquid Audio amended the by-laws and expanded the board under circumstances that suggest potential entrenchment. They did so at a time when they knew they were losing a proxy contest and that two of MM</w:t>
      </w:r>
      <w:r w:rsidR="009F60D1" w:rsidRPr="00742779">
        <w:t>’</w:t>
      </w:r>
      <w:r w:rsidR="0033544D" w:rsidRPr="00742779">
        <w:t>s nominees would be seated on the board.</w:t>
      </w:r>
      <w:r w:rsidR="009F60D1" w:rsidRPr="00742779">
        <w:t>”</w:t>
      </w:r>
      <w:r w:rsidR="0033544D">
        <w:fldChar w:fldCharType="begin"/>
      </w:r>
      <w:r w:rsidR="0033544D">
        <w:instrText>HYPERLINK \l "fn319-11647" \o "Jump to citation"</w:instrText>
      </w:r>
      <w:r w:rsidR="0033544D">
        <w:fldChar w:fldCharType="separate"/>
      </w:r>
      <w:r w:rsidR="0033544D" w:rsidRPr="00742779">
        <w:rPr>
          <w:rStyle w:val="Hyperlink"/>
          <w:color w:val="auto"/>
          <w:u w:val="none"/>
        </w:rPr>
        <w:t>[319</w:t>
      </w:r>
      <w:r w:rsidR="00EE2871" w:rsidRPr="00742779">
        <w:rPr>
          <w:rStyle w:val="Hyperlink"/>
          <w:color w:val="auto"/>
          <w:u w:val="none"/>
        </w:rPr>
        <w:t>]</w:t>
      </w:r>
      <w:r w:rsidR="0033544D">
        <w:fldChar w:fldCharType="end"/>
      </w:r>
    </w:p>
    <w:p w14:paraId="4DDC51DE" w14:textId="77777777" w:rsidR="0033544D" w:rsidRPr="00742779" w:rsidRDefault="00742779" w:rsidP="000E54B1">
      <w:pPr>
        <w:pPrChange w:id="5029" w:author="Seth Oranburg" w:date="2026-03-07T09:50:00Z" w16du:dateUtc="2026-03-07T14:50:00Z">
          <w:pPr>
            <w:pStyle w:val="NormalWeb"/>
          </w:pPr>
        </w:pPrChange>
      </w:pPr>
      <w:del w:id="5030" w:author="Seth Oranburg" w:date="2026-03-07T09:50:00Z" w16du:dateUtc="2026-03-07T14:50:00Z">
        <w:r w:rsidRPr="00742779">
          <w:rPr>
            <w:rFonts w:ascii="ZWAdobeF" w:hAnsi="ZWAdobeF" w:cs="ZWAdobeF"/>
            <w:sz w:val="2"/>
            <w:szCs w:val="2"/>
          </w:rPr>
          <w:delText>2140B</w:delText>
        </w:r>
        <w:r w:rsidR="0033544D" w:rsidRPr="00742779">
          <w:delText>The</w:delText>
        </w:r>
      </w:del>
      <w:ins w:id="5031" w:author="Seth Oranburg" w:date="2026-03-07T09:50:00Z" w16du:dateUtc="2026-03-07T14:50:00Z">
        <w:r w:rsidR="0033544D" w:rsidRPr="00742779">
          <w:t>The</w:t>
        </w:r>
      </w:ins>
      <w:r w:rsidR="0033544D" w:rsidRPr="00742779">
        <w:t xml:space="preserve"> Court emphasized that </w:t>
      </w:r>
      <w:r w:rsidR="0033544D" w:rsidRPr="00742779">
        <w:rPr>
          <w:rStyle w:val="Emphasis"/>
        </w:rPr>
        <w:t>Blasius</w:t>
      </w:r>
      <w:r w:rsidR="0033544D" w:rsidRPr="00742779">
        <w:t xml:space="preserve"> protects not merely the mechanical act of voting but the effectiveness of shareholder action. </w:t>
      </w:r>
      <w:r w:rsidR="009F60D1" w:rsidRPr="00742779">
        <w:t>“</w:t>
      </w:r>
      <w:r w:rsidR="0033544D" w:rsidRPr="00742779">
        <w:t>When a board unilaterally expands the board in the face of an impending election contest, it must be prepared to demonstrate a compelling justification for such action.</w:t>
      </w:r>
      <w:r w:rsidR="009F60D1" w:rsidRPr="00742779">
        <w:t>”</w:t>
      </w:r>
      <w:r w:rsidR="0033544D">
        <w:fldChar w:fldCharType="begin"/>
      </w:r>
      <w:r w:rsidR="0033544D">
        <w:instrText>HYPERLINK \l "fn319-11647" \o "Jump to citation"</w:instrText>
      </w:r>
      <w:r w:rsidR="0033544D">
        <w:fldChar w:fldCharType="separate"/>
      </w:r>
      <w:r w:rsidR="0033544D" w:rsidRPr="00742779">
        <w:rPr>
          <w:rStyle w:val="Hyperlink"/>
          <w:color w:val="auto"/>
          <w:u w:val="none"/>
        </w:rPr>
        <w:t>[319</w:t>
      </w:r>
      <w:r w:rsidR="00EE2871" w:rsidRPr="00742779">
        <w:rPr>
          <w:rStyle w:val="Hyperlink"/>
          <w:color w:val="auto"/>
          <w:u w:val="none"/>
        </w:rPr>
        <w:t>]</w:t>
      </w:r>
      <w:r w:rsidR="0033544D">
        <w:fldChar w:fldCharType="end"/>
      </w:r>
      <w:r w:rsidR="0033544D" w:rsidRPr="00742779">
        <w:t xml:space="preserve"> The Liquid Audio board could not do so. The two new directors were qualified, but their qualifications did not explain why they needed to be appointed five weeks before an election rather than afterward.</w:t>
      </w:r>
    </w:p>
    <w:p w14:paraId="183DA018" w14:textId="77777777" w:rsidR="0033544D" w:rsidRPr="00742779" w:rsidRDefault="00742779" w:rsidP="000E54B1">
      <w:del w:id="5032" w:author="Seth Oranburg" w:date="2026-03-07T09:50:00Z" w16du:dateUtc="2026-03-07T14:50:00Z">
        <w:r w:rsidRPr="00742779">
          <w:rPr>
            <w:rFonts w:ascii="ZWAdobeF" w:hAnsi="ZWAdobeF" w:cs="ZWAdobeF"/>
            <w:sz w:val="2"/>
            <w:szCs w:val="2"/>
          </w:rPr>
          <w:delText>2141B</w:delText>
        </w:r>
        <w:r w:rsidR="0033544D" w:rsidRPr="00742779">
          <w:delText>The</w:delText>
        </w:r>
      </w:del>
      <w:ins w:id="5033" w:author="Seth Oranburg" w:date="2026-03-07T09:50:00Z" w16du:dateUtc="2026-03-07T14:50:00Z">
        <w:r w:rsidR="0033544D" w:rsidRPr="00742779">
          <w:t>The</w:t>
        </w:r>
      </w:ins>
      <w:r w:rsidR="0033544D" w:rsidRPr="00742779">
        <w:t xml:space="preserve"> Supreme Court invalidated the board expansion and ordered Holtzman and Mitarotonda seated on a five-member board. </w:t>
      </w:r>
      <w:r w:rsidR="0033544D" w:rsidRPr="00742779">
        <w:rPr>
          <w:rStyle w:val="Emphasis"/>
        </w:rPr>
        <w:t>MM Companies</w:t>
      </w:r>
      <w:r w:rsidR="0033544D" w:rsidRPr="00742779">
        <w:t xml:space="preserve"> confirmed that </w:t>
      </w:r>
      <w:r w:rsidR="0033544D" w:rsidRPr="00742779">
        <w:rPr>
          <w:rStyle w:val="Emphasis"/>
        </w:rPr>
        <w:t>Blasius</w:t>
      </w:r>
      <w:r w:rsidR="0033544D" w:rsidRPr="00742779">
        <w:t xml:space="preserve"> applies when boards take defensive action to dilute the voting power of dissident nominees who appear likely to win election. The case also demonstrated that courts would scrutinize timing. Board actions taken on the eve of proxy contests, when the outcome appears unfavorable to incumbents, trigger compelling justification review.</w:t>
      </w:r>
    </w:p>
    <w:p w14:paraId="0F338885" w14:textId="77777777" w:rsidR="0033544D" w:rsidRPr="00742779" w:rsidRDefault="0033544D" w:rsidP="000E54B1">
      <w:pPr>
        <w:pStyle w:val="Heading3"/>
        <w:rPr>
          <w:rFonts w:eastAsia="Times New Roman"/>
        </w:rPr>
      </w:pPr>
      <w:r w:rsidRPr="00742779">
        <w:rPr>
          <w:rFonts w:eastAsia="Times New Roman"/>
        </w:rPr>
        <w:lastRenderedPageBreak/>
        <w:t>The Unworkable Standard</w:t>
      </w:r>
    </w:p>
    <w:p w14:paraId="47091AF3" w14:textId="77777777" w:rsidR="0033544D" w:rsidRPr="00742779" w:rsidRDefault="00742779" w:rsidP="000E54B1">
      <w:del w:id="5034" w:author="Seth Oranburg" w:date="2026-03-07T09:50:00Z" w16du:dateUtc="2026-03-07T14:50:00Z">
        <w:r w:rsidRPr="00742779">
          <w:rPr>
            <w:rStyle w:val="Emphasis"/>
            <w:rFonts w:ascii="ZWAdobeF" w:hAnsi="ZWAdobeF" w:cs="ZWAdobeF"/>
            <w:i w:val="0"/>
            <w:sz w:val="2"/>
            <w:szCs w:val="2"/>
          </w:rPr>
          <w:delText>2142B</w:delText>
        </w:r>
        <w:r w:rsidR="0033544D" w:rsidRPr="00742779">
          <w:rPr>
            <w:rStyle w:val="Emphasis"/>
          </w:rPr>
          <w:delText>MM</w:delText>
        </w:r>
      </w:del>
      <w:ins w:id="5035" w:author="Seth Oranburg" w:date="2026-03-07T09:50:00Z" w16du:dateUtc="2026-03-07T14:50:00Z">
        <w:r w:rsidR="0033544D" w:rsidRPr="00742779">
          <w:rPr>
            <w:rStyle w:val="Emphasis"/>
          </w:rPr>
          <w:t>MM</w:t>
        </w:r>
      </w:ins>
      <w:r w:rsidR="0033544D" w:rsidRPr="00742779">
        <w:rPr>
          <w:rStyle w:val="Emphasis"/>
        </w:rPr>
        <w:t xml:space="preserve"> Companies</w:t>
      </w:r>
      <w:r w:rsidR="0033544D" w:rsidRPr="00742779">
        <w:t xml:space="preserve"> reaffirmed </w:t>
      </w:r>
      <w:r w:rsidR="0033544D" w:rsidRPr="00742779">
        <w:rPr>
          <w:rStyle w:val="Emphasis"/>
        </w:rPr>
        <w:t>Blasius</w:t>
      </w:r>
      <w:r w:rsidR="0033544D" w:rsidRPr="00742779">
        <w:t xml:space="preserve"> but did not resolve the doctrinal confusion about when the compelling justification standard applies versus ordinary </w:t>
      </w:r>
      <w:r w:rsidR="0033544D" w:rsidRPr="00742779">
        <w:rPr>
          <w:rStyle w:val="Emphasis"/>
        </w:rPr>
        <w:t>Unocal</w:t>
      </w:r>
      <w:r w:rsidR="0033544D" w:rsidRPr="00742779">
        <w:t xml:space="preserve"> enhanced scrutiny. The result was two decades of inconsistent application and doctrinal uncertainty.</w:t>
      </w:r>
    </w:p>
    <w:p w14:paraId="435BC4CD" w14:textId="77777777" w:rsidR="0033544D" w:rsidRPr="00742779" w:rsidRDefault="00742779" w:rsidP="000E54B1">
      <w:pPr>
        <w:pPrChange w:id="5036" w:author="Seth Oranburg" w:date="2026-03-07T09:50:00Z" w16du:dateUtc="2026-03-07T14:50:00Z">
          <w:pPr>
            <w:pStyle w:val="NormalWeb"/>
          </w:pPr>
        </w:pPrChange>
      </w:pPr>
      <w:del w:id="5037" w:author="Seth Oranburg" w:date="2026-03-07T09:50:00Z" w16du:dateUtc="2026-03-07T14:50:00Z">
        <w:r w:rsidRPr="00742779">
          <w:rPr>
            <w:rFonts w:ascii="ZWAdobeF" w:hAnsi="ZWAdobeF" w:cs="ZWAdobeF"/>
            <w:sz w:val="2"/>
            <w:szCs w:val="2"/>
          </w:rPr>
          <w:delText>2143B</w:delText>
        </w:r>
        <w:r w:rsidR="0033544D" w:rsidRPr="00742779">
          <w:delText>The</w:delText>
        </w:r>
      </w:del>
      <w:ins w:id="5038" w:author="Seth Oranburg" w:date="2026-03-07T09:50:00Z" w16du:dateUtc="2026-03-07T14:50:00Z">
        <w:r w:rsidR="0033544D" w:rsidRPr="00742779">
          <w:t>The</w:t>
        </w:r>
      </w:ins>
      <w:r w:rsidR="0033544D" w:rsidRPr="00742779">
        <w:t xml:space="preserve"> problem emerged clearly in three cases that illustrated how courts struggled to determine which standard applied. In </w:t>
      </w:r>
      <w:r w:rsidR="0033544D" w:rsidRPr="00742779">
        <w:rPr>
          <w:rStyle w:val="Emphasis"/>
        </w:rPr>
        <w:t>Chesapeake Corp. v. Shore</w:t>
      </w:r>
      <w:r w:rsidR="0033544D" w:rsidRPr="00742779">
        <w:t xml:space="preserve">, the Delaware Supreme Court applied </w:t>
      </w:r>
      <w:r w:rsidR="0033544D" w:rsidRPr="00742779">
        <w:rPr>
          <w:rStyle w:val="Emphasis"/>
        </w:rPr>
        <w:t>Blasius</w:t>
      </w:r>
      <w:r w:rsidR="0033544D" w:rsidRPr="00742779">
        <w:t xml:space="preserve"> to invalidate a board</w:t>
      </w:r>
      <w:r w:rsidR="009F60D1" w:rsidRPr="00742779">
        <w:t>’</w:t>
      </w:r>
      <w:r w:rsidR="0033544D" w:rsidRPr="00742779">
        <w:t>s defensive recapitalization that diluted an insurgent</w:t>
      </w:r>
      <w:r w:rsidR="009F60D1" w:rsidRPr="00742779">
        <w:t>’</w:t>
      </w:r>
      <w:r w:rsidR="0033544D" w:rsidRPr="00742779">
        <w:t>s voting power.</w:t>
      </w:r>
      <w:r w:rsidR="0033544D">
        <w:fldChar w:fldCharType="begin"/>
      </w:r>
      <w:r w:rsidR="0033544D">
        <w:instrText>HYPERLINK \l "fn320-11647" \o "Jump to citation"</w:instrText>
      </w:r>
      <w:r w:rsidR="0033544D">
        <w:fldChar w:fldCharType="separate"/>
      </w:r>
      <w:r w:rsidR="0033544D" w:rsidRPr="00742779">
        <w:rPr>
          <w:rStyle w:val="Hyperlink"/>
          <w:color w:val="auto"/>
          <w:u w:val="none"/>
        </w:rPr>
        <w:t>[320</w:t>
      </w:r>
      <w:r w:rsidR="00EE2871" w:rsidRPr="00742779">
        <w:rPr>
          <w:rStyle w:val="Hyperlink"/>
          <w:color w:val="auto"/>
          <w:u w:val="none"/>
        </w:rPr>
        <w:t>]</w:t>
      </w:r>
      <w:r w:rsidR="0033544D">
        <w:fldChar w:fldCharType="end"/>
      </w:r>
      <w:r w:rsidR="0033544D" w:rsidRPr="00742779">
        <w:t xml:space="preserve"> The Court found that the recapitalization</w:t>
      </w:r>
      <w:r w:rsidR="009F60D1" w:rsidRPr="00742779">
        <w:t>’</w:t>
      </w:r>
      <w:r w:rsidR="0033544D" w:rsidRPr="00742779">
        <w:t xml:space="preserve">s </w:t>
      </w:r>
      <w:r w:rsidR="009F60D1" w:rsidRPr="00742779">
        <w:t>“</w:t>
      </w:r>
      <w:r w:rsidR="0033544D" w:rsidRPr="00742779">
        <w:t>primary purpose</w:t>
      </w:r>
      <w:r w:rsidR="009F60D1" w:rsidRPr="00742779">
        <w:t>”</w:t>
      </w:r>
      <w:r w:rsidR="0033544D" w:rsidRPr="00742779">
        <w:t xml:space="preserve"> was to interfere with shareholder voting, triggering compelling justification review.</w:t>
      </w:r>
    </w:p>
    <w:p w14:paraId="3299D539" w14:textId="77777777" w:rsidR="0033544D" w:rsidRPr="00742779" w:rsidRDefault="00742779" w:rsidP="000E54B1">
      <w:pPr>
        <w:pPrChange w:id="5039" w:author="Seth Oranburg" w:date="2026-03-07T09:50:00Z" w16du:dateUtc="2026-03-07T14:50:00Z">
          <w:pPr>
            <w:pStyle w:val="NormalWeb"/>
          </w:pPr>
        </w:pPrChange>
      </w:pPr>
      <w:del w:id="5040" w:author="Seth Oranburg" w:date="2026-03-07T09:50:00Z" w16du:dateUtc="2026-03-07T14:50:00Z">
        <w:r w:rsidRPr="00742779">
          <w:rPr>
            <w:rFonts w:ascii="ZWAdobeF" w:hAnsi="ZWAdobeF" w:cs="ZWAdobeF"/>
            <w:sz w:val="2"/>
            <w:szCs w:val="2"/>
          </w:rPr>
          <w:delText>2144B</w:delText>
        </w:r>
        <w:r w:rsidR="0033544D" w:rsidRPr="00742779">
          <w:delText>But</w:delText>
        </w:r>
      </w:del>
      <w:ins w:id="5041" w:author="Seth Oranburg" w:date="2026-03-07T09:50:00Z" w16du:dateUtc="2026-03-07T14:50:00Z">
        <w:r w:rsidR="0033544D" w:rsidRPr="00742779">
          <w:t>But</w:t>
        </w:r>
      </w:ins>
      <w:r w:rsidR="0033544D" w:rsidRPr="00742779">
        <w:t xml:space="preserve"> in </w:t>
      </w:r>
      <w:r w:rsidR="0033544D" w:rsidRPr="00742779">
        <w:rPr>
          <w:rStyle w:val="Emphasis"/>
        </w:rPr>
        <w:t>Mercier v. Inter-Tel (Delaware), Inc.</w:t>
      </w:r>
      <w:r w:rsidR="0033544D" w:rsidRPr="00742779">
        <w:t xml:space="preserve">, decided the same year, Vice Chancellor Strine applied </w:t>
      </w:r>
      <w:r w:rsidR="0033544D" w:rsidRPr="00742779">
        <w:rPr>
          <w:rStyle w:val="Emphasis"/>
        </w:rPr>
        <w:t>Unocal</w:t>
      </w:r>
      <w:r w:rsidR="0033544D" w:rsidRPr="00742779">
        <w:t xml:space="preserve"> rather than </w:t>
      </w:r>
      <w:r w:rsidR="0033544D" w:rsidRPr="00742779">
        <w:rPr>
          <w:rStyle w:val="Emphasis"/>
        </w:rPr>
        <w:t>Blasius</w:t>
      </w:r>
      <w:r w:rsidR="0033544D" w:rsidRPr="00742779">
        <w:t xml:space="preserve"> to a similar defensive recapitalization.</w:t>
      </w:r>
      <w:r w:rsidR="0033544D">
        <w:fldChar w:fldCharType="begin"/>
      </w:r>
      <w:r w:rsidR="0033544D">
        <w:instrText>HYPERLINK \l "fn321-11647" \o "Jump to citation"</w:instrText>
      </w:r>
      <w:r w:rsidR="0033544D">
        <w:fldChar w:fldCharType="separate"/>
      </w:r>
      <w:r w:rsidR="0033544D" w:rsidRPr="00742779">
        <w:rPr>
          <w:rStyle w:val="Hyperlink"/>
          <w:color w:val="auto"/>
          <w:u w:val="none"/>
        </w:rPr>
        <w:t>[321</w:t>
      </w:r>
      <w:r w:rsidR="00EE2871" w:rsidRPr="00742779">
        <w:rPr>
          <w:rStyle w:val="Hyperlink"/>
          <w:color w:val="auto"/>
          <w:u w:val="none"/>
        </w:rPr>
        <w:t>]</w:t>
      </w:r>
      <w:r w:rsidR="0033544D">
        <w:fldChar w:fldCharType="end"/>
      </w:r>
      <w:r w:rsidR="0033544D" w:rsidRPr="00742779">
        <w:t xml:space="preserve"> The Vice Chancellor reasoned that the board</w:t>
      </w:r>
      <w:r w:rsidR="009F60D1" w:rsidRPr="00742779">
        <w:t>’</w:t>
      </w:r>
      <w:r w:rsidR="0033544D" w:rsidRPr="00742779">
        <w:t xml:space="preserve">s action was a response to a takeover threat, making </w:t>
      </w:r>
      <w:r w:rsidR="0033544D" w:rsidRPr="00742779">
        <w:rPr>
          <w:rStyle w:val="Emphasis"/>
        </w:rPr>
        <w:t>Unocal</w:t>
      </w:r>
      <w:r w:rsidR="0033544D" w:rsidRPr="00742779">
        <w:t xml:space="preserve"> the appropriate framework even though the action affected shareholder voting.</w:t>
      </w:r>
    </w:p>
    <w:p w14:paraId="5295C2FF" w14:textId="77777777" w:rsidR="0033544D" w:rsidRPr="00742779" w:rsidRDefault="00742779" w:rsidP="000E54B1">
      <w:pPr>
        <w:pPrChange w:id="5042" w:author="Seth Oranburg" w:date="2026-03-07T09:50:00Z" w16du:dateUtc="2026-03-07T14:50:00Z">
          <w:pPr>
            <w:pStyle w:val="NormalWeb"/>
          </w:pPr>
        </w:pPrChange>
      </w:pPr>
      <w:del w:id="5043" w:author="Seth Oranburg" w:date="2026-03-07T09:50:00Z" w16du:dateUtc="2026-03-07T14:50:00Z">
        <w:r w:rsidRPr="00742779">
          <w:rPr>
            <w:rFonts w:ascii="ZWAdobeF" w:hAnsi="ZWAdobeF" w:cs="ZWAdobeF"/>
            <w:sz w:val="2"/>
            <w:szCs w:val="2"/>
          </w:rPr>
          <w:delText>2145B</w:delText>
        </w:r>
        <w:r w:rsidR="0033544D" w:rsidRPr="00742779">
          <w:delText>In</w:delText>
        </w:r>
      </w:del>
      <w:ins w:id="5044" w:author="Seth Oranburg" w:date="2026-03-07T09:50:00Z" w16du:dateUtc="2026-03-07T14:50:00Z">
        <w:r w:rsidR="0033544D" w:rsidRPr="00742779">
          <w:t>In</w:t>
        </w:r>
      </w:ins>
      <w:r w:rsidR="0033544D" w:rsidRPr="00742779">
        <w:t xml:space="preserve"> </w:t>
      </w:r>
      <w:r w:rsidR="0033544D" w:rsidRPr="00742779">
        <w:rPr>
          <w:rStyle w:val="Emphasis"/>
        </w:rPr>
        <w:t>Williams v. Geier</w:t>
      </w:r>
      <w:r w:rsidR="0033544D" w:rsidRPr="00742779">
        <w:t>, the Delaware Supreme Court encountered a rights plan specifically designed to prevent shareholders from removing a controlling family.</w:t>
      </w:r>
      <w:r w:rsidR="0033544D">
        <w:fldChar w:fldCharType="begin"/>
      </w:r>
      <w:r w:rsidR="0033544D">
        <w:instrText>HYPERLINK \l "fn322-11647" \o "Jump to citation"</w:instrText>
      </w:r>
      <w:r w:rsidR="0033544D">
        <w:fldChar w:fldCharType="separate"/>
      </w:r>
      <w:r w:rsidR="0033544D" w:rsidRPr="00742779">
        <w:rPr>
          <w:rStyle w:val="Hyperlink"/>
          <w:color w:val="auto"/>
          <w:u w:val="none"/>
        </w:rPr>
        <w:t>[322</w:t>
      </w:r>
      <w:r w:rsidR="00EE2871" w:rsidRPr="00742779">
        <w:rPr>
          <w:rStyle w:val="Hyperlink"/>
          <w:color w:val="auto"/>
          <w:u w:val="none"/>
        </w:rPr>
        <w:t>]</w:t>
      </w:r>
      <w:r w:rsidR="0033544D">
        <w:fldChar w:fldCharType="end"/>
      </w:r>
      <w:r w:rsidR="0033544D" w:rsidRPr="00742779">
        <w:t xml:space="preserve"> The court applied </w:t>
      </w:r>
      <w:r w:rsidR="0033544D" w:rsidRPr="00742779">
        <w:rPr>
          <w:rStyle w:val="Emphasis"/>
        </w:rPr>
        <w:t>Blasius</w:t>
      </w:r>
      <w:r w:rsidR="0033544D" w:rsidRPr="00742779">
        <w:t xml:space="preserve"> in theory but deferred to the board</w:t>
      </w:r>
      <w:r w:rsidR="009F60D1" w:rsidRPr="00742779">
        <w:t>’</w:t>
      </w:r>
      <w:r w:rsidR="0033544D" w:rsidRPr="00742779">
        <w:t>s business judgment in practice, effectively collapsing the compelling justification standard into ordinary reasonableness review.</w:t>
      </w:r>
    </w:p>
    <w:p w14:paraId="5666A1ED" w14:textId="77777777" w:rsidR="0033544D" w:rsidRPr="00742779" w:rsidRDefault="00742779" w:rsidP="000E54B1">
      <w:del w:id="5045" w:author="Seth Oranburg" w:date="2026-03-07T09:50:00Z" w16du:dateUtc="2026-03-07T14:50:00Z">
        <w:r w:rsidRPr="00742779">
          <w:rPr>
            <w:rFonts w:ascii="ZWAdobeF" w:hAnsi="ZWAdobeF" w:cs="ZWAdobeF"/>
            <w:sz w:val="2"/>
            <w:szCs w:val="2"/>
          </w:rPr>
          <w:delText>2146B</w:delText>
        </w:r>
        <w:r w:rsidR="0033544D" w:rsidRPr="00742779">
          <w:delText>By</w:delText>
        </w:r>
      </w:del>
      <w:ins w:id="5046" w:author="Seth Oranburg" w:date="2026-03-07T09:50:00Z" w16du:dateUtc="2026-03-07T14:50:00Z">
        <w:r w:rsidR="0033544D" w:rsidRPr="00742779">
          <w:t>By</w:t>
        </w:r>
      </w:ins>
      <w:r w:rsidR="0033544D" w:rsidRPr="00742779">
        <w:t xml:space="preserve"> 2010, practitioners and scholars alike recognized that Delaware had created an unworkable doctrinal framework. Courts could not consistently determine when </w:t>
      </w:r>
      <w:r w:rsidR="0033544D" w:rsidRPr="00742779">
        <w:rPr>
          <w:rStyle w:val="Emphasis"/>
        </w:rPr>
        <w:t>Blasius</w:t>
      </w:r>
      <w:r w:rsidR="009F60D1" w:rsidRPr="00742779">
        <w:t>’</w:t>
      </w:r>
      <w:r w:rsidR="0033544D" w:rsidRPr="00742779">
        <w:t xml:space="preserve">s demanding standard applied versus </w:t>
      </w:r>
      <w:r w:rsidR="0033544D" w:rsidRPr="00742779">
        <w:rPr>
          <w:rStyle w:val="Emphasis"/>
        </w:rPr>
        <w:t>Unocal</w:t>
      </w:r>
      <w:r w:rsidR="009F60D1" w:rsidRPr="00742779">
        <w:t>’</w:t>
      </w:r>
      <w:r w:rsidR="0033544D" w:rsidRPr="00742779">
        <w:t xml:space="preserve">s more deferential enhanced scrutiny. The </w:t>
      </w:r>
      <w:r w:rsidR="009F60D1" w:rsidRPr="00742779">
        <w:t>“</w:t>
      </w:r>
      <w:r w:rsidR="0033544D" w:rsidRPr="00742779">
        <w:t>primary purpose</w:t>
      </w:r>
      <w:r w:rsidR="009F60D1" w:rsidRPr="00742779">
        <w:t>”</w:t>
      </w:r>
      <w:r w:rsidR="0033544D" w:rsidRPr="00742779">
        <w:t xml:space="preserve"> inquiry proved impossible to administer. Boards always claimed multiple purposes. Courts had to assess subjective intent based on circumstantial evidence and post-hoc rationalizations.</w:t>
      </w:r>
    </w:p>
    <w:p w14:paraId="3A5EF384" w14:textId="77777777" w:rsidR="0033544D" w:rsidRPr="00742779" w:rsidRDefault="00742779" w:rsidP="000E54B1">
      <w:del w:id="5047" w:author="Seth Oranburg" w:date="2026-03-07T09:50:00Z" w16du:dateUtc="2026-03-07T14:50:00Z">
        <w:r w:rsidRPr="00742779">
          <w:rPr>
            <w:rFonts w:ascii="ZWAdobeF" w:hAnsi="ZWAdobeF" w:cs="ZWAdobeF"/>
            <w:sz w:val="2"/>
            <w:szCs w:val="2"/>
          </w:rPr>
          <w:delText>2147B</w:delText>
        </w:r>
        <w:r w:rsidR="0033544D" w:rsidRPr="00742779">
          <w:delText>The</w:delText>
        </w:r>
      </w:del>
      <w:ins w:id="5048" w:author="Seth Oranburg" w:date="2026-03-07T09:50:00Z" w16du:dateUtc="2026-03-07T14:50:00Z">
        <w:r w:rsidR="0033544D" w:rsidRPr="00742779">
          <w:t>The</w:t>
        </w:r>
      </w:ins>
      <w:r w:rsidR="0033544D" w:rsidRPr="00742779">
        <w:t xml:space="preserve"> Delaware Supreme Court needed to clarify the relationship between </w:t>
      </w:r>
      <w:r w:rsidR="0033544D" w:rsidRPr="00742779">
        <w:rPr>
          <w:rStyle w:val="Emphasis"/>
        </w:rPr>
        <w:t>Blasius</w:t>
      </w:r>
      <w:r w:rsidR="0033544D" w:rsidRPr="00742779">
        <w:t xml:space="preserve"> and </w:t>
      </w:r>
      <w:r w:rsidR="0033544D" w:rsidRPr="00742779">
        <w:rPr>
          <w:rStyle w:val="Emphasis"/>
        </w:rPr>
        <w:t>Unocal</w:t>
      </w:r>
      <w:r w:rsidR="0033544D" w:rsidRPr="00742779">
        <w:t>. That clarification came in 2023.</w:t>
      </w:r>
    </w:p>
    <w:p w14:paraId="67B0D070" w14:textId="77777777" w:rsidR="0033544D" w:rsidRPr="00742779" w:rsidRDefault="0033544D" w:rsidP="000E54B1">
      <w:pPr>
        <w:pStyle w:val="Heading3"/>
        <w:rPr>
          <w:rFonts w:eastAsia="Times New Roman"/>
        </w:rPr>
      </w:pPr>
      <w:r w:rsidRPr="00742779">
        <w:rPr>
          <w:rFonts w:eastAsia="Times New Roman"/>
        </w:rPr>
        <w:t xml:space="preserve">The Modern Synthesis: </w:t>
      </w:r>
      <w:r w:rsidRPr="00742779">
        <w:rPr>
          <w:rStyle w:val="Emphasis"/>
          <w:rFonts w:eastAsia="Times New Roman"/>
        </w:rPr>
        <w:t>Coster</w:t>
      </w:r>
      <w:r w:rsidRPr="00742779">
        <w:rPr>
          <w:rFonts w:eastAsia="Times New Roman"/>
        </w:rPr>
        <w:t xml:space="preserve"> and the End of Doctrinal Confusion</w:t>
      </w:r>
    </w:p>
    <w:p w14:paraId="05394F74" w14:textId="77777777" w:rsidR="0033544D" w:rsidRPr="00742779" w:rsidRDefault="00742779" w:rsidP="000E54B1">
      <w:pPr>
        <w:pPrChange w:id="5049" w:author="Seth Oranburg" w:date="2026-03-07T09:50:00Z" w16du:dateUtc="2026-03-07T14:50:00Z">
          <w:pPr>
            <w:pStyle w:val="NormalWeb"/>
          </w:pPr>
        </w:pPrChange>
      </w:pPr>
      <w:del w:id="5050" w:author="Seth Oranburg" w:date="2026-03-07T09:50:00Z" w16du:dateUtc="2026-03-07T14:50:00Z">
        <w:r w:rsidRPr="00742779">
          <w:rPr>
            <w:rStyle w:val="Emphasis"/>
            <w:rFonts w:ascii="ZWAdobeF" w:hAnsi="ZWAdobeF" w:cs="ZWAdobeF"/>
            <w:i w:val="0"/>
            <w:sz w:val="2"/>
            <w:szCs w:val="2"/>
          </w:rPr>
          <w:delText>2148B</w:delText>
        </w:r>
        <w:r w:rsidR="0033544D" w:rsidRPr="00742779">
          <w:rPr>
            <w:rStyle w:val="Emphasis"/>
          </w:rPr>
          <w:delText>Williams</w:delText>
        </w:r>
      </w:del>
      <w:ins w:id="5051" w:author="Seth Oranburg" w:date="2026-03-07T09:50:00Z" w16du:dateUtc="2026-03-07T14:50:00Z">
        <w:r w:rsidR="0033544D" w:rsidRPr="00742779">
          <w:rPr>
            <w:rStyle w:val="Emphasis"/>
          </w:rPr>
          <w:t>Williams</w:t>
        </w:r>
      </w:ins>
      <w:r w:rsidR="0033544D" w:rsidRPr="00742779">
        <w:rPr>
          <w:rStyle w:val="Emphasis"/>
        </w:rPr>
        <w:t xml:space="preserve"> Companies Stockholders Litigation</w:t>
      </w:r>
      <w:r w:rsidR="0033544D" w:rsidRPr="00742779">
        <w:t xml:space="preserve">, known as </w:t>
      </w:r>
      <w:r w:rsidR="0033544D" w:rsidRPr="00742779">
        <w:rPr>
          <w:rStyle w:val="Emphasis"/>
        </w:rPr>
        <w:t>Coster</w:t>
      </w:r>
      <w:r w:rsidR="0033544D" w:rsidRPr="00742779">
        <w:t xml:space="preserve"> after the plaintiff</w:t>
      </w:r>
      <w:r w:rsidR="009F60D1" w:rsidRPr="00742779">
        <w:t>’</w:t>
      </w:r>
      <w:r w:rsidR="0033544D" w:rsidRPr="00742779">
        <w:t xml:space="preserve">s counsel, presented facts that forced the Supreme Court to address the </w:t>
      </w:r>
      <w:r w:rsidR="0033544D" w:rsidRPr="00742779">
        <w:rPr>
          <w:rStyle w:val="Emphasis"/>
        </w:rPr>
        <w:t>Blasius</w:t>
      </w:r>
      <w:r w:rsidR="0033544D" w:rsidRPr="00742779">
        <w:t>-</w:t>
      </w:r>
      <w:r w:rsidR="0033544D" w:rsidRPr="00742779">
        <w:rPr>
          <w:rStyle w:val="Emphasis"/>
        </w:rPr>
        <w:t>Unocal</w:t>
      </w:r>
      <w:r w:rsidR="0033544D" w:rsidRPr="00742779">
        <w:t xml:space="preserve"> confusion directly.</w:t>
      </w:r>
      <w:r w:rsidR="0033544D">
        <w:fldChar w:fldCharType="begin"/>
      </w:r>
      <w:r w:rsidR="0033544D">
        <w:instrText>HYPERLINK \l "fn323-11647" \o "Jump to citation"</w:instrText>
      </w:r>
      <w:r w:rsidR="0033544D">
        <w:fldChar w:fldCharType="separate"/>
      </w:r>
      <w:r w:rsidR="0033544D" w:rsidRPr="00742779">
        <w:rPr>
          <w:rStyle w:val="Hyperlink"/>
          <w:color w:val="auto"/>
          <w:u w:val="none"/>
        </w:rPr>
        <w:t>[323</w:t>
      </w:r>
      <w:r w:rsidR="00EE2871" w:rsidRPr="00742779">
        <w:rPr>
          <w:rStyle w:val="Hyperlink"/>
          <w:color w:val="auto"/>
          <w:u w:val="none"/>
        </w:rPr>
        <w:t>]</w:t>
      </w:r>
      <w:r w:rsidR="0033544D">
        <w:fldChar w:fldCharType="end"/>
      </w:r>
      <w:r w:rsidR="0033544D" w:rsidRPr="00742779">
        <w:t xml:space="preserve"> The Williams Companies board had adopted a rights plan (poison pill) with specific features designed to prevent shareholders from nominating a full slate of directors. The plan was triggered </w:t>
      </w:r>
      <w:r w:rsidR="0033544D" w:rsidRPr="00742779">
        <w:lastRenderedPageBreak/>
        <w:t>by any person or group acquiring 10% or more of the stock, but it exempted the founding family, which held a controlling position.</w:t>
      </w:r>
    </w:p>
    <w:p w14:paraId="02A9C4CD" w14:textId="77777777" w:rsidR="0033544D" w:rsidRPr="00742779" w:rsidRDefault="00742779" w:rsidP="000E54B1">
      <w:del w:id="5052" w:author="Seth Oranburg" w:date="2026-03-07T09:50:00Z" w16du:dateUtc="2026-03-07T14:50:00Z">
        <w:r w:rsidRPr="00742779">
          <w:rPr>
            <w:rFonts w:ascii="ZWAdobeF" w:hAnsi="ZWAdobeF" w:cs="ZWAdobeF"/>
            <w:sz w:val="2"/>
            <w:szCs w:val="2"/>
          </w:rPr>
          <w:delText>2149B</w:delText>
        </w:r>
        <w:r w:rsidR="0033544D" w:rsidRPr="00742779">
          <w:delText>Activist</w:delText>
        </w:r>
      </w:del>
      <w:ins w:id="5053" w:author="Seth Oranburg" w:date="2026-03-07T09:50:00Z" w16du:dateUtc="2026-03-07T14:50:00Z">
        <w:r w:rsidR="0033544D" w:rsidRPr="00742779">
          <w:t>Activist</w:t>
        </w:r>
      </w:ins>
      <w:r w:rsidR="0033544D" w:rsidRPr="00742779">
        <w:t xml:space="preserve"> shareholders challenged the rights plan, arguing that it interfered with the shareholder franchise and required compelling justification under </w:t>
      </w:r>
      <w:r w:rsidR="0033544D" w:rsidRPr="00742779">
        <w:rPr>
          <w:rStyle w:val="Emphasis"/>
        </w:rPr>
        <w:t>Blasius</w:t>
      </w:r>
      <w:r w:rsidR="0033544D" w:rsidRPr="00742779">
        <w:t xml:space="preserve">. The board countered that the plan was a defensive measure subject to </w:t>
      </w:r>
      <w:r w:rsidR="0033544D" w:rsidRPr="00742779">
        <w:rPr>
          <w:rStyle w:val="Emphasis"/>
        </w:rPr>
        <w:t>Unocal</w:t>
      </w:r>
      <w:r w:rsidR="0033544D" w:rsidRPr="00742779">
        <w:t xml:space="preserve"> review and that it satisfied </w:t>
      </w:r>
      <w:r w:rsidR="0033544D" w:rsidRPr="00742779">
        <w:rPr>
          <w:rStyle w:val="Emphasis"/>
        </w:rPr>
        <w:t>Unocal</w:t>
      </w:r>
      <w:r w:rsidR="009F60D1" w:rsidRPr="00742779">
        <w:t>’</w:t>
      </w:r>
      <w:r w:rsidR="0033544D" w:rsidRPr="00742779">
        <w:t>s reasonableness standard.</w:t>
      </w:r>
    </w:p>
    <w:p w14:paraId="45EF8DAA" w14:textId="77777777" w:rsidR="0033544D" w:rsidRPr="00742779" w:rsidRDefault="00742779" w:rsidP="000E54B1">
      <w:del w:id="5054" w:author="Seth Oranburg" w:date="2026-03-07T09:50:00Z" w16du:dateUtc="2026-03-07T14:50:00Z">
        <w:r w:rsidRPr="00742779">
          <w:rPr>
            <w:rFonts w:ascii="ZWAdobeF" w:hAnsi="ZWAdobeF" w:cs="ZWAdobeF"/>
            <w:sz w:val="2"/>
            <w:szCs w:val="2"/>
          </w:rPr>
          <w:delText>2150B</w:delText>
        </w:r>
        <w:r w:rsidR="0033544D" w:rsidRPr="00742779">
          <w:delText>The</w:delText>
        </w:r>
      </w:del>
      <w:ins w:id="5055" w:author="Seth Oranburg" w:date="2026-03-07T09:50:00Z" w16du:dateUtc="2026-03-07T14:50:00Z">
        <w:r w:rsidR="0033544D" w:rsidRPr="00742779">
          <w:t>The</w:t>
        </w:r>
      </w:ins>
      <w:r w:rsidR="0033544D" w:rsidRPr="00742779">
        <w:t xml:space="preserve"> Court of Chancery struggled with the same doctrinal question that had plagued courts for two decades: was this a </w:t>
      </w:r>
      <w:r w:rsidR="0033544D" w:rsidRPr="00742779">
        <w:rPr>
          <w:rStyle w:val="Emphasis"/>
        </w:rPr>
        <w:t>Blasius</w:t>
      </w:r>
      <w:r w:rsidR="0033544D" w:rsidRPr="00742779">
        <w:t xml:space="preserve"> case or a </w:t>
      </w:r>
      <w:r w:rsidR="0033544D" w:rsidRPr="00742779">
        <w:rPr>
          <w:rStyle w:val="Emphasis"/>
        </w:rPr>
        <w:t>Unocal</w:t>
      </w:r>
      <w:r w:rsidR="0033544D" w:rsidRPr="00742779">
        <w:t xml:space="preserve"> case? Vice Chancellor Laster applied </w:t>
      </w:r>
      <w:r w:rsidR="0033544D" w:rsidRPr="00742779">
        <w:rPr>
          <w:rStyle w:val="Emphasis"/>
        </w:rPr>
        <w:t>Blasius</w:t>
      </w:r>
      <w:r w:rsidR="0033544D" w:rsidRPr="00742779">
        <w:t>, finding that the rights plan</w:t>
      </w:r>
      <w:r w:rsidR="009F60D1" w:rsidRPr="00742779">
        <w:t>’</w:t>
      </w:r>
      <w:r w:rsidR="0033544D" w:rsidRPr="00742779">
        <w:t>s primary purpose was to entrench the founding family by making it impossible for activists to wage an effective proxy contest.</w:t>
      </w:r>
    </w:p>
    <w:p w14:paraId="121A9E83" w14:textId="77777777" w:rsidR="0033544D" w:rsidRPr="00742779" w:rsidRDefault="00742779" w:rsidP="000E54B1">
      <w:pPr>
        <w:pPrChange w:id="5056" w:author="Seth Oranburg" w:date="2026-03-07T09:50:00Z" w16du:dateUtc="2026-03-07T14:50:00Z">
          <w:pPr>
            <w:pStyle w:val="NormalWeb"/>
          </w:pPr>
        </w:pPrChange>
      </w:pPr>
      <w:del w:id="5057" w:author="Seth Oranburg" w:date="2026-03-07T09:50:00Z" w16du:dateUtc="2026-03-07T14:50:00Z">
        <w:r w:rsidRPr="00742779">
          <w:rPr>
            <w:rFonts w:ascii="ZWAdobeF" w:hAnsi="ZWAdobeF" w:cs="ZWAdobeF"/>
            <w:sz w:val="2"/>
            <w:szCs w:val="2"/>
          </w:rPr>
          <w:delText>2151B</w:delText>
        </w:r>
        <w:r w:rsidR="0033544D" w:rsidRPr="00742779">
          <w:delText>The</w:delText>
        </w:r>
      </w:del>
      <w:ins w:id="5058" w:author="Seth Oranburg" w:date="2026-03-07T09:50:00Z" w16du:dateUtc="2026-03-07T14:50:00Z">
        <w:r w:rsidR="0033544D" w:rsidRPr="00742779">
          <w:t>The</w:t>
        </w:r>
      </w:ins>
      <w:r w:rsidR="0033544D" w:rsidRPr="00742779">
        <w:t xml:space="preserve"> Delaware Supreme Court affirmed but took the opportunity to clarify the doctrinal framework. Chief Justice Seitz</w:t>
      </w:r>
      <w:r w:rsidR="009F60D1" w:rsidRPr="00742779">
        <w:t>’</w:t>
      </w:r>
      <w:r w:rsidR="0033544D" w:rsidRPr="00742779">
        <w:t xml:space="preserve">s opinion acknowledged that decades of case law had created </w:t>
      </w:r>
      <w:r w:rsidR="009F60D1" w:rsidRPr="00742779">
        <w:t>“</w:t>
      </w:r>
      <w:r w:rsidR="0033544D" w:rsidRPr="00742779">
        <w:t>considerable confusion</w:t>
      </w:r>
      <w:r w:rsidR="009F60D1" w:rsidRPr="00742779">
        <w:t>”</w:t>
      </w:r>
      <w:r w:rsidR="0033544D" w:rsidRPr="00742779">
        <w:t xml:space="preserve"> about the relationship between </w:t>
      </w:r>
      <w:r w:rsidR="0033544D" w:rsidRPr="00742779">
        <w:rPr>
          <w:rStyle w:val="Emphasis"/>
        </w:rPr>
        <w:t>Blasius</w:t>
      </w:r>
      <w:r w:rsidR="0033544D" w:rsidRPr="00742779">
        <w:t xml:space="preserve"> and </w:t>
      </w:r>
      <w:r w:rsidR="0033544D" w:rsidRPr="00742779">
        <w:rPr>
          <w:rStyle w:val="Emphasis"/>
        </w:rPr>
        <w:t>Unocal</w:t>
      </w:r>
      <w:r w:rsidR="0033544D" w:rsidRPr="00742779">
        <w:t>.</w:t>
      </w:r>
      <w:r w:rsidR="0033544D">
        <w:fldChar w:fldCharType="begin"/>
      </w:r>
      <w:r w:rsidR="0033544D">
        <w:instrText>HYPERLINK \l "fn323-11647" \o "Jump to citation"</w:instrText>
      </w:r>
      <w:r w:rsidR="0033544D">
        <w:fldChar w:fldCharType="separate"/>
      </w:r>
      <w:r w:rsidR="0033544D" w:rsidRPr="00742779">
        <w:rPr>
          <w:rStyle w:val="Hyperlink"/>
          <w:color w:val="auto"/>
          <w:u w:val="none"/>
        </w:rPr>
        <w:t>[323</w:t>
      </w:r>
      <w:r w:rsidR="00EE2871" w:rsidRPr="00742779">
        <w:rPr>
          <w:rStyle w:val="Hyperlink"/>
          <w:color w:val="auto"/>
          <w:u w:val="none"/>
        </w:rPr>
        <w:t>]</w:t>
      </w:r>
      <w:r w:rsidR="0033544D">
        <w:fldChar w:fldCharType="end"/>
      </w:r>
      <w:r w:rsidR="0033544D" w:rsidRPr="00742779">
        <w:t xml:space="preserve"> Courts had treated them as separate frameworks applying to different types of board action. This approach was unworkable because most defensive measures both responded to threats (implicating </w:t>
      </w:r>
      <w:r w:rsidR="0033544D" w:rsidRPr="00742779">
        <w:rPr>
          <w:rStyle w:val="Emphasis"/>
        </w:rPr>
        <w:t>Unocal</w:t>
      </w:r>
      <w:r w:rsidR="0033544D" w:rsidRPr="00742779">
        <w:t xml:space="preserve">) and affected shareholder voting (implicating </w:t>
      </w:r>
      <w:r w:rsidR="0033544D" w:rsidRPr="00742779">
        <w:rPr>
          <w:rStyle w:val="Emphasis"/>
        </w:rPr>
        <w:t>Blasius</w:t>
      </w:r>
      <w:r w:rsidR="0033544D" w:rsidRPr="00742779">
        <w:t>).</w:t>
      </w:r>
    </w:p>
    <w:p w14:paraId="223FB35A" w14:textId="77777777" w:rsidR="0033544D" w:rsidRPr="00742779" w:rsidRDefault="00742779" w:rsidP="000E54B1">
      <w:del w:id="5059" w:author="Seth Oranburg" w:date="2026-03-07T09:50:00Z" w16du:dateUtc="2026-03-07T14:50:00Z">
        <w:r w:rsidRPr="00742779">
          <w:rPr>
            <w:rFonts w:ascii="ZWAdobeF" w:hAnsi="ZWAdobeF" w:cs="ZWAdobeF"/>
            <w:sz w:val="2"/>
            <w:szCs w:val="2"/>
          </w:rPr>
          <w:delText>2152B</w:delText>
        </w:r>
        <w:r w:rsidR="0033544D" w:rsidRPr="00742779">
          <w:delText>The</w:delText>
        </w:r>
      </w:del>
      <w:ins w:id="5060" w:author="Seth Oranburg" w:date="2026-03-07T09:50:00Z" w16du:dateUtc="2026-03-07T14:50:00Z">
        <w:r w:rsidR="0033544D" w:rsidRPr="00742779">
          <w:t>The</w:t>
        </w:r>
      </w:ins>
      <w:r w:rsidR="0033544D" w:rsidRPr="00742779">
        <w:t xml:space="preserve"> Court announced a unified framework. </w:t>
      </w:r>
      <w:r w:rsidR="0033544D" w:rsidRPr="00742779">
        <w:rPr>
          <w:rStyle w:val="Emphasis"/>
        </w:rPr>
        <w:t>Blasius</w:t>
      </w:r>
      <w:r w:rsidR="0033544D" w:rsidRPr="00742779">
        <w:t xml:space="preserve"> is not a separate standard of review. It is a specific application of enhanced scrutiny under </w:t>
      </w:r>
      <w:r w:rsidR="0033544D" w:rsidRPr="00742779">
        <w:rPr>
          <w:rStyle w:val="Emphasis"/>
        </w:rPr>
        <w:t>Unocal</w:t>
      </w:r>
      <w:r w:rsidR="0033544D" w:rsidRPr="00742779">
        <w:t xml:space="preserve">. When a board takes defensive action in response to a threat, </w:t>
      </w:r>
      <w:r w:rsidR="0033544D" w:rsidRPr="00742779">
        <w:rPr>
          <w:rStyle w:val="Emphasis"/>
        </w:rPr>
        <w:t>Unocal</w:t>
      </w:r>
      <w:r w:rsidR="0033544D" w:rsidRPr="00742779">
        <w:t xml:space="preserve"> applies. The board must show that it reasonably perceived a threat to corporate policy and effectiveness and that its response was proportionate to the threat. But when the defensive action has the primary purpose or effect of interfering with shareholder voting, the proportionality analysis under </w:t>
      </w:r>
      <w:r w:rsidR="0033544D" w:rsidRPr="00742779">
        <w:rPr>
          <w:rStyle w:val="Emphasis"/>
        </w:rPr>
        <w:t>Unocal</w:t>
      </w:r>
      <w:r w:rsidR="0033544D" w:rsidRPr="00742779">
        <w:t xml:space="preserve"> requires heightened scrutiny approaching </w:t>
      </w:r>
      <w:r w:rsidR="0033544D" w:rsidRPr="00742779">
        <w:rPr>
          <w:rStyle w:val="Emphasis"/>
        </w:rPr>
        <w:t>Blasius</w:t>
      </w:r>
      <w:r w:rsidR="009F60D1" w:rsidRPr="00742779">
        <w:t>’</w:t>
      </w:r>
      <w:r w:rsidR="0033544D" w:rsidRPr="00742779">
        <w:t>s compelling justification standard.</w:t>
      </w:r>
    </w:p>
    <w:p w14:paraId="00D03A2C" w14:textId="77777777" w:rsidR="0033544D" w:rsidRPr="00742779" w:rsidRDefault="00742779" w:rsidP="000E54B1">
      <w:del w:id="5061" w:author="Seth Oranburg" w:date="2026-03-07T09:50:00Z" w16du:dateUtc="2026-03-07T14:50:00Z">
        <w:r w:rsidRPr="00742779">
          <w:rPr>
            <w:rFonts w:ascii="ZWAdobeF" w:hAnsi="ZWAdobeF" w:cs="ZWAdobeF"/>
            <w:sz w:val="2"/>
            <w:szCs w:val="2"/>
          </w:rPr>
          <w:delText>2153B</w:delText>
        </w:r>
        <w:r w:rsidR="0033544D" w:rsidRPr="00742779">
          <w:delText>The</w:delText>
        </w:r>
      </w:del>
      <w:ins w:id="5062" w:author="Seth Oranburg" w:date="2026-03-07T09:50:00Z" w16du:dateUtc="2026-03-07T14:50:00Z">
        <w:r w:rsidR="0033544D" w:rsidRPr="00742779">
          <w:t>The</w:t>
        </w:r>
      </w:ins>
      <w:r w:rsidR="0033544D" w:rsidRPr="00742779">
        <w:t xml:space="preserve"> key insight is that interference with the franchise is itself a cost that courts must weigh in the proportionality analysis. A defensive measure that only modestly addresses a corporate threat cannot be proportionate if it substantially impairs shareholder voting. Conversely, a defensive measure that effectively addresses a serious threat may be proportionate even if it has some incidental effect on voting, as long as the board demonstrates that less restrictive alternatives would not adequately address the threat.</w:t>
      </w:r>
    </w:p>
    <w:p w14:paraId="4F545F7C" w14:textId="77777777" w:rsidR="0033544D" w:rsidRPr="00742779" w:rsidRDefault="00742779" w:rsidP="000E54B1">
      <w:del w:id="5063" w:author="Seth Oranburg" w:date="2026-03-07T09:50:00Z" w16du:dateUtc="2026-03-07T14:50:00Z">
        <w:r w:rsidRPr="00742779">
          <w:rPr>
            <w:rStyle w:val="Emphasis"/>
            <w:rFonts w:ascii="ZWAdobeF" w:hAnsi="ZWAdobeF" w:cs="ZWAdobeF"/>
            <w:i w:val="0"/>
            <w:sz w:val="2"/>
            <w:szCs w:val="2"/>
          </w:rPr>
          <w:delText>2154B</w:delText>
        </w:r>
        <w:r w:rsidR="0033544D" w:rsidRPr="00742779">
          <w:rPr>
            <w:rStyle w:val="Emphasis"/>
          </w:rPr>
          <w:delText>Coster</w:delText>
        </w:r>
      </w:del>
      <w:ins w:id="5064" w:author="Seth Oranburg" w:date="2026-03-07T09:50:00Z" w16du:dateUtc="2026-03-07T14:50:00Z">
        <w:r w:rsidR="0033544D" w:rsidRPr="00742779">
          <w:rPr>
            <w:rStyle w:val="Emphasis"/>
          </w:rPr>
          <w:t>Coster</w:t>
        </w:r>
      </w:ins>
      <w:r w:rsidR="0033544D" w:rsidRPr="00742779">
        <w:t xml:space="preserve"> does not abandon </w:t>
      </w:r>
      <w:r w:rsidR="0033544D" w:rsidRPr="00742779">
        <w:rPr>
          <w:rStyle w:val="Emphasis"/>
        </w:rPr>
        <w:t>Blasius</w:t>
      </w:r>
      <w:r w:rsidR="0033544D" w:rsidRPr="00742779">
        <w:t xml:space="preserve">. It integrates </w:t>
      </w:r>
      <w:r w:rsidR="0033544D" w:rsidRPr="00742779">
        <w:rPr>
          <w:rStyle w:val="Emphasis"/>
        </w:rPr>
        <w:t>Blasius</w:t>
      </w:r>
      <w:r w:rsidR="0033544D" w:rsidRPr="00742779">
        <w:t xml:space="preserve"> principles into the </w:t>
      </w:r>
      <w:r w:rsidR="0033544D" w:rsidRPr="00742779">
        <w:rPr>
          <w:rStyle w:val="Emphasis"/>
        </w:rPr>
        <w:t>Unocal</w:t>
      </w:r>
      <w:r w:rsidR="0033544D" w:rsidRPr="00742779">
        <w:t xml:space="preserve"> framework. Courts ask: (1) Did the board reasonably perceive a threat? (2) Was the board</w:t>
      </w:r>
      <w:r w:rsidR="009F60D1" w:rsidRPr="00742779">
        <w:t>’</w:t>
      </w:r>
      <w:r w:rsidR="0033544D" w:rsidRPr="00742779">
        <w:t xml:space="preserve">s response proportionate to that threat, considering both the threat addressed and the franchise impairment imposed? (3) If the </w:t>
      </w:r>
      <w:r w:rsidR="0033544D" w:rsidRPr="00742779">
        <w:lastRenderedPageBreak/>
        <w:t>response primarily interferes with shareholder voting, can the board demonstrate a compelling justification?</w:t>
      </w:r>
    </w:p>
    <w:p w14:paraId="72DFE60C" w14:textId="77777777" w:rsidR="0033544D" w:rsidRPr="00742779" w:rsidRDefault="00742779" w:rsidP="000E54B1">
      <w:del w:id="5065" w:author="Seth Oranburg" w:date="2026-03-07T09:50:00Z" w16du:dateUtc="2026-03-07T14:50:00Z">
        <w:r w:rsidRPr="00742779">
          <w:rPr>
            <w:rFonts w:ascii="ZWAdobeF" w:hAnsi="ZWAdobeF" w:cs="ZWAdobeF"/>
            <w:sz w:val="2"/>
            <w:szCs w:val="2"/>
          </w:rPr>
          <w:delText>2155B</w:delText>
        </w:r>
        <w:r w:rsidR="0033544D" w:rsidRPr="00742779">
          <w:delText>This</w:delText>
        </w:r>
      </w:del>
      <w:ins w:id="5066" w:author="Seth Oranburg" w:date="2026-03-07T09:50:00Z" w16du:dateUtc="2026-03-07T14:50:00Z">
        <w:r w:rsidR="0033544D" w:rsidRPr="00742779">
          <w:t>This</w:t>
        </w:r>
      </w:ins>
      <w:r w:rsidR="0033544D" w:rsidRPr="00742779">
        <w:t xml:space="preserve"> unified framework solves the </w:t>
      </w:r>
      <w:r w:rsidR="009F60D1" w:rsidRPr="00742779">
        <w:t>“</w:t>
      </w:r>
      <w:r w:rsidR="0033544D" w:rsidRPr="00742779">
        <w:t>primary purpose</w:t>
      </w:r>
      <w:r w:rsidR="009F60D1" w:rsidRPr="00742779">
        <w:t>”</w:t>
      </w:r>
      <w:r w:rsidR="0033544D" w:rsidRPr="00742779">
        <w:t xml:space="preserve"> problem that made </w:t>
      </w:r>
      <w:r w:rsidR="0033544D" w:rsidRPr="00742779">
        <w:rPr>
          <w:rStyle w:val="Emphasis"/>
        </w:rPr>
        <w:t>Blasius</w:t>
      </w:r>
      <w:r w:rsidR="0033544D" w:rsidRPr="00742779">
        <w:t xml:space="preserve"> unworkable. Courts no longer need to determine whether a board</w:t>
      </w:r>
      <w:r w:rsidR="009F60D1" w:rsidRPr="00742779">
        <w:t>’</w:t>
      </w:r>
      <w:r w:rsidR="0033544D" w:rsidRPr="00742779">
        <w:t xml:space="preserve">s </w:t>
      </w:r>
      <w:r w:rsidR="009F60D1" w:rsidRPr="00742779">
        <w:t>“</w:t>
      </w:r>
      <w:r w:rsidR="0033544D" w:rsidRPr="00742779">
        <w:t>primary purpose</w:t>
      </w:r>
      <w:r w:rsidR="009F60D1" w:rsidRPr="00742779">
        <w:t>”</w:t>
      </w:r>
      <w:r w:rsidR="0033544D" w:rsidRPr="00742779">
        <w:t xml:space="preserve"> was defensive or entrenchment-motivated. They assess both the threat and the response, weighing franchise impairment as a significant cost in the proportionality calculus.</w:t>
      </w:r>
    </w:p>
    <w:p w14:paraId="1289430A" w14:textId="77777777" w:rsidR="0033544D" w:rsidRPr="00742779" w:rsidRDefault="00742779" w:rsidP="000E54B1">
      <w:pPr>
        <w:pPrChange w:id="5067" w:author="Seth Oranburg" w:date="2026-03-07T09:50:00Z" w16du:dateUtc="2026-03-07T14:50:00Z">
          <w:pPr>
            <w:pStyle w:val="NormalWeb"/>
          </w:pPr>
        </w:pPrChange>
      </w:pPr>
      <w:del w:id="5068" w:author="Seth Oranburg" w:date="2026-03-07T09:50:00Z" w16du:dateUtc="2026-03-07T14:50:00Z">
        <w:r w:rsidRPr="00742779">
          <w:rPr>
            <w:rStyle w:val="Emphasis"/>
            <w:rFonts w:ascii="ZWAdobeF" w:hAnsi="ZWAdobeF" w:cs="ZWAdobeF"/>
            <w:i w:val="0"/>
            <w:sz w:val="2"/>
            <w:szCs w:val="2"/>
          </w:rPr>
          <w:delText>2156B</w:delText>
        </w:r>
        <w:r w:rsidR="0033544D" w:rsidRPr="00742779">
          <w:rPr>
            <w:rStyle w:val="Emphasis"/>
          </w:rPr>
          <w:delText>Coster</w:delText>
        </w:r>
      </w:del>
      <w:ins w:id="5069" w:author="Seth Oranburg" w:date="2026-03-07T09:50:00Z" w16du:dateUtc="2026-03-07T14:50:00Z">
        <w:r w:rsidR="0033544D" w:rsidRPr="00742779">
          <w:rPr>
            <w:rStyle w:val="Emphasis"/>
          </w:rPr>
          <w:t>Coster</w:t>
        </w:r>
      </w:ins>
      <w:r w:rsidR="0033544D" w:rsidRPr="00742779">
        <w:t xml:space="preserve"> provided the theoretical framework. The application came quickly. In </w:t>
      </w:r>
      <w:r w:rsidR="0033544D" w:rsidRPr="00742779">
        <w:rPr>
          <w:rStyle w:val="Emphasis"/>
        </w:rPr>
        <w:t>Kellner v. AerCap Holdings N.V.</w:t>
      </w:r>
      <w:r w:rsidR="0033544D" w:rsidRPr="00742779">
        <w:t xml:space="preserve">, decided later in 2023, the Court of Chancery applied the unified </w:t>
      </w:r>
      <w:r w:rsidR="0033544D" w:rsidRPr="00742779">
        <w:rPr>
          <w:rStyle w:val="Emphasis"/>
        </w:rPr>
        <w:t>Coster</w:t>
      </w:r>
      <w:r w:rsidR="0033544D" w:rsidRPr="00742779">
        <w:t xml:space="preserve"> framework to a classified board adopted to fend off an activist campaign.</w:t>
      </w:r>
      <w:r w:rsidR="0033544D">
        <w:fldChar w:fldCharType="begin"/>
      </w:r>
      <w:r w:rsidR="0033544D">
        <w:instrText>HYPERLINK \l "fn324-11647" \o "Jump to citation"</w:instrText>
      </w:r>
      <w:r w:rsidR="0033544D">
        <w:fldChar w:fldCharType="separate"/>
      </w:r>
      <w:r w:rsidR="0033544D" w:rsidRPr="00742779">
        <w:rPr>
          <w:rStyle w:val="Hyperlink"/>
          <w:color w:val="auto"/>
          <w:u w:val="none"/>
        </w:rPr>
        <w:t>[324</w:t>
      </w:r>
      <w:r w:rsidR="00EE2871" w:rsidRPr="00742779">
        <w:rPr>
          <w:rStyle w:val="Hyperlink"/>
          <w:color w:val="auto"/>
          <w:u w:val="none"/>
        </w:rPr>
        <w:t>]</w:t>
      </w:r>
      <w:r w:rsidR="0033544D">
        <w:fldChar w:fldCharType="end"/>
      </w:r>
      <w:r w:rsidR="0033544D" w:rsidRPr="00742779">
        <w:t xml:space="preserve"> Vice Chancellor Zurn concluded that while the board reasonably perceived a threat from activist disruption, the classified board was not proportionate because it substantially impaired shareholder voting without demonstrating that less restrictive measures would be inadequate.</w:t>
      </w:r>
    </w:p>
    <w:p w14:paraId="36DD80AB" w14:textId="77777777" w:rsidR="0033544D" w:rsidRPr="00742779" w:rsidRDefault="00742779" w:rsidP="000E54B1">
      <w:del w:id="5070" w:author="Seth Oranburg" w:date="2026-03-07T09:50:00Z" w16du:dateUtc="2026-03-07T14:50:00Z">
        <w:r w:rsidRPr="00742779">
          <w:rPr>
            <w:rFonts w:ascii="ZWAdobeF" w:hAnsi="ZWAdobeF" w:cs="ZWAdobeF"/>
            <w:sz w:val="2"/>
            <w:szCs w:val="2"/>
          </w:rPr>
          <w:delText>2157B</w:delText>
        </w:r>
        <w:r w:rsidR="0033544D" w:rsidRPr="00742779">
          <w:delText>The</w:delText>
        </w:r>
      </w:del>
      <w:ins w:id="5071" w:author="Seth Oranburg" w:date="2026-03-07T09:50:00Z" w16du:dateUtc="2026-03-07T14:50:00Z">
        <w:r w:rsidR="0033544D" w:rsidRPr="00742779">
          <w:t>The</w:t>
        </w:r>
      </w:ins>
      <w:r w:rsidR="0033544D" w:rsidRPr="00742779">
        <w:t xml:space="preserve"> court emphasized that classified boards impose multi-year delays on shareholders seeking to replace the board. This delay is a significant franchise impairment. To be proportionate under </w:t>
      </w:r>
      <w:r w:rsidR="0033544D" w:rsidRPr="00742779">
        <w:rPr>
          <w:rStyle w:val="Emphasis"/>
        </w:rPr>
        <w:t>Coster</w:t>
      </w:r>
      <w:r w:rsidR="0033544D" w:rsidRPr="00742779">
        <w:t>, the board must show not merely that activists pose some threat but that the specific threat justifies multi-year entrenchment. The AerCap board could not make that showing. The court invalidated the classified board structure.</w:t>
      </w:r>
    </w:p>
    <w:p w14:paraId="6A9DF623" w14:textId="77777777" w:rsidR="0033544D" w:rsidRPr="00742779" w:rsidRDefault="00742779" w:rsidP="000E54B1">
      <w:del w:id="5072" w:author="Seth Oranburg" w:date="2026-03-07T09:50:00Z" w16du:dateUtc="2026-03-07T14:50:00Z">
        <w:r w:rsidRPr="00742779">
          <w:rPr>
            <w:rStyle w:val="Emphasis"/>
            <w:rFonts w:ascii="ZWAdobeF" w:hAnsi="ZWAdobeF" w:cs="ZWAdobeF"/>
            <w:i w:val="0"/>
            <w:sz w:val="2"/>
            <w:szCs w:val="2"/>
          </w:rPr>
          <w:delText>2158B</w:delText>
        </w:r>
        <w:r w:rsidR="0033544D" w:rsidRPr="00742779">
          <w:rPr>
            <w:rStyle w:val="Emphasis"/>
          </w:rPr>
          <w:delText>Kellner</w:delText>
        </w:r>
      </w:del>
      <w:ins w:id="5073" w:author="Seth Oranburg" w:date="2026-03-07T09:50:00Z" w16du:dateUtc="2026-03-07T14:50:00Z">
        <w:r w:rsidR="0033544D" w:rsidRPr="00742779">
          <w:rPr>
            <w:rStyle w:val="Emphasis"/>
          </w:rPr>
          <w:t>Kellner</w:t>
        </w:r>
      </w:ins>
      <w:r w:rsidR="0033544D" w:rsidRPr="00742779">
        <w:t xml:space="preserve"> demonstrated how </w:t>
      </w:r>
      <w:r w:rsidR="0033544D" w:rsidRPr="00742779">
        <w:rPr>
          <w:rStyle w:val="Emphasis"/>
        </w:rPr>
        <w:t>Coster</w:t>
      </w:r>
      <w:r w:rsidR="009F60D1" w:rsidRPr="00742779">
        <w:t>’</w:t>
      </w:r>
      <w:r w:rsidR="0033544D" w:rsidRPr="00742779">
        <w:t xml:space="preserve">s framework operates in practice. Courts examine the magnitude of franchise impairment and demand stronger justification for more severe impairments. Timing manipulations like in </w:t>
      </w:r>
      <w:r w:rsidR="0033544D" w:rsidRPr="00742779">
        <w:rPr>
          <w:rStyle w:val="Emphasis"/>
        </w:rPr>
        <w:t>Schnell</w:t>
      </w:r>
      <w:r w:rsidR="0033544D" w:rsidRPr="00742779">
        <w:t xml:space="preserve"> require almost no justification because they impose trivial costs. Board expansions like in </w:t>
      </w:r>
      <w:r w:rsidR="0033544D" w:rsidRPr="00742779">
        <w:rPr>
          <w:rStyle w:val="Emphasis"/>
        </w:rPr>
        <w:t>Blasius</w:t>
      </w:r>
      <w:r w:rsidR="0033544D" w:rsidRPr="00742779">
        <w:t xml:space="preserve"> and </w:t>
      </w:r>
      <w:r w:rsidR="0033544D" w:rsidRPr="00742779">
        <w:rPr>
          <w:rStyle w:val="Emphasis"/>
        </w:rPr>
        <w:t>MM Companies</w:t>
      </w:r>
      <w:r w:rsidR="0033544D" w:rsidRPr="00742779">
        <w:t xml:space="preserve"> require compelling justification because they directly dilute shareholder voting power. Classified boards and poison pills require justification proportionate to their multi-year entrenchment effects.</w:t>
      </w:r>
    </w:p>
    <w:p w14:paraId="48F88AA2" w14:textId="77777777" w:rsidR="0033544D" w:rsidRPr="00742779" w:rsidRDefault="00742779" w:rsidP="000E54B1">
      <w:del w:id="5074" w:author="Seth Oranburg" w:date="2026-03-07T09:50:00Z" w16du:dateUtc="2026-03-07T14:50:00Z">
        <w:r w:rsidRPr="00742779">
          <w:rPr>
            <w:rFonts w:ascii="ZWAdobeF" w:hAnsi="ZWAdobeF" w:cs="ZWAdobeF"/>
            <w:sz w:val="2"/>
            <w:szCs w:val="2"/>
          </w:rPr>
          <w:delText>2159B</w:delText>
        </w:r>
        <w:r w:rsidR="0033544D" w:rsidRPr="00742779">
          <w:delText>The</w:delText>
        </w:r>
      </w:del>
      <w:ins w:id="5075" w:author="Seth Oranburg" w:date="2026-03-07T09:50:00Z" w16du:dateUtc="2026-03-07T14:50:00Z">
        <w:r w:rsidR="0033544D" w:rsidRPr="00742779">
          <w:t>The</w:t>
        </w:r>
      </w:ins>
      <w:r w:rsidR="0033544D" w:rsidRPr="00742779">
        <w:t xml:space="preserve"> </w:t>
      </w:r>
      <w:r w:rsidR="0033544D" w:rsidRPr="00742779">
        <w:rPr>
          <w:rStyle w:val="Emphasis"/>
        </w:rPr>
        <w:t>Coster</w:t>
      </w:r>
      <w:r w:rsidR="0033544D" w:rsidRPr="00742779">
        <w:t xml:space="preserve"> framework resolves thirty-five years of doctrinal confusion. It preserves </w:t>
      </w:r>
      <w:r w:rsidR="0033544D" w:rsidRPr="00742779">
        <w:rPr>
          <w:rStyle w:val="Emphasis"/>
        </w:rPr>
        <w:t>Blasius</w:t>
      </w:r>
      <w:r w:rsidR="009F60D1" w:rsidRPr="00742779">
        <w:t>’</w:t>
      </w:r>
      <w:r w:rsidR="0033544D" w:rsidRPr="00742779">
        <w:t xml:space="preserve">s core insight that the franchise has special constitutional significance. It integrates that insight into the familiar </w:t>
      </w:r>
      <w:r w:rsidR="0033544D" w:rsidRPr="00742779">
        <w:rPr>
          <w:rStyle w:val="Emphasis"/>
        </w:rPr>
        <w:t>Unocal</w:t>
      </w:r>
      <w:r w:rsidR="0033544D" w:rsidRPr="00742779">
        <w:t xml:space="preserve"> enhanced scrutiny framework that courts already apply to defensive measures. Most importantly, it provides a workable standard that courts can apply consistently. Practitioners now have clarity about how Delaware will review defensive measures that affect shareholder voting.</w:t>
      </w:r>
    </w:p>
    <w:p w14:paraId="01EB549A" w14:textId="77777777" w:rsidR="0033544D" w:rsidRPr="00742779" w:rsidRDefault="00742779" w:rsidP="000E54B1">
      <w:del w:id="5076" w:author="Seth Oranburg" w:date="2026-03-07T09:50:00Z" w16du:dateUtc="2026-03-07T14:50:00Z">
        <w:r w:rsidRPr="00742779">
          <w:rPr>
            <w:rFonts w:ascii="ZWAdobeF" w:hAnsi="ZWAdobeF" w:cs="ZWAdobeF"/>
            <w:sz w:val="2"/>
            <w:szCs w:val="2"/>
          </w:rPr>
          <w:delText>2160B</w:delText>
        </w:r>
        <w:r w:rsidR="0033544D" w:rsidRPr="00742779">
          <w:delText>The</w:delText>
        </w:r>
      </w:del>
      <w:ins w:id="5077" w:author="Seth Oranburg" w:date="2026-03-07T09:50:00Z" w16du:dateUtc="2026-03-07T14:50:00Z">
        <w:r w:rsidR="0033544D" w:rsidRPr="00742779">
          <w:t>The</w:t>
        </w:r>
      </w:ins>
      <w:r w:rsidR="0033544D" w:rsidRPr="00742779">
        <w:t xml:space="preserve"> franchise cases form a chain of reasoning that began with </w:t>
      </w:r>
      <w:r w:rsidR="0033544D" w:rsidRPr="00742779">
        <w:rPr>
          <w:rStyle w:val="Emphasis"/>
        </w:rPr>
        <w:t>Schnell</w:t>
      </w:r>
      <w:r w:rsidR="009F60D1" w:rsidRPr="00742779">
        <w:t>’</w:t>
      </w:r>
      <w:r w:rsidR="0033544D" w:rsidRPr="00742779">
        <w:t xml:space="preserve">s rejection of the proposition that technical legality suffices, continued through </w:t>
      </w:r>
      <w:r w:rsidR="0033544D" w:rsidRPr="00742779">
        <w:rPr>
          <w:rStyle w:val="Emphasis"/>
        </w:rPr>
        <w:lastRenderedPageBreak/>
        <w:t>Blasius</w:t>
      </w:r>
      <w:r w:rsidR="009F60D1" w:rsidRPr="00742779">
        <w:t>’</w:t>
      </w:r>
      <w:r w:rsidR="0033544D" w:rsidRPr="00742779">
        <w:t>s articulation of the franchise</w:t>
      </w:r>
      <w:r w:rsidR="009F60D1" w:rsidRPr="00742779">
        <w:t>’</w:t>
      </w:r>
      <w:r w:rsidR="0033544D" w:rsidRPr="00742779">
        <w:t xml:space="preserve">s constitutional significance, and culminated in </w:t>
      </w:r>
      <w:r w:rsidR="0033544D" w:rsidRPr="00742779">
        <w:rPr>
          <w:rStyle w:val="Emphasis"/>
        </w:rPr>
        <w:t>Coster</w:t>
      </w:r>
      <w:r w:rsidR="009F60D1" w:rsidRPr="00742779">
        <w:t>’</w:t>
      </w:r>
      <w:r w:rsidR="0033544D" w:rsidRPr="00742779">
        <w:t>s integration of franchise protection into enhanced scrutiny review. What emerges is not a per se rule against board action affecting elections. It is a framework that recognizes legitimate board authority to defend against threats while insisting that boards demonstrate compelling justification when their defensive measures substantially impair the voting rights that legitimate board authority in the first place.</w:t>
      </w:r>
    </w:p>
    <w:p w14:paraId="3C195310" w14:textId="77777777" w:rsidR="0033544D" w:rsidRPr="00742779" w:rsidRDefault="0033544D" w:rsidP="000E54B1">
      <w:pPr>
        <w:pStyle w:val="Heading2"/>
        <w:rPr>
          <w:rFonts w:eastAsia="Times New Roman"/>
        </w:rPr>
      </w:pPr>
      <w:r w:rsidRPr="00742779">
        <w:rPr>
          <w:rFonts w:eastAsia="Times New Roman"/>
        </w:rPr>
        <w:t>The Economics of Proxy Contests</w:t>
      </w:r>
    </w:p>
    <w:p w14:paraId="329472B8" w14:textId="77777777" w:rsidR="0033544D" w:rsidRPr="00742779" w:rsidRDefault="00742779" w:rsidP="000E54B1">
      <w:del w:id="5078" w:author="Seth Oranburg" w:date="2026-03-07T09:50:00Z" w16du:dateUtc="2026-03-07T14:50:00Z">
        <w:r w:rsidRPr="00742779">
          <w:rPr>
            <w:rFonts w:ascii="ZWAdobeF" w:hAnsi="ZWAdobeF" w:cs="ZWAdobeF"/>
            <w:sz w:val="2"/>
            <w:szCs w:val="2"/>
          </w:rPr>
          <w:delText>2161B</w:delText>
        </w:r>
        <w:r w:rsidR="0033544D" w:rsidRPr="00742779">
          <w:delText>The</w:delText>
        </w:r>
      </w:del>
      <w:ins w:id="5079" w:author="Seth Oranburg" w:date="2026-03-07T09:50:00Z" w16du:dateUtc="2026-03-07T14:50:00Z">
        <w:r w:rsidR="0033544D" w:rsidRPr="00742779">
          <w:t>The</w:t>
        </w:r>
      </w:ins>
      <w:r w:rsidR="0033544D" w:rsidRPr="00742779">
        <w:t xml:space="preserve"> equitable constraints examined thus far address what boards cannot do: they cannot manipulate timing, expand boards to dilute insurgents, or adopt defensive measures without compelling justification when those measures substantially impair shareholder voting. But understanding how the franchise operates in practice requires examining the economic incentives that shape proxy contests. Even when courts prevent manipulation, the costs of waging proxy campaigns create systematic barriers to shareholder voice.</w:t>
      </w:r>
    </w:p>
    <w:p w14:paraId="0401C886" w14:textId="77777777" w:rsidR="0033544D" w:rsidRPr="00742779" w:rsidRDefault="0033544D" w:rsidP="000E54B1">
      <w:pPr>
        <w:pStyle w:val="Heading3"/>
        <w:rPr>
          <w:rFonts w:eastAsia="Times New Roman"/>
        </w:rPr>
      </w:pPr>
      <w:r w:rsidRPr="00742779">
        <w:rPr>
          <w:rFonts w:eastAsia="Times New Roman"/>
        </w:rPr>
        <w:t>The Expense Problem and Its Partial Solution</w:t>
      </w:r>
    </w:p>
    <w:p w14:paraId="537681B0" w14:textId="77777777" w:rsidR="0033544D" w:rsidRPr="00742779" w:rsidRDefault="00742779" w:rsidP="000E54B1">
      <w:pPr>
        <w:pPrChange w:id="5080" w:author="Seth Oranburg" w:date="2026-03-07T09:50:00Z" w16du:dateUtc="2026-03-07T14:50:00Z">
          <w:pPr>
            <w:pStyle w:val="NormalWeb"/>
          </w:pPr>
        </w:pPrChange>
      </w:pPr>
      <w:del w:id="5081" w:author="Seth Oranburg" w:date="2026-03-07T09:50:00Z" w16du:dateUtc="2026-03-07T14:50:00Z">
        <w:r w:rsidRPr="00742779">
          <w:rPr>
            <w:rFonts w:ascii="ZWAdobeF" w:hAnsi="ZWAdobeF" w:cs="ZWAdobeF"/>
            <w:sz w:val="2"/>
            <w:szCs w:val="2"/>
          </w:rPr>
          <w:delText>2162B</w:delText>
        </w:r>
        <w:r w:rsidR="0033544D" w:rsidRPr="00742779">
          <w:delText>Proxy</w:delText>
        </w:r>
      </w:del>
      <w:ins w:id="5082" w:author="Seth Oranburg" w:date="2026-03-07T09:50:00Z" w16du:dateUtc="2026-03-07T14:50:00Z">
        <w:r w:rsidR="0033544D" w:rsidRPr="00742779">
          <w:t>Proxy</w:t>
        </w:r>
      </w:ins>
      <w:r w:rsidR="0033544D" w:rsidRPr="00742779">
        <w:t xml:space="preserve"> contests are extraordinarily expensive. Both sides must file proxy materials with the SEC, print and distribute those materials to potentially millions of shareholders, hire proxy solicitation firms to contact institutional investors and gather votes, and often engage in advertising and public relations campaigns. The total cost of a contested proxy fight at a large public company routinely exceeds $10 million for each side. The 2024 proxy contest between Disney and Trian Fund Management cost an estimated $60 million in total, making it the most expensive proxy fight in history.</w:t>
      </w:r>
      <w:r w:rsidR="0033544D">
        <w:fldChar w:fldCharType="begin"/>
      </w:r>
      <w:r w:rsidR="0033544D">
        <w:instrText>HYPERLINK \l "fn325-11647" \o "Jump to citation"</w:instrText>
      </w:r>
      <w:r w:rsidR="0033544D">
        <w:fldChar w:fldCharType="separate"/>
      </w:r>
      <w:r w:rsidR="0033544D" w:rsidRPr="00742779">
        <w:rPr>
          <w:rStyle w:val="Hyperlink"/>
          <w:color w:val="auto"/>
          <w:u w:val="none"/>
        </w:rPr>
        <w:t>[325</w:t>
      </w:r>
      <w:r w:rsidR="00FA601A" w:rsidRPr="00742779">
        <w:rPr>
          <w:rStyle w:val="Hyperlink"/>
          <w:color w:val="auto"/>
          <w:u w:val="none"/>
        </w:rPr>
        <w:t>]</w:t>
      </w:r>
      <w:r w:rsidR="0033544D">
        <w:fldChar w:fldCharType="end"/>
      </w:r>
    </w:p>
    <w:p w14:paraId="045A21F2" w14:textId="77777777" w:rsidR="0033544D" w:rsidRPr="00742779" w:rsidRDefault="00742779" w:rsidP="000E54B1">
      <w:del w:id="5083" w:author="Seth Oranburg" w:date="2026-03-07T09:50:00Z" w16du:dateUtc="2026-03-07T14:50:00Z">
        <w:r w:rsidRPr="00742779">
          <w:rPr>
            <w:rFonts w:ascii="ZWAdobeF" w:hAnsi="ZWAdobeF" w:cs="ZWAdobeF"/>
            <w:sz w:val="2"/>
            <w:szCs w:val="2"/>
          </w:rPr>
          <w:delText>2163B</w:delText>
        </w:r>
        <w:r w:rsidR="0033544D" w:rsidRPr="00742779">
          <w:delText>This</w:delText>
        </w:r>
      </w:del>
      <w:ins w:id="5084" w:author="Seth Oranburg" w:date="2026-03-07T09:50:00Z" w16du:dateUtc="2026-03-07T14:50:00Z">
        <w:r w:rsidR="0033544D" w:rsidRPr="00742779">
          <w:t>This</w:t>
        </w:r>
      </w:ins>
      <w:r w:rsidR="0033544D" w:rsidRPr="00742779">
        <w:t xml:space="preserve"> expense creates asymmetry between incumbents and insurgents. Incumbent management spends corporate funds to defend its position. If incumbents win, shareholders bear the cost of management</w:t>
      </w:r>
      <w:r w:rsidR="009F60D1" w:rsidRPr="00742779">
        <w:t>’</w:t>
      </w:r>
      <w:r w:rsidR="0033544D" w:rsidRPr="00742779">
        <w:t>s defense through reduced corporate resources. If incumbents lose, the new board may still choose to reimburse the prior board</w:t>
      </w:r>
      <w:r w:rsidR="009F60D1" w:rsidRPr="00742779">
        <w:t>’</w:t>
      </w:r>
      <w:r w:rsidR="0033544D" w:rsidRPr="00742779">
        <w:t>s reasonable expenses. Insurgents must spend their own money to mount a challenge. If insurgents lose, they bear the entire cost of the campaign without reimbursement. If they win, they may be able to cause the corporation to reimburse their expenses, but only after they gain control of the board.</w:t>
      </w:r>
    </w:p>
    <w:p w14:paraId="10D4EEB3" w14:textId="77777777" w:rsidR="0033544D" w:rsidRPr="00742779" w:rsidRDefault="00742779" w:rsidP="000E54B1">
      <w:pPr>
        <w:pPrChange w:id="5085" w:author="Seth Oranburg" w:date="2026-03-07T09:50:00Z" w16du:dateUtc="2026-03-07T14:50:00Z">
          <w:pPr>
            <w:pStyle w:val="NormalWeb"/>
          </w:pPr>
        </w:pPrChange>
      </w:pPr>
      <w:del w:id="5086" w:author="Seth Oranburg" w:date="2026-03-07T09:50:00Z" w16du:dateUtc="2026-03-07T14:50:00Z">
        <w:r w:rsidRPr="00742779">
          <w:rPr>
            <w:rStyle w:val="Emphasis"/>
            <w:rFonts w:ascii="ZWAdobeF" w:hAnsi="ZWAdobeF" w:cs="ZWAdobeF"/>
            <w:i w:val="0"/>
            <w:sz w:val="2"/>
            <w:szCs w:val="2"/>
          </w:rPr>
          <w:lastRenderedPageBreak/>
          <w:delText>2164B</w:delText>
        </w:r>
        <w:r w:rsidR="0033544D" w:rsidRPr="00742779">
          <w:rPr>
            <w:rStyle w:val="Emphasis"/>
          </w:rPr>
          <w:delText>Rosenfeld</w:delText>
        </w:r>
      </w:del>
      <w:ins w:id="5087" w:author="Seth Oranburg" w:date="2026-03-07T09:50:00Z" w16du:dateUtc="2026-03-07T14:50:00Z">
        <w:r w:rsidR="0033544D" w:rsidRPr="00742779">
          <w:rPr>
            <w:rStyle w:val="Emphasis"/>
          </w:rPr>
          <w:t>Rosenfeld</w:t>
        </w:r>
      </w:ins>
      <w:r w:rsidR="0033544D" w:rsidRPr="00742779">
        <w:rPr>
          <w:rStyle w:val="Emphasis"/>
        </w:rPr>
        <w:t xml:space="preserve"> v. Fairchild Engine &amp; Airplane Corp.</w:t>
      </w:r>
      <w:r w:rsidR="0033544D" w:rsidRPr="00742779">
        <w:t xml:space="preserve"> established the framework for allocating proxy contest expenses.</w:t>
      </w:r>
      <w:r w:rsidR="0033544D">
        <w:fldChar w:fldCharType="begin"/>
      </w:r>
      <w:r w:rsidR="0033544D">
        <w:instrText>HYPERLINK \l "fn326-11647" \o "Jump to citation"</w:instrText>
      </w:r>
      <w:r w:rsidR="0033544D">
        <w:fldChar w:fldCharType="separate"/>
      </w:r>
      <w:r w:rsidR="0033544D" w:rsidRPr="00742779">
        <w:rPr>
          <w:rStyle w:val="Hyperlink"/>
          <w:color w:val="auto"/>
          <w:u w:val="none"/>
        </w:rPr>
        <w:t>[326</w:t>
      </w:r>
      <w:r w:rsidR="00EE2871" w:rsidRPr="00742779">
        <w:rPr>
          <w:rStyle w:val="Hyperlink"/>
          <w:color w:val="auto"/>
          <w:u w:val="none"/>
        </w:rPr>
        <w:t>]</w:t>
      </w:r>
      <w:r w:rsidR="0033544D">
        <w:fldChar w:fldCharType="end"/>
      </w:r>
      <w:r w:rsidR="0033544D" w:rsidRPr="00742779">
        <w:t xml:space="preserve"> The New York Court of Appeals held that incumbent directors may use corporate funds to pay reasonable expenses of soliciting proxies, provided the contest involves policy questions rather than merely personal disputes about who should hold office. The court reasoned that directors have a fiduciary duty to inform shareholders about matters requiring shareholder action. This duty justifies expenditure of corporate funds to communicate with shareholders about corporate policy.</w:t>
      </w:r>
    </w:p>
    <w:p w14:paraId="53D5FBD4" w14:textId="77777777" w:rsidR="0033544D" w:rsidRPr="00742779" w:rsidRDefault="00742779" w:rsidP="000E54B1">
      <w:del w:id="5088" w:author="Seth Oranburg" w:date="2026-03-07T09:50:00Z" w16du:dateUtc="2026-03-07T14:50:00Z">
        <w:r w:rsidRPr="00742779">
          <w:rPr>
            <w:rFonts w:ascii="ZWAdobeF" w:hAnsi="ZWAdobeF" w:cs="ZWAdobeF"/>
            <w:sz w:val="2"/>
            <w:szCs w:val="2"/>
          </w:rPr>
          <w:delText>2165B</w:delText>
        </w:r>
        <w:r w:rsidR="0033544D" w:rsidRPr="00742779">
          <w:delText>The</w:delText>
        </w:r>
      </w:del>
      <w:ins w:id="5089" w:author="Seth Oranburg" w:date="2026-03-07T09:50:00Z" w16du:dateUtc="2026-03-07T14:50:00Z">
        <w:r w:rsidR="0033544D" w:rsidRPr="00742779">
          <w:t>The</w:t>
        </w:r>
      </w:ins>
      <w:r w:rsidR="0033544D" w:rsidRPr="00742779">
        <w:t xml:space="preserve"> more significant holding in </w:t>
      </w:r>
      <w:r w:rsidR="0033544D" w:rsidRPr="00742779">
        <w:rPr>
          <w:rStyle w:val="Emphasis"/>
        </w:rPr>
        <w:t>Rosenfeld</w:t>
      </w:r>
      <w:r w:rsidR="0033544D" w:rsidRPr="00742779">
        <w:t xml:space="preserve"> concerns insurgent expense reimbursement. The court held that if insurgents win the proxy contest and gain control of the board, the new board may cause the corporation to reimburse the insurgents</w:t>
      </w:r>
      <w:r w:rsidR="009F60D1" w:rsidRPr="00742779">
        <w:t>’</w:t>
      </w:r>
      <w:r w:rsidR="0033544D" w:rsidRPr="00742779">
        <w:t xml:space="preserve"> reasonable expenses. The rationale is that successful insurgents benefited the corporation by displacing inadequate management. Reimbursement recognizes this benefit and prevents unjust enrichment. The corporation received the benefit of the insurgents</w:t>
      </w:r>
      <w:r w:rsidR="009F60D1" w:rsidRPr="00742779">
        <w:t>’</w:t>
      </w:r>
      <w:r w:rsidR="0033544D" w:rsidRPr="00742779">
        <w:t xml:space="preserve"> expenditures; the corporation should bear the cost.</w:t>
      </w:r>
    </w:p>
    <w:p w14:paraId="532AD3B3" w14:textId="77777777" w:rsidR="0033544D" w:rsidRPr="00742779" w:rsidRDefault="00742779" w:rsidP="000E54B1">
      <w:del w:id="5090" w:author="Seth Oranburg" w:date="2026-03-07T09:50:00Z" w16du:dateUtc="2026-03-07T14:50:00Z">
        <w:r w:rsidRPr="00742779">
          <w:rPr>
            <w:rFonts w:ascii="ZWAdobeF" w:hAnsi="ZWAdobeF" w:cs="ZWAdobeF"/>
            <w:sz w:val="2"/>
            <w:szCs w:val="2"/>
          </w:rPr>
          <w:delText>2166B</w:delText>
        </w:r>
        <w:r w:rsidR="0033544D" w:rsidRPr="00742779">
          <w:delText>But</w:delText>
        </w:r>
      </w:del>
      <w:ins w:id="5091" w:author="Seth Oranburg" w:date="2026-03-07T09:50:00Z" w16du:dateUtc="2026-03-07T14:50:00Z">
        <w:r w:rsidR="0033544D" w:rsidRPr="00742779">
          <w:t>But</w:t>
        </w:r>
      </w:ins>
      <w:r w:rsidR="0033544D" w:rsidRPr="00742779">
        <w:t xml:space="preserve"> if insurgents lose, they receive nothing. The </w:t>
      </w:r>
      <w:r w:rsidR="0033544D" w:rsidRPr="00742779">
        <w:rPr>
          <w:rStyle w:val="Emphasis"/>
        </w:rPr>
        <w:t>Rosenfeld</w:t>
      </w:r>
      <w:r w:rsidR="0033544D" w:rsidRPr="00742779">
        <w:t xml:space="preserve"> rule creates a winner-take-all dynamic. A shareholder who believes the company is poorly managed must invest substantial capital in a proxy fight with no assurance of recovery even if the campaign forces management to improve performance without actually winning board seats. This asymmetry favors incumbent management and discourages proxy challenges.</w:t>
      </w:r>
    </w:p>
    <w:p w14:paraId="2D085225" w14:textId="77777777" w:rsidR="0033544D" w:rsidRPr="00742779" w:rsidRDefault="00742779" w:rsidP="000E54B1">
      <w:pPr>
        <w:pPrChange w:id="5092" w:author="Seth Oranburg" w:date="2026-03-07T09:50:00Z" w16du:dateUtc="2026-03-07T14:50:00Z">
          <w:pPr>
            <w:pStyle w:val="NormalWeb"/>
          </w:pPr>
        </w:pPrChange>
      </w:pPr>
      <w:del w:id="5093" w:author="Seth Oranburg" w:date="2026-03-07T09:50:00Z" w16du:dateUtc="2026-03-07T14:50:00Z">
        <w:r w:rsidRPr="00742779">
          <w:rPr>
            <w:rFonts w:ascii="ZWAdobeF" w:hAnsi="ZWAdobeF" w:cs="ZWAdobeF"/>
            <w:sz w:val="2"/>
            <w:szCs w:val="2"/>
          </w:rPr>
          <w:delText>2167B</w:delText>
        </w:r>
        <w:r w:rsidR="0033544D" w:rsidRPr="00742779">
          <w:delText>Shareholders</w:delText>
        </w:r>
      </w:del>
      <w:ins w:id="5094" w:author="Seth Oranburg" w:date="2026-03-07T09:50:00Z" w16du:dateUtc="2026-03-07T14:50:00Z">
        <w:r w:rsidR="0033544D" w:rsidRPr="00742779">
          <w:t>Shareholders</w:t>
        </w:r>
      </w:ins>
      <w:r w:rsidR="0033544D" w:rsidRPr="00742779">
        <w:t xml:space="preserve"> have attempted to level the playing field through mandatory expense reimbursement bylaws. In </w:t>
      </w:r>
      <w:r w:rsidR="0033544D" w:rsidRPr="00742779">
        <w:rPr>
          <w:rStyle w:val="Emphasis"/>
        </w:rPr>
        <w:t>CA, Inc. v. AFSCME Employees Pension Plan</w:t>
      </w:r>
      <w:r w:rsidR="0033544D" w:rsidRPr="00742779">
        <w:t>, the Delaware Supreme Court addressed whether shareholders could adopt a bylaw requiring the corporation to reimburse proxy solicitation expenses of any shareholder who successfully elected a director.</w:t>
      </w:r>
      <w:r w:rsidR="0033544D">
        <w:fldChar w:fldCharType="begin"/>
      </w:r>
      <w:r w:rsidR="0033544D">
        <w:instrText>HYPERLINK \l "fn327-11647" \o "Jump to citation"</w:instrText>
      </w:r>
      <w:r w:rsidR="0033544D">
        <w:fldChar w:fldCharType="separate"/>
      </w:r>
      <w:r w:rsidR="0033544D" w:rsidRPr="00742779">
        <w:rPr>
          <w:rStyle w:val="Hyperlink"/>
          <w:color w:val="auto"/>
          <w:u w:val="none"/>
        </w:rPr>
        <w:t>[327</w:t>
      </w:r>
      <w:r w:rsidR="00EE2871" w:rsidRPr="00742779">
        <w:rPr>
          <w:rStyle w:val="Hyperlink"/>
          <w:color w:val="auto"/>
          <w:u w:val="none"/>
        </w:rPr>
        <w:t>]</w:t>
      </w:r>
      <w:r w:rsidR="0033544D">
        <w:fldChar w:fldCharType="end"/>
      </w:r>
    </w:p>
    <w:p w14:paraId="3344204C" w14:textId="77777777" w:rsidR="0033544D" w:rsidRPr="00742779" w:rsidRDefault="00742779" w:rsidP="000E54B1">
      <w:del w:id="5095" w:author="Seth Oranburg" w:date="2026-03-07T09:50:00Z" w16du:dateUtc="2026-03-07T14:50:00Z">
        <w:r w:rsidRPr="00742779">
          <w:rPr>
            <w:rFonts w:ascii="ZWAdobeF" w:hAnsi="ZWAdobeF" w:cs="ZWAdobeF"/>
            <w:sz w:val="2"/>
            <w:szCs w:val="2"/>
          </w:rPr>
          <w:delText>2168B</w:delText>
        </w:r>
        <w:r w:rsidR="0033544D" w:rsidRPr="00742779">
          <w:delText>The</w:delText>
        </w:r>
      </w:del>
      <w:ins w:id="5096" w:author="Seth Oranburg" w:date="2026-03-07T09:50:00Z" w16du:dateUtc="2026-03-07T14:50:00Z">
        <w:r w:rsidR="0033544D" w:rsidRPr="00742779">
          <w:t>The</w:t>
        </w:r>
      </w:ins>
      <w:r w:rsidR="0033544D" w:rsidRPr="00742779">
        <w:t xml:space="preserve"> court held that while the subject of proxy expense reimbursement is a proper matter for shareholder bylaws under DGCL Section 109, the specific bylaw proposed by AFSCME was invalid. The proposed bylaw mandated reimbursement in all cases where a shareholder nominee won election, without any exception for situations where reimbursement would constitute a breach of fiduciary duty. The court reasoned that a valid bylaw must contain a </w:t>
      </w:r>
      <w:r w:rsidR="009F60D1" w:rsidRPr="00742779">
        <w:t>“</w:t>
      </w:r>
      <w:r w:rsidR="0033544D" w:rsidRPr="00742779">
        <w:t>fiduciary out</w:t>
      </w:r>
      <w:r w:rsidR="009F60D1" w:rsidRPr="00742779">
        <w:t>”</w:t>
      </w:r>
      <w:r w:rsidR="0033544D" w:rsidRPr="00742779">
        <w:t xml:space="preserve"> allowing directors to deny reimbursement when their fiduciary duties require it.</w:t>
      </w:r>
    </w:p>
    <w:p w14:paraId="5797C8B1" w14:textId="77777777" w:rsidR="0033544D" w:rsidRPr="00742779" w:rsidRDefault="00742779" w:rsidP="000E54B1">
      <w:del w:id="5097" w:author="Seth Oranburg" w:date="2026-03-07T09:50:00Z" w16du:dateUtc="2026-03-07T14:50:00Z">
        <w:r w:rsidRPr="00742779">
          <w:rPr>
            <w:rFonts w:ascii="ZWAdobeF" w:hAnsi="ZWAdobeF" w:cs="ZWAdobeF"/>
            <w:sz w:val="2"/>
            <w:szCs w:val="2"/>
          </w:rPr>
          <w:delText>2169B</w:delText>
        </w:r>
        <w:r w:rsidR="0033544D" w:rsidRPr="00742779">
          <w:delText>The</w:delText>
        </w:r>
      </w:del>
      <w:ins w:id="5098" w:author="Seth Oranburg" w:date="2026-03-07T09:50:00Z" w16du:dateUtc="2026-03-07T14:50:00Z">
        <w:r w:rsidR="0033544D" w:rsidRPr="00742779">
          <w:t>The</w:t>
        </w:r>
      </w:ins>
      <w:r w:rsidR="0033544D" w:rsidRPr="00742779">
        <w:t xml:space="preserve"> practical effect of </w:t>
      </w:r>
      <w:r w:rsidR="0033544D" w:rsidRPr="00742779">
        <w:rPr>
          <w:rStyle w:val="Emphasis"/>
        </w:rPr>
        <w:t>CA v. AFSCME</w:t>
      </w:r>
      <w:r w:rsidR="0033544D" w:rsidRPr="00742779">
        <w:t xml:space="preserve"> is that mandatory expense reimbursement bylaws are difficult to draft in ways that survive judicial scrutiny. The fiduciary out requirement gives boards substantial discretion to deny </w:t>
      </w:r>
      <w:r w:rsidR="0033544D" w:rsidRPr="00742779">
        <w:lastRenderedPageBreak/>
        <w:t>reimbursement even when the bylaw</w:t>
      </w:r>
      <w:r w:rsidR="009F60D1" w:rsidRPr="00742779">
        <w:t>’</w:t>
      </w:r>
      <w:r w:rsidR="0033544D" w:rsidRPr="00742779">
        <w:t>s plain language would require it. Insurgents cannot rely on bylaw provisions to guarantee reimbursement.</w:t>
      </w:r>
    </w:p>
    <w:p w14:paraId="74FB1A45" w14:textId="77777777" w:rsidR="0033544D" w:rsidRPr="00742779" w:rsidRDefault="00742779" w:rsidP="000E54B1">
      <w:del w:id="5099" w:author="Seth Oranburg" w:date="2026-03-07T09:50:00Z" w16du:dateUtc="2026-03-07T14:50:00Z">
        <w:r w:rsidRPr="00742779">
          <w:rPr>
            <w:rFonts w:ascii="ZWAdobeF" w:hAnsi="ZWAdobeF" w:cs="ZWAdobeF"/>
            <w:sz w:val="2"/>
            <w:szCs w:val="2"/>
          </w:rPr>
          <w:delText>2170B</w:delText>
        </w:r>
        <w:r w:rsidR="0033544D" w:rsidRPr="00742779">
          <w:delText>The</w:delText>
        </w:r>
      </w:del>
      <w:ins w:id="5100" w:author="Seth Oranburg" w:date="2026-03-07T09:50:00Z" w16du:dateUtc="2026-03-07T14:50:00Z">
        <w:r w:rsidR="0033544D" w:rsidRPr="00742779">
          <w:t>The</w:t>
        </w:r>
      </w:ins>
      <w:r w:rsidR="0033544D" w:rsidRPr="00742779">
        <w:t xml:space="preserve"> winner-take-all expense dynamic persists. But its effects have been substantially altered by regulatory changes to the proxy card system itself.</w:t>
      </w:r>
    </w:p>
    <w:p w14:paraId="602BBF74" w14:textId="77777777" w:rsidR="0033544D" w:rsidRPr="00742779" w:rsidRDefault="0033544D" w:rsidP="000E54B1">
      <w:pPr>
        <w:pStyle w:val="Heading3"/>
        <w:rPr>
          <w:rFonts w:eastAsia="Times New Roman"/>
        </w:rPr>
      </w:pPr>
      <w:r w:rsidRPr="00742779">
        <w:rPr>
          <w:rFonts w:eastAsia="Times New Roman"/>
        </w:rPr>
        <w:t>The Universal Proxy Card and Settlement Dynamics</w:t>
      </w:r>
    </w:p>
    <w:p w14:paraId="095C9EAF" w14:textId="77777777" w:rsidR="0033544D" w:rsidRPr="00742779" w:rsidRDefault="00742779" w:rsidP="000E54B1">
      <w:pPr>
        <w:pPrChange w:id="5101" w:author="Seth Oranburg" w:date="2026-03-07T09:50:00Z" w16du:dateUtc="2026-03-07T14:50:00Z">
          <w:pPr>
            <w:pStyle w:val="NormalWeb"/>
          </w:pPr>
        </w:pPrChange>
      </w:pPr>
      <w:del w:id="5102" w:author="Seth Oranburg" w:date="2026-03-07T09:50:00Z" w16du:dateUtc="2026-03-07T14:50:00Z">
        <w:r w:rsidRPr="00742779">
          <w:rPr>
            <w:rFonts w:ascii="ZWAdobeF" w:hAnsi="ZWAdobeF" w:cs="ZWAdobeF"/>
            <w:sz w:val="2"/>
            <w:szCs w:val="2"/>
          </w:rPr>
          <w:delText>2171B</w:delText>
        </w:r>
        <w:r w:rsidR="0033544D" w:rsidRPr="00742779">
          <w:delText>As</w:delText>
        </w:r>
      </w:del>
      <w:ins w:id="5103" w:author="Seth Oranburg" w:date="2026-03-07T09:50:00Z" w16du:dateUtc="2026-03-07T14:50:00Z">
        <w:r w:rsidR="0033544D" w:rsidRPr="00742779">
          <w:t>As</w:t>
        </w:r>
      </w:ins>
      <w:r w:rsidR="0033544D" w:rsidRPr="00742779">
        <w:t xml:space="preserve"> discussed earlier, the SEC</w:t>
      </w:r>
      <w:r w:rsidR="009F60D1" w:rsidRPr="00742779">
        <w:t>’</w:t>
      </w:r>
      <w:r w:rsidR="0033544D" w:rsidRPr="00742779">
        <w:t>s adoption of Rule 14a-19 in 2022 required both management and dissidents to list all director nominees on their proxy cards, enabling shareholders to vote for any combination of candidates.</w:t>
      </w:r>
      <w:r w:rsidR="0033544D">
        <w:fldChar w:fldCharType="begin"/>
      </w:r>
      <w:r w:rsidR="0033544D">
        <w:instrText>HYPERLINK \l "fn313-11647" \o "Jump to citation"</w:instrText>
      </w:r>
      <w:r w:rsidR="0033544D">
        <w:fldChar w:fldCharType="separate"/>
      </w:r>
      <w:r w:rsidR="0033544D" w:rsidRPr="00742779">
        <w:rPr>
          <w:rStyle w:val="Hyperlink"/>
          <w:color w:val="auto"/>
          <w:u w:val="none"/>
        </w:rPr>
        <w:t>[313</w:t>
      </w:r>
      <w:r w:rsidR="00FA601A" w:rsidRPr="00742779">
        <w:rPr>
          <w:rStyle w:val="Hyperlink"/>
          <w:color w:val="auto"/>
          <w:u w:val="none"/>
        </w:rPr>
        <w:t>]</w:t>
      </w:r>
      <w:r w:rsidR="0033544D">
        <w:fldChar w:fldCharType="end"/>
      </w:r>
      <w:r w:rsidR="0033544D" w:rsidRPr="00742779">
        <w:t xml:space="preserve"> The Universal Proxy Card</w:t>
      </w:r>
      <w:r w:rsidR="009F60D1" w:rsidRPr="00742779">
        <w:t>’</w:t>
      </w:r>
      <w:r w:rsidR="0033544D" w:rsidRPr="00742779">
        <w:t>s most dramatic effect has been on settlement rates in activist campaigns.</w:t>
      </w:r>
    </w:p>
    <w:p w14:paraId="4140555F" w14:textId="77777777" w:rsidR="0033544D" w:rsidRPr="00742779" w:rsidRDefault="00742779" w:rsidP="000E54B1">
      <w:pPr>
        <w:pPrChange w:id="5104" w:author="Seth Oranburg" w:date="2026-03-07T09:50:00Z" w16du:dateUtc="2026-03-07T14:50:00Z">
          <w:pPr>
            <w:pStyle w:val="NormalWeb"/>
          </w:pPr>
        </w:pPrChange>
      </w:pPr>
      <w:del w:id="5105" w:author="Seth Oranburg" w:date="2026-03-07T09:50:00Z" w16du:dateUtc="2026-03-07T14:50:00Z">
        <w:r w:rsidRPr="00742779">
          <w:rPr>
            <w:rFonts w:ascii="ZWAdobeF" w:hAnsi="ZWAdobeF" w:cs="ZWAdobeF"/>
            <w:sz w:val="2"/>
            <w:szCs w:val="2"/>
          </w:rPr>
          <w:delText>2172B</w:delText>
        </w:r>
        <w:r w:rsidR="0033544D" w:rsidRPr="00742779">
          <w:delText>In</w:delText>
        </w:r>
      </w:del>
      <w:ins w:id="5106" w:author="Seth Oranburg" w:date="2026-03-07T09:50:00Z" w16du:dateUtc="2026-03-07T14:50:00Z">
        <w:r w:rsidR="0033544D" w:rsidRPr="00742779">
          <w:t>In</w:t>
        </w:r>
      </w:ins>
      <w:r w:rsidR="0033544D" w:rsidRPr="00742779">
        <w:t xml:space="preserve"> the first half of 2025, activists secured 112 board seats at U.S. companies.</w:t>
      </w:r>
      <w:r w:rsidR="0033544D">
        <w:fldChar w:fldCharType="begin"/>
      </w:r>
      <w:r w:rsidR="0033544D">
        <w:instrText>HYPERLINK \l "fn314-11647" \o "Jump to citation"</w:instrText>
      </w:r>
      <w:r w:rsidR="0033544D">
        <w:fldChar w:fldCharType="separate"/>
      </w:r>
      <w:r w:rsidR="0033544D" w:rsidRPr="00742779">
        <w:rPr>
          <w:rStyle w:val="Hyperlink"/>
          <w:color w:val="auto"/>
          <w:u w:val="none"/>
        </w:rPr>
        <w:t>[314</w:t>
      </w:r>
      <w:r w:rsidR="00FA601A" w:rsidRPr="00742779">
        <w:rPr>
          <w:rStyle w:val="Hyperlink"/>
          <w:color w:val="auto"/>
          <w:u w:val="none"/>
        </w:rPr>
        <w:t>]</w:t>
      </w:r>
      <w:r w:rsidR="0033544D">
        <w:fldChar w:fldCharType="end"/>
      </w:r>
      <w:r w:rsidR="0033544D" w:rsidRPr="00742779">
        <w:t xml:space="preserve"> Strikingly, 92% of these seats were obtained through settlement agreements, with only 8% won through contested votes. This represents a substantial increase from pre-UPC settlement rates of roughly 60-70%. The UPC has paradoxically led to fewer contested votes despite making proxy contests more winnable for activists.</w:t>
      </w:r>
    </w:p>
    <w:p w14:paraId="5C180762" w14:textId="77777777" w:rsidR="0033544D" w:rsidRPr="00742779" w:rsidRDefault="00742779" w:rsidP="000E54B1">
      <w:del w:id="5107" w:author="Seth Oranburg" w:date="2026-03-07T09:50:00Z" w16du:dateUtc="2026-03-07T14:50:00Z">
        <w:r w:rsidRPr="00742779">
          <w:rPr>
            <w:rFonts w:ascii="ZWAdobeF" w:hAnsi="ZWAdobeF" w:cs="ZWAdobeF"/>
            <w:sz w:val="2"/>
            <w:szCs w:val="2"/>
          </w:rPr>
          <w:delText>2173B</w:delText>
        </w:r>
        <w:r w:rsidR="0033544D" w:rsidRPr="00742779">
          <w:delText>The</w:delText>
        </w:r>
      </w:del>
      <w:ins w:id="5108" w:author="Seth Oranburg" w:date="2026-03-07T09:50:00Z" w16du:dateUtc="2026-03-07T14:50:00Z">
        <w:r w:rsidR="0033544D" w:rsidRPr="00742779">
          <w:t>The</w:t>
        </w:r>
      </w:ins>
      <w:r w:rsidR="0033544D" w:rsidRPr="00742779">
        <w:t xml:space="preserve"> explanation lies in the UPC</w:t>
      </w:r>
      <w:r w:rsidR="009F60D1" w:rsidRPr="00742779">
        <w:t>’</w:t>
      </w:r>
      <w:r w:rsidR="0033544D" w:rsidRPr="00742779">
        <w:t>s impact on risk calculation for both sides. Before the UPC, boards could rely on the slate effect. Shareholders who wanted to support management would vote the management card, protecting all incumbent directors equally. Weak directors were shielded by being grouped with strong directors on the same slate. The UPC eliminates this protection. Shareholders can now vote for strong incumbents while replacing weak directors with activist nominees.</w:t>
      </w:r>
    </w:p>
    <w:p w14:paraId="20E02DB2" w14:textId="77777777" w:rsidR="0033544D" w:rsidRPr="00742779" w:rsidRDefault="00742779" w:rsidP="000E54B1">
      <w:del w:id="5109" w:author="Seth Oranburg" w:date="2026-03-07T09:50:00Z" w16du:dateUtc="2026-03-07T14:50:00Z">
        <w:r w:rsidRPr="00742779">
          <w:rPr>
            <w:rFonts w:ascii="ZWAdobeF" w:hAnsi="ZWAdobeF" w:cs="ZWAdobeF"/>
            <w:sz w:val="2"/>
            <w:szCs w:val="2"/>
          </w:rPr>
          <w:delText>2174B</w:delText>
        </w:r>
        <w:r w:rsidR="0033544D" w:rsidRPr="00742779">
          <w:delText>This</w:delText>
        </w:r>
      </w:del>
      <w:ins w:id="5110" w:author="Seth Oranburg" w:date="2026-03-07T09:50:00Z" w16du:dateUtc="2026-03-07T14:50:00Z">
        <w:r w:rsidR="0033544D" w:rsidRPr="00742779">
          <w:t>This</w:t>
        </w:r>
      </w:ins>
      <w:r w:rsidR="0033544D" w:rsidRPr="00742779">
        <w:t xml:space="preserve"> creates individual vulnerability. A board facing an activist campaign must assess the strength of each director. If internal polling suggests that one or two directors are likely to lose under mix-and-match voting, settlement becomes attractive. The board can agree to add activist nominees voluntarily, avoiding the expense and uncertainty of a contested vote that might remove specific directors through shareholder action. The board controls which seats the activists receive, typically seats becoming vacant through retirement or newly created positions. This preserves incumbent dignity and avoids the stigma of electoral defeat.</w:t>
      </w:r>
    </w:p>
    <w:p w14:paraId="5345B924" w14:textId="77777777" w:rsidR="0033544D" w:rsidRPr="00742779" w:rsidRDefault="00742779" w:rsidP="000E54B1">
      <w:del w:id="5111" w:author="Seth Oranburg" w:date="2026-03-07T09:50:00Z" w16du:dateUtc="2026-03-07T14:50:00Z">
        <w:r w:rsidRPr="00742779">
          <w:rPr>
            <w:rFonts w:ascii="ZWAdobeF" w:hAnsi="ZWAdobeF" w:cs="ZWAdobeF"/>
            <w:sz w:val="2"/>
            <w:szCs w:val="2"/>
          </w:rPr>
          <w:delText>2175B</w:delText>
        </w:r>
        <w:r w:rsidR="0033544D" w:rsidRPr="00742779">
          <w:delText>From</w:delText>
        </w:r>
      </w:del>
      <w:ins w:id="5112" w:author="Seth Oranburg" w:date="2026-03-07T09:50:00Z" w16du:dateUtc="2026-03-07T14:50:00Z">
        <w:r w:rsidR="0033544D" w:rsidRPr="00742779">
          <w:t>From</w:t>
        </w:r>
      </w:ins>
      <w:r w:rsidR="0033544D" w:rsidRPr="00742779">
        <w:t xml:space="preserve"> the activist</w:t>
      </w:r>
      <w:r w:rsidR="009F60D1" w:rsidRPr="00742779">
        <w:t>’</w:t>
      </w:r>
      <w:r w:rsidR="0033544D" w:rsidRPr="00742779">
        <w:t xml:space="preserve">s perspective, settlement also becomes attractive. Before the UPC, activists faced a binary choice: win the proxy contest and gain board representation, or lose and receive nothing. The expense of a full proxy campaign often exceeded $5-10 million, with recovery possible only upon winning. The UPC makes partial victories more likely, but it does not eliminate </w:t>
      </w:r>
      <w:r w:rsidR="0033544D" w:rsidRPr="00742779">
        <w:lastRenderedPageBreak/>
        <w:t>expense. Settlement allows activists to achieve board representation without bearing full campaign costs.</w:t>
      </w:r>
    </w:p>
    <w:p w14:paraId="34DC6BC0" w14:textId="77777777" w:rsidR="0033544D" w:rsidRPr="00742779" w:rsidRDefault="00742779" w:rsidP="000E54B1">
      <w:pPr>
        <w:pPrChange w:id="5113" w:author="Seth Oranburg" w:date="2026-03-07T09:50:00Z" w16du:dateUtc="2026-03-07T14:50:00Z">
          <w:pPr>
            <w:pStyle w:val="NormalWeb"/>
          </w:pPr>
        </w:pPrChange>
      </w:pPr>
      <w:del w:id="5114" w:author="Seth Oranburg" w:date="2026-03-07T09:50:00Z" w16du:dateUtc="2026-03-07T14:50:00Z">
        <w:r w:rsidRPr="00742779">
          <w:rPr>
            <w:rFonts w:ascii="ZWAdobeF" w:hAnsi="ZWAdobeF" w:cs="ZWAdobeF"/>
            <w:sz w:val="2"/>
            <w:szCs w:val="2"/>
          </w:rPr>
          <w:delText>2176B</w:delText>
        </w:r>
        <w:r w:rsidR="0033544D" w:rsidRPr="00742779">
          <w:delText>Settlement</w:delText>
        </w:r>
      </w:del>
      <w:ins w:id="5115" w:author="Seth Oranburg" w:date="2026-03-07T09:50:00Z" w16du:dateUtc="2026-03-07T14:50:00Z">
        <w:r w:rsidR="0033544D" w:rsidRPr="00742779">
          <w:t>Settlement</w:t>
        </w:r>
      </w:ins>
      <w:r w:rsidR="0033544D" w:rsidRPr="00742779">
        <w:t xml:space="preserve"> agreements typically include expense reimbursement provisions, contracting around the </w:t>
      </w:r>
      <w:r w:rsidR="0033544D" w:rsidRPr="00742779">
        <w:rPr>
          <w:rStyle w:val="Emphasis"/>
        </w:rPr>
        <w:t>Rosenfeld</w:t>
      </w:r>
      <w:r w:rsidR="0033544D" w:rsidRPr="00742779">
        <w:t xml:space="preserve"> rule</w:t>
      </w:r>
      <w:r w:rsidR="009F60D1" w:rsidRPr="00742779">
        <w:t>’</w:t>
      </w:r>
      <w:r w:rsidR="0033544D" w:rsidRPr="00742779">
        <w:t>s winner-take-all framework. The corporation agrees to reimburse some portion of the activist</w:t>
      </w:r>
      <w:r w:rsidR="009F60D1" w:rsidRPr="00742779">
        <w:t>’</w:t>
      </w:r>
      <w:r w:rsidR="0033544D" w:rsidRPr="00742779">
        <w:t>s expenses incurred to date, usually capped between $450,000 and $3.25 million depending on the activist</w:t>
      </w:r>
      <w:r w:rsidR="009F60D1" w:rsidRPr="00742779">
        <w:t>’</w:t>
      </w:r>
      <w:r w:rsidR="0033544D" w:rsidRPr="00742779">
        <w:t>s leverage and the company</w:t>
      </w:r>
      <w:r w:rsidR="009F60D1" w:rsidRPr="00742779">
        <w:t>’</w:t>
      </w:r>
      <w:r w:rsidR="0033544D" w:rsidRPr="00742779">
        <w:t>s size.</w:t>
      </w:r>
      <w:r w:rsidR="0033544D">
        <w:fldChar w:fldCharType="begin"/>
      </w:r>
      <w:r w:rsidR="0033544D">
        <w:instrText>HYPERLINK \l "fn315-11647" \o "Jump to citation"</w:instrText>
      </w:r>
      <w:r w:rsidR="0033544D">
        <w:fldChar w:fldCharType="separate"/>
      </w:r>
      <w:r w:rsidR="0033544D" w:rsidRPr="00742779">
        <w:rPr>
          <w:rStyle w:val="Hyperlink"/>
          <w:color w:val="auto"/>
          <w:u w:val="none"/>
        </w:rPr>
        <w:t>[315</w:t>
      </w:r>
      <w:r w:rsidR="00FA601A" w:rsidRPr="00742779">
        <w:rPr>
          <w:rStyle w:val="Hyperlink"/>
          <w:color w:val="auto"/>
          <w:u w:val="none"/>
        </w:rPr>
        <w:t>]</w:t>
      </w:r>
      <w:r w:rsidR="0033544D">
        <w:fldChar w:fldCharType="end"/>
      </w:r>
      <w:r w:rsidR="0033544D" w:rsidRPr="00742779">
        <w:t xml:space="preserve"> The reimbursement recognizes that the activist</w:t>
      </w:r>
      <w:r w:rsidR="009F60D1" w:rsidRPr="00742779">
        <w:t>’</w:t>
      </w:r>
      <w:r w:rsidR="0033544D" w:rsidRPr="00742779">
        <w:t>s campaign brought value even without a contested vote. The threat of a proxy contest forced the board to negotiate and accept new directors, achieving the activist</w:t>
      </w:r>
      <w:r w:rsidR="009F60D1" w:rsidRPr="00742779">
        <w:t>’</w:t>
      </w:r>
      <w:r w:rsidR="0033544D" w:rsidRPr="00742779">
        <w:t>s goal without the expense and disruption of a full campaign.</w:t>
      </w:r>
    </w:p>
    <w:p w14:paraId="071E7E25" w14:textId="77777777" w:rsidR="0033544D" w:rsidRPr="00742779" w:rsidRDefault="00742779" w:rsidP="000E54B1">
      <w:del w:id="5116" w:author="Seth Oranburg" w:date="2026-03-07T09:50:00Z" w16du:dateUtc="2026-03-07T14:50:00Z">
        <w:r w:rsidRPr="00742779">
          <w:rPr>
            <w:rFonts w:ascii="ZWAdobeF" w:hAnsi="ZWAdobeF" w:cs="ZWAdobeF"/>
            <w:sz w:val="2"/>
            <w:szCs w:val="2"/>
          </w:rPr>
          <w:delText>2177B</w:delText>
        </w:r>
        <w:r w:rsidR="0033544D" w:rsidRPr="00742779">
          <w:delText>This</w:delText>
        </w:r>
      </w:del>
      <w:ins w:id="5117" w:author="Seth Oranburg" w:date="2026-03-07T09:50:00Z" w16du:dateUtc="2026-03-07T14:50:00Z">
        <w:r w:rsidR="0033544D" w:rsidRPr="00742779">
          <w:t>This</w:t>
        </w:r>
      </w:ins>
      <w:r w:rsidR="0033544D" w:rsidRPr="00742779">
        <w:t xml:space="preserve"> settlement dynamic has transformed proxy contests from episodic battles for corporate control into ongoing negotiations between boards and activists. Activists accumulate stakes, make demands, threaten proxy contests, and settle for board representation and expense reimbursement. Boards assess individual director vulnerability, identify which directors are most likely to lose under UPC voting, and negotiate to minimize both electoral risk and corporate expense.</w:t>
      </w:r>
    </w:p>
    <w:p w14:paraId="37D9F94E" w14:textId="77777777" w:rsidR="0033544D" w:rsidRPr="00742779" w:rsidRDefault="00742779" w:rsidP="000E54B1">
      <w:del w:id="5118" w:author="Seth Oranburg" w:date="2026-03-07T09:50:00Z" w16du:dateUtc="2026-03-07T14:50:00Z">
        <w:r w:rsidRPr="00742779">
          <w:rPr>
            <w:rFonts w:ascii="ZWAdobeF" w:hAnsi="ZWAdobeF" w:cs="ZWAdobeF"/>
            <w:sz w:val="2"/>
            <w:szCs w:val="2"/>
          </w:rPr>
          <w:delText>2178B</w:delText>
        </w:r>
        <w:r w:rsidR="0033544D" w:rsidRPr="00742779">
          <w:delText>The</w:delText>
        </w:r>
      </w:del>
      <w:ins w:id="5119" w:author="Seth Oranburg" w:date="2026-03-07T09:50:00Z" w16du:dateUtc="2026-03-07T14:50:00Z">
        <w:r w:rsidR="0033544D" w:rsidRPr="00742779">
          <w:t>The</w:t>
        </w:r>
      </w:ins>
      <w:r w:rsidR="0033544D" w:rsidRPr="00742779">
        <w:t xml:space="preserve"> UPC</w:t>
      </w:r>
      <w:r w:rsidR="009F60D1" w:rsidRPr="00742779">
        <w:t>’</w:t>
      </w:r>
      <w:r w:rsidR="0033544D" w:rsidRPr="00742779">
        <w:t>s effect on shareholder voice is more subtle than might initially appear. On one hand, fewer contested votes might suggest diminished shareholder power. Boards and activists negotiate outcomes privately rather than submitting questions to shareholder vote. On the other hand, the credible threat of a winnable proxy contest gives activists leverage they previously lacked. Boards settle because they fear losing specific directors in a contested election. The franchise operates through the threat of exercise, not merely its actual use.</w:t>
      </w:r>
    </w:p>
    <w:p w14:paraId="403DF117" w14:textId="77777777" w:rsidR="0033544D" w:rsidRPr="00742779" w:rsidRDefault="00742779" w:rsidP="000E54B1">
      <w:del w:id="5120" w:author="Seth Oranburg" w:date="2026-03-07T09:50:00Z" w16du:dateUtc="2026-03-07T14:50:00Z">
        <w:r w:rsidRPr="00742779">
          <w:rPr>
            <w:rFonts w:ascii="ZWAdobeF" w:hAnsi="ZWAdobeF" w:cs="ZWAdobeF"/>
            <w:sz w:val="2"/>
            <w:szCs w:val="2"/>
          </w:rPr>
          <w:delText>2179B</w:delText>
        </w:r>
        <w:r w:rsidR="0033544D" w:rsidRPr="00742779">
          <w:delText>The</w:delText>
        </w:r>
      </w:del>
      <w:ins w:id="5121" w:author="Seth Oranburg" w:date="2026-03-07T09:50:00Z" w16du:dateUtc="2026-03-07T14:50:00Z">
        <w:r w:rsidR="0033544D" w:rsidRPr="00742779">
          <w:t>The</w:t>
        </w:r>
      </w:ins>
      <w:r w:rsidR="0033544D" w:rsidRPr="00742779">
        <w:t xml:space="preserve"> franchise has always operated through both exit and voice. Shareholders dissatisfied with management can sell shares, depressing stock price and creating market pressure for change. Or shareholders can vote to replace directors, exercising voice directly. The UPC creates a third mechanism: credible threat of voice. Activists with enough shareholdings to wage a proxy contest can extract board representation through settlement, avoiding the expense and uncertainty of actual voting. The franchise</w:t>
      </w:r>
      <w:r w:rsidR="009F60D1" w:rsidRPr="00742779">
        <w:t>’</w:t>
      </w:r>
      <w:r w:rsidR="0033544D" w:rsidRPr="00742779">
        <w:t>s power derives partly from its availability, not merely its exercise.</w:t>
      </w:r>
    </w:p>
    <w:p w14:paraId="2356CB56" w14:textId="77777777" w:rsidR="0033544D" w:rsidRPr="00742779" w:rsidRDefault="00742779" w:rsidP="000E54B1">
      <w:del w:id="5122" w:author="Seth Oranburg" w:date="2026-03-07T09:50:00Z" w16du:dateUtc="2026-03-07T14:50:00Z">
        <w:r w:rsidRPr="00742779">
          <w:rPr>
            <w:rFonts w:ascii="ZWAdobeF" w:hAnsi="ZWAdobeF" w:cs="ZWAdobeF"/>
            <w:sz w:val="2"/>
            <w:szCs w:val="2"/>
          </w:rPr>
          <w:delText>2180B</w:delText>
        </w:r>
        <w:r w:rsidR="0033544D" w:rsidRPr="00742779">
          <w:delText>This</w:delText>
        </w:r>
      </w:del>
      <w:ins w:id="5123" w:author="Seth Oranburg" w:date="2026-03-07T09:50:00Z" w16du:dateUtc="2026-03-07T14:50:00Z">
        <w:r w:rsidR="0033544D" w:rsidRPr="00742779">
          <w:t>This</w:t>
        </w:r>
      </w:ins>
      <w:r w:rsidR="0033544D" w:rsidRPr="00742779">
        <w:t xml:space="preserve"> raises questions about whether settlement-driven board changes truly reflect shareholder preferences. When an activist holding 5% of shares negotiates for two board seats, has shareholder voice been exercised or circumvented? The board avoided a vote that might have revealed that a </w:t>
      </w:r>
      <w:r w:rsidR="0033544D" w:rsidRPr="00742779">
        <w:lastRenderedPageBreak/>
        <w:t>supermajority of shareholders opposed the activist</w:t>
      </w:r>
      <w:r w:rsidR="009F60D1" w:rsidRPr="00742779">
        <w:t>’</w:t>
      </w:r>
      <w:r w:rsidR="0033544D" w:rsidRPr="00742779">
        <w:t>s nominees. The settlement reflects a bilateral negotiation between the board and one shareholder, not a democratic expression of collective shareholder will.</w:t>
      </w:r>
    </w:p>
    <w:p w14:paraId="53C35CC3" w14:textId="77777777" w:rsidR="0033544D" w:rsidRPr="00742779" w:rsidRDefault="00742779" w:rsidP="000E54B1">
      <w:del w:id="5124" w:author="Seth Oranburg" w:date="2026-03-07T09:50:00Z" w16du:dateUtc="2026-03-07T14:50:00Z">
        <w:r w:rsidRPr="00742779">
          <w:rPr>
            <w:rFonts w:ascii="ZWAdobeF" w:hAnsi="ZWAdobeF" w:cs="ZWAdobeF"/>
            <w:sz w:val="2"/>
            <w:szCs w:val="2"/>
          </w:rPr>
          <w:delText>2181B</w:delText>
        </w:r>
        <w:r w:rsidR="0033544D" w:rsidRPr="00742779">
          <w:delText>But</w:delText>
        </w:r>
      </w:del>
      <w:ins w:id="5125" w:author="Seth Oranburg" w:date="2026-03-07T09:50:00Z" w16du:dateUtc="2026-03-07T14:50:00Z">
        <w:r w:rsidR="0033544D" w:rsidRPr="00742779">
          <w:t>But</w:t>
        </w:r>
      </w:ins>
      <w:r w:rsidR="0033544D" w:rsidRPr="00742779">
        <w:t xml:space="preserve"> the alternative is not obviously superior. Before the UPC encouraged settlements, proxy contests were rare because they were expensive and difficult to win. Most shareholder dissatisfaction went unexpressed because the costs of mounting a campaign exceeded expected benefits. If settlements allow shareholder concerns to influence board composition without the expense of formal contests, the franchise may operate more effectively through settlement than it did through rare, expensive, and often unsuccessful proxy fights.</w:t>
      </w:r>
    </w:p>
    <w:p w14:paraId="08CA795D" w14:textId="77777777" w:rsidR="0033544D" w:rsidRPr="00742779" w:rsidRDefault="0033544D" w:rsidP="000E54B1">
      <w:pPr>
        <w:pStyle w:val="Heading2"/>
        <w:rPr>
          <w:rFonts w:eastAsia="Times New Roman"/>
        </w:rPr>
      </w:pPr>
      <w:r w:rsidRPr="00742779">
        <w:rPr>
          <w:rFonts w:eastAsia="Times New Roman"/>
        </w:rPr>
        <w:t>The Structural Tension Persists</w:t>
      </w:r>
    </w:p>
    <w:p w14:paraId="5A9E9410" w14:textId="77777777" w:rsidR="0033544D" w:rsidRPr="00742779" w:rsidRDefault="00742779" w:rsidP="000E54B1">
      <w:del w:id="5126" w:author="Seth Oranburg" w:date="2026-03-07T09:50:00Z" w16du:dateUtc="2026-03-07T14:50:00Z">
        <w:r w:rsidRPr="00742779">
          <w:rPr>
            <w:rFonts w:ascii="ZWAdobeF" w:hAnsi="ZWAdobeF" w:cs="ZWAdobeF"/>
            <w:sz w:val="2"/>
            <w:szCs w:val="2"/>
          </w:rPr>
          <w:delText>2182B</w:delText>
        </w:r>
        <w:r w:rsidR="0033544D" w:rsidRPr="00742779">
          <w:delText>The</w:delText>
        </w:r>
      </w:del>
      <w:ins w:id="5127" w:author="Seth Oranburg" w:date="2026-03-07T09:50:00Z" w16du:dateUtc="2026-03-07T14:50:00Z">
        <w:r w:rsidR="0033544D" w:rsidRPr="00742779">
          <w:t>The</w:t>
        </w:r>
      </w:ins>
      <w:r w:rsidR="0033544D" w:rsidRPr="00742779">
        <w:t xml:space="preserve"> shareholder franchise exists at the intersection of two incompatible necessities. Corporate operations require centralized management with authority to act quickly without seeking shareholder approval for ordinary business decisions. The board must be sovereign over day-to-day affairs. But director authority lacks legitimacy unless shareholders, the beneficial owners, retain meaningful power to replace directors who perform poorly or pursue policies shareholders oppose. The franchise must be real.</w:t>
      </w:r>
    </w:p>
    <w:p w14:paraId="10A31B42" w14:textId="77777777" w:rsidR="0033544D" w:rsidRPr="00742779" w:rsidRDefault="00742779" w:rsidP="000E54B1">
      <w:del w:id="5128" w:author="Seth Oranburg" w:date="2026-03-07T09:50:00Z" w16du:dateUtc="2026-03-07T14:50:00Z">
        <w:r w:rsidRPr="00742779">
          <w:rPr>
            <w:rFonts w:ascii="ZWAdobeF" w:hAnsi="ZWAdobeF" w:cs="ZWAdobeF"/>
            <w:sz w:val="2"/>
            <w:szCs w:val="2"/>
          </w:rPr>
          <w:delText>2183B</w:delText>
        </w:r>
        <w:r w:rsidR="0033544D" w:rsidRPr="00742779">
          <w:delText>These</w:delText>
        </w:r>
      </w:del>
      <w:ins w:id="5129" w:author="Seth Oranburg" w:date="2026-03-07T09:50:00Z" w16du:dateUtc="2026-03-07T14:50:00Z">
        <w:r w:rsidR="0033544D" w:rsidRPr="00742779">
          <w:t>These</w:t>
        </w:r>
      </w:ins>
      <w:r w:rsidR="0033544D" w:rsidRPr="00742779">
        <w:t xml:space="preserve"> necessities conflict because boards control the machinery by which shareholders exercise voting power. Boards set meeting dates, determine record dates, control proxy statements, and count votes. The agent controls the process by which the principal exercises authority over the agent. This creates the logical circle that animates franchise law.</w:t>
      </w:r>
    </w:p>
    <w:p w14:paraId="5C59669A" w14:textId="77777777" w:rsidR="0033544D" w:rsidRPr="00742779" w:rsidRDefault="00742779" w:rsidP="000E54B1">
      <w:del w:id="5130" w:author="Seth Oranburg" w:date="2026-03-07T09:50:00Z" w16du:dateUtc="2026-03-07T14:50:00Z">
        <w:r w:rsidRPr="00742779">
          <w:rPr>
            <w:rFonts w:ascii="ZWAdobeF" w:hAnsi="ZWAdobeF" w:cs="ZWAdobeF"/>
            <w:sz w:val="2"/>
            <w:szCs w:val="2"/>
          </w:rPr>
          <w:delText>2184B</w:delText>
        </w:r>
        <w:r w:rsidR="0033544D" w:rsidRPr="00742779">
          <w:delText>Delaware</w:delText>
        </w:r>
      </w:del>
      <w:ins w:id="5131" w:author="Seth Oranburg" w:date="2026-03-07T09:50:00Z" w16du:dateUtc="2026-03-07T14:50:00Z">
        <w:r w:rsidR="0033544D" w:rsidRPr="00742779">
          <w:t>Delaware</w:t>
        </w:r>
      </w:ins>
      <w:r w:rsidR="0033544D" w:rsidRPr="00742779">
        <w:t xml:space="preserve"> has addressed this tension through equitable constraints layered over statutory procedures. The DGCL establishes mandatory rules that prevent the most blatant manipulation: annual meetings must occur, notice must be given, votes must be counted according to specified standards. Equity prevents subtler manipulation: boards cannot use their discretion over timing, board composition, or defensive measures to entrench themselves without compelling justification. Federal securities law ensures information flow through mandatory disclosure and antifraud liability.</w:t>
      </w:r>
    </w:p>
    <w:p w14:paraId="6CC2018D" w14:textId="77777777" w:rsidR="0033544D" w:rsidRPr="00742779" w:rsidRDefault="00742779" w:rsidP="000E54B1">
      <w:del w:id="5132" w:author="Seth Oranburg" w:date="2026-03-07T09:50:00Z" w16du:dateUtc="2026-03-07T14:50:00Z">
        <w:r w:rsidRPr="00742779">
          <w:rPr>
            <w:rFonts w:ascii="ZWAdobeF" w:hAnsi="ZWAdobeF" w:cs="ZWAdobeF"/>
            <w:sz w:val="2"/>
            <w:szCs w:val="2"/>
          </w:rPr>
          <w:delText>2185B</w:delText>
        </w:r>
        <w:r w:rsidR="0033544D" w:rsidRPr="00742779">
          <w:delText>The</w:delText>
        </w:r>
      </w:del>
      <w:ins w:id="5133" w:author="Seth Oranburg" w:date="2026-03-07T09:50:00Z" w16du:dateUtc="2026-03-07T14:50:00Z">
        <w:r w:rsidR="0033544D" w:rsidRPr="00742779">
          <w:t>The</w:t>
        </w:r>
      </w:ins>
      <w:r w:rsidR="0033544D" w:rsidRPr="00742779">
        <w:t xml:space="preserve"> result is not a stable equilibrium but an ongoing negotiation between board authority and shareholder voice. Courts articulate standards, boards test their boundaries, dissidents challenge overreaching, and courts refine the standards in response. The </w:t>
      </w:r>
      <w:r w:rsidR="0033544D" w:rsidRPr="00742779">
        <w:rPr>
          <w:rStyle w:val="Emphasis"/>
        </w:rPr>
        <w:t>Schnell</w:t>
      </w:r>
      <w:r w:rsidR="0033544D" w:rsidRPr="00742779">
        <w:t>-to-</w:t>
      </w:r>
      <w:r w:rsidR="0033544D" w:rsidRPr="00742779">
        <w:rPr>
          <w:rStyle w:val="Emphasis"/>
        </w:rPr>
        <w:t>Coster</w:t>
      </w:r>
      <w:r w:rsidR="0033544D" w:rsidRPr="00742779">
        <w:t xml:space="preserve"> progression illustrates this </w:t>
      </w:r>
      <w:r w:rsidR="0033544D" w:rsidRPr="00742779">
        <w:lastRenderedPageBreak/>
        <w:t>dynamic. Each case responded to problems revealed by its predecessors. Each refinement created new doctrinal questions requiring further refinement.</w:t>
      </w:r>
    </w:p>
    <w:p w14:paraId="69C275BB" w14:textId="77777777" w:rsidR="0033544D" w:rsidRPr="00742779" w:rsidRDefault="00742779" w:rsidP="000E54B1">
      <w:del w:id="5134" w:author="Seth Oranburg" w:date="2026-03-07T09:50:00Z" w16du:dateUtc="2026-03-07T14:50:00Z">
        <w:r w:rsidRPr="00742779">
          <w:rPr>
            <w:rStyle w:val="Emphasis"/>
            <w:rFonts w:ascii="ZWAdobeF" w:hAnsi="ZWAdobeF" w:cs="ZWAdobeF"/>
            <w:i w:val="0"/>
            <w:sz w:val="2"/>
            <w:szCs w:val="2"/>
          </w:rPr>
          <w:delText>2186B</w:delText>
        </w:r>
        <w:r w:rsidR="0033544D" w:rsidRPr="00742779">
          <w:rPr>
            <w:rStyle w:val="Emphasis"/>
          </w:rPr>
          <w:delText>Coster</w:delText>
        </w:r>
        <w:r w:rsidR="009F60D1" w:rsidRPr="00742779">
          <w:delText>’</w:delText>
        </w:r>
        <w:r w:rsidR="0033544D" w:rsidRPr="00742779">
          <w:delText>s</w:delText>
        </w:r>
      </w:del>
      <w:ins w:id="5135" w:author="Seth Oranburg" w:date="2026-03-07T09:50:00Z" w16du:dateUtc="2026-03-07T14:50:00Z">
        <w:r w:rsidR="0033544D" w:rsidRPr="00742779">
          <w:rPr>
            <w:rStyle w:val="Emphasis"/>
          </w:rPr>
          <w:t>Coster</w:t>
        </w:r>
        <w:r w:rsidR="009F60D1" w:rsidRPr="00742779">
          <w:t>’</w:t>
        </w:r>
        <w:r w:rsidR="0033544D" w:rsidRPr="00742779">
          <w:t>s</w:t>
        </w:r>
      </w:ins>
      <w:r w:rsidR="0033544D" w:rsidRPr="00742779">
        <w:t xml:space="preserve"> integration of </w:t>
      </w:r>
      <w:r w:rsidR="0033544D" w:rsidRPr="00742779">
        <w:rPr>
          <w:rStyle w:val="Emphasis"/>
        </w:rPr>
        <w:t>Blasius</w:t>
      </w:r>
      <w:r w:rsidR="0033544D" w:rsidRPr="00742779">
        <w:t xml:space="preserve"> into the </w:t>
      </w:r>
      <w:r w:rsidR="0033544D" w:rsidRPr="00742779">
        <w:rPr>
          <w:rStyle w:val="Emphasis"/>
        </w:rPr>
        <w:t>Unocal</w:t>
      </w:r>
      <w:r w:rsidR="0033544D" w:rsidRPr="00742779">
        <w:t xml:space="preserve"> framework provides the current synthesis, but it will not be the final word. Activists will continue seeking board representation. Boards will continue defending against challenges they view as threatening corporate welfare. Courts will continue determining whether specific defensive measures are proportionate responses to genuine threats or impermissible entrenchment. The Universal Proxy Card has changed settlement incentives but has not eliminated the underlying conflict between managerial authority and shareholder control.</w:t>
      </w:r>
    </w:p>
    <w:p w14:paraId="642B7C58" w14:textId="77777777" w:rsidR="0033544D" w:rsidRPr="00742779" w:rsidRDefault="00742779" w:rsidP="000E54B1">
      <w:del w:id="5136" w:author="Seth Oranburg" w:date="2026-03-07T09:50:00Z" w16du:dateUtc="2026-03-07T14:50:00Z">
        <w:r w:rsidRPr="00742779">
          <w:rPr>
            <w:rFonts w:ascii="ZWAdobeF" w:hAnsi="ZWAdobeF" w:cs="ZWAdobeF"/>
            <w:sz w:val="2"/>
            <w:szCs w:val="2"/>
          </w:rPr>
          <w:delText>2187B</w:delText>
        </w:r>
        <w:r w:rsidR="0033544D" w:rsidRPr="00742779">
          <w:delText>The</w:delText>
        </w:r>
      </w:del>
      <w:ins w:id="5137" w:author="Seth Oranburg" w:date="2026-03-07T09:50:00Z" w16du:dateUtc="2026-03-07T14:50:00Z">
        <w:r w:rsidR="0033544D" w:rsidRPr="00742779">
          <w:t>The</w:t>
        </w:r>
      </w:ins>
      <w:r w:rsidR="0033544D" w:rsidRPr="00742779">
        <w:t xml:space="preserve"> franchise remains the ideological underpinning of directorial legitimacy. Directors exercise vast power over property they do not own. That power is legitimate only because shareholders elected those directors and retain power to replace them. When boards use their control over corporate machinery to obstruct shareholder voting, they undermine the foundation of their own authority. Courts police this boundary not to impose their views about corporate policy but to preserve the democratic fiction that legitimates private ordering in large firms with dispersed ownership.</w:t>
      </w:r>
    </w:p>
    <w:p w14:paraId="734E2E02" w14:textId="77777777" w:rsidR="0033544D" w:rsidRPr="00742779" w:rsidRDefault="00742779" w:rsidP="000E54B1">
      <w:del w:id="5138" w:author="Seth Oranburg" w:date="2026-03-07T09:50:00Z" w16du:dateUtc="2026-03-07T14:50:00Z">
        <w:r w:rsidRPr="00742779">
          <w:rPr>
            <w:rFonts w:ascii="ZWAdobeF" w:hAnsi="ZWAdobeF" w:cs="ZWAdobeF"/>
            <w:sz w:val="2"/>
            <w:szCs w:val="2"/>
          </w:rPr>
          <w:delText>2188B</w:delText>
        </w:r>
        <w:r w:rsidR="0033544D" w:rsidRPr="00742779">
          <w:delText>The</w:delText>
        </w:r>
      </w:del>
      <w:ins w:id="5139" w:author="Seth Oranburg" w:date="2026-03-07T09:50:00Z" w16du:dateUtc="2026-03-07T14:50:00Z">
        <w:r w:rsidR="0033544D" w:rsidRPr="00742779">
          <w:t>The</w:t>
        </w:r>
      </w:ins>
      <w:r w:rsidR="0033544D" w:rsidRPr="00742779">
        <w:t xml:space="preserve"> fiction may be more important than the reality. Most shareholders in most public companies never exercise voice. They sell shares rather than waging expensive proxy campaigns. Institutional investors vote according to proxy advisor recommendations without conducting independent analysis. The franchise operates imperfectly, sporadically, and at high cost. But it exists. Shareholders who accumulate sufficient stakes can threaten proxy contests, forcing boards to negotiate. The possibility of electoral challenge constrains even boards that never face actual contests. And in the rare cases where boards manipulate the machinery too blatantly, courts intervene to preserve the appearance, if not the reality, of shareholder democracy.</w:t>
      </w:r>
    </w:p>
    <w:p w14:paraId="1947EE1A" w14:textId="77777777" w:rsidR="0033544D" w:rsidRPr="00742779" w:rsidRDefault="00742779" w:rsidP="000E54B1">
      <w:del w:id="5140" w:author="Seth Oranburg" w:date="2026-03-07T09:50:00Z" w16du:dateUtc="2026-03-07T14:50:00Z">
        <w:r w:rsidRPr="00742779">
          <w:rPr>
            <w:rFonts w:ascii="ZWAdobeF" w:hAnsi="ZWAdobeF" w:cs="ZWAdobeF"/>
            <w:sz w:val="2"/>
            <w:szCs w:val="2"/>
          </w:rPr>
          <w:delText>2189B</w:delText>
        </w:r>
        <w:r w:rsidR="0033544D" w:rsidRPr="00742779">
          <w:delText>Perhaps</w:delText>
        </w:r>
      </w:del>
      <w:ins w:id="5141" w:author="Seth Oranburg" w:date="2026-03-07T09:50:00Z" w16du:dateUtc="2026-03-07T14:50:00Z">
        <w:r w:rsidR="0033544D" w:rsidRPr="00742779">
          <w:t>Perhaps</w:t>
        </w:r>
      </w:ins>
      <w:r w:rsidR="0033544D" w:rsidRPr="00742779">
        <w:t xml:space="preserve"> that is enough. The franchise need not operate perfectly to serve its function. It must simply be credible enough that boards cannot ignore shareholder preferences entirely and that courts can justify director authority by reference to electoral legitimacy. The cases examined in this chapter suggest that Delaware has maintained that credibility, however imperfectly, through five decades of doctrinal refinement.</w:t>
      </w:r>
    </w:p>
    <w:p w14:paraId="77861A28" w14:textId="77777777" w:rsidR="0033544D" w:rsidRPr="00742779" w:rsidRDefault="0033544D" w:rsidP="000E54B1">
      <w:pPr>
        <w:pStyle w:val="Heading1"/>
        <w:rPr>
          <w:rFonts w:eastAsia="Times New Roman"/>
        </w:rPr>
      </w:pPr>
      <w:bookmarkStart w:id="5142" w:name="_Toc220771165"/>
      <w:r w:rsidRPr="00742779">
        <w:rPr>
          <w:rFonts w:eastAsia="Times New Roman"/>
        </w:rPr>
        <w:lastRenderedPageBreak/>
        <w:t>Chapter 13: Mergers</w:t>
      </w:r>
      <w:r w:rsidR="001311C7" w:rsidRPr="00742779">
        <w:rPr>
          <w:rFonts w:eastAsia="Times New Roman"/>
        </w:rPr>
        <w:t xml:space="preserve"> &amp;</w:t>
      </w:r>
      <w:r w:rsidRPr="00742779">
        <w:rPr>
          <w:rFonts w:eastAsia="Times New Roman"/>
        </w:rPr>
        <w:t xml:space="preserve"> Acquisitions</w:t>
      </w:r>
      <w:bookmarkEnd w:id="5142"/>
    </w:p>
    <w:p w14:paraId="6EA67201" w14:textId="77777777" w:rsidR="00753506" w:rsidRDefault="00742779">
      <w:pPr>
        <w:pStyle w:val="Heading4"/>
        <w:rPr>
          <w:ins w:id="5143" w:author="Seth Oranburg" w:date="2026-03-07T09:50:00Z" w16du:dateUtc="2026-03-07T14:50:00Z"/>
        </w:rPr>
      </w:pPr>
      <w:del w:id="5144" w:author="Seth Oranburg" w:date="2026-03-07T09:50:00Z" w16du:dateUtc="2026-03-07T14:50:00Z">
        <w:r w:rsidRPr="00742779">
          <w:rPr>
            <w:rFonts w:ascii="ZWAdobeF" w:hAnsi="ZWAdobeF" w:cs="ZWAdobeF"/>
            <w:sz w:val="2"/>
            <w:szCs w:val="2"/>
          </w:rPr>
          <w:delText>2190B</w:delText>
        </w:r>
        <w:r w:rsidR="0033544D" w:rsidRPr="00742779">
          <w:delText>The</w:delText>
        </w:r>
      </w:del>
      <w:ins w:id="5145" w:author="Seth Oranburg" w:date="2026-03-07T09:50:00Z" w16du:dateUtc="2026-03-07T14:50:00Z">
        <w:r w:rsidR="0059744E">
          <w:t>Learning Objectives</w:t>
        </w:r>
      </w:ins>
    </w:p>
    <w:p w14:paraId="02708BC6" w14:textId="77777777" w:rsidR="00753506" w:rsidRDefault="0059744E">
      <w:pPr>
        <w:rPr>
          <w:ins w:id="5146" w:author="Seth Oranburg" w:date="2026-03-07T09:50:00Z" w16du:dateUtc="2026-03-07T14:50:00Z"/>
        </w:rPr>
      </w:pPr>
      <w:ins w:id="5147" w:author="Seth Oranburg" w:date="2026-03-07T09:50:00Z" w16du:dateUtc="2026-03-07T14:50:00Z">
        <w:r>
          <w:t>1. Analyze the Four Problems framework and explain how it organizes each subsequent doctrinal chapter.</w:t>
        </w:r>
      </w:ins>
    </w:p>
    <w:p w14:paraId="32AEE4B3" w14:textId="77777777" w:rsidR="00753506" w:rsidRDefault="0059744E">
      <w:pPr>
        <w:rPr>
          <w:ins w:id="5148" w:author="Seth Oranburg" w:date="2026-03-07T09:50:00Z" w16du:dateUtc="2026-03-07T14:50:00Z"/>
        </w:rPr>
      </w:pPr>
      <w:ins w:id="5149" w:author="Seth Oranburg" w:date="2026-03-07T09:50:00Z" w16du:dateUtc="2026-03-07T14:50:00Z">
        <w:r>
          <w:t>2. Compare the contractual and statutory solutions to the coordination problems businesses face.</w:t>
        </w:r>
      </w:ins>
    </w:p>
    <w:p w14:paraId="7A888297" w14:textId="77777777" w:rsidR="00753506" w:rsidRDefault="0059744E">
      <w:pPr>
        <w:rPr>
          <w:ins w:id="5150" w:author="Seth Oranburg" w:date="2026-03-07T09:50:00Z" w16du:dateUtc="2026-03-07T14:50:00Z"/>
        </w:rPr>
      </w:pPr>
      <w:ins w:id="5151" w:author="Seth Oranburg" w:date="2026-03-07T09:50:00Z" w16du:dateUtc="2026-03-07T14:50:00Z">
        <w:r>
          <w:t>3. Evaluate why common law alone cannot fully address the attribution, governance, risk, and partitioning problems.</w:t>
        </w:r>
      </w:ins>
    </w:p>
    <w:p w14:paraId="6206CA59" w14:textId="77777777" w:rsidR="00753506" w:rsidRDefault="0059744E">
      <w:pPr>
        <w:rPr>
          <w:ins w:id="5152" w:author="Seth Oranburg" w:date="2026-03-07T09:50:00Z" w16du:dateUtc="2026-03-07T14:50:00Z"/>
        </w:rPr>
      </w:pPr>
      <w:ins w:id="5153" w:author="Seth Oranburg" w:date="2026-03-07T09:50:00Z" w16du:dateUtc="2026-03-07T14:50:00Z">
        <w:r>
          <w:t>4. Distinguish between the roles of courts and legislators in developing business law doctrine.</w:t>
        </w:r>
      </w:ins>
    </w:p>
    <w:p w14:paraId="398D9CF6" w14:textId="77777777" w:rsidR="0033544D" w:rsidRPr="00742779" w:rsidRDefault="0033544D" w:rsidP="000E54B1">
      <w:ins w:id="5154" w:author="Seth Oranburg" w:date="2026-03-07T09:50:00Z" w16du:dateUtc="2026-03-07T14:50:00Z">
        <w:r w:rsidRPr="00742779">
          <w:t>The</w:t>
        </w:r>
      </w:ins>
      <w:r w:rsidRPr="00742779">
        <w:t xml:space="preserve"> question that animates merger and acquisition law is deceptively simple: when someone wants to buy the company, who decides whether the sale proceeds?</w:t>
      </w:r>
    </w:p>
    <w:p w14:paraId="08CB6109" w14:textId="77777777" w:rsidR="0033544D" w:rsidRPr="00742779" w:rsidRDefault="00742779" w:rsidP="000E54B1">
      <w:pPr>
        <w:pPrChange w:id="5155" w:author="Seth Oranburg" w:date="2026-03-07T09:50:00Z" w16du:dateUtc="2026-03-07T14:50:00Z">
          <w:pPr>
            <w:pStyle w:val="NormalWeb"/>
          </w:pPr>
        </w:pPrChange>
      </w:pPr>
      <w:del w:id="5156" w:author="Seth Oranburg" w:date="2026-03-07T09:50:00Z" w16du:dateUtc="2026-03-07T14:50:00Z">
        <w:r w:rsidRPr="00742779">
          <w:rPr>
            <w:rFonts w:ascii="ZWAdobeF" w:hAnsi="ZWAdobeF" w:cs="ZWAdobeF"/>
            <w:sz w:val="2"/>
            <w:szCs w:val="2"/>
          </w:rPr>
          <w:delText>2191B</w:delText>
        </w:r>
        <w:r w:rsidR="0033544D" w:rsidRPr="00742779">
          <w:delText>The</w:delText>
        </w:r>
      </w:del>
      <w:ins w:id="5157" w:author="Seth Oranburg" w:date="2026-03-07T09:50:00Z" w16du:dateUtc="2026-03-07T14:50:00Z">
        <w:r w:rsidR="0033544D" w:rsidRPr="00742779">
          <w:t>The</w:t>
        </w:r>
      </w:ins>
      <w:r w:rsidR="0033544D" w:rsidRPr="00742779">
        <w:t xml:space="preserve"> statutory answer points in one direction. The Delaware General Corporation Law requires shareholder approval for mergers.</w:t>
      </w:r>
      <w:r w:rsidR="0033544D">
        <w:fldChar w:fldCharType="begin"/>
      </w:r>
      <w:r w:rsidR="0033544D">
        <w:instrText>HYPERLINK \l "fn193-11647" \o "Jump to citation"</w:instrText>
      </w:r>
      <w:r w:rsidR="0033544D">
        <w:fldChar w:fldCharType="separate"/>
      </w:r>
      <w:r w:rsidR="0033544D" w:rsidRPr="00742779">
        <w:rPr>
          <w:rStyle w:val="Hyperlink"/>
          <w:color w:val="auto"/>
          <w:u w:val="none"/>
        </w:rPr>
        <w:t>[193</w:t>
      </w:r>
      <w:r w:rsidR="00FA601A" w:rsidRPr="00742779">
        <w:rPr>
          <w:rStyle w:val="Hyperlink"/>
          <w:color w:val="auto"/>
          <w:u w:val="none"/>
        </w:rPr>
        <w:t>]</w:t>
      </w:r>
      <w:r w:rsidR="0033544D">
        <w:fldChar w:fldCharType="end"/>
      </w:r>
      <w:r w:rsidR="0033544D" w:rsidRPr="00742779">
        <w:t xml:space="preserve"> Shareholders must vote. Their consent is mandatory. Without majority approval, no merger can proceed. This suggests that shareholders, as the residual claimants of corporate value, determine whether their investment should be converted into cash, stock in another entity, or some combination thereof.</w:t>
      </w:r>
    </w:p>
    <w:p w14:paraId="7D565DAC" w14:textId="77777777" w:rsidR="0033544D" w:rsidRPr="00742779" w:rsidRDefault="00742779" w:rsidP="000E54B1">
      <w:pPr>
        <w:pPrChange w:id="5158" w:author="Seth Oranburg" w:date="2026-03-07T09:50:00Z" w16du:dateUtc="2026-03-07T14:50:00Z">
          <w:pPr>
            <w:pStyle w:val="NormalWeb"/>
          </w:pPr>
        </w:pPrChange>
      </w:pPr>
      <w:del w:id="5159" w:author="Seth Oranburg" w:date="2026-03-07T09:50:00Z" w16du:dateUtc="2026-03-07T14:50:00Z">
        <w:r w:rsidRPr="00742779">
          <w:rPr>
            <w:rFonts w:ascii="ZWAdobeF" w:hAnsi="ZWAdobeF" w:cs="ZWAdobeF"/>
            <w:sz w:val="2"/>
            <w:szCs w:val="2"/>
          </w:rPr>
          <w:delText>2192B</w:delText>
        </w:r>
        <w:r w:rsidR="0033544D" w:rsidRPr="00742779">
          <w:delText>But</w:delText>
        </w:r>
      </w:del>
      <w:ins w:id="5160" w:author="Seth Oranburg" w:date="2026-03-07T09:50:00Z" w16du:dateUtc="2026-03-07T14:50:00Z">
        <w:r w:rsidR="0033544D" w:rsidRPr="00742779">
          <w:t>But</w:t>
        </w:r>
      </w:ins>
      <w:r w:rsidR="0033544D" w:rsidRPr="00742779">
        <w:t xml:space="preserve"> the practical answer points elsewhere. Boards of directors manage corporate affairs, including the response to acquisition proposals.</w:t>
      </w:r>
      <w:r w:rsidR="0033544D">
        <w:fldChar w:fldCharType="begin"/>
      </w:r>
      <w:r w:rsidR="0033544D">
        <w:instrText>HYPERLINK \l "fn4-11647" \o "Jump to citation"</w:instrText>
      </w:r>
      <w:r w:rsidR="0033544D">
        <w:fldChar w:fldCharType="separate"/>
      </w:r>
      <w:r w:rsidR="0033544D" w:rsidRPr="00742779">
        <w:rPr>
          <w:rStyle w:val="Hyperlink"/>
          <w:color w:val="auto"/>
          <w:u w:val="none"/>
        </w:rPr>
        <w:t>[4</w:t>
      </w:r>
      <w:r w:rsidR="00FA601A" w:rsidRPr="00742779">
        <w:rPr>
          <w:rStyle w:val="Hyperlink"/>
          <w:color w:val="auto"/>
          <w:u w:val="none"/>
        </w:rPr>
        <w:t>]</w:t>
      </w:r>
      <w:r w:rsidR="0033544D">
        <w:fldChar w:fldCharType="end"/>
      </w:r>
      <w:r w:rsidR="0033544D" w:rsidRPr="00742779">
        <w:t xml:space="preserve"> Boards negotiate with potential acquirers. Boards recommend for or against proposed transactions. And boards can adopt defensive measures that make acquisitions impossible without board consent, even when shareholders might prefer to accept the acquirer</w:t>
      </w:r>
      <w:r w:rsidR="009F60D1" w:rsidRPr="00742779">
        <w:t>’</w:t>
      </w:r>
      <w:r w:rsidR="0033544D" w:rsidRPr="00742779">
        <w:t>s premium. A board armed with a poison pill and protected by a staggered board structure can, as a practical matter, say no to any acquisition offer indefinitely.</w:t>
      </w:r>
    </w:p>
    <w:p w14:paraId="755493A8" w14:textId="77777777" w:rsidR="0033544D" w:rsidRPr="00742779" w:rsidRDefault="00742779" w:rsidP="000E54B1">
      <w:del w:id="5161" w:author="Seth Oranburg" w:date="2026-03-07T09:50:00Z" w16du:dateUtc="2026-03-07T14:50:00Z">
        <w:r w:rsidRPr="00742779">
          <w:rPr>
            <w:rFonts w:ascii="ZWAdobeF" w:hAnsi="ZWAdobeF" w:cs="ZWAdobeF"/>
            <w:sz w:val="2"/>
            <w:szCs w:val="2"/>
          </w:rPr>
          <w:delText>2193B</w:delText>
        </w:r>
        <w:r w:rsidR="0033544D" w:rsidRPr="00742779">
          <w:delText>This</w:delText>
        </w:r>
      </w:del>
      <w:ins w:id="5162" w:author="Seth Oranburg" w:date="2026-03-07T09:50:00Z" w16du:dateUtc="2026-03-07T14:50:00Z">
        <w:r w:rsidR="0033544D" w:rsidRPr="00742779">
          <w:t>This</w:t>
        </w:r>
      </w:ins>
      <w:r w:rsidR="0033544D" w:rsidRPr="00742779">
        <w:t xml:space="preserve"> creates a governance problem of the first order. When a third party offers to purchase the corporation at a substantial premium to the current trading price, who makes the decision? The shareholders whose wealth is at stake? Or the directors whose positions are threatened?</w:t>
      </w:r>
    </w:p>
    <w:p w14:paraId="48B17DC1" w14:textId="77777777" w:rsidR="0033544D" w:rsidRPr="00742779" w:rsidRDefault="00742779" w:rsidP="000E54B1">
      <w:del w:id="5163" w:author="Seth Oranburg" w:date="2026-03-07T09:50:00Z" w16du:dateUtc="2026-03-07T14:50:00Z">
        <w:r w:rsidRPr="00742779">
          <w:rPr>
            <w:rFonts w:ascii="ZWAdobeF" w:hAnsi="ZWAdobeF" w:cs="ZWAdobeF"/>
            <w:sz w:val="2"/>
            <w:szCs w:val="2"/>
          </w:rPr>
          <w:delText>2194B</w:delText>
        </w:r>
        <w:r w:rsidR="0033544D" w:rsidRPr="00742779">
          <w:delText>The</w:delText>
        </w:r>
      </w:del>
      <w:ins w:id="5164" w:author="Seth Oranburg" w:date="2026-03-07T09:50:00Z" w16du:dateUtc="2026-03-07T14:50:00Z">
        <w:r w:rsidR="0033544D" w:rsidRPr="00742779">
          <w:t>The</w:t>
        </w:r>
      </w:ins>
      <w:r w:rsidR="0033544D" w:rsidRPr="00742779">
        <w:t xml:space="preserve"> tension is not merely theoretical. Directors facing acquisition proposals confront an inherent conflict of interest. If the acquisition succeeds, directors typically lose their positions. They may lose compensation, prestige, and power. Even directors acting in subjective good faith cannot entirely </w:t>
      </w:r>
      <w:r w:rsidR="0033544D" w:rsidRPr="00742779">
        <w:lastRenderedPageBreak/>
        <w:t xml:space="preserve">escape the influence of these interests. When directors evaluate whether an acquisition offer is </w:t>
      </w:r>
      <w:r w:rsidR="009F60D1" w:rsidRPr="00742779">
        <w:t>“</w:t>
      </w:r>
      <w:r w:rsidR="0033544D" w:rsidRPr="00742779">
        <w:t>adequate</w:t>
      </w:r>
      <w:r w:rsidR="009F60D1" w:rsidRPr="00742779">
        <w:t>”</w:t>
      </w:r>
      <w:r w:rsidR="0033544D" w:rsidRPr="00742779">
        <w:t xml:space="preserve"> or whether the company is </w:t>
      </w:r>
      <w:r w:rsidR="009F60D1" w:rsidRPr="00742779">
        <w:t>“</w:t>
      </w:r>
      <w:r w:rsidR="0033544D" w:rsidRPr="00742779">
        <w:t>worth more</w:t>
      </w:r>
      <w:r w:rsidR="009F60D1" w:rsidRPr="00742779">
        <w:t>”</w:t>
      </w:r>
      <w:r w:rsidR="0033544D" w:rsidRPr="00742779">
        <w:t xml:space="preserve"> as an independent enterprise, their judgment is inevitably colored by the fact that independence preserves their jobs while acquisition eliminates them.</w:t>
      </w:r>
    </w:p>
    <w:p w14:paraId="5C323A57" w14:textId="77777777" w:rsidR="0033544D" w:rsidRPr="00742779" w:rsidRDefault="00742779" w:rsidP="000E54B1">
      <w:del w:id="5165" w:author="Seth Oranburg" w:date="2026-03-07T09:50:00Z" w16du:dateUtc="2026-03-07T14:50:00Z">
        <w:r w:rsidRPr="00742779">
          <w:rPr>
            <w:rFonts w:ascii="ZWAdobeF" w:hAnsi="ZWAdobeF" w:cs="ZWAdobeF"/>
            <w:sz w:val="2"/>
            <w:szCs w:val="2"/>
          </w:rPr>
          <w:delText>2195B</w:delText>
        </w:r>
        <w:r w:rsidR="0033544D" w:rsidRPr="00742779">
          <w:delText>Chapter</w:delText>
        </w:r>
      </w:del>
      <w:ins w:id="5166" w:author="Seth Oranburg" w:date="2026-03-07T09:50:00Z" w16du:dateUtc="2026-03-07T14:50:00Z">
        <w:r w:rsidR="0033544D" w:rsidRPr="00742779">
          <w:t>Chapter</w:t>
        </w:r>
      </w:ins>
      <w:r w:rsidR="0033544D" w:rsidRPr="00742779">
        <w:t xml:space="preserve"> 12 established that boards cannot manipulate the shareholder franchise to entrench themselves in office. The same concern animates merger and acquisition doctrine. Boards have legitimate authority to evaluate and respond to acquisition proposals. But that authority cannot extend so far as to preclude all change-of-control transactions regardless of shareholder preferences. The question is where to draw the line.</w:t>
      </w:r>
    </w:p>
    <w:p w14:paraId="0DF504A9" w14:textId="77777777" w:rsidR="0033544D" w:rsidRPr="00742779" w:rsidRDefault="00742779" w:rsidP="000E54B1">
      <w:del w:id="5167" w:author="Seth Oranburg" w:date="2026-03-07T09:50:00Z" w16du:dateUtc="2026-03-07T14:50:00Z">
        <w:r w:rsidRPr="00742779">
          <w:rPr>
            <w:rFonts w:ascii="ZWAdobeF" w:hAnsi="ZWAdobeF" w:cs="ZWAdobeF"/>
            <w:sz w:val="2"/>
            <w:szCs w:val="2"/>
          </w:rPr>
          <w:delText>2196B</w:delText>
        </w:r>
        <w:r w:rsidR="0033544D" w:rsidRPr="00742779">
          <w:delText>Delaware</w:delText>
        </w:r>
      </w:del>
      <w:ins w:id="5168" w:author="Seth Oranburg" w:date="2026-03-07T09:50:00Z" w16du:dateUtc="2026-03-07T14:50:00Z">
        <w:r w:rsidR="0033544D" w:rsidRPr="00742779">
          <w:t>Delaware</w:t>
        </w:r>
      </w:ins>
      <w:r w:rsidR="0033544D" w:rsidRPr="00742779">
        <w:t xml:space="preserve"> has spent four decades attempting to answer that question. The doctrinal evolution reveals a persistent judicial struggle to balance board authority against shareholder economic interest, to distinguish legitimate defensive purposes from improper entrenchment, and to determine when directors must yield to shareholder choice. The resulting framework is intricate, contested, and continuously evolving.</w:t>
      </w:r>
    </w:p>
    <w:p w14:paraId="166085C6" w14:textId="77777777" w:rsidR="0033544D" w:rsidRPr="00742779" w:rsidRDefault="0059744E" w:rsidP="000E54B1">
      <w:pPr>
        <w:rPr>
          <w:del w:id="5169" w:author="Seth Oranburg" w:date="2026-03-07T09:50:00Z" w16du:dateUtc="2026-03-07T14:50:00Z"/>
          <w:rFonts w:eastAsia="Times New Roman"/>
        </w:rPr>
      </w:pPr>
      <w:del w:id="5170" w:author="Seth Oranburg" w:date="2026-03-07T09:50:00Z" w16du:dateUtc="2026-03-07T14:50:00Z">
        <w:r>
          <w:rPr>
            <w:rFonts w:eastAsia="Times New Roman"/>
            <w:noProof/>
          </w:rPr>
          <w:pict w14:anchorId="5F5A9F6D">
            <v:rect id="_x0000_i1052" alt="P2635#yIS1" style="width:239.6pt;height:.05pt;mso-width-percent:0;mso-height-percent:0;mso-width-percent:0;mso-height-percent:0" o:hrpct="512" o:hralign="center" o:hrstd="t" o:hr="t" fillcolor="#a0a0a0" stroked="f"/>
          </w:pict>
        </w:r>
      </w:del>
    </w:p>
    <w:p w14:paraId="0BC06DD6" w14:textId="77777777" w:rsidR="0033544D" w:rsidRPr="00742779" w:rsidRDefault="0059744E" w:rsidP="000E54B1">
      <w:pPr>
        <w:rPr>
          <w:ins w:id="5171" w:author="Seth Oranburg" w:date="2026-03-07T09:50:00Z" w16du:dateUtc="2026-03-07T14:50:00Z"/>
          <w:rFonts w:eastAsia="Times New Roman"/>
        </w:rPr>
      </w:pPr>
      <w:ins w:id="5172" w:author="Seth Oranburg" w:date="2026-03-07T09:50:00Z" w16du:dateUtc="2026-03-07T14:50:00Z">
        <w:r>
          <w:rPr>
            <w:rFonts w:eastAsia="Times New Roman"/>
            <w:noProof/>
          </w:rPr>
          <w:pict w14:anchorId="135D28B1">
            <v:rect id="_x0000_i1051" alt="P2635#yIS1" style="width:239.6pt;height:.05pt;mso-width-percent:0;mso-height-percent:0;mso-width-percent:0;mso-height-percent:0" o:hrpct="512" o:hralign="center" o:hrstd="t" o:hr="t" fillcolor="#a0a0a0" stroked="f"/>
          </w:pict>
        </w:r>
      </w:ins>
    </w:p>
    <w:p w14:paraId="7042652F" w14:textId="77777777" w:rsidR="00753506" w:rsidRDefault="0059744E">
      <w:pPr>
        <w:rPr>
          <w:ins w:id="5173" w:author="Seth Oranburg" w:date="2026-03-07T09:50:00Z" w16du:dateUtc="2026-03-07T14:50:00Z"/>
        </w:rPr>
      </w:pPr>
      <w:ins w:id="5174" w:author="Seth Oranburg" w:date="2026-03-07T09:50:00Z" w16du:dateUtc="2026-03-07T14:50:00Z">
        <w:r>
          <w:t>ConstructEdge will serve as a recurring reference point throughout this chapter. Shortly after its IPO, the company received an unsolicited acquisition inquiry from Summit Construction Group, a publicly traded competitor whose market capitalization was three times ConstructEdge's. Summit proposed an all-stock merger at a seventeen percent premium to ConstructEdge's trading price. The board's response to that inquiry implicated every doctrinal area covered in this chapter: the statutory framework for approvi</w:t>
        </w:r>
        <w:r>
          <w:t>ng a merger, the fiduciary standards governing board deliberation, the rights of dissenting shareholders to seek appraisal, and the disclosure obligations triggered by the public announcement. The facts are developed incrementally as each doctrine is introduced.</w:t>
        </w:r>
      </w:ins>
    </w:p>
    <w:p w14:paraId="3E30AFFD" w14:textId="77777777" w:rsidR="00753506" w:rsidRDefault="0059744E">
      <w:pPr>
        <w:rPr>
          <w:ins w:id="5175" w:author="Seth Oranburg" w:date="2026-03-07T09:50:00Z" w16du:dateUtc="2026-03-07T14:50:00Z"/>
        </w:rPr>
      </w:pPr>
      <w:ins w:id="5176" w:author="Seth Oranburg" w:date="2026-03-07T09:50:00Z" w16du:dateUtc="2026-03-07T14:50:00Z">
        <w:r>
          <w:t>Summit's inquiry also raised a threshold question that the statutory framework does not answer: when, if ever, is the board required to sell? Zeeva believed ConstructEdge could generate substantially more value as an independent company. Her investment banker agreed. Summit's CEO disagreed. The legal rules governing that disagreement were not designed to produce the right answer. They were designed to ensure that the board's process for reaching any answer is one that courts can evaluate, and that sharehold</w:t>
        </w:r>
        <w:r>
          <w:t>ers can trust.</w:t>
        </w:r>
      </w:ins>
    </w:p>
    <w:p w14:paraId="6CDC56BF" w14:textId="77777777" w:rsidR="0033544D" w:rsidRPr="00742779" w:rsidRDefault="0033544D" w:rsidP="000E54B1">
      <w:pPr>
        <w:pStyle w:val="Heading2"/>
        <w:rPr>
          <w:rFonts w:eastAsia="Times New Roman"/>
        </w:rPr>
      </w:pPr>
      <w:r w:rsidRPr="00742779">
        <w:rPr>
          <w:rFonts w:eastAsia="Times New Roman"/>
        </w:rPr>
        <w:lastRenderedPageBreak/>
        <w:t>The Statutory Framework for Fundamental Transactions</w:t>
      </w:r>
    </w:p>
    <w:p w14:paraId="5BF8D56C" w14:textId="77777777" w:rsidR="0033544D" w:rsidRPr="00742779" w:rsidRDefault="0033544D" w:rsidP="000E54B1">
      <w:pPr>
        <w:pStyle w:val="Heading3"/>
        <w:rPr>
          <w:rFonts w:eastAsia="Times New Roman"/>
        </w:rPr>
      </w:pPr>
      <w:r w:rsidRPr="00742779">
        <w:rPr>
          <w:rFonts w:eastAsia="Times New Roman"/>
        </w:rPr>
        <w:t>Why Shareholders Must Vote</w:t>
      </w:r>
    </w:p>
    <w:p w14:paraId="7420699F" w14:textId="77777777" w:rsidR="0033544D" w:rsidRPr="00742779" w:rsidRDefault="00742779" w:rsidP="000E54B1">
      <w:del w:id="5177" w:author="Seth Oranburg" w:date="2026-03-07T09:50:00Z" w16du:dateUtc="2026-03-07T14:50:00Z">
        <w:r w:rsidRPr="00742779">
          <w:rPr>
            <w:rFonts w:ascii="ZWAdobeF" w:hAnsi="ZWAdobeF" w:cs="ZWAdobeF"/>
            <w:sz w:val="2"/>
            <w:szCs w:val="2"/>
          </w:rPr>
          <w:delText>2197B</w:delText>
        </w:r>
        <w:r w:rsidR="0033544D" w:rsidRPr="00742779">
          <w:delText>The</w:delText>
        </w:r>
      </w:del>
      <w:ins w:id="5178" w:author="Seth Oranburg" w:date="2026-03-07T09:50:00Z" w16du:dateUtc="2026-03-07T14:50:00Z">
        <w:r w:rsidR="0033544D" w:rsidRPr="00742779">
          <w:t>The</w:t>
        </w:r>
      </w:ins>
      <w:r w:rsidR="0033544D" w:rsidRPr="00742779">
        <w:t xml:space="preserve"> default allocation of authority in corporate governance assigns business decisions to the board and excludes shareholders from direct participation. Directors declare dividends, hire officers, set strategy, and manage operations. Shareholders vote only on matters specifically reserved to them by statute or the corporate charter. For ordinary business decisions, even decisions involving billions of dollars, shareholder approval is neither required nor sought.</w:t>
      </w:r>
    </w:p>
    <w:p w14:paraId="1A80ED5A" w14:textId="77777777" w:rsidR="0033544D" w:rsidRPr="00742779" w:rsidRDefault="00742779" w:rsidP="000E54B1">
      <w:del w:id="5179" w:author="Seth Oranburg" w:date="2026-03-07T09:50:00Z" w16du:dateUtc="2026-03-07T14:50:00Z">
        <w:r w:rsidRPr="00742779">
          <w:rPr>
            <w:rFonts w:ascii="ZWAdobeF" w:hAnsi="ZWAdobeF" w:cs="ZWAdobeF"/>
            <w:sz w:val="2"/>
            <w:szCs w:val="2"/>
          </w:rPr>
          <w:delText>2198B</w:delText>
        </w:r>
        <w:r w:rsidR="0033544D" w:rsidRPr="00742779">
          <w:delText>Fundamental</w:delText>
        </w:r>
      </w:del>
      <w:ins w:id="5180" w:author="Seth Oranburg" w:date="2026-03-07T09:50:00Z" w16du:dateUtc="2026-03-07T14:50:00Z">
        <w:r w:rsidR="0033544D" w:rsidRPr="00742779">
          <w:t>Fundamental</w:t>
        </w:r>
      </w:ins>
      <w:r w:rsidR="0033544D" w:rsidRPr="00742779">
        <w:t xml:space="preserve"> transactions are different. When a corporation proposes to merge with another entity, to sell all or substantially all of its assets, or to dissolve entirely, shareholders must approve. Why?</w:t>
      </w:r>
    </w:p>
    <w:p w14:paraId="5F1E6172" w14:textId="77777777" w:rsidR="0033544D" w:rsidRPr="00742779" w:rsidRDefault="00742779" w:rsidP="000E54B1">
      <w:del w:id="5181" w:author="Seth Oranburg" w:date="2026-03-07T09:50:00Z" w16du:dateUtc="2026-03-07T14:50:00Z">
        <w:r w:rsidRPr="00742779">
          <w:rPr>
            <w:rFonts w:ascii="ZWAdobeF" w:hAnsi="ZWAdobeF" w:cs="ZWAdobeF"/>
            <w:sz w:val="2"/>
            <w:szCs w:val="2"/>
          </w:rPr>
          <w:delText>2199B</w:delText>
        </w:r>
        <w:r w:rsidR="0033544D" w:rsidRPr="00742779">
          <w:delText>The</w:delText>
        </w:r>
      </w:del>
      <w:ins w:id="5182" w:author="Seth Oranburg" w:date="2026-03-07T09:50:00Z" w16du:dateUtc="2026-03-07T14:50:00Z">
        <w:r w:rsidR="0033544D" w:rsidRPr="00742779">
          <w:t>The</w:t>
        </w:r>
      </w:ins>
      <w:r w:rsidR="0033544D" w:rsidRPr="00742779">
        <w:t xml:space="preserve"> answer lies in the nature of these transactions. A merger transforms the shareholder</w:t>
      </w:r>
      <w:r w:rsidR="009F60D1" w:rsidRPr="00742779">
        <w:t>’</w:t>
      </w:r>
      <w:r w:rsidR="0033544D" w:rsidRPr="00742779">
        <w:t>s investment. Where the shareholder previously owned stock in Corporation A, after the merger the shareholder owns stock in Corporation B (or cash, or some combination). The shareholder did not choose to invest in Corporation B. The shareholder chose Corporation A. Allowing directors to substitute a different investment without shareholder consent would permit boards to fundamentally alter what shareholders bargained for when they purchased their shares.</w:t>
      </w:r>
    </w:p>
    <w:p w14:paraId="2B8D44C2" w14:textId="77777777" w:rsidR="0033544D" w:rsidRPr="00742779" w:rsidRDefault="00742779" w:rsidP="000E54B1">
      <w:del w:id="5183" w:author="Seth Oranburg" w:date="2026-03-07T09:50:00Z" w16du:dateUtc="2026-03-07T14:50:00Z">
        <w:r w:rsidRPr="00742779">
          <w:rPr>
            <w:rFonts w:ascii="ZWAdobeF" w:hAnsi="ZWAdobeF" w:cs="ZWAdobeF"/>
            <w:sz w:val="2"/>
            <w:szCs w:val="2"/>
          </w:rPr>
          <w:delText>2200B</w:delText>
        </w:r>
        <w:r w:rsidR="0033544D" w:rsidRPr="00742779">
          <w:delText>An</w:delText>
        </w:r>
      </w:del>
      <w:ins w:id="5184" w:author="Seth Oranburg" w:date="2026-03-07T09:50:00Z" w16du:dateUtc="2026-03-07T14:50:00Z">
        <w:r w:rsidR="0033544D" w:rsidRPr="00742779">
          <w:t>An</w:t>
        </w:r>
      </w:ins>
      <w:r w:rsidR="0033544D" w:rsidRPr="00742779">
        <w:t xml:space="preserve"> asset sale has similar effect. If Corporation A sells all of its operating assets, shareholders no longer own an interest in an operating business. They own an interest in a pile of cash awaiting distribution or redeployment. The character of their investment has changed entirely.</w:t>
      </w:r>
    </w:p>
    <w:p w14:paraId="659380FE" w14:textId="77777777" w:rsidR="0033544D" w:rsidRPr="00742779" w:rsidRDefault="00742779" w:rsidP="000E54B1">
      <w:del w:id="5185" w:author="Seth Oranburg" w:date="2026-03-07T09:50:00Z" w16du:dateUtc="2026-03-07T14:50:00Z">
        <w:r w:rsidRPr="00742779">
          <w:rPr>
            <w:rFonts w:ascii="ZWAdobeF" w:hAnsi="ZWAdobeF" w:cs="ZWAdobeF"/>
            <w:sz w:val="2"/>
            <w:szCs w:val="2"/>
          </w:rPr>
          <w:delText>2201B</w:delText>
        </w:r>
        <w:r w:rsidR="0033544D" w:rsidRPr="00742779">
          <w:delText>Dissolution</w:delText>
        </w:r>
      </w:del>
      <w:ins w:id="5186" w:author="Seth Oranburg" w:date="2026-03-07T09:50:00Z" w16du:dateUtc="2026-03-07T14:50:00Z">
        <w:r w:rsidR="0033544D" w:rsidRPr="00742779">
          <w:t>Dissolution</w:t>
        </w:r>
      </w:ins>
      <w:r w:rsidR="0033544D" w:rsidRPr="00742779">
        <w:t xml:space="preserve"> is the most extreme case. The corporation ceases to exist. Shareholders receive liquidating distributions if any assets remain after creditors are paid. The investment is terminated involuntarily.</w:t>
      </w:r>
    </w:p>
    <w:p w14:paraId="66C88B27" w14:textId="77777777" w:rsidR="0033544D" w:rsidRPr="00742779" w:rsidRDefault="00742779" w:rsidP="000E54B1">
      <w:del w:id="5187" w:author="Seth Oranburg" w:date="2026-03-07T09:50:00Z" w16du:dateUtc="2026-03-07T14:50:00Z">
        <w:r w:rsidRPr="00742779">
          <w:rPr>
            <w:rFonts w:ascii="ZWAdobeF" w:hAnsi="ZWAdobeF" w:cs="ZWAdobeF"/>
            <w:sz w:val="2"/>
            <w:szCs w:val="2"/>
          </w:rPr>
          <w:delText>2202B</w:delText>
        </w:r>
        <w:r w:rsidR="0033544D" w:rsidRPr="00742779">
          <w:delText>For</w:delText>
        </w:r>
      </w:del>
      <w:ins w:id="5188" w:author="Seth Oranburg" w:date="2026-03-07T09:50:00Z" w16du:dateUtc="2026-03-07T14:50:00Z">
        <w:r w:rsidR="0033544D" w:rsidRPr="00742779">
          <w:t>For</w:t>
        </w:r>
      </w:ins>
      <w:r w:rsidR="0033544D" w:rsidRPr="00742779">
        <w:t xml:space="preserve"> each of these fundamental transactions, the law requires shareholders to consent before the transformation occurs. The board proposes; shareholders dispose. This allocation reflects the intuition that while directors may exercise business judgment over how to operate a corporation, they should not have unilateral power to eliminate the corporation or fundamentally alter its character.</w:t>
      </w:r>
    </w:p>
    <w:p w14:paraId="368F532D" w14:textId="77777777" w:rsidR="0033544D" w:rsidRPr="00742779" w:rsidRDefault="0033544D" w:rsidP="000E54B1">
      <w:pPr>
        <w:pStyle w:val="Heading3"/>
        <w:rPr>
          <w:rFonts w:eastAsia="Times New Roman"/>
        </w:rPr>
      </w:pPr>
      <w:r w:rsidRPr="00742779">
        <w:rPr>
          <w:rFonts w:eastAsia="Times New Roman"/>
        </w:rPr>
        <w:t>Mergers Under Section 251</w:t>
      </w:r>
    </w:p>
    <w:p w14:paraId="3376B06D" w14:textId="77777777" w:rsidR="0033544D" w:rsidRPr="00742779" w:rsidRDefault="00742779" w:rsidP="000E54B1">
      <w:pPr>
        <w:pPrChange w:id="5189" w:author="Seth Oranburg" w:date="2026-03-07T09:50:00Z" w16du:dateUtc="2026-03-07T14:50:00Z">
          <w:pPr>
            <w:pStyle w:val="NormalWeb"/>
          </w:pPr>
        </w:pPrChange>
      </w:pPr>
      <w:del w:id="5190" w:author="Seth Oranburg" w:date="2026-03-07T09:50:00Z" w16du:dateUtc="2026-03-07T14:50:00Z">
        <w:r w:rsidRPr="00742779">
          <w:rPr>
            <w:rFonts w:ascii="ZWAdobeF" w:hAnsi="ZWAdobeF" w:cs="ZWAdobeF"/>
            <w:sz w:val="2"/>
            <w:szCs w:val="2"/>
          </w:rPr>
          <w:delText>2203B</w:delText>
        </w:r>
        <w:r w:rsidR="0033544D" w:rsidRPr="00742779">
          <w:delText>The</w:delText>
        </w:r>
      </w:del>
      <w:ins w:id="5191" w:author="Seth Oranburg" w:date="2026-03-07T09:50:00Z" w16du:dateUtc="2026-03-07T14:50:00Z">
        <w:r w:rsidR="0033544D" w:rsidRPr="00742779">
          <w:t>The</w:t>
        </w:r>
      </w:ins>
      <w:r w:rsidR="0033544D" w:rsidRPr="00742779">
        <w:t xml:space="preserve"> Delaware General Corporation Law establishes detailed procedures for mergers and consolidations. Section 251 governs mergers between </w:t>
      </w:r>
      <w:r w:rsidR="0033544D" w:rsidRPr="00742779">
        <w:lastRenderedPageBreak/>
        <w:t>two or more Delaware corporations.</w:t>
      </w:r>
      <w:r w:rsidR="0033544D">
        <w:fldChar w:fldCharType="begin"/>
      </w:r>
      <w:r w:rsidR="0033544D">
        <w:instrText>HYPERLINK \l "fn193-11647" \o "Jump to citation"</w:instrText>
      </w:r>
      <w:r w:rsidR="0033544D">
        <w:fldChar w:fldCharType="separate"/>
      </w:r>
      <w:r w:rsidR="0033544D" w:rsidRPr="00742779">
        <w:rPr>
          <w:rStyle w:val="Hyperlink"/>
          <w:color w:val="auto"/>
          <w:u w:val="none"/>
        </w:rPr>
        <w:t>[193</w:t>
      </w:r>
      <w:r w:rsidR="00FA601A" w:rsidRPr="00742779">
        <w:rPr>
          <w:rStyle w:val="Hyperlink"/>
          <w:color w:val="auto"/>
          <w:u w:val="none"/>
        </w:rPr>
        <w:t>]</w:t>
      </w:r>
      <w:r w:rsidR="0033544D">
        <w:fldChar w:fldCharType="end"/>
      </w:r>
      <w:r w:rsidR="0033544D" w:rsidRPr="00742779">
        <w:t xml:space="preserve"> The mechanics are straightforward in concept but intricate in execution.</w:t>
      </w:r>
    </w:p>
    <w:p w14:paraId="6B5B1F96" w14:textId="77777777" w:rsidR="0033544D" w:rsidRPr="00742779" w:rsidRDefault="00742779" w:rsidP="000E54B1">
      <w:del w:id="5192" w:author="Seth Oranburg" w:date="2026-03-07T09:50:00Z" w16du:dateUtc="2026-03-07T14:50:00Z">
        <w:r w:rsidRPr="00742779">
          <w:rPr>
            <w:rFonts w:ascii="ZWAdobeF" w:hAnsi="ZWAdobeF" w:cs="ZWAdobeF"/>
            <w:sz w:val="2"/>
            <w:szCs w:val="2"/>
          </w:rPr>
          <w:delText>2204B</w:delText>
        </w:r>
        <w:r w:rsidR="0033544D" w:rsidRPr="00742779">
          <w:delText>The</w:delText>
        </w:r>
      </w:del>
      <w:ins w:id="5193" w:author="Seth Oranburg" w:date="2026-03-07T09:50:00Z" w16du:dateUtc="2026-03-07T14:50:00Z">
        <w:r w:rsidR="0033544D" w:rsidRPr="00742779">
          <w:t>The</w:t>
        </w:r>
      </w:ins>
      <w:r w:rsidR="0033544D" w:rsidRPr="00742779">
        <w:t xml:space="preserve"> board of directors of each constituent corporation must adopt a resolution approving an agreement of merger. The agreement specifies the terms and conditions of the merger, the manner of converting shares of each corporation into shares, cash, or other consideration, and the charter provisions of the surviving corporation. Once the boards have approved the agreement, it must be submitted to the stockholders of each constituent corporation for approval.</w:t>
      </w:r>
    </w:p>
    <w:p w14:paraId="21D79D1A" w14:textId="77777777" w:rsidR="0033544D" w:rsidRPr="00742779" w:rsidRDefault="00742779" w:rsidP="000E54B1">
      <w:pPr>
        <w:pPrChange w:id="5194" w:author="Seth Oranburg" w:date="2026-03-07T09:50:00Z" w16du:dateUtc="2026-03-07T14:50:00Z">
          <w:pPr>
            <w:pStyle w:val="NormalWeb"/>
          </w:pPr>
        </w:pPrChange>
      </w:pPr>
      <w:del w:id="5195" w:author="Seth Oranburg" w:date="2026-03-07T09:50:00Z" w16du:dateUtc="2026-03-07T14:50:00Z">
        <w:r w:rsidRPr="00742779">
          <w:rPr>
            <w:rFonts w:ascii="ZWAdobeF" w:hAnsi="ZWAdobeF" w:cs="ZWAdobeF"/>
            <w:sz w:val="2"/>
            <w:szCs w:val="2"/>
          </w:rPr>
          <w:delText>2205B</w:delText>
        </w:r>
        <w:r w:rsidR="0033544D" w:rsidRPr="00742779">
          <w:delText>The</w:delText>
        </w:r>
      </w:del>
      <w:ins w:id="5196" w:author="Seth Oranburg" w:date="2026-03-07T09:50:00Z" w16du:dateUtc="2026-03-07T14:50:00Z">
        <w:r w:rsidR="0033544D" w:rsidRPr="00742779">
          <w:t>The</w:t>
        </w:r>
      </w:ins>
      <w:r w:rsidR="0033544D" w:rsidRPr="00742779">
        <w:t xml:space="preserve"> voting threshold is a majority of the outstanding shares entitled to vote.</w:t>
      </w:r>
      <w:r w:rsidR="0033544D">
        <w:fldChar w:fldCharType="begin"/>
      </w:r>
      <w:r w:rsidR="0033544D">
        <w:instrText>HYPERLINK \l "fn328-11647" \o "Jump to citation"</w:instrText>
      </w:r>
      <w:r w:rsidR="0033544D">
        <w:fldChar w:fldCharType="separate"/>
      </w:r>
      <w:r w:rsidR="0033544D" w:rsidRPr="00742779">
        <w:rPr>
          <w:rStyle w:val="Hyperlink"/>
          <w:color w:val="auto"/>
          <w:u w:val="none"/>
        </w:rPr>
        <w:t>[328</w:t>
      </w:r>
      <w:r w:rsidR="00FA601A" w:rsidRPr="00742779">
        <w:rPr>
          <w:rStyle w:val="Hyperlink"/>
          <w:color w:val="auto"/>
          <w:u w:val="none"/>
        </w:rPr>
        <w:t>]</w:t>
      </w:r>
      <w:r w:rsidR="0033544D">
        <w:fldChar w:fldCharType="end"/>
      </w:r>
      <w:r w:rsidR="0033544D" w:rsidRPr="00742779">
        <w:t xml:space="preserve"> This is not a majority of shares present at a meeting (which would be the standard for ordinary resolutions) but a majority of all outstanding shares. Shareholders who do not vote are effectively counted as votes against the merger. The heightened threshold ensures that fundamental transactions command broad support.</w:t>
      </w:r>
    </w:p>
    <w:p w14:paraId="67B2BF97" w14:textId="77777777" w:rsidR="0033544D" w:rsidRPr="00742779" w:rsidRDefault="00742779" w:rsidP="000E54B1">
      <w:del w:id="5197" w:author="Seth Oranburg" w:date="2026-03-07T09:50:00Z" w16du:dateUtc="2026-03-07T14:50:00Z">
        <w:r w:rsidRPr="00742779">
          <w:rPr>
            <w:rFonts w:ascii="ZWAdobeF" w:hAnsi="ZWAdobeF" w:cs="ZWAdobeF"/>
            <w:sz w:val="2"/>
            <w:szCs w:val="2"/>
          </w:rPr>
          <w:delText>2206B</w:delText>
        </w:r>
        <w:r w:rsidR="0033544D" w:rsidRPr="00742779">
          <w:delText>The</w:delText>
        </w:r>
      </w:del>
      <w:ins w:id="5198" w:author="Seth Oranburg" w:date="2026-03-07T09:50:00Z" w16du:dateUtc="2026-03-07T14:50:00Z">
        <w:r w:rsidR="0033544D" w:rsidRPr="00742779">
          <w:t>The</w:t>
        </w:r>
      </w:ins>
      <w:r w:rsidR="0033544D" w:rsidRPr="00742779">
        <w:t xml:space="preserve"> statute contemplates two types of combinations: mergers and consolidations. In a merger, one corporation survives and the other disappears. The surviving corporation assumes all assets, liabilities, and obligations of the disappearing corporation. In a consolidation, both constituent corporations disappear and a new corporation emerges with the combined assets and liabilities. Mergers are far more common in practice because they avoid the need to create an entirely new legal entity.</w:t>
      </w:r>
    </w:p>
    <w:p w14:paraId="4F6CF931" w14:textId="77777777" w:rsidR="0033544D" w:rsidRPr="00742779" w:rsidRDefault="0033544D" w:rsidP="000E54B1">
      <w:pPr>
        <w:pStyle w:val="Heading3"/>
        <w:rPr>
          <w:rFonts w:eastAsia="Times New Roman"/>
        </w:rPr>
      </w:pPr>
      <w:r w:rsidRPr="00742779">
        <w:rPr>
          <w:rFonts w:eastAsia="Times New Roman"/>
        </w:rPr>
        <w:t>The Short-Form Merger Exception</w:t>
      </w:r>
    </w:p>
    <w:p w14:paraId="22A0B7E0" w14:textId="77777777" w:rsidR="0033544D" w:rsidRPr="00742779" w:rsidRDefault="00742779" w:rsidP="000E54B1">
      <w:pPr>
        <w:pPrChange w:id="5199" w:author="Seth Oranburg" w:date="2026-03-07T09:50:00Z" w16du:dateUtc="2026-03-07T14:50:00Z">
          <w:pPr>
            <w:pStyle w:val="NormalWeb"/>
          </w:pPr>
        </w:pPrChange>
      </w:pPr>
      <w:del w:id="5200" w:author="Seth Oranburg" w:date="2026-03-07T09:50:00Z" w16du:dateUtc="2026-03-07T14:50:00Z">
        <w:r w:rsidRPr="00742779">
          <w:rPr>
            <w:rFonts w:ascii="ZWAdobeF" w:hAnsi="ZWAdobeF" w:cs="ZWAdobeF"/>
            <w:sz w:val="2"/>
            <w:szCs w:val="2"/>
          </w:rPr>
          <w:delText>2207B</w:delText>
        </w:r>
        <w:r w:rsidR="0033544D" w:rsidRPr="00742779">
          <w:delText>Section</w:delText>
        </w:r>
      </w:del>
      <w:ins w:id="5201" w:author="Seth Oranburg" w:date="2026-03-07T09:50:00Z" w16du:dateUtc="2026-03-07T14:50:00Z">
        <w:r w:rsidR="0033544D" w:rsidRPr="00742779">
          <w:t>Section</w:t>
        </w:r>
      </w:ins>
      <w:r w:rsidR="0033544D" w:rsidRPr="00742779">
        <w:t xml:space="preserve"> 253 creates an exception to the shareholder voting requirement for short-form mergers.</w:t>
      </w:r>
      <w:r w:rsidR="0033544D">
        <w:fldChar w:fldCharType="begin"/>
      </w:r>
      <w:r w:rsidR="0033544D">
        <w:instrText>HYPERLINK \l "fn329-11647" \o "Jump to citation"</w:instrText>
      </w:r>
      <w:r w:rsidR="0033544D">
        <w:fldChar w:fldCharType="separate"/>
      </w:r>
      <w:r w:rsidR="0033544D" w:rsidRPr="00742779">
        <w:rPr>
          <w:rStyle w:val="Hyperlink"/>
          <w:color w:val="auto"/>
          <w:u w:val="none"/>
        </w:rPr>
        <w:t>[329</w:t>
      </w:r>
      <w:r w:rsidR="00FA601A" w:rsidRPr="00742779">
        <w:rPr>
          <w:rStyle w:val="Hyperlink"/>
          <w:color w:val="auto"/>
          <w:u w:val="none"/>
        </w:rPr>
        <w:t>]</w:t>
      </w:r>
      <w:r w:rsidR="0033544D">
        <w:fldChar w:fldCharType="end"/>
      </w:r>
      <w:r w:rsidR="0033544D" w:rsidRPr="00742779">
        <w:t xml:space="preserve"> When a parent corporation owns at least ninety percent of a subsidiary</w:t>
      </w:r>
      <w:r w:rsidR="009F60D1" w:rsidRPr="00742779">
        <w:t>’</w:t>
      </w:r>
      <w:r w:rsidR="0033544D" w:rsidRPr="00742779">
        <w:t>s outstanding stock, the parent may merge the subsidiary into itself without a vote of either the parent</w:t>
      </w:r>
      <w:r w:rsidR="009F60D1" w:rsidRPr="00742779">
        <w:t>’</w:t>
      </w:r>
      <w:r w:rsidR="0033544D" w:rsidRPr="00742779">
        <w:t>s or the subsidiary</w:t>
      </w:r>
      <w:r w:rsidR="009F60D1" w:rsidRPr="00742779">
        <w:t>’</w:t>
      </w:r>
      <w:r w:rsidR="0033544D" w:rsidRPr="00742779">
        <w:t>s shareholders.</w:t>
      </w:r>
    </w:p>
    <w:p w14:paraId="0ABAD582" w14:textId="77777777" w:rsidR="0033544D" w:rsidRPr="00742779" w:rsidRDefault="00742779" w:rsidP="000E54B1">
      <w:del w:id="5202" w:author="Seth Oranburg" w:date="2026-03-07T09:50:00Z" w16du:dateUtc="2026-03-07T14:50:00Z">
        <w:r w:rsidRPr="00742779">
          <w:rPr>
            <w:rFonts w:ascii="ZWAdobeF" w:hAnsi="ZWAdobeF" w:cs="ZWAdobeF"/>
            <w:sz w:val="2"/>
            <w:szCs w:val="2"/>
          </w:rPr>
          <w:delText>2208B</w:delText>
        </w:r>
        <w:r w:rsidR="0033544D" w:rsidRPr="00742779">
          <w:delText>The</w:delText>
        </w:r>
      </w:del>
      <w:ins w:id="5203" w:author="Seth Oranburg" w:date="2026-03-07T09:50:00Z" w16du:dateUtc="2026-03-07T14:50:00Z">
        <w:r w:rsidR="0033544D" w:rsidRPr="00742779">
          <w:t>The</w:t>
        </w:r>
      </w:ins>
      <w:r w:rsidR="0033544D" w:rsidRPr="00742779">
        <w:t xml:space="preserve"> rationale is practical efficiency. When a parent owns ninety percent of a subsidiary, the outcome of any shareholder vote is predetermined. The parent will vote its shares in favor of whatever transaction it proposes. Requiring a formal vote wastes corporate resources without providing meaningful shareholder protection. The minority shareholders cannot block the transaction regardless of how they vote.</w:t>
      </w:r>
    </w:p>
    <w:p w14:paraId="3C9D9A7E" w14:textId="77777777" w:rsidR="0033544D" w:rsidRPr="00742779" w:rsidRDefault="00742779" w:rsidP="000E54B1">
      <w:del w:id="5204" w:author="Seth Oranburg" w:date="2026-03-07T09:50:00Z" w16du:dateUtc="2026-03-07T14:50:00Z">
        <w:r w:rsidRPr="00742779">
          <w:rPr>
            <w:rFonts w:ascii="ZWAdobeF" w:hAnsi="ZWAdobeF" w:cs="ZWAdobeF"/>
            <w:sz w:val="2"/>
            <w:szCs w:val="2"/>
          </w:rPr>
          <w:delText>2209B</w:delText>
        </w:r>
        <w:r w:rsidR="0033544D" w:rsidRPr="00742779">
          <w:delText>But</w:delText>
        </w:r>
      </w:del>
      <w:ins w:id="5205" w:author="Seth Oranburg" w:date="2026-03-07T09:50:00Z" w16du:dateUtc="2026-03-07T14:50:00Z">
        <w:r w:rsidR="0033544D" w:rsidRPr="00742779">
          <w:t>But</w:t>
        </w:r>
      </w:ins>
      <w:r w:rsidR="0033544D" w:rsidRPr="00742779">
        <w:t xml:space="preserve"> short-form mergers raise their own concerns. The minority shareholders of the subsidiary are being cashed out involuntarily. They may believe the price is inadequate. They may prefer to remain invested. The parent, as the </w:t>
      </w:r>
      <w:r w:rsidR="0033544D" w:rsidRPr="00742779">
        <w:lastRenderedPageBreak/>
        <w:t>controlling shareholder, determines the merger consideration, creating an obvious conflict of interest.</w:t>
      </w:r>
    </w:p>
    <w:p w14:paraId="053CAB72" w14:textId="77777777" w:rsidR="0033544D" w:rsidRPr="00742779" w:rsidRDefault="00742779" w:rsidP="000E54B1">
      <w:del w:id="5206" w:author="Seth Oranburg" w:date="2026-03-07T09:50:00Z" w16du:dateUtc="2026-03-07T14:50:00Z">
        <w:r w:rsidRPr="00742779">
          <w:rPr>
            <w:rFonts w:ascii="ZWAdobeF" w:hAnsi="ZWAdobeF" w:cs="ZWAdobeF"/>
            <w:sz w:val="2"/>
            <w:szCs w:val="2"/>
          </w:rPr>
          <w:delText>2210B</w:delText>
        </w:r>
        <w:r w:rsidR="0033544D" w:rsidRPr="00742779">
          <w:delText>The</w:delText>
        </w:r>
      </w:del>
      <w:ins w:id="5207" w:author="Seth Oranburg" w:date="2026-03-07T09:50:00Z" w16du:dateUtc="2026-03-07T14:50:00Z">
        <w:r w:rsidR="0033544D" w:rsidRPr="00742779">
          <w:t>The</w:t>
        </w:r>
      </w:ins>
      <w:r w:rsidR="0033544D" w:rsidRPr="00742779">
        <w:t xml:space="preserve"> law addresses this concern through appraisal rights rather than voting rights. Minority shareholders in a short-form merger who dissent from the transaction may petition the Court of Chancery for a judicial determination of the </w:t>
      </w:r>
      <w:r w:rsidR="009F60D1" w:rsidRPr="00742779">
        <w:t>“</w:t>
      </w:r>
      <w:r w:rsidR="0033544D" w:rsidRPr="00742779">
        <w:t>fair value</w:t>
      </w:r>
      <w:r w:rsidR="009F60D1" w:rsidRPr="00742779">
        <w:t>”</w:t>
      </w:r>
      <w:r w:rsidR="0033544D" w:rsidRPr="00742779">
        <w:t xml:space="preserve"> of their shares. The appraisal remedy substitutes for the voting protection that the minority cannot effectively exercise.</w:t>
      </w:r>
    </w:p>
    <w:p w14:paraId="0389D576" w14:textId="77777777" w:rsidR="0033544D" w:rsidRPr="00742779" w:rsidRDefault="0033544D" w:rsidP="000E54B1">
      <w:pPr>
        <w:pStyle w:val="Heading3"/>
        <w:rPr>
          <w:rFonts w:eastAsia="Times New Roman"/>
        </w:rPr>
      </w:pPr>
      <w:r w:rsidRPr="00742779">
        <w:rPr>
          <w:rFonts w:eastAsia="Times New Roman"/>
        </w:rPr>
        <w:t>Asset Sales Under Section 271</w:t>
      </w:r>
    </w:p>
    <w:p w14:paraId="59CEC750" w14:textId="77777777" w:rsidR="0033544D" w:rsidRPr="00742779" w:rsidRDefault="00742779" w:rsidP="000E54B1">
      <w:pPr>
        <w:pPrChange w:id="5208" w:author="Seth Oranburg" w:date="2026-03-07T09:50:00Z" w16du:dateUtc="2026-03-07T14:50:00Z">
          <w:pPr>
            <w:pStyle w:val="NormalWeb"/>
          </w:pPr>
        </w:pPrChange>
      </w:pPr>
      <w:del w:id="5209" w:author="Seth Oranburg" w:date="2026-03-07T09:50:00Z" w16du:dateUtc="2026-03-07T14:50:00Z">
        <w:r w:rsidRPr="00742779">
          <w:rPr>
            <w:rFonts w:ascii="ZWAdobeF" w:hAnsi="ZWAdobeF" w:cs="ZWAdobeF"/>
            <w:sz w:val="2"/>
            <w:szCs w:val="2"/>
          </w:rPr>
          <w:delText>2211B</w:delText>
        </w:r>
        <w:r w:rsidR="0033544D" w:rsidRPr="00742779">
          <w:delText>Section</w:delText>
        </w:r>
      </w:del>
      <w:ins w:id="5210" w:author="Seth Oranburg" w:date="2026-03-07T09:50:00Z" w16du:dateUtc="2026-03-07T14:50:00Z">
        <w:r w:rsidR="0033544D" w:rsidRPr="00742779">
          <w:t>Section</w:t>
        </w:r>
      </w:ins>
      <w:r w:rsidR="0033544D" w:rsidRPr="00742779">
        <w:t xml:space="preserve"> 271 addresses a different mechanism for fundamental corporate change: the sale of all or substantially all of a corporation</w:t>
      </w:r>
      <w:r w:rsidR="009F60D1" w:rsidRPr="00742779">
        <w:t>’</w:t>
      </w:r>
      <w:r w:rsidR="0033544D" w:rsidRPr="00742779">
        <w:t>s assets.</w:t>
      </w:r>
      <w:r w:rsidR="0033544D">
        <w:fldChar w:fldCharType="begin"/>
      </w:r>
      <w:r w:rsidR="0033544D">
        <w:instrText>HYPERLINK \l "fn330-11647" \o "Jump to citation"</w:instrText>
      </w:r>
      <w:r w:rsidR="0033544D">
        <w:fldChar w:fldCharType="separate"/>
      </w:r>
      <w:r w:rsidR="0033544D" w:rsidRPr="00742779">
        <w:rPr>
          <w:rStyle w:val="Hyperlink"/>
          <w:color w:val="auto"/>
          <w:u w:val="none"/>
        </w:rPr>
        <w:t>[330</w:t>
      </w:r>
      <w:r w:rsidR="00FA601A" w:rsidRPr="00742779">
        <w:rPr>
          <w:rStyle w:val="Hyperlink"/>
          <w:color w:val="auto"/>
          <w:u w:val="none"/>
        </w:rPr>
        <w:t>]</w:t>
      </w:r>
      <w:r w:rsidR="0033544D">
        <w:fldChar w:fldCharType="end"/>
      </w:r>
      <w:r w:rsidR="0033544D" w:rsidRPr="00742779">
        <w:t xml:space="preserve"> If a corporation proposes to sell, lease, or exchange all or substantially all of its property and assets, the transaction requires authorization by a majority of the outstanding stock.</w:t>
      </w:r>
    </w:p>
    <w:p w14:paraId="6CC131C9" w14:textId="77777777" w:rsidR="0033544D" w:rsidRPr="00742779" w:rsidRDefault="00742779" w:rsidP="000E54B1">
      <w:del w:id="5211" w:author="Seth Oranburg" w:date="2026-03-07T09:50:00Z" w16du:dateUtc="2026-03-07T14:50:00Z">
        <w:r w:rsidRPr="00742779">
          <w:rPr>
            <w:rFonts w:ascii="ZWAdobeF" w:hAnsi="ZWAdobeF" w:cs="ZWAdobeF"/>
            <w:sz w:val="2"/>
            <w:szCs w:val="2"/>
          </w:rPr>
          <w:delText>2212B</w:delText>
        </w:r>
        <w:r w:rsidR="0033544D" w:rsidRPr="00742779">
          <w:delText>The</w:delText>
        </w:r>
      </w:del>
      <w:ins w:id="5212" w:author="Seth Oranburg" w:date="2026-03-07T09:50:00Z" w16du:dateUtc="2026-03-07T14:50:00Z">
        <w:r w:rsidR="0033544D" w:rsidRPr="00742779">
          <w:t>The</w:t>
        </w:r>
      </w:ins>
      <w:r w:rsidR="0033544D" w:rsidRPr="00742779">
        <w:t xml:space="preserve"> statute prevents an end-run around merger requirements. Without Section 271, a board seeking to effect a combination without shareholder approval could structure the transaction as an asset sale followed by liquidation. Corporation A would sell all its assets to Corporation B, receive cash, and then dissolve and distribute the cash to shareholders. The economic effect would be identical to a merger, but shareholders would never have voted on the combination.</w:t>
      </w:r>
    </w:p>
    <w:p w14:paraId="4A9FD12C" w14:textId="77777777" w:rsidR="0033544D" w:rsidRPr="00742779" w:rsidRDefault="00742779" w:rsidP="000E54B1">
      <w:pPr>
        <w:pPrChange w:id="5213" w:author="Seth Oranburg" w:date="2026-03-07T09:50:00Z" w16du:dateUtc="2026-03-07T14:50:00Z">
          <w:pPr>
            <w:pStyle w:val="NormalWeb"/>
          </w:pPr>
        </w:pPrChange>
      </w:pPr>
      <w:del w:id="5214" w:author="Seth Oranburg" w:date="2026-03-07T09:50:00Z" w16du:dateUtc="2026-03-07T14:50:00Z">
        <w:r w:rsidRPr="00742779">
          <w:rPr>
            <w:rFonts w:ascii="ZWAdobeF" w:hAnsi="ZWAdobeF" w:cs="ZWAdobeF"/>
            <w:sz w:val="2"/>
            <w:szCs w:val="2"/>
          </w:rPr>
          <w:delText>2213B</w:delText>
        </w:r>
        <w:r w:rsidR="0033544D" w:rsidRPr="00742779">
          <w:delText>The</w:delText>
        </w:r>
      </w:del>
      <w:ins w:id="5215" w:author="Seth Oranburg" w:date="2026-03-07T09:50:00Z" w16du:dateUtc="2026-03-07T14:50:00Z">
        <w:r w:rsidR="0033544D" w:rsidRPr="00742779">
          <w:t>The</w:t>
        </w:r>
      </w:ins>
      <w:r w:rsidR="0033544D" w:rsidRPr="00742779">
        <w:t xml:space="preserve"> statute creates interpretive difficulty, however. What constitutes </w:t>
      </w:r>
      <w:r w:rsidR="009F60D1" w:rsidRPr="00742779">
        <w:t>“</w:t>
      </w:r>
      <w:r w:rsidR="0033544D" w:rsidRPr="00742779">
        <w:t>all or substantially all</w:t>
      </w:r>
      <w:r w:rsidR="009F60D1" w:rsidRPr="00742779">
        <w:t>”</w:t>
      </w:r>
      <w:r w:rsidR="0033544D" w:rsidRPr="00742779">
        <w:t xml:space="preserve"> of a corporation</w:t>
      </w:r>
      <w:r w:rsidR="009F60D1" w:rsidRPr="00742779">
        <w:t>’</w:t>
      </w:r>
      <w:r w:rsidR="0033544D" w:rsidRPr="00742779">
        <w:t xml:space="preserve">s assets? The phrase lacks a bright-line definition. Courts evaluate whether the transaction is </w:t>
      </w:r>
      <w:r w:rsidR="009F60D1" w:rsidRPr="00742779">
        <w:t>“</w:t>
      </w:r>
      <w:r w:rsidR="0033544D" w:rsidRPr="00742779">
        <w:t>quantitatively vital to the operation of the corporation</w:t>
      </w:r>
      <w:r w:rsidR="009F60D1" w:rsidRPr="00742779">
        <w:t>”</w:t>
      </w:r>
      <w:r w:rsidR="0033544D" w:rsidRPr="00742779">
        <w:t xml:space="preserve"> and whether it </w:t>
      </w:r>
      <w:r w:rsidR="009F60D1" w:rsidRPr="00742779">
        <w:t>“</w:t>
      </w:r>
      <w:r w:rsidR="0033544D" w:rsidRPr="00742779">
        <w:t>substantially affects the existence and purpose of the corporation.</w:t>
      </w:r>
      <w:r w:rsidR="009F60D1" w:rsidRPr="00742779">
        <w:t>”</w:t>
      </w:r>
      <w:r w:rsidR="0033544D">
        <w:fldChar w:fldCharType="begin"/>
      </w:r>
      <w:r w:rsidR="0033544D">
        <w:instrText>HYPERLINK \l "fn331-11647" \o "Jump to citation"</w:instrText>
      </w:r>
      <w:r w:rsidR="0033544D">
        <w:fldChar w:fldCharType="separate"/>
      </w:r>
      <w:r w:rsidR="0033544D" w:rsidRPr="00742779">
        <w:rPr>
          <w:rStyle w:val="Hyperlink"/>
          <w:color w:val="auto"/>
          <w:u w:val="none"/>
        </w:rPr>
        <w:t>[331</w:t>
      </w:r>
      <w:r w:rsidR="00EE2871" w:rsidRPr="00742779">
        <w:rPr>
          <w:rStyle w:val="Hyperlink"/>
          <w:color w:val="auto"/>
          <w:u w:val="none"/>
        </w:rPr>
        <w:t>]</w:t>
      </w:r>
      <w:r w:rsidR="0033544D">
        <w:fldChar w:fldCharType="end"/>
      </w:r>
    </w:p>
    <w:p w14:paraId="70286710" w14:textId="77777777" w:rsidR="0033544D" w:rsidRPr="00742779" w:rsidRDefault="00742779" w:rsidP="000E54B1">
      <w:del w:id="5216" w:author="Seth Oranburg" w:date="2026-03-07T09:50:00Z" w16du:dateUtc="2026-03-07T14:50:00Z">
        <w:r w:rsidRPr="00742779">
          <w:rPr>
            <w:rFonts w:ascii="ZWAdobeF" w:hAnsi="ZWAdobeF" w:cs="ZWAdobeF"/>
            <w:sz w:val="2"/>
            <w:szCs w:val="2"/>
          </w:rPr>
          <w:delText>2214B</w:delText>
        </w:r>
        <w:r w:rsidR="0033544D" w:rsidRPr="00742779">
          <w:delText>A</w:delText>
        </w:r>
      </w:del>
      <w:ins w:id="5217" w:author="Seth Oranburg" w:date="2026-03-07T09:50:00Z" w16du:dateUtc="2026-03-07T14:50:00Z">
        <w:r w:rsidR="0033544D" w:rsidRPr="00742779">
          <w:t>A</w:t>
        </w:r>
      </w:ins>
      <w:r w:rsidR="0033544D" w:rsidRPr="00742779">
        <w:t xml:space="preserve"> sale of ninety percent of assets clearly triggers Section 271. A sale of ten percent clearly does not. Between these poles lies substantial uncertainty. Courts examine not merely the percentage of assets sold but also their qualitative significance to the corporation</w:t>
      </w:r>
      <w:r w:rsidR="009F60D1" w:rsidRPr="00742779">
        <w:t>’</w:t>
      </w:r>
      <w:r w:rsidR="0033544D" w:rsidRPr="00742779">
        <w:t xml:space="preserve">s business. A sale of a division representing forty percent of revenues might trigger Section 271 if that division is the </w:t>
      </w:r>
      <w:r w:rsidR="009F60D1" w:rsidRPr="00742779">
        <w:t>“</w:t>
      </w:r>
      <w:r w:rsidR="0033544D" w:rsidRPr="00742779">
        <w:t>heart</w:t>
      </w:r>
      <w:r w:rsidR="009F60D1" w:rsidRPr="00742779">
        <w:t>”</w:t>
      </w:r>
      <w:r w:rsidR="0033544D" w:rsidRPr="00742779">
        <w:t xml:space="preserve"> of the enterprise. The same percentage might not trigger the statute if the assets sold are peripheral to the corporation</w:t>
      </w:r>
      <w:r w:rsidR="009F60D1" w:rsidRPr="00742779">
        <w:t>’</w:t>
      </w:r>
      <w:r w:rsidR="0033544D" w:rsidRPr="00742779">
        <w:t>s core operations.</w:t>
      </w:r>
    </w:p>
    <w:p w14:paraId="5906C819" w14:textId="77777777" w:rsidR="0033544D" w:rsidRPr="00742779" w:rsidRDefault="0033544D" w:rsidP="000E54B1">
      <w:pPr>
        <w:pStyle w:val="Heading3"/>
        <w:rPr>
          <w:rFonts w:eastAsia="Times New Roman"/>
        </w:rPr>
      </w:pPr>
      <w:r w:rsidRPr="00742779">
        <w:rPr>
          <w:rFonts w:eastAsia="Times New Roman"/>
        </w:rPr>
        <w:t>Dissolution Under Section 275</w:t>
      </w:r>
    </w:p>
    <w:p w14:paraId="74374783" w14:textId="77777777" w:rsidR="0033544D" w:rsidRPr="00742779" w:rsidRDefault="00742779" w:rsidP="000E54B1">
      <w:pPr>
        <w:pPrChange w:id="5218" w:author="Seth Oranburg" w:date="2026-03-07T09:50:00Z" w16du:dateUtc="2026-03-07T14:50:00Z">
          <w:pPr>
            <w:pStyle w:val="NormalWeb"/>
          </w:pPr>
        </w:pPrChange>
      </w:pPr>
      <w:del w:id="5219" w:author="Seth Oranburg" w:date="2026-03-07T09:50:00Z" w16du:dateUtc="2026-03-07T14:50:00Z">
        <w:r w:rsidRPr="00742779">
          <w:rPr>
            <w:rFonts w:ascii="ZWAdobeF" w:hAnsi="ZWAdobeF" w:cs="ZWAdobeF"/>
            <w:sz w:val="2"/>
            <w:szCs w:val="2"/>
          </w:rPr>
          <w:delText>2215B</w:delText>
        </w:r>
        <w:r w:rsidR="0033544D" w:rsidRPr="00742779">
          <w:delText>Section</w:delText>
        </w:r>
      </w:del>
      <w:ins w:id="5220" w:author="Seth Oranburg" w:date="2026-03-07T09:50:00Z" w16du:dateUtc="2026-03-07T14:50:00Z">
        <w:r w:rsidR="0033544D" w:rsidRPr="00742779">
          <w:t>Section</w:t>
        </w:r>
      </w:ins>
      <w:r w:rsidR="0033544D" w:rsidRPr="00742779">
        <w:t xml:space="preserve"> 275 governs voluntary dissolution.</w:t>
      </w:r>
      <w:r w:rsidR="0033544D">
        <w:fldChar w:fldCharType="begin"/>
      </w:r>
      <w:r w:rsidR="0033544D">
        <w:instrText>HYPERLINK \l "fn332-11647" \o "Jump to citation"</w:instrText>
      </w:r>
      <w:r w:rsidR="0033544D">
        <w:fldChar w:fldCharType="separate"/>
      </w:r>
      <w:r w:rsidR="0033544D" w:rsidRPr="00742779">
        <w:rPr>
          <w:rStyle w:val="Hyperlink"/>
          <w:color w:val="auto"/>
          <w:u w:val="none"/>
        </w:rPr>
        <w:t>[332</w:t>
      </w:r>
      <w:r w:rsidR="00FA601A" w:rsidRPr="00742779">
        <w:rPr>
          <w:rStyle w:val="Hyperlink"/>
          <w:color w:val="auto"/>
          <w:u w:val="none"/>
        </w:rPr>
        <w:t>]</w:t>
      </w:r>
      <w:r w:rsidR="0033544D">
        <w:fldChar w:fldCharType="end"/>
      </w:r>
      <w:r w:rsidR="0033544D" w:rsidRPr="00742779">
        <w:t xml:space="preserve"> If the board of directors deems it advisable that the corporation be dissolved, the board may </w:t>
      </w:r>
      <w:r w:rsidR="0033544D" w:rsidRPr="00742779">
        <w:lastRenderedPageBreak/>
        <w:t>adopt a resolution to that effect and submit it to stockholders for approval. A majority of the outstanding stock must approve.</w:t>
      </w:r>
    </w:p>
    <w:p w14:paraId="07BF6408" w14:textId="77777777" w:rsidR="0033544D" w:rsidRPr="00742779" w:rsidRDefault="00742779" w:rsidP="000E54B1">
      <w:del w:id="5221" w:author="Seth Oranburg" w:date="2026-03-07T09:50:00Z" w16du:dateUtc="2026-03-07T14:50:00Z">
        <w:r w:rsidRPr="00742779">
          <w:rPr>
            <w:rFonts w:ascii="ZWAdobeF" w:hAnsi="ZWAdobeF" w:cs="ZWAdobeF"/>
            <w:sz w:val="2"/>
            <w:szCs w:val="2"/>
          </w:rPr>
          <w:delText>2216B</w:delText>
        </w:r>
        <w:r w:rsidR="0033544D" w:rsidRPr="00742779">
          <w:delText>Dissolution</w:delText>
        </w:r>
      </w:del>
      <w:ins w:id="5222" w:author="Seth Oranburg" w:date="2026-03-07T09:50:00Z" w16du:dateUtc="2026-03-07T14:50:00Z">
        <w:r w:rsidR="0033544D" w:rsidRPr="00742779">
          <w:t>Dissolution</w:t>
        </w:r>
      </w:ins>
      <w:r w:rsidR="0033544D" w:rsidRPr="00742779">
        <w:t xml:space="preserve"> is the ultimate fundamental transaction. The corporation ceases to exist as a legal entity. All assets are liquidated. Creditors are paid according to their priorities. Any remaining value is distributed to shareholders. The investment is terminated completely.</w:t>
      </w:r>
    </w:p>
    <w:p w14:paraId="546D288C" w14:textId="77777777" w:rsidR="0033544D" w:rsidRPr="00742779" w:rsidRDefault="00742779" w:rsidP="000E54B1">
      <w:del w:id="5223" w:author="Seth Oranburg" w:date="2026-03-07T09:50:00Z" w16du:dateUtc="2026-03-07T14:50:00Z">
        <w:r w:rsidRPr="00742779">
          <w:rPr>
            <w:rFonts w:ascii="ZWAdobeF" w:hAnsi="ZWAdobeF" w:cs="ZWAdobeF"/>
            <w:sz w:val="2"/>
            <w:szCs w:val="2"/>
          </w:rPr>
          <w:delText>2217B</w:delText>
        </w:r>
        <w:r w:rsidR="0033544D" w:rsidRPr="00742779">
          <w:delText>The</w:delText>
        </w:r>
      </w:del>
      <w:ins w:id="5224" w:author="Seth Oranburg" w:date="2026-03-07T09:50:00Z" w16du:dateUtc="2026-03-07T14:50:00Z">
        <w:r w:rsidR="0033544D" w:rsidRPr="00742779">
          <w:t>The</w:t>
        </w:r>
      </w:ins>
      <w:r w:rsidR="0033544D" w:rsidRPr="00742779">
        <w:t xml:space="preserve"> dissolution process includes creditor protections not present in mergers or asset sales. The corporation must give notice to known creditors and publish notice for unknown creditors. A claims period must elapse before final distributions to shareholders. These procedures ensure that dissolution does not operate as a fraud on creditors by distributing assets to shareholders before obligations are satisfied.</w:t>
      </w:r>
    </w:p>
    <w:p w14:paraId="7AB9720D" w14:textId="77777777" w:rsidR="0033544D" w:rsidRPr="00742779" w:rsidRDefault="0033544D" w:rsidP="000E54B1">
      <w:pPr>
        <w:pStyle w:val="Heading3"/>
        <w:rPr>
          <w:rFonts w:eastAsia="Times New Roman"/>
        </w:rPr>
      </w:pPr>
      <w:r w:rsidRPr="00742779">
        <w:rPr>
          <w:rFonts w:eastAsia="Times New Roman"/>
        </w:rPr>
        <w:t>Appraisal Rights Under Section 262</w:t>
      </w:r>
    </w:p>
    <w:p w14:paraId="37594BD8" w14:textId="77777777" w:rsidR="0033544D" w:rsidRPr="00742779" w:rsidRDefault="00742779" w:rsidP="000E54B1">
      <w:del w:id="5225" w:author="Seth Oranburg" w:date="2026-03-07T09:50:00Z" w16du:dateUtc="2026-03-07T14:50:00Z">
        <w:r w:rsidRPr="00742779">
          <w:rPr>
            <w:rFonts w:ascii="ZWAdobeF" w:hAnsi="ZWAdobeF" w:cs="ZWAdobeF"/>
            <w:sz w:val="2"/>
            <w:szCs w:val="2"/>
          </w:rPr>
          <w:delText>2218B</w:delText>
        </w:r>
        <w:r w:rsidR="0033544D" w:rsidRPr="00742779">
          <w:delText>The</w:delText>
        </w:r>
      </w:del>
      <w:ins w:id="5226" w:author="Seth Oranburg" w:date="2026-03-07T09:50:00Z" w16du:dateUtc="2026-03-07T14:50:00Z">
        <w:r w:rsidR="0033544D" w:rsidRPr="00742779">
          <w:t>The</w:t>
        </w:r>
      </w:ins>
      <w:r w:rsidR="0033544D" w:rsidRPr="00742779">
        <w:t xml:space="preserve"> shareholder voting requirement provides collective protection: if a majority of shareholders oppose a transaction, it cannot proceed. But majority rule leaves minority shareholders vulnerable. When the majority approves a merger that the minority believes undervalues the corporation, the minority is forced to accept merger consideration they deem inadequate.</w:t>
      </w:r>
    </w:p>
    <w:p w14:paraId="77BF5F54" w14:textId="77777777" w:rsidR="0033544D" w:rsidRPr="00742779" w:rsidRDefault="00742779" w:rsidP="000E54B1">
      <w:pPr>
        <w:pPrChange w:id="5227" w:author="Seth Oranburg" w:date="2026-03-07T09:50:00Z" w16du:dateUtc="2026-03-07T14:50:00Z">
          <w:pPr>
            <w:pStyle w:val="NormalWeb"/>
          </w:pPr>
        </w:pPrChange>
      </w:pPr>
      <w:del w:id="5228" w:author="Seth Oranburg" w:date="2026-03-07T09:50:00Z" w16du:dateUtc="2026-03-07T14:50:00Z">
        <w:r w:rsidRPr="00742779">
          <w:rPr>
            <w:rFonts w:ascii="ZWAdobeF" w:hAnsi="ZWAdobeF" w:cs="ZWAdobeF"/>
            <w:sz w:val="2"/>
            <w:szCs w:val="2"/>
          </w:rPr>
          <w:delText>2219B</w:delText>
        </w:r>
        <w:r w:rsidR="0033544D" w:rsidRPr="00742779">
          <w:delText>Section</w:delText>
        </w:r>
      </w:del>
      <w:ins w:id="5229" w:author="Seth Oranburg" w:date="2026-03-07T09:50:00Z" w16du:dateUtc="2026-03-07T14:50:00Z">
        <w:r w:rsidR="0033544D" w:rsidRPr="00742779">
          <w:t>Section</w:t>
        </w:r>
      </w:ins>
      <w:r w:rsidR="0033544D" w:rsidRPr="00742779">
        <w:t xml:space="preserve"> 262 addresses this problem through appraisal rights.</w:t>
      </w:r>
      <w:r w:rsidR="0033544D">
        <w:fldChar w:fldCharType="begin"/>
      </w:r>
      <w:r w:rsidR="0033544D">
        <w:instrText>HYPERLINK \l "fn333-11647" \o "Jump to citation"</w:instrText>
      </w:r>
      <w:r w:rsidR="0033544D">
        <w:fldChar w:fldCharType="separate"/>
      </w:r>
      <w:r w:rsidR="0033544D" w:rsidRPr="00742779">
        <w:rPr>
          <w:rStyle w:val="Hyperlink"/>
          <w:color w:val="auto"/>
          <w:u w:val="none"/>
        </w:rPr>
        <w:t>[333</w:t>
      </w:r>
      <w:r w:rsidR="00FA601A" w:rsidRPr="00742779">
        <w:rPr>
          <w:rStyle w:val="Hyperlink"/>
          <w:color w:val="auto"/>
          <w:u w:val="none"/>
        </w:rPr>
        <w:t>]</w:t>
      </w:r>
      <w:r w:rsidR="0033544D">
        <w:fldChar w:fldCharType="end"/>
      </w:r>
      <w:r w:rsidR="0033544D" w:rsidRPr="00742779">
        <w:t xml:space="preserve"> Shareholders who do not vote in favor of certain mergers may demand that the corporation pay them the </w:t>
      </w:r>
      <w:r w:rsidR="009F60D1" w:rsidRPr="00742779">
        <w:t>“</w:t>
      </w:r>
      <w:r w:rsidR="0033544D" w:rsidRPr="00742779">
        <w:t>fair value</w:t>
      </w:r>
      <w:r w:rsidR="009F60D1" w:rsidRPr="00742779">
        <w:t>”</w:t>
      </w:r>
      <w:r w:rsidR="0033544D" w:rsidRPr="00742779">
        <w:t xml:space="preserve"> of their shares, as determined by the Court of Chancery, rather than the merger consideration.</w:t>
      </w:r>
    </w:p>
    <w:p w14:paraId="03B90CC2" w14:textId="77777777" w:rsidR="0033544D" w:rsidRPr="00742779" w:rsidRDefault="00742779" w:rsidP="000E54B1">
      <w:del w:id="5230" w:author="Seth Oranburg" w:date="2026-03-07T09:50:00Z" w16du:dateUtc="2026-03-07T14:50:00Z">
        <w:r w:rsidRPr="00742779">
          <w:rPr>
            <w:rFonts w:ascii="ZWAdobeF" w:hAnsi="ZWAdobeF" w:cs="ZWAdobeF"/>
            <w:sz w:val="2"/>
            <w:szCs w:val="2"/>
          </w:rPr>
          <w:delText>2220B</w:delText>
        </w:r>
        <w:r w:rsidR="0033544D" w:rsidRPr="00742779">
          <w:delText>To</w:delText>
        </w:r>
      </w:del>
      <w:ins w:id="5231" w:author="Seth Oranburg" w:date="2026-03-07T09:50:00Z" w16du:dateUtc="2026-03-07T14:50:00Z">
        <w:r w:rsidR="0033544D" w:rsidRPr="00742779">
          <w:t>To</w:t>
        </w:r>
      </w:ins>
      <w:r w:rsidR="0033544D" w:rsidRPr="00742779">
        <w:t xml:space="preserve"> exercise appraisal rights, a shareholder must satisfy procedural requirements. The shareholder must not vote in favor of the merger (abstaining preserves appraisal rights; voting yes forfeits them). The shareholder must deliver written demand for appraisal before the vote. After the merger closes, the shareholder must file a petition in the Court of Chancery within 120 days and proceed through a judicial valuation process.</w:t>
      </w:r>
    </w:p>
    <w:p w14:paraId="6D2B2FE3" w14:textId="77777777" w:rsidR="0033544D" w:rsidRPr="00742779" w:rsidRDefault="00742779" w:rsidP="000E54B1">
      <w:pPr>
        <w:pPrChange w:id="5232" w:author="Seth Oranburg" w:date="2026-03-07T09:50:00Z" w16du:dateUtc="2026-03-07T14:50:00Z">
          <w:pPr>
            <w:pStyle w:val="NormalWeb"/>
          </w:pPr>
        </w:pPrChange>
      </w:pPr>
      <w:del w:id="5233" w:author="Seth Oranburg" w:date="2026-03-07T09:50:00Z" w16du:dateUtc="2026-03-07T14:50:00Z">
        <w:r w:rsidRPr="00742779">
          <w:rPr>
            <w:rFonts w:ascii="ZWAdobeF" w:hAnsi="ZWAdobeF" w:cs="ZWAdobeF"/>
            <w:sz w:val="2"/>
            <w:szCs w:val="2"/>
          </w:rPr>
          <w:delText>2221B</w:delText>
        </w:r>
        <w:r w:rsidR="0033544D" w:rsidRPr="00742779">
          <w:delText>The</w:delText>
        </w:r>
      </w:del>
      <w:ins w:id="5234" w:author="Seth Oranburg" w:date="2026-03-07T09:50:00Z" w16du:dateUtc="2026-03-07T14:50:00Z">
        <w:r w:rsidR="0033544D" w:rsidRPr="00742779">
          <w:t>The</w:t>
        </w:r>
      </w:ins>
      <w:r w:rsidR="0033544D" w:rsidRPr="00742779">
        <w:t xml:space="preserve"> court determines </w:t>
      </w:r>
      <w:r w:rsidR="009F60D1" w:rsidRPr="00742779">
        <w:t>“</w:t>
      </w:r>
      <w:r w:rsidR="0033544D" w:rsidRPr="00742779">
        <w:t>fair value</w:t>
      </w:r>
      <w:r w:rsidR="009F60D1" w:rsidRPr="00742779">
        <w:t>”</w:t>
      </w:r>
      <w:r w:rsidR="0033544D" w:rsidRPr="00742779">
        <w:t xml:space="preserve"> by considering all relevant factors. Historically, Delaware employed a </w:t>
      </w:r>
      <w:r w:rsidR="009F60D1" w:rsidRPr="00742779">
        <w:t>“</w:t>
      </w:r>
      <w:r w:rsidR="0033544D" w:rsidRPr="00742779">
        <w:t>Delaware block method</w:t>
      </w:r>
      <w:r w:rsidR="009F60D1" w:rsidRPr="00742779">
        <w:t>”</w:t>
      </w:r>
      <w:r w:rsidR="0033544D" w:rsidRPr="00742779">
        <w:t xml:space="preserve"> combining market price, asset value, and earnings value in specified proportions. Modern practice, since </w:t>
      </w:r>
      <w:r w:rsidR="0033544D" w:rsidRPr="00742779">
        <w:rPr>
          <w:rStyle w:val="Emphasis"/>
        </w:rPr>
        <w:t>Weinberger v. UOP, Inc.</w:t>
      </w:r>
      <w:r w:rsidR="0033544D" w:rsidRPr="00742779">
        <w:t>, permits any generally accepted valuation technique that the court finds reliable in the circumstances.</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Discounted cash flow analysis has become the dominant methodology.</w:t>
      </w:r>
    </w:p>
    <w:p w14:paraId="2CD90742" w14:textId="77777777" w:rsidR="0033544D" w:rsidRPr="00742779" w:rsidRDefault="00742779" w:rsidP="000E54B1">
      <w:del w:id="5235" w:author="Seth Oranburg" w:date="2026-03-07T09:50:00Z" w16du:dateUtc="2026-03-07T14:50:00Z">
        <w:r w:rsidRPr="00742779">
          <w:rPr>
            <w:rFonts w:ascii="ZWAdobeF" w:hAnsi="ZWAdobeF" w:cs="ZWAdobeF"/>
            <w:sz w:val="2"/>
            <w:szCs w:val="2"/>
          </w:rPr>
          <w:delText>2222B</w:delText>
        </w:r>
        <w:r w:rsidR="0033544D" w:rsidRPr="00742779">
          <w:delText>Fair</w:delText>
        </w:r>
      </w:del>
      <w:ins w:id="5236" w:author="Seth Oranburg" w:date="2026-03-07T09:50:00Z" w16du:dateUtc="2026-03-07T14:50:00Z">
        <w:r w:rsidR="0033544D" w:rsidRPr="00742779">
          <w:t>Fair</w:t>
        </w:r>
      </w:ins>
      <w:r w:rsidR="0033544D" w:rsidRPr="00742779">
        <w:t xml:space="preserve"> value explicitly excludes any synergies or other value arising from the merger itself. The minority shareholder is entitled to the value of the corporation as a going concern immediately before the merger, not the enhanced </w:t>
      </w:r>
      <w:r w:rsidR="0033544D" w:rsidRPr="00742779">
        <w:lastRenderedPageBreak/>
        <w:t>value that the combination might create. The minority is also entitled to fair value without application of minority or illiquidity discounts. The shareholder owned a proportionate interest in the entire enterprise; the appraisal remedy respects that interest.</w:t>
      </w:r>
    </w:p>
    <w:p w14:paraId="1CF8491E" w14:textId="77777777" w:rsidR="0033544D" w:rsidRPr="00742779" w:rsidRDefault="0033544D" w:rsidP="000E54B1">
      <w:pPr>
        <w:pStyle w:val="Heading3"/>
        <w:rPr>
          <w:rFonts w:eastAsia="Times New Roman"/>
        </w:rPr>
      </w:pPr>
      <w:r w:rsidRPr="00742779">
        <w:rPr>
          <w:rFonts w:eastAsia="Times New Roman"/>
        </w:rPr>
        <w:t>The Market-Out Exception</w:t>
      </w:r>
    </w:p>
    <w:p w14:paraId="7C19CB14" w14:textId="77777777" w:rsidR="0033544D" w:rsidRPr="00742779" w:rsidRDefault="00742779" w:rsidP="000E54B1">
      <w:pPr>
        <w:pPrChange w:id="5237" w:author="Seth Oranburg" w:date="2026-03-07T09:50:00Z" w16du:dateUtc="2026-03-07T14:50:00Z">
          <w:pPr>
            <w:pStyle w:val="NormalWeb"/>
          </w:pPr>
        </w:pPrChange>
      </w:pPr>
      <w:del w:id="5238" w:author="Seth Oranburg" w:date="2026-03-07T09:50:00Z" w16du:dateUtc="2026-03-07T14:50:00Z">
        <w:r w:rsidRPr="00742779">
          <w:rPr>
            <w:rFonts w:ascii="ZWAdobeF" w:hAnsi="ZWAdobeF" w:cs="ZWAdobeF"/>
            <w:sz w:val="2"/>
            <w:szCs w:val="2"/>
          </w:rPr>
          <w:delText>2223B</w:delText>
        </w:r>
        <w:r w:rsidR="0033544D" w:rsidRPr="00742779">
          <w:delText>Appraisal</w:delText>
        </w:r>
      </w:del>
      <w:ins w:id="5239" w:author="Seth Oranburg" w:date="2026-03-07T09:50:00Z" w16du:dateUtc="2026-03-07T14:50:00Z">
        <w:r w:rsidR="0033544D" w:rsidRPr="00742779">
          <w:t>Appraisal</w:t>
        </w:r>
      </w:ins>
      <w:r w:rsidR="0033544D" w:rsidRPr="00742779">
        <w:t xml:space="preserve"> rights are not universally available. Section 262(b) creates a </w:t>
      </w:r>
      <w:r w:rsidR="009F60D1" w:rsidRPr="00742779">
        <w:t>“</w:t>
      </w:r>
      <w:r w:rsidR="0033544D" w:rsidRPr="00742779">
        <w:t>market-out</w:t>
      </w:r>
      <w:r w:rsidR="009F60D1" w:rsidRPr="00742779">
        <w:t>”</w:t>
      </w:r>
      <w:r w:rsidR="0033544D" w:rsidRPr="00742779">
        <w:t xml:space="preserve"> exception for shareholders of corporations whose stock is either listed on a national securities exchange or held of record by more than 2,000 shareholders.</w:t>
      </w:r>
      <w:r w:rsidR="0033544D">
        <w:fldChar w:fldCharType="begin"/>
      </w:r>
      <w:r w:rsidR="0033544D">
        <w:instrText>HYPERLINK \l "fn334-11647" \o "Jump to citation"</w:instrText>
      </w:r>
      <w:r w:rsidR="0033544D">
        <w:fldChar w:fldCharType="separate"/>
      </w:r>
      <w:r w:rsidR="0033544D" w:rsidRPr="00742779">
        <w:rPr>
          <w:rStyle w:val="Hyperlink"/>
          <w:color w:val="auto"/>
          <w:u w:val="none"/>
        </w:rPr>
        <w:t>[334</w:t>
      </w:r>
      <w:r w:rsidR="00FA601A" w:rsidRPr="00742779">
        <w:rPr>
          <w:rStyle w:val="Hyperlink"/>
          <w:color w:val="auto"/>
          <w:u w:val="none"/>
        </w:rPr>
        <w:t>]</w:t>
      </w:r>
      <w:r w:rsidR="0033544D">
        <w:fldChar w:fldCharType="end"/>
      </w:r>
      <w:r w:rsidR="0033544D" w:rsidRPr="00742779">
        <w:t xml:space="preserve"> These shareholders cannot exercise appraisal rights if they receive shares of the surviving corporation (or of another corporation similarly traded) in the merger.</w:t>
      </w:r>
    </w:p>
    <w:p w14:paraId="0490AD8A" w14:textId="77777777" w:rsidR="0033544D" w:rsidRPr="00742779" w:rsidRDefault="00742779" w:rsidP="000E54B1">
      <w:del w:id="5240" w:author="Seth Oranburg" w:date="2026-03-07T09:50:00Z" w16du:dateUtc="2026-03-07T14:50:00Z">
        <w:r w:rsidRPr="00742779">
          <w:rPr>
            <w:rFonts w:ascii="ZWAdobeF" w:hAnsi="ZWAdobeF" w:cs="ZWAdobeF"/>
            <w:sz w:val="2"/>
            <w:szCs w:val="2"/>
          </w:rPr>
          <w:delText>2224B</w:delText>
        </w:r>
        <w:r w:rsidR="0033544D" w:rsidRPr="00742779">
          <w:delText>The</w:delText>
        </w:r>
      </w:del>
      <w:ins w:id="5241" w:author="Seth Oranburg" w:date="2026-03-07T09:50:00Z" w16du:dateUtc="2026-03-07T14:50:00Z">
        <w:r w:rsidR="0033544D" w:rsidRPr="00742779">
          <w:t>The</w:t>
        </w:r>
      </w:ins>
      <w:r w:rsidR="0033544D" w:rsidRPr="00742779">
        <w:t xml:space="preserve"> rationale is that public-market shareholders have an alternative remedy for inadequate merger consideration: they can sell their shares in the market. If the merger consideration undervalues the corporation, arbitrageurs will bid up the target</w:t>
      </w:r>
      <w:r w:rsidR="009F60D1" w:rsidRPr="00742779">
        <w:t>’</w:t>
      </w:r>
      <w:r w:rsidR="0033544D" w:rsidRPr="00742779">
        <w:t>s stock price to reflect the deal value. Shareholders who believe even the arbitrage-adjusted price is too low can simply sell and redeploy their capital elsewhere. The expense and uncertainty of appraisal proceedings are unnecessary when a liquid market provides an exit.</w:t>
      </w:r>
    </w:p>
    <w:p w14:paraId="3D5E3092" w14:textId="77777777" w:rsidR="0033544D" w:rsidRPr="00742779" w:rsidRDefault="00742779" w:rsidP="000E54B1">
      <w:del w:id="5242" w:author="Seth Oranburg" w:date="2026-03-07T09:50:00Z" w16du:dateUtc="2026-03-07T14:50:00Z">
        <w:r w:rsidRPr="00742779">
          <w:rPr>
            <w:rFonts w:ascii="ZWAdobeF" w:hAnsi="ZWAdobeF" w:cs="ZWAdobeF"/>
            <w:sz w:val="2"/>
            <w:szCs w:val="2"/>
          </w:rPr>
          <w:delText>2225B</w:delText>
        </w:r>
        <w:r w:rsidR="0033544D" w:rsidRPr="00742779">
          <w:delText>The</w:delText>
        </w:r>
      </w:del>
      <w:ins w:id="5243" w:author="Seth Oranburg" w:date="2026-03-07T09:50:00Z" w16du:dateUtc="2026-03-07T14:50:00Z">
        <w:r w:rsidR="0033544D" w:rsidRPr="00742779">
          <w:t>The</w:t>
        </w:r>
      </w:ins>
      <w:r w:rsidR="0033544D" w:rsidRPr="00742779">
        <w:t xml:space="preserve"> market-out exception does not apply when shareholders receive cash, debt, or stock of a non-publicly-traded company. In those situations, the market cannot provide an alternative remedy, and appraisal rights remain available.</w:t>
      </w:r>
    </w:p>
    <w:p w14:paraId="617A15AC" w14:textId="77777777" w:rsidR="0033544D" w:rsidRPr="00742779" w:rsidRDefault="0033544D" w:rsidP="000E54B1">
      <w:pPr>
        <w:pStyle w:val="Heading3"/>
        <w:rPr>
          <w:rFonts w:eastAsia="Times New Roman"/>
        </w:rPr>
      </w:pPr>
      <w:r w:rsidRPr="00742779">
        <w:rPr>
          <w:rFonts w:eastAsia="Times New Roman"/>
        </w:rPr>
        <w:t>Appraisal Arbitrage</w:t>
      </w:r>
    </w:p>
    <w:p w14:paraId="239E5003" w14:textId="77777777" w:rsidR="0033544D" w:rsidRPr="00742779" w:rsidRDefault="00742779" w:rsidP="000E54B1">
      <w:del w:id="5244" w:author="Seth Oranburg" w:date="2026-03-07T09:50:00Z" w16du:dateUtc="2026-03-07T14:50:00Z">
        <w:r w:rsidRPr="00742779">
          <w:rPr>
            <w:rFonts w:ascii="ZWAdobeF" w:hAnsi="ZWAdobeF" w:cs="ZWAdobeF"/>
            <w:sz w:val="2"/>
            <w:szCs w:val="2"/>
          </w:rPr>
          <w:delText>2226B</w:delText>
        </w:r>
        <w:r w:rsidR="0033544D" w:rsidRPr="00742779">
          <w:delText>The</w:delText>
        </w:r>
      </w:del>
      <w:ins w:id="5245" w:author="Seth Oranburg" w:date="2026-03-07T09:50:00Z" w16du:dateUtc="2026-03-07T14:50:00Z">
        <w:r w:rsidR="0033544D" w:rsidRPr="00742779">
          <w:t>The</w:t>
        </w:r>
      </w:ins>
      <w:r w:rsidR="0033544D" w:rsidRPr="00742779">
        <w:t xml:space="preserve"> appraisal remedy, once a rarely invoked protection of individual dissenters, has become a significant feature of merger practice through the emergence of appraisal arbitrage. Specialized hedge funds acquire shares of merger targets after announcement of a transaction, then exercise appraisal rights seeking judicial determination that fair value exceeds the deal price.</w:t>
      </w:r>
    </w:p>
    <w:p w14:paraId="0B70457B" w14:textId="77777777" w:rsidR="0033544D" w:rsidRPr="00742779" w:rsidRDefault="00742779" w:rsidP="000E54B1">
      <w:del w:id="5246" w:author="Seth Oranburg" w:date="2026-03-07T09:50:00Z" w16du:dateUtc="2026-03-07T14:50:00Z">
        <w:r w:rsidRPr="00742779">
          <w:rPr>
            <w:rFonts w:ascii="ZWAdobeF" w:hAnsi="ZWAdobeF" w:cs="ZWAdobeF"/>
            <w:sz w:val="2"/>
            <w:szCs w:val="2"/>
          </w:rPr>
          <w:delText>2227B</w:delText>
        </w:r>
        <w:r w:rsidR="0033544D" w:rsidRPr="00742779">
          <w:delText>These</w:delText>
        </w:r>
      </w:del>
      <w:ins w:id="5247" w:author="Seth Oranburg" w:date="2026-03-07T09:50:00Z" w16du:dateUtc="2026-03-07T14:50:00Z">
        <w:r w:rsidR="0033544D" w:rsidRPr="00742779">
          <w:t>These</w:t>
        </w:r>
      </w:ins>
      <w:r w:rsidR="0033544D" w:rsidRPr="00742779">
        <w:t xml:space="preserve"> funds bet that judicial valuation will produce a result higher than the merger consideration, generating profits from the spread. They have substantial capital to bear the costs and delays of appraisal proceedings. And they bring sophisticated valuation arguments that individual shareholders could not afford to develop.</w:t>
      </w:r>
    </w:p>
    <w:p w14:paraId="6D26309C" w14:textId="77777777" w:rsidR="0033544D" w:rsidRPr="00742779" w:rsidRDefault="00742779" w:rsidP="000E54B1">
      <w:pPr>
        <w:pPrChange w:id="5248" w:author="Seth Oranburg" w:date="2026-03-07T09:50:00Z" w16du:dateUtc="2026-03-07T14:50:00Z">
          <w:pPr>
            <w:pStyle w:val="NormalWeb"/>
          </w:pPr>
        </w:pPrChange>
      </w:pPr>
      <w:del w:id="5249" w:author="Seth Oranburg" w:date="2026-03-07T09:50:00Z" w16du:dateUtc="2026-03-07T14:50:00Z">
        <w:r w:rsidRPr="00742779">
          <w:rPr>
            <w:rFonts w:ascii="ZWAdobeF" w:hAnsi="ZWAdobeF" w:cs="ZWAdobeF"/>
            <w:sz w:val="2"/>
            <w:szCs w:val="2"/>
          </w:rPr>
          <w:delText>2228B</w:delText>
        </w:r>
        <w:r w:rsidR="0033544D" w:rsidRPr="00742779">
          <w:delText>Appraisal</w:delText>
        </w:r>
      </w:del>
      <w:ins w:id="5250" w:author="Seth Oranburg" w:date="2026-03-07T09:50:00Z" w16du:dateUtc="2026-03-07T14:50:00Z">
        <w:r w:rsidR="0033544D" w:rsidRPr="00742779">
          <w:t>Appraisal</w:t>
        </w:r>
      </w:ins>
      <w:r w:rsidR="0033544D" w:rsidRPr="00742779">
        <w:t xml:space="preserve"> arbitrage has produced controversial results. In some cases, courts have found fair value significantly exceeding deal price, generating substantial returns for arbitrage funds. In others, courts have found fair </w:t>
      </w:r>
      <w:r w:rsidR="0033544D" w:rsidRPr="00742779">
        <w:lastRenderedPageBreak/>
        <w:t>value at or below deal price, generating losses. The Delaware Supreme Court has increasingly emphasized that deal price, if generated through arm</w:t>
      </w:r>
      <w:r w:rsidR="009F60D1" w:rsidRPr="00742779">
        <w:t>’</w:t>
      </w:r>
      <w:r w:rsidR="0033544D" w:rsidRPr="00742779">
        <w:t>s-length negotiation in an efficient market, provides strong evidence of fair value.</w:t>
      </w:r>
      <w:r w:rsidR="0033544D">
        <w:fldChar w:fldCharType="begin"/>
      </w:r>
      <w:r w:rsidR="0033544D">
        <w:instrText>HYPERLINK \l "fn335-11647" \o "Jump to citation"</w:instrText>
      </w:r>
      <w:r w:rsidR="0033544D">
        <w:fldChar w:fldCharType="separate"/>
      </w:r>
      <w:r w:rsidR="0033544D" w:rsidRPr="00742779">
        <w:rPr>
          <w:rStyle w:val="Hyperlink"/>
          <w:color w:val="auto"/>
          <w:u w:val="none"/>
        </w:rPr>
        <w:t>[335</w:t>
      </w:r>
      <w:r w:rsidR="00EE2871" w:rsidRPr="00742779">
        <w:rPr>
          <w:rStyle w:val="Hyperlink"/>
          <w:color w:val="auto"/>
          <w:u w:val="none"/>
        </w:rPr>
        <w:t>]</w:t>
      </w:r>
      <w:r w:rsidR="0033544D">
        <w:fldChar w:fldCharType="end"/>
      </w:r>
      <w:r w:rsidR="0033544D" w:rsidRPr="00742779">
        <w:t xml:space="preserve"> </w:t>
      </w:r>
      <w:r w:rsidR="0033544D">
        <w:fldChar w:fldCharType="begin"/>
      </w:r>
      <w:r w:rsidR="0033544D">
        <w:instrText>HYPERLINK \l "fn336-11647" \o "Jump to citation"</w:instrText>
      </w:r>
      <w:r w:rsidR="0033544D">
        <w:fldChar w:fldCharType="separate"/>
      </w:r>
      <w:r w:rsidR="0033544D" w:rsidRPr="00742779">
        <w:rPr>
          <w:rStyle w:val="Hyperlink"/>
          <w:color w:val="auto"/>
          <w:u w:val="none"/>
        </w:rPr>
        <w:t>[336</w:t>
      </w:r>
      <w:r w:rsidR="00EE2871" w:rsidRPr="00742779">
        <w:rPr>
          <w:rStyle w:val="Hyperlink"/>
          <w:color w:val="auto"/>
          <w:u w:val="none"/>
        </w:rPr>
        <w:t>]</w:t>
      </w:r>
      <w:r w:rsidR="0033544D">
        <w:fldChar w:fldCharType="end"/>
      </w:r>
      <w:r w:rsidR="0033544D" w:rsidRPr="00742779">
        <w:t xml:space="preserve"> </w:t>
      </w:r>
      <w:r w:rsidR="0033544D">
        <w:fldChar w:fldCharType="begin"/>
      </w:r>
      <w:r w:rsidR="0033544D">
        <w:instrText>HYPERLINK \l "fn337-11647" \o "Jump to citation"</w:instrText>
      </w:r>
      <w:r w:rsidR="0033544D">
        <w:fldChar w:fldCharType="separate"/>
      </w:r>
      <w:r w:rsidR="0033544D" w:rsidRPr="00742779">
        <w:rPr>
          <w:rStyle w:val="Hyperlink"/>
          <w:color w:val="auto"/>
          <w:u w:val="none"/>
        </w:rPr>
        <w:t>[337</w:t>
      </w:r>
      <w:r w:rsidR="00EE2871" w:rsidRPr="00742779">
        <w:rPr>
          <w:rStyle w:val="Hyperlink"/>
          <w:color w:val="auto"/>
          <w:u w:val="none"/>
        </w:rPr>
        <w:t>]</w:t>
      </w:r>
      <w:r w:rsidR="0033544D">
        <w:fldChar w:fldCharType="end"/>
      </w:r>
      <w:r w:rsidR="0033544D" w:rsidRPr="00742779">
        <w:t xml:space="preserve"> This judicial trend has reduced the expected returns from appraisal arbitrage, though the practice continues.</w:t>
      </w:r>
    </w:p>
    <w:p w14:paraId="4FF20F8A" w14:textId="77777777" w:rsidR="0033544D" w:rsidRPr="00742779" w:rsidRDefault="0059744E" w:rsidP="000E54B1">
      <w:pPr>
        <w:rPr>
          <w:del w:id="5251" w:author="Seth Oranburg" w:date="2026-03-07T09:50:00Z" w16du:dateUtc="2026-03-07T14:50:00Z"/>
          <w:rFonts w:eastAsia="Times New Roman"/>
        </w:rPr>
      </w:pPr>
      <w:del w:id="5252" w:author="Seth Oranburg" w:date="2026-03-07T09:50:00Z" w16du:dateUtc="2026-03-07T14:50:00Z">
        <w:r>
          <w:rPr>
            <w:rFonts w:eastAsia="Times New Roman"/>
            <w:noProof/>
          </w:rPr>
          <w:pict w14:anchorId="11367B0C">
            <v:rect id="_x0000_i1050" alt="P2677#yIS1" style="width:239.6pt;height:.05pt;mso-width-percent:0;mso-height-percent:0;mso-width-percent:0;mso-height-percent:0" o:hrpct="512" o:hralign="center" o:hrstd="t" o:hr="t" fillcolor="#a0a0a0" stroked="f"/>
          </w:pict>
        </w:r>
      </w:del>
    </w:p>
    <w:p w14:paraId="6D23C1F6" w14:textId="77777777" w:rsidR="0033544D" w:rsidRPr="00742779" w:rsidRDefault="0059744E" w:rsidP="000E54B1">
      <w:pPr>
        <w:rPr>
          <w:ins w:id="5253" w:author="Seth Oranburg" w:date="2026-03-07T09:50:00Z" w16du:dateUtc="2026-03-07T14:50:00Z"/>
          <w:rFonts w:eastAsia="Times New Roman"/>
        </w:rPr>
      </w:pPr>
      <w:ins w:id="5254" w:author="Seth Oranburg" w:date="2026-03-07T09:50:00Z" w16du:dateUtc="2026-03-07T14:50:00Z">
        <w:r>
          <w:rPr>
            <w:rFonts w:eastAsia="Times New Roman"/>
            <w:noProof/>
          </w:rPr>
          <w:pict w14:anchorId="1D7A9B84">
            <v:rect id="_x0000_i1049" alt="P2677#yIS1" style="width:239.6pt;height:.05pt;mso-width-percent:0;mso-height-percent:0;mso-width-percent:0;mso-height-percent:0" o:hrpct="512" o:hralign="center" o:hrstd="t" o:hr="t" fillcolor="#a0a0a0" stroked="f"/>
          </w:pict>
        </w:r>
      </w:ins>
    </w:p>
    <w:p w14:paraId="0FD4ECC9" w14:textId="77777777" w:rsidR="0033544D" w:rsidRPr="00742779" w:rsidRDefault="0033544D" w:rsidP="000E54B1">
      <w:pPr>
        <w:pStyle w:val="Heading2"/>
        <w:rPr>
          <w:rFonts w:eastAsia="Times New Roman"/>
        </w:rPr>
      </w:pPr>
      <w:r w:rsidRPr="00742779">
        <w:rPr>
          <w:rFonts w:eastAsia="Times New Roman"/>
        </w:rPr>
        <w:t>The Market for Corporate Control</w:t>
      </w:r>
    </w:p>
    <w:p w14:paraId="768C9C94" w14:textId="77777777" w:rsidR="0033544D" w:rsidRPr="00742779" w:rsidRDefault="0033544D" w:rsidP="000E54B1">
      <w:pPr>
        <w:pStyle w:val="Heading3"/>
        <w:rPr>
          <w:rFonts w:eastAsia="Times New Roman"/>
        </w:rPr>
      </w:pPr>
      <w:r w:rsidRPr="00742779">
        <w:rPr>
          <w:rFonts w:eastAsia="Times New Roman"/>
        </w:rPr>
        <w:t>The Theory of Takeover Discipline</w:t>
      </w:r>
    </w:p>
    <w:p w14:paraId="0B5FD780" w14:textId="77777777" w:rsidR="0033544D" w:rsidRPr="00742779" w:rsidRDefault="00742779" w:rsidP="000E54B1">
      <w:pPr>
        <w:pPrChange w:id="5255" w:author="Seth Oranburg" w:date="2026-03-07T09:50:00Z" w16du:dateUtc="2026-03-07T14:50:00Z">
          <w:pPr>
            <w:pStyle w:val="NormalWeb"/>
          </w:pPr>
        </w:pPrChange>
      </w:pPr>
      <w:del w:id="5256" w:author="Seth Oranburg" w:date="2026-03-07T09:50:00Z" w16du:dateUtc="2026-03-07T14:50:00Z">
        <w:r w:rsidRPr="00742779">
          <w:rPr>
            <w:rFonts w:ascii="ZWAdobeF" w:hAnsi="ZWAdobeF" w:cs="ZWAdobeF"/>
            <w:sz w:val="2"/>
            <w:szCs w:val="2"/>
          </w:rPr>
          <w:delText>2229B</w:delText>
        </w:r>
        <w:r w:rsidR="0033544D" w:rsidRPr="00742779">
          <w:delText>In</w:delText>
        </w:r>
      </w:del>
      <w:ins w:id="5257" w:author="Seth Oranburg" w:date="2026-03-07T09:50:00Z" w16du:dateUtc="2026-03-07T14:50:00Z">
        <w:r w:rsidR="0033544D" w:rsidRPr="00742779">
          <w:t>In</w:t>
        </w:r>
      </w:ins>
      <w:r w:rsidR="0033544D" w:rsidRPr="00742779">
        <w:t xml:space="preserve"> 1965, Professor Henry Manne published an article that would reshape how lawyers and economists understand corporate governance. Manne argued that a </w:t>
      </w:r>
      <w:r w:rsidR="009F60D1" w:rsidRPr="00742779">
        <w:t>“</w:t>
      </w:r>
      <w:r w:rsidR="0033544D" w:rsidRPr="00742779">
        <w:t>market for corporate control</w:t>
      </w:r>
      <w:r w:rsidR="009F60D1" w:rsidRPr="00742779">
        <w:t>”</w:t>
      </w:r>
      <w:r w:rsidR="0033544D" w:rsidRPr="00742779">
        <w:t xml:space="preserve"> operates alongside the market for goods and services, disciplining managers who fail to maximize shareholder value.</w:t>
      </w:r>
      <w:r w:rsidR="0033544D">
        <w:fldChar w:fldCharType="begin"/>
      </w:r>
      <w:r w:rsidR="0033544D">
        <w:instrText>HYPERLINK \l "fn338-11647" \o "Jump to citation"</w:instrText>
      </w:r>
      <w:r w:rsidR="0033544D">
        <w:fldChar w:fldCharType="separate"/>
      </w:r>
      <w:r w:rsidR="0033544D" w:rsidRPr="00742779">
        <w:rPr>
          <w:rStyle w:val="Hyperlink"/>
          <w:color w:val="auto"/>
          <w:u w:val="none"/>
        </w:rPr>
        <w:t>[338</w:t>
      </w:r>
      <w:r w:rsidR="00FA601A" w:rsidRPr="00742779">
        <w:rPr>
          <w:rStyle w:val="Hyperlink"/>
          <w:color w:val="auto"/>
          <w:u w:val="none"/>
        </w:rPr>
        <w:t>]</w:t>
      </w:r>
      <w:r w:rsidR="0033544D">
        <w:fldChar w:fldCharType="end"/>
      </w:r>
    </w:p>
    <w:p w14:paraId="76DAF508" w14:textId="77777777" w:rsidR="0033544D" w:rsidRPr="00742779" w:rsidRDefault="00742779" w:rsidP="000E54B1">
      <w:del w:id="5258" w:author="Seth Oranburg" w:date="2026-03-07T09:50:00Z" w16du:dateUtc="2026-03-07T14:50:00Z">
        <w:r w:rsidRPr="00742779">
          <w:rPr>
            <w:rFonts w:ascii="ZWAdobeF" w:hAnsi="ZWAdobeF" w:cs="ZWAdobeF"/>
            <w:sz w:val="2"/>
            <w:szCs w:val="2"/>
          </w:rPr>
          <w:delText>2230B</w:delText>
        </w:r>
        <w:r w:rsidR="0033544D" w:rsidRPr="00742779">
          <w:delText>The</w:delText>
        </w:r>
      </w:del>
      <w:ins w:id="5259" w:author="Seth Oranburg" w:date="2026-03-07T09:50:00Z" w16du:dateUtc="2026-03-07T14:50:00Z">
        <w:r w:rsidR="0033544D" w:rsidRPr="00742779">
          <w:t>The</w:t>
        </w:r>
      </w:ins>
      <w:r w:rsidR="0033544D" w:rsidRPr="00742779">
        <w:t xml:space="preserve"> theory proceeds from a simple observation. When a corporation is poorly managed, its stock price falls below its potential value. The gap between actual performance and potential performance represents an opportunity. An outsider can acquire the corporation, replace management, improve operations, and capture the difference between the purchase price (reflecting poor management) and the value that competent management could produce.</w:t>
      </w:r>
    </w:p>
    <w:p w14:paraId="48F72233" w14:textId="77777777" w:rsidR="0033544D" w:rsidRPr="00742779" w:rsidRDefault="00742779" w:rsidP="000E54B1">
      <w:del w:id="5260" w:author="Seth Oranburg" w:date="2026-03-07T09:50:00Z" w16du:dateUtc="2026-03-07T14:50:00Z">
        <w:r w:rsidRPr="00742779">
          <w:rPr>
            <w:rFonts w:ascii="ZWAdobeF" w:hAnsi="ZWAdobeF" w:cs="ZWAdobeF"/>
            <w:sz w:val="2"/>
            <w:szCs w:val="2"/>
          </w:rPr>
          <w:delText>2231B</w:delText>
        </w:r>
        <w:r w:rsidR="0033544D" w:rsidRPr="00742779">
          <w:delText>This</w:delText>
        </w:r>
      </w:del>
      <w:ins w:id="5261" w:author="Seth Oranburg" w:date="2026-03-07T09:50:00Z" w16du:dateUtc="2026-03-07T14:50:00Z">
        <w:r w:rsidR="0033544D" w:rsidRPr="00742779">
          <w:t>This</w:t>
        </w:r>
      </w:ins>
      <w:r w:rsidR="0033544D" w:rsidRPr="00742779">
        <w:t xml:space="preserve"> creates a disciplinary mechanism distinct from the shareholder franchise. Shareholders can, in theory, vote to replace underperforming directors. But shareholder voting suffers from collective action problems. Each individual shareholder bears the full cost of monitoring management but shares the benefits pro rata with all other shareholders. Rational shareholders free-ride on each other</w:t>
      </w:r>
      <w:r w:rsidR="009F60D1" w:rsidRPr="00742779">
        <w:t>’</w:t>
      </w:r>
      <w:r w:rsidR="0033544D" w:rsidRPr="00742779">
        <w:t>s efforts. When everyone free-rides, no one monitors effectively.</w:t>
      </w:r>
    </w:p>
    <w:p w14:paraId="4BE7E6C1" w14:textId="77777777" w:rsidR="0033544D" w:rsidRPr="00742779" w:rsidRDefault="00742779" w:rsidP="000E54B1">
      <w:del w:id="5262" w:author="Seth Oranburg" w:date="2026-03-07T09:50:00Z" w16du:dateUtc="2026-03-07T14:50:00Z">
        <w:r w:rsidRPr="00742779">
          <w:rPr>
            <w:rFonts w:ascii="ZWAdobeF" w:hAnsi="ZWAdobeF" w:cs="ZWAdobeF"/>
            <w:sz w:val="2"/>
            <w:szCs w:val="2"/>
          </w:rPr>
          <w:delText>2232B</w:delText>
        </w:r>
        <w:r w:rsidR="0033544D" w:rsidRPr="00742779">
          <w:delText>The</w:delText>
        </w:r>
      </w:del>
      <w:ins w:id="5263" w:author="Seth Oranburg" w:date="2026-03-07T09:50:00Z" w16du:dateUtc="2026-03-07T14:50:00Z">
        <w:r w:rsidR="0033544D" w:rsidRPr="00742779">
          <w:t>The</w:t>
        </w:r>
      </w:ins>
      <w:r w:rsidR="0033544D" w:rsidRPr="00742779">
        <w:t xml:space="preserve"> market for corporate control solves this problem through concentration of incentives. An acquirer who purchases a controlling stake captures all the gains from improved performance. The acquirer has strong incentives to identify underperforming companies, develop plans for improvement, and execute those plans after gaining control. The takeover threat disciplines managers: perform well or be replaced.</w:t>
      </w:r>
    </w:p>
    <w:p w14:paraId="1A8C46FE" w14:textId="77777777" w:rsidR="0033544D" w:rsidRPr="00742779" w:rsidRDefault="00742779" w:rsidP="000E54B1">
      <w:del w:id="5264" w:author="Seth Oranburg" w:date="2026-03-07T09:50:00Z" w16du:dateUtc="2026-03-07T14:50:00Z">
        <w:r w:rsidRPr="00742779">
          <w:rPr>
            <w:rFonts w:ascii="ZWAdobeF" w:hAnsi="ZWAdobeF" w:cs="ZWAdobeF"/>
            <w:sz w:val="2"/>
            <w:szCs w:val="2"/>
          </w:rPr>
          <w:delText>2233B</w:delText>
        </w:r>
        <w:r w:rsidR="0033544D" w:rsidRPr="00742779">
          <w:delText>This</w:delText>
        </w:r>
      </w:del>
      <w:ins w:id="5265" w:author="Seth Oranburg" w:date="2026-03-07T09:50:00Z" w16du:dateUtc="2026-03-07T14:50:00Z">
        <w:r w:rsidR="0033544D" w:rsidRPr="00742779">
          <w:t>This</w:t>
        </w:r>
      </w:ins>
      <w:r w:rsidR="0033544D" w:rsidRPr="00742779">
        <w:t xml:space="preserve"> discipline operates even when no takeover occurs. Managers who understand that poor performance invites acquisition attempts have incentives </w:t>
      </w:r>
      <w:r w:rsidR="0033544D" w:rsidRPr="00742779">
        <w:lastRenderedPageBreak/>
        <w:t>to perform well preemptively. The threat of takeover is a substitute for effective shareholder monitoring.</w:t>
      </w:r>
    </w:p>
    <w:p w14:paraId="128C3FB0" w14:textId="77777777" w:rsidR="0033544D" w:rsidRPr="00742779" w:rsidRDefault="0033544D" w:rsidP="000E54B1">
      <w:pPr>
        <w:pStyle w:val="Heading3"/>
        <w:rPr>
          <w:rFonts w:eastAsia="Times New Roman"/>
        </w:rPr>
      </w:pPr>
      <w:r w:rsidRPr="00742779">
        <w:rPr>
          <w:rFonts w:eastAsia="Times New Roman"/>
        </w:rPr>
        <w:t>Sources of Acquisition Value</w:t>
      </w:r>
    </w:p>
    <w:p w14:paraId="29740C5E" w14:textId="77777777" w:rsidR="0033544D" w:rsidRPr="00742779" w:rsidRDefault="00742779" w:rsidP="000E54B1">
      <w:del w:id="5266" w:author="Seth Oranburg" w:date="2026-03-07T09:50:00Z" w16du:dateUtc="2026-03-07T14:50:00Z">
        <w:r w:rsidRPr="00742779">
          <w:rPr>
            <w:rFonts w:ascii="ZWAdobeF" w:hAnsi="ZWAdobeF" w:cs="ZWAdobeF"/>
            <w:sz w:val="2"/>
            <w:szCs w:val="2"/>
          </w:rPr>
          <w:delText>2234B</w:delText>
        </w:r>
        <w:r w:rsidR="0033544D" w:rsidRPr="00742779">
          <w:delText>Acquisitions</w:delText>
        </w:r>
      </w:del>
      <w:ins w:id="5267" w:author="Seth Oranburg" w:date="2026-03-07T09:50:00Z" w16du:dateUtc="2026-03-07T14:50:00Z">
        <w:r w:rsidR="0033544D" w:rsidRPr="00742779">
          <w:t>Acquisitions</w:t>
        </w:r>
      </w:ins>
      <w:r w:rsidR="0033544D" w:rsidRPr="00742779">
        <w:t xml:space="preserve"> can create value through multiple mechanisms, and understanding these sources illuminates when takeover resistance might be legitimate and when it serves only entrenchment.</w:t>
      </w:r>
    </w:p>
    <w:p w14:paraId="640B4C49" w14:textId="77777777" w:rsidR="0033544D" w:rsidRPr="00742779" w:rsidRDefault="00742779" w:rsidP="000E54B1">
      <w:del w:id="5268" w:author="Seth Oranburg" w:date="2026-03-07T09:50:00Z" w16du:dateUtc="2026-03-07T14:50:00Z">
        <w:r w:rsidRPr="00742779">
          <w:rPr>
            <w:rFonts w:ascii="ZWAdobeF" w:hAnsi="ZWAdobeF" w:cs="ZWAdobeF"/>
            <w:sz w:val="2"/>
            <w:szCs w:val="2"/>
          </w:rPr>
          <w:delText>2235B</w:delText>
        </w:r>
        <w:r w:rsidR="0033544D" w:rsidRPr="00742779">
          <w:delText>Synergies</w:delText>
        </w:r>
      </w:del>
      <w:ins w:id="5269" w:author="Seth Oranburg" w:date="2026-03-07T09:50:00Z" w16du:dateUtc="2026-03-07T14:50:00Z">
        <w:r w:rsidR="0033544D" w:rsidRPr="00742779">
          <w:t>Synergies</w:t>
        </w:r>
      </w:ins>
      <w:r w:rsidR="0033544D" w:rsidRPr="00742779">
        <w:t xml:space="preserve"> represent perhaps the most commonly cited source of acquisition value. When two corporations combine, they may achieve economies of scale or scope unavailable to either alone. A horizontal merger of competitors may reduce duplicative facilities, consolidate purchasing power, and spread fixed costs over greater production volume. A vertical merger may eliminate transaction costs between supply chain participants. A conglomerate merger may allow more efficient allocation of capital across business units.</w:t>
      </w:r>
    </w:p>
    <w:p w14:paraId="207A7A11" w14:textId="77777777" w:rsidR="0033544D" w:rsidRPr="00742779" w:rsidRDefault="00742779" w:rsidP="000E54B1">
      <w:del w:id="5270" w:author="Seth Oranburg" w:date="2026-03-07T09:50:00Z" w16du:dateUtc="2026-03-07T14:50:00Z">
        <w:r w:rsidRPr="00742779">
          <w:rPr>
            <w:rFonts w:ascii="ZWAdobeF" w:hAnsi="ZWAdobeF" w:cs="ZWAdobeF"/>
            <w:sz w:val="2"/>
            <w:szCs w:val="2"/>
          </w:rPr>
          <w:delText>2236B</w:delText>
        </w:r>
        <w:r w:rsidR="0033544D" w:rsidRPr="00742779">
          <w:delText>Operating</w:delText>
        </w:r>
      </w:del>
      <w:ins w:id="5271" w:author="Seth Oranburg" w:date="2026-03-07T09:50:00Z" w16du:dateUtc="2026-03-07T14:50:00Z">
        <w:r w:rsidR="0033544D" w:rsidRPr="00742779">
          <w:t>Operating</w:t>
        </w:r>
      </w:ins>
      <w:r w:rsidR="0033544D" w:rsidRPr="00742779">
        <w:t xml:space="preserve"> improvements represent a second source. The acquiring firm may have superior management capabilities that, when applied to the target</w:t>
      </w:r>
      <w:r w:rsidR="009F60D1" w:rsidRPr="00742779">
        <w:t>’</w:t>
      </w:r>
      <w:r w:rsidR="0033544D" w:rsidRPr="00742779">
        <w:t>s operations, increase productivity. The acquirer may implement better systems, more efficient processes, or more effective incentive structures. This is the classic disciplinary acquisition: the target has been run poorly, and the acquirer believes it can do better.</w:t>
      </w:r>
    </w:p>
    <w:p w14:paraId="15A9A715" w14:textId="77777777" w:rsidR="0033544D" w:rsidRPr="00742779" w:rsidRDefault="00742779" w:rsidP="000E54B1">
      <w:del w:id="5272" w:author="Seth Oranburg" w:date="2026-03-07T09:50:00Z" w16du:dateUtc="2026-03-07T14:50:00Z">
        <w:r w:rsidRPr="00742779">
          <w:rPr>
            <w:rFonts w:ascii="ZWAdobeF" w:hAnsi="ZWAdobeF" w:cs="ZWAdobeF"/>
            <w:sz w:val="2"/>
            <w:szCs w:val="2"/>
          </w:rPr>
          <w:delText>2237B</w:delText>
        </w:r>
        <w:r w:rsidR="0033544D" w:rsidRPr="00742779">
          <w:delText>Financial</w:delText>
        </w:r>
      </w:del>
      <w:ins w:id="5273" w:author="Seth Oranburg" w:date="2026-03-07T09:50:00Z" w16du:dateUtc="2026-03-07T14:50:00Z">
        <w:r w:rsidR="0033544D" w:rsidRPr="00742779">
          <w:t>Financial</w:t>
        </w:r>
      </w:ins>
      <w:r w:rsidR="0033544D" w:rsidRPr="00742779">
        <w:t xml:space="preserve"> restructuring offers another value source. The target may have an inefficient capital structure: too little debt relative to equity, resulting in excess cash that management might waste on negative-NPV projects. An acquirer can load the target with debt, forcing disciplined cash management. Interest payments on debt, unlike dividends on equity, are not discretionary. This is the leveraged buyout theory: debt disciplines management.</w:t>
      </w:r>
    </w:p>
    <w:p w14:paraId="287BA05B" w14:textId="77777777" w:rsidR="0033544D" w:rsidRPr="00742779" w:rsidRDefault="00742779" w:rsidP="000E54B1">
      <w:del w:id="5274" w:author="Seth Oranburg" w:date="2026-03-07T09:50:00Z" w16du:dateUtc="2026-03-07T14:50:00Z">
        <w:r w:rsidRPr="00742779">
          <w:rPr>
            <w:rFonts w:ascii="ZWAdobeF" w:hAnsi="ZWAdobeF" w:cs="ZWAdobeF"/>
            <w:sz w:val="2"/>
            <w:szCs w:val="2"/>
          </w:rPr>
          <w:delText>2238B</w:delText>
        </w:r>
        <w:r w:rsidR="0033544D" w:rsidRPr="00742779">
          <w:delText>Asset</w:delText>
        </w:r>
      </w:del>
      <w:ins w:id="5275" w:author="Seth Oranburg" w:date="2026-03-07T09:50:00Z" w16du:dateUtc="2026-03-07T14:50:00Z">
        <w:r w:rsidR="0033544D" w:rsidRPr="00742779">
          <w:t>Asset</w:t>
        </w:r>
      </w:ins>
      <w:r w:rsidR="0033544D" w:rsidRPr="00742779">
        <w:t xml:space="preserve"> redeployment reflects the possibility that the target</w:t>
      </w:r>
      <w:r w:rsidR="009F60D1" w:rsidRPr="00742779">
        <w:t>’</w:t>
      </w:r>
      <w:r w:rsidR="0033544D" w:rsidRPr="00742779">
        <w:t>s assets are worth more in a different configuration. A corporate raider might acquire a conglomerate and sell its divisions separately to buyers who value them more highly. The breakup value exceeds the value of the combination, indicating that the conglomerate form was destroying value.</w:t>
      </w:r>
    </w:p>
    <w:p w14:paraId="29C380BA" w14:textId="77777777" w:rsidR="0033544D" w:rsidRPr="00742779" w:rsidRDefault="00742779" w:rsidP="000E54B1">
      <w:del w:id="5276" w:author="Seth Oranburg" w:date="2026-03-07T09:50:00Z" w16du:dateUtc="2026-03-07T14:50:00Z">
        <w:r w:rsidRPr="00742779">
          <w:rPr>
            <w:rFonts w:ascii="ZWAdobeF" w:hAnsi="ZWAdobeF" w:cs="ZWAdobeF"/>
            <w:sz w:val="2"/>
            <w:szCs w:val="2"/>
          </w:rPr>
          <w:delText>2239B</w:delText>
        </w:r>
        <w:r w:rsidR="0033544D" w:rsidRPr="00742779">
          <w:delText>Finally</w:delText>
        </w:r>
      </w:del>
      <w:ins w:id="5277" w:author="Seth Oranburg" w:date="2026-03-07T09:50:00Z" w16du:dateUtc="2026-03-07T14:50:00Z">
        <w:r w:rsidR="0033544D" w:rsidRPr="00742779">
          <w:t>Finally</w:t>
        </w:r>
      </w:ins>
      <w:r w:rsidR="0033544D" w:rsidRPr="00742779">
        <w:t>, some acquisitions transfer value rather than create it. An acquirer with market power might eliminate a competitor to raise prices, benefiting the combined entity but harming consumers and overall welfare. The antitrust laws address such acquisitions, but their existence complicates the normative assessment of takeovers.</w:t>
      </w:r>
    </w:p>
    <w:p w14:paraId="4C2E25DA" w14:textId="77777777" w:rsidR="0033544D" w:rsidRPr="00742779" w:rsidRDefault="0033544D" w:rsidP="000E54B1">
      <w:pPr>
        <w:pStyle w:val="Heading3"/>
        <w:rPr>
          <w:rFonts w:eastAsia="Times New Roman"/>
        </w:rPr>
      </w:pPr>
      <w:r w:rsidRPr="00742779">
        <w:rPr>
          <w:rFonts w:eastAsia="Times New Roman"/>
        </w:rPr>
        <w:lastRenderedPageBreak/>
        <w:t>The Free-Rider Problem in Tender Offers</w:t>
      </w:r>
    </w:p>
    <w:p w14:paraId="216F0493" w14:textId="77777777" w:rsidR="0033544D" w:rsidRPr="00742779" w:rsidRDefault="00742779" w:rsidP="000E54B1">
      <w:del w:id="5278" w:author="Seth Oranburg" w:date="2026-03-07T09:50:00Z" w16du:dateUtc="2026-03-07T14:50:00Z">
        <w:r w:rsidRPr="00742779">
          <w:rPr>
            <w:rFonts w:ascii="ZWAdobeF" w:hAnsi="ZWAdobeF" w:cs="ZWAdobeF"/>
            <w:sz w:val="2"/>
            <w:szCs w:val="2"/>
          </w:rPr>
          <w:delText>2240B</w:delText>
        </w:r>
        <w:r w:rsidR="0033544D" w:rsidRPr="00742779">
          <w:delText>Tender</w:delText>
        </w:r>
      </w:del>
      <w:ins w:id="5279" w:author="Seth Oranburg" w:date="2026-03-07T09:50:00Z" w16du:dateUtc="2026-03-07T14:50:00Z">
        <w:r w:rsidR="0033544D" w:rsidRPr="00742779">
          <w:t>Tender</w:t>
        </w:r>
      </w:ins>
      <w:r w:rsidR="0033544D" w:rsidRPr="00742779">
        <w:t xml:space="preserve"> offers, the mechanism by which hostile acquirers bypass incumbent boards and appeal directly to shareholders, face a paradox that economic theory struggled to resolve.</w:t>
      </w:r>
    </w:p>
    <w:p w14:paraId="3B0F2FDA" w14:textId="77777777" w:rsidR="0033544D" w:rsidRPr="00742779" w:rsidRDefault="00742779" w:rsidP="000E54B1">
      <w:del w:id="5280" w:author="Seth Oranburg" w:date="2026-03-07T09:50:00Z" w16du:dateUtc="2026-03-07T14:50:00Z">
        <w:r w:rsidRPr="00742779">
          <w:rPr>
            <w:rFonts w:ascii="ZWAdobeF" w:hAnsi="ZWAdobeF" w:cs="ZWAdobeF"/>
            <w:sz w:val="2"/>
            <w:szCs w:val="2"/>
          </w:rPr>
          <w:delText>2241B</w:delText>
        </w:r>
        <w:r w:rsidR="0033544D" w:rsidRPr="00742779">
          <w:delText>Suppose</w:delText>
        </w:r>
      </w:del>
      <w:ins w:id="5281" w:author="Seth Oranburg" w:date="2026-03-07T09:50:00Z" w16du:dateUtc="2026-03-07T14:50:00Z">
        <w:r w:rsidR="0033544D" w:rsidRPr="00742779">
          <w:t>Suppose</w:t>
        </w:r>
      </w:ins>
      <w:r w:rsidR="0033544D" w:rsidRPr="00742779">
        <w:t xml:space="preserve"> an acquirer offers $50 per share for a corporation currently trading at $40. Each shareholder would benefit by tendering: $50 exceeds $40. But each shareholder might reason differently. If the acquirer succeeds, it will improve the corporation</w:t>
      </w:r>
      <w:r w:rsidR="009F60D1" w:rsidRPr="00742779">
        <w:t>’</w:t>
      </w:r>
      <w:r w:rsidR="0033544D" w:rsidRPr="00742779">
        <w:t>s operations, raising the value to $60 per share. A shareholder who does not tender will own stock worth $60. A shareholder who tenders receives only $50.</w:t>
      </w:r>
    </w:p>
    <w:p w14:paraId="50AB9DBA" w14:textId="77777777" w:rsidR="0033544D" w:rsidRPr="00742779" w:rsidRDefault="00742779" w:rsidP="000E54B1">
      <w:del w:id="5282" w:author="Seth Oranburg" w:date="2026-03-07T09:50:00Z" w16du:dateUtc="2026-03-07T14:50:00Z">
        <w:r w:rsidRPr="00742779">
          <w:rPr>
            <w:rFonts w:ascii="ZWAdobeF" w:hAnsi="ZWAdobeF" w:cs="ZWAdobeF"/>
            <w:sz w:val="2"/>
            <w:szCs w:val="2"/>
          </w:rPr>
          <w:delText>2242B</w:delText>
        </w:r>
        <w:r w:rsidR="0033544D" w:rsidRPr="00742779">
          <w:delText>If</w:delText>
        </w:r>
      </w:del>
      <w:ins w:id="5283" w:author="Seth Oranburg" w:date="2026-03-07T09:50:00Z" w16du:dateUtc="2026-03-07T14:50:00Z">
        <w:r w:rsidR="0033544D" w:rsidRPr="00742779">
          <w:t>If</w:t>
        </w:r>
      </w:ins>
      <w:r w:rsidR="0033544D" w:rsidRPr="00742779">
        <w:t xml:space="preserve"> every shareholder reasons this way, no one tenders, and the acquisition fails. But if the acquisition fails, the corporation continues under its current management at $40 per share. Each shareholder would have been better off tendering.</w:t>
      </w:r>
    </w:p>
    <w:p w14:paraId="62CED91C" w14:textId="77777777" w:rsidR="0033544D" w:rsidRPr="00742779" w:rsidRDefault="00742779" w:rsidP="000E54B1">
      <w:del w:id="5284" w:author="Seth Oranburg" w:date="2026-03-07T09:50:00Z" w16du:dateUtc="2026-03-07T14:50:00Z">
        <w:r w:rsidRPr="00742779">
          <w:rPr>
            <w:rFonts w:ascii="ZWAdobeF" w:hAnsi="ZWAdobeF" w:cs="ZWAdobeF"/>
            <w:sz w:val="2"/>
            <w:szCs w:val="2"/>
          </w:rPr>
          <w:delText>2243B</w:delText>
        </w:r>
        <w:r w:rsidR="0033544D" w:rsidRPr="00742779">
          <w:delText>The</w:delText>
        </w:r>
      </w:del>
      <w:ins w:id="5285" w:author="Seth Oranburg" w:date="2026-03-07T09:50:00Z" w16du:dateUtc="2026-03-07T14:50:00Z">
        <w:r w:rsidR="0033544D" w:rsidRPr="00742779">
          <w:t>The</w:t>
        </w:r>
      </w:ins>
      <w:r w:rsidR="0033544D" w:rsidRPr="00742779">
        <w:t xml:space="preserve"> free-rider problem creates a collective action failure. Individually rational decisions to hold out produce a collectively irrational outcome: the value-creating acquisition never occurs.</w:t>
      </w:r>
    </w:p>
    <w:p w14:paraId="346C00A2" w14:textId="77777777" w:rsidR="0033544D" w:rsidRPr="00742779" w:rsidRDefault="00742779" w:rsidP="000E54B1">
      <w:del w:id="5286" w:author="Seth Oranburg" w:date="2026-03-07T09:50:00Z" w16du:dateUtc="2026-03-07T14:50:00Z">
        <w:r w:rsidRPr="00742779">
          <w:rPr>
            <w:rFonts w:ascii="ZWAdobeF" w:hAnsi="ZWAdobeF" w:cs="ZWAdobeF"/>
            <w:sz w:val="2"/>
            <w:szCs w:val="2"/>
          </w:rPr>
          <w:delText>2244B</w:delText>
        </w:r>
        <w:r w:rsidR="0033544D" w:rsidRPr="00742779">
          <w:delText>Acquirers</w:delText>
        </w:r>
      </w:del>
      <w:ins w:id="5287" w:author="Seth Oranburg" w:date="2026-03-07T09:50:00Z" w16du:dateUtc="2026-03-07T14:50:00Z">
        <w:r w:rsidR="0033544D" w:rsidRPr="00742779">
          <w:t>Acquirers</w:t>
        </w:r>
      </w:ins>
      <w:r w:rsidR="0033544D" w:rsidRPr="00742779">
        <w:t xml:space="preserve"> developed a partial solution through two-tier tender offers. The acquirer offers a premium price (say, $50) for sufficient shares to gain control (say, 51%). For the remaining shares, the acquirer offers less favorable terms: perhaps $45 in debt securities, or the right to be squeezed out in a back-end merger at $45.</w:t>
      </w:r>
    </w:p>
    <w:p w14:paraId="2E610B30" w14:textId="77777777" w:rsidR="0033544D" w:rsidRPr="00742779" w:rsidRDefault="00742779" w:rsidP="000E54B1">
      <w:del w:id="5288" w:author="Seth Oranburg" w:date="2026-03-07T09:50:00Z" w16du:dateUtc="2026-03-07T14:50:00Z">
        <w:r w:rsidRPr="00742779">
          <w:rPr>
            <w:rFonts w:ascii="ZWAdobeF" w:hAnsi="ZWAdobeF" w:cs="ZWAdobeF"/>
            <w:sz w:val="2"/>
            <w:szCs w:val="2"/>
          </w:rPr>
          <w:delText>2245B</w:delText>
        </w:r>
        <w:r w:rsidR="0033544D" w:rsidRPr="00742779">
          <w:delText>The</w:delText>
        </w:r>
      </w:del>
      <w:ins w:id="5289" w:author="Seth Oranburg" w:date="2026-03-07T09:50:00Z" w16du:dateUtc="2026-03-07T14:50:00Z">
        <w:r w:rsidR="0033544D" w:rsidRPr="00742779">
          <w:t>The</w:t>
        </w:r>
      </w:ins>
      <w:r w:rsidR="0033544D" w:rsidRPr="00742779">
        <w:t xml:space="preserve"> two-tier structure changes shareholder incentives. If a shareholder believes the tender offer will succeed, the shareholder does better by tendering into the front end ($50) than by holding and receiving the back end ($45). This creates an incentive to tender rather than hold out.</w:t>
      </w:r>
    </w:p>
    <w:p w14:paraId="5BF6FD16" w14:textId="77777777" w:rsidR="0033544D" w:rsidRPr="00742779" w:rsidRDefault="00742779" w:rsidP="000E54B1">
      <w:del w:id="5290" w:author="Seth Oranburg" w:date="2026-03-07T09:50:00Z" w16du:dateUtc="2026-03-07T14:50:00Z">
        <w:r w:rsidRPr="00742779">
          <w:rPr>
            <w:rFonts w:ascii="ZWAdobeF" w:hAnsi="ZWAdobeF" w:cs="ZWAdobeF"/>
            <w:sz w:val="2"/>
            <w:szCs w:val="2"/>
          </w:rPr>
          <w:delText>2246B</w:delText>
        </w:r>
        <w:r w:rsidR="0033544D" w:rsidRPr="00742779">
          <w:delText>But</w:delText>
        </w:r>
      </w:del>
      <w:ins w:id="5291" w:author="Seth Oranburg" w:date="2026-03-07T09:50:00Z" w16du:dateUtc="2026-03-07T14:50:00Z">
        <w:r w:rsidR="0033544D" w:rsidRPr="00742779">
          <w:t>But</w:t>
        </w:r>
      </w:ins>
      <w:r w:rsidR="0033544D" w:rsidRPr="00742779">
        <w:t xml:space="preserve"> two-tier offers create their own problems. They are coercive in a meaningful sense. Shareholders tender not because they affirmatively prefer $50 to their current shares, but because they fear receiving only $45 if they hold. A shareholder who values the shares at $48 will tender: better $50 than $45. But this shareholder would have preferred to keep shares valued at $48 over selling at $50. The two-tier structure forces tendering by shareholders who would not otherwise sell.</w:t>
      </w:r>
    </w:p>
    <w:p w14:paraId="2D582E3A" w14:textId="77777777" w:rsidR="0033544D" w:rsidRPr="00742779" w:rsidRDefault="00742779" w:rsidP="000E54B1">
      <w:del w:id="5292" w:author="Seth Oranburg" w:date="2026-03-07T09:50:00Z" w16du:dateUtc="2026-03-07T14:50:00Z">
        <w:r w:rsidRPr="00742779">
          <w:rPr>
            <w:rFonts w:ascii="ZWAdobeF" w:hAnsi="ZWAdobeF" w:cs="ZWAdobeF"/>
            <w:sz w:val="2"/>
            <w:szCs w:val="2"/>
          </w:rPr>
          <w:delText>2247B</w:delText>
        </w:r>
        <w:r w:rsidR="0033544D" w:rsidRPr="00742779">
          <w:delText>The</w:delText>
        </w:r>
      </w:del>
      <w:ins w:id="5293" w:author="Seth Oranburg" w:date="2026-03-07T09:50:00Z" w16du:dateUtc="2026-03-07T14:50:00Z">
        <w:r w:rsidR="0033544D" w:rsidRPr="00742779">
          <w:t>The</w:t>
        </w:r>
      </w:ins>
      <w:r w:rsidR="0033544D" w:rsidRPr="00742779">
        <w:t xml:space="preserve"> coercive potential of two-tier offers became central to the development of defensive measure doctrine.</w:t>
      </w:r>
    </w:p>
    <w:p w14:paraId="2AF23CDD" w14:textId="77777777" w:rsidR="0033544D" w:rsidRPr="00742779" w:rsidRDefault="0033544D" w:rsidP="000E54B1">
      <w:pPr>
        <w:pStyle w:val="Heading3"/>
        <w:rPr>
          <w:rFonts w:eastAsia="Times New Roman"/>
        </w:rPr>
      </w:pPr>
      <w:r w:rsidRPr="00742779">
        <w:rPr>
          <w:rFonts w:eastAsia="Times New Roman"/>
        </w:rPr>
        <w:lastRenderedPageBreak/>
        <w:t>The Management Resistance Problem</w:t>
      </w:r>
    </w:p>
    <w:p w14:paraId="2A15C34D" w14:textId="77777777" w:rsidR="0033544D" w:rsidRPr="00742779" w:rsidRDefault="00742779" w:rsidP="000E54B1">
      <w:del w:id="5294" w:author="Seth Oranburg" w:date="2026-03-07T09:50:00Z" w16du:dateUtc="2026-03-07T14:50:00Z">
        <w:r w:rsidRPr="00742779">
          <w:rPr>
            <w:rFonts w:ascii="ZWAdobeF" w:hAnsi="ZWAdobeF" w:cs="ZWAdobeF"/>
            <w:sz w:val="2"/>
            <w:szCs w:val="2"/>
          </w:rPr>
          <w:delText>2248B</w:delText>
        </w:r>
        <w:r w:rsidR="0033544D" w:rsidRPr="00742779">
          <w:delText>The</w:delText>
        </w:r>
      </w:del>
      <w:ins w:id="5295" w:author="Seth Oranburg" w:date="2026-03-07T09:50:00Z" w16du:dateUtc="2026-03-07T14:50:00Z">
        <w:r w:rsidR="0033544D" w:rsidRPr="00742779">
          <w:t>The</w:t>
        </w:r>
      </w:ins>
      <w:r w:rsidR="0033544D" w:rsidRPr="00742779">
        <w:t xml:space="preserve"> market for corporate control assumes that acquirers can in fact acquire poorly managed companies. But target management may resist. And management resistance presents the analytical problem at the heart of this chapter.</w:t>
      </w:r>
    </w:p>
    <w:p w14:paraId="1FF232B9" w14:textId="77777777" w:rsidR="0033544D" w:rsidRPr="00742779" w:rsidRDefault="00742779" w:rsidP="000E54B1">
      <w:del w:id="5296" w:author="Seth Oranburg" w:date="2026-03-07T09:50:00Z" w16du:dateUtc="2026-03-07T14:50:00Z">
        <w:r w:rsidRPr="00742779">
          <w:rPr>
            <w:rFonts w:ascii="ZWAdobeF" w:hAnsi="ZWAdobeF" w:cs="ZWAdobeF"/>
            <w:sz w:val="2"/>
            <w:szCs w:val="2"/>
          </w:rPr>
          <w:delText>2249B</w:delText>
        </w:r>
        <w:r w:rsidR="0033544D" w:rsidRPr="00742779">
          <w:delText>Some</w:delText>
        </w:r>
      </w:del>
      <w:ins w:id="5297" w:author="Seth Oranburg" w:date="2026-03-07T09:50:00Z" w16du:dateUtc="2026-03-07T14:50:00Z">
        <w:r w:rsidR="0033544D" w:rsidRPr="00742779">
          <w:t>Some</w:t>
        </w:r>
      </w:ins>
      <w:r w:rsidR="0033544D" w:rsidRPr="00742779">
        <w:t xml:space="preserve"> resistance is clearly illegitimate. Directors who resist a premium offer solely to preserve their salaries, perks, and power are breaching their fiduciary duties. They are sacrificing shareholder wealth to protect their own positions. This is the </w:t>
      </w:r>
      <w:r w:rsidR="009F60D1" w:rsidRPr="00742779">
        <w:t>“</w:t>
      </w:r>
      <w:r w:rsidR="0033544D" w:rsidRPr="00742779">
        <w:t>entrenchment</w:t>
      </w:r>
      <w:r w:rsidR="009F60D1" w:rsidRPr="00742779">
        <w:t>”</w:t>
      </w:r>
      <w:r w:rsidR="0033544D" w:rsidRPr="00742779">
        <w:t xml:space="preserve"> concern that pervades takeover jurisprudence.</w:t>
      </w:r>
    </w:p>
    <w:p w14:paraId="29909D34" w14:textId="77777777" w:rsidR="0033544D" w:rsidRPr="00742779" w:rsidRDefault="00742779" w:rsidP="000E54B1">
      <w:del w:id="5298" w:author="Seth Oranburg" w:date="2026-03-07T09:50:00Z" w16du:dateUtc="2026-03-07T14:50:00Z">
        <w:r w:rsidRPr="00742779">
          <w:rPr>
            <w:rFonts w:ascii="ZWAdobeF" w:hAnsi="ZWAdobeF" w:cs="ZWAdobeF"/>
            <w:sz w:val="2"/>
            <w:szCs w:val="2"/>
          </w:rPr>
          <w:delText>2250B</w:delText>
        </w:r>
        <w:r w:rsidR="0033544D" w:rsidRPr="00742779">
          <w:delText>But</w:delText>
        </w:r>
      </w:del>
      <w:ins w:id="5299" w:author="Seth Oranburg" w:date="2026-03-07T09:50:00Z" w16du:dateUtc="2026-03-07T14:50:00Z">
        <w:r w:rsidR="0033544D" w:rsidRPr="00742779">
          <w:t>But</w:t>
        </w:r>
      </w:ins>
      <w:r w:rsidR="0033544D" w:rsidRPr="00742779">
        <w:t xml:space="preserve"> some resistance may be legitimate. Directors might genuinely believe the offer undervalues the corporation. They might have information about future prospects that the market does not have. They might believe that the acquirer</w:t>
      </w:r>
      <w:r w:rsidR="009F60D1" w:rsidRPr="00742779">
        <w:t>’</w:t>
      </w:r>
      <w:r w:rsidR="0033544D" w:rsidRPr="00742779">
        <w:t>s plans would destroy value rather than create it. In such cases, resistance protects shareholders from making a mistake.</w:t>
      </w:r>
    </w:p>
    <w:p w14:paraId="2BEB9DFF" w14:textId="77777777" w:rsidR="0033544D" w:rsidRPr="00742779" w:rsidRDefault="00742779" w:rsidP="000E54B1">
      <w:del w:id="5300" w:author="Seth Oranburg" w:date="2026-03-07T09:50:00Z" w16du:dateUtc="2026-03-07T14:50:00Z">
        <w:r w:rsidRPr="00742779">
          <w:rPr>
            <w:rFonts w:ascii="ZWAdobeF" w:hAnsi="ZWAdobeF" w:cs="ZWAdobeF"/>
            <w:sz w:val="2"/>
            <w:szCs w:val="2"/>
          </w:rPr>
          <w:delText>2251B</w:delText>
        </w:r>
        <w:r w:rsidR="0033544D" w:rsidRPr="00742779">
          <w:delText>The</w:delText>
        </w:r>
      </w:del>
      <w:ins w:id="5301" w:author="Seth Oranburg" w:date="2026-03-07T09:50:00Z" w16du:dateUtc="2026-03-07T14:50:00Z">
        <w:r w:rsidR="0033544D" w:rsidRPr="00742779">
          <w:t>The</w:t>
        </w:r>
      </w:ins>
      <w:r w:rsidR="0033544D" w:rsidRPr="00742779">
        <w:t xml:space="preserve"> difficulty is distinguishing legitimate from illegitimate resistance. Directors always claim the former. They assert that any offer is inadequate, that the corporation is worth more as an independent enterprise, that they are protecting shareholder value by refusing to negotiate. These claims might be true. Or they might be pretextual cover for entrenchment.</w:t>
      </w:r>
    </w:p>
    <w:p w14:paraId="09190BC4" w14:textId="77777777" w:rsidR="0033544D" w:rsidRPr="00742779" w:rsidRDefault="00742779" w:rsidP="000E54B1">
      <w:del w:id="5302" w:author="Seth Oranburg" w:date="2026-03-07T09:50:00Z" w16du:dateUtc="2026-03-07T14:50:00Z">
        <w:r w:rsidRPr="00742779">
          <w:rPr>
            <w:rFonts w:ascii="ZWAdobeF" w:hAnsi="ZWAdobeF" w:cs="ZWAdobeF"/>
            <w:sz w:val="2"/>
            <w:szCs w:val="2"/>
          </w:rPr>
          <w:delText>2252B</w:delText>
        </w:r>
        <w:r w:rsidR="0033544D" w:rsidRPr="00742779">
          <w:delText>Courts</w:delText>
        </w:r>
      </w:del>
      <w:ins w:id="5303" w:author="Seth Oranburg" w:date="2026-03-07T09:50:00Z" w16du:dateUtc="2026-03-07T14:50:00Z">
        <w:r w:rsidR="0033544D" w:rsidRPr="00742779">
          <w:t>Courts</w:t>
        </w:r>
      </w:ins>
      <w:r w:rsidR="0033544D" w:rsidRPr="00742779">
        <w:t xml:space="preserve"> reviewing defensive measures face an epistemic problem. They lack business expertise to evaluate whether a corporation is truly worth more than an acquirer offers. They cannot know whether directors genuinely believe their stated justifications or merely invoke them to preserve their positions. And the directors themselves may not fully understand their own motivations; the desire to remain employed and the belief that one</w:t>
      </w:r>
      <w:r w:rsidR="009F60D1" w:rsidRPr="00742779">
        <w:t>’</w:t>
      </w:r>
      <w:r w:rsidR="0033544D" w:rsidRPr="00742779">
        <w:t>s continued employment benefits the corporation are easily confused.</w:t>
      </w:r>
    </w:p>
    <w:p w14:paraId="20E526A9" w14:textId="77777777" w:rsidR="0033544D" w:rsidRPr="00742779" w:rsidRDefault="00742779" w:rsidP="000E54B1">
      <w:pPr>
        <w:pPrChange w:id="5304" w:author="Seth Oranburg" w:date="2026-03-07T09:50:00Z" w16du:dateUtc="2026-03-07T14:50:00Z">
          <w:pPr>
            <w:pStyle w:val="NormalWeb"/>
          </w:pPr>
        </w:pPrChange>
      </w:pPr>
      <w:del w:id="5305" w:author="Seth Oranburg" w:date="2026-03-07T09:50:00Z" w16du:dateUtc="2026-03-07T14:50:00Z">
        <w:r w:rsidRPr="00742779">
          <w:rPr>
            <w:rFonts w:ascii="ZWAdobeF" w:hAnsi="ZWAdobeF" w:cs="ZWAdobeF"/>
            <w:sz w:val="2"/>
            <w:szCs w:val="2"/>
          </w:rPr>
          <w:delText>2253B</w:delText>
        </w:r>
        <w:r w:rsidR="0033544D" w:rsidRPr="00742779">
          <w:delText>The</w:delText>
        </w:r>
      </w:del>
      <w:ins w:id="5306" w:author="Seth Oranburg" w:date="2026-03-07T09:50:00Z" w16du:dateUtc="2026-03-07T14:50:00Z">
        <w:r w:rsidR="0033544D" w:rsidRPr="00742779">
          <w:t>The</w:t>
        </w:r>
      </w:ins>
      <w:r w:rsidR="0033544D" w:rsidRPr="00742779">
        <w:t xml:space="preserve"> question of who should resolve this uncertainty, board or shareholders, is the central normative dispute in takeover law. Those who emphasize board expertise and the risks of shareholder error advocate deference to director judgment.</w:t>
      </w:r>
      <w:r w:rsidR="0033544D">
        <w:fldChar w:fldCharType="begin"/>
      </w:r>
      <w:r w:rsidR="0033544D">
        <w:instrText>HYPERLINK \l "fn339-11647" \o "Jump to citation"</w:instrText>
      </w:r>
      <w:r w:rsidR="0033544D">
        <w:fldChar w:fldCharType="separate"/>
      </w:r>
      <w:r w:rsidR="0033544D" w:rsidRPr="00742779">
        <w:rPr>
          <w:rStyle w:val="Hyperlink"/>
          <w:color w:val="auto"/>
          <w:u w:val="none"/>
        </w:rPr>
        <w:t>[339</w:t>
      </w:r>
      <w:r w:rsidR="00FA601A" w:rsidRPr="00742779">
        <w:rPr>
          <w:rStyle w:val="Hyperlink"/>
          <w:color w:val="auto"/>
          <w:u w:val="none"/>
        </w:rPr>
        <w:t>]</w:t>
      </w:r>
      <w:r w:rsidR="0033544D">
        <w:fldChar w:fldCharType="end"/>
      </w:r>
      <w:r w:rsidR="0033544D" w:rsidRPr="00742779">
        <w:t xml:space="preserve"> Those who emphasize agency costs and the conflict of interest inherent in defensive measures advocate shareholder choice.</w:t>
      </w:r>
      <w:r w:rsidR="0033544D">
        <w:fldChar w:fldCharType="begin"/>
      </w:r>
      <w:r w:rsidR="0033544D">
        <w:instrText>HYPERLINK \l "fn340-11647" \o "Jump to citation"</w:instrText>
      </w:r>
      <w:r w:rsidR="0033544D">
        <w:fldChar w:fldCharType="separate"/>
      </w:r>
      <w:r w:rsidR="0033544D" w:rsidRPr="00742779">
        <w:rPr>
          <w:rStyle w:val="Hyperlink"/>
          <w:color w:val="auto"/>
          <w:u w:val="none"/>
        </w:rPr>
        <w:t>[340</w:t>
      </w:r>
      <w:r w:rsidR="00FA601A" w:rsidRPr="00742779">
        <w:rPr>
          <w:rStyle w:val="Hyperlink"/>
          <w:color w:val="auto"/>
          <w:u w:val="none"/>
        </w:rPr>
        <w:t>]</w:t>
      </w:r>
      <w:r w:rsidR="0033544D">
        <w:fldChar w:fldCharType="end"/>
      </w:r>
      <w:r w:rsidR="0033544D" w:rsidRPr="00742779">
        <w:t xml:space="preserve"> Delaware law has charted a middle course, creating enhanced scrutiny that requires directors to justify defensive measures without eliminating board authority entirely.</w:t>
      </w:r>
    </w:p>
    <w:p w14:paraId="1208EDAD" w14:textId="77777777" w:rsidR="0033544D" w:rsidRPr="00742779" w:rsidRDefault="0033544D" w:rsidP="000E54B1">
      <w:pPr>
        <w:pStyle w:val="Heading3"/>
        <w:rPr>
          <w:rFonts w:eastAsia="Times New Roman"/>
        </w:rPr>
      </w:pPr>
      <w:r w:rsidRPr="00742779">
        <w:rPr>
          <w:rFonts w:eastAsia="Times New Roman"/>
        </w:rPr>
        <w:lastRenderedPageBreak/>
        <w:t>Empirical Evidence</w:t>
      </w:r>
    </w:p>
    <w:p w14:paraId="7B92B5E0" w14:textId="77777777" w:rsidR="0033544D" w:rsidRPr="00742779" w:rsidRDefault="00742779" w:rsidP="000E54B1">
      <w:del w:id="5307" w:author="Seth Oranburg" w:date="2026-03-07T09:50:00Z" w16du:dateUtc="2026-03-07T14:50:00Z">
        <w:r w:rsidRPr="00742779">
          <w:rPr>
            <w:rFonts w:ascii="ZWAdobeF" w:hAnsi="ZWAdobeF" w:cs="ZWAdobeF"/>
            <w:sz w:val="2"/>
            <w:szCs w:val="2"/>
          </w:rPr>
          <w:delText>2254B</w:delText>
        </w:r>
        <w:r w:rsidR="0033544D" w:rsidRPr="00742779">
          <w:delText>The</w:delText>
        </w:r>
      </w:del>
      <w:ins w:id="5308" w:author="Seth Oranburg" w:date="2026-03-07T09:50:00Z" w16du:dateUtc="2026-03-07T14:50:00Z">
        <w:r w:rsidR="0033544D" w:rsidRPr="00742779">
          <w:t>The</w:t>
        </w:r>
      </w:ins>
      <w:r w:rsidR="0033544D" w:rsidRPr="00742779">
        <w:t xml:space="preserve"> theoretical predictions of the market for corporate control find mixed support in empirical evidence.</w:t>
      </w:r>
    </w:p>
    <w:p w14:paraId="46583CC6" w14:textId="77777777" w:rsidR="0033544D" w:rsidRPr="00742779" w:rsidRDefault="00742779" w:rsidP="000E54B1">
      <w:del w:id="5309" w:author="Seth Oranburg" w:date="2026-03-07T09:50:00Z" w16du:dateUtc="2026-03-07T14:50:00Z">
        <w:r w:rsidRPr="00742779">
          <w:rPr>
            <w:rFonts w:ascii="ZWAdobeF" w:hAnsi="ZWAdobeF" w:cs="ZWAdobeF"/>
            <w:sz w:val="2"/>
            <w:szCs w:val="2"/>
          </w:rPr>
          <w:delText>2255B</w:delText>
        </w:r>
        <w:r w:rsidR="0033544D" w:rsidRPr="00742779">
          <w:delText>Target</w:delText>
        </w:r>
      </w:del>
      <w:ins w:id="5310" w:author="Seth Oranburg" w:date="2026-03-07T09:50:00Z" w16du:dateUtc="2026-03-07T14:50:00Z">
        <w:r w:rsidR="0033544D" w:rsidRPr="00742779">
          <w:t>Target</w:t>
        </w:r>
      </w:ins>
      <w:r w:rsidR="0033544D" w:rsidRPr="00742779">
        <w:t xml:space="preserve"> shareholders unambiguously benefit from takeovers. Studies consistently show substantial premiums paid in successful acquisitions, typically 30-50% above pre-announcement trading prices. Target shareholders capture this premium whether or not they tender; the premium gets incorporated into the stock price once an offer is announced.</w:t>
      </w:r>
    </w:p>
    <w:p w14:paraId="42204F12" w14:textId="77777777" w:rsidR="0033544D" w:rsidRPr="00742779" w:rsidRDefault="00742779" w:rsidP="000E54B1">
      <w:del w:id="5311" w:author="Seth Oranburg" w:date="2026-03-07T09:50:00Z" w16du:dateUtc="2026-03-07T14:50:00Z">
        <w:r w:rsidRPr="00742779">
          <w:rPr>
            <w:rFonts w:ascii="ZWAdobeF" w:hAnsi="ZWAdobeF" w:cs="ZWAdobeF"/>
            <w:sz w:val="2"/>
            <w:szCs w:val="2"/>
          </w:rPr>
          <w:delText>2256B</w:delText>
        </w:r>
        <w:r w:rsidR="0033544D" w:rsidRPr="00742779">
          <w:delText>Acquiring</w:delText>
        </w:r>
      </w:del>
      <w:ins w:id="5312" w:author="Seth Oranburg" w:date="2026-03-07T09:50:00Z" w16du:dateUtc="2026-03-07T14:50:00Z">
        <w:r w:rsidR="0033544D" w:rsidRPr="00742779">
          <w:t>Acquiring</w:t>
        </w:r>
      </w:ins>
      <w:r w:rsidR="0033544D" w:rsidRPr="00742779">
        <w:t xml:space="preserve"> shareholders fare less well. Returns to acquiring firms are generally flat or negative. The premium paid to target shareholders appears to come from the acquirer</w:t>
      </w:r>
      <w:r w:rsidR="009F60D1" w:rsidRPr="00742779">
        <w:t>’</w:t>
      </w:r>
      <w:r w:rsidR="0033544D" w:rsidRPr="00742779">
        <w:t>s existing shareholders rather than from value created by the combination. This suggests either that acquirers systematically overpay, that competitive bidding dissipates expected synergies to target shareholders, or that acquiring managers pursue empire-building rather than value maximization.</w:t>
      </w:r>
    </w:p>
    <w:p w14:paraId="6C8648E4" w14:textId="77777777" w:rsidR="0033544D" w:rsidRPr="00742779" w:rsidRDefault="00742779" w:rsidP="000E54B1">
      <w:del w:id="5313" w:author="Seth Oranburg" w:date="2026-03-07T09:50:00Z" w16du:dateUtc="2026-03-07T14:50:00Z">
        <w:r w:rsidRPr="00742779">
          <w:rPr>
            <w:rFonts w:ascii="ZWAdobeF" w:hAnsi="ZWAdobeF" w:cs="ZWAdobeF"/>
            <w:sz w:val="2"/>
            <w:szCs w:val="2"/>
          </w:rPr>
          <w:delText>2257B</w:delText>
        </w:r>
        <w:r w:rsidR="0033544D" w:rsidRPr="00742779">
          <w:delText>The</w:delText>
        </w:r>
      </w:del>
      <w:ins w:id="5314" w:author="Seth Oranburg" w:date="2026-03-07T09:50:00Z" w16du:dateUtc="2026-03-07T14:50:00Z">
        <w:r w:rsidR="0033544D" w:rsidRPr="00742779">
          <w:t>The</w:t>
        </w:r>
      </w:ins>
      <w:r w:rsidR="0033544D" w:rsidRPr="00742779">
        <w:t xml:space="preserve"> evidence on whether takeovers improve target company operations is mixed. Some studies find improved operating performance post-acquisition. Others find no systematic improvement. The evidence depends on transaction type, time period studied, and methodology employed. At minimum, the claim that takeovers reliably improve corporate performance is not established with the confidence that early theorists assumed.</w:t>
      </w:r>
    </w:p>
    <w:p w14:paraId="76A74D7C" w14:textId="77777777" w:rsidR="0033544D" w:rsidRPr="00742779" w:rsidRDefault="00742779" w:rsidP="000E54B1">
      <w:del w:id="5315" w:author="Seth Oranburg" w:date="2026-03-07T09:50:00Z" w16du:dateUtc="2026-03-07T14:50:00Z">
        <w:r w:rsidRPr="00742779">
          <w:rPr>
            <w:rFonts w:ascii="ZWAdobeF" w:hAnsi="ZWAdobeF" w:cs="ZWAdobeF"/>
            <w:sz w:val="2"/>
            <w:szCs w:val="2"/>
          </w:rPr>
          <w:delText>2258B</w:delText>
        </w:r>
        <w:r w:rsidR="0033544D" w:rsidRPr="00742779">
          <w:delText>The</w:delText>
        </w:r>
      </w:del>
      <w:ins w:id="5316" w:author="Seth Oranburg" w:date="2026-03-07T09:50:00Z" w16du:dateUtc="2026-03-07T14:50:00Z">
        <w:r w:rsidR="0033544D" w:rsidRPr="00742779">
          <w:t>The</w:t>
        </w:r>
      </w:ins>
      <w:r w:rsidR="0033544D" w:rsidRPr="00742779">
        <w:t xml:space="preserve"> evidence on defensive measures is similarly contested. Early studies found that defensive measures reduced shareholder wealth by entrenching management. Later studies found that some defenses correlate with higher takeover premiums, suggesting they improve bargaining outcomes for target shareholders. The relationship between defenses and shareholder welfare may depend on how defenses are used: to extract higher premiums (beneficial) versus to block all transactions (harmful).</w:t>
      </w:r>
    </w:p>
    <w:p w14:paraId="0B54753A" w14:textId="77777777" w:rsidR="0033544D" w:rsidRPr="00742779" w:rsidRDefault="00742779" w:rsidP="000E54B1">
      <w:del w:id="5317" w:author="Seth Oranburg" w:date="2026-03-07T09:50:00Z" w16du:dateUtc="2026-03-07T14:50:00Z">
        <w:r w:rsidRPr="00742779">
          <w:rPr>
            <w:rFonts w:ascii="ZWAdobeF" w:hAnsi="ZWAdobeF" w:cs="ZWAdobeF"/>
            <w:sz w:val="2"/>
            <w:szCs w:val="2"/>
          </w:rPr>
          <w:delText>2259B</w:delText>
        </w:r>
        <w:r w:rsidR="0033544D" w:rsidRPr="00742779">
          <w:delText>This</w:delText>
        </w:r>
      </w:del>
      <w:ins w:id="5318" w:author="Seth Oranburg" w:date="2026-03-07T09:50:00Z" w16du:dateUtc="2026-03-07T14:50:00Z">
        <w:r w:rsidR="0033544D" w:rsidRPr="00742779">
          <w:t>This</w:t>
        </w:r>
      </w:ins>
      <w:r w:rsidR="0033544D" w:rsidRPr="00742779">
        <w:t xml:space="preserve"> empirical uncertainty helps explain the cautious approach Delaware courts have taken. If takeovers reliably created value and defenses reliably destroyed it, the case for prohibiting defenses would be strong. If takeovers often destroyed value and defenses reliably protected shareholders, the case for unlimited board discretion would be strong. The mixed evidence supports an intermediate position: judicial review that permits some defenses while constraining egregious entrenchment.</w:t>
      </w:r>
    </w:p>
    <w:p w14:paraId="2EFF1A7E" w14:textId="77777777" w:rsidR="0033544D" w:rsidRPr="00742779" w:rsidRDefault="0059744E" w:rsidP="000E54B1">
      <w:pPr>
        <w:rPr>
          <w:del w:id="5319" w:author="Seth Oranburg" w:date="2026-03-07T09:50:00Z" w16du:dateUtc="2026-03-07T14:50:00Z"/>
          <w:rFonts w:eastAsia="Times New Roman"/>
        </w:rPr>
      </w:pPr>
      <w:del w:id="5320" w:author="Seth Oranburg" w:date="2026-03-07T09:50:00Z" w16du:dateUtc="2026-03-07T14:50:00Z">
        <w:r>
          <w:rPr>
            <w:rFonts w:eastAsia="Times New Roman"/>
            <w:noProof/>
          </w:rPr>
          <w:pict w14:anchorId="1C8ABDCB">
            <v:rect id="_x0000_i1048" alt="P2715#yIS1" style="width:239.6pt;height:.05pt;mso-width-percent:0;mso-height-percent:0;mso-width-percent:0;mso-height-percent:0" o:hrpct="512" o:hralign="center" o:hrstd="t" o:hr="t" fillcolor="#a0a0a0" stroked="f"/>
          </w:pict>
        </w:r>
      </w:del>
    </w:p>
    <w:p w14:paraId="4221EA31" w14:textId="77777777" w:rsidR="0033544D" w:rsidRPr="00742779" w:rsidRDefault="0059744E" w:rsidP="000E54B1">
      <w:pPr>
        <w:rPr>
          <w:ins w:id="5321" w:author="Seth Oranburg" w:date="2026-03-07T09:50:00Z" w16du:dateUtc="2026-03-07T14:50:00Z"/>
          <w:rFonts w:eastAsia="Times New Roman"/>
        </w:rPr>
      </w:pPr>
      <w:ins w:id="5322" w:author="Seth Oranburg" w:date="2026-03-07T09:50:00Z" w16du:dateUtc="2026-03-07T14:50:00Z">
        <w:r>
          <w:rPr>
            <w:rFonts w:eastAsia="Times New Roman"/>
            <w:noProof/>
          </w:rPr>
          <w:pict w14:anchorId="03710837">
            <v:rect id="_x0000_i1047" alt="P2715#yIS1" style="width:239.6pt;height:.05pt;mso-width-percent:0;mso-height-percent:0;mso-width-percent:0;mso-height-percent:0" o:hrpct="512" o:hralign="center" o:hrstd="t" o:hr="t" fillcolor="#a0a0a0" stroked="f"/>
          </w:pict>
        </w:r>
      </w:ins>
    </w:p>
    <w:p w14:paraId="2A223584" w14:textId="77777777" w:rsidR="0033544D" w:rsidRPr="00742779" w:rsidRDefault="0033544D" w:rsidP="000E54B1">
      <w:pPr>
        <w:pStyle w:val="Heading2"/>
        <w:rPr>
          <w:rFonts w:eastAsia="Times New Roman"/>
        </w:rPr>
      </w:pPr>
      <w:r w:rsidRPr="00742779">
        <w:rPr>
          <w:rFonts w:eastAsia="Times New Roman"/>
        </w:rPr>
        <w:lastRenderedPageBreak/>
        <w:t>The Invention of Defensive Measures</w:t>
      </w:r>
    </w:p>
    <w:p w14:paraId="7D6BC903" w14:textId="77777777" w:rsidR="0033544D" w:rsidRPr="00742779" w:rsidRDefault="0033544D" w:rsidP="000E54B1">
      <w:pPr>
        <w:pStyle w:val="Heading3"/>
        <w:rPr>
          <w:rFonts w:eastAsia="Times New Roman"/>
        </w:rPr>
      </w:pPr>
      <w:r w:rsidRPr="00742779">
        <w:rPr>
          <w:rFonts w:eastAsia="Times New Roman"/>
        </w:rPr>
        <w:t>The Pre-Pill Era</w:t>
      </w:r>
    </w:p>
    <w:p w14:paraId="2B0B83E8" w14:textId="77777777" w:rsidR="0033544D" w:rsidRPr="00742779" w:rsidRDefault="00742779" w:rsidP="000E54B1">
      <w:del w:id="5323" w:author="Seth Oranburg" w:date="2026-03-07T09:50:00Z" w16du:dateUtc="2026-03-07T14:50:00Z">
        <w:r w:rsidRPr="00742779">
          <w:rPr>
            <w:rFonts w:ascii="ZWAdobeF" w:hAnsi="ZWAdobeF" w:cs="ZWAdobeF"/>
            <w:sz w:val="2"/>
            <w:szCs w:val="2"/>
          </w:rPr>
          <w:delText>2260B</w:delText>
        </w:r>
        <w:r w:rsidR="0033544D" w:rsidRPr="00742779">
          <w:delText>Before</w:delText>
        </w:r>
      </w:del>
      <w:ins w:id="5324" w:author="Seth Oranburg" w:date="2026-03-07T09:50:00Z" w16du:dateUtc="2026-03-07T14:50:00Z">
        <w:r w:rsidR="0033544D" w:rsidRPr="00742779">
          <w:t>Before</w:t>
        </w:r>
      </w:ins>
      <w:r w:rsidR="0033544D" w:rsidRPr="00742779">
        <w:t xml:space="preserve"> the invention of the poison pill, target corporations responded to hostile bids through a variety of tactics, each with significant limitations.</w:t>
      </w:r>
    </w:p>
    <w:p w14:paraId="73D032DF" w14:textId="77777777" w:rsidR="0033544D" w:rsidRPr="00742779" w:rsidRDefault="00742779" w:rsidP="000E54B1">
      <w:del w:id="5325" w:author="Seth Oranburg" w:date="2026-03-07T09:50:00Z" w16du:dateUtc="2026-03-07T14:50:00Z">
        <w:r w:rsidRPr="00742779">
          <w:rPr>
            <w:rFonts w:ascii="ZWAdobeF" w:hAnsi="ZWAdobeF" w:cs="ZWAdobeF"/>
            <w:sz w:val="2"/>
            <w:szCs w:val="2"/>
          </w:rPr>
          <w:delText>2261B</w:delText>
        </w:r>
        <w:r w:rsidR="0033544D" w:rsidRPr="00742779">
          <w:delText>The</w:delText>
        </w:r>
      </w:del>
      <w:ins w:id="5326" w:author="Seth Oranburg" w:date="2026-03-07T09:50:00Z" w16du:dateUtc="2026-03-07T14:50:00Z">
        <w:r w:rsidR="0033544D" w:rsidRPr="00742779">
          <w:t>The</w:t>
        </w:r>
      </w:ins>
      <w:r w:rsidR="0033544D" w:rsidRPr="00742779">
        <w:t xml:space="preserve"> scorched earth defense involved making the target less attractive to acquirers. A target might sell its most valuable assets (the </w:t>
      </w:r>
      <w:r w:rsidR="009F60D1" w:rsidRPr="00742779">
        <w:t>“</w:t>
      </w:r>
      <w:r w:rsidR="0033544D" w:rsidRPr="00742779">
        <w:t>crown jewels</w:t>
      </w:r>
      <w:r w:rsidR="009F60D1" w:rsidRPr="00742779">
        <w:t>”</w:t>
      </w:r>
      <w:r w:rsidR="0033544D" w:rsidRPr="00742779">
        <w:t>) to a third party, removing the primary motivation for acquisition. Or it might assume massive debt, making the target financially unstable. The obvious problem with scorched earth tactics is that they harm the corporation being defended. Shareholders may avoid an unwanted acquisition only to find themselves owning a depleted enterprise.</w:t>
      </w:r>
    </w:p>
    <w:p w14:paraId="153C7BD1" w14:textId="77777777" w:rsidR="0033544D" w:rsidRPr="00742779" w:rsidRDefault="00742779" w:rsidP="000E54B1">
      <w:del w:id="5327" w:author="Seth Oranburg" w:date="2026-03-07T09:50:00Z" w16du:dateUtc="2026-03-07T14:50:00Z">
        <w:r w:rsidRPr="00742779">
          <w:rPr>
            <w:rFonts w:ascii="ZWAdobeF" w:hAnsi="ZWAdobeF" w:cs="ZWAdobeF"/>
            <w:sz w:val="2"/>
            <w:szCs w:val="2"/>
          </w:rPr>
          <w:delText>2262B</w:delText>
        </w:r>
        <w:r w:rsidR="0033544D" w:rsidRPr="00742779">
          <w:delText>The</w:delText>
        </w:r>
      </w:del>
      <w:ins w:id="5328" w:author="Seth Oranburg" w:date="2026-03-07T09:50:00Z" w16du:dateUtc="2026-03-07T14:50:00Z">
        <w:r w:rsidR="0033544D" w:rsidRPr="00742779">
          <w:t>The</w:t>
        </w:r>
      </w:ins>
      <w:r w:rsidR="0033544D" w:rsidRPr="00742779">
        <w:t xml:space="preserve"> Pac-Man defense turned the tables: the target would make a counter-offer for the acquirer. If the hostile bidder was itself a public company, the target could attempt to acquire the bidder before being acquired. This defense required the target to have substantial financial resources and appetite for risk. It was rarely practical.</w:t>
      </w:r>
    </w:p>
    <w:p w14:paraId="4C66BC7E" w14:textId="77777777" w:rsidR="0033544D" w:rsidRPr="00742779" w:rsidRDefault="00742779" w:rsidP="000E54B1">
      <w:del w:id="5329" w:author="Seth Oranburg" w:date="2026-03-07T09:50:00Z" w16du:dateUtc="2026-03-07T14:50:00Z">
        <w:r w:rsidRPr="00742779">
          <w:rPr>
            <w:rFonts w:ascii="ZWAdobeF" w:hAnsi="ZWAdobeF" w:cs="ZWAdobeF"/>
            <w:sz w:val="2"/>
            <w:szCs w:val="2"/>
          </w:rPr>
          <w:delText>2263B</w:delText>
        </w:r>
        <w:r w:rsidR="0033544D" w:rsidRPr="00742779">
          <w:delText>White</w:delText>
        </w:r>
      </w:del>
      <w:ins w:id="5330" w:author="Seth Oranburg" w:date="2026-03-07T09:50:00Z" w16du:dateUtc="2026-03-07T14:50:00Z">
        <w:r w:rsidR="0033544D" w:rsidRPr="00742779">
          <w:t>White</w:t>
        </w:r>
      </w:ins>
      <w:r w:rsidR="0033544D" w:rsidRPr="00742779">
        <w:t xml:space="preserve"> knight defenses sought a friendly alternative to the hostile bidder. The target board would invite a third party to make a competing offer, then support that offer over the hostile bid. If the white knight offered more favorable terms or was otherwise preferable to the hostile bidder, shareholders might accept the white knight</w:t>
      </w:r>
      <w:r w:rsidR="009F60D1" w:rsidRPr="00742779">
        <w:t>’</w:t>
      </w:r>
      <w:r w:rsidR="0033544D" w:rsidRPr="00742779">
        <w:t>s offer, defeating the hostile bid. The limitation was that white knights must be willing to appear and to pay prices competitive with the hostile offer.</w:t>
      </w:r>
    </w:p>
    <w:p w14:paraId="1C5A1720" w14:textId="77777777" w:rsidR="0033544D" w:rsidRPr="00742779" w:rsidRDefault="00742779" w:rsidP="000E54B1">
      <w:del w:id="5331" w:author="Seth Oranburg" w:date="2026-03-07T09:50:00Z" w16du:dateUtc="2026-03-07T14:50:00Z">
        <w:r w:rsidRPr="00742779">
          <w:rPr>
            <w:rFonts w:ascii="ZWAdobeF" w:hAnsi="ZWAdobeF" w:cs="ZWAdobeF"/>
            <w:sz w:val="2"/>
            <w:szCs w:val="2"/>
          </w:rPr>
          <w:delText>2264B</w:delText>
        </w:r>
        <w:r w:rsidR="0033544D" w:rsidRPr="00742779">
          <w:delText>Lock</w:delText>
        </w:r>
      </w:del>
      <w:ins w:id="5332" w:author="Seth Oranburg" w:date="2026-03-07T09:50:00Z" w16du:dateUtc="2026-03-07T14:50:00Z">
        <w:r w:rsidR="0033544D" w:rsidRPr="00742779">
          <w:t>Lock</w:t>
        </w:r>
      </w:ins>
      <w:r w:rsidR="0033544D" w:rsidRPr="00742779">
        <w:t xml:space="preserve">-up options granted a favored bidder options to purchase target stock or assets at favorable prices if a competing bid succeeded. Lock-ups deterred competing bids by making them more expensive. But courts viewed lock-ups skeptically when they precluded meaningful auctions, as we shall see in the </w:t>
      </w:r>
      <w:r w:rsidR="0033544D" w:rsidRPr="00742779">
        <w:rPr>
          <w:rStyle w:val="Emphasis"/>
        </w:rPr>
        <w:t>Revlon</w:t>
      </w:r>
      <w:r w:rsidR="0033544D" w:rsidRPr="00742779">
        <w:t xml:space="preserve"> litigation.</w:t>
      </w:r>
    </w:p>
    <w:p w14:paraId="4735E8F0" w14:textId="77777777" w:rsidR="0033544D" w:rsidRPr="00742779" w:rsidRDefault="00742779" w:rsidP="000E54B1">
      <w:del w:id="5333" w:author="Seth Oranburg" w:date="2026-03-07T09:50:00Z" w16du:dateUtc="2026-03-07T14:50:00Z">
        <w:r w:rsidRPr="00742779">
          <w:rPr>
            <w:rFonts w:ascii="ZWAdobeF" w:hAnsi="ZWAdobeF" w:cs="ZWAdobeF"/>
            <w:sz w:val="2"/>
            <w:szCs w:val="2"/>
          </w:rPr>
          <w:delText>2265B</w:delText>
        </w:r>
        <w:r w:rsidR="0033544D" w:rsidRPr="00742779">
          <w:delText>Staggered</w:delText>
        </w:r>
      </w:del>
      <w:ins w:id="5334" w:author="Seth Oranburg" w:date="2026-03-07T09:50:00Z" w16du:dateUtc="2026-03-07T14:50:00Z">
        <w:r w:rsidR="0033544D" w:rsidRPr="00742779">
          <w:t>Staggered</w:t>
        </w:r>
      </w:ins>
      <w:r w:rsidR="0033544D" w:rsidRPr="00742779">
        <w:t xml:space="preserve"> boards provided structural protection without transaction-specific tactics. A corporation with a staggered board divides its directors into classes (typically three), with only one class elected each year. An acquirer seeking to replace the board must win two consecutive annual elections, a process taking at least a year. During that time, the incumbent board remains in control and can continue resisting the acquisition.</w:t>
      </w:r>
    </w:p>
    <w:p w14:paraId="7A360F82" w14:textId="77777777" w:rsidR="0033544D" w:rsidRPr="00742779" w:rsidRDefault="00742779" w:rsidP="000E54B1">
      <w:del w:id="5335" w:author="Seth Oranburg" w:date="2026-03-07T09:50:00Z" w16du:dateUtc="2026-03-07T14:50:00Z">
        <w:r w:rsidRPr="00742779">
          <w:rPr>
            <w:rFonts w:ascii="ZWAdobeF" w:hAnsi="ZWAdobeF" w:cs="ZWAdobeF"/>
            <w:sz w:val="2"/>
            <w:szCs w:val="2"/>
          </w:rPr>
          <w:delText>2266B</w:delText>
        </w:r>
        <w:r w:rsidR="0033544D" w:rsidRPr="00742779">
          <w:delText>None</w:delText>
        </w:r>
      </w:del>
      <w:ins w:id="5336" w:author="Seth Oranburg" w:date="2026-03-07T09:50:00Z" w16du:dateUtc="2026-03-07T14:50:00Z">
        <w:r w:rsidR="0033544D" w:rsidRPr="00742779">
          <w:t>None</w:t>
        </w:r>
      </w:ins>
      <w:r w:rsidR="0033544D" w:rsidRPr="00742779">
        <w:t xml:space="preserve"> of these defenses completely solved the target board</w:t>
      </w:r>
      <w:r w:rsidR="009F60D1" w:rsidRPr="00742779">
        <w:t>’</w:t>
      </w:r>
      <w:r w:rsidR="0033544D" w:rsidRPr="00742779">
        <w:t xml:space="preserve">s problem. Shareholders could still tender their shares to hostile bidders. Target boards </w:t>
      </w:r>
      <w:r w:rsidR="0033544D" w:rsidRPr="00742779">
        <w:lastRenderedPageBreak/>
        <w:t>could make hostile acquisitions expensive or unpleasant, but they could not make them impossible.</w:t>
      </w:r>
    </w:p>
    <w:p w14:paraId="06FDE3A5" w14:textId="77777777" w:rsidR="0033544D" w:rsidRPr="00742779" w:rsidRDefault="0033544D" w:rsidP="000E54B1">
      <w:pPr>
        <w:pStyle w:val="Heading3"/>
        <w:rPr>
          <w:rFonts w:eastAsia="Times New Roman"/>
        </w:rPr>
      </w:pPr>
      <w:r w:rsidRPr="00742779">
        <w:rPr>
          <w:rFonts w:eastAsia="Times New Roman"/>
        </w:rPr>
        <w:t>The Poison Pill</w:t>
      </w:r>
    </w:p>
    <w:p w14:paraId="5512D654" w14:textId="77777777" w:rsidR="0033544D" w:rsidRPr="00742779" w:rsidRDefault="00742779" w:rsidP="000E54B1">
      <w:pPr>
        <w:pPrChange w:id="5337" w:author="Seth Oranburg" w:date="2026-03-07T09:50:00Z" w16du:dateUtc="2026-03-07T14:50:00Z">
          <w:pPr>
            <w:pStyle w:val="NormalWeb"/>
          </w:pPr>
        </w:pPrChange>
      </w:pPr>
      <w:del w:id="5338" w:author="Seth Oranburg" w:date="2026-03-07T09:50:00Z" w16du:dateUtc="2026-03-07T14:50:00Z">
        <w:r w:rsidRPr="00742779">
          <w:rPr>
            <w:rFonts w:ascii="ZWAdobeF" w:hAnsi="ZWAdobeF" w:cs="ZWAdobeF"/>
            <w:sz w:val="2"/>
            <w:szCs w:val="2"/>
          </w:rPr>
          <w:delText>2267B</w:delText>
        </w:r>
        <w:r w:rsidR="0033544D" w:rsidRPr="00742779">
          <w:delText>The</w:delText>
        </w:r>
      </w:del>
      <w:ins w:id="5339" w:author="Seth Oranburg" w:date="2026-03-07T09:50:00Z" w16du:dateUtc="2026-03-07T14:50:00Z">
        <w:r w:rsidR="0033544D" w:rsidRPr="00742779">
          <w:t>The</w:t>
        </w:r>
      </w:ins>
      <w:r w:rsidR="0033544D" w:rsidRPr="00742779">
        <w:t xml:space="preserve"> poison pill, invented by attorney Martin Lipton at Wachtell, Lipton, Rosen &amp; Katz in 1982, changed this equation fundamentally.</w:t>
      </w:r>
      <w:r w:rsidR="0033544D">
        <w:fldChar w:fldCharType="begin"/>
      </w:r>
      <w:r w:rsidR="0033544D">
        <w:instrText>HYPERLINK \l "fn341-11647" \o "Jump to citation"</w:instrText>
      </w:r>
      <w:r w:rsidR="0033544D">
        <w:fldChar w:fldCharType="separate"/>
      </w:r>
      <w:r w:rsidR="0033544D" w:rsidRPr="00742779">
        <w:rPr>
          <w:rStyle w:val="Hyperlink"/>
          <w:color w:val="auto"/>
          <w:u w:val="none"/>
        </w:rPr>
        <w:t>[341</w:t>
      </w:r>
      <w:r w:rsidR="00EE2871" w:rsidRPr="00742779">
        <w:rPr>
          <w:rStyle w:val="Hyperlink"/>
          <w:color w:val="auto"/>
          <w:u w:val="none"/>
        </w:rPr>
        <w:t>]</w:t>
      </w:r>
      <w:r w:rsidR="0033544D">
        <w:fldChar w:fldCharType="end"/>
      </w:r>
    </w:p>
    <w:p w14:paraId="4EB546DB" w14:textId="77777777" w:rsidR="0033544D" w:rsidRPr="00742779" w:rsidRDefault="00742779" w:rsidP="000E54B1">
      <w:del w:id="5340" w:author="Seth Oranburg" w:date="2026-03-07T09:50:00Z" w16du:dateUtc="2026-03-07T14:50:00Z">
        <w:r w:rsidRPr="00742779">
          <w:rPr>
            <w:rFonts w:ascii="ZWAdobeF" w:hAnsi="ZWAdobeF" w:cs="ZWAdobeF"/>
            <w:sz w:val="2"/>
            <w:szCs w:val="2"/>
          </w:rPr>
          <w:delText>2268B</w:delText>
        </w:r>
        <w:r w:rsidR="0033544D" w:rsidRPr="00742779">
          <w:delText>The</w:delText>
        </w:r>
      </w:del>
      <w:ins w:id="5341" w:author="Seth Oranburg" w:date="2026-03-07T09:50:00Z" w16du:dateUtc="2026-03-07T14:50:00Z">
        <w:r w:rsidR="0033544D" w:rsidRPr="00742779">
          <w:t>The</w:t>
        </w:r>
      </w:ins>
      <w:r w:rsidR="0033544D" w:rsidRPr="00742779">
        <w:t xml:space="preserve"> pill operates through the corporation</w:t>
      </w:r>
      <w:r w:rsidR="009F60D1" w:rsidRPr="00742779">
        <w:t>’</w:t>
      </w:r>
      <w:r w:rsidR="0033544D" w:rsidRPr="00742779">
        <w:t xml:space="preserve">s power to issue securities. The board declares a dividend of </w:t>
      </w:r>
      <w:r w:rsidR="009F60D1" w:rsidRPr="00742779">
        <w:t>“</w:t>
      </w:r>
      <w:r w:rsidR="0033544D" w:rsidRPr="00742779">
        <w:t>rights</w:t>
      </w:r>
      <w:r w:rsidR="009F60D1" w:rsidRPr="00742779">
        <w:t>”</w:t>
      </w:r>
      <w:r w:rsidR="0033544D" w:rsidRPr="00742779">
        <w:t xml:space="preserve"> to existing shareholders. One right attaches to each share of common stock. The rights are initially inert; they have no independent value and trade with the underlying shares.</w:t>
      </w:r>
    </w:p>
    <w:p w14:paraId="1B6C2072" w14:textId="77777777" w:rsidR="0033544D" w:rsidRPr="00742779" w:rsidRDefault="00742779" w:rsidP="000E54B1">
      <w:del w:id="5342" w:author="Seth Oranburg" w:date="2026-03-07T09:50:00Z" w16du:dateUtc="2026-03-07T14:50:00Z">
        <w:r w:rsidRPr="00742779">
          <w:rPr>
            <w:rFonts w:ascii="ZWAdobeF" w:hAnsi="ZWAdobeF" w:cs="ZWAdobeF"/>
            <w:sz w:val="2"/>
            <w:szCs w:val="2"/>
          </w:rPr>
          <w:delText>2269B</w:delText>
        </w:r>
        <w:r w:rsidR="0033544D" w:rsidRPr="00742779">
          <w:delText>The</w:delText>
        </w:r>
      </w:del>
      <w:ins w:id="5343" w:author="Seth Oranburg" w:date="2026-03-07T09:50:00Z" w16du:dateUtc="2026-03-07T14:50:00Z">
        <w:r w:rsidR="0033544D" w:rsidRPr="00742779">
          <w:t>The</w:t>
        </w:r>
      </w:ins>
      <w:r w:rsidR="0033544D" w:rsidRPr="00742779">
        <w:t xml:space="preserve"> rights become exercisable upon a </w:t>
      </w:r>
      <w:r w:rsidR="009F60D1" w:rsidRPr="00742779">
        <w:t>“</w:t>
      </w:r>
      <w:r w:rsidR="0033544D" w:rsidRPr="00742779">
        <w:t>triggering event.</w:t>
      </w:r>
      <w:r w:rsidR="009F60D1" w:rsidRPr="00742779">
        <w:t>”</w:t>
      </w:r>
      <w:r w:rsidR="0033544D" w:rsidRPr="00742779">
        <w:t xml:space="preserve"> Typically, the trigger is acquisition by any person of more than a specified percentage of the corporation</w:t>
      </w:r>
      <w:r w:rsidR="009F60D1" w:rsidRPr="00742779">
        <w:t>’</w:t>
      </w:r>
      <w:r w:rsidR="0033544D" w:rsidRPr="00742779">
        <w:t>s stock (often 15% or 20%), or the announcement of a tender offer for that percentage. Until triggered, the rights can be redeemed by the board for a nominal sum.</w:t>
      </w:r>
    </w:p>
    <w:p w14:paraId="1E256393" w14:textId="77777777" w:rsidR="0033544D" w:rsidRPr="00742779" w:rsidRDefault="00742779" w:rsidP="000E54B1">
      <w:del w:id="5344" w:author="Seth Oranburg" w:date="2026-03-07T09:50:00Z" w16du:dateUtc="2026-03-07T14:50:00Z">
        <w:r w:rsidRPr="00742779">
          <w:rPr>
            <w:rFonts w:ascii="ZWAdobeF" w:hAnsi="ZWAdobeF" w:cs="ZWAdobeF"/>
            <w:sz w:val="2"/>
            <w:szCs w:val="2"/>
          </w:rPr>
          <w:delText>2270B</w:delText>
        </w:r>
        <w:r w:rsidR="0033544D" w:rsidRPr="00742779">
          <w:delText>When</w:delText>
        </w:r>
      </w:del>
      <w:ins w:id="5345" w:author="Seth Oranburg" w:date="2026-03-07T09:50:00Z" w16du:dateUtc="2026-03-07T14:50:00Z">
        <w:r w:rsidR="0033544D" w:rsidRPr="00742779">
          <w:t>When</w:t>
        </w:r>
      </w:ins>
      <w:r w:rsidR="0033544D" w:rsidRPr="00742779">
        <w:t xml:space="preserve"> triggered, the rights </w:t>
      </w:r>
      <w:r w:rsidR="009F60D1" w:rsidRPr="00742779">
        <w:t>“</w:t>
      </w:r>
      <w:r w:rsidR="0033544D" w:rsidRPr="00742779">
        <w:t>flip in.</w:t>
      </w:r>
      <w:r w:rsidR="009F60D1" w:rsidRPr="00742779">
        <w:t>”</w:t>
      </w:r>
      <w:r w:rsidR="0033544D" w:rsidRPr="00742779">
        <w:t xml:space="preserve"> Each rightholder (except the acquirer, whose rights become void) may purchase shares of the target corporation at a substantial discount, often fifty percent of market value. This massive issuance of discounted stock dilutes the acquirer</w:t>
      </w:r>
      <w:r w:rsidR="009F60D1" w:rsidRPr="00742779">
        <w:t>’</w:t>
      </w:r>
      <w:r w:rsidR="0033544D" w:rsidRPr="00742779">
        <w:t>s stake catastrophically. An acquirer who owned 20% before triggering the pill might own 2% afterward.</w:t>
      </w:r>
    </w:p>
    <w:p w14:paraId="1B69ADAF" w14:textId="77777777" w:rsidR="0033544D" w:rsidRPr="00742779" w:rsidRDefault="00742779" w:rsidP="000E54B1">
      <w:del w:id="5346" w:author="Seth Oranburg" w:date="2026-03-07T09:50:00Z" w16du:dateUtc="2026-03-07T14:50:00Z">
        <w:r w:rsidRPr="00742779">
          <w:rPr>
            <w:rFonts w:ascii="ZWAdobeF" w:hAnsi="ZWAdobeF" w:cs="ZWAdobeF"/>
            <w:sz w:val="2"/>
            <w:szCs w:val="2"/>
          </w:rPr>
          <w:delText>2271B</w:delText>
        </w:r>
        <w:r w:rsidR="0033544D" w:rsidRPr="00742779">
          <w:delText>The</w:delText>
        </w:r>
      </w:del>
      <w:ins w:id="5347" w:author="Seth Oranburg" w:date="2026-03-07T09:50:00Z" w16du:dateUtc="2026-03-07T14:50:00Z">
        <w:r w:rsidR="0033544D" w:rsidRPr="00742779">
          <w:t>The</w:t>
        </w:r>
      </w:ins>
      <w:r w:rsidR="0033544D" w:rsidRPr="00742779">
        <w:t xml:space="preserve"> flip-in feature makes hostile acquisition economically irrational. No acquirer will pay to accumulate a controlling stake only to have that stake diluted to insignificance. The only path to acquisition is to negotiate with the board, which can redeem the pill and allow the transaction to proceed. The board thus becomes a gatekeeper: no acquisition occurs without board consent.</w:t>
      </w:r>
    </w:p>
    <w:p w14:paraId="4038DDA7" w14:textId="77777777" w:rsidR="0033544D" w:rsidRPr="00742779" w:rsidRDefault="00742779" w:rsidP="000E54B1">
      <w:del w:id="5348" w:author="Seth Oranburg" w:date="2026-03-07T09:50:00Z" w16du:dateUtc="2026-03-07T14:50:00Z">
        <w:r w:rsidRPr="00742779">
          <w:rPr>
            <w:rFonts w:ascii="ZWAdobeF" w:hAnsi="ZWAdobeF" w:cs="ZWAdobeF"/>
            <w:sz w:val="2"/>
            <w:szCs w:val="2"/>
          </w:rPr>
          <w:delText>2272B</w:delText>
        </w:r>
        <w:r w:rsidR="0033544D" w:rsidRPr="00742779">
          <w:delText>Some</w:delText>
        </w:r>
      </w:del>
      <w:ins w:id="5349" w:author="Seth Oranburg" w:date="2026-03-07T09:50:00Z" w16du:dateUtc="2026-03-07T14:50:00Z">
        <w:r w:rsidR="0033544D" w:rsidRPr="00742779">
          <w:t>Some</w:t>
        </w:r>
      </w:ins>
      <w:r w:rsidR="0033544D" w:rsidRPr="00742779">
        <w:t xml:space="preserve"> pills also include </w:t>
      </w:r>
      <w:r w:rsidR="009F60D1" w:rsidRPr="00742779">
        <w:t>“</w:t>
      </w:r>
      <w:r w:rsidR="0033544D" w:rsidRPr="00742779">
        <w:t>flip-over</w:t>
      </w:r>
      <w:r w:rsidR="009F60D1" w:rsidRPr="00742779">
        <w:t>”</w:t>
      </w:r>
      <w:r w:rsidR="0033544D" w:rsidRPr="00742779">
        <w:t xml:space="preserve"> provisions. If the target is merged into the acquirer after the pill has been triggered, rightholders may purchase stock of the acquiring company at a discount. This deters acquirers from simply ignoring the flip-in dilution and proceeding with a back-end merger.</w:t>
      </w:r>
    </w:p>
    <w:p w14:paraId="609C29A8" w14:textId="77777777" w:rsidR="0033544D" w:rsidRPr="00742779" w:rsidRDefault="00742779" w:rsidP="000E54B1">
      <w:del w:id="5350" w:author="Seth Oranburg" w:date="2026-03-07T09:50:00Z" w16du:dateUtc="2026-03-07T14:50:00Z">
        <w:r w:rsidRPr="00742779">
          <w:rPr>
            <w:rFonts w:ascii="ZWAdobeF" w:hAnsi="ZWAdobeF" w:cs="ZWAdobeF"/>
            <w:sz w:val="2"/>
            <w:szCs w:val="2"/>
          </w:rPr>
          <w:delText>2273B</w:delText>
        </w:r>
        <w:r w:rsidR="0033544D" w:rsidRPr="00742779">
          <w:delText>The</w:delText>
        </w:r>
      </w:del>
      <w:ins w:id="5351" w:author="Seth Oranburg" w:date="2026-03-07T09:50:00Z" w16du:dateUtc="2026-03-07T14:50:00Z">
        <w:r w:rsidR="0033544D" w:rsidRPr="00742779">
          <w:t>The</w:t>
        </w:r>
      </w:ins>
      <w:r w:rsidR="0033544D" w:rsidRPr="00742779">
        <w:t xml:space="preserve"> poison pill transformed the landscape of hostile acquisitions. Before the pill, a sufficiently determined and well-funded acquirer could bypass the target board entirely by making a tender offer directly to shareholders. After the pill, no acquisition could succeed without board cooperation. The question became not whether the pill was legal, but how its use would be constrained by fiduciary duties.</w:t>
      </w:r>
    </w:p>
    <w:p w14:paraId="61F6F1A3" w14:textId="77777777" w:rsidR="0033544D" w:rsidRPr="00742779" w:rsidRDefault="0033544D" w:rsidP="000E54B1">
      <w:pPr>
        <w:pStyle w:val="Heading3"/>
        <w:rPr>
          <w:rFonts w:eastAsia="Times New Roman"/>
        </w:rPr>
      </w:pPr>
      <w:r w:rsidRPr="00742779">
        <w:rPr>
          <w:rFonts w:eastAsia="Times New Roman"/>
        </w:rPr>
        <w:lastRenderedPageBreak/>
        <w:t>Moran v. Household International: The Pill Validated</w:t>
      </w:r>
    </w:p>
    <w:p w14:paraId="59A0F1B9" w14:textId="77777777" w:rsidR="0033544D" w:rsidRPr="00742779" w:rsidRDefault="00742779" w:rsidP="000E54B1">
      <w:pPr>
        <w:pPrChange w:id="5352" w:author="Seth Oranburg" w:date="2026-03-07T09:50:00Z" w16du:dateUtc="2026-03-07T14:50:00Z">
          <w:pPr>
            <w:pStyle w:val="NormalWeb"/>
          </w:pPr>
        </w:pPrChange>
      </w:pPr>
      <w:del w:id="5353" w:author="Seth Oranburg" w:date="2026-03-07T09:50:00Z" w16du:dateUtc="2026-03-07T14:50:00Z">
        <w:r w:rsidRPr="00742779">
          <w:rPr>
            <w:rFonts w:ascii="ZWAdobeF" w:hAnsi="ZWAdobeF" w:cs="ZWAdobeF"/>
            <w:sz w:val="2"/>
            <w:szCs w:val="2"/>
          </w:rPr>
          <w:delText>2274B</w:delText>
        </w:r>
        <w:r w:rsidR="0033544D" w:rsidRPr="00742779">
          <w:delText>The</w:delText>
        </w:r>
      </w:del>
      <w:ins w:id="5354" w:author="Seth Oranburg" w:date="2026-03-07T09:50:00Z" w16du:dateUtc="2026-03-07T14:50:00Z">
        <w:r w:rsidR="0033544D" w:rsidRPr="00742779">
          <w:t>The</w:t>
        </w:r>
      </w:ins>
      <w:r w:rsidR="0033544D" w:rsidRPr="00742779">
        <w:t xml:space="preserve"> Delaware Supreme Court addressed the legality of poison pills in </w:t>
      </w:r>
      <w:r w:rsidR="0033544D" w:rsidRPr="00742779">
        <w:rPr>
          <w:rStyle w:val="Emphasis"/>
        </w:rPr>
        <w:t>Moran v. Household International, Inc.</w:t>
      </w:r>
      <w:r w:rsidR="0033544D" w:rsidRPr="00742779">
        <w:t>, decided in 1985.</w:t>
      </w:r>
      <w:r w:rsidR="0033544D">
        <w:fldChar w:fldCharType="begin"/>
      </w:r>
      <w:r w:rsidR="0033544D">
        <w:instrText>HYPERLINK \l "fn342-11647" \o "Jump to citation"</w:instrText>
      </w:r>
      <w:r w:rsidR="0033544D">
        <w:fldChar w:fldCharType="separate"/>
      </w:r>
      <w:r w:rsidR="0033544D" w:rsidRPr="00742779">
        <w:rPr>
          <w:rStyle w:val="Hyperlink"/>
          <w:color w:val="auto"/>
          <w:u w:val="none"/>
        </w:rPr>
        <w:t>[342</w:t>
      </w:r>
      <w:r w:rsidR="00EE2871" w:rsidRPr="00742779">
        <w:rPr>
          <w:rStyle w:val="Hyperlink"/>
          <w:color w:val="auto"/>
          <w:u w:val="none"/>
        </w:rPr>
        <w:t>]</w:t>
      </w:r>
      <w:r w:rsidR="0033544D">
        <w:fldChar w:fldCharType="end"/>
      </w:r>
    </w:p>
    <w:p w14:paraId="0E663B8C" w14:textId="77777777" w:rsidR="0033544D" w:rsidRPr="00742779" w:rsidRDefault="00742779" w:rsidP="000E54B1">
      <w:del w:id="5355" w:author="Seth Oranburg" w:date="2026-03-07T09:50:00Z" w16du:dateUtc="2026-03-07T14:50:00Z">
        <w:r w:rsidRPr="00742779">
          <w:rPr>
            <w:rFonts w:ascii="ZWAdobeF" w:hAnsi="ZWAdobeF" w:cs="ZWAdobeF"/>
            <w:sz w:val="2"/>
            <w:szCs w:val="2"/>
          </w:rPr>
          <w:delText>2275B</w:delText>
        </w:r>
        <w:r w:rsidR="0033544D" w:rsidRPr="00742779">
          <w:delText>Household</w:delText>
        </w:r>
      </w:del>
      <w:ins w:id="5356" w:author="Seth Oranburg" w:date="2026-03-07T09:50:00Z" w16du:dateUtc="2026-03-07T14:50:00Z">
        <w:r w:rsidR="0033544D" w:rsidRPr="00742779">
          <w:t>Household</w:t>
        </w:r>
      </w:ins>
      <w:r w:rsidR="0033544D" w:rsidRPr="00742779">
        <w:t xml:space="preserve"> International adopted a rights plan in 1984. The company was not facing any acquisition threat; it adopted the plan prophylactically, as a standing defense against future bids. A shareholder challenged the plan as beyond the board</w:t>
      </w:r>
      <w:r w:rsidR="009F60D1" w:rsidRPr="00742779">
        <w:t>’</w:t>
      </w:r>
      <w:r w:rsidR="0033544D" w:rsidRPr="00742779">
        <w:t>s authority and inconsistent with fiduciary duties.</w:t>
      </w:r>
    </w:p>
    <w:p w14:paraId="03072E93" w14:textId="77777777" w:rsidR="0033544D" w:rsidRPr="00742779" w:rsidRDefault="00742779" w:rsidP="000E54B1">
      <w:del w:id="5357" w:author="Seth Oranburg" w:date="2026-03-07T09:50:00Z" w16du:dateUtc="2026-03-07T14:50:00Z">
        <w:r w:rsidRPr="00742779">
          <w:rPr>
            <w:rFonts w:ascii="ZWAdobeF" w:hAnsi="ZWAdobeF" w:cs="ZWAdobeF"/>
            <w:sz w:val="2"/>
            <w:szCs w:val="2"/>
          </w:rPr>
          <w:delText>2276B</w:delText>
        </w:r>
        <w:r w:rsidR="0033544D" w:rsidRPr="00742779">
          <w:delText>The</w:delText>
        </w:r>
      </w:del>
      <w:ins w:id="5358" w:author="Seth Oranburg" w:date="2026-03-07T09:50:00Z" w16du:dateUtc="2026-03-07T14:50:00Z">
        <w:r w:rsidR="0033544D" w:rsidRPr="00742779">
          <w:t>The</w:t>
        </w:r>
      </w:ins>
      <w:r w:rsidR="0033544D" w:rsidRPr="00742779">
        <w:t xml:space="preserve"> Supreme Court upheld the pill on both grounds.</w:t>
      </w:r>
    </w:p>
    <w:p w14:paraId="4592602B" w14:textId="77777777" w:rsidR="0033544D" w:rsidRPr="00742779" w:rsidRDefault="00742779" w:rsidP="000E54B1">
      <w:del w:id="5359" w:author="Seth Oranburg" w:date="2026-03-07T09:50:00Z" w16du:dateUtc="2026-03-07T14:50:00Z">
        <w:r w:rsidRPr="00742779">
          <w:rPr>
            <w:rFonts w:ascii="ZWAdobeF" w:hAnsi="ZWAdobeF" w:cs="ZWAdobeF"/>
            <w:sz w:val="2"/>
            <w:szCs w:val="2"/>
          </w:rPr>
          <w:delText>2277B</w:delText>
        </w:r>
        <w:r w:rsidR="0033544D" w:rsidRPr="00742779">
          <w:delText>First</w:delText>
        </w:r>
      </w:del>
      <w:ins w:id="5360" w:author="Seth Oranburg" w:date="2026-03-07T09:50:00Z" w16du:dateUtc="2026-03-07T14:50:00Z">
        <w:r w:rsidR="0033544D" w:rsidRPr="00742779">
          <w:t>First</w:t>
        </w:r>
      </w:ins>
      <w:r w:rsidR="0033544D" w:rsidRPr="00742779">
        <w:t>, the court found statutory authorization. Section 157 of the Delaware General Corporation Law authorizes boards to issue rights to purchase stock on terms the board determines. The flip-in mechanism was simply an exercise of this authority. That the rights had unusual features, including discriminatory treatment of acquirers, did not exceed the statutory grant.</w:t>
      </w:r>
    </w:p>
    <w:p w14:paraId="1B803641" w14:textId="77777777" w:rsidR="0033544D" w:rsidRPr="00742779" w:rsidRDefault="00742779" w:rsidP="000E54B1">
      <w:del w:id="5361" w:author="Seth Oranburg" w:date="2026-03-07T09:50:00Z" w16du:dateUtc="2026-03-07T14:50:00Z">
        <w:r w:rsidRPr="00742779">
          <w:rPr>
            <w:rFonts w:ascii="ZWAdobeF" w:hAnsi="ZWAdobeF" w:cs="ZWAdobeF"/>
            <w:sz w:val="2"/>
            <w:szCs w:val="2"/>
          </w:rPr>
          <w:delText>2278B</w:delText>
        </w:r>
        <w:r w:rsidR="0033544D" w:rsidRPr="00742779">
          <w:delText>Second</w:delText>
        </w:r>
      </w:del>
      <w:ins w:id="5362" w:author="Seth Oranburg" w:date="2026-03-07T09:50:00Z" w16du:dateUtc="2026-03-07T14:50:00Z">
        <w:r w:rsidR="0033544D" w:rsidRPr="00742779">
          <w:t>Second</w:t>
        </w:r>
      </w:ins>
      <w:r w:rsidR="0033544D" w:rsidRPr="00742779">
        <w:t>, the court found the prophylactic adoption of a pill to be consistent with fiduciary duties. Directors could reasonably conclude that a standing defense would strengthen their negotiating position if a hostile bid emerged. The pill did not preclude shareholders from accepting tender offers; it gave the board time to evaluate offers and seek alternatives. And fiduciary duties would constrain the board</w:t>
      </w:r>
      <w:r w:rsidR="009F60D1" w:rsidRPr="00742779">
        <w:t>’</w:t>
      </w:r>
      <w:r w:rsidR="0033544D" w:rsidRPr="00742779">
        <w:t>s subsequent use of the pill, including any decision not to redeem it in the face of a genuine offer.</w:t>
      </w:r>
    </w:p>
    <w:p w14:paraId="20AE23EC" w14:textId="77777777" w:rsidR="0033544D" w:rsidRPr="00742779" w:rsidRDefault="00742779" w:rsidP="000E54B1">
      <w:del w:id="5363" w:author="Seth Oranburg" w:date="2026-03-07T09:50:00Z" w16du:dateUtc="2026-03-07T14:50:00Z">
        <w:r w:rsidRPr="00742779">
          <w:rPr>
            <w:rStyle w:val="Emphasis"/>
            <w:rFonts w:ascii="ZWAdobeF" w:hAnsi="ZWAdobeF" w:cs="ZWAdobeF"/>
            <w:i w:val="0"/>
            <w:sz w:val="2"/>
            <w:szCs w:val="2"/>
          </w:rPr>
          <w:delText>2279B</w:delText>
        </w:r>
        <w:r w:rsidR="0033544D" w:rsidRPr="00742779">
          <w:rPr>
            <w:rStyle w:val="Emphasis"/>
          </w:rPr>
          <w:delText>Moran</w:delText>
        </w:r>
      </w:del>
      <w:ins w:id="5364" w:author="Seth Oranburg" w:date="2026-03-07T09:50:00Z" w16du:dateUtc="2026-03-07T14:50:00Z">
        <w:r w:rsidR="0033544D" w:rsidRPr="00742779">
          <w:rPr>
            <w:rStyle w:val="Emphasis"/>
          </w:rPr>
          <w:t>Moran</w:t>
        </w:r>
      </w:ins>
      <w:r w:rsidR="0033544D" w:rsidRPr="00742779">
        <w:t xml:space="preserve"> established that pills are a lawful corporate defense. But the court emphasized that adopting a pill is different from using one. The validity of any particular deployment would depend on circumstances existing at the time. A board that refused to redeem a pill to block a value-maximizing acquisition might breach its fiduciary duties, notwithstanding the pill</w:t>
      </w:r>
      <w:r w:rsidR="009F60D1" w:rsidRPr="00742779">
        <w:t>’</w:t>
      </w:r>
      <w:r w:rsidR="0033544D" w:rsidRPr="00742779">
        <w:t>s initial validity.</w:t>
      </w:r>
    </w:p>
    <w:p w14:paraId="53A4D313" w14:textId="77777777" w:rsidR="0033544D" w:rsidRPr="00742779" w:rsidRDefault="00742779" w:rsidP="000E54B1">
      <w:del w:id="5365" w:author="Seth Oranburg" w:date="2026-03-07T09:50:00Z" w16du:dateUtc="2026-03-07T14:50:00Z">
        <w:r w:rsidRPr="00742779">
          <w:rPr>
            <w:rFonts w:ascii="ZWAdobeF" w:hAnsi="ZWAdobeF" w:cs="ZWAdobeF"/>
            <w:sz w:val="2"/>
            <w:szCs w:val="2"/>
          </w:rPr>
          <w:delText>2280B</w:delText>
        </w:r>
        <w:r w:rsidR="0033544D" w:rsidRPr="00742779">
          <w:delText>This</w:delText>
        </w:r>
      </w:del>
      <w:ins w:id="5366" w:author="Seth Oranburg" w:date="2026-03-07T09:50:00Z" w16du:dateUtc="2026-03-07T14:50:00Z">
        <w:r w:rsidR="0033544D" w:rsidRPr="00742779">
          <w:t>This</w:t>
        </w:r>
      </w:ins>
      <w:r w:rsidR="0033544D" w:rsidRPr="00742779">
        <w:t xml:space="preserve"> caveat set up the doctrinal development that would occupy Delaware courts for the next four decades: when may a board refuse to redeem a pill, and when must it yield to shareholder choice?</w:t>
      </w:r>
    </w:p>
    <w:p w14:paraId="7FC398FB" w14:textId="77777777" w:rsidR="0033544D" w:rsidRPr="00742779" w:rsidRDefault="0059744E" w:rsidP="000E54B1">
      <w:pPr>
        <w:rPr>
          <w:del w:id="5367" w:author="Seth Oranburg" w:date="2026-03-07T09:50:00Z" w16du:dateUtc="2026-03-07T14:50:00Z"/>
          <w:rFonts w:eastAsia="Times New Roman"/>
        </w:rPr>
      </w:pPr>
      <w:del w:id="5368" w:author="Seth Oranburg" w:date="2026-03-07T09:50:00Z" w16du:dateUtc="2026-03-07T14:50:00Z">
        <w:r>
          <w:rPr>
            <w:rFonts w:eastAsia="Times New Roman"/>
            <w:noProof/>
          </w:rPr>
          <w:pict w14:anchorId="32A7397A">
            <v:rect id="_x0000_i1046" alt="P2741#yIS1" style="width:239.6pt;height:.05pt;mso-width-percent:0;mso-height-percent:0;mso-width-percent:0;mso-height-percent:0" o:hrpct="512" o:hralign="center" o:hrstd="t" o:hr="t" fillcolor="#a0a0a0" stroked="f"/>
          </w:pict>
        </w:r>
      </w:del>
    </w:p>
    <w:p w14:paraId="75425E89" w14:textId="77777777" w:rsidR="0033544D" w:rsidRPr="00742779" w:rsidRDefault="0059744E" w:rsidP="000E54B1">
      <w:pPr>
        <w:rPr>
          <w:ins w:id="5369" w:author="Seth Oranburg" w:date="2026-03-07T09:50:00Z" w16du:dateUtc="2026-03-07T14:50:00Z"/>
          <w:rFonts w:eastAsia="Times New Roman"/>
        </w:rPr>
      </w:pPr>
      <w:ins w:id="5370" w:author="Seth Oranburg" w:date="2026-03-07T09:50:00Z" w16du:dateUtc="2026-03-07T14:50:00Z">
        <w:r>
          <w:rPr>
            <w:rFonts w:eastAsia="Times New Roman"/>
            <w:noProof/>
          </w:rPr>
          <w:pict w14:anchorId="533DDE4C">
            <v:rect id="_x0000_i1045" alt="P2741#yIS1" style="width:239.6pt;height:.05pt;mso-width-percent:0;mso-height-percent:0;mso-width-percent:0;mso-height-percent:0" o:hrpct="512" o:hralign="center" o:hrstd="t" o:hr="t" fillcolor="#a0a0a0" stroked="f"/>
          </w:pict>
        </w:r>
      </w:ins>
    </w:p>
    <w:p w14:paraId="0E31976C" w14:textId="77777777" w:rsidR="0033544D" w:rsidRPr="00742779" w:rsidRDefault="0033544D" w:rsidP="000E54B1">
      <w:pPr>
        <w:pStyle w:val="Heading2"/>
        <w:rPr>
          <w:rFonts w:eastAsia="Times New Roman"/>
        </w:rPr>
      </w:pPr>
      <w:r w:rsidRPr="00742779">
        <w:rPr>
          <w:rFonts w:eastAsia="Times New Roman"/>
        </w:rPr>
        <w:lastRenderedPageBreak/>
        <w:t>The Doctrinal Evolution: From Business Judgment to Enhanced Scrutiny</w:t>
      </w:r>
    </w:p>
    <w:p w14:paraId="1F8AC20F" w14:textId="77777777" w:rsidR="0033544D" w:rsidRPr="00742779" w:rsidRDefault="0033544D" w:rsidP="000E54B1">
      <w:pPr>
        <w:pStyle w:val="Heading3"/>
        <w:rPr>
          <w:rFonts w:eastAsia="Times New Roman"/>
        </w:rPr>
      </w:pPr>
      <w:r w:rsidRPr="00742779">
        <w:rPr>
          <w:rStyle w:val="Emphasis"/>
          <w:rFonts w:eastAsia="Times New Roman"/>
        </w:rPr>
        <w:t>Cheff v. Mathes</w:t>
      </w:r>
      <w:r w:rsidRPr="00742779">
        <w:rPr>
          <w:rFonts w:eastAsia="Times New Roman"/>
        </w:rPr>
        <w:t xml:space="preserve"> (1964): The Predicate</w:t>
      </w:r>
    </w:p>
    <w:p w14:paraId="2943794A" w14:textId="77777777" w:rsidR="0033544D" w:rsidRPr="00742779" w:rsidRDefault="00742779" w:rsidP="000E54B1">
      <w:pPr>
        <w:pPrChange w:id="5371" w:author="Seth Oranburg" w:date="2026-03-07T09:50:00Z" w16du:dateUtc="2026-03-07T14:50:00Z">
          <w:pPr>
            <w:pStyle w:val="NormalWeb"/>
          </w:pPr>
        </w:pPrChange>
      </w:pPr>
      <w:del w:id="5372" w:author="Seth Oranburg" w:date="2026-03-07T09:50:00Z" w16du:dateUtc="2026-03-07T14:50:00Z">
        <w:r w:rsidRPr="00742779">
          <w:rPr>
            <w:rFonts w:ascii="ZWAdobeF" w:hAnsi="ZWAdobeF" w:cs="ZWAdobeF"/>
            <w:sz w:val="2"/>
            <w:szCs w:val="2"/>
          </w:rPr>
          <w:delText>2281B</w:delText>
        </w:r>
        <w:r w:rsidR="0033544D" w:rsidRPr="00742779">
          <w:delText>Before</w:delText>
        </w:r>
      </w:del>
      <w:ins w:id="5373" w:author="Seth Oranburg" w:date="2026-03-07T09:50:00Z" w16du:dateUtc="2026-03-07T14:50:00Z">
        <w:r w:rsidR="0033544D" w:rsidRPr="00742779">
          <w:t>Before</w:t>
        </w:r>
      </w:ins>
      <w:r w:rsidR="0033544D" w:rsidRPr="00742779">
        <w:t xml:space="preserve"> </w:t>
      </w:r>
      <w:r w:rsidR="0033544D" w:rsidRPr="00742779">
        <w:rPr>
          <w:rStyle w:val="Emphasis"/>
        </w:rPr>
        <w:t>Unocal</w:t>
      </w:r>
      <w:r w:rsidR="0033544D" w:rsidRPr="00742779">
        <w:t xml:space="preserve"> established enhanced scrutiny, Delaware addressed defensive measures under the business judgment rule. </w:t>
      </w:r>
      <w:r w:rsidR="0033544D" w:rsidRPr="00742779">
        <w:rPr>
          <w:rStyle w:val="Emphasis"/>
        </w:rPr>
        <w:t>Cheff v. Mathes</w:t>
      </w:r>
      <w:r w:rsidR="0033544D" w:rsidRPr="00742779">
        <w:t xml:space="preserve"> established the template that </w:t>
      </w:r>
      <w:r w:rsidR="0033544D" w:rsidRPr="00742779">
        <w:rPr>
          <w:rStyle w:val="Emphasis"/>
        </w:rPr>
        <w:t>Unocal</w:t>
      </w:r>
      <w:r w:rsidR="0033544D" w:rsidRPr="00742779">
        <w:t xml:space="preserve"> would later refine.</w:t>
      </w:r>
      <w:r w:rsidR="0033544D">
        <w:fldChar w:fldCharType="begin"/>
      </w:r>
      <w:r w:rsidR="0033544D">
        <w:instrText>HYPERLINK \l "fn343-11647" \o "Jump to citation"</w:instrText>
      </w:r>
      <w:r w:rsidR="0033544D">
        <w:fldChar w:fldCharType="separate"/>
      </w:r>
      <w:r w:rsidR="0033544D" w:rsidRPr="00742779">
        <w:rPr>
          <w:rStyle w:val="Hyperlink"/>
          <w:color w:val="auto"/>
          <w:u w:val="none"/>
        </w:rPr>
        <w:t>[343</w:t>
      </w:r>
      <w:r w:rsidR="00EE2871" w:rsidRPr="00742779">
        <w:rPr>
          <w:rStyle w:val="Hyperlink"/>
          <w:color w:val="auto"/>
          <w:u w:val="none"/>
        </w:rPr>
        <w:t>]</w:t>
      </w:r>
      <w:r w:rsidR="0033544D">
        <w:fldChar w:fldCharType="end"/>
      </w:r>
    </w:p>
    <w:p w14:paraId="1C90DC6F" w14:textId="77777777" w:rsidR="0033544D" w:rsidRPr="00742779" w:rsidRDefault="00742779" w:rsidP="000E54B1">
      <w:del w:id="5374" w:author="Seth Oranburg" w:date="2026-03-07T09:50:00Z" w16du:dateUtc="2026-03-07T14:50:00Z">
        <w:r w:rsidRPr="00742779">
          <w:rPr>
            <w:rFonts w:ascii="ZWAdobeF" w:hAnsi="ZWAdobeF" w:cs="ZWAdobeF"/>
            <w:sz w:val="2"/>
            <w:szCs w:val="2"/>
          </w:rPr>
          <w:delText>2282B</w:delText>
        </w:r>
        <w:r w:rsidR="0033544D" w:rsidRPr="00742779">
          <w:delText>Holland</w:delText>
        </w:r>
      </w:del>
      <w:ins w:id="5375" w:author="Seth Oranburg" w:date="2026-03-07T09:50:00Z" w16du:dateUtc="2026-03-07T14:50:00Z">
        <w:r w:rsidR="0033544D" w:rsidRPr="00742779">
          <w:t>Holland</w:t>
        </w:r>
      </w:ins>
      <w:r w:rsidR="0033544D" w:rsidRPr="00742779">
        <w:t xml:space="preserve"> Furnace Company was a Delaware corporation engaged in manufacturing home heating equipment. Herbert Mathes was the company</w:t>
      </w:r>
      <w:r w:rsidR="009F60D1" w:rsidRPr="00742779">
        <w:t>’</w:t>
      </w:r>
      <w:r w:rsidR="0033544D" w:rsidRPr="00742779">
        <w:t>s CEO and a director. Arnold Maremont, a Chicago investor with a reputation for acquiring and liquidating companies, accumulated approximately 16% of Holland Furnace stock in 1956 and 1957. He sought board representation.</w:t>
      </w:r>
    </w:p>
    <w:p w14:paraId="7C654BE9" w14:textId="77777777" w:rsidR="0033544D" w:rsidRPr="00742779" w:rsidRDefault="00742779" w:rsidP="000E54B1">
      <w:del w:id="5376" w:author="Seth Oranburg" w:date="2026-03-07T09:50:00Z" w16du:dateUtc="2026-03-07T14:50:00Z">
        <w:r w:rsidRPr="00742779">
          <w:rPr>
            <w:rFonts w:ascii="ZWAdobeF" w:hAnsi="ZWAdobeF" w:cs="ZWAdobeF"/>
            <w:sz w:val="2"/>
            <w:szCs w:val="2"/>
          </w:rPr>
          <w:delText>2283B</w:delText>
        </w:r>
        <w:r w:rsidR="0033544D" w:rsidRPr="00742779">
          <w:delText>The</w:delText>
        </w:r>
      </w:del>
      <w:ins w:id="5377" w:author="Seth Oranburg" w:date="2026-03-07T09:50:00Z" w16du:dateUtc="2026-03-07T14:50:00Z">
        <w:r w:rsidR="0033544D" w:rsidRPr="00742779">
          <w:t>The</w:t>
        </w:r>
      </w:ins>
      <w:r w:rsidR="0033544D" w:rsidRPr="00742779">
        <w:t xml:space="preserve"> Holland board viewed Maremont as a raider who would dismantle the company. They believed his acquisition strategy threatened Holland</w:t>
      </w:r>
      <w:r w:rsidR="009F60D1" w:rsidRPr="00742779">
        <w:t>’</w:t>
      </w:r>
      <w:r w:rsidR="0033544D" w:rsidRPr="00742779">
        <w:t>s employees, dealers, and the continuity of its operations. In response, the board authorized using corporate funds to purchase Maremont</w:t>
      </w:r>
      <w:r w:rsidR="009F60D1" w:rsidRPr="00742779">
        <w:t>’</w:t>
      </w:r>
      <w:r w:rsidR="0033544D" w:rsidRPr="00742779">
        <w:t>s shares at a premium, removing him as a shareholder and eliminating the perceived threat.</w:t>
      </w:r>
    </w:p>
    <w:p w14:paraId="551E35AF" w14:textId="77777777" w:rsidR="0033544D" w:rsidRPr="00742779" w:rsidRDefault="00742779" w:rsidP="000E54B1">
      <w:del w:id="5378" w:author="Seth Oranburg" w:date="2026-03-07T09:50:00Z" w16du:dateUtc="2026-03-07T14:50:00Z">
        <w:r w:rsidRPr="00742779">
          <w:rPr>
            <w:rFonts w:ascii="ZWAdobeF" w:hAnsi="ZWAdobeF" w:cs="ZWAdobeF"/>
            <w:sz w:val="2"/>
            <w:szCs w:val="2"/>
          </w:rPr>
          <w:delText>2284B</w:delText>
        </w:r>
        <w:r w:rsidR="0033544D" w:rsidRPr="00742779">
          <w:delText>Shareholders</w:delText>
        </w:r>
      </w:del>
      <w:ins w:id="5379" w:author="Seth Oranburg" w:date="2026-03-07T09:50:00Z" w16du:dateUtc="2026-03-07T14:50:00Z">
        <w:r w:rsidR="0033544D" w:rsidRPr="00742779">
          <w:t>Shareholders</w:t>
        </w:r>
      </w:ins>
      <w:r w:rsidR="0033544D" w:rsidRPr="00742779">
        <w:t xml:space="preserve"> brought a derivative suit, claiming the repurchase was corporate waste. They argued the board had used corporate funds to entrench itself, paying a premium to buy off an investor who threatened the directors</w:t>
      </w:r>
      <w:r w:rsidR="009F60D1" w:rsidRPr="00742779">
        <w:t>’</w:t>
      </w:r>
      <w:r w:rsidR="0033544D" w:rsidRPr="00742779">
        <w:t xml:space="preserve"> positions rather than the corporation itself.</w:t>
      </w:r>
    </w:p>
    <w:p w14:paraId="02FE6726" w14:textId="77777777" w:rsidR="0033544D" w:rsidRPr="00742779" w:rsidRDefault="00742779" w:rsidP="000E54B1">
      <w:del w:id="5380" w:author="Seth Oranburg" w:date="2026-03-07T09:50:00Z" w16du:dateUtc="2026-03-07T14:50:00Z">
        <w:r w:rsidRPr="00742779">
          <w:rPr>
            <w:rFonts w:ascii="ZWAdobeF" w:hAnsi="ZWAdobeF" w:cs="ZWAdobeF"/>
            <w:sz w:val="2"/>
            <w:szCs w:val="2"/>
          </w:rPr>
          <w:delText>2285B</w:delText>
        </w:r>
        <w:r w:rsidR="0033544D" w:rsidRPr="00742779">
          <w:delText>The</w:delText>
        </w:r>
      </w:del>
      <w:ins w:id="5381" w:author="Seth Oranburg" w:date="2026-03-07T09:50:00Z" w16du:dateUtc="2026-03-07T14:50:00Z">
        <w:r w:rsidR="0033544D" w:rsidRPr="00742779">
          <w:t>The</w:t>
        </w:r>
      </w:ins>
      <w:r w:rsidR="0033544D" w:rsidRPr="00742779">
        <w:t xml:space="preserve"> Delaware Supreme Court rejected the challenge. The court held that directors may use corporate funds to repel perceived threats to corporate policy and effectiveness, provided they have </w:t>
      </w:r>
      <w:r w:rsidR="009F60D1" w:rsidRPr="00742779">
        <w:t>“</w:t>
      </w:r>
      <w:r w:rsidR="0033544D" w:rsidRPr="00742779">
        <w:t>reasonable grounds</w:t>
      </w:r>
      <w:r w:rsidR="009F60D1" w:rsidRPr="00742779">
        <w:t>”</w:t>
      </w:r>
      <w:r w:rsidR="0033544D" w:rsidRPr="00742779">
        <w:t xml:space="preserve"> for believing a threat exists and their response is </w:t>
      </w:r>
      <w:r w:rsidR="009F60D1" w:rsidRPr="00742779">
        <w:t>“</w:t>
      </w:r>
      <w:r w:rsidR="0033544D" w:rsidRPr="00742779">
        <w:t>reasonable in relation to the threat posed.</w:t>
      </w:r>
      <w:r w:rsidR="009F60D1" w:rsidRPr="00742779">
        <w:t>”</w:t>
      </w:r>
    </w:p>
    <w:p w14:paraId="74C7D7D8" w14:textId="77777777" w:rsidR="0033544D" w:rsidRPr="00742779" w:rsidRDefault="00742779" w:rsidP="000E54B1">
      <w:del w:id="5382" w:author="Seth Oranburg" w:date="2026-03-07T09:50:00Z" w16du:dateUtc="2026-03-07T14:50:00Z">
        <w:r w:rsidRPr="00742779">
          <w:rPr>
            <w:rFonts w:ascii="ZWAdobeF" w:hAnsi="ZWAdobeF" w:cs="ZWAdobeF"/>
            <w:sz w:val="2"/>
            <w:szCs w:val="2"/>
          </w:rPr>
          <w:delText>2286B</w:delText>
        </w:r>
        <w:r w:rsidR="0033544D" w:rsidRPr="00742779">
          <w:delText>This</w:delText>
        </w:r>
      </w:del>
      <w:ins w:id="5383" w:author="Seth Oranburg" w:date="2026-03-07T09:50:00Z" w16du:dateUtc="2026-03-07T14:50:00Z">
        <w:r w:rsidR="0033544D" w:rsidRPr="00742779">
          <w:t>This</w:t>
        </w:r>
      </w:ins>
      <w:r w:rsidR="0033544D" w:rsidRPr="00742779">
        <w:t xml:space="preserve"> language anticipated </w:t>
      </w:r>
      <w:r w:rsidR="0033544D" w:rsidRPr="00742779">
        <w:rPr>
          <w:rStyle w:val="Emphasis"/>
        </w:rPr>
        <w:t>Unocal</w:t>
      </w:r>
      <w:r w:rsidR="0033544D" w:rsidRPr="00742779">
        <w:t xml:space="preserve"> by two decades. The court recognized that defensive measures present a conflict of interest: directors defending against an acquisition also defend their own positions. But the court declined to apply entire fairness review. Instead, it required directors to demonstrate some basis for their defensive action beyond mere self-perpetuation.</w:t>
      </w:r>
    </w:p>
    <w:p w14:paraId="31B07EC5" w14:textId="77777777" w:rsidR="0033544D" w:rsidRPr="00742779" w:rsidRDefault="00742779" w:rsidP="000E54B1">
      <w:del w:id="5384" w:author="Seth Oranburg" w:date="2026-03-07T09:50:00Z" w16du:dateUtc="2026-03-07T14:50:00Z">
        <w:r w:rsidRPr="00742779">
          <w:rPr>
            <w:rFonts w:ascii="ZWAdobeF" w:hAnsi="ZWAdobeF" w:cs="ZWAdobeF"/>
            <w:sz w:val="2"/>
            <w:szCs w:val="2"/>
          </w:rPr>
          <w:delText>2287B</w:delText>
        </w:r>
        <w:r w:rsidR="0033544D" w:rsidRPr="00742779">
          <w:delText>The</w:delText>
        </w:r>
      </w:del>
      <w:ins w:id="5385" w:author="Seth Oranburg" w:date="2026-03-07T09:50:00Z" w16du:dateUtc="2026-03-07T14:50:00Z">
        <w:r w:rsidR="0033544D" w:rsidRPr="00742779">
          <w:t>The</w:t>
        </w:r>
      </w:ins>
      <w:r w:rsidR="0033544D" w:rsidRPr="00742779">
        <w:t xml:space="preserve"> Holland board satisfied this standard. They had reasonable grounds for believing Maremont would liquidate the company if he gained control. Their response, buying out Maremont</w:t>
      </w:r>
      <w:r w:rsidR="009F60D1" w:rsidRPr="00742779">
        <w:t>’</w:t>
      </w:r>
      <w:r w:rsidR="0033544D" w:rsidRPr="00742779">
        <w:t>s stake, was proportionate to that threat. The business judgment rule protected the decision.</w:t>
      </w:r>
    </w:p>
    <w:p w14:paraId="5AFC1B5D" w14:textId="77777777" w:rsidR="0033544D" w:rsidRPr="00742779" w:rsidRDefault="00742779" w:rsidP="000E54B1">
      <w:del w:id="5386" w:author="Seth Oranburg" w:date="2026-03-07T09:50:00Z" w16du:dateUtc="2026-03-07T14:50:00Z">
        <w:r w:rsidRPr="00742779">
          <w:rPr>
            <w:rStyle w:val="Emphasis"/>
            <w:rFonts w:ascii="ZWAdobeF" w:hAnsi="ZWAdobeF" w:cs="ZWAdobeF"/>
            <w:i w:val="0"/>
            <w:sz w:val="2"/>
            <w:szCs w:val="2"/>
          </w:rPr>
          <w:delText>2288B</w:delText>
        </w:r>
        <w:r w:rsidR="0033544D" w:rsidRPr="00742779">
          <w:rPr>
            <w:rStyle w:val="Emphasis"/>
          </w:rPr>
          <w:delText>Cheff</w:delText>
        </w:r>
      </w:del>
      <w:ins w:id="5387" w:author="Seth Oranburg" w:date="2026-03-07T09:50:00Z" w16du:dateUtc="2026-03-07T14:50:00Z">
        <w:r w:rsidR="0033544D" w:rsidRPr="00742779">
          <w:rPr>
            <w:rStyle w:val="Emphasis"/>
          </w:rPr>
          <w:t>Cheff</w:t>
        </w:r>
      </w:ins>
      <w:r w:rsidR="0033544D" w:rsidRPr="00742779">
        <w:t xml:space="preserve"> established that defensive measures are not per se invalid. Directors may act to protect the corporation from perceived threats, even when those threats come from shareholders. But </w:t>
      </w:r>
      <w:r w:rsidR="0033544D" w:rsidRPr="00742779">
        <w:rPr>
          <w:rStyle w:val="Emphasis"/>
        </w:rPr>
        <w:t>Cheff</w:t>
      </w:r>
      <w:r w:rsidR="0033544D" w:rsidRPr="00742779">
        <w:t xml:space="preserve"> also suggested limits: the </w:t>
      </w:r>
      <w:r w:rsidR="0033544D" w:rsidRPr="00742779">
        <w:lastRenderedPageBreak/>
        <w:t>threat must be to the corporation, not merely to incumbent management, and the response must be proportionate.</w:t>
      </w:r>
    </w:p>
    <w:p w14:paraId="14B2A9C9" w14:textId="77777777" w:rsidR="0033544D" w:rsidRPr="00742779" w:rsidRDefault="00742779" w:rsidP="000E54B1">
      <w:del w:id="5388" w:author="Seth Oranburg" w:date="2026-03-07T09:50:00Z" w16du:dateUtc="2026-03-07T14:50:00Z">
        <w:r w:rsidRPr="00742779">
          <w:rPr>
            <w:rFonts w:ascii="ZWAdobeF" w:hAnsi="ZWAdobeF" w:cs="ZWAdobeF"/>
            <w:sz w:val="2"/>
            <w:szCs w:val="2"/>
          </w:rPr>
          <w:delText>2289B</w:delText>
        </w:r>
        <w:r w:rsidR="0033544D" w:rsidRPr="00742779">
          <w:delText>These</w:delText>
        </w:r>
      </w:del>
      <w:ins w:id="5389" w:author="Seth Oranburg" w:date="2026-03-07T09:50:00Z" w16du:dateUtc="2026-03-07T14:50:00Z">
        <w:r w:rsidR="0033544D" w:rsidRPr="00742779">
          <w:t>These</w:t>
        </w:r>
      </w:ins>
      <w:r w:rsidR="0033544D" w:rsidRPr="00742779">
        <w:t xml:space="preserve"> principles lay dormant for two decades while corporate practice evolved. The invention of the poison pill, the emergence of hostile takeovers as major financial events, and the increasing sophistication of acquirer tactics demanded more structured analysis. That analysis came in 1985.</w:t>
      </w:r>
    </w:p>
    <w:p w14:paraId="2528462F" w14:textId="77777777" w:rsidR="0033544D" w:rsidRPr="00742779" w:rsidRDefault="0033544D" w:rsidP="000E54B1">
      <w:pPr>
        <w:pStyle w:val="Heading3"/>
        <w:rPr>
          <w:rFonts w:eastAsia="Times New Roman"/>
        </w:rPr>
      </w:pPr>
      <w:r w:rsidRPr="00742779">
        <w:rPr>
          <w:rStyle w:val="Emphasis"/>
          <w:rFonts w:eastAsia="Times New Roman"/>
        </w:rPr>
        <w:t>Unocal Corp. v. Mesa Petroleum Co.</w:t>
      </w:r>
      <w:r w:rsidRPr="00742779">
        <w:rPr>
          <w:rFonts w:eastAsia="Times New Roman"/>
        </w:rPr>
        <w:t xml:space="preserve"> (1985): Enhanced Scrutiny</w:t>
      </w:r>
    </w:p>
    <w:p w14:paraId="15193B77" w14:textId="77777777" w:rsidR="0033544D" w:rsidRPr="00742779" w:rsidRDefault="00742779" w:rsidP="000E54B1">
      <w:pPr>
        <w:pPrChange w:id="5390" w:author="Seth Oranburg" w:date="2026-03-07T09:50:00Z" w16du:dateUtc="2026-03-07T14:50:00Z">
          <w:pPr>
            <w:pStyle w:val="NormalWeb"/>
          </w:pPr>
        </w:pPrChange>
      </w:pPr>
      <w:del w:id="5391" w:author="Seth Oranburg" w:date="2026-03-07T09:50:00Z" w16du:dateUtc="2026-03-07T14:50:00Z">
        <w:r w:rsidRPr="00742779">
          <w:rPr>
            <w:rFonts w:ascii="ZWAdobeF" w:hAnsi="ZWAdobeF" w:cs="ZWAdobeF"/>
            <w:sz w:val="2"/>
            <w:szCs w:val="2"/>
          </w:rPr>
          <w:delText>2290B</w:delText>
        </w:r>
        <w:r w:rsidR="0033544D" w:rsidRPr="00742779">
          <w:delText>The</w:delText>
        </w:r>
      </w:del>
      <w:ins w:id="5392" w:author="Seth Oranburg" w:date="2026-03-07T09:50:00Z" w16du:dateUtc="2026-03-07T14:50:00Z">
        <w:r w:rsidR="0033544D" w:rsidRPr="00742779">
          <w:t>The</w:t>
        </w:r>
      </w:ins>
      <w:r w:rsidR="0033544D" w:rsidRPr="00742779">
        <w:t xml:space="preserve"> facts of </w:t>
      </w:r>
      <w:r w:rsidR="0033544D" w:rsidRPr="00742779">
        <w:rPr>
          <w:rStyle w:val="Emphasis"/>
        </w:rPr>
        <w:t>Unocal</w:t>
      </w:r>
      <w:r w:rsidR="0033544D" w:rsidRPr="00742779">
        <w:t xml:space="preserve"> became a template for hostile acquisition battles and illustrate the coercive structures that defensive measure doctrine was designed to address.</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p>
    <w:p w14:paraId="040AF52A" w14:textId="77777777" w:rsidR="0033544D" w:rsidRPr="00742779" w:rsidRDefault="00742779" w:rsidP="000E54B1">
      <w:del w:id="5393" w:author="Seth Oranburg" w:date="2026-03-07T09:50:00Z" w16du:dateUtc="2026-03-07T14:50:00Z">
        <w:r w:rsidRPr="00742779">
          <w:rPr>
            <w:rFonts w:ascii="ZWAdobeF" w:hAnsi="ZWAdobeF" w:cs="ZWAdobeF"/>
            <w:sz w:val="2"/>
            <w:szCs w:val="2"/>
          </w:rPr>
          <w:delText>2291B</w:delText>
        </w:r>
        <w:r w:rsidR="0033544D" w:rsidRPr="00742779">
          <w:delText>Mesa</w:delText>
        </w:r>
      </w:del>
      <w:ins w:id="5394" w:author="Seth Oranburg" w:date="2026-03-07T09:50:00Z" w16du:dateUtc="2026-03-07T14:50:00Z">
        <w:r w:rsidR="0033544D" w:rsidRPr="00742779">
          <w:t>Mesa</w:t>
        </w:r>
      </w:ins>
      <w:r w:rsidR="0033544D" w:rsidRPr="00742779">
        <w:t xml:space="preserve"> Petroleum was controlled by T. Boone Pickens, perhaps the most famous corporate raider of the 1980s. Pickens had built a fortune by acquiring undervalued oil companies, and Unocal, a major California oil company, became his target in 1985.</w:t>
      </w:r>
    </w:p>
    <w:p w14:paraId="336BF0D3" w14:textId="77777777" w:rsidR="0033544D" w:rsidRPr="00742779" w:rsidRDefault="00742779" w:rsidP="000E54B1">
      <w:del w:id="5395" w:author="Seth Oranburg" w:date="2026-03-07T09:50:00Z" w16du:dateUtc="2026-03-07T14:50:00Z">
        <w:r w:rsidRPr="00742779">
          <w:rPr>
            <w:rFonts w:ascii="ZWAdobeF" w:hAnsi="ZWAdobeF" w:cs="ZWAdobeF"/>
            <w:sz w:val="2"/>
            <w:szCs w:val="2"/>
          </w:rPr>
          <w:delText>2292B</w:delText>
        </w:r>
        <w:r w:rsidR="0033544D" w:rsidRPr="00742779">
          <w:delText>Mesa</w:delText>
        </w:r>
      </w:del>
      <w:ins w:id="5396" w:author="Seth Oranburg" w:date="2026-03-07T09:50:00Z" w16du:dateUtc="2026-03-07T14:50:00Z">
        <w:r w:rsidR="0033544D" w:rsidRPr="00742779">
          <w:t>Mesa</w:t>
        </w:r>
      </w:ins>
      <w:r w:rsidR="0033544D" w:rsidRPr="00742779">
        <w:t xml:space="preserve"> launched a two-tier tender offer. In the front end, Mesa offered $54 per share in cash for 37% of Unocal</w:t>
      </w:r>
      <w:r w:rsidR="009F60D1" w:rsidRPr="00742779">
        <w:t>’</w:t>
      </w:r>
      <w:r w:rsidR="0033544D" w:rsidRPr="00742779">
        <w:t xml:space="preserve">s shares, enough to give Mesa majority control. In the back end, Mesa proposed a merger in which remaining shareholders would receive subordinated debt securities, commonly known as </w:t>
      </w:r>
      <w:r w:rsidR="009F60D1" w:rsidRPr="00742779">
        <w:t>“</w:t>
      </w:r>
      <w:r w:rsidR="0033544D" w:rsidRPr="00742779">
        <w:t>junk bonds.</w:t>
      </w:r>
      <w:r w:rsidR="009F60D1" w:rsidRPr="00742779">
        <w:t>”</w:t>
      </w:r>
      <w:r w:rsidR="0033544D" w:rsidRPr="00742779">
        <w:t xml:space="preserve"> Mesa</w:t>
      </w:r>
      <w:r w:rsidR="009F60D1" w:rsidRPr="00742779">
        <w:t>’</w:t>
      </w:r>
      <w:r w:rsidR="0033544D" w:rsidRPr="00742779">
        <w:t>s own advisors valued these securities at significantly less than $54.</w:t>
      </w:r>
    </w:p>
    <w:p w14:paraId="4F029AB4" w14:textId="77777777" w:rsidR="0033544D" w:rsidRPr="00742779" w:rsidRDefault="00742779" w:rsidP="000E54B1">
      <w:del w:id="5397" w:author="Seth Oranburg" w:date="2026-03-07T09:50:00Z" w16du:dateUtc="2026-03-07T14:50:00Z">
        <w:r w:rsidRPr="00742779">
          <w:rPr>
            <w:rFonts w:ascii="ZWAdobeF" w:hAnsi="ZWAdobeF" w:cs="ZWAdobeF"/>
            <w:sz w:val="2"/>
            <w:szCs w:val="2"/>
          </w:rPr>
          <w:delText>2293B</w:delText>
        </w:r>
        <w:r w:rsidR="0033544D" w:rsidRPr="00742779">
          <w:delText>The</w:delText>
        </w:r>
      </w:del>
      <w:ins w:id="5398" w:author="Seth Oranburg" w:date="2026-03-07T09:50:00Z" w16du:dateUtc="2026-03-07T14:50:00Z">
        <w:r w:rsidR="0033544D" w:rsidRPr="00742779">
          <w:t>The</w:t>
        </w:r>
      </w:ins>
      <w:r w:rsidR="0033544D" w:rsidRPr="00742779">
        <w:t xml:space="preserve"> structure was deliberately coercive. Shareholders who tendered into the front end would receive $54 cash. Shareholders who held out would receive back-end securities worth less. A rational shareholder who believed the tender offer would succeed would tender, regardless of whether the shareholder thought $54 was adequate compensation. The alternative, holding out and receiving inferior consideration, was worse.</w:t>
      </w:r>
    </w:p>
    <w:p w14:paraId="31F5D33E" w14:textId="77777777" w:rsidR="0033544D" w:rsidRPr="00742779" w:rsidRDefault="00742779" w:rsidP="000E54B1">
      <w:del w:id="5399" w:author="Seth Oranburg" w:date="2026-03-07T09:50:00Z" w16du:dateUtc="2026-03-07T14:50:00Z">
        <w:r w:rsidRPr="00742779">
          <w:rPr>
            <w:rFonts w:ascii="ZWAdobeF" w:hAnsi="ZWAdobeF" w:cs="ZWAdobeF"/>
            <w:sz w:val="2"/>
            <w:szCs w:val="2"/>
          </w:rPr>
          <w:delText>2294B</w:delText>
        </w:r>
        <w:r w:rsidR="0033544D" w:rsidRPr="00742779">
          <w:delText>The</w:delText>
        </w:r>
      </w:del>
      <w:ins w:id="5400" w:author="Seth Oranburg" w:date="2026-03-07T09:50:00Z" w16du:dateUtc="2026-03-07T14:50:00Z">
        <w:r w:rsidR="0033544D" w:rsidRPr="00742779">
          <w:t>The</w:t>
        </w:r>
      </w:ins>
      <w:r w:rsidR="0033544D" w:rsidRPr="00742779">
        <w:t xml:space="preserve"> Unocal board met to consider its response. The board included eight outside directors, none of whom were officers or employees of Unocal. With advice from Goldman Sachs and legal counsel, the board concluded that Mesa</w:t>
      </w:r>
      <w:r w:rsidR="009F60D1" w:rsidRPr="00742779">
        <w:t>’</w:t>
      </w:r>
      <w:r w:rsidR="0033544D" w:rsidRPr="00742779">
        <w:t xml:space="preserve">s offer was </w:t>
      </w:r>
      <w:r w:rsidR="009F60D1" w:rsidRPr="00742779">
        <w:t>“</w:t>
      </w:r>
      <w:r w:rsidR="0033544D" w:rsidRPr="00742779">
        <w:t>grossly inadequate</w:t>
      </w:r>
      <w:r w:rsidR="009F60D1" w:rsidRPr="00742779">
        <w:t>”</w:t>
      </w:r>
      <w:r w:rsidR="0033544D" w:rsidRPr="00742779">
        <w:t xml:space="preserve"> and that Mesa</w:t>
      </w:r>
      <w:r w:rsidR="009F60D1" w:rsidRPr="00742779">
        <w:t>’</w:t>
      </w:r>
      <w:r w:rsidR="0033544D" w:rsidRPr="00742779">
        <w:t xml:space="preserve">s </w:t>
      </w:r>
      <w:r w:rsidR="009F60D1" w:rsidRPr="00742779">
        <w:t>“</w:t>
      </w:r>
      <w:r w:rsidR="0033544D" w:rsidRPr="00742779">
        <w:t>junk bond</w:t>
      </w:r>
      <w:r w:rsidR="009F60D1" w:rsidRPr="00742779">
        <w:t>”</w:t>
      </w:r>
      <w:r w:rsidR="0033544D" w:rsidRPr="00742779">
        <w:t xml:space="preserve"> financing was risky and threatened Unocal</w:t>
      </w:r>
      <w:r w:rsidR="009F60D1" w:rsidRPr="00742779">
        <w:t>’</w:t>
      </w:r>
      <w:r w:rsidR="0033544D" w:rsidRPr="00742779">
        <w:t>s credit quality and operational flexibility.</w:t>
      </w:r>
    </w:p>
    <w:p w14:paraId="3EB5C1EC" w14:textId="77777777" w:rsidR="0033544D" w:rsidRPr="00742779" w:rsidRDefault="00742779" w:rsidP="000E54B1">
      <w:del w:id="5401" w:author="Seth Oranburg" w:date="2026-03-07T09:50:00Z" w16du:dateUtc="2026-03-07T14:50:00Z">
        <w:r w:rsidRPr="00742779">
          <w:rPr>
            <w:rFonts w:ascii="ZWAdobeF" w:hAnsi="ZWAdobeF" w:cs="ZWAdobeF"/>
            <w:sz w:val="2"/>
            <w:szCs w:val="2"/>
          </w:rPr>
          <w:delText>2295B</w:delText>
        </w:r>
        <w:r w:rsidR="0033544D" w:rsidRPr="00742779">
          <w:delText>The</w:delText>
        </w:r>
      </w:del>
      <w:ins w:id="5402" w:author="Seth Oranburg" w:date="2026-03-07T09:50:00Z" w16du:dateUtc="2026-03-07T14:50:00Z">
        <w:r w:rsidR="0033544D" w:rsidRPr="00742779">
          <w:t>The</w:t>
        </w:r>
      </w:ins>
      <w:r w:rsidR="0033544D" w:rsidRPr="00742779">
        <w:t xml:space="preserve"> board adopted a selective self-tender offer as its defensive response. Unocal would purchase its own shares from shareholders, at $72 per share in debt securities, but Mesa was excluded from participating. Shareholders other than Mesa could tender and receive $72. Mesa, if it succeeded in acquiring a majority, would be left holding shares that Unocal had not purchased, while other shareholders received the premium self-tender price.</w:t>
      </w:r>
    </w:p>
    <w:p w14:paraId="5DDD50C0" w14:textId="77777777" w:rsidR="0033544D" w:rsidRPr="00742779" w:rsidRDefault="00742779" w:rsidP="000E54B1">
      <w:del w:id="5403" w:author="Seth Oranburg" w:date="2026-03-07T09:50:00Z" w16du:dateUtc="2026-03-07T14:50:00Z">
        <w:r w:rsidRPr="00742779">
          <w:rPr>
            <w:rFonts w:ascii="ZWAdobeF" w:hAnsi="ZWAdobeF" w:cs="ZWAdobeF"/>
            <w:sz w:val="2"/>
            <w:szCs w:val="2"/>
          </w:rPr>
          <w:lastRenderedPageBreak/>
          <w:delText>2296B</w:delText>
        </w:r>
        <w:r w:rsidR="0033544D" w:rsidRPr="00742779">
          <w:delText>This</w:delText>
        </w:r>
      </w:del>
      <w:ins w:id="5404" w:author="Seth Oranburg" w:date="2026-03-07T09:50:00Z" w16du:dateUtc="2026-03-07T14:50:00Z">
        <w:r w:rsidR="0033544D" w:rsidRPr="00742779">
          <w:t>This</w:t>
        </w:r>
      </w:ins>
      <w:r w:rsidR="0033544D" w:rsidRPr="00742779">
        <w:t xml:space="preserve"> discrimination against Mesa was unprecedented. Corporate law generally requires equal treatment of shareholders. Unocal</w:t>
      </w:r>
      <w:r w:rsidR="009F60D1" w:rsidRPr="00742779">
        <w:t>’</w:t>
      </w:r>
      <w:r w:rsidR="0033544D" w:rsidRPr="00742779">
        <w:t>s self-tender explicitly treated Mesa differently, and worse, than all other shareholders.</w:t>
      </w:r>
    </w:p>
    <w:p w14:paraId="0E6FC3AC" w14:textId="77777777" w:rsidR="0033544D" w:rsidRPr="00742779" w:rsidRDefault="00742779" w:rsidP="000E54B1">
      <w:del w:id="5405" w:author="Seth Oranburg" w:date="2026-03-07T09:50:00Z" w16du:dateUtc="2026-03-07T14:50:00Z">
        <w:r w:rsidRPr="00742779">
          <w:rPr>
            <w:rFonts w:ascii="ZWAdobeF" w:hAnsi="ZWAdobeF" w:cs="ZWAdobeF"/>
            <w:sz w:val="2"/>
            <w:szCs w:val="2"/>
          </w:rPr>
          <w:delText>2297B</w:delText>
        </w:r>
        <w:r w:rsidR="0033544D" w:rsidRPr="00742779">
          <w:delText>Mesa</w:delText>
        </w:r>
      </w:del>
      <w:ins w:id="5406" w:author="Seth Oranburg" w:date="2026-03-07T09:50:00Z" w16du:dateUtc="2026-03-07T14:50:00Z">
        <w:r w:rsidR="0033544D" w:rsidRPr="00742779">
          <w:t>Mesa</w:t>
        </w:r>
      </w:ins>
      <w:r w:rsidR="0033544D" w:rsidRPr="00742779">
        <w:t xml:space="preserve"> sought an injunction. The Court of Chancery granted it, finding the discriminatory self-tender inconsistent with fiduciary duties. The Delaware Supreme Court reversed.</w:t>
      </w:r>
    </w:p>
    <w:p w14:paraId="70B262DE" w14:textId="77777777" w:rsidR="0033544D" w:rsidRPr="00742779" w:rsidRDefault="0033544D" w:rsidP="000E54B1">
      <w:pPr>
        <w:pStyle w:val="Heading3"/>
        <w:rPr>
          <w:rFonts w:eastAsia="Times New Roman"/>
        </w:rPr>
      </w:pPr>
      <w:r w:rsidRPr="00742779">
        <w:rPr>
          <w:rFonts w:eastAsia="Times New Roman"/>
        </w:rPr>
        <w:t>The Enhanced Scrutiny Framework</w:t>
      </w:r>
    </w:p>
    <w:p w14:paraId="0687C022" w14:textId="77777777" w:rsidR="0033544D" w:rsidRPr="00742779" w:rsidRDefault="00742779" w:rsidP="000E54B1">
      <w:del w:id="5407" w:author="Seth Oranburg" w:date="2026-03-07T09:50:00Z" w16du:dateUtc="2026-03-07T14:50:00Z">
        <w:r w:rsidRPr="00742779">
          <w:rPr>
            <w:rFonts w:ascii="ZWAdobeF" w:hAnsi="ZWAdobeF" w:cs="ZWAdobeF"/>
            <w:sz w:val="2"/>
            <w:szCs w:val="2"/>
          </w:rPr>
          <w:delText>2298B</w:delText>
        </w:r>
        <w:r w:rsidR="0033544D" w:rsidRPr="00742779">
          <w:delText>Justice</w:delText>
        </w:r>
      </w:del>
      <w:ins w:id="5408" w:author="Seth Oranburg" w:date="2026-03-07T09:50:00Z" w16du:dateUtc="2026-03-07T14:50:00Z">
        <w:r w:rsidR="0033544D" w:rsidRPr="00742779">
          <w:t>Justice</w:t>
        </w:r>
      </w:ins>
      <w:r w:rsidR="0033544D" w:rsidRPr="00742779">
        <w:t xml:space="preserve"> Moore</w:t>
      </w:r>
      <w:r w:rsidR="009F60D1" w:rsidRPr="00742779">
        <w:t>’</w:t>
      </w:r>
      <w:r w:rsidR="0033544D" w:rsidRPr="00742779">
        <w:t>s opinion for the Supreme Court established the analytical framework that governs defensive measures to this day.</w:t>
      </w:r>
    </w:p>
    <w:p w14:paraId="20E297F8" w14:textId="77777777" w:rsidR="0033544D" w:rsidRPr="00742779" w:rsidRDefault="00742779" w:rsidP="000E54B1">
      <w:del w:id="5409" w:author="Seth Oranburg" w:date="2026-03-07T09:50:00Z" w16du:dateUtc="2026-03-07T14:50:00Z">
        <w:r w:rsidRPr="00742779">
          <w:rPr>
            <w:rFonts w:ascii="ZWAdobeF" w:hAnsi="ZWAdobeF" w:cs="ZWAdobeF"/>
            <w:sz w:val="2"/>
            <w:szCs w:val="2"/>
          </w:rPr>
          <w:delText>2299B</w:delText>
        </w:r>
        <w:r w:rsidR="0033544D" w:rsidRPr="00742779">
          <w:delText>The</w:delText>
        </w:r>
      </w:del>
      <w:ins w:id="5410" w:author="Seth Oranburg" w:date="2026-03-07T09:50:00Z" w16du:dateUtc="2026-03-07T14:50:00Z">
        <w:r w:rsidR="0033544D" w:rsidRPr="00742779">
          <w:t>The</w:t>
        </w:r>
      </w:ins>
      <w:r w:rsidR="0033544D" w:rsidRPr="00742779">
        <w:t xml:space="preserve"> court began by acknowledging the </w:t>
      </w:r>
      <w:r w:rsidR="009F60D1" w:rsidRPr="00742779">
        <w:t>“</w:t>
      </w:r>
      <w:r w:rsidR="0033544D" w:rsidRPr="00742779">
        <w:t>omnipresent specter</w:t>
      </w:r>
      <w:r w:rsidR="009F60D1" w:rsidRPr="00742779">
        <w:t>”</w:t>
      </w:r>
      <w:r w:rsidR="0033544D" w:rsidRPr="00742779">
        <w:t xml:space="preserve"> of director self-interest in the takeover context:</w:t>
      </w:r>
    </w:p>
    <w:p w14:paraId="2FECC0BD" w14:textId="77777777" w:rsidR="0033544D" w:rsidRPr="00742779" w:rsidRDefault="00742779" w:rsidP="000E54B1">
      <w:pPr>
        <w:spacing w:before="100" w:after="100"/>
        <w:ind w:left="720" w:right="720"/>
        <w:divId w:val="1768385252"/>
        <w:pPrChange w:id="5411" w:author="Seth Oranburg" w:date="2026-03-07T09:50:00Z" w16du:dateUtc="2026-03-07T14:50:00Z">
          <w:pPr>
            <w:pStyle w:val="NormalWeb"/>
            <w:spacing w:before="100" w:after="100"/>
            <w:ind w:left="720" w:right="720"/>
            <w:divId w:val="1768385252"/>
          </w:pPr>
        </w:pPrChange>
      </w:pPr>
      <w:del w:id="5412" w:author="Seth Oranburg" w:date="2026-03-07T09:50:00Z" w16du:dateUtc="2026-03-07T14:50:00Z">
        <w:r w:rsidRPr="00742779">
          <w:rPr>
            <w:rFonts w:ascii="ZWAdobeF" w:hAnsi="ZWAdobeF" w:cs="ZWAdobeF"/>
            <w:sz w:val="2"/>
            <w:szCs w:val="2"/>
          </w:rPr>
          <w:delText>2300B</w:delText>
        </w:r>
        <w:r w:rsidR="0033544D" w:rsidRPr="00742779">
          <w:delText>Because</w:delText>
        </w:r>
      </w:del>
      <w:ins w:id="5413" w:author="Seth Oranburg" w:date="2026-03-07T09:50:00Z" w16du:dateUtc="2026-03-07T14:50:00Z">
        <w:r w:rsidR="0033544D" w:rsidRPr="00742779">
          <w:t>Because</w:t>
        </w:r>
      </w:ins>
      <w:r w:rsidR="0033544D" w:rsidRPr="00742779">
        <w:t xml:space="preserve"> of the omnipresent specter that a board may be acting primarily in its own interests, rather than those of the corporation and its shareholders, there is an enhanced duty which calls for judicial examination at the threshold before the protections of the business judgment rule may be conferred.</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p>
    <w:p w14:paraId="28AADC9E" w14:textId="77777777" w:rsidR="0033544D" w:rsidRPr="00742779" w:rsidRDefault="00742779" w:rsidP="000E54B1">
      <w:del w:id="5414" w:author="Seth Oranburg" w:date="2026-03-07T09:50:00Z" w16du:dateUtc="2026-03-07T14:50:00Z">
        <w:r w:rsidRPr="00742779">
          <w:rPr>
            <w:rFonts w:ascii="ZWAdobeF" w:hAnsi="ZWAdobeF" w:cs="ZWAdobeF"/>
            <w:sz w:val="2"/>
            <w:szCs w:val="2"/>
          </w:rPr>
          <w:delText>2301B</w:delText>
        </w:r>
        <w:r w:rsidR="0033544D" w:rsidRPr="00742779">
          <w:delText>This</w:delText>
        </w:r>
      </w:del>
      <w:ins w:id="5415" w:author="Seth Oranburg" w:date="2026-03-07T09:50:00Z" w16du:dateUtc="2026-03-07T14:50:00Z">
        <w:r w:rsidR="0033544D" w:rsidRPr="00742779">
          <w:t>This</w:t>
        </w:r>
      </w:ins>
      <w:r w:rsidR="0033544D" w:rsidRPr="00742779">
        <w:t xml:space="preserve"> language is foundational. The court recognized that directors facing takeover threats cannot be treated as disinterested decision-makers entitled to ordinary business judgment deference. Their positions are at stake. Their judgment is potentially compromised by self-interest. Enhanced scrutiny is required.</w:t>
      </w:r>
    </w:p>
    <w:p w14:paraId="3DDE5797" w14:textId="77777777" w:rsidR="0033544D" w:rsidRPr="00742779" w:rsidRDefault="00742779" w:rsidP="000E54B1">
      <w:del w:id="5416" w:author="Seth Oranburg" w:date="2026-03-07T09:50:00Z" w16du:dateUtc="2026-03-07T14:50:00Z">
        <w:r w:rsidRPr="00742779">
          <w:rPr>
            <w:rFonts w:ascii="ZWAdobeF" w:hAnsi="ZWAdobeF" w:cs="ZWAdobeF"/>
            <w:sz w:val="2"/>
            <w:szCs w:val="2"/>
          </w:rPr>
          <w:delText>2302B</w:delText>
        </w:r>
        <w:r w:rsidR="0033544D" w:rsidRPr="00742779">
          <w:delText>But</w:delText>
        </w:r>
      </w:del>
      <w:ins w:id="5417" w:author="Seth Oranburg" w:date="2026-03-07T09:50:00Z" w16du:dateUtc="2026-03-07T14:50:00Z">
        <w:r w:rsidR="0033544D" w:rsidRPr="00742779">
          <w:t>But</w:t>
        </w:r>
      </w:ins>
      <w:r w:rsidR="0033544D" w:rsidRPr="00742779">
        <w:t xml:space="preserve"> the court also recognized legitimate reasons for defensive measures. An inadequate bid may harm shareholders who might sell at below-value prices. Coercive bid structures may force shareholders to accept terms they would not voluntarily choose. Acquirers may threaten corporate policies that benefit constituencies other than shareholders.</w:t>
      </w:r>
    </w:p>
    <w:p w14:paraId="15D30C8E" w14:textId="77777777" w:rsidR="0033544D" w:rsidRPr="00742779" w:rsidRDefault="00742779" w:rsidP="000E54B1">
      <w:del w:id="5418" w:author="Seth Oranburg" w:date="2026-03-07T09:50:00Z" w16du:dateUtc="2026-03-07T14:50:00Z">
        <w:r w:rsidRPr="00742779">
          <w:rPr>
            <w:rFonts w:ascii="ZWAdobeF" w:hAnsi="ZWAdobeF" w:cs="ZWAdobeF"/>
            <w:sz w:val="2"/>
            <w:szCs w:val="2"/>
          </w:rPr>
          <w:delText>2303B</w:delText>
        </w:r>
        <w:r w:rsidR="0033544D" w:rsidRPr="00742779">
          <w:delText>The</w:delText>
        </w:r>
      </w:del>
      <w:ins w:id="5419" w:author="Seth Oranburg" w:date="2026-03-07T09:50:00Z" w16du:dateUtc="2026-03-07T14:50:00Z">
        <w:r w:rsidR="0033544D" w:rsidRPr="00742779">
          <w:t>The</w:t>
        </w:r>
      </w:ins>
      <w:r w:rsidR="0033544D" w:rsidRPr="00742779">
        <w:t xml:space="preserve"> court crafted a two-part standard to navigate these competing concerns:</w:t>
      </w:r>
    </w:p>
    <w:p w14:paraId="5C956F1D" w14:textId="77777777" w:rsidR="0033544D" w:rsidRPr="00742779" w:rsidRDefault="00742779" w:rsidP="000E54B1">
      <w:pPr>
        <w:spacing w:before="100" w:after="100"/>
        <w:ind w:left="720" w:right="720"/>
        <w:divId w:val="1304970879"/>
        <w:pPrChange w:id="5420" w:author="Seth Oranburg" w:date="2026-03-07T09:50:00Z" w16du:dateUtc="2026-03-07T14:50:00Z">
          <w:pPr>
            <w:pStyle w:val="NormalWeb"/>
            <w:spacing w:before="100" w:after="100"/>
            <w:ind w:left="720" w:right="720"/>
            <w:divId w:val="1304970879"/>
          </w:pPr>
        </w:pPrChange>
      </w:pPr>
      <w:del w:id="5421" w:author="Seth Oranburg" w:date="2026-03-07T09:50:00Z" w16du:dateUtc="2026-03-07T14:50:00Z">
        <w:r w:rsidRPr="00742779">
          <w:rPr>
            <w:rFonts w:ascii="ZWAdobeF" w:hAnsi="ZWAdobeF" w:cs="ZWAdobeF"/>
            <w:sz w:val="2"/>
            <w:szCs w:val="2"/>
          </w:rPr>
          <w:delText>2304B</w:delText>
        </w:r>
      </w:del>
      <w:r w:rsidR="0033544D" w:rsidRPr="00742779">
        <w:t>[D</w:t>
      </w:r>
      <w:r w:rsidR="00EE2871" w:rsidRPr="00742779">
        <w:t>]</w:t>
      </w:r>
      <w:r w:rsidR="0033544D" w:rsidRPr="00742779">
        <w:t xml:space="preserve"> must show that they had reasonable grounds for believing that a danger to corporate policy and effectiveness existed because of another person</w:t>
      </w:r>
      <w:r w:rsidR="009F60D1" w:rsidRPr="00742779">
        <w:t>’</w:t>
      </w:r>
      <w:r w:rsidR="0033544D" w:rsidRPr="00742779">
        <w:t>s stock ownership. ... However, they satisfy that burden by showing good faith and reasonable investigation. ... [T</w:t>
      </w:r>
      <w:r w:rsidR="00EE2871" w:rsidRPr="00742779">
        <w:t>]</w:t>
      </w:r>
      <w:r w:rsidR="0033544D" w:rsidRPr="00742779">
        <w:t xml:space="preserve"> directors </w:t>
      </w:r>
      <w:r w:rsidR="0033544D" w:rsidRPr="00742779">
        <w:lastRenderedPageBreak/>
        <w:t xml:space="preserve">must analyze the nature of the takeover bid and its effect on the corporate enterprise. Examples of such concerns may include: inadequacy of the price offered, nature and timing of the offer, questions of illegality, the impact on </w:t>
      </w:r>
      <w:r w:rsidR="009F60D1" w:rsidRPr="00742779">
        <w:t>“</w:t>
      </w:r>
      <w:r w:rsidR="0033544D" w:rsidRPr="00742779">
        <w:t>constituencies</w:t>
      </w:r>
      <w:r w:rsidR="009F60D1" w:rsidRPr="00742779">
        <w:t>”</w:t>
      </w:r>
      <w:r w:rsidR="0033544D" w:rsidRPr="00742779">
        <w:t xml:space="preserve"> other than shareholders (i.e., creditors, customers, employees, and perhaps even the community generally), the risk of nonconsummation, and the quality of securities being offered in the exchange.</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p>
    <w:p w14:paraId="6BD488F8" w14:textId="77777777" w:rsidR="0033544D" w:rsidRPr="00742779" w:rsidRDefault="00742779" w:rsidP="000E54B1">
      <w:del w:id="5422" w:author="Seth Oranburg" w:date="2026-03-07T09:50:00Z" w16du:dateUtc="2026-03-07T14:50:00Z">
        <w:r w:rsidRPr="00742779">
          <w:rPr>
            <w:rFonts w:ascii="ZWAdobeF" w:hAnsi="ZWAdobeF" w:cs="ZWAdobeF"/>
            <w:sz w:val="2"/>
            <w:szCs w:val="2"/>
          </w:rPr>
          <w:delText>2305B</w:delText>
        </w:r>
        <w:r w:rsidR="0033544D" w:rsidRPr="00742779">
          <w:delText>This</w:delText>
        </w:r>
      </w:del>
      <w:ins w:id="5423" w:author="Seth Oranburg" w:date="2026-03-07T09:50:00Z" w16du:dateUtc="2026-03-07T14:50:00Z">
        <w:r w:rsidR="0033544D" w:rsidRPr="00742779">
          <w:t>This</w:t>
        </w:r>
      </w:ins>
      <w:r w:rsidR="0033544D" w:rsidRPr="00742779">
        <w:t xml:space="preserve"> is the first prong: threat identification. Directors must demonstrate reasonable grounds for believing a threat exists. The court provided a non-exclusive list of threats that might justify defensive action. Inadequate price is the most obvious, but the list extends to coercion, harm to non-shareholder constituencies, and other concerns beyond pure inadequacy.</w:t>
      </w:r>
    </w:p>
    <w:p w14:paraId="53977F57" w14:textId="77777777" w:rsidR="0033544D" w:rsidRPr="00742779" w:rsidRDefault="00742779" w:rsidP="000E54B1">
      <w:del w:id="5424" w:author="Seth Oranburg" w:date="2026-03-07T09:50:00Z" w16du:dateUtc="2026-03-07T14:50:00Z">
        <w:r w:rsidRPr="00742779">
          <w:rPr>
            <w:rFonts w:ascii="ZWAdobeF" w:hAnsi="ZWAdobeF" w:cs="ZWAdobeF"/>
            <w:sz w:val="2"/>
            <w:szCs w:val="2"/>
          </w:rPr>
          <w:delText>2306B</w:delText>
        </w:r>
        <w:r w:rsidR="0033544D" w:rsidRPr="00742779">
          <w:delText>The</w:delText>
        </w:r>
      </w:del>
      <w:ins w:id="5425" w:author="Seth Oranburg" w:date="2026-03-07T09:50:00Z" w16du:dateUtc="2026-03-07T14:50:00Z">
        <w:r w:rsidR="0033544D" w:rsidRPr="00742779">
          <w:t>The</w:t>
        </w:r>
      </w:ins>
      <w:r w:rsidR="0033544D" w:rsidRPr="00742779">
        <w:t xml:space="preserve"> second prong addresses proportionality:</w:t>
      </w:r>
    </w:p>
    <w:p w14:paraId="75FCFFFF" w14:textId="77777777" w:rsidR="0033544D" w:rsidRPr="00742779" w:rsidRDefault="00742779" w:rsidP="000E54B1">
      <w:pPr>
        <w:spacing w:before="100" w:after="100"/>
        <w:ind w:left="720" w:right="720"/>
        <w:divId w:val="68890875"/>
        <w:pPrChange w:id="5426" w:author="Seth Oranburg" w:date="2026-03-07T09:50:00Z" w16du:dateUtc="2026-03-07T14:50:00Z">
          <w:pPr>
            <w:pStyle w:val="NormalWeb"/>
            <w:spacing w:before="100" w:after="100"/>
            <w:ind w:left="720" w:right="720"/>
            <w:divId w:val="68890875"/>
          </w:pPr>
        </w:pPrChange>
      </w:pPr>
      <w:del w:id="5427" w:author="Seth Oranburg" w:date="2026-03-07T09:50:00Z" w16du:dateUtc="2026-03-07T14:50:00Z">
        <w:r w:rsidRPr="00742779">
          <w:rPr>
            <w:rFonts w:ascii="ZWAdobeF" w:hAnsi="ZWAdobeF" w:cs="ZWAdobeF"/>
            <w:sz w:val="2"/>
            <w:szCs w:val="2"/>
          </w:rPr>
          <w:delText>2307B</w:delText>
        </w:r>
      </w:del>
      <w:r w:rsidR="0033544D" w:rsidRPr="00742779">
        <w:t>[T</w:t>
      </w:r>
      <w:r w:rsidR="00EE2871" w:rsidRPr="00742779">
        <w:t>]</w:t>
      </w:r>
      <w:r w:rsidR="0033544D" w:rsidRPr="00742779">
        <w:t xml:space="preserve"> board</w:t>
      </w:r>
      <w:r w:rsidR="009F60D1" w:rsidRPr="00742779">
        <w:t>’</w:t>
      </w:r>
      <w:r w:rsidR="0033544D" w:rsidRPr="00742779">
        <w:t>s response to the threat must be reasonable in relation to the threat posed. This entails an analysis by the directors of the nature of the takeover bid and its effect on the corporate enterprise. ... A corporation does not have unbridled discretion to defeat any perceived threat by any Draconian means available.</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p>
    <w:p w14:paraId="05F5E036" w14:textId="77777777" w:rsidR="0033544D" w:rsidRPr="00742779" w:rsidRDefault="00742779" w:rsidP="000E54B1">
      <w:del w:id="5428" w:author="Seth Oranburg" w:date="2026-03-07T09:50:00Z" w16du:dateUtc="2026-03-07T14:50:00Z">
        <w:r w:rsidRPr="00742779">
          <w:rPr>
            <w:rFonts w:ascii="ZWAdobeF" w:hAnsi="ZWAdobeF" w:cs="ZWAdobeF"/>
            <w:sz w:val="2"/>
            <w:szCs w:val="2"/>
          </w:rPr>
          <w:delText>2308B</w:delText>
        </w:r>
        <w:r w:rsidR="0033544D" w:rsidRPr="00742779">
          <w:delText>The</w:delText>
        </w:r>
      </w:del>
      <w:ins w:id="5429" w:author="Seth Oranburg" w:date="2026-03-07T09:50:00Z" w16du:dateUtc="2026-03-07T14:50:00Z">
        <w:r w:rsidR="0033544D" w:rsidRPr="00742779">
          <w:t>The</w:t>
        </w:r>
      </w:ins>
      <w:r w:rsidR="0033544D" w:rsidRPr="00742779">
        <w:t xml:space="preserve"> response must be proportionate to the threat identified. A threat of coercive pricing might justify defensive measures designed to protect shareholders from coercion. It would not justify responses that serve no protective purpose and merely entrench incumbent management.</w:t>
      </w:r>
    </w:p>
    <w:p w14:paraId="44A733C9" w14:textId="77777777" w:rsidR="0033544D" w:rsidRPr="00742779" w:rsidRDefault="00742779" w:rsidP="000E54B1">
      <w:del w:id="5430" w:author="Seth Oranburg" w:date="2026-03-07T09:50:00Z" w16du:dateUtc="2026-03-07T14:50:00Z">
        <w:r w:rsidRPr="00742779">
          <w:rPr>
            <w:rFonts w:ascii="ZWAdobeF" w:hAnsi="ZWAdobeF" w:cs="ZWAdobeF"/>
            <w:sz w:val="2"/>
            <w:szCs w:val="2"/>
          </w:rPr>
          <w:delText>2309B</w:delText>
        </w:r>
        <w:r w:rsidR="0033544D" w:rsidRPr="00742779">
          <w:delText>The</w:delText>
        </w:r>
      </w:del>
      <w:ins w:id="5431" w:author="Seth Oranburg" w:date="2026-03-07T09:50:00Z" w16du:dateUtc="2026-03-07T14:50:00Z">
        <w:r w:rsidR="0033544D" w:rsidRPr="00742779">
          <w:t>The</w:t>
        </w:r>
      </w:ins>
      <w:r w:rsidR="0033544D" w:rsidRPr="00742779">
        <w:t xml:space="preserve"> court emphasized that enhanced scrutiny places the initial burden on directors:</w:t>
      </w:r>
    </w:p>
    <w:p w14:paraId="5D7A7A63" w14:textId="77777777" w:rsidR="0033544D" w:rsidRPr="00742779" w:rsidRDefault="00742779" w:rsidP="000E54B1">
      <w:pPr>
        <w:spacing w:before="100" w:after="100"/>
        <w:ind w:left="720" w:right="720"/>
        <w:divId w:val="900796474"/>
        <w:pPrChange w:id="5432" w:author="Seth Oranburg" w:date="2026-03-07T09:50:00Z" w16du:dateUtc="2026-03-07T14:50:00Z">
          <w:pPr>
            <w:pStyle w:val="NormalWeb"/>
            <w:spacing w:before="100" w:after="100"/>
            <w:ind w:left="720" w:right="720"/>
            <w:divId w:val="900796474"/>
          </w:pPr>
        </w:pPrChange>
      </w:pPr>
      <w:del w:id="5433" w:author="Seth Oranburg" w:date="2026-03-07T09:50:00Z" w16du:dateUtc="2026-03-07T14:50:00Z">
        <w:r w:rsidRPr="00742779">
          <w:rPr>
            <w:rFonts w:ascii="ZWAdobeF" w:hAnsi="ZWAdobeF" w:cs="ZWAdobeF"/>
            <w:sz w:val="2"/>
            <w:szCs w:val="2"/>
          </w:rPr>
          <w:delText>2310B</w:delText>
        </w:r>
        <w:r w:rsidR="0033544D" w:rsidRPr="00742779">
          <w:delText>If</w:delText>
        </w:r>
      </w:del>
      <w:ins w:id="5434" w:author="Seth Oranburg" w:date="2026-03-07T09:50:00Z" w16du:dateUtc="2026-03-07T14:50:00Z">
        <w:r w:rsidR="0033544D" w:rsidRPr="00742779">
          <w:t>If</w:t>
        </w:r>
      </w:ins>
      <w:r w:rsidR="0033544D" w:rsidRPr="00742779">
        <w:t xml:space="preserve"> a defensive measure is to come within the ambit of the business judgment rule, it must be reasonable in relation to the threat posed. This entails an analysis by the directors of the nature of the takeover bid and its effect on the corporate enterprise. ... [D</w:t>
      </w:r>
      <w:r w:rsidR="00EE2871" w:rsidRPr="00742779">
        <w:t>]</w:t>
      </w:r>
      <w:r w:rsidR="0033544D" w:rsidRPr="00742779">
        <w:t xml:space="preserve"> must show that they had reasonable grounds for believing that a </w:t>
      </w:r>
      <w:r w:rsidR="0033544D" w:rsidRPr="00742779">
        <w:lastRenderedPageBreak/>
        <w:t>danger to corporate policy and effectiveness existed.</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p>
    <w:p w14:paraId="3EB61609" w14:textId="77777777" w:rsidR="0033544D" w:rsidRPr="00742779" w:rsidRDefault="00742779" w:rsidP="000E54B1">
      <w:del w:id="5435" w:author="Seth Oranburg" w:date="2026-03-07T09:50:00Z" w16du:dateUtc="2026-03-07T14:50:00Z">
        <w:r w:rsidRPr="00742779">
          <w:rPr>
            <w:rFonts w:ascii="ZWAdobeF" w:hAnsi="ZWAdobeF" w:cs="ZWAdobeF"/>
            <w:sz w:val="2"/>
            <w:szCs w:val="2"/>
          </w:rPr>
          <w:delText>2311B</w:delText>
        </w:r>
        <w:r w:rsidR="0033544D" w:rsidRPr="00742779">
          <w:delText>If</w:delText>
        </w:r>
      </w:del>
      <w:ins w:id="5436" w:author="Seth Oranburg" w:date="2026-03-07T09:50:00Z" w16du:dateUtc="2026-03-07T14:50:00Z">
        <w:r w:rsidR="0033544D" w:rsidRPr="00742779">
          <w:t>If</w:t>
        </w:r>
      </w:ins>
      <w:r w:rsidR="0033544D" w:rsidRPr="00742779">
        <w:t xml:space="preserve"> directors satisfy both prongs, the business judgment rule applies and their action is presumed proper. If they fail to satisfy either prong, the action is enjoined or rescinded.</w:t>
      </w:r>
    </w:p>
    <w:p w14:paraId="6A782A96" w14:textId="77777777" w:rsidR="0033544D" w:rsidRPr="00742779" w:rsidRDefault="0033544D" w:rsidP="000E54B1">
      <w:pPr>
        <w:pStyle w:val="Heading3"/>
        <w:rPr>
          <w:rFonts w:eastAsia="Times New Roman"/>
        </w:rPr>
      </w:pPr>
      <w:r w:rsidRPr="00742779">
        <w:rPr>
          <w:rFonts w:eastAsia="Times New Roman"/>
        </w:rPr>
        <w:t>Application to Mesa</w:t>
      </w:r>
      <w:r w:rsidR="009F60D1" w:rsidRPr="00742779">
        <w:rPr>
          <w:rFonts w:eastAsia="Times New Roman"/>
        </w:rPr>
        <w:t>’</w:t>
      </w:r>
      <w:r w:rsidRPr="00742779">
        <w:rPr>
          <w:rFonts w:eastAsia="Times New Roman"/>
        </w:rPr>
        <w:t>s Offer</w:t>
      </w:r>
    </w:p>
    <w:p w14:paraId="1F06BC19" w14:textId="77777777" w:rsidR="0033544D" w:rsidRPr="00742779" w:rsidRDefault="00742779" w:rsidP="000E54B1">
      <w:del w:id="5437" w:author="Seth Oranburg" w:date="2026-03-07T09:50:00Z" w16du:dateUtc="2026-03-07T14:50:00Z">
        <w:r w:rsidRPr="00742779">
          <w:rPr>
            <w:rFonts w:ascii="ZWAdobeF" w:hAnsi="ZWAdobeF" w:cs="ZWAdobeF"/>
            <w:sz w:val="2"/>
            <w:szCs w:val="2"/>
          </w:rPr>
          <w:delText>2312B</w:delText>
        </w:r>
        <w:r w:rsidR="0033544D" w:rsidRPr="00742779">
          <w:delText>The</w:delText>
        </w:r>
      </w:del>
      <w:ins w:id="5438" w:author="Seth Oranburg" w:date="2026-03-07T09:50:00Z" w16du:dateUtc="2026-03-07T14:50:00Z">
        <w:r w:rsidR="0033544D" w:rsidRPr="00742779">
          <w:t>The</w:t>
        </w:r>
      </w:ins>
      <w:r w:rsidR="0033544D" w:rsidRPr="00742779">
        <w:t xml:space="preserve"> court found that Unocal</w:t>
      </w:r>
      <w:r w:rsidR="009F60D1" w:rsidRPr="00742779">
        <w:t>’</w:t>
      </w:r>
      <w:r w:rsidR="0033544D" w:rsidRPr="00742779">
        <w:t>s board satisfied both prongs.</w:t>
      </w:r>
    </w:p>
    <w:p w14:paraId="606ACB5E" w14:textId="77777777" w:rsidR="0033544D" w:rsidRPr="00742779" w:rsidRDefault="00742779" w:rsidP="000E54B1">
      <w:del w:id="5439" w:author="Seth Oranburg" w:date="2026-03-07T09:50:00Z" w16du:dateUtc="2026-03-07T14:50:00Z">
        <w:r w:rsidRPr="00742779">
          <w:rPr>
            <w:rFonts w:ascii="ZWAdobeF" w:hAnsi="ZWAdobeF" w:cs="ZWAdobeF"/>
            <w:sz w:val="2"/>
            <w:szCs w:val="2"/>
          </w:rPr>
          <w:delText>2313B</w:delText>
        </w:r>
        <w:r w:rsidR="0033544D" w:rsidRPr="00742779">
          <w:delText>On</w:delText>
        </w:r>
      </w:del>
      <w:ins w:id="5440" w:author="Seth Oranburg" w:date="2026-03-07T09:50:00Z" w16du:dateUtc="2026-03-07T14:50:00Z">
        <w:r w:rsidR="0033544D" w:rsidRPr="00742779">
          <w:t>On</w:t>
        </w:r>
      </w:ins>
      <w:r w:rsidR="0033544D" w:rsidRPr="00742779">
        <w:t xml:space="preserve"> threat identification, the board had reasonable grounds for concern. Mesa</w:t>
      </w:r>
      <w:r w:rsidR="009F60D1" w:rsidRPr="00742779">
        <w:t>’</w:t>
      </w:r>
      <w:r w:rsidR="0033544D" w:rsidRPr="00742779">
        <w:t>s two-tier offer was structurally coercive. Shareholders faced pressure to tender regardless of their assessment of value. The back-end consideration was of uncertain value and subordinated in the capital structure. The board</w:t>
      </w:r>
      <w:r w:rsidR="009F60D1" w:rsidRPr="00742779">
        <w:t>’</w:t>
      </w:r>
      <w:r w:rsidR="0033544D" w:rsidRPr="00742779">
        <w:t>s financial advisors concluded the offer was inadequate. These concerns were legitimate, not pretextual.</w:t>
      </w:r>
    </w:p>
    <w:p w14:paraId="7C08CF81" w14:textId="77777777" w:rsidR="0033544D" w:rsidRPr="00742779" w:rsidRDefault="00742779" w:rsidP="000E54B1">
      <w:del w:id="5441" w:author="Seth Oranburg" w:date="2026-03-07T09:50:00Z" w16du:dateUtc="2026-03-07T14:50:00Z">
        <w:r w:rsidRPr="00742779">
          <w:rPr>
            <w:rFonts w:ascii="ZWAdobeF" w:hAnsi="ZWAdobeF" w:cs="ZWAdobeF"/>
            <w:sz w:val="2"/>
            <w:szCs w:val="2"/>
          </w:rPr>
          <w:delText>2314B</w:delText>
        </w:r>
        <w:r w:rsidR="0033544D" w:rsidRPr="00742779">
          <w:delText>On</w:delText>
        </w:r>
      </w:del>
      <w:ins w:id="5442" w:author="Seth Oranburg" w:date="2026-03-07T09:50:00Z" w16du:dateUtc="2026-03-07T14:50:00Z">
        <w:r w:rsidR="0033544D" w:rsidRPr="00742779">
          <w:t>On</w:t>
        </w:r>
      </w:ins>
      <w:r w:rsidR="0033544D" w:rsidRPr="00742779">
        <w:t xml:space="preserve"> proportionality, the discriminatory self-tender was a reasonable response to the coercive threat. By offering shareholders a higher-value alternative to Mesa</w:t>
      </w:r>
      <w:r w:rsidR="009F60D1" w:rsidRPr="00742779">
        <w:t>’</w:t>
      </w:r>
      <w:r w:rsidR="0033544D" w:rsidRPr="00742779">
        <w:t>s offer, Unocal gave shareholders a choice other than tendering into Mesa</w:t>
      </w:r>
      <w:r w:rsidR="009F60D1" w:rsidRPr="00742779">
        <w:t>’</w:t>
      </w:r>
      <w:r w:rsidR="0033544D" w:rsidRPr="00742779">
        <w:t>s coercive front end. Excluding Mesa from the self-tender was necessary to make the defense effective; if Mesa could tender into the self-tender, it could acquire Unocal</w:t>
      </w:r>
      <w:r w:rsidR="009F60D1" w:rsidRPr="00742779">
        <w:t>’</w:t>
      </w:r>
      <w:r w:rsidR="0033544D" w:rsidRPr="00742779">
        <w:t>s cash and debt capacity while maintaining its hostile bid.</w:t>
      </w:r>
    </w:p>
    <w:p w14:paraId="790D7974" w14:textId="77777777" w:rsidR="0033544D" w:rsidRPr="00742779" w:rsidRDefault="00742779" w:rsidP="000E54B1">
      <w:del w:id="5443" w:author="Seth Oranburg" w:date="2026-03-07T09:50:00Z" w16du:dateUtc="2026-03-07T14:50:00Z">
        <w:r w:rsidRPr="00742779">
          <w:rPr>
            <w:rFonts w:ascii="ZWAdobeF" w:hAnsi="ZWAdobeF" w:cs="ZWAdobeF"/>
            <w:sz w:val="2"/>
            <w:szCs w:val="2"/>
          </w:rPr>
          <w:delText>2315B</w:delText>
        </w:r>
        <w:r w:rsidR="0033544D" w:rsidRPr="00742779">
          <w:delText>The</w:delText>
        </w:r>
      </w:del>
      <w:ins w:id="5444" w:author="Seth Oranburg" w:date="2026-03-07T09:50:00Z" w16du:dateUtc="2026-03-07T14:50:00Z">
        <w:r w:rsidR="0033544D" w:rsidRPr="00742779">
          <w:t>The</w:t>
        </w:r>
      </w:ins>
      <w:r w:rsidR="0033544D" w:rsidRPr="00742779">
        <w:t xml:space="preserve"> court acknowledged that discrimination among shareholders is generally impermissible but found an exception justified here:</w:t>
      </w:r>
    </w:p>
    <w:p w14:paraId="14F93F12" w14:textId="77777777" w:rsidR="0033544D" w:rsidRPr="00742779" w:rsidRDefault="00742779" w:rsidP="000E54B1">
      <w:pPr>
        <w:spacing w:before="100" w:after="100"/>
        <w:ind w:left="720" w:right="720"/>
        <w:divId w:val="227303267"/>
        <w:pPrChange w:id="5445" w:author="Seth Oranburg" w:date="2026-03-07T09:50:00Z" w16du:dateUtc="2026-03-07T14:50:00Z">
          <w:pPr>
            <w:pStyle w:val="NormalWeb"/>
            <w:spacing w:before="100" w:after="100"/>
            <w:ind w:left="720" w:right="720"/>
            <w:divId w:val="227303267"/>
          </w:pPr>
        </w:pPrChange>
      </w:pPr>
      <w:del w:id="5446" w:author="Seth Oranburg" w:date="2026-03-07T09:50:00Z" w16du:dateUtc="2026-03-07T14:50:00Z">
        <w:r w:rsidRPr="00742779">
          <w:rPr>
            <w:rFonts w:ascii="ZWAdobeF" w:hAnsi="ZWAdobeF" w:cs="ZWAdobeF"/>
            <w:sz w:val="2"/>
            <w:szCs w:val="2"/>
          </w:rPr>
          <w:delText>2316B</w:delText>
        </w:r>
        <w:r w:rsidR="0033544D" w:rsidRPr="00742779">
          <w:delText>We</w:delText>
        </w:r>
      </w:del>
      <w:ins w:id="5447" w:author="Seth Oranburg" w:date="2026-03-07T09:50:00Z" w16du:dateUtc="2026-03-07T14:50:00Z">
        <w:r w:rsidR="0033544D" w:rsidRPr="00742779">
          <w:t>We</w:t>
        </w:r>
      </w:ins>
      <w:r w:rsidR="0033544D" w:rsidRPr="00742779">
        <w:t xml:space="preserve"> are not combating a tender offer motivated by legitimate corporate objectives, such as achieving economies of scale, obtaining synergies with other operating businesses or providing a means of diversification of investment. Rather, the threat posed by Mesa is to the continued existence of Unocal</w:t>
      </w:r>
      <w:r w:rsidR="009F60D1" w:rsidRPr="00742779">
        <w:t>’</w:t>
      </w:r>
      <w:r w:rsidR="0033544D" w:rsidRPr="00742779">
        <w:t>s corporate policy. It is this threat which we must analyze.</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p>
    <w:p w14:paraId="38F5469E" w14:textId="77777777" w:rsidR="0033544D" w:rsidRPr="00742779" w:rsidRDefault="00742779" w:rsidP="000E54B1">
      <w:del w:id="5448" w:author="Seth Oranburg" w:date="2026-03-07T09:50:00Z" w16du:dateUtc="2026-03-07T14:50:00Z">
        <w:r w:rsidRPr="00742779">
          <w:rPr>
            <w:rFonts w:ascii="ZWAdobeF" w:hAnsi="ZWAdobeF" w:cs="ZWAdobeF"/>
            <w:sz w:val="2"/>
            <w:szCs w:val="2"/>
          </w:rPr>
          <w:delText>2317B</w:delText>
        </w:r>
        <w:r w:rsidR="0033544D" w:rsidRPr="00742779">
          <w:delText>Mesa</w:delText>
        </w:r>
        <w:r w:rsidR="009F60D1" w:rsidRPr="00742779">
          <w:delText>’</w:delText>
        </w:r>
        <w:r w:rsidR="0033544D" w:rsidRPr="00742779">
          <w:delText>s</w:delText>
        </w:r>
      </w:del>
      <w:ins w:id="5449" w:author="Seth Oranburg" w:date="2026-03-07T09:50:00Z" w16du:dateUtc="2026-03-07T14:50:00Z">
        <w:r w:rsidR="0033544D" w:rsidRPr="00742779">
          <w:t>Mesa</w:t>
        </w:r>
        <w:r w:rsidR="009F60D1" w:rsidRPr="00742779">
          <w:t>’</w:t>
        </w:r>
        <w:r w:rsidR="0033544D" w:rsidRPr="00742779">
          <w:t>s</w:t>
        </w:r>
      </w:ins>
      <w:r w:rsidR="0033544D" w:rsidRPr="00742779">
        <w:t xml:space="preserve"> offer was not merely an inadequate price. It was a coercive structure designed to force shareholder acceptance. The board could respond to that coercion with measures tailored to the threat.</w:t>
      </w:r>
    </w:p>
    <w:p w14:paraId="34A2F444" w14:textId="77777777" w:rsidR="0033544D" w:rsidRPr="00742779" w:rsidRDefault="0033544D" w:rsidP="000E54B1">
      <w:pPr>
        <w:pStyle w:val="Heading3"/>
        <w:rPr>
          <w:rFonts w:eastAsia="Times New Roman"/>
        </w:rPr>
      </w:pPr>
      <w:r w:rsidRPr="00742779">
        <w:rPr>
          <w:rFonts w:eastAsia="Times New Roman"/>
        </w:rPr>
        <w:lastRenderedPageBreak/>
        <w:t>What Unocal Teaches</w:t>
      </w:r>
    </w:p>
    <w:p w14:paraId="6A819883" w14:textId="77777777" w:rsidR="0033544D" w:rsidRPr="00742779" w:rsidRDefault="00742779" w:rsidP="000E54B1">
      <w:del w:id="5450" w:author="Seth Oranburg" w:date="2026-03-07T09:50:00Z" w16du:dateUtc="2026-03-07T14:50:00Z">
        <w:r w:rsidRPr="00742779">
          <w:rPr>
            <w:rStyle w:val="Emphasis"/>
            <w:rFonts w:ascii="ZWAdobeF" w:hAnsi="ZWAdobeF" w:cs="ZWAdobeF"/>
            <w:i w:val="0"/>
            <w:sz w:val="2"/>
            <w:szCs w:val="2"/>
          </w:rPr>
          <w:delText>2318B</w:delText>
        </w:r>
        <w:r w:rsidR="0033544D" w:rsidRPr="00742779">
          <w:rPr>
            <w:rStyle w:val="Emphasis"/>
          </w:rPr>
          <w:delText>Unocal</w:delText>
        </w:r>
      </w:del>
      <w:ins w:id="5451" w:author="Seth Oranburg" w:date="2026-03-07T09:50:00Z" w16du:dateUtc="2026-03-07T14:50:00Z">
        <w:r w:rsidR="0033544D" w:rsidRPr="00742779">
          <w:rPr>
            <w:rStyle w:val="Emphasis"/>
          </w:rPr>
          <w:t>Unocal</w:t>
        </w:r>
      </w:ins>
      <w:r w:rsidR="0033544D" w:rsidRPr="00742779">
        <w:t xml:space="preserve"> established several principles that continue to govern defensive measure analysis.</w:t>
      </w:r>
    </w:p>
    <w:p w14:paraId="08C4C232" w14:textId="77777777" w:rsidR="0033544D" w:rsidRPr="00742779" w:rsidRDefault="00742779" w:rsidP="000E54B1">
      <w:del w:id="5452" w:author="Seth Oranburg" w:date="2026-03-07T09:50:00Z" w16du:dateUtc="2026-03-07T14:50:00Z">
        <w:r w:rsidRPr="00742779">
          <w:rPr>
            <w:rFonts w:ascii="ZWAdobeF" w:hAnsi="ZWAdobeF" w:cs="ZWAdobeF"/>
            <w:sz w:val="2"/>
            <w:szCs w:val="2"/>
          </w:rPr>
          <w:delText>2319B</w:delText>
        </w:r>
        <w:r w:rsidR="0033544D" w:rsidRPr="00742779">
          <w:delText>First</w:delText>
        </w:r>
      </w:del>
      <w:ins w:id="5453" w:author="Seth Oranburg" w:date="2026-03-07T09:50:00Z" w16du:dateUtc="2026-03-07T14:50:00Z">
        <w:r w:rsidR="0033544D" w:rsidRPr="00742779">
          <w:t>First</w:t>
        </w:r>
      </w:ins>
      <w:r w:rsidR="0033544D" w:rsidRPr="00742779">
        <w:t>, defensive measures trigger enhanced scrutiny, not entire fairness. Directors are not required to prove that their response was the best available or that it was entirely fair to all constituencies. They must show that they had a reasonable basis for perceiving a threat and that their response was proportionate. This is more than business judgment deference but less than the entire fairness applicable to self-dealing.</w:t>
      </w:r>
    </w:p>
    <w:p w14:paraId="7F5A9B27" w14:textId="77777777" w:rsidR="0033544D" w:rsidRPr="00742779" w:rsidRDefault="00742779" w:rsidP="000E54B1">
      <w:del w:id="5454" w:author="Seth Oranburg" w:date="2026-03-07T09:50:00Z" w16du:dateUtc="2026-03-07T14:50:00Z">
        <w:r w:rsidRPr="00742779">
          <w:rPr>
            <w:rFonts w:ascii="ZWAdobeF" w:hAnsi="ZWAdobeF" w:cs="ZWAdobeF"/>
            <w:sz w:val="2"/>
            <w:szCs w:val="2"/>
          </w:rPr>
          <w:delText>2320B</w:delText>
        </w:r>
        <w:r w:rsidR="0033544D" w:rsidRPr="00742779">
          <w:delText>Second</w:delText>
        </w:r>
      </w:del>
      <w:ins w:id="5455" w:author="Seth Oranburg" w:date="2026-03-07T09:50:00Z" w16du:dateUtc="2026-03-07T14:50:00Z">
        <w:r w:rsidR="0033544D" w:rsidRPr="00742779">
          <w:t>Second</w:t>
        </w:r>
      </w:ins>
      <w:r w:rsidR="0033544D" w:rsidRPr="00742779">
        <w:t xml:space="preserve">, process matters. The </w:t>
      </w:r>
      <w:r w:rsidR="0033544D" w:rsidRPr="00742779">
        <w:rPr>
          <w:rStyle w:val="Emphasis"/>
        </w:rPr>
        <w:t>Unocal</w:t>
      </w:r>
      <w:r w:rsidR="0033544D" w:rsidRPr="00742779">
        <w:t xml:space="preserve"> board included a majority of outside directors. They retained independent financial advisors. They deliberated carefully about the threat and response. This process supported the court</w:t>
      </w:r>
      <w:r w:rsidR="009F60D1" w:rsidRPr="00742779">
        <w:t>’</w:t>
      </w:r>
      <w:r w:rsidR="0033544D" w:rsidRPr="00742779">
        <w:t>s conclusion that they acted reasonably. A board that acted hastily, without information, or at the direction of interested management would receive less deference.</w:t>
      </w:r>
    </w:p>
    <w:p w14:paraId="51FF20B3" w14:textId="77777777" w:rsidR="0033544D" w:rsidRPr="00742779" w:rsidRDefault="00742779" w:rsidP="000E54B1">
      <w:del w:id="5456" w:author="Seth Oranburg" w:date="2026-03-07T09:50:00Z" w16du:dateUtc="2026-03-07T14:50:00Z">
        <w:r w:rsidRPr="00742779">
          <w:rPr>
            <w:rFonts w:ascii="ZWAdobeF" w:hAnsi="ZWAdobeF" w:cs="ZWAdobeF"/>
            <w:sz w:val="2"/>
            <w:szCs w:val="2"/>
          </w:rPr>
          <w:delText>2321B</w:delText>
        </w:r>
        <w:r w:rsidR="0033544D" w:rsidRPr="00742779">
          <w:delText>Third</w:delText>
        </w:r>
      </w:del>
      <w:ins w:id="5457" w:author="Seth Oranburg" w:date="2026-03-07T09:50:00Z" w16du:dateUtc="2026-03-07T14:50:00Z">
        <w:r w:rsidR="0033544D" w:rsidRPr="00742779">
          <w:t>Third</w:t>
        </w:r>
      </w:ins>
      <w:r w:rsidR="0033544D" w:rsidRPr="00742779">
        <w:t>, the catalog of threats is broad. Price inadequacy is one threat, but not the only one. Coercion is a threat. Harm to non-shareholder constituencies is a threat. Disruption to corporate policy is a threat. This breadth gives boards substantial flexibility in identifying threats that justify defensive action.</w:t>
      </w:r>
    </w:p>
    <w:p w14:paraId="439664B2" w14:textId="77777777" w:rsidR="0033544D" w:rsidRPr="00742779" w:rsidRDefault="00742779" w:rsidP="000E54B1">
      <w:del w:id="5458" w:author="Seth Oranburg" w:date="2026-03-07T09:50:00Z" w16du:dateUtc="2026-03-07T14:50:00Z">
        <w:r w:rsidRPr="00742779">
          <w:rPr>
            <w:rFonts w:ascii="ZWAdobeF" w:hAnsi="ZWAdobeF" w:cs="ZWAdobeF"/>
            <w:sz w:val="2"/>
            <w:szCs w:val="2"/>
          </w:rPr>
          <w:delText>2322B</w:delText>
        </w:r>
        <w:r w:rsidR="0033544D" w:rsidRPr="00742779">
          <w:delText>Fourth</w:delText>
        </w:r>
      </w:del>
      <w:ins w:id="5459" w:author="Seth Oranburg" w:date="2026-03-07T09:50:00Z" w16du:dateUtc="2026-03-07T14:50:00Z">
        <w:r w:rsidR="0033544D" w:rsidRPr="00742779">
          <w:t>Fourth</w:t>
        </w:r>
      </w:ins>
      <w:r w:rsidR="0033544D" w:rsidRPr="00742779">
        <w:t>, the proportionality requirement has teeth. Defenses must relate to identified threats. A board facing a price inadequacy threat might justify measures designed to achieve a higher price (shopping the company, negotiating with the bidder). It would struggle to justify measures that simply blocked all transactions regardless of price.</w:t>
      </w:r>
    </w:p>
    <w:p w14:paraId="7BA1C931" w14:textId="77777777" w:rsidR="0033544D" w:rsidRPr="00742779" w:rsidRDefault="00742779" w:rsidP="000E54B1">
      <w:del w:id="5460" w:author="Seth Oranburg" w:date="2026-03-07T09:50:00Z" w16du:dateUtc="2026-03-07T14:50:00Z">
        <w:r w:rsidRPr="00742779">
          <w:rPr>
            <w:rFonts w:ascii="ZWAdobeF" w:hAnsi="ZWAdobeF" w:cs="ZWAdobeF"/>
            <w:sz w:val="2"/>
            <w:szCs w:val="2"/>
          </w:rPr>
          <w:delText>2323B</w:delText>
        </w:r>
        <w:r w:rsidR="0033544D" w:rsidRPr="00742779">
          <w:delText>Finally</w:delText>
        </w:r>
      </w:del>
      <w:ins w:id="5461" w:author="Seth Oranburg" w:date="2026-03-07T09:50:00Z" w16du:dateUtc="2026-03-07T14:50:00Z">
        <w:r w:rsidR="0033544D" w:rsidRPr="00742779">
          <w:t>Finally</w:t>
        </w:r>
      </w:ins>
      <w:r w:rsidR="0033544D" w:rsidRPr="00742779">
        <w:t xml:space="preserve">, </w:t>
      </w:r>
      <w:r w:rsidR="0033544D" w:rsidRPr="00742779">
        <w:rPr>
          <w:rStyle w:val="Emphasis"/>
        </w:rPr>
        <w:t>Unocal</w:t>
      </w:r>
      <w:r w:rsidR="0033544D" w:rsidRPr="00742779">
        <w:t xml:space="preserve"> does not answer the ultimate question of how long a board may maintain defenses against a persistent bidder. The court addressed the initial adoption of defenses in response to an immediate threat. It did not address whether a board could say </w:t>
      </w:r>
      <w:r w:rsidR="009F60D1" w:rsidRPr="00742779">
        <w:t>“</w:t>
      </w:r>
      <w:r w:rsidR="0033544D" w:rsidRPr="00742779">
        <w:t>no</w:t>
      </w:r>
      <w:r w:rsidR="009F60D1" w:rsidRPr="00742779">
        <w:t>”</w:t>
      </w:r>
      <w:r w:rsidR="0033544D" w:rsidRPr="00742779">
        <w:t xml:space="preserve"> indefinitely to all offers, even from bidders willing to negotiate in good faith. That question would require additional doctrinal development.</w:t>
      </w:r>
    </w:p>
    <w:p w14:paraId="1627161A" w14:textId="77777777" w:rsidR="0033544D" w:rsidRPr="00742779" w:rsidRDefault="0059744E" w:rsidP="000E54B1">
      <w:pPr>
        <w:rPr>
          <w:del w:id="5462" w:author="Seth Oranburg" w:date="2026-03-07T09:50:00Z" w16du:dateUtc="2026-03-07T14:50:00Z"/>
          <w:rFonts w:eastAsia="Times New Roman"/>
        </w:rPr>
      </w:pPr>
      <w:del w:id="5463" w:author="Seth Oranburg" w:date="2026-03-07T09:50:00Z" w16du:dateUtc="2026-03-07T14:50:00Z">
        <w:r>
          <w:rPr>
            <w:rFonts w:eastAsia="Times New Roman"/>
            <w:noProof/>
          </w:rPr>
          <w:pict w14:anchorId="344E9113">
            <v:rect id="_x0000_i1044" alt="P2791#yIS1" style="width:239.6pt;height:.05pt;mso-width-percent:0;mso-height-percent:0;mso-width-percent:0;mso-height-percent:0" o:hrpct="512" o:hralign="center" o:hrstd="t" o:hr="t" fillcolor="#a0a0a0" stroked="f"/>
          </w:pict>
        </w:r>
      </w:del>
    </w:p>
    <w:p w14:paraId="08B0566A" w14:textId="77777777" w:rsidR="0033544D" w:rsidRPr="00742779" w:rsidRDefault="0059744E" w:rsidP="000E54B1">
      <w:pPr>
        <w:rPr>
          <w:ins w:id="5464" w:author="Seth Oranburg" w:date="2026-03-07T09:50:00Z" w16du:dateUtc="2026-03-07T14:50:00Z"/>
          <w:rFonts w:eastAsia="Times New Roman"/>
        </w:rPr>
      </w:pPr>
      <w:ins w:id="5465" w:author="Seth Oranburg" w:date="2026-03-07T09:50:00Z" w16du:dateUtc="2026-03-07T14:50:00Z">
        <w:r>
          <w:rPr>
            <w:rFonts w:eastAsia="Times New Roman"/>
            <w:noProof/>
          </w:rPr>
          <w:pict w14:anchorId="4B4B5337">
            <v:rect id="_x0000_i1043" alt="P2791#yIS1" style="width:239.6pt;height:.05pt;mso-width-percent:0;mso-height-percent:0;mso-width-percent:0;mso-height-percent:0" o:hrpct="512" o:hralign="center" o:hrstd="t" o:hr="t" fillcolor="#a0a0a0" stroked="f"/>
          </w:pict>
        </w:r>
      </w:ins>
    </w:p>
    <w:p w14:paraId="6FEFCC7D" w14:textId="77777777" w:rsidR="0033544D" w:rsidRPr="00742779" w:rsidRDefault="0033544D" w:rsidP="000E54B1">
      <w:pPr>
        <w:pStyle w:val="Heading2"/>
        <w:rPr>
          <w:rFonts w:eastAsia="Times New Roman"/>
        </w:rPr>
      </w:pPr>
      <w:r w:rsidRPr="00742779">
        <w:rPr>
          <w:rStyle w:val="Emphasis"/>
          <w:rFonts w:eastAsia="Times New Roman"/>
        </w:rPr>
        <w:lastRenderedPageBreak/>
        <w:t>Revlon, Inc. v. MacAndrews &amp; Forbes Holdings, Inc.</w:t>
      </w:r>
      <w:r w:rsidRPr="00742779">
        <w:rPr>
          <w:rFonts w:eastAsia="Times New Roman"/>
        </w:rPr>
        <w:t xml:space="preserve"> (1986): The Duty to Maximize Price</w:t>
      </w:r>
    </w:p>
    <w:p w14:paraId="5D84C926" w14:textId="77777777" w:rsidR="0033544D" w:rsidRPr="00742779" w:rsidRDefault="00742779" w:rsidP="000E54B1">
      <w:pPr>
        <w:pPrChange w:id="5466" w:author="Seth Oranburg" w:date="2026-03-07T09:50:00Z" w16du:dateUtc="2026-03-07T14:50:00Z">
          <w:pPr>
            <w:pStyle w:val="NormalWeb"/>
          </w:pPr>
        </w:pPrChange>
      </w:pPr>
      <w:del w:id="5467" w:author="Seth Oranburg" w:date="2026-03-07T09:50:00Z" w16du:dateUtc="2026-03-07T14:50:00Z">
        <w:r w:rsidRPr="00742779">
          <w:rPr>
            <w:rFonts w:ascii="ZWAdobeF" w:hAnsi="ZWAdobeF" w:cs="ZWAdobeF"/>
            <w:sz w:val="2"/>
            <w:szCs w:val="2"/>
          </w:rPr>
          <w:delText>2324B</w:delText>
        </w:r>
        <w:r w:rsidR="0033544D" w:rsidRPr="00742779">
          <w:delText>If</w:delText>
        </w:r>
      </w:del>
      <w:ins w:id="5468" w:author="Seth Oranburg" w:date="2026-03-07T09:50:00Z" w16du:dateUtc="2026-03-07T14:50:00Z">
        <w:r w:rsidR="0033544D" w:rsidRPr="00742779">
          <w:t>If</w:t>
        </w:r>
      </w:ins>
      <w:r w:rsidR="0033544D" w:rsidRPr="00742779">
        <w:t xml:space="preserve"> </w:t>
      </w:r>
      <w:r w:rsidR="0033544D" w:rsidRPr="00742779">
        <w:rPr>
          <w:rStyle w:val="Emphasis"/>
        </w:rPr>
        <w:t>Unocal</w:t>
      </w:r>
      <w:r w:rsidR="0033544D" w:rsidRPr="00742779">
        <w:t xml:space="preserve"> established enhanced scrutiny for defensive measures, </w:t>
      </w:r>
      <w:r w:rsidR="0033544D" w:rsidRPr="00742779">
        <w:rPr>
          <w:rStyle w:val="Emphasis"/>
        </w:rPr>
        <w:t>Revlon</w:t>
      </w:r>
      <w:r w:rsidR="0033544D" w:rsidRPr="00742779">
        <w:t xml:space="preserve"> established that directors</w:t>
      </w:r>
      <w:r w:rsidR="009F60D1" w:rsidRPr="00742779">
        <w:t>’</w:t>
      </w:r>
      <w:r w:rsidR="0033544D" w:rsidRPr="00742779">
        <w:t xml:space="preserve"> duties fundamentally change when the corporation enters sale mode. The case created a framework that continues to govern M&amp;A practice four decades later.</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p>
    <w:p w14:paraId="4A25ACAB" w14:textId="77777777" w:rsidR="0033544D" w:rsidRPr="00742779" w:rsidRDefault="0033544D" w:rsidP="000E54B1">
      <w:pPr>
        <w:pStyle w:val="Heading3"/>
        <w:rPr>
          <w:rFonts w:eastAsia="Times New Roman"/>
        </w:rPr>
      </w:pPr>
      <w:r w:rsidRPr="00742779">
        <w:rPr>
          <w:rFonts w:eastAsia="Times New Roman"/>
        </w:rPr>
        <w:t>The Facts</w:t>
      </w:r>
    </w:p>
    <w:p w14:paraId="225DEB3F" w14:textId="77777777" w:rsidR="0033544D" w:rsidRPr="00742779" w:rsidRDefault="00742779" w:rsidP="000E54B1">
      <w:del w:id="5469" w:author="Seth Oranburg" w:date="2026-03-07T09:50:00Z" w16du:dateUtc="2026-03-07T14:50:00Z">
        <w:r w:rsidRPr="00742779">
          <w:rPr>
            <w:rFonts w:ascii="ZWAdobeF" w:hAnsi="ZWAdobeF" w:cs="ZWAdobeF"/>
            <w:sz w:val="2"/>
            <w:szCs w:val="2"/>
          </w:rPr>
          <w:delText>2325B</w:delText>
        </w:r>
        <w:r w:rsidR="0033544D" w:rsidRPr="00742779">
          <w:delText>Revlon</w:delText>
        </w:r>
      </w:del>
      <w:ins w:id="5470" w:author="Seth Oranburg" w:date="2026-03-07T09:50:00Z" w16du:dateUtc="2026-03-07T14:50:00Z">
        <w:r w:rsidR="0033544D" w:rsidRPr="00742779">
          <w:t>Revlon</w:t>
        </w:r>
      </w:ins>
      <w:r w:rsidR="0033544D" w:rsidRPr="00742779">
        <w:t>, Inc. was the iconic cosmetics company founded by Charles Revson. By the mid-1980s, the company had diversified into healthcare, operating one of the largest clinical laboratory networks in the United States. The diversification had been uneven, and the company traded at levels some analysts considered below its break-up value.</w:t>
      </w:r>
    </w:p>
    <w:p w14:paraId="0816A289" w14:textId="77777777" w:rsidR="0033544D" w:rsidRPr="00742779" w:rsidRDefault="00742779" w:rsidP="000E54B1">
      <w:del w:id="5471" w:author="Seth Oranburg" w:date="2026-03-07T09:50:00Z" w16du:dateUtc="2026-03-07T14:50:00Z">
        <w:r w:rsidRPr="00742779">
          <w:rPr>
            <w:rFonts w:ascii="ZWAdobeF" w:hAnsi="ZWAdobeF" w:cs="ZWAdobeF"/>
            <w:sz w:val="2"/>
            <w:szCs w:val="2"/>
          </w:rPr>
          <w:delText>2326B</w:delText>
        </w:r>
        <w:r w:rsidR="0033544D" w:rsidRPr="00742779">
          <w:delText>Ronald</w:delText>
        </w:r>
      </w:del>
      <w:ins w:id="5472" w:author="Seth Oranburg" w:date="2026-03-07T09:50:00Z" w16du:dateUtc="2026-03-07T14:50:00Z">
        <w:r w:rsidR="0033544D" w:rsidRPr="00742779">
          <w:t>Ronald</w:t>
        </w:r>
      </w:ins>
      <w:r w:rsidR="0033544D" w:rsidRPr="00742779">
        <w:t xml:space="preserve"> Perelman, through his holding company Pantry Pride, saw an opportunity. Perelman was a corporate raider of the first order, having built a fortune through leveraged acquisitions of undervalued companies. In August 1985, Pantry Pride made an unsolicited offer for Revlon at $47.50 per share, a modest premium to the trading price.</w:t>
      </w:r>
    </w:p>
    <w:p w14:paraId="676622A8" w14:textId="77777777" w:rsidR="0033544D" w:rsidRPr="00742779" w:rsidRDefault="00742779" w:rsidP="000E54B1">
      <w:del w:id="5473" w:author="Seth Oranburg" w:date="2026-03-07T09:50:00Z" w16du:dateUtc="2026-03-07T14:50:00Z">
        <w:r w:rsidRPr="00742779">
          <w:rPr>
            <w:rFonts w:ascii="ZWAdobeF" w:hAnsi="ZWAdobeF" w:cs="ZWAdobeF"/>
            <w:sz w:val="2"/>
            <w:szCs w:val="2"/>
          </w:rPr>
          <w:delText>2327B</w:delText>
        </w:r>
        <w:r w:rsidR="0033544D" w:rsidRPr="00742779">
          <w:delText>Revlon</w:delText>
        </w:r>
        <w:r w:rsidR="009F60D1" w:rsidRPr="00742779">
          <w:delText>’</w:delText>
        </w:r>
        <w:r w:rsidR="0033544D" w:rsidRPr="00742779">
          <w:delText>s</w:delText>
        </w:r>
      </w:del>
      <w:ins w:id="5474" w:author="Seth Oranburg" w:date="2026-03-07T09:50:00Z" w16du:dateUtc="2026-03-07T14:50:00Z">
        <w:r w:rsidR="0033544D" w:rsidRPr="00742779">
          <w:t>Revlon</w:t>
        </w:r>
        <w:r w:rsidR="009F60D1" w:rsidRPr="00742779">
          <w:t>’</w:t>
        </w:r>
        <w:r w:rsidR="0033544D" w:rsidRPr="00742779">
          <w:t>s</w:t>
        </w:r>
      </w:ins>
      <w:r w:rsidR="0033544D" w:rsidRPr="00742779">
        <w:t xml:space="preserve"> board, led by CEO Michel Bergerac, rejected the offer as inadequate. The board adopted a poison pill and began seeking alternatives. Pantry Pride increased its offer: first to $50 per share, then to $53, then to $56.25. Each time, the Revlon board rejected the bid as insufficient.</w:t>
      </w:r>
    </w:p>
    <w:p w14:paraId="544C6C69" w14:textId="77777777" w:rsidR="0033544D" w:rsidRPr="00742779" w:rsidRDefault="00742779" w:rsidP="000E54B1">
      <w:del w:id="5475" w:author="Seth Oranburg" w:date="2026-03-07T09:50:00Z" w16du:dateUtc="2026-03-07T14:50:00Z">
        <w:r w:rsidRPr="00742779">
          <w:rPr>
            <w:rFonts w:ascii="ZWAdobeF" w:hAnsi="ZWAdobeF" w:cs="ZWAdobeF"/>
            <w:sz w:val="2"/>
            <w:szCs w:val="2"/>
          </w:rPr>
          <w:delText>2328B</w:delText>
        </w:r>
        <w:r w:rsidR="0033544D" w:rsidRPr="00742779">
          <w:delText>The</w:delText>
        </w:r>
      </w:del>
      <w:ins w:id="5476" w:author="Seth Oranburg" w:date="2026-03-07T09:50:00Z" w16du:dateUtc="2026-03-07T14:50:00Z">
        <w:r w:rsidR="0033544D" w:rsidRPr="00742779">
          <w:t>The</w:t>
        </w:r>
      </w:ins>
      <w:r w:rsidR="0033544D" w:rsidRPr="00742779">
        <w:t xml:space="preserve"> board sought a white knight. Forstmann Little &amp; Company, a prominent private equity firm, expressed interest in a leveraged buyout. Negotiations ensued. To induce Forstmann Little to make a bid and to protect against Pantry Pride</w:t>
      </w:r>
      <w:r w:rsidR="009F60D1" w:rsidRPr="00742779">
        <w:t>’</w:t>
      </w:r>
      <w:r w:rsidR="0033544D" w:rsidRPr="00742779">
        <w:t>s continued advances, the Revlon board granted Forstmann several significant concessions.</w:t>
      </w:r>
    </w:p>
    <w:p w14:paraId="12E7C8C5" w14:textId="77777777" w:rsidR="0033544D" w:rsidRPr="00742779" w:rsidRDefault="00742779" w:rsidP="000E54B1">
      <w:del w:id="5477" w:author="Seth Oranburg" w:date="2026-03-07T09:50:00Z" w16du:dateUtc="2026-03-07T14:50:00Z">
        <w:r w:rsidRPr="00742779">
          <w:rPr>
            <w:rFonts w:ascii="ZWAdobeF" w:hAnsi="ZWAdobeF" w:cs="ZWAdobeF"/>
            <w:sz w:val="2"/>
            <w:szCs w:val="2"/>
          </w:rPr>
          <w:delText>2329B</w:delText>
        </w:r>
        <w:r w:rsidR="0033544D" w:rsidRPr="00742779">
          <w:delText>First</w:delText>
        </w:r>
      </w:del>
      <w:ins w:id="5478" w:author="Seth Oranburg" w:date="2026-03-07T09:50:00Z" w16du:dateUtc="2026-03-07T14:50:00Z">
        <w:r w:rsidR="0033544D" w:rsidRPr="00742779">
          <w:t>First</w:t>
        </w:r>
      </w:ins>
      <w:r w:rsidR="0033544D" w:rsidRPr="00742779">
        <w:t>, Revlon granted Forstmann a lock-up option on two of Revlon</w:t>
      </w:r>
      <w:r w:rsidR="009F60D1" w:rsidRPr="00742779">
        <w:t>’</w:t>
      </w:r>
      <w:r w:rsidR="0033544D" w:rsidRPr="00742779">
        <w:t xml:space="preserve">s most valuable divisions at prices below their market value. If any other bidder acquired Revlon, Forstmann could purchase these </w:t>
      </w:r>
      <w:r w:rsidR="009F60D1" w:rsidRPr="00742779">
        <w:t>“</w:t>
      </w:r>
      <w:r w:rsidR="0033544D" w:rsidRPr="00742779">
        <w:t>crown jewel</w:t>
      </w:r>
      <w:r w:rsidR="009F60D1" w:rsidRPr="00742779">
        <w:t>”</w:t>
      </w:r>
      <w:r w:rsidR="0033544D" w:rsidRPr="00742779">
        <w:t xml:space="preserve"> assets at a bargain price, making the acquisition far less attractive.</w:t>
      </w:r>
    </w:p>
    <w:p w14:paraId="610DF220" w14:textId="77777777" w:rsidR="0033544D" w:rsidRPr="00742779" w:rsidRDefault="00742779" w:rsidP="000E54B1">
      <w:del w:id="5479" w:author="Seth Oranburg" w:date="2026-03-07T09:50:00Z" w16du:dateUtc="2026-03-07T14:50:00Z">
        <w:r w:rsidRPr="00742779">
          <w:rPr>
            <w:rFonts w:ascii="ZWAdobeF" w:hAnsi="ZWAdobeF" w:cs="ZWAdobeF"/>
            <w:sz w:val="2"/>
            <w:szCs w:val="2"/>
          </w:rPr>
          <w:delText>2330B</w:delText>
        </w:r>
        <w:r w:rsidR="0033544D" w:rsidRPr="00742779">
          <w:delText>Second</w:delText>
        </w:r>
      </w:del>
      <w:ins w:id="5480" w:author="Seth Oranburg" w:date="2026-03-07T09:50:00Z" w16du:dateUtc="2026-03-07T14:50:00Z">
        <w:r w:rsidR="0033544D" w:rsidRPr="00742779">
          <w:t>Second</w:t>
        </w:r>
      </w:ins>
      <w:r w:rsidR="0033544D" w:rsidRPr="00742779">
        <w:t>, Revlon agreed to a no-shop provision, prohibiting the board from soliciting or encouraging competing bids.</w:t>
      </w:r>
    </w:p>
    <w:p w14:paraId="6F0E972E" w14:textId="77777777" w:rsidR="0033544D" w:rsidRPr="00742779" w:rsidRDefault="00742779" w:rsidP="000E54B1">
      <w:del w:id="5481" w:author="Seth Oranburg" w:date="2026-03-07T09:50:00Z" w16du:dateUtc="2026-03-07T14:50:00Z">
        <w:r w:rsidRPr="00742779">
          <w:rPr>
            <w:rFonts w:ascii="ZWAdobeF" w:hAnsi="ZWAdobeF" w:cs="ZWAdobeF"/>
            <w:sz w:val="2"/>
            <w:szCs w:val="2"/>
          </w:rPr>
          <w:delText>2331B</w:delText>
        </w:r>
        <w:r w:rsidR="0033544D" w:rsidRPr="00742779">
          <w:delText>Third</w:delText>
        </w:r>
      </w:del>
      <w:ins w:id="5482" w:author="Seth Oranburg" w:date="2026-03-07T09:50:00Z" w16du:dateUtc="2026-03-07T14:50:00Z">
        <w:r w:rsidR="0033544D" w:rsidRPr="00742779">
          <w:t>Third</w:t>
        </w:r>
      </w:ins>
      <w:r w:rsidR="0033544D" w:rsidRPr="00742779">
        <w:t>, and most controversially, the board agreed to support Forstmann partly to protect certain Revlon noteholders from losses. The original Notes had contained covenants limiting Revlon</w:t>
      </w:r>
      <w:r w:rsidR="009F60D1" w:rsidRPr="00742779">
        <w:t>’</w:t>
      </w:r>
      <w:r w:rsidR="0033544D" w:rsidRPr="00742779">
        <w:t xml:space="preserve">s ability to incur additional debt or transfer assets. The board had previously waived these covenants to </w:t>
      </w:r>
      <w:r w:rsidR="0033544D" w:rsidRPr="00742779">
        <w:lastRenderedPageBreak/>
        <w:t>facilitate defensive transactions, causing the Notes to trade at a significant discount. The directors, some of whom had personal relationships with the noteholders, wanted to ensure the Notes were protected.</w:t>
      </w:r>
    </w:p>
    <w:p w14:paraId="1DCAAC96" w14:textId="77777777" w:rsidR="0033544D" w:rsidRPr="00742779" w:rsidRDefault="00742779" w:rsidP="000E54B1">
      <w:del w:id="5483" w:author="Seth Oranburg" w:date="2026-03-07T09:50:00Z" w16du:dateUtc="2026-03-07T14:50:00Z">
        <w:r w:rsidRPr="00742779">
          <w:rPr>
            <w:rFonts w:ascii="ZWAdobeF" w:hAnsi="ZWAdobeF" w:cs="ZWAdobeF"/>
            <w:sz w:val="2"/>
            <w:szCs w:val="2"/>
          </w:rPr>
          <w:delText>2332B</w:delText>
        </w:r>
        <w:r w:rsidR="0033544D" w:rsidRPr="00742779">
          <w:delText>Forstmann</w:delText>
        </w:r>
      </w:del>
      <w:ins w:id="5484" w:author="Seth Oranburg" w:date="2026-03-07T09:50:00Z" w16du:dateUtc="2026-03-07T14:50:00Z">
        <w:r w:rsidR="0033544D" w:rsidRPr="00742779">
          <w:t>Forstmann</w:t>
        </w:r>
      </w:ins>
      <w:r w:rsidR="0033544D" w:rsidRPr="00742779">
        <w:t xml:space="preserve"> offered $57.25 per share, contingent on the lock-up and no-shop provisions. Pantry Pride announced it would bid higher, but the lock-up made a superior bid economically unfeasible. The crown jewel assets were the most valuable parts of the company; losing them would leave the acquirer with a hollowed-out shell.</w:t>
      </w:r>
    </w:p>
    <w:p w14:paraId="034BA720" w14:textId="77777777" w:rsidR="0033544D" w:rsidRPr="00742779" w:rsidRDefault="0033544D" w:rsidP="000E54B1">
      <w:pPr>
        <w:pStyle w:val="Heading3"/>
        <w:rPr>
          <w:rFonts w:eastAsia="Times New Roman"/>
        </w:rPr>
      </w:pPr>
      <w:r w:rsidRPr="00742779">
        <w:rPr>
          <w:rFonts w:eastAsia="Times New Roman"/>
        </w:rPr>
        <w:t>The Holdings</w:t>
      </w:r>
    </w:p>
    <w:p w14:paraId="085725AF" w14:textId="77777777" w:rsidR="0033544D" w:rsidRPr="00742779" w:rsidRDefault="00742779" w:rsidP="000E54B1">
      <w:del w:id="5485" w:author="Seth Oranburg" w:date="2026-03-07T09:50:00Z" w16du:dateUtc="2026-03-07T14:50:00Z">
        <w:r w:rsidRPr="00742779">
          <w:rPr>
            <w:rFonts w:ascii="ZWAdobeF" w:hAnsi="ZWAdobeF" w:cs="ZWAdobeF"/>
            <w:sz w:val="2"/>
            <w:szCs w:val="2"/>
          </w:rPr>
          <w:delText>2333B</w:delText>
        </w:r>
        <w:r w:rsidR="0033544D" w:rsidRPr="00742779">
          <w:delText>The</w:delText>
        </w:r>
      </w:del>
      <w:ins w:id="5486" w:author="Seth Oranburg" w:date="2026-03-07T09:50:00Z" w16du:dateUtc="2026-03-07T14:50:00Z">
        <w:r w:rsidR="0033544D" w:rsidRPr="00742779">
          <w:t>The</w:t>
        </w:r>
      </w:ins>
      <w:r w:rsidR="0033544D" w:rsidRPr="00742779">
        <w:t xml:space="preserve"> Delaware Supreme Court invalidated the lock-up arrangement and found the board had breached its fiduciary duties.</w:t>
      </w:r>
    </w:p>
    <w:p w14:paraId="124D60C1" w14:textId="77777777" w:rsidR="0033544D" w:rsidRPr="00742779" w:rsidRDefault="00742779" w:rsidP="000E54B1">
      <w:del w:id="5487" w:author="Seth Oranburg" w:date="2026-03-07T09:50:00Z" w16du:dateUtc="2026-03-07T14:50:00Z">
        <w:r w:rsidRPr="00742779">
          <w:rPr>
            <w:rFonts w:ascii="ZWAdobeF" w:hAnsi="ZWAdobeF" w:cs="ZWAdobeF"/>
            <w:sz w:val="2"/>
            <w:szCs w:val="2"/>
          </w:rPr>
          <w:delText>2334B</w:delText>
        </w:r>
        <w:r w:rsidR="0033544D" w:rsidRPr="00742779">
          <w:delText>The</w:delText>
        </w:r>
      </w:del>
      <w:ins w:id="5488" w:author="Seth Oranburg" w:date="2026-03-07T09:50:00Z" w16du:dateUtc="2026-03-07T14:50:00Z">
        <w:r w:rsidR="0033544D" w:rsidRPr="00742779">
          <w:t>The</w:t>
        </w:r>
      </w:ins>
      <w:r w:rsidR="0033544D" w:rsidRPr="00742779">
        <w:t xml:space="preserve"> court began by acknowledging that the board</w:t>
      </w:r>
      <w:r w:rsidR="009F60D1" w:rsidRPr="00742779">
        <w:t>’</w:t>
      </w:r>
      <w:r w:rsidR="0033544D" w:rsidRPr="00742779">
        <w:t xml:space="preserve">s initial defensive measures were proper under </w:t>
      </w:r>
      <w:r w:rsidR="0033544D" w:rsidRPr="00742779">
        <w:rPr>
          <w:rStyle w:val="Emphasis"/>
        </w:rPr>
        <w:t>Unocal</w:t>
      </w:r>
      <w:r w:rsidR="0033544D" w:rsidRPr="00742779">
        <w:t>. When Pantry Pride first appeared with its $47.50 offer, the board could reasonably conclude the bid was inadequate. Adopting a poison pill and seeking alternatives were proportionate responses to a hostile bid at an inadequate price.</w:t>
      </w:r>
    </w:p>
    <w:p w14:paraId="3D857CBC" w14:textId="77777777" w:rsidR="0033544D" w:rsidRPr="00742779" w:rsidRDefault="00742779" w:rsidP="000E54B1">
      <w:del w:id="5489" w:author="Seth Oranburg" w:date="2026-03-07T09:50:00Z" w16du:dateUtc="2026-03-07T14:50:00Z">
        <w:r w:rsidRPr="00742779">
          <w:rPr>
            <w:rFonts w:ascii="ZWAdobeF" w:hAnsi="ZWAdobeF" w:cs="ZWAdobeF"/>
            <w:sz w:val="2"/>
            <w:szCs w:val="2"/>
          </w:rPr>
          <w:delText>2335B</w:delText>
        </w:r>
        <w:r w:rsidR="0033544D" w:rsidRPr="00742779">
          <w:delText>But</w:delText>
        </w:r>
      </w:del>
      <w:ins w:id="5490" w:author="Seth Oranburg" w:date="2026-03-07T09:50:00Z" w16du:dateUtc="2026-03-07T14:50:00Z">
        <w:r w:rsidR="0033544D" w:rsidRPr="00742779">
          <w:t>But</w:t>
        </w:r>
      </w:ins>
      <w:r w:rsidR="0033544D" w:rsidRPr="00742779">
        <w:t xml:space="preserve"> the situation changed. The court identified the critical transition:</w:t>
      </w:r>
    </w:p>
    <w:p w14:paraId="450EFE78" w14:textId="77777777" w:rsidR="0033544D" w:rsidRPr="00742779" w:rsidRDefault="00742779" w:rsidP="000E54B1">
      <w:pPr>
        <w:spacing w:before="100" w:after="100"/>
        <w:ind w:left="720" w:right="720"/>
        <w:divId w:val="78913533"/>
        <w:pPrChange w:id="5491" w:author="Seth Oranburg" w:date="2026-03-07T09:50:00Z" w16du:dateUtc="2026-03-07T14:50:00Z">
          <w:pPr>
            <w:pStyle w:val="NormalWeb"/>
            <w:spacing w:before="100" w:after="100"/>
            <w:ind w:left="720" w:right="720"/>
            <w:divId w:val="78913533"/>
          </w:pPr>
        </w:pPrChange>
      </w:pPr>
      <w:del w:id="5492" w:author="Seth Oranburg" w:date="2026-03-07T09:50:00Z" w16du:dateUtc="2026-03-07T14:50:00Z">
        <w:r w:rsidRPr="00742779">
          <w:rPr>
            <w:rFonts w:ascii="ZWAdobeF" w:hAnsi="ZWAdobeF" w:cs="ZWAdobeF"/>
            <w:sz w:val="2"/>
            <w:szCs w:val="2"/>
          </w:rPr>
          <w:delText>2336B</w:delText>
        </w:r>
        <w:r w:rsidR="0033544D" w:rsidRPr="00742779">
          <w:delText>The</w:delText>
        </w:r>
      </w:del>
      <w:ins w:id="5493" w:author="Seth Oranburg" w:date="2026-03-07T09:50:00Z" w16du:dateUtc="2026-03-07T14:50:00Z">
        <w:r w:rsidR="0033544D" w:rsidRPr="00742779">
          <w:t>The</w:t>
        </w:r>
      </w:ins>
      <w:r w:rsidR="0033544D" w:rsidRPr="00742779">
        <w:t xml:space="preserve"> Revlon board</w:t>
      </w:r>
      <w:r w:rsidR="009F60D1" w:rsidRPr="00742779">
        <w:t>’</w:t>
      </w:r>
      <w:r w:rsidR="0033544D" w:rsidRPr="00742779">
        <w:t>s authorization permitting management to negotiate a merger or buyout with a third party was a recognition that the company was for sale. The duty of the board had thus changed from the preservation of Revlon as a corporate entity to the maximization of the company</w:t>
      </w:r>
      <w:r w:rsidR="009F60D1" w:rsidRPr="00742779">
        <w:t>’</w:t>
      </w:r>
      <w:r w:rsidR="0033544D" w:rsidRPr="00742779">
        <w:t>s value at a sale for the stockholders</w:t>
      </w:r>
      <w:r w:rsidR="009F60D1" w:rsidRPr="00742779">
        <w:t>’</w:t>
      </w:r>
      <w:r w:rsidR="0033544D" w:rsidRPr="00742779">
        <w:t xml:space="preserve"> benefit. This significantly altered the board</w:t>
      </w:r>
      <w:r w:rsidR="009F60D1" w:rsidRPr="00742779">
        <w:t>’</w:t>
      </w:r>
      <w:r w:rsidR="0033544D" w:rsidRPr="00742779">
        <w:t xml:space="preserve">s responsibilities under the </w:t>
      </w:r>
      <w:r w:rsidR="0033544D" w:rsidRPr="00742779">
        <w:rPr>
          <w:rStyle w:val="Emphasis"/>
        </w:rPr>
        <w:t>Unocal</w:t>
      </w:r>
      <w:r w:rsidR="0033544D" w:rsidRPr="00742779">
        <w:t xml:space="preserve"> standards. It no longer faced threats to corporate policy and effectiveness, or to the stockholders</w:t>
      </w:r>
      <w:r w:rsidR="009F60D1" w:rsidRPr="00742779">
        <w:t>’</w:t>
      </w:r>
      <w:r w:rsidR="0033544D" w:rsidRPr="00742779">
        <w:t xml:space="preserve"> interests, from a grossly inadequate bid. The whole question of defensive measures became moot. The directors</w:t>
      </w:r>
      <w:r w:rsidR="009F60D1" w:rsidRPr="00742779">
        <w:t>’</w:t>
      </w:r>
      <w:r w:rsidR="0033544D" w:rsidRPr="00742779">
        <w:t xml:space="preserve"> role changed from defenders of the corporate bastion to auctioneers charged with getting the best price for the stockholders at a sale of the company.</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p>
    <w:p w14:paraId="6B450C5F" w14:textId="77777777" w:rsidR="0033544D" w:rsidRPr="00742779" w:rsidRDefault="00742779" w:rsidP="000E54B1">
      <w:del w:id="5494" w:author="Seth Oranburg" w:date="2026-03-07T09:50:00Z" w16du:dateUtc="2026-03-07T14:50:00Z">
        <w:r w:rsidRPr="00742779">
          <w:rPr>
            <w:rFonts w:ascii="ZWAdobeF" w:hAnsi="ZWAdobeF" w:cs="ZWAdobeF"/>
            <w:sz w:val="2"/>
            <w:szCs w:val="2"/>
          </w:rPr>
          <w:lastRenderedPageBreak/>
          <w:delText>2337B</w:delText>
        </w:r>
        <w:r w:rsidR="0033544D" w:rsidRPr="00742779">
          <w:delText>This</w:delText>
        </w:r>
      </w:del>
      <w:ins w:id="5495" w:author="Seth Oranburg" w:date="2026-03-07T09:50:00Z" w16du:dateUtc="2026-03-07T14:50:00Z">
        <w:r w:rsidR="0033544D" w:rsidRPr="00742779">
          <w:t>This</w:t>
        </w:r>
      </w:ins>
      <w:r w:rsidR="0033544D" w:rsidRPr="00742779">
        <w:t xml:space="preserve"> passage announced what has come to be known as </w:t>
      </w:r>
      <w:r w:rsidR="009F60D1" w:rsidRPr="00742779">
        <w:t>“</w:t>
      </w:r>
      <w:r w:rsidR="0033544D" w:rsidRPr="00742779">
        <w:t>Revlon mode</w:t>
      </w:r>
      <w:r w:rsidR="009F60D1" w:rsidRPr="00742779">
        <w:t>”</w:t>
      </w:r>
      <w:r w:rsidR="0033544D" w:rsidRPr="00742779">
        <w:t xml:space="preserve"> or </w:t>
      </w:r>
      <w:r w:rsidR="009F60D1" w:rsidRPr="00742779">
        <w:t>“</w:t>
      </w:r>
      <w:r w:rsidR="0033544D" w:rsidRPr="00742779">
        <w:t>Revlon duties.</w:t>
      </w:r>
      <w:r w:rsidR="009F60D1" w:rsidRPr="00742779">
        <w:t>”</w:t>
      </w:r>
      <w:r w:rsidR="0033544D" w:rsidRPr="00742779">
        <w:t xml:space="preserve"> When a corporation is for sale, the board</w:t>
      </w:r>
      <w:r w:rsidR="009F60D1" w:rsidRPr="00742779">
        <w:t>’</w:t>
      </w:r>
      <w:r w:rsidR="0033544D" w:rsidRPr="00742779">
        <w:t>s obligation shifts from defending the corporate entity to maximizing shareholder value.</w:t>
      </w:r>
    </w:p>
    <w:p w14:paraId="52F87CFD" w14:textId="77777777" w:rsidR="0033544D" w:rsidRPr="00742779" w:rsidRDefault="00742779" w:rsidP="000E54B1">
      <w:del w:id="5496" w:author="Seth Oranburg" w:date="2026-03-07T09:50:00Z" w16du:dateUtc="2026-03-07T14:50:00Z">
        <w:r w:rsidRPr="00742779">
          <w:rPr>
            <w:rFonts w:ascii="ZWAdobeF" w:hAnsi="ZWAdobeF" w:cs="ZWAdobeF"/>
            <w:sz w:val="2"/>
            <w:szCs w:val="2"/>
          </w:rPr>
          <w:delText>2338B</w:delText>
        </w:r>
        <w:r w:rsidR="0033544D" w:rsidRPr="00742779">
          <w:delText>The</w:delText>
        </w:r>
      </w:del>
      <w:ins w:id="5497" w:author="Seth Oranburg" w:date="2026-03-07T09:50:00Z" w16du:dateUtc="2026-03-07T14:50:00Z">
        <w:r w:rsidR="0033544D" w:rsidRPr="00742779">
          <w:t>The</w:t>
        </w:r>
      </w:ins>
      <w:r w:rsidR="0033544D" w:rsidRPr="00742779">
        <w:t xml:space="preserve"> lock-up violated this duty. Rather than seeking the highest price for shareholders, the board structured the transaction to protect noteholders and, the court implied, to protect the directors</w:t>
      </w:r>
      <w:r w:rsidR="009F60D1" w:rsidRPr="00742779">
        <w:t>’</w:t>
      </w:r>
      <w:r w:rsidR="0033544D" w:rsidRPr="00742779">
        <w:t xml:space="preserve"> own interests. The lock-up did not serve shareholders; it precluded the higher bid that Pantry Pride stood ready to make.</w:t>
      </w:r>
    </w:p>
    <w:p w14:paraId="21DFE614" w14:textId="77777777" w:rsidR="0033544D" w:rsidRPr="00742779" w:rsidRDefault="00742779" w:rsidP="000E54B1">
      <w:pPr>
        <w:spacing w:before="100" w:after="100"/>
        <w:ind w:left="720" w:right="720"/>
        <w:divId w:val="1031296044"/>
        <w:pPrChange w:id="5498" w:author="Seth Oranburg" w:date="2026-03-07T09:50:00Z" w16du:dateUtc="2026-03-07T14:50:00Z">
          <w:pPr>
            <w:pStyle w:val="NormalWeb"/>
            <w:spacing w:before="100" w:after="100"/>
            <w:ind w:left="720" w:right="720"/>
            <w:divId w:val="1031296044"/>
          </w:pPr>
        </w:pPrChange>
      </w:pPr>
      <w:del w:id="5499" w:author="Seth Oranburg" w:date="2026-03-07T09:50:00Z" w16du:dateUtc="2026-03-07T14:50:00Z">
        <w:r w:rsidRPr="00742779">
          <w:rPr>
            <w:rFonts w:ascii="ZWAdobeF" w:hAnsi="ZWAdobeF" w:cs="ZWAdobeF"/>
            <w:sz w:val="2"/>
            <w:szCs w:val="2"/>
          </w:rPr>
          <w:delText>2339B</w:delText>
        </w:r>
        <w:r w:rsidR="0033544D" w:rsidRPr="00742779">
          <w:delText>The</w:delText>
        </w:r>
      </w:del>
      <w:ins w:id="5500" w:author="Seth Oranburg" w:date="2026-03-07T09:50:00Z" w16du:dateUtc="2026-03-07T14:50:00Z">
        <w:r w:rsidR="0033544D" w:rsidRPr="00742779">
          <w:t>The</w:t>
        </w:r>
      </w:ins>
      <w:r w:rsidR="0033544D" w:rsidRPr="00742779">
        <w:t xml:space="preserve"> board acted to forestall bidding by a second suitor, Pantry Pride, not to get the highest possible price for the shareholders. While Forstmann</w:t>
      </w:r>
      <w:r w:rsidR="009F60D1" w:rsidRPr="00742779">
        <w:t>’</w:t>
      </w:r>
      <w:r w:rsidR="0033544D" w:rsidRPr="00742779">
        <w:t>s $57.25 offer was higher than Pantry Pride</w:t>
      </w:r>
      <w:r w:rsidR="009F60D1" w:rsidRPr="00742779">
        <w:t>’</w:t>
      </w:r>
      <w:r w:rsidR="0033544D" w:rsidRPr="00742779">
        <w:t>s $56.25 bid, the margin of superiority is less when one takes into account the coercive lock-up options to which Forstmann was entitled. ... In reality, the Revlon board ended the auction in return for very little actual improvement in the final bid.</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p>
    <w:p w14:paraId="258A63E2" w14:textId="77777777" w:rsidR="0033544D" w:rsidRPr="00742779" w:rsidRDefault="00742779" w:rsidP="000E54B1">
      <w:del w:id="5501" w:author="Seth Oranburg" w:date="2026-03-07T09:50:00Z" w16du:dateUtc="2026-03-07T14:50:00Z">
        <w:r w:rsidRPr="00742779">
          <w:rPr>
            <w:rFonts w:ascii="ZWAdobeF" w:hAnsi="ZWAdobeF" w:cs="ZWAdobeF"/>
            <w:sz w:val="2"/>
            <w:szCs w:val="2"/>
          </w:rPr>
          <w:delText>2340B</w:delText>
        </w:r>
        <w:r w:rsidR="0033544D" w:rsidRPr="00742779">
          <w:delText>The</w:delText>
        </w:r>
      </w:del>
      <w:ins w:id="5502" w:author="Seth Oranburg" w:date="2026-03-07T09:50:00Z" w16du:dateUtc="2026-03-07T14:50:00Z">
        <w:r w:rsidR="0033544D" w:rsidRPr="00742779">
          <w:t>The</w:t>
        </w:r>
      </w:ins>
      <w:r w:rsidR="0033544D" w:rsidRPr="00742779">
        <w:t xml:space="preserve"> court also rejected the board</w:t>
      </w:r>
      <w:r w:rsidR="009F60D1" w:rsidRPr="00742779">
        <w:t>’</w:t>
      </w:r>
      <w:r w:rsidR="0033544D" w:rsidRPr="00742779">
        <w:t>s justification that it needed to protect the noteholders:</w:t>
      </w:r>
    </w:p>
    <w:p w14:paraId="4926AE0B" w14:textId="77777777" w:rsidR="0033544D" w:rsidRPr="00742779" w:rsidRDefault="00742779" w:rsidP="000E54B1">
      <w:pPr>
        <w:spacing w:before="100" w:after="100"/>
        <w:ind w:left="720" w:right="720"/>
        <w:divId w:val="979769074"/>
        <w:pPrChange w:id="5503" w:author="Seth Oranburg" w:date="2026-03-07T09:50:00Z" w16du:dateUtc="2026-03-07T14:50:00Z">
          <w:pPr>
            <w:pStyle w:val="NormalWeb"/>
            <w:spacing w:before="100" w:after="100"/>
            <w:ind w:left="720" w:right="720"/>
            <w:divId w:val="979769074"/>
          </w:pPr>
        </w:pPrChange>
      </w:pPr>
      <w:del w:id="5504" w:author="Seth Oranburg" w:date="2026-03-07T09:50:00Z" w16du:dateUtc="2026-03-07T14:50:00Z">
        <w:r w:rsidRPr="00742779">
          <w:rPr>
            <w:rFonts w:ascii="ZWAdobeF" w:hAnsi="ZWAdobeF" w:cs="ZWAdobeF"/>
            <w:sz w:val="2"/>
            <w:szCs w:val="2"/>
          </w:rPr>
          <w:delText>2341B</w:delText>
        </w:r>
        <w:r w:rsidR="0033544D" w:rsidRPr="00742779">
          <w:delText>A</w:delText>
        </w:r>
      </w:del>
      <w:ins w:id="5505" w:author="Seth Oranburg" w:date="2026-03-07T09:50:00Z" w16du:dateUtc="2026-03-07T14:50:00Z">
        <w:r w:rsidR="0033544D" w:rsidRPr="00742779">
          <w:t>A</w:t>
        </w:r>
      </w:ins>
      <w:r w:rsidR="0033544D" w:rsidRPr="00742779">
        <w:t xml:space="preserve"> board may have regard for various constituencies in discharging its responsibilities, provided there are rationally related benefits accruing to the stockholders. However, such concern for non-stockholder interests is inappropriate when an auction among active bidders is in progress, and the object no longer is to protect or maintain the corporate enterprise but to sell it to the highest bidder.</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p>
    <w:p w14:paraId="6BEFA6C6" w14:textId="77777777" w:rsidR="0033544D" w:rsidRPr="00742779" w:rsidRDefault="00742779" w:rsidP="000E54B1">
      <w:del w:id="5506" w:author="Seth Oranburg" w:date="2026-03-07T09:50:00Z" w16du:dateUtc="2026-03-07T14:50:00Z">
        <w:r w:rsidRPr="00742779">
          <w:rPr>
            <w:rFonts w:ascii="ZWAdobeF" w:hAnsi="ZWAdobeF" w:cs="ZWAdobeF"/>
            <w:sz w:val="2"/>
            <w:szCs w:val="2"/>
          </w:rPr>
          <w:delText>2342B</w:delText>
        </w:r>
        <w:r w:rsidR="0033544D" w:rsidRPr="00742779">
          <w:delText>This</w:delText>
        </w:r>
      </w:del>
      <w:ins w:id="5507" w:author="Seth Oranburg" w:date="2026-03-07T09:50:00Z" w16du:dateUtc="2026-03-07T14:50:00Z">
        <w:r w:rsidR="0033544D" w:rsidRPr="00742779">
          <w:t>This</w:t>
        </w:r>
      </w:ins>
      <w:r w:rsidR="0033544D" w:rsidRPr="00742779">
        <w:t xml:space="preserve"> holding has generated substantial controversy. The statement that concern for non-shareholder constituencies is </w:t>
      </w:r>
      <w:r w:rsidR="009F60D1" w:rsidRPr="00742779">
        <w:t>“</w:t>
      </w:r>
      <w:r w:rsidR="0033544D" w:rsidRPr="00742779">
        <w:t>inappropriate</w:t>
      </w:r>
      <w:r w:rsidR="009F60D1" w:rsidRPr="00742779">
        <w:t>”</w:t>
      </w:r>
      <w:r w:rsidR="0033544D" w:rsidRPr="00742779">
        <w:t xml:space="preserve"> in an auction contradicts the more permissive language of </w:t>
      </w:r>
      <w:r w:rsidR="0033544D" w:rsidRPr="00742779">
        <w:rPr>
          <w:rStyle w:val="Emphasis"/>
        </w:rPr>
        <w:t>Unocal</w:t>
      </w:r>
      <w:r w:rsidR="0033544D" w:rsidRPr="00742779">
        <w:t xml:space="preserve">, which explicitly listed </w:t>
      </w:r>
      <w:r w:rsidR="009F60D1" w:rsidRPr="00742779">
        <w:t>“</w:t>
      </w:r>
      <w:r w:rsidR="0033544D" w:rsidRPr="00742779">
        <w:t>constituencies</w:t>
      </w:r>
      <w:r w:rsidR="009F60D1" w:rsidRPr="00742779">
        <w:t>”</w:t>
      </w:r>
      <w:r w:rsidR="0033544D" w:rsidRPr="00742779">
        <w:t xml:space="preserve"> other than shareholders as legitimate concerns. The tension between </w:t>
      </w:r>
      <w:r w:rsidR="0033544D" w:rsidRPr="00742779">
        <w:rPr>
          <w:rStyle w:val="Emphasis"/>
        </w:rPr>
        <w:t>Unocal</w:t>
      </w:r>
      <w:r w:rsidR="009F60D1" w:rsidRPr="00742779">
        <w:t>’</w:t>
      </w:r>
      <w:r w:rsidR="0033544D" w:rsidRPr="00742779">
        <w:t xml:space="preserve">s allowance for constituency considerations and </w:t>
      </w:r>
      <w:r w:rsidR="0033544D" w:rsidRPr="00742779">
        <w:rPr>
          <w:rStyle w:val="Emphasis"/>
        </w:rPr>
        <w:t>Revlon</w:t>
      </w:r>
      <w:r w:rsidR="009F60D1" w:rsidRPr="00742779">
        <w:t>’</w:t>
      </w:r>
      <w:r w:rsidR="0033544D" w:rsidRPr="00742779">
        <w:t>s prohibition remains a contested area of law.</w:t>
      </w:r>
    </w:p>
    <w:p w14:paraId="63DDDE68" w14:textId="77777777" w:rsidR="0033544D" w:rsidRPr="00742779" w:rsidRDefault="0033544D" w:rsidP="000E54B1">
      <w:pPr>
        <w:pStyle w:val="Heading3"/>
        <w:rPr>
          <w:rFonts w:eastAsia="Times New Roman"/>
        </w:rPr>
      </w:pPr>
      <w:r w:rsidRPr="00742779">
        <w:rPr>
          <w:rFonts w:eastAsia="Times New Roman"/>
        </w:rPr>
        <w:lastRenderedPageBreak/>
        <w:t>What Revlon Teaches</w:t>
      </w:r>
    </w:p>
    <w:p w14:paraId="51AA2BF3" w14:textId="77777777" w:rsidR="0033544D" w:rsidRPr="00742779" w:rsidRDefault="00742779" w:rsidP="000E54B1">
      <w:del w:id="5508" w:author="Seth Oranburg" w:date="2026-03-07T09:50:00Z" w16du:dateUtc="2026-03-07T14:50:00Z">
        <w:r w:rsidRPr="00742779">
          <w:rPr>
            <w:rStyle w:val="Emphasis"/>
            <w:rFonts w:ascii="ZWAdobeF" w:hAnsi="ZWAdobeF" w:cs="ZWAdobeF"/>
            <w:i w:val="0"/>
            <w:sz w:val="2"/>
            <w:szCs w:val="2"/>
          </w:rPr>
          <w:delText>2343B</w:delText>
        </w:r>
        <w:r w:rsidR="0033544D" w:rsidRPr="00742779">
          <w:rPr>
            <w:rStyle w:val="Emphasis"/>
          </w:rPr>
          <w:delText>Revlon</w:delText>
        </w:r>
      </w:del>
      <w:ins w:id="5509" w:author="Seth Oranburg" w:date="2026-03-07T09:50:00Z" w16du:dateUtc="2026-03-07T14:50:00Z">
        <w:r w:rsidR="0033544D" w:rsidRPr="00742779">
          <w:rPr>
            <w:rStyle w:val="Emphasis"/>
          </w:rPr>
          <w:t>Revlon</w:t>
        </w:r>
      </w:ins>
      <w:r w:rsidR="0033544D" w:rsidRPr="00742779">
        <w:t xml:space="preserve"> established several principles that remain foundational.</w:t>
      </w:r>
    </w:p>
    <w:p w14:paraId="0864DFE6" w14:textId="77777777" w:rsidR="0033544D" w:rsidRPr="00742779" w:rsidRDefault="00742779" w:rsidP="000E54B1">
      <w:del w:id="5510" w:author="Seth Oranburg" w:date="2026-03-07T09:50:00Z" w16du:dateUtc="2026-03-07T14:50:00Z">
        <w:r w:rsidRPr="00742779">
          <w:rPr>
            <w:rFonts w:ascii="ZWAdobeF" w:hAnsi="ZWAdobeF" w:cs="ZWAdobeF"/>
            <w:sz w:val="2"/>
            <w:szCs w:val="2"/>
          </w:rPr>
          <w:delText>2344B</w:delText>
        </w:r>
        <w:r w:rsidR="0033544D" w:rsidRPr="00742779">
          <w:delText>First</w:delText>
        </w:r>
      </w:del>
      <w:ins w:id="5511" w:author="Seth Oranburg" w:date="2026-03-07T09:50:00Z" w16du:dateUtc="2026-03-07T14:50:00Z">
        <w:r w:rsidR="0033544D" w:rsidRPr="00742779">
          <w:t>First</w:t>
        </w:r>
      </w:ins>
      <w:r w:rsidR="0033544D" w:rsidRPr="00742779">
        <w:t xml:space="preserve">, there are two distinct doctrinal regimes for evaluating board conduct in the M&amp;A context. In ordinary defensive situations, </w:t>
      </w:r>
      <w:r w:rsidR="0033544D" w:rsidRPr="00742779">
        <w:rPr>
          <w:rStyle w:val="Emphasis"/>
        </w:rPr>
        <w:t>Unocal</w:t>
      </w:r>
      <w:r w:rsidR="0033544D" w:rsidRPr="00742779">
        <w:t xml:space="preserve"> applies: the board bears the burden of showing a threat and a proportionate response. But when the corporation enters sale mode, </w:t>
      </w:r>
      <w:r w:rsidR="0033544D" w:rsidRPr="00742779">
        <w:rPr>
          <w:rStyle w:val="Emphasis"/>
        </w:rPr>
        <w:t>Revlon</w:t>
      </w:r>
      <w:r w:rsidR="0033544D" w:rsidRPr="00742779">
        <w:t xml:space="preserve"> applies: the board must seek the highest value reasonably available for shareholders.</w:t>
      </w:r>
    </w:p>
    <w:p w14:paraId="20EE2D22" w14:textId="77777777" w:rsidR="0033544D" w:rsidRPr="00742779" w:rsidRDefault="00742779" w:rsidP="000E54B1">
      <w:del w:id="5512" w:author="Seth Oranburg" w:date="2026-03-07T09:50:00Z" w16du:dateUtc="2026-03-07T14:50:00Z">
        <w:r w:rsidRPr="00742779">
          <w:rPr>
            <w:rFonts w:ascii="ZWAdobeF" w:hAnsi="ZWAdobeF" w:cs="ZWAdobeF"/>
            <w:sz w:val="2"/>
            <w:szCs w:val="2"/>
          </w:rPr>
          <w:delText>2345B</w:delText>
        </w:r>
        <w:r w:rsidR="0033544D" w:rsidRPr="00742779">
          <w:delText>Second</w:delText>
        </w:r>
      </w:del>
      <w:ins w:id="5513" w:author="Seth Oranburg" w:date="2026-03-07T09:50:00Z" w16du:dateUtc="2026-03-07T14:50:00Z">
        <w:r w:rsidR="0033544D" w:rsidRPr="00742779">
          <w:t>Second</w:t>
        </w:r>
      </w:ins>
      <w:r w:rsidR="0033544D" w:rsidRPr="00742779">
        <w:t xml:space="preserve">, the transition from </w:t>
      </w:r>
      <w:r w:rsidR="0033544D" w:rsidRPr="00742779">
        <w:rPr>
          <w:rStyle w:val="Emphasis"/>
        </w:rPr>
        <w:t>Unocal</w:t>
      </w:r>
      <w:r w:rsidR="0033544D" w:rsidRPr="00742779">
        <w:t xml:space="preserve"> mode to </w:t>
      </w:r>
      <w:r w:rsidR="0033544D" w:rsidRPr="00742779">
        <w:rPr>
          <w:rStyle w:val="Emphasis"/>
        </w:rPr>
        <w:t>Revlon</w:t>
      </w:r>
      <w:r w:rsidR="0033544D" w:rsidRPr="00742779">
        <w:t xml:space="preserve"> mode is triggered by specific circumstances. The original formulation spoke of when the </w:t>
      </w:r>
      <w:r w:rsidR="009F60D1" w:rsidRPr="00742779">
        <w:t>“</w:t>
      </w:r>
      <w:r w:rsidR="0033544D" w:rsidRPr="00742779">
        <w:t>break-up of the company</w:t>
      </w:r>
      <w:r w:rsidR="009F60D1" w:rsidRPr="00742779">
        <w:t>”</w:t>
      </w:r>
      <w:r w:rsidR="0033544D" w:rsidRPr="00742779">
        <w:t xml:space="preserve"> became inevitable. Later cases would refine this trigger, but the core insight remains: when the question is no longer whether to sell but rather to whom, the board</w:t>
      </w:r>
      <w:r w:rsidR="009F60D1" w:rsidRPr="00742779">
        <w:t>’</w:t>
      </w:r>
      <w:r w:rsidR="0033544D" w:rsidRPr="00742779">
        <w:t>s duties change.</w:t>
      </w:r>
    </w:p>
    <w:p w14:paraId="6C463C21" w14:textId="77777777" w:rsidR="0033544D" w:rsidRPr="00742779" w:rsidRDefault="00742779" w:rsidP="000E54B1">
      <w:del w:id="5514" w:author="Seth Oranburg" w:date="2026-03-07T09:50:00Z" w16du:dateUtc="2026-03-07T14:50:00Z">
        <w:r w:rsidRPr="00742779">
          <w:rPr>
            <w:rFonts w:ascii="ZWAdobeF" w:hAnsi="ZWAdobeF" w:cs="ZWAdobeF"/>
            <w:sz w:val="2"/>
            <w:szCs w:val="2"/>
          </w:rPr>
          <w:delText>2346B</w:delText>
        </w:r>
        <w:r w:rsidR="0033544D" w:rsidRPr="00742779">
          <w:delText>Third</w:delText>
        </w:r>
      </w:del>
      <w:ins w:id="5515" w:author="Seth Oranburg" w:date="2026-03-07T09:50:00Z" w16du:dateUtc="2026-03-07T14:50:00Z">
        <w:r w:rsidR="0033544D" w:rsidRPr="00742779">
          <w:t>Third</w:t>
        </w:r>
      </w:ins>
      <w:r w:rsidR="0033544D" w:rsidRPr="00742779">
        <w:t xml:space="preserve">, deal protection devices must be evaluated differently in </w:t>
      </w:r>
      <w:r w:rsidR="0033544D" w:rsidRPr="00742779">
        <w:rPr>
          <w:rStyle w:val="Emphasis"/>
        </w:rPr>
        <w:t>Revlon</w:t>
      </w:r>
      <w:r w:rsidR="0033544D" w:rsidRPr="00742779">
        <w:t xml:space="preserve"> mode. Lock-ups, no-shop clauses, and termination fees that might be reasonable in the early stages of a negotiation become suspect when they preclude superior bids during an active auction. The board cannot end a bidding contest prematurely by granting one bidder terms that make competition impossible.</w:t>
      </w:r>
    </w:p>
    <w:p w14:paraId="5D7DA277" w14:textId="77777777" w:rsidR="0033544D" w:rsidRPr="00742779" w:rsidRDefault="00742779" w:rsidP="000E54B1">
      <w:del w:id="5516" w:author="Seth Oranburg" w:date="2026-03-07T09:50:00Z" w16du:dateUtc="2026-03-07T14:50:00Z">
        <w:r w:rsidRPr="00742779">
          <w:rPr>
            <w:rFonts w:ascii="ZWAdobeF" w:hAnsi="ZWAdobeF" w:cs="ZWAdobeF"/>
            <w:sz w:val="2"/>
            <w:szCs w:val="2"/>
          </w:rPr>
          <w:delText>2347B</w:delText>
        </w:r>
        <w:r w:rsidR="0033544D" w:rsidRPr="00742779">
          <w:delText>Fourth</w:delText>
        </w:r>
      </w:del>
      <w:ins w:id="5517" w:author="Seth Oranburg" w:date="2026-03-07T09:50:00Z" w16du:dateUtc="2026-03-07T14:50:00Z">
        <w:r w:rsidR="0033544D" w:rsidRPr="00742779">
          <w:t>Fourth</w:t>
        </w:r>
      </w:ins>
      <w:r w:rsidR="0033544D" w:rsidRPr="00742779">
        <w:t xml:space="preserve">, non-shareholder constituencies receive different treatment in sale mode. While </w:t>
      </w:r>
      <w:r w:rsidR="0033544D" w:rsidRPr="00742779">
        <w:rPr>
          <w:rStyle w:val="Emphasis"/>
        </w:rPr>
        <w:t>Unocal</w:t>
      </w:r>
      <w:r w:rsidR="0033544D" w:rsidRPr="00742779">
        <w:t xml:space="preserve"> permits boards to consider creditors, employees, and communities when evaluating threats, </w:t>
      </w:r>
      <w:r w:rsidR="0033544D" w:rsidRPr="00742779">
        <w:rPr>
          <w:rStyle w:val="Emphasis"/>
        </w:rPr>
        <w:t>Revlon</w:t>
      </w:r>
      <w:r w:rsidR="0033544D" w:rsidRPr="00742779">
        <w:t xml:space="preserve"> limits this consideration once the sale decision is made. At that point, shareholder value maximization is paramount.</w:t>
      </w:r>
    </w:p>
    <w:p w14:paraId="37CE9F66" w14:textId="77777777" w:rsidR="0033544D" w:rsidRPr="00742779" w:rsidRDefault="0033544D" w:rsidP="000E54B1">
      <w:pPr>
        <w:pStyle w:val="Heading3"/>
        <w:rPr>
          <w:rFonts w:eastAsia="Times New Roman"/>
        </w:rPr>
      </w:pPr>
      <w:r w:rsidRPr="00742779">
        <w:rPr>
          <w:rFonts w:eastAsia="Times New Roman"/>
        </w:rPr>
        <w:t>The Problem Revlon Creates</w:t>
      </w:r>
    </w:p>
    <w:p w14:paraId="0CC5E2AD" w14:textId="77777777" w:rsidR="0033544D" w:rsidRPr="00742779" w:rsidRDefault="00742779" w:rsidP="000E54B1">
      <w:del w:id="5518" w:author="Seth Oranburg" w:date="2026-03-07T09:50:00Z" w16du:dateUtc="2026-03-07T14:50:00Z">
        <w:r w:rsidRPr="00742779">
          <w:rPr>
            <w:rFonts w:ascii="ZWAdobeF" w:hAnsi="ZWAdobeF" w:cs="ZWAdobeF"/>
            <w:sz w:val="2"/>
            <w:szCs w:val="2"/>
          </w:rPr>
          <w:delText>2348B</w:delText>
        </w:r>
        <w:r w:rsidR="0033544D" w:rsidRPr="00742779">
          <w:delText>The</w:delText>
        </w:r>
      </w:del>
      <w:ins w:id="5519" w:author="Seth Oranburg" w:date="2026-03-07T09:50:00Z" w16du:dateUtc="2026-03-07T14:50:00Z">
        <w:r w:rsidR="0033544D" w:rsidRPr="00742779">
          <w:t>The</w:t>
        </w:r>
      </w:ins>
      <w:r w:rsidR="0033544D" w:rsidRPr="00742779">
        <w:t xml:space="preserve"> </w:t>
      </w:r>
      <w:r w:rsidR="0033544D" w:rsidRPr="00742779">
        <w:rPr>
          <w:rStyle w:val="Emphasis"/>
        </w:rPr>
        <w:t>Revlon</w:t>
      </w:r>
      <w:r w:rsidR="0033544D" w:rsidRPr="00742779">
        <w:t xml:space="preserve"> framework created as many questions as it answered. Most fundamentally: when exactly is a company </w:t>
      </w:r>
      <w:r w:rsidR="009F60D1" w:rsidRPr="00742779">
        <w:t>“</w:t>
      </w:r>
      <w:r w:rsidR="0033544D" w:rsidRPr="00742779">
        <w:t>for sale</w:t>
      </w:r>
      <w:r w:rsidR="009F60D1" w:rsidRPr="00742779">
        <w:t>”</w:t>
      </w:r>
      <w:r w:rsidR="0033544D" w:rsidRPr="00742779">
        <w:t>?</w:t>
      </w:r>
    </w:p>
    <w:p w14:paraId="1E95B96D" w14:textId="77777777" w:rsidR="0033544D" w:rsidRPr="00742779" w:rsidRDefault="00742779" w:rsidP="000E54B1">
      <w:del w:id="5520" w:author="Seth Oranburg" w:date="2026-03-07T09:50:00Z" w16du:dateUtc="2026-03-07T14:50:00Z">
        <w:r w:rsidRPr="00742779">
          <w:rPr>
            <w:rFonts w:ascii="ZWAdobeF" w:hAnsi="ZWAdobeF" w:cs="ZWAdobeF"/>
            <w:sz w:val="2"/>
            <w:szCs w:val="2"/>
          </w:rPr>
          <w:delText>2349B</w:delText>
        </w:r>
        <w:r w:rsidR="0033544D" w:rsidRPr="00742779">
          <w:delText>The</w:delText>
        </w:r>
      </w:del>
      <w:ins w:id="5521" w:author="Seth Oranburg" w:date="2026-03-07T09:50:00Z" w16du:dateUtc="2026-03-07T14:50:00Z">
        <w:r w:rsidR="0033544D" w:rsidRPr="00742779">
          <w:t>The</w:t>
        </w:r>
      </w:ins>
      <w:r w:rsidR="0033544D" w:rsidRPr="00742779">
        <w:t xml:space="preserve"> original case involved a cash sale of the entire company. That situation is clear. But what about a stock-for-stock merger where target shareholders receive shares in the combined entity? What about a merger that gives a controlling position to one acquirer</w:t>
      </w:r>
      <w:r w:rsidR="009F60D1" w:rsidRPr="00742779">
        <w:t>’</w:t>
      </w:r>
      <w:r w:rsidR="0033544D" w:rsidRPr="00742779">
        <w:t>s shareholders? What about a strategic combination that the board pursues for long-term value rather than immediate premium?</w:t>
      </w:r>
    </w:p>
    <w:p w14:paraId="70F75560" w14:textId="77777777" w:rsidR="0033544D" w:rsidRPr="00742779" w:rsidRDefault="00742779" w:rsidP="000E54B1">
      <w:del w:id="5522" w:author="Seth Oranburg" w:date="2026-03-07T09:50:00Z" w16du:dateUtc="2026-03-07T14:50:00Z">
        <w:r w:rsidRPr="00742779">
          <w:rPr>
            <w:rFonts w:ascii="ZWAdobeF" w:hAnsi="ZWAdobeF" w:cs="ZWAdobeF"/>
            <w:sz w:val="2"/>
            <w:szCs w:val="2"/>
          </w:rPr>
          <w:delText>2350B</w:delText>
        </w:r>
        <w:r w:rsidR="0033544D" w:rsidRPr="00742779">
          <w:delText>These</w:delText>
        </w:r>
      </w:del>
      <w:ins w:id="5523" w:author="Seth Oranburg" w:date="2026-03-07T09:50:00Z" w16du:dateUtc="2026-03-07T14:50:00Z">
        <w:r w:rsidR="0033544D" w:rsidRPr="00742779">
          <w:t>These</w:t>
        </w:r>
      </w:ins>
      <w:r w:rsidR="0033544D" w:rsidRPr="00742779">
        <w:t xml:space="preserve"> questions would require additional doctrinal development.</w:t>
      </w:r>
    </w:p>
    <w:p w14:paraId="239C4B78" w14:textId="77777777" w:rsidR="0033544D" w:rsidRPr="00742779" w:rsidRDefault="0059744E" w:rsidP="000E54B1">
      <w:pPr>
        <w:rPr>
          <w:del w:id="5524" w:author="Seth Oranburg" w:date="2026-03-07T09:50:00Z" w16du:dateUtc="2026-03-07T14:50:00Z"/>
          <w:rFonts w:eastAsia="Times New Roman"/>
        </w:rPr>
      </w:pPr>
      <w:del w:id="5525" w:author="Seth Oranburg" w:date="2026-03-07T09:50:00Z" w16du:dateUtc="2026-03-07T14:50:00Z">
        <w:r>
          <w:rPr>
            <w:rFonts w:eastAsia="Times New Roman"/>
            <w:noProof/>
          </w:rPr>
          <w:pict w14:anchorId="6FB308C3">
            <v:rect id="_x0000_i1042" alt="P2824#yIS1" style="width:239.6pt;height:.05pt;mso-width-percent:0;mso-height-percent:0;mso-width-percent:0;mso-height-percent:0" o:hrpct="512" o:hralign="center" o:hrstd="t" o:hr="t" fillcolor="#a0a0a0" stroked="f"/>
          </w:pict>
        </w:r>
      </w:del>
    </w:p>
    <w:p w14:paraId="5B93285A" w14:textId="77777777" w:rsidR="0033544D" w:rsidRPr="00742779" w:rsidRDefault="0059744E" w:rsidP="000E54B1">
      <w:pPr>
        <w:rPr>
          <w:ins w:id="5526" w:author="Seth Oranburg" w:date="2026-03-07T09:50:00Z" w16du:dateUtc="2026-03-07T14:50:00Z"/>
          <w:rFonts w:eastAsia="Times New Roman"/>
        </w:rPr>
      </w:pPr>
      <w:ins w:id="5527" w:author="Seth Oranburg" w:date="2026-03-07T09:50:00Z" w16du:dateUtc="2026-03-07T14:50:00Z">
        <w:r>
          <w:rPr>
            <w:rFonts w:eastAsia="Times New Roman"/>
            <w:noProof/>
          </w:rPr>
          <w:pict w14:anchorId="598092D5">
            <v:rect id="_x0000_i1041" alt="P2824#yIS1" style="width:239.6pt;height:.05pt;mso-width-percent:0;mso-height-percent:0;mso-width-percent:0;mso-height-percent:0" o:hrpct="512" o:hralign="center" o:hrstd="t" o:hr="t" fillcolor="#a0a0a0" stroked="f"/>
          </w:pict>
        </w:r>
      </w:ins>
    </w:p>
    <w:p w14:paraId="377FF4DD" w14:textId="77777777" w:rsidR="0033544D" w:rsidRPr="00742779" w:rsidRDefault="0033544D" w:rsidP="000E54B1">
      <w:pPr>
        <w:pStyle w:val="Heading2"/>
        <w:rPr>
          <w:rFonts w:eastAsia="Times New Roman"/>
        </w:rPr>
      </w:pPr>
      <w:r w:rsidRPr="00742779">
        <w:rPr>
          <w:rStyle w:val="Emphasis"/>
          <w:rFonts w:eastAsia="Times New Roman"/>
        </w:rPr>
        <w:lastRenderedPageBreak/>
        <w:t>Paramount Communications Inc. v. Time Inc.</w:t>
      </w:r>
      <w:r w:rsidRPr="00742779">
        <w:rPr>
          <w:rFonts w:eastAsia="Times New Roman"/>
        </w:rPr>
        <w:t xml:space="preserve"> (1989): Strategic Vision Versus Auction</w:t>
      </w:r>
    </w:p>
    <w:p w14:paraId="42E198E7" w14:textId="77777777" w:rsidR="0033544D" w:rsidRPr="00742779" w:rsidRDefault="00742779" w:rsidP="000E54B1">
      <w:pPr>
        <w:pPrChange w:id="5528" w:author="Seth Oranburg" w:date="2026-03-07T09:50:00Z" w16du:dateUtc="2026-03-07T14:50:00Z">
          <w:pPr>
            <w:pStyle w:val="NormalWeb"/>
          </w:pPr>
        </w:pPrChange>
      </w:pPr>
      <w:del w:id="5529" w:author="Seth Oranburg" w:date="2026-03-07T09:50:00Z" w16du:dateUtc="2026-03-07T14:50:00Z">
        <w:r w:rsidRPr="00742779">
          <w:rPr>
            <w:rFonts w:ascii="ZWAdobeF" w:hAnsi="ZWAdobeF" w:cs="ZWAdobeF"/>
            <w:sz w:val="2"/>
            <w:szCs w:val="2"/>
          </w:rPr>
          <w:delText>2351B</w:delText>
        </w:r>
        <w:r w:rsidR="0033544D" w:rsidRPr="00742779">
          <w:delText>Three</w:delText>
        </w:r>
      </w:del>
      <w:ins w:id="5530" w:author="Seth Oranburg" w:date="2026-03-07T09:50:00Z" w16du:dateUtc="2026-03-07T14:50:00Z">
        <w:r w:rsidR="0033544D" w:rsidRPr="00742779">
          <w:t>Three</w:t>
        </w:r>
      </w:ins>
      <w:r w:rsidR="0033544D" w:rsidRPr="00742779">
        <w:t xml:space="preserve"> years after </w:t>
      </w:r>
      <w:r w:rsidR="0033544D" w:rsidRPr="00742779">
        <w:rPr>
          <w:rStyle w:val="Emphasis"/>
        </w:rPr>
        <w:t>Revlon</w:t>
      </w:r>
      <w:r w:rsidR="0033544D" w:rsidRPr="00742779">
        <w:t xml:space="preserve">, the Delaware Supreme Court confronted a case that tested the boundaries of the sale-mode doctrine. The result substantially narrowed </w:t>
      </w:r>
      <w:r w:rsidR="0033544D" w:rsidRPr="00742779">
        <w:rPr>
          <w:rStyle w:val="Emphasis"/>
        </w:rPr>
        <w:t>Revlon</w:t>
      </w:r>
      <w:r w:rsidR="009F60D1" w:rsidRPr="00742779">
        <w:t>’</w:t>
      </w:r>
      <w:r w:rsidR="0033544D" w:rsidRPr="00742779">
        <w:t>s application and expanded board discretion to pursue long-term strategic plans over immediate shareholder premiums.</w:t>
      </w:r>
      <w:r w:rsidR="0033544D">
        <w:fldChar w:fldCharType="begin"/>
      </w:r>
      <w:r w:rsidR="0033544D">
        <w:instrText>HYPERLINK \l "fn344-11647" \o "Jump to citation"</w:instrText>
      </w:r>
      <w:r w:rsidR="0033544D">
        <w:fldChar w:fldCharType="separate"/>
      </w:r>
      <w:r w:rsidR="0033544D" w:rsidRPr="00742779">
        <w:rPr>
          <w:rStyle w:val="Hyperlink"/>
          <w:color w:val="auto"/>
          <w:u w:val="none"/>
        </w:rPr>
        <w:t>[344</w:t>
      </w:r>
      <w:r w:rsidR="00EE2871" w:rsidRPr="00742779">
        <w:rPr>
          <w:rStyle w:val="Hyperlink"/>
          <w:color w:val="auto"/>
          <w:u w:val="none"/>
        </w:rPr>
        <w:t>]</w:t>
      </w:r>
      <w:r w:rsidR="0033544D">
        <w:fldChar w:fldCharType="end"/>
      </w:r>
    </w:p>
    <w:p w14:paraId="63B3AEDB" w14:textId="77777777" w:rsidR="0033544D" w:rsidRPr="00742779" w:rsidRDefault="0033544D" w:rsidP="000E54B1">
      <w:pPr>
        <w:pStyle w:val="Heading3"/>
        <w:rPr>
          <w:rFonts w:eastAsia="Times New Roman"/>
        </w:rPr>
      </w:pPr>
      <w:r w:rsidRPr="00742779">
        <w:rPr>
          <w:rFonts w:eastAsia="Times New Roman"/>
        </w:rPr>
        <w:t>The Facts</w:t>
      </w:r>
    </w:p>
    <w:p w14:paraId="7F47F8B2" w14:textId="77777777" w:rsidR="0033544D" w:rsidRPr="00742779" w:rsidRDefault="00742779" w:rsidP="000E54B1">
      <w:del w:id="5531" w:author="Seth Oranburg" w:date="2026-03-07T09:50:00Z" w16du:dateUtc="2026-03-07T14:50:00Z">
        <w:r w:rsidRPr="00742779">
          <w:rPr>
            <w:rFonts w:ascii="ZWAdobeF" w:hAnsi="ZWAdobeF" w:cs="ZWAdobeF"/>
            <w:sz w:val="2"/>
            <w:szCs w:val="2"/>
          </w:rPr>
          <w:delText>2352B</w:delText>
        </w:r>
        <w:r w:rsidR="0033544D" w:rsidRPr="00742779">
          <w:delText>Time</w:delText>
        </w:r>
      </w:del>
      <w:ins w:id="5532" w:author="Seth Oranburg" w:date="2026-03-07T09:50:00Z" w16du:dateUtc="2026-03-07T14:50:00Z">
        <w:r w:rsidR="0033544D" w:rsidRPr="00742779">
          <w:t>Time</w:t>
        </w:r>
      </w:ins>
      <w:r w:rsidR="0033544D" w:rsidRPr="00742779">
        <w:t xml:space="preserve"> Inc. was one of America</w:t>
      </w:r>
      <w:r w:rsidR="009F60D1" w:rsidRPr="00742779">
        <w:t>’</w:t>
      </w:r>
      <w:r w:rsidR="0033544D" w:rsidRPr="00742779">
        <w:t>s great media companies, publisher of Time, Sports Illustrated, Fortune, and other iconic magazines. For years, Time</w:t>
      </w:r>
      <w:r w:rsidR="009F60D1" w:rsidRPr="00742779">
        <w:t>’</w:t>
      </w:r>
      <w:r w:rsidR="0033544D" w:rsidRPr="00742779">
        <w:t>s board had deliberated about the company</w:t>
      </w:r>
      <w:r w:rsidR="009F60D1" w:rsidRPr="00742779">
        <w:t>’</w:t>
      </w:r>
      <w:r w:rsidR="0033544D" w:rsidRPr="00742779">
        <w:t>s long-term strategic direction. They concluded that Time needed to transform from a print-focused company into a diversified media and entertainment enterprise.</w:t>
      </w:r>
    </w:p>
    <w:p w14:paraId="071CCF83" w14:textId="77777777" w:rsidR="0033544D" w:rsidRPr="00742779" w:rsidRDefault="00742779" w:rsidP="000E54B1">
      <w:del w:id="5533" w:author="Seth Oranburg" w:date="2026-03-07T09:50:00Z" w16du:dateUtc="2026-03-07T14:50:00Z">
        <w:r w:rsidRPr="00742779">
          <w:rPr>
            <w:rFonts w:ascii="ZWAdobeF" w:hAnsi="ZWAdobeF" w:cs="ZWAdobeF"/>
            <w:sz w:val="2"/>
            <w:szCs w:val="2"/>
          </w:rPr>
          <w:delText>2353B</w:delText>
        </w:r>
        <w:r w:rsidR="0033544D" w:rsidRPr="00742779">
          <w:delText>Warner</w:delText>
        </w:r>
      </w:del>
      <w:ins w:id="5534" w:author="Seth Oranburg" w:date="2026-03-07T09:50:00Z" w16du:dateUtc="2026-03-07T14:50:00Z">
        <w:r w:rsidR="0033544D" w:rsidRPr="00742779">
          <w:t>Warner</w:t>
        </w:r>
      </w:ins>
      <w:r w:rsidR="0033544D" w:rsidRPr="00742779">
        <w:t xml:space="preserve"> Communications, the film and recording giant, emerged as the ideal merger partner. Warner owned Warner Bros. Studios, a vast music catalog, and cable properties that complemented Time</w:t>
      </w:r>
      <w:r w:rsidR="009F60D1" w:rsidRPr="00742779">
        <w:t>’</w:t>
      </w:r>
      <w:r w:rsidR="0033544D" w:rsidRPr="00742779">
        <w:t>s own HBO and magazine businesses. Beginning in 1987, the two companies negotiated a stock-for-stock merger that would create Time Warner, one of the world</w:t>
      </w:r>
      <w:r w:rsidR="009F60D1" w:rsidRPr="00742779">
        <w:t>’</w:t>
      </w:r>
      <w:r w:rsidR="0033544D" w:rsidRPr="00742779">
        <w:t>s largest media conglomerates.</w:t>
      </w:r>
    </w:p>
    <w:p w14:paraId="77517807" w14:textId="77777777" w:rsidR="0033544D" w:rsidRPr="00742779" w:rsidRDefault="00742779" w:rsidP="000E54B1">
      <w:del w:id="5535" w:author="Seth Oranburg" w:date="2026-03-07T09:50:00Z" w16du:dateUtc="2026-03-07T14:50:00Z">
        <w:r w:rsidRPr="00742779">
          <w:rPr>
            <w:rFonts w:ascii="ZWAdobeF" w:hAnsi="ZWAdobeF" w:cs="ZWAdobeF"/>
            <w:sz w:val="2"/>
            <w:szCs w:val="2"/>
          </w:rPr>
          <w:delText>2354B</w:delText>
        </w:r>
        <w:r w:rsidR="0033544D" w:rsidRPr="00742779">
          <w:delText>The</w:delText>
        </w:r>
      </w:del>
      <w:ins w:id="5536" w:author="Seth Oranburg" w:date="2026-03-07T09:50:00Z" w16du:dateUtc="2026-03-07T14:50:00Z">
        <w:r w:rsidR="0033544D" w:rsidRPr="00742779">
          <w:t>The</w:t>
        </w:r>
      </w:ins>
      <w:r w:rsidR="0033544D" w:rsidRPr="00742779">
        <w:t xml:space="preserve"> structure was carefully designed. Time and Warner shareholders would each receive shares in the combined entity. Time shareholders would own approximately 62% of Time Warner; Warner shareholders would own approximately 38%. Because Time shareholders would own the majority, there would be no </w:t>
      </w:r>
      <w:r w:rsidR="009F60D1" w:rsidRPr="00742779">
        <w:t>“</w:t>
      </w:r>
      <w:r w:rsidR="0033544D" w:rsidRPr="00742779">
        <w:t>change of control</w:t>
      </w:r>
      <w:r w:rsidR="009F60D1" w:rsidRPr="00742779">
        <w:t>”</w:t>
      </w:r>
      <w:r w:rsidR="0033544D" w:rsidRPr="00742779">
        <w:t xml:space="preserve"> in the sense of any single party gaining dominance. The diffuse ownership that characterized both companies before the merger would characterize the combined company afterward.</w:t>
      </w:r>
    </w:p>
    <w:p w14:paraId="0B76A187" w14:textId="77777777" w:rsidR="0033544D" w:rsidRPr="00742779" w:rsidRDefault="00742779" w:rsidP="000E54B1">
      <w:del w:id="5537" w:author="Seth Oranburg" w:date="2026-03-07T09:50:00Z" w16du:dateUtc="2026-03-07T14:50:00Z">
        <w:r w:rsidRPr="00742779">
          <w:rPr>
            <w:rFonts w:ascii="ZWAdobeF" w:hAnsi="ZWAdobeF" w:cs="ZWAdobeF"/>
            <w:sz w:val="2"/>
            <w:szCs w:val="2"/>
          </w:rPr>
          <w:delText>2355B</w:delText>
        </w:r>
        <w:r w:rsidR="0033544D" w:rsidRPr="00742779">
          <w:delText>The</w:delText>
        </w:r>
      </w:del>
      <w:ins w:id="5538" w:author="Seth Oranburg" w:date="2026-03-07T09:50:00Z" w16du:dateUtc="2026-03-07T14:50:00Z">
        <w:r w:rsidR="0033544D" w:rsidRPr="00742779">
          <w:t>The</w:t>
        </w:r>
      </w:ins>
      <w:r w:rsidR="0033544D" w:rsidRPr="00742779">
        <w:t xml:space="preserve"> original merger agreement required Time shareholder approval. Time scheduled a vote for June 1989. Everything appeared on track.</w:t>
      </w:r>
    </w:p>
    <w:p w14:paraId="611F6A9E" w14:textId="77777777" w:rsidR="0033544D" w:rsidRPr="00742779" w:rsidRDefault="00742779" w:rsidP="000E54B1">
      <w:del w:id="5539" w:author="Seth Oranburg" w:date="2026-03-07T09:50:00Z" w16du:dateUtc="2026-03-07T14:50:00Z">
        <w:r w:rsidRPr="00742779">
          <w:rPr>
            <w:rFonts w:ascii="ZWAdobeF" w:hAnsi="ZWAdobeF" w:cs="ZWAdobeF"/>
            <w:sz w:val="2"/>
            <w:szCs w:val="2"/>
          </w:rPr>
          <w:delText>2356B</w:delText>
        </w:r>
        <w:r w:rsidR="0033544D" w:rsidRPr="00742779">
          <w:delText>Then</w:delText>
        </w:r>
      </w:del>
      <w:ins w:id="5540" w:author="Seth Oranburg" w:date="2026-03-07T09:50:00Z" w16du:dateUtc="2026-03-07T14:50:00Z">
        <w:r w:rsidR="0033544D" w:rsidRPr="00742779">
          <w:t>Then</w:t>
        </w:r>
      </w:ins>
      <w:r w:rsidR="0033544D" w:rsidRPr="00742779">
        <w:t xml:space="preserve"> Paramount Communications intervened. Paramount, led by Martin Davis, made an unsolicited all-cash offer for Time at $175 per share, a substantial premium over Time</w:t>
      </w:r>
      <w:r w:rsidR="009F60D1" w:rsidRPr="00742779">
        <w:t>’</w:t>
      </w:r>
      <w:r w:rsidR="0033544D" w:rsidRPr="00742779">
        <w:t>s pre-announcement trading price. Paramount later raised its bid to $200 per share.</w:t>
      </w:r>
    </w:p>
    <w:p w14:paraId="0D4A208B" w14:textId="77777777" w:rsidR="0033544D" w:rsidRPr="00742779" w:rsidRDefault="00742779" w:rsidP="000E54B1">
      <w:del w:id="5541" w:author="Seth Oranburg" w:date="2026-03-07T09:50:00Z" w16du:dateUtc="2026-03-07T14:50:00Z">
        <w:r w:rsidRPr="00742779">
          <w:rPr>
            <w:rFonts w:ascii="ZWAdobeF" w:hAnsi="ZWAdobeF" w:cs="ZWAdobeF"/>
            <w:sz w:val="2"/>
            <w:szCs w:val="2"/>
          </w:rPr>
          <w:delText>2357B</w:delText>
        </w:r>
        <w:r w:rsidR="0033544D" w:rsidRPr="00742779">
          <w:delText>Time</w:delText>
        </w:r>
      </w:del>
      <w:ins w:id="5542" w:author="Seth Oranburg" w:date="2026-03-07T09:50:00Z" w16du:dateUtc="2026-03-07T14:50:00Z">
        <w:r w:rsidR="0033544D" w:rsidRPr="00742779">
          <w:t>Time</w:t>
        </w:r>
      </w:ins>
      <w:r w:rsidR="0033544D" w:rsidRPr="00742779">
        <w:t xml:space="preserve"> shareholders faced an obvious choice. They could vote for the Warner merger and receive stock in a combined entity of uncertain future value. Or they could accept Paramount</w:t>
      </w:r>
      <w:r w:rsidR="009F60D1" w:rsidRPr="00742779">
        <w:t>’</w:t>
      </w:r>
      <w:r w:rsidR="0033544D" w:rsidRPr="00742779">
        <w:t xml:space="preserve">s cash and pocket an immediate, substantial premium. Market reaction suggested shareholders preferred the cash: </w:t>
      </w:r>
      <w:r w:rsidR="0033544D" w:rsidRPr="00742779">
        <w:lastRenderedPageBreak/>
        <w:t>Time</w:t>
      </w:r>
      <w:r w:rsidR="009F60D1" w:rsidRPr="00742779">
        <w:t>’</w:t>
      </w:r>
      <w:r w:rsidR="0033544D" w:rsidRPr="00742779">
        <w:t>s stock price rose toward Paramount</w:t>
      </w:r>
      <w:r w:rsidR="009F60D1" w:rsidRPr="00742779">
        <w:t>’</w:t>
      </w:r>
      <w:r w:rsidR="0033544D" w:rsidRPr="00742779">
        <w:t>s offer price, indicating that investors expected the tender offer to succeed.</w:t>
      </w:r>
    </w:p>
    <w:p w14:paraId="6FCF329C" w14:textId="77777777" w:rsidR="0033544D" w:rsidRPr="00742779" w:rsidRDefault="00742779" w:rsidP="000E54B1">
      <w:del w:id="5543" w:author="Seth Oranburg" w:date="2026-03-07T09:50:00Z" w16du:dateUtc="2026-03-07T14:50:00Z">
        <w:r w:rsidRPr="00742779">
          <w:rPr>
            <w:rFonts w:ascii="ZWAdobeF" w:hAnsi="ZWAdobeF" w:cs="ZWAdobeF"/>
            <w:sz w:val="2"/>
            <w:szCs w:val="2"/>
          </w:rPr>
          <w:delText>2358B</w:delText>
        </w:r>
        <w:r w:rsidR="0033544D" w:rsidRPr="00742779">
          <w:delText>Time</w:delText>
        </w:r>
        <w:r w:rsidR="009F60D1" w:rsidRPr="00742779">
          <w:delText>’</w:delText>
        </w:r>
        <w:r w:rsidR="0033544D" w:rsidRPr="00742779">
          <w:delText>s</w:delText>
        </w:r>
      </w:del>
      <w:ins w:id="5544" w:author="Seth Oranburg" w:date="2026-03-07T09:50:00Z" w16du:dateUtc="2026-03-07T14:50:00Z">
        <w:r w:rsidR="0033544D" w:rsidRPr="00742779">
          <w:t>Time</w:t>
        </w:r>
        <w:r w:rsidR="009F60D1" w:rsidRPr="00742779">
          <w:t>’</w:t>
        </w:r>
        <w:r w:rsidR="0033544D" w:rsidRPr="00742779">
          <w:t>s</w:t>
        </w:r>
      </w:ins>
      <w:r w:rsidR="0033544D" w:rsidRPr="00742779">
        <w:t xml:space="preserve"> board saw matters differently. They believed the Warner combination represented superior long-term value. The strategic vision they had developed over years of deliberation would be abandoned if shareholders accepted Paramount</w:t>
      </w:r>
      <w:r w:rsidR="009F60D1" w:rsidRPr="00742779">
        <w:t>’</w:t>
      </w:r>
      <w:r w:rsidR="0033544D" w:rsidRPr="00742779">
        <w:t>s cash. The board decided to restructure the Warner transaction to eliminate the shareholder vote.</w:t>
      </w:r>
    </w:p>
    <w:p w14:paraId="7AD57AC3" w14:textId="77777777" w:rsidR="0033544D" w:rsidRPr="00742779" w:rsidRDefault="00742779" w:rsidP="000E54B1">
      <w:del w:id="5545" w:author="Seth Oranburg" w:date="2026-03-07T09:50:00Z" w16du:dateUtc="2026-03-07T14:50:00Z">
        <w:r w:rsidRPr="00742779">
          <w:rPr>
            <w:rFonts w:ascii="ZWAdobeF" w:hAnsi="ZWAdobeF" w:cs="ZWAdobeF"/>
            <w:sz w:val="2"/>
            <w:szCs w:val="2"/>
          </w:rPr>
          <w:delText>2359B</w:delText>
        </w:r>
        <w:r w:rsidR="0033544D" w:rsidRPr="00742779">
          <w:delText>Rather</w:delText>
        </w:r>
      </w:del>
      <w:ins w:id="5546" w:author="Seth Oranburg" w:date="2026-03-07T09:50:00Z" w16du:dateUtc="2026-03-07T14:50:00Z">
        <w:r w:rsidR="0033544D" w:rsidRPr="00742779">
          <w:t>Rather</w:t>
        </w:r>
      </w:ins>
      <w:r w:rsidR="0033544D" w:rsidRPr="00742779">
        <w:t xml:space="preserve"> than a stock-for-stock merger requiring Time shareholder approval, Time would make a cash tender offer for Warner</w:t>
      </w:r>
      <w:r w:rsidR="009F60D1" w:rsidRPr="00742779">
        <w:t>’</w:t>
      </w:r>
      <w:r w:rsidR="0033544D" w:rsidRPr="00742779">
        <w:t>s shares. This transaction did not require Time shareholder approval under Delaware law. Time would acquire Warner as a subsidiary, and the strategic combination would proceed without Time shareholders ever voting.</w:t>
      </w:r>
    </w:p>
    <w:p w14:paraId="6AD380DA" w14:textId="77777777" w:rsidR="0033544D" w:rsidRPr="00742779" w:rsidRDefault="00742779" w:rsidP="000E54B1">
      <w:del w:id="5547" w:author="Seth Oranburg" w:date="2026-03-07T09:50:00Z" w16du:dateUtc="2026-03-07T14:50:00Z">
        <w:r w:rsidRPr="00742779">
          <w:rPr>
            <w:rFonts w:ascii="ZWAdobeF" w:hAnsi="ZWAdobeF" w:cs="ZWAdobeF"/>
            <w:sz w:val="2"/>
            <w:szCs w:val="2"/>
          </w:rPr>
          <w:delText>2360B</w:delText>
        </w:r>
        <w:r w:rsidR="0033544D" w:rsidRPr="00742779">
          <w:delText>The</w:delText>
        </w:r>
      </w:del>
      <w:ins w:id="5548" w:author="Seth Oranburg" w:date="2026-03-07T09:50:00Z" w16du:dateUtc="2026-03-07T14:50:00Z">
        <w:r w:rsidR="0033544D" w:rsidRPr="00742779">
          <w:t>The</w:t>
        </w:r>
      </w:ins>
      <w:r w:rsidR="0033544D" w:rsidRPr="00742779">
        <w:t xml:space="preserve"> restructuring required Time to take on substantial debt to finance the cash acquisition, fundamentally changing the economics of the combination. But it eliminated the vote that would likely have resulted in shareholders accepting Paramount</w:t>
      </w:r>
      <w:r w:rsidR="009F60D1" w:rsidRPr="00742779">
        <w:t>’</w:t>
      </w:r>
      <w:r w:rsidR="0033544D" w:rsidRPr="00742779">
        <w:t>s offer.</w:t>
      </w:r>
    </w:p>
    <w:p w14:paraId="4F030855" w14:textId="77777777" w:rsidR="0033544D" w:rsidRPr="00742779" w:rsidRDefault="00742779" w:rsidP="000E54B1">
      <w:del w:id="5549" w:author="Seth Oranburg" w:date="2026-03-07T09:50:00Z" w16du:dateUtc="2026-03-07T14:50:00Z">
        <w:r w:rsidRPr="00742779">
          <w:rPr>
            <w:rFonts w:ascii="ZWAdobeF" w:hAnsi="ZWAdobeF" w:cs="ZWAdobeF"/>
            <w:sz w:val="2"/>
            <w:szCs w:val="2"/>
          </w:rPr>
          <w:delText>2361B</w:delText>
        </w:r>
        <w:r w:rsidR="0033544D" w:rsidRPr="00742779">
          <w:delText>Paramount</w:delText>
        </w:r>
      </w:del>
      <w:ins w:id="5550" w:author="Seth Oranburg" w:date="2026-03-07T09:50:00Z" w16du:dateUtc="2026-03-07T14:50:00Z">
        <w:r w:rsidR="0033544D" w:rsidRPr="00742779">
          <w:t>Paramount</w:t>
        </w:r>
      </w:ins>
      <w:r w:rsidR="0033544D" w:rsidRPr="00742779">
        <w:t xml:space="preserve"> sued, arguing that Time</w:t>
      </w:r>
      <w:r w:rsidR="009F60D1" w:rsidRPr="00742779">
        <w:t>’</w:t>
      </w:r>
      <w:r w:rsidR="0033544D" w:rsidRPr="00742779">
        <w:t xml:space="preserve">s board had triggered </w:t>
      </w:r>
      <w:r w:rsidR="0033544D" w:rsidRPr="00742779">
        <w:rPr>
          <w:rStyle w:val="Emphasis"/>
        </w:rPr>
        <w:t>Revlon</w:t>
      </w:r>
      <w:r w:rsidR="0033544D" w:rsidRPr="00742779">
        <w:t xml:space="preserve"> duties and must auction the company rather than pursue the Warner transaction.</w:t>
      </w:r>
    </w:p>
    <w:p w14:paraId="42637653" w14:textId="77777777" w:rsidR="0033544D" w:rsidRPr="00742779" w:rsidRDefault="0033544D" w:rsidP="000E54B1">
      <w:pPr>
        <w:pStyle w:val="Heading3"/>
        <w:rPr>
          <w:rFonts w:eastAsia="Times New Roman"/>
        </w:rPr>
      </w:pPr>
      <w:r w:rsidRPr="00742779">
        <w:rPr>
          <w:rFonts w:eastAsia="Times New Roman"/>
        </w:rPr>
        <w:t>The Holdings</w:t>
      </w:r>
    </w:p>
    <w:p w14:paraId="7CBF38FF" w14:textId="77777777" w:rsidR="0033544D" w:rsidRPr="00742779" w:rsidRDefault="00742779" w:rsidP="000E54B1">
      <w:del w:id="5551" w:author="Seth Oranburg" w:date="2026-03-07T09:50:00Z" w16du:dateUtc="2026-03-07T14:50:00Z">
        <w:r w:rsidRPr="00742779">
          <w:rPr>
            <w:rFonts w:ascii="ZWAdobeF" w:hAnsi="ZWAdobeF" w:cs="ZWAdobeF"/>
            <w:sz w:val="2"/>
            <w:szCs w:val="2"/>
          </w:rPr>
          <w:delText>2362B</w:delText>
        </w:r>
        <w:r w:rsidR="0033544D" w:rsidRPr="00742779">
          <w:delText>The</w:delText>
        </w:r>
      </w:del>
      <w:ins w:id="5552" w:author="Seth Oranburg" w:date="2026-03-07T09:50:00Z" w16du:dateUtc="2026-03-07T14:50:00Z">
        <w:r w:rsidR="0033544D" w:rsidRPr="00742779">
          <w:t>The</w:t>
        </w:r>
      </w:ins>
      <w:r w:rsidR="0033544D" w:rsidRPr="00742779">
        <w:t xml:space="preserve"> Delaware Supreme Court ruled for Time. The court</w:t>
      </w:r>
      <w:r w:rsidR="009F60D1" w:rsidRPr="00742779">
        <w:t>’</w:t>
      </w:r>
      <w:r w:rsidR="0033544D" w:rsidRPr="00742779">
        <w:t xml:space="preserve">s opinion substantially limited </w:t>
      </w:r>
      <w:r w:rsidR="0033544D" w:rsidRPr="00742779">
        <w:rPr>
          <w:rStyle w:val="Emphasis"/>
        </w:rPr>
        <w:t>Revlon</w:t>
      </w:r>
      <w:r w:rsidR="009F60D1" w:rsidRPr="00742779">
        <w:t>’</w:t>
      </w:r>
      <w:r w:rsidR="0033544D" w:rsidRPr="00742779">
        <w:t>s application and expanded board authority to pursue strategic plans.</w:t>
      </w:r>
    </w:p>
    <w:p w14:paraId="4EFA8F96" w14:textId="77777777" w:rsidR="0033544D" w:rsidRPr="00742779" w:rsidRDefault="00742779" w:rsidP="000E54B1">
      <w:del w:id="5553" w:author="Seth Oranburg" w:date="2026-03-07T09:50:00Z" w16du:dateUtc="2026-03-07T14:50:00Z">
        <w:r w:rsidRPr="00742779">
          <w:rPr>
            <w:rFonts w:ascii="ZWAdobeF" w:hAnsi="ZWAdobeF" w:cs="ZWAdobeF"/>
            <w:sz w:val="2"/>
            <w:szCs w:val="2"/>
          </w:rPr>
          <w:delText>2363B</w:delText>
        </w:r>
        <w:r w:rsidR="0033544D" w:rsidRPr="00742779">
          <w:delText>The</w:delText>
        </w:r>
      </w:del>
      <w:ins w:id="5554" w:author="Seth Oranburg" w:date="2026-03-07T09:50:00Z" w16du:dateUtc="2026-03-07T14:50:00Z">
        <w:r w:rsidR="0033544D" w:rsidRPr="00742779">
          <w:t>The</w:t>
        </w:r>
      </w:ins>
      <w:r w:rsidR="0033544D" w:rsidRPr="00742779">
        <w:t xml:space="preserve"> court first addressed whether </w:t>
      </w:r>
      <w:r w:rsidR="0033544D" w:rsidRPr="00742779">
        <w:rPr>
          <w:rStyle w:val="Emphasis"/>
        </w:rPr>
        <w:t>Revlon</w:t>
      </w:r>
      <w:r w:rsidR="0033544D" w:rsidRPr="00742779">
        <w:t xml:space="preserve"> applied. Paramount argued that Time was </w:t>
      </w:r>
      <w:r w:rsidR="009F60D1" w:rsidRPr="00742779">
        <w:t>“</w:t>
      </w:r>
      <w:r w:rsidR="0033544D" w:rsidRPr="00742779">
        <w:t>for sale</w:t>
      </w:r>
      <w:r w:rsidR="009F60D1" w:rsidRPr="00742779">
        <w:t>”</w:t>
      </w:r>
      <w:r w:rsidR="0033544D" w:rsidRPr="00742779">
        <w:t xml:space="preserve"> because the Warner merger was a change-of-control transaction. The court disagreed:</w:t>
      </w:r>
    </w:p>
    <w:p w14:paraId="7D635E8E" w14:textId="77777777" w:rsidR="0033544D" w:rsidRPr="00742779" w:rsidRDefault="00742779" w:rsidP="000E54B1">
      <w:pPr>
        <w:spacing w:before="100" w:after="100"/>
        <w:ind w:left="720" w:right="720"/>
        <w:divId w:val="1674451856"/>
        <w:pPrChange w:id="5555" w:author="Seth Oranburg" w:date="2026-03-07T09:50:00Z" w16du:dateUtc="2026-03-07T14:50:00Z">
          <w:pPr>
            <w:pStyle w:val="NormalWeb"/>
            <w:spacing w:before="100" w:after="100"/>
            <w:ind w:left="720" w:right="720"/>
            <w:divId w:val="1674451856"/>
          </w:pPr>
        </w:pPrChange>
      </w:pPr>
      <w:del w:id="5556" w:author="Seth Oranburg" w:date="2026-03-07T09:50:00Z" w16du:dateUtc="2026-03-07T14:50:00Z">
        <w:r w:rsidRPr="00742779">
          <w:rPr>
            <w:rFonts w:ascii="ZWAdobeF" w:hAnsi="ZWAdobeF" w:cs="ZWAdobeF"/>
            <w:sz w:val="2"/>
            <w:szCs w:val="2"/>
          </w:rPr>
          <w:delText>2364B</w:delText>
        </w:r>
        <w:r w:rsidR="0033544D" w:rsidRPr="00742779">
          <w:delText>Under</w:delText>
        </w:r>
      </w:del>
      <w:ins w:id="5557" w:author="Seth Oranburg" w:date="2026-03-07T09:50:00Z" w16du:dateUtc="2026-03-07T14:50:00Z">
        <w:r w:rsidR="0033544D" w:rsidRPr="00742779">
          <w:t>Under</w:t>
        </w:r>
      </w:ins>
      <w:r w:rsidR="0033544D" w:rsidRPr="00742779">
        <w:t xml:space="preserve"> Delaware law there are, generally speaking and without excluding other possibilities, two circumstances which may implicate </w:t>
      </w:r>
      <w:r w:rsidR="0033544D" w:rsidRPr="00742779">
        <w:rPr>
          <w:rStyle w:val="Emphasis"/>
        </w:rPr>
        <w:t>Revlon</w:t>
      </w:r>
      <w:r w:rsidR="0033544D" w:rsidRPr="00742779">
        <w:t xml:space="preserve"> duties. The first, and clearer one, is when a corporation initiates an active bidding process seeking to sell itself or to effect a business reorganization involving a clear break-up of the company. However, </w:t>
      </w:r>
      <w:r w:rsidR="0033544D" w:rsidRPr="00742779">
        <w:rPr>
          <w:rStyle w:val="Emphasis"/>
        </w:rPr>
        <w:t>Revlon</w:t>
      </w:r>
      <w:r w:rsidR="0033544D" w:rsidRPr="00742779">
        <w:t xml:space="preserve"> duties may also be triggered where, in response to a bidder</w:t>
      </w:r>
      <w:r w:rsidR="009F60D1" w:rsidRPr="00742779">
        <w:t>’</w:t>
      </w:r>
      <w:r w:rsidR="0033544D" w:rsidRPr="00742779">
        <w:t xml:space="preserve">s offer, a target abandons its long-term strategy and seeks an alternative transaction involving the break-up </w:t>
      </w:r>
      <w:r w:rsidR="0033544D" w:rsidRPr="00742779">
        <w:lastRenderedPageBreak/>
        <w:t xml:space="preserve">of the company. Thus, in </w:t>
      </w:r>
      <w:r w:rsidR="0033544D" w:rsidRPr="00742779">
        <w:rPr>
          <w:rStyle w:val="Emphasis"/>
        </w:rPr>
        <w:t>Revlon</w:t>
      </w:r>
      <w:r w:rsidR="0033544D" w:rsidRPr="00742779">
        <w:t xml:space="preserve">, when the weights combatting the hostile bidder, the Loss of corporate identity, and the break-up of the company became combatible, </w:t>
      </w:r>
      <w:r w:rsidR="0033544D" w:rsidRPr="00742779">
        <w:rPr>
          <w:rStyle w:val="Emphasis"/>
        </w:rPr>
        <w:t>Revlon</w:t>
      </w:r>
      <w:r w:rsidR="0033544D" w:rsidRPr="00742779">
        <w:t xml:space="preserve"> duties attached.</w:t>
      </w:r>
      <w:r w:rsidR="0033544D">
        <w:fldChar w:fldCharType="begin"/>
      </w:r>
      <w:r w:rsidR="0033544D">
        <w:instrText>HYPERLINK \l "fn344-11647" \o "Jump to citation"</w:instrText>
      </w:r>
      <w:r w:rsidR="0033544D">
        <w:fldChar w:fldCharType="separate"/>
      </w:r>
      <w:r w:rsidR="0033544D" w:rsidRPr="00742779">
        <w:rPr>
          <w:rStyle w:val="Hyperlink"/>
          <w:color w:val="auto"/>
          <w:u w:val="none"/>
        </w:rPr>
        <w:t>[344</w:t>
      </w:r>
      <w:r w:rsidR="00EE2871" w:rsidRPr="00742779">
        <w:rPr>
          <w:rStyle w:val="Hyperlink"/>
          <w:color w:val="auto"/>
          <w:u w:val="none"/>
        </w:rPr>
        <w:t>]</w:t>
      </w:r>
      <w:r w:rsidR="0033544D">
        <w:fldChar w:fldCharType="end"/>
      </w:r>
    </w:p>
    <w:p w14:paraId="682F7175" w14:textId="77777777" w:rsidR="0033544D" w:rsidRPr="00742779" w:rsidRDefault="00742779" w:rsidP="000E54B1">
      <w:del w:id="5558" w:author="Seth Oranburg" w:date="2026-03-07T09:50:00Z" w16du:dateUtc="2026-03-07T14:50:00Z">
        <w:r w:rsidRPr="00742779">
          <w:rPr>
            <w:rFonts w:ascii="ZWAdobeF" w:hAnsi="ZWAdobeF" w:cs="ZWAdobeF"/>
            <w:sz w:val="2"/>
            <w:szCs w:val="2"/>
          </w:rPr>
          <w:delText>2365B</w:delText>
        </w:r>
        <w:r w:rsidR="0033544D" w:rsidRPr="00742779">
          <w:delText>The</w:delText>
        </w:r>
      </w:del>
      <w:ins w:id="5559" w:author="Seth Oranburg" w:date="2026-03-07T09:50:00Z" w16du:dateUtc="2026-03-07T14:50:00Z">
        <w:r w:rsidR="0033544D" w:rsidRPr="00742779">
          <w:t>The</w:t>
        </w:r>
      </w:ins>
      <w:r w:rsidR="0033544D" w:rsidRPr="00742779">
        <w:t xml:space="preserve"> Time-Warner merger, the court found, was neither a break-up nor a change of control:</w:t>
      </w:r>
    </w:p>
    <w:p w14:paraId="7F2089B7" w14:textId="77777777" w:rsidR="0033544D" w:rsidRPr="00742779" w:rsidRDefault="00742779" w:rsidP="000E54B1">
      <w:pPr>
        <w:spacing w:before="100" w:after="100"/>
        <w:ind w:left="720" w:right="720"/>
        <w:divId w:val="1701738346"/>
        <w:pPrChange w:id="5560" w:author="Seth Oranburg" w:date="2026-03-07T09:50:00Z" w16du:dateUtc="2026-03-07T14:50:00Z">
          <w:pPr>
            <w:pStyle w:val="NormalWeb"/>
            <w:spacing w:before="100" w:after="100"/>
            <w:ind w:left="720" w:right="720"/>
            <w:divId w:val="1701738346"/>
          </w:pPr>
        </w:pPrChange>
      </w:pPr>
      <w:del w:id="5561" w:author="Seth Oranburg" w:date="2026-03-07T09:50:00Z" w16du:dateUtc="2026-03-07T14:50:00Z">
        <w:r w:rsidRPr="00742779">
          <w:rPr>
            <w:rFonts w:ascii="ZWAdobeF" w:hAnsi="ZWAdobeF" w:cs="ZWAdobeF"/>
            <w:sz w:val="2"/>
            <w:szCs w:val="2"/>
          </w:rPr>
          <w:delText>2366B</w:delText>
        </w:r>
        <w:r w:rsidR="0033544D" w:rsidRPr="00742779">
          <w:delText>Time</w:delText>
        </w:r>
      </w:del>
      <w:ins w:id="5562" w:author="Seth Oranburg" w:date="2026-03-07T09:50:00Z" w16du:dateUtc="2026-03-07T14:50:00Z">
        <w:r w:rsidR="0033544D" w:rsidRPr="00742779">
          <w:t>Time</w:t>
        </w:r>
      </w:ins>
      <w:r w:rsidR="0033544D" w:rsidRPr="00742779">
        <w:t>-Warner was not a break-up transaction. The transaction was designed to further Time</w:t>
      </w:r>
      <w:r w:rsidR="009F60D1" w:rsidRPr="00742779">
        <w:t>’</w:t>
      </w:r>
      <w:r w:rsidR="0033544D" w:rsidRPr="00742779">
        <w:t>s long-term strategic plan. Time shareholders would retain a stake in the combined entity. No corporate entity would be eliminated; instead, two companies would merge into one larger one. The transaction was not a response to a hostile bid but the culmination of years of strategic planning.</w:t>
      </w:r>
      <w:r w:rsidR="0033544D">
        <w:fldChar w:fldCharType="begin"/>
      </w:r>
      <w:r w:rsidR="0033544D">
        <w:instrText>HYPERLINK \l "fn344-11647" \o "Jump to citation"</w:instrText>
      </w:r>
      <w:r w:rsidR="0033544D">
        <w:fldChar w:fldCharType="separate"/>
      </w:r>
      <w:r w:rsidR="0033544D" w:rsidRPr="00742779">
        <w:rPr>
          <w:rStyle w:val="Hyperlink"/>
          <w:color w:val="auto"/>
          <w:u w:val="none"/>
        </w:rPr>
        <w:t>[344</w:t>
      </w:r>
      <w:r w:rsidR="00EE2871" w:rsidRPr="00742779">
        <w:rPr>
          <w:rStyle w:val="Hyperlink"/>
          <w:color w:val="auto"/>
          <w:u w:val="none"/>
        </w:rPr>
        <w:t>]</w:t>
      </w:r>
      <w:r w:rsidR="0033544D">
        <w:fldChar w:fldCharType="end"/>
      </w:r>
    </w:p>
    <w:p w14:paraId="1E50271F" w14:textId="77777777" w:rsidR="0033544D" w:rsidRPr="00742779" w:rsidRDefault="00742779" w:rsidP="000E54B1">
      <w:del w:id="5563" w:author="Seth Oranburg" w:date="2026-03-07T09:50:00Z" w16du:dateUtc="2026-03-07T14:50:00Z">
        <w:r w:rsidRPr="00742779">
          <w:rPr>
            <w:rFonts w:ascii="ZWAdobeF" w:hAnsi="ZWAdobeF" w:cs="ZWAdobeF"/>
            <w:sz w:val="2"/>
            <w:szCs w:val="2"/>
          </w:rPr>
          <w:delText>2367B</w:delText>
        </w:r>
        <w:r w:rsidR="0033544D" w:rsidRPr="00742779">
          <w:delText>Moreover</w:delText>
        </w:r>
      </w:del>
      <w:ins w:id="5564" w:author="Seth Oranburg" w:date="2026-03-07T09:50:00Z" w16du:dateUtc="2026-03-07T14:50:00Z">
        <w:r w:rsidR="0033544D" w:rsidRPr="00742779">
          <w:t>Moreover</w:t>
        </w:r>
      </w:ins>
      <w:r w:rsidR="0033544D" w:rsidRPr="00742779">
        <w:t>, the court found no change of control:</w:t>
      </w:r>
    </w:p>
    <w:p w14:paraId="03F98A7C" w14:textId="77777777" w:rsidR="0033544D" w:rsidRPr="00742779" w:rsidRDefault="00742779" w:rsidP="000E54B1">
      <w:pPr>
        <w:spacing w:before="100" w:after="100"/>
        <w:ind w:left="720" w:right="720"/>
        <w:divId w:val="1034621294"/>
        <w:pPrChange w:id="5565" w:author="Seth Oranburg" w:date="2026-03-07T09:50:00Z" w16du:dateUtc="2026-03-07T14:50:00Z">
          <w:pPr>
            <w:pStyle w:val="NormalWeb"/>
            <w:spacing w:before="100" w:after="100"/>
            <w:ind w:left="720" w:right="720"/>
            <w:divId w:val="1034621294"/>
          </w:pPr>
        </w:pPrChange>
      </w:pPr>
      <w:del w:id="5566" w:author="Seth Oranburg" w:date="2026-03-07T09:50:00Z" w16du:dateUtc="2026-03-07T14:50:00Z">
        <w:r w:rsidRPr="00742779">
          <w:rPr>
            <w:rFonts w:ascii="ZWAdobeF" w:hAnsi="ZWAdobeF" w:cs="ZWAdobeF"/>
            <w:sz w:val="2"/>
            <w:szCs w:val="2"/>
          </w:rPr>
          <w:delText>2368B</w:delText>
        </w:r>
        <w:r w:rsidR="0033544D" w:rsidRPr="00742779">
          <w:delText>When</w:delText>
        </w:r>
      </w:del>
      <w:ins w:id="5567" w:author="Seth Oranburg" w:date="2026-03-07T09:50:00Z" w16du:dateUtc="2026-03-07T14:50:00Z">
        <w:r w:rsidR="0033544D" w:rsidRPr="00742779">
          <w:t>When</w:t>
        </w:r>
      </w:ins>
      <w:r w:rsidR="0033544D" w:rsidRPr="00742779">
        <w:t xml:space="preserve"> a corporation is not for sale and no break-up is proposed, Delaware courts do not apply the Revlon standard to a merger or other business transaction. Here, the evidence establishes that directors were continuing a pre-existing transaction in an altered form. ... Time</w:t>
      </w:r>
      <w:r w:rsidR="009F60D1" w:rsidRPr="00742779">
        <w:t>’</w:t>
      </w:r>
      <w:r w:rsidR="0033544D" w:rsidRPr="00742779">
        <w:t>s shareholders would remain a large, fluid, changeable, and shifting body. ... In our view, the adoption of structural safety devices alone does not trigger Revlon. Rather, as the Chancellor stated, such devices are properly subject to a Unocal analysis.</w:t>
      </w:r>
      <w:r w:rsidR="0033544D">
        <w:fldChar w:fldCharType="begin"/>
      </w:r>
      <w:r w:rsidR="0033544D">
        <w:instrText>HYPERLINK \l "fn344-11647" \o "Jump to citation"</w:instrText>
      </w:r>
      <w:r w:rsidR="0033544D">
        <w:fldChar w:fldCharType="separate"/>
      </w:r>
      <w:r w:rsidR="0033544D" w:rsidRPr="00742779">
        <w:rPr>
          <w:rStyle w:val="Hyperlink"/>
          <w:color w:val="auto"/>
          <w:u w:val="none"/>
        </w:rPr>
        <w:t>[344</w:t>
      </w:r>
      <w:r w:rsidR="00EE2871" w:rsidRPr="00742779">
        <w:rPr>
          <w:rStyle w:val="Hyperlink"/>
          <w:color w:val="auto"/>
          <w:u w:val="none"/>
        </w:rPr>
        <w:t>]</w:t>
      </w:r>
      <w:r w:rsidR="0033544D">
        <w:fldChar w:fldCharType="end"/>
      </w:r>
    </w:p>
    <w:p w14:paraId="17426FB2" w14:textId="77777777" w:rsidR="0033544D" w:rsidRPr="00742779" w:rsidRDefault="00742779" w:rsidP="000E54B1">
      <w:del w:id="5568" w:author="Seth Oranburg" w:date="2026-03-07T09:50:00Z" w16du:dateUtc="2026-03-07T14:50:00Z">
        <w:r w:rsidRPr="00742779">
          <w:rPr>
            <w:rFonts w:ascii="ZWAdobeF" w:hAnsi="ZWAdobeF" w:cs="ZWAdobeF"/>
            <w:sz w:val="2"/>
            <w:szCs w:val="2"/>
          </w:rPr>
          <w:delText>2369B</w:delText>
        </w:r>
        <w:r w:rsidR="0033544D" w:rsidRPr="00742779">
          <w:delText>The</w:delText>
        </w:r>
      </w:del>
      <w:ins w:id="5569" w:author="Seth Oranburg" w:date="2026-03-07T09:50:00Z" w16du:dateUtc="2026-03-07T14:50:00Z">
        <w:r w:rsidR="0033544D" w:rsidRPr="00742779">
          <w:t>The</w:t>
        </w:r>
      </w:ins>
      <w:r w:rsidR="0033544D" w:rsidRPr="00742779">
        <w:t xml:space="preserve"> logic was significant. Because Time shareholders would own 62% of the combined entity, and because that ownership would be diffusely held among many shareholders rather than concentrated in any controlling block, there was no </w:t>
      </w:r>
      <w:r w:rsidR="009F60D1" w:rsidRPr="00742779">
        <w:t>“</w:t>
      </w:r>
      <w:r w:rsidR="0033544D" w:rsidRPr="00742779">
        <w:t>change of control.</w:t>
      </w:r>
      <w:r w:rsidR="009F60D1" w:rsidRPr="00742779">
        <w:t>”</w:t>
      </w:r>
      <w:r w:rsidR="0033544D" w:rsidRPr="00742779">
        <w:t xml:space="preserve"> The pre-merger shareholders of Time, as a group, would continue to hold a majority of the combined company</w:t>
      </w:r>
      <w:r w:rsidR="009F60D1" w:rsidRPr="00742779">
        <w:t>’</w:t>
      </w:r>
      <w:r w:rsidR="0033544D" w:rsidRPr="00742779">
        <w:t>s equity. No single acquirer was taking over.</w:t>
      </w:r>
    </w:p>
    <w:p w14:paraId="6AC3BF6D" w14:textId="77777777" w:rsidR="0033544D" w:rsidRPr="00742779" w:rsidRDefault="00742779" w:rsidP="000E54B1">
      <w:del w:id="5570" w:author="Seth Oranburg" w:date="2026-03-07T09:50:00Z" w16du:dateUtc="2026-03-07T14:50:00Z">
        <w:r w:rsidRPr="00742779">
          <w:rPr>
            <w:rFonts w:ascii="ZWAdobeF" w:hAnsi="ZWAdobeF" w:cs="ZWAdobeF"/>
            <w:sz w:val="2"/>
            <w:szCs w:val="2"/>
          </w:rPr>
          <w:lastRenderedPageBreak/>
          <w:delText>2370B</w:delText>
        </w:r>
        <w:r w:rsidR="0033544D" w:rsidRPr="00742779">
          <w:delText>Having</w:delText>
        </w:r>
      </w:del>
      <w:ins w:id="5571" w:author="Seth Oranburg" w:date="2026-03-07T09:50:00Z" w16du:dateUtc="2026-03-07T14:50:00Z">
        <w:r w:rsidR="0033544D" w:rsidRPr="00742779">
          <w:t>Having</w:t>
        </w:r>
      </w:ins>
      <w:r w:rsidR="0033544D" w:rsidRPr="00742779">
        <w:t xml:space="preserve"> determined that </w:t>
      </w:r>
      <w:r w:rsidR="0033544D" w:rsidRPr="00742779">
        <w:rPr>
          <w:rStyle w:val="Emphasis"/>
        </w:rPr>
        <w:t>Revlon</w:t>
      </w:r>
      <w:r w:rsidR="0033544D" w:rsidRPr="00742779">
        <w:t xml:space="preserve"> did not apply, the court analyzed the board</w:t>
      </w:r>
      <w:r w:rsidR="009F60D1" w:rsidRPr="00742779">
        <w:t>’</w:t>
      </w:r>
      <w:r w:rsidR="0033544D" w:rsidRPr="00742779">
        <w:t xml:space="preserve">s actions under </w:t>
      </w:r>
      <w:r w:rsidR="0033544D" w:rsidRPr="00742779">
        <w:rPr>
          <w:rStyle w:val="Emphasis"/>
        </w:rPr>
        <w:t>Unocal</w:t>
      </w:r>
      <w:r w:rsidR="0033544D" w:rsidRPr="00742779">
        <w:t>. The board satisfied both prongs.</w:t>
      </w:r>
    </w:p>
    <w:p w14:paraId="7293A88A" w14:textId="77777777" w:rsidR="0033544D" w:rsidRPr="00742779" w:rsidRDefault="00742779" w:rsidP="000E54B1">
      <w:del w:id="5572" w:author="Seth Oranburg" w:date="2026-03-07T09:50:00Z" w16du:dateUtc="2026-03-07T14:50:00Z">
        <w:r w:rsidRPr="00742779">
          <w:rPr>
            <w:rFonts w:ascii="ZWAdobeF" w:hAnsi="ZWAdobeF" w:cs="ZWAdobeF"/>
            <w:sz w:val="2"/>
            <w:szCs w:val="2"/>
          </w:rPr>
          <w:delText>2371B</w:delText>
        </w:r>
        <w:r w:rsidR="0033544D" w:rsidRPr="00742779">
          <w:delText>On</w:delText>
        </w:r>
      </w:del>
      <w:ins w:id="5573" w:author="Seth Oranburg" w:date="2026-03-07T09:50:00Z" w16du:dateUtc="2026-03-07T14:50:00Z">
        <w:r w:rsidR="0033544D" w:rsidRPr="00742779">
          <w:t>On</w:t>
        </w:r>
      </w:ins>
      <w:r w:rsidR="0033544D" w:rsidRPr="00742779">
        <w:t xml:space="preserve"> threat identification, the court accepted that Paramount</w:t>
      </w:r>
      <w:r w:rsidR="009F60D1" w:rsidRPr="00742779">
        <w:t>’</w:t>
      </w:r>
      <w:r w:rsidR="0033544D" w:rsidRPr="00742779">
        <w:t>s offer posed a cognizable threat:</w:t>
      </w:r>
    </w:p>
    <w:p w14:paraId="25B59E36" w14:textId="77777777" w:rsidR="0033544D" w:rsidRPr="00742779" w:rsidRDefault="00742779" w:rsidP="000E54B1">
      <w:pPr>
        <w:spacing w:before="100" w:after="100"/>
        <w:ind w:left="720" w:right="720"/>
        <w:divId w:val="722603346"/>
        <w:pPrChange w:id="5574" w:author="Seth Oranburg" w:date="2026-03-07T09:50:00Z" w16du:dateUtc="2026-03-07T14:50:00Z">
          <w:pPr>
            <w:pStyle w:val="NormalWeb"/>
            <w:spacing w:before="100" w:after="100"/>
            <w:ind w:left="720" w:right="720"/>
            <w:divId w:val="722603346"/>
          </w:pPr>
        </w:pPrChange>
      </w:pPr>
      <w:del w:id="5575" w:author="Seth Oranburg" w:date="2026-03-07T09:50:00Z" w16du:dateUtc="2026-03-07T14:50:00Z">
        <w:r w:rsidRPr="00742779">
          <w:rPr>
            <w:rFonts w:ascii="ZWAdobeF" w:hAnsi="ZWAdobeF" w:cs="ZWAdobeF"/>
            <w:sz w:val="2"/>
            <w:szCs w:val="2"/>
          </w:rPr>
          <w:delText>2372B</w:delText>
        </w:r>
        <w:r w:rsidR="0033544D" w:rsidRPr="00742779">
          <w:delText>Paramount</w:delText>
        </w:r>
        <w:r w:rsidR="009F60D1" w:rsidRPr="00742779">
          <w:delText>’</w:delText>
        </w:r>
        <w:r w:rsidR="0033544D" w:rsidRPr="00742779">
          <w:delText>s</w:delText>
        </w:r>
      </w:del>
      <w:ins w:id="5576" w:author="Seth Oranburg" w:date="2026-03-07T09:50:00Z" w16du:dateUtc="2026-03-07T14:50:00Z">
        <w:r w:rsidR="0033544D" w:rsidRPr="00742779">
          <w:t>Paramount</w:t>
        </w:r>
        <w:r w:rsidR="009F60D1" w:rsidRPr="00742779">
          <w:t>’</w:t>
        </w:r>
        <w:r w:rsidR="0033544D" w:rsidRPr="00742779">
          <w:t>s</w:t>
        </w:r>
      </w:ins>
      <w:r w:rsidR="0033544D" w:rsidRPr="00742779">
        <w:t xml:space="preserve"> offer posed a threat to Time</w:t>
      </w:r>
      <w:r w:rsidR="009F60D1" w:rsidRPr="00742779">
        <w:t>’</w:t>
      </w:r>
      <w:r w:rsidR="0033544D" w:rsidRPr="00742779">
        <w:t>s corporate policy and effectiveness. Directors are not obligated to abandon a deliberately conceived corporate plan for a short-term shareholder profit unless there is clearly no basis to sustain the corporate strategy.</w:t>
      </w:r>
      <w:r w:rsidR="0033544D">
        <w:fldChar w:fldCharType="begin"/>
      </w:r>
      <w:r w:rsidR="0033544D">
        <w:instrText>HYPERLINK \l "fn344-11647" \o "Jump to citation"</w:instrText>
      </w:r>
      <w:r w:rsidR="0033544D">
        <w:fldChar w:fldCharType="separate"/>
      </w:r>
      <w:r w:rsidR="0033544D" w:rsidRPr="00742779">
        <w:rPr>
          <w:rStyle w:val="Hyperlink"/>
          <w:color w:val="auto"/>
          <w:u w:val="none"/>
        </w:rPr>
        <w:t>[344</w:t>
      </w:r>
      <w:r w:rsidR="00EE2871" w:rsidRPr="00742779">
        <w:rPr>
          <w:rStyle w:val="Hyperlink"/>
          <w:color w:val="auto"/>
          <w:u w:val="none"/>
        </w:rPr>
        <w:t>]</w:t>
      </w:r>
      <w:r w:rsidR="0033544D">
        <w:fldChar w:fldCharType="end"/>
      </w:r>
    </w:p>
    <w:p w14:paraId="43833CA2" w14:textId="77777777" w:rsidR="0033544D" w:rsidRPr="00742779" w:rsidRDefault="00742779" w:rsidP="000E54B1">
      <w:del w:id="5577" w:author="Seth Oranburg" w:date="2026-03-07T09:50:00Z" w16du:dateUtc="2026-03-07T14:50:00Z">
        <w:r w:rsidRPr="00742779">
          <w:rPr>
            <w:rFonts w:ascii="ZWAdobeF" w:hAnsi="ZWAdobeF" w:cs="ZWAdobeF"/>
            <w:sz w:val="2"/>
            <w:szCs w:val="2"/>
          </w:rPr>
          <w:delText>2373B</w:delText>
        </w:r>
        <w:r w:rsidR="0033544D" w:rsidRPr="00742779">
          <w:delText>This</w:delText>
        </w:r>
      </w:del>
      <w:ins w:id="5578" w:author="Seth Oranburg" w:date="2026-03-07T09:50:00Z" w16du:dateUtc="2026-03-07T14:50:00Z">
        <w:r w:rsidR="0033544D" w:rsidRPr="00742779">
          <w:t>This</w:t>
        </w:r>
      </w:ins>
      <w:r w:rsidR="0033544D" w:rsidRPr="00742779">
        <w:t xml:space="preserve"> is a remarkable formulation. The </w:t>
      </w:r>
      <w:r w:rsidR="009F60D1" w:rsidRPr="00742779">
        <w:t>“</w:t>
      </w:r>
      <w:r w:rsidR="0033544D" w:rsidRPr="00742779">
        <w:t>threat</w:t>
      </w:r>
      <w:r w:rsidR="009F60D1" w:rsidRPr="00742779">
        <w:t>”</w:t>
      </w:r>
      <w:r w:rsidR="0033544D" w:rsidRPr="00742779">
        <w:t xml:space="preserve"> was not that Paramount</w:t>
      </w:r>
      <w:r w:rsidR="009F60D1" w:rsidRPr="00742779">
        <w:t>’</w:t>
      </w:r>
      <w:r w:rsidR="0033544D" w:rsidRPr="00742779">
        <w:t>s offer was inadequate in the sense of undervaluing the company. The threat was that shareholders might accept an immediate premium and thereby preclude the board</w:t>
      </w:r>
      <w:r w:rsidR="009F60D1" w:rsidRPr="00742779">
        <w:t>’</w:t>
      </w:r>
      <w:r w:rsidR="0033544D" w:rsidRPr="00742779">
        <w:t>s preferred strategic combination. Put differently, the threat was shareholder choice itself.</w:t>
      </w:r>
    </w:p>
    <w:p w14:paraId="1CB9E37A" w14:textId="77777777" w:rsidR="0033544D" w:rsidRPr="00742779" w:rsidRDefault="00742779" w:rsidP="000E54B1">
      <w:del w:id="5579" w:author="Seth Oranburg" w:date="2026-03-07T09:50:00Z" w16du:dateUtc="2026-03-07T14:50:00Z">
        <w:r w:rsidRPr="00742779">
          <w:rPr>
            <w:rFonts w:ascii="ZWAdobeF" w:hAnsi="ZWAdobeF" w:cs="ZWAdobeF"/>
            <w:sz w:val="2"/>
            <w:szCs w:val="2"/>
          </w:rPr>
          <w:delText>2374B</w:delText>
        </w:r>
        <w:r w:rsidR="0033544D" w:rsidRPr="00742779">
          <w:delText>On</w:delText>
        </w:r>
      </w:del>
      <w:ins w:id="5580" w:author="Seth Oranburg" w:date="2026-03-07T09:50:00Z" w16du:dateUtc="2026-03-07T14:50:00Z">
        <w:r w:rsidR="0033544D" w:rsidRPr="00742779">
          <w:t>On</w:t>
        </w:r>
      </w:ins>
      <w:r w:rsidR="0033544D" w:rsidRPr="00742779">
        <w:t xml:space="preserve"> proportionality, the court found the restructured acquisition of Warner was a reasonable response. The board was entitled to pursue its strategic plan and to restructure the transaction to avoid a shareholder vote that might derail that plan.</w:t>
      </w:r>
    </w:p>
    <w:p w14:paraId="225883E2" w14:textId="77777777" w:rsidR="0033544D" w:rsidRPr="00742779" w:rsidRDefault="0033544D" w:rsidP="000E54B1">
      <w:pPr>
        <w:pStyle w:val="Heading3"/>
        <w:rPr>
          <w:rFonts w:eastAsia="Times New Roman"/>
        </w:rPr>
      </w:pPr>
      <w:r w:rsidRPr="00742779">
        <w:rPr>
          <w:rFonts w:eastAsia="Times New Roman"/>
        </w:rPr>
        <w:t>What Time Teaches</w:t>
      </w:r>
    </w:p>
    <w:p w14:paraId="38C8304C" w14:textId="77777777" w:rsidR="0033544D" w:rsidRPr="00742779" w:rsidRDefault="00742779" w:rsidP="000E54B1">
      <w:del w:id="5581" w:author="Seth Oranburg" w:date="2026-03-07T09:50:00Z" w16du:dateUtc="2026-03-07T14:50:00Z">
        <w:r w:rsidRPr="00742779">
          <w:rPr>
            <w:rStyle w:val="Emphasis"/>
            <w:rFonts w:ascii="ZWAdobeF" w:hAnsi="ZWAdobeF" w:cs="ZWAdobeF"/>
            <w:i w:val="0"/>
            <w:sz w:val="2"/>
            <w:szCs w:val="2"/>
          </w:rPr>
          <w:delText>2375B</w:delText>
        </w:r>
        <w:r w:rsidR="0033544D" w:rsidRPr="00742779">
          <w:rPr>
            <w:rStyle w:val="Emphasis"/>
          </w:rPr>
          <w:delText>Paramount</w:delText>
        </w:r>
      </w:del>
      <w:ins w:id="5582" w:author="Seth Oranburg" w:date="2026-03-07T09:50:00Z" w16du:dateUtc="2026-03-07T14:50:00Z">
        <w:r w:rsidR="0033544D" w:rsidRPr="00742779">
          <w:rPr>
            <w:rStyle w:val="Emphasis"/>
          </w:rPr>
          <w:t>Paramount</w:t>
        </w:r>
      </w:ins>
      <w:r w:rsidR="0033544D" w:rsidRPr="00742779">
        <w:rPr>
          <w:rStyle w:val="Emphasis"/>
        </w:rPr>
        <w:t xml:space="preserve"> v. Time</w:t>
      </w:r>
      <w:r w:rsidR="0033544D" w:rsidRPr="00742779">
        <w:t xml:space="preserve"> established several principles that substantially favor board discretion.</w:t>
      </w:r>
    </w:p>
    <w:p w14:paraId="72F19A1D" w14:textId="77777777" w:rsidR="0033544D" w:rsidRPr="00742779" w:rsidRDefault="00742779" w:rsidP="000E54B1">
      <w:del w:id="5583" w:author="Seth Oranburg" w:date="2026-03-07T09:50:00Z" w16du:dateUtc="2026-03-07T14:50:00Z">
        <w:r w:rsidRPr="00742779">
          <w:rPr>
            <w:rFonts w:ascii="ZWAdobeF" w:hAnsi="ZWAdobeF" w:cs="ZWAdobeF"/>
            <w:sz w:val="2"/>
            <w:szCs w:val="2"/>
          </w:rPr>
          <w:delText>2376B</w:delText>
        </w:r>
        <w:r w:rsidR="0033544D" w:rsidRPr="00742779">
          <w:delText>First</w:delText>
        </w:r>
      </w:del>
      <w:ins w:id="5584" w:author="Seth Oranburg" w:date="2026-03-07T09:50:00Z" w16du:dateUtc="2026-03-07T14:50:00Z">
        <w:r w:rsidR="0033544D" w:rsidRPr="00742779">
          <w:t>First</w:t>
        </w:r>
      </w:ins>
      <w:r w:rsidR="0033544D" w:rsidRPr="00742779">
        <w:t xml:space="preserve">, </w:t>
      </w:r>
      <w:r w:rsidR="0033544D" w:rsidRPr="00742779">
        <w:rPr>
          <w:rStyle w:val="Emphasis"/>
        </w:rPr>
        <w:t>Revlon</w:t>
      </w:r>
      <w:r w:rsidR="0033544D" w:rsidRPr="00742779">
        <w:t xml:space="preserve"> does not apply to stock-for-stock mergers where target shareholders retain a continuing equity interest in the combined entity. If shareholders receive stock rather than cash, and if that stock represents a significant stake in a widely held company, there is no </w:t>
      </w:r>
      <w:r w:rsidR="009F60D1" w:rsidRPr="00742779">
        <w:t>“</w:t>
      </w:r>
      <w:r w:rsidR="0033544D" w:rsidRPr="00742779">
        <w:t>change of control</w:t>
      </w:r>
      <w:r w:rsidR="009F60D1" w:rsidRPr="00742779">
        <w:t>”</w:t>
      </w:r>
      <w:r w:rsidR="0033544D" w:rsidRPr="00742779">
        <w:t xml:space="preserve"> that triggers </w:t>
      </w:r>
      <w:r w:rsidR="0033544D" w:rsidRPr="00742779">
        <w:rPr>
          <w:rStyle w:val="Emphasis"/>
        </w:rPr>
        <w:t>Revlon</w:t>
      </w:r>
      <w:r w:rsidR="0033544D" w:rsidRPr="00742779">
        <w:t xml:space="preserve"> duties.</w:t>
      </w:r>
    </w:p>
    <w:p w14:paraId="39B247D1" w14:textId="77777777" w:rsidR="0033544D" w:rsidRPr="00742779" w:rsidRDefault="00742779" w:rsidP="000E54B1">
      <w:del w:id="5585" w:author="Seth Oranburg" w:date="2026-03-07T09:50:00Z" w16du:dateUtc="2026-03-07T14:50:00Z">
        <w:r w:rsidRPr="00742779">
          <w:rPr>
            <w:rFonts w:ascii="ZWAdobeF" w:hAnsi="ZWAdobeF" w:cs="ZWAdobeF"/>
            <w:sz w:val="2"/>
            <w:szCs w:val="2"/>
          </w:rPr>
          <w:delText>2377B</w:delText>
        </w:r>
        <w:r w:rsidR="0033544D" w:rsidRPr="00742779">
          <w:delText>Second</w:delText>
        </w:r>
      </w:del>
      <w:ins w:id="5586" w:author="Seth Oranburg" w:date="2026-03-07T09:50:00Z" w16du:dateUtc="2026-03-07T14:50:00Z">
        <w:r w:rsidR="0033544D" w:rsidRPr="00742779">
          <w:t>Second</w:t>
        </w:r>
      </w:ins>
      <w:r w:rsidR="0033544D" w:rsidRPr="00742779">
        <w:t xml:space="preserve">, boards may pursue long-term strategic plans even when shareholders would prefer an immediate premium. The board is not obligated to accept a premium offer simply because shareholders want it. Directors may </w:t>
      </w:r>
      <w:r w:rsidR="009F60D1" w:rsidRPr="00742779">
        <w:t>“</w:t>
      </w:r>
      <w:r w:rsidR="0033544D" w:rsidRPr="00742779">
        <w:t>just say no</w:t>
      </w:r>
      <w:r w:rsidR="009F60D1" w:rsidRPr="00742779">
        <w:t>”</w:t>
      </w:r>
      <w:r w:rsidR="0033544D" w:rsidRPr="00742779">
        <w:t xml:space="preserve"> to offers they believe are inadequate to the company</w:t>
      </w:r>
      <w:r w:rsidR="009F60D1" w:rsidRPr="00742779">
        <w:t>’</w:t>
      </w:r>
      <w:r w:rsidR="0033544D" w:rsidRPr="00742779">
        <w:t>s long-term value, even when shareholders disagree.</w:t>
      </w:r>
    </w:p>
    <w:p w14:paraId="0779EB61" w14:textId="77777777" w:rsidR="0033544D" w:rsidRPr="00742779" w:rsidRDefault="00742779" w:rsidP="000E54B1">
      <w:del w:id="5587" w:author="Seth Oranburg" w:date="2026-03-07T09:50:00Z" w16du:dateUtc="2026-03-07T14:50:00Z">
        <w:r w:rsidRPr="00742779">
          <w:rPr>
            <w:rFonts w:ascii="ZWAdobeF" w:hAnsi="ZWAdobeF" w:cs="ZWAdobeF"/>
            <w:sz w:val="2"/>
            <w:szCs w:val="2"/>
          </w:rPr>
          <w:delText>2378B</w:delText>
        </w:r>
        <w:r w:rsidR="0033544D" w:rsidRPr="00742779">
          <w:delText>Third</w:delText>
        </w:r>
      </w:del>
      <w:ins w:id="5588" w:author="Seth Oranburg" w:date="2026-03-07T09:50:00Z" w16du:dateUtc="2026-03-07T14:50:00Z">
        <w:r w:rsidR="0033544D" w:rsidRPr="00742779">
          <w:t>Third</w:t>
        </w:r>
      </w:ins>
      <w:r w:rsidR="0033544D" w:rsidRPr="00742779">
        <w:t xml:space="preserve">, the threat that shareholders might make what the board considers the </w:t>
      </w:r>
      <w:r w:rsidR="009F60D1" w:rsidRPr="00742779">
        <w:t>“</w:t>
      </w:r>
      <w:r w:rsidR="0033544D" w:rsidRPr="00742779">
        <w:t>wrong</w:t>
      </w:r>
      <w:r w:rsidR="009F60D1" w:rsidRPr="00742779">
        <w:t>”</w:t>
      </w:r>
      <w:r w:rsidR="0033544D" w:rsidRPr="00742779">
        <w:t xml:space="preserve"> choice is a cognizable threat under </w:t>
      </w:r>
      <w:r w:rsidR="0033544D" w:rsidRPr="00742779">
        <w:rPr>
          <w:rStyle w:val="Emphasis"/>
        </w:rPr>
        <w:t>Unocal</w:t>
      </w:r>
      <w:r w:rsidR="0033544D" w:rsidRPr="00742779">
        <w:t xml:space="preserve">. This formulation </w:t>
      </w:r>
      <w:r w:rsidR="0033544D" w:rsidRPr="00742779">
        <w:lastRenderedPageBreak/>
        <w:t>gives boards substantial power to override shareholder preferences in the name of protecting shareholders from themselves.</w:t>
      </w:r>
    </w:p>
    <w:p w14:paraId="6B47A288" w14:textId="77777777" w:rsidR="0033544D" w:rsidRPr="00742779" w:rsidRDefault="00742779" w:rsidP="000E54B1">
      <w:del w:id="5589" w:author="Seth Oranburg" w:date="2026-03-07T09:50:00Z" w16du:dateUtc="2026-03-07T14:50:00Z">
        <w:r w:rsidRPr="00742779">
          <w:rPr>
            <w:rFonts w:ascii="ZWAdobeF" w:hAnsi="ZWAdobeF" w:cs="ZWAdobeF"/>
            <w:sz w:val="2"/>
            <w:szCs w:val="2"/>
          </w:rPr>
          <w:delText>2379B</w:delText>
        </w:r>
        <w:r w:rsidR="0033544D" w:rsidRPr="00742779">
          <w:delText>Fourth</w:delText>
        </w:r>
      </w:del>
      <w:ins w:id="5590" w:author="Seth Oranburg" w:date="2026-03-07T09:50:00Z" w16du:dateUtc="2026-03-07T14:50:00Z">
        <w:r w:rsidR="0033544D" w:rsidRPr="00742779">
          <w:t>Fourth</w:t>
        </w:r>
      </w:ins>
      <w:r w:rsidR="0033544D" w:rsidRPr="00742779">
        <w:t>, restructuring a transaction to avoid a shareholder vote can be a proportionate defensive response. Time eliminated the vote that would likely have resulted in acceptance of Paramount</w:t>
      </w:r>
      <w:r w:rsidR="009F60D1" w:rsidRPr="00742779">
        <w:t>’</w:t>
      </w:r>
      <w:r w:rsidR="0033544D" w:rsidRPr="00742779">
        <w:t>s offer. The court blessed this elimination.</w:t>
      </w:r>
    </w:p>
    <w:p w14:paraId="36332162" w14:textId="77777777" w:rsidR="0033544D" w:rsidRPr="00742779" w:rsidRDefault="0033544D" w:rsidP="000E54B1">
      <w:pPr>
        <w:pStyle w:val="Heading3"/>
        <w:rPr>
          <w:rFonts w:eastAsia="Times New Roman"/>
        </w:rPr>
      </w:pPr>
      <w:r w:rsidRPr="00742779">
        <w:rPr>
          <w:rFonts w:eastAsia="Times New Roman"/>
        </w:rPr>
        <w:t>The Controversy</w:t>
      </w:r>
    </w:p>
    <w:p w14:paraId="62948EAE" w14:textId="77777777" w:rsidR="0033544D" w:rsidRPr="00742779" w:rsidRDefault="00742779" w:rsidP="000E54B1">
      <w:pPr>
        <w:pPrChange w:id="5591" w:author="Seth Oranburg" w:date="2026-03-07T09:50:00Z" w16du:dateUtc="2026-03-07T14:50:00Z">
          <w:pPr>
            <w:pStyle w:val="NormalWeb"/>
          </w:pPr>
        </w:pPrChange>
      </w:pPr>
      <w:del w:id="5592" w:author="Seth Oranburg" w:date="2026-03-07T09:50:00Z" w16du:dateUtc="2026-03-07T14:50:00Z">
        <w:r w:rsidRPr="00742779">
          <w:rPr>
            <w:rStyle w:val="Emphasis"/>
            <w:rFonts w:ascii="ZWAdobeF" w:hAnsi="ZWAdobeF" w:cs="ZWAdobeF"/>
            <w:i w:val="0"/>
            <w:sz w:val="2"/>
            <w:szCs w:val="2"/>
          </w:rPr>
          <w:delText>2380B</w:delText>
        </w:r>
        <w:r w:rsidR="0033544D" w:rsidRPr="00742779">
          <w:rPr>
            <w:rStyle w:val="Emphasis"/>
          </w:rPr>
          <w:delText>Time</w:delText>
        </w:r>
      </w:del>
      <w:ins w:id="5593" w:author="Seth Oranburg" w:date="2026-03-07T09:50:00Z" w16du:dateUtc="2026-03-07T14:50:00Z">
        <w:r w:rsidR="0033544D" w:rsidRPr="00742779">
          <w:rPr>
            <w:rStyle w:val="Emphasis"/>
          </w:rPr>
          <w:t>Time</w:t>
        </w:r>
      </w:ins>
      <w:r w:rsidR="0033544D" w:rsidRPr="00742779">
        <w:t xml:space="preserve"> generated immediate and sustained criticism. Professor Ronald Gilson characterized the decision as eviscerating </w:t>
      </w:r>
      <w:r w:rsidR="0033544D" w:rsidRPr="00742779">
        <w:rPr>
          <w:rStyle w:val="Emphasis"/>
        </w:rPr>
        <w:t>Revlon</w:t>
      </w:r>
      <w:r w:rsidR="0033544D" w:rsidRPr="00742779">
        <w:t>.</w:t>
      </w:r>
      <w:r w:rsidR="0033544D">
        <w:fldChar w:fldCharType="begin"/>
      </w:r>
      <w:r w:rsidR="0033544D">
        <w:instrText>HYPERLINK \l "fn345-11647" \o "Jump to citation"</w:instrText>
      </w:r>
      <w:r w:rsidR="0033544D">
        <w:fldChar w:fldCharType="separate"/>
      </w:r>
      <w:r w:rsidR="0033544D" w:rsidRPr="00742779">
        <w:rPr>
          <w:rStyle w:val="Hyperlink"/>
          <w:color w:val="auto"/>
          <w:u w:val="none"/>
        </w:rPr>
        <w:t>[345</w:t>
      </w:r>
      <w:r w:rsidR="00EE2871" w:rsidRPr="00742779">
        <w:rPr>
          <w:rStyle w:val="Hyperlink"/>
          <w:color w:val="auto"/>
          <w:u w:val="none"/>
        </w:rPr>
        <w:t>]</w:t>
      </w:r>
      <w:r w:rsidR="0033544D">
        <w:fldChar w:fldCharType="end"/>
      </w:r>
      <w:r w:rsidR="0033544D" w:rsidRPr="00742779">
        <w:t xml:space="preserve"> If boards can avoid </w:t>
      </w:r>
      <w:r w:rsidR="0033544D" w:rsidRPr="00742779">
        <w:rPr>
          <w:rStyle w:val="Emphasis"/>
        </w:rPr>
        <w:t>Revlon</w:t>
      </w:r>
      <w:r w:rsidR="0033544D" w:rsidRPr="00742779">
        <w:t xml:space="preserve"> by structuring transactions as stock-for-stock mergers, and if they can restructure transactions to eliminate shareholder votes, then </w:t>
      </w:r>
      <w:r w:rsidR="0033544D" w:rsidRPr="00742779">
        <w:rPr>
          <w:rStyle w:val="Emphasis"/>
        </w:rPr>
        <w:t>Revlon</w:t>
      </w:r>
      <w:r w:rsidR="009F60D1" w:rsidRPr="00742779">
        <w:t>’</w:t>
      </w:r>
      <w:r w:rsidR="0033544D" w:rsidRPr="00742779">
        <w:t>s requirement to maximize value becomes easily avoidable.</w:t>
      </w:r>
    </w:p>
    <w:p w14:paraId="7832A07E" w14:textId="77777777" w:rsidR="0033544D" w:rsidRPr="00742779" w:rsidRDefault="00742779" w:rsidP="000E54B1">
      <w:pPr>
        <w:pPrChange w:id="5594" w:author="Seth Oranburg" w:date="2026-03-07T09:50:00Z" w16du:dateUtc="2026-03-07T14:50:00Z">
          <w:pPr>
            <w:pStyle w:val="NormalWeb"/>
          </w:pPr>
        </w:pPrChange>
      </w:pPr>
      <w:del w:id="5595" w:author="Seth Oranburg" w:date="2026-03-07T09:50:00Z" w16du:dateUtc="2026-03-07T14:50:00Z">
        <w:r w:rsidRPr="00742779">
          <w:rPr>
            <w:rFonts w:ascii="ZWAdobeF" w:hAnsi="ZWAdobeF" w:cs="ZWAdobeF"/>
            <w:sz w:val="2"/>
            <w:szCs w:val="2"/>
          </w:rPr>
          <w:delText>2381B</w:delText>
        </w:r>
        <w:r w:rsidR="0033544D" w:rsidRPr="00742779">
          <w:delText>Professor</w:delText>
        </w:r>
      </w:del>
      <w:ins w:id="5596" w:author="Seth Oranburg" w:date="2026-03-07T09:50:00Z" w16du:dateUtc="2026-03-07T14:50:00Z">
        <w:r w:rsidR="0033544D" w:rsidRPr="00742779">
          <w:t>Professor</w:t>
        </w:r>
      </w:ins>
      <w:r w:rsidR="0033544D" w:rsidRPr="00742779">
        <w:t xml:space="preserve"> Lucian Bebchuk argued that </w:t>
      </w:r>
      <w:r w:rsidR="0033544D" w:rsidRPr="00742779">
        <w:rPr>
          <w:rStyle w:val="Emphasis"/>
        </w:rPr>
        <w:t>Time</w:t>
      </w:r>
      <w:r w:rsidR="0033544D" w:rsidRPr="00742779">
        <w:t xml:space="preserve"> represented an abdication of shareholder choice.</w:t>
      </w:r>
      <w:r w:rsidR="0033544D">
        <w:fldChar w:fldCharType="begin"/>
      </w:r>
      <w:r w:rsidR="0033544D">
        <w:instrText>HYPERLINK \l "fn340-11647" \o "Jump to citation"</w:instrText>
      </w:r>
      <w:r w:rsidR="0033544D">
        <w:fldChar w:fldCharType="separate"/>
      </w:r>
      <w:r w:rsidR="0033544D" w:rsidRPr="00742779">
        <w:rPr>
          <w:rStyle w:val="Hyperlink"/>
          <w:color w:val="auto"/>
          <w:u w:val="none"/>
        </w:rPr>
        <w:t>[340</w:t>
      </w:r>
      <w:r w:rsidR="00FA601A" w:rsidRPr="00742779">
        <w:rPr>
          <w:rStyle w:val="Hyperlink"/>
          <w:color w:val="auto"/>
          <w:u w:val="none"/>
        </w:rPr>
        <w:t>]</w:t>
      </w:r>
      <w:r w:rsidR="0033544D">
        <w:fldChar w:fldCharType="end"/>
      </w:r>
      <w:r w:rsidR="0033544D" w:rsidRPr="00742779">
        <w:t xml:space="preserve"> Time shareholders never voted on the Warner transaction. They never had the opportunity to choose between the board</w:t>
      </w:r>
      <w:r w:rsidR="009F60D1" w:rsidRPr="00742779">
        <w:t>’</w:t>
      </w:r>
      <w:r w:rsidR="0033544D" w:rsidRPr="00742779">
        <w:t>s preferred strategy and Paramount</w:t>
      </w:r>
      <w:r w:rsidR="009F60D1" w:rsidRPr="00742779">
        <w:t>’</w:t>
      </w:r>
      <w:r w:rsidR="0033544D" w:rsidRPr="00742779">
        <w:t>s cash. The board, by restructuring the deal, foreclosed that choice. If shareholders are the residual claimants of corporate value, shouldn</w:t>
      </w:r>
      <w:r w:rsidR="009F60D1" w:rsidRPr="00742779">
        <w:t>’</w:t>
      </w:r>
      <w:r w:rsidR="0033544D" w:rsidRPr="00742779">
        <w:t>t they decide whether to accept a substantial premium?</w:t>
      </w:r>
    </w:p>
    <w:p w14:paraId="49440892" w14:textId="77777777" w:rsidR="0033544D" w:rsidRPr="00742779" w:rsidRDefault="00742779" w:rsidP="000E54B1">
      <w:del w:id="5597" w:author="Seth Oranburg" w:date="2026-03-07T09:50:00Z" w16du:dateUtc="2026-03-07T14:50:00Z">
        <w:r w:rsidRPr="00742779">
          <w:rPr>
            <w:rFonts w:ascii="ZWAdobeF" w:hAnsi="ZWAdobeF" w:cs="ZWAdobeF"/>
            <w:sz w:val="2"/>
            <w:szCs w:val="2"/>
          </w:rPr>
          <w:delText>2382B</w:delText>
        </w:r>
        <w:r w:rsidR="0033544D" w:rsidRPr="00742779">
          <w:delText>Defenders</w:delText>
        </w:r>
      </w:del>
      <w:ins w:id="5598" w:author="Seth Oranburg" w:date="2026-03-07T09:50:00Z" w16du:dateUtc="2026-03-07T14:50:00Z">
        <w:r w:rsidR="0033544D" w:rsidRPr="00742779">
          <w:t>Defenders</w:t>
        </w:r>
      </w:ins>
      <w:r w:rsidR="0033544D" w:rsidRPr="00742779">
        <w:t xml:space="preserve"> of </w:t>
      </w:r>
      <w:r w:rsidR="0033544D" w:rsidRPr="00742779">
        <w:rPr>
          <w:rStyle w:val="Emphasis"/>
        </w:rPr>
        <w:t>Time</w:t>
      </w:r>
      <w:r w:rsidR="0033544D" w:rsidRPr="00742779">
        <w:t xml:space="preserve"> responded that boards have legitimate expertise that shareholders lack. Shareholders see immediate premiums; boards understand long-term strategic value. Requiring boards to maximize short-term premiums would produce a systematic bias toward transactions that sacrifice long-term value for immediate payouts.</w:t>
      </w:r>
    </w:p>
    <w:p w14:paraId="52099A30" w14:textId="77777777" w:rsidR="0033544D" w:rsidRPr="00742779" w:rsidRDefault="00742779" w:rsidP="000E54B1">
      <w:del w:id="5599" w:author="Seth Oranburg" w:date="2026-03-07T09:50:00Z" w16du:dateUtc="2026-03-07T14:50:00Z">
        <w:r w:rsidRPr="00742779">
          <w:rPr>
            <w:rFonts w:ascii="ZWAdobeF" w:hAnsi="ZWAdobeF" w:cs="ZWAdobeF"/>
            <w:sz w:val="2"/>
            <w:szCs w:val="2"/>
          </w:rPr>
          <w:delText>2383B</w:delText>
        </w:r>
        <w:r w:rsidR="0033544D" w:rsidRPr="00742779">
          <w:delText>The</w:delText>
        </w:r>
      </w:del>
      <w:ins w:id="5600" w:author="Seth Oranburg" w:date="2026-03-07T09:50:00Z" w16du:dateUtc="2026-03-07T14:50:00Z">
        <w:r w:rsidR="0033544D" w:rsidRPr="00742779">
          <w:t>The</w:t>
        </w:r>
      </w:ins>
      <w:r w:rsidR="0033544D" w:rsidRPr="00742779">
        <w:t xml:space="preserve"> debate continues. But as a matter of positive law, </w:t>
      </w:r>
      <w:r w:rsidR="0033544D" w:rsidRPr="00742779">
        <w:rPr>
          <w:rStyle w:val="Emphasis"/>
        </w:rPr>
        <w:t>Time</w:t>
      </w:r>
      <w:r w:rsidR="0033544D" w:rsidRPr="00742779">
        <w:t xml:space="preserve"> substantially expanded board discretion. Boards can pursue strategic combinations over hostile premiums. They can restructure deals to avoid shareholder votes. And they can treat shareholder preferences for immediate value as a </w:t>
      </w:r>
      <w:r w:rsidR="009F60D1" w:rsidRPr="00742779">
        <w:t>“</w:t>
      </w:r>
      <w:r w:rsidR="0033544D" w:rsidRPr="00742779">
        <w:t>threat</w:t>
      </w:r>
      <w:r w:rsidR="009F60D1" w:rsidRPr="00742779">
        <w:t>”</w:t>
      </w:r>
      <w:r w:rsidR="0033544D" w:rsidRPr="00742779">
        <w:t xml:space="preserve"> to be defended against.</w:t>
      </w:r>
    </w:p>
    <w:p w14:paraId="6A53D5AE" w14:textId="77777777" w:rsidR="0033544D" w:rsidRPr="00742779" w:rsidRDefault="0059744E" w:rsidP="000E54B1">
      <w:pPr>
        <w:rPr>
          <w:del w:id="5601" w:author="Seth Oranburg" w:date="2026-03-07T09:50:00Z" w16du:dateUtc="2026-03-07T14:50:00Z"/>
          <w:rFonts w:eastAsia="Times New Roman"/>
        </w:rPr>
      </w:pPr>
      <w:del w:id="5602" w:author="Seth Oranburg" w:date="2026-03-07T09:50:00Z" w16du:dateUtc="2026-03-07T14:50:00Z">
        <w:r>
          <w:rPr>
            <w:rFonts w:eastAsia="Times New Roman"/>
            <w:noProof/>
          </w:rPr>
          <w:pict w14:anchorId="59369250">
            <v:rect id="_x0000_i1040" alt="P2863#yIS1" style="width:239.6pt;height:.05pt;mso-width-percent:0;mso-height-percent:0;mso-width-percent:0;mso-height-percent:0" o:hrpct="512" o:hralign="center" o:hrstd="t" o:hr="t" fillcolor="#a0a0a0" stroked="f"/>
          </w:pict>
        </w:r>
      </w:del>
    </w:p>
    <w:p w14:paraId="556CF269" w14:textId="77777777" w:rsidR="0033544D" w:rsidRPr="00742779" w:rsidRDefault="0059744E" w:rsidP="000E54B1">
      <w:pPr>
        <w:rPr>
          <w:ins w:id="5603" w:author="Seth Oranburg" w:date="2026-03-07T09:50:00Z" w16du:dateUtc="2026-03-07T14:50:00Z"/>
          <w:rFonts w:eastAsia="Times New Roman"/>
        </w:rPr>
      </w:pPr>
      <w:ins w:id="5604" w:author="Seth Oranburg" w:date="2026-03-07T09:50:00Z" w16du:dateUtc="2026-03-07T14:50:00Z">
        <w:r>
          <w:rPr>
            <w:rFonts w:eastAsia="Times New Roman"/>
            <w:noProof/>
          </w:rPr>
          <w:pict w14:anchorId="60BF3C68">
            <v:rect id="_x0000_i1039" alt="P2863#yIS1" style="width:239.6pt;height:.05pt;mso-width-percent:0;mso-height-percent:0;mso-width-percent:0;mso-height-percent:0" o:hrpct="512" o:hralign="center" o:hrstd="t" o:hr="t" fillcolor="#a0a0a0" stroked="f"/>
          </w:pict>
        </w:r>
      </w:ins>
    </w:p>
    <w:p w14:paraId="4F9C9137" w14:textId="77777777" w:rsidR="0033544D" w:rsidRPr="00742779" w:rsidRDefault="0033544D" w:rsidP="000E54B1">
      <w:pPr>
        <w:pStyle w:val="Heading2"/>
        <w:rPr>
          <w:rFonts w:eastAsia="Times New Roman"/>
        </w:rPr>
      </w:pPr>
      <w:r w:rsidRPr="00742779">
        <w:rPr>
          <w:rStyle w:val="Emphasis"/>
          <w:rFonts w:eastAsia="Times New Roman"/>
        </w:rPr>
        <w:lastRenderedPageBreak/>
        <w:t>Unitrin, Inc. v. American General Corp.</w:t>
      </w:r>
      <w:r w:rsidRPr="00742779">
        <w:rPr>
          <w:rFonts w:eastAsia="Times New Roman"/>
        </w:rPr>
        <w:t xml:space="preserve"> (1995): The Range of Reasonableness</w:t>
      </w:r>
    </w:p>
    <w:p w14:paraId="447BDA79" w14:textId="77777777" w:rsidR="0033544D" w:rsidRPr="00742779" w:rsidRDefault="00742779" w:rsidP="000E54B1">
      <w:pPr>
        <w:pPrChange w:id="5605" w:author="Seth Oranburg" w:date="2026-03-07T09:50:00Z" w16du:dateUtc="2026-03-07T14:50:00Z">
          <w:pPr>
            <w:pStyle w:val="NormalWeb"/>
          </w:pPr>
        </w:pPrChange>
      </w:pPr>
      <w:del w:id="5606" w:author="Seth Oranburg" w:date="2026-03-07T09:50:00Z" w16du:dateUtc="2026-03-07T14:50:00Z">
        <w:r w:rsidRPr="00742779">
          <w:rPr>
            <w:rStyle w:val="Emphasis"/>
            <w:rFonts w:ascii="ZWAdobeF" w:hAnsi="ZWAdobeF" w:cs="ZWAdobeF"/>
            <w:i w:val="0"/>
            <w:sz w:val="2"/>
            <w:szCs w:val="2"/>
          </w:rPr>
          <w:delText>2384B</w:delText>
        </w:r>
        <w:r w:rsidR="0033544D" w:rsidRPr="00742779">
          <w:rPr>
            <w:rStyle w:val="Emphasis"/>
          </w:rPr>
          <w:delText>Unitrin</w:delText>
        </w:r>
      </w:del>
      <w:ins w:id="5607" w:author="Seth Oranburg" w:date="2026-03-07T09:50:00Z" w16du:dateUtc="2026-03-07T14:50:00Z">
        <w:r w:rsidR="0033544D" w:rsidRPr="00742779">
          <w:rPr>
            <w:rStyle w:val="Emphasis"/>
          </w:rPr>
          <w:t>Unitrin</w:t>
        </w:r>
      </w:ins>
      <w:r w:rsidR="0033544D" w:rsidRPr="00742779">
        <w:t xml:space="preserve"> refined the proportionality prong of </w:t>
      </w:r>
      <w:r w:rsidR="0033544D" w:rsidRPr="00742779">
        <w:rPr>
          <w:rStyle w:val="Emphasis"/>
        </w:rPr>
        <w:t>Unocal</w:t>
      </w:r>
      <w:r w:rsidR="0033544D" w:rsidRPr="00742779">
        <w:t xml:space="preserve"> analysis, establishing the framework for evaluating whether defensive measures are reasonable in relation to the threat posed.</w:t>
      </w:r>
      <w:r w:rsidR="0033544D">
        <w:fldChar w:fldCharType="begin"/>
      </w:r>
      <w:r w:rsidR="0033544D">
        <w:instrText>HYPERLINK \l "fn346-11647" \o "Jump to citation"</w:instrText>
      </w:r>
      <w:r w:rsidR="0033544D">
        <w:fldChar w:fldCharType="separate"/>
      </w:r>
      <w:r w:rsidR="0033544D" w:rsidRPr="00742779">
        <w:rPr>
          <w:rStyle w:val="Hyperlink"/>
          <w:color w:val="auto"/>
          <w:u w:val="none"/>
        </w:rPr>
        <w:t>[346</w:t>
      </w:r>
      <w:r w:rsidR="00EE2871" w:rsidRPr="00742779">
        <w:rPr>
          <w:rStyle w:val="Hyperlink"/>
          <w:color w:val="auto"/>
          <w:u w:val="none"/>
        </w:rPr>
        <w:t>]</w:t>
      </w:r>
      <w:r w:rsidR="0033544D">
        <w:fldChar w:fldCharType="end"/>
      </w:r>
    </w:p>
    <w:p w14:paraId="5E793896" w14:textId="77777777" w:rsidR="0033544D" w:rsidRPr="00742779" w:rsidRDefault="0033544D" w:rsidP="000E54B1">
      <w:pPr>
        <w:pStyle w:val="Heading3"/>
        <w:rPr>
          <w:rFonts w:eastAsia="Times New Roman"/>
        </w:rPr>
      </w:pPr>
      <w:r w:rsidRPr="00742779">
        <w:rPr>
          <w:rFonts w:eastAsia="Times New Roman"/>
        </w:rPr>
        <w:t>The Facts</w:t>
      </w:r>
    </w:p>
    <w:p w14:paraId="6B7CAA28" w14:textId="77777777" w:rsidR="0033544D" w:rsidRPr="00742779" w:rsidRDefault="00742779" w:rsidP="000E54B1">
      <w:del w:id="5608" w:author="Seth Oranburg" w:date="2026-03-07T09:50:00Z" w16du:dateUtc="2026-03-07T14:50:00Z">
        <w:r w:rsidRPr="00742779">
          <w:rPr>
            <w:rFonts w:ascii="ZWAdobeF" w:hAnsi="ZWAdobeF" w:cs="ZWAdobeF"/>
            <w:sz w:val="2"/>
            <w:szCs w:val="2"/>
          </w:rPr>
          <w:delText>2385B</w:delText>
        </w:r>
        <w:r w:rsidR="0033544D" w:rsidRPr="00742779">
          <w:delText>Unitrin</w:delText>
        </w:r>
      </w:del>
      <w:ins w:id="5609" w:author="Seth Oranburg" w:date="2026-03-07T09:50:00Z" w16du:dateUtc="2026-03-07T14:50:00Z">
        <w:r w:rsidR="0033544D" w:rsidRPr="00742779">
          <w:t>Unitrin</w:t>
        </w:r>
      </w:ins>
      <w:r w:rsidR="0033544D" w:rsidRPr="00742779">
        <w:t>, Inc. was an insurance holding company. American General Corporation made an unsolicited tender offer at a substantial premium to Unitrin</w:t>
      </w:r>
      <w:r w:rsidR="009F60D1" w:rsidRPr="00742779">
        <w:t>’</w:t>
      </w:r>
      <w:r w:rsidR="0033544D" w:rsidRPr="00742779">
        <w:t>s trading price. The Unitrin board rejected the offer as inadequate, concluding that the company was worth more than American General was willing to pay.</w:t>
      </w:r>
    </w:p>
    <w:p w14:paraId="2898AE4E" w14:textId="77777777" w:rsidR="0033544D" w:rsidRPr="00742779" w:rsidRDefault="00742779" w:rsidP="000E54B1">
      <w:del w:id="5610" w:author="Seth Oranburg" w:date="2026-03-07T09:50:00Z" w16du:dateUtc="2026-03-07T14:50:00Z">
        <w:r w:rsidRPr="00742779">
          <w:rPr>
            <w:rFonts w:ascii="ZWAdobeF" w:hAnsi="ZWAdobeF" w:cs="ZWAdobeF"/>
            <w:sz w:val="2"/>
            <w:szCs w:val="2"/>
          </w:rPr>
          <w:delText>2386B</w:delText>
        </w:r>
        <w:r w:rsidR="0033544D" w:rsidRPr="00742779">
          <w:delText>The</w:delText>
        </w:r>
      </w:del>
      <w:ins w:id="5611" w:author="Seth Oranburg" w:date="2026-03-07T09:50:00Z" w16du:dateUtc="2026-03-07T14:50:00Z">
        <w:r w:rsidR="0033544D" w:rsidRPr="00742779">
          <w:t>The</w:t>
        </w:r>
      </w:ins>
      <w:r w:rsidR="0033544D" w:rsidRPr="00742779">
        <w:t xml:space="preserve"> board adopted two defensive measures. First, it maintained the company</w:t>
      </w:r>
      <w:r w:rsidR="009F60D1" w:rsidRPr="00742779">
        <w:t>’</w:t>
      </w:r>
      <w:r w:rsidR="0033544D" w:rsidRPr="00742779">
        <w:t>s existing poison pill, refusing to redeem it to allow the tender offer to proceed. Second, it adopted a share repurchase program that would increase the ownership percentage of Unitrin</w:t>
      </w:r>
      <w:r w:rsidR="009F60D1" w:rsidRPr="00742779">
        <w:t>’</w:t>
      </w:r>
      <w:r w:rsidR="0033544D" w:rsidRPr="00742779">
        <w:t>s directors and officers from approximately 23% to over 28%.</w:t>
      </w:r>
    </w:p>
    <w:p w14:paraId="04639DDD" w14:textId="77777777" w:rsidR="0033544D" w:rsidRPr="00742779" w:rsidRDefault="00742779" w:rsidP="000E54B1">
      <w:del w:id="5612" w:author="Seth Oranburg" w:date="2026-03-07T09:50:00Z" w16du:dateUtc="2026-03-07T14:50:00Z">
        <w:r w:rsidRPr="00742779">
          <w:rPr>
            <w:rFonts w:ascii="ZWAdobeF" w:hAnsi="ZWAdobeF" w:cs="ZWAdobeF"/>
            <w:sz w:val="2"/>
            <w:szCs w:val="2"/>
          </w:rPr>
          <w:delText>2387B</w:delText>
        </w:r>
        <w:r w:rsidR="0033544D" w:rsidRPr="00742779">
          <w:delText>The</w:delText>
        </w:r>
      </w:del>
      <w:ins w:id="5613" w:author="Seth Oranburg" w:date="2026-03-07T09:50:00Z" w16du:dateUtc="2026-03-07T14:50:00Z">
        <w:r w:rsidR="0033544D" w:rsidRPr="00742779">
          <w:t>The</w:t>
        </w:r>
      </w:ins>
      <w:r w:rsidR="0033544D" w:rsidRPr="00742779">
        <w:t xml:space="preserve"> repurchase program had strategic significance. Delaware law permits shareholders to act by written consent without a meeting if holders of a majority of shares consent. A potential acquirer who obtained a majority of shares through consent solicitation could remove the existing board, install new directors, and have those directors redeem the poison pill. But Delaware also presumes that directors who are themselves shareholders will vote against proposals to remove them. If directors and officers owned more than 28% of Unitrin</w:t>
      </w:r>
      <w:r w:rsidR="009F60D1" w:rsidRPr="00742779">
        <w:t>’</w:t>
      </w:r>
      <w:r w:rsidR="0033544D" w:rsidRPr="00742779">
        <w:t>s shares, an acquirer would need to obtain consents from nearly all remaining shareholders to achieve a majority, a practical impossibility.</w:t>
      </w:r>
    </w:p>
    <w:p w14:paraId="7CABCB3F" w14:textId="77777777" w:rsidR="0033544D" w:rsidRPr="00742779" w:rsidRDefault="00742779" w:rsidP="000E54B1">
      <w:del w:id="5614" w:author="Seth Oranburg" w:date="2026-03-07T09:50:00Z" w16du:dateUtc="2026-03-07T14:50:00Z">
        <w:r w:rsidRPr="00742779">
          <w:rPr>
            <w:rFonts w:ascii="ZWAdobeF" w:hAnsi="ZWAdobeF" w:cs="ZWAdobeF"/>
            <w:sz w:val="2"/>
            <w:szCs w:val="2"/>
          </w:rPr>
          <w:delText>2388B</w:delText>
        </w:r>
        <w:r w:rsidR="0033544D" w:rsidRPr="00742779">
          <w:delText>American</w:delText>
        </w:r>
      </w:del>
      <w:ins w:id="5615" w:author="Seth Oranburg" w:date="2026-03-07T09:50:00Z" w16du:dateUtc="2026-03-07T14:50:00Z">
        <w:r w:rsidR="0033544D" w:rsidRPr="00742779">
          <w:t>American</w:t>
        </w:r>
      </w:ins>
      <w:r w:rsidR="0033544D" w:rsidRPr="00742779">
        <w:t xml:space="preserve"> General argued that the repurchase program made acquisition mathematically impossible and was therefore a disproportionate response to any threat.</w:t>
      </w:r>
    </w:p>
    <w:p w14:paraId="65A13748" w14:textId="77777777" w:rsidR="0033544D" w:rsidRPr="00742779" w:rsidRDefault="00742779" w:rsidP="000E54B1">
      <w:del w:id="5616" w:author="Seth Oranburg" w:date="2026-03-07T09:50:00Z" w16du:dateUtc="2026-03-07T14:50:00Z">
        <w:r w:rsidRPr="00742779">
          <w:rPr>
            <w:rFonts w:ascii="ZWAdobeF" w:hAnsi="ZWAdobeF" w:cs="ZWAdobeF"/>
            <w:sz w:val="2"/>
            <w:szCs w:val="2"/>
          </w:rPr>
          <w:delText>2389B</w:delText>
        </w:r>
        <w:r w:rsidR="0033544D" w:rsidRPr="00742779">
          <w:delText>The</w:delText>
        </w:r>
      </w:del>
      <w:ins w:id="5617" w:author="Seth Oranburg" w:date="2026-03-07T09:50:00Z" w16du:dateUtc="2026-03-07T14:50:00Z">
        <w:r w:rsidR="0033544D" w:rsidRPr="00742779">
          <w:t>The</w:t>
        </w:r>
      </w:ins>
      <w:r w:rsidR="0033544D" w:rsidRPr="00742779">
        <w:t xml:space="preserve"> Court of Chancery agreed. It found that increasing insider ownership above a blocking position was </w:t>
      </w:r>
      <w:r w:rsidR="009F60D1" w:rsidRPr="00742779">
        <w:t>“</w:t>
      </w:r>
      <w:r w:rsidR="0033544D" w:rsidRPr="00742779">
        <w:t>preclusive</w:t>
      </w:r>
      <w:r w:rsidR="009F60D1" w:rsidRPr="00742779">
        <w:t>”</w:t>
      </w:r>
      <w:r w:rsidR="0033544D" w:rsidRPr="00742779">
        <w:t xml:space="preserve"> because it foreclosed the proxy contest avenue that shareholders could otherwise use to replace the board.</w:t>
      </w:r>
    </w:p>
    <w:p w14:paraId="74D2A7AF" w14:textId="77777777" w:rsidR="0033544D" w:rsidRPr="00742779" w:rsidRDefault="0033544D" w:rsidP="000E54B1">
      <w:pPr>
        <w:pStyle w:val="Heading3"/>
        <w:rPr>
          <w:rFonts w:eastAsia="Times New Roman"/>
        </w:rPr>
      </w:pPr>
      <w:r w:rsidRPr="00742779">
        <w:rPr>
          <w:rFonts w:eastAsia="Times New Roman"/>
        </w:rPr>
        <w:t>The Holdings</w:t>
      </w:r>
    </w:p>
    <w:p w14:paraId="5077DF4E" w14:textId="77777777" w:rsidR="0033544D" w:rsidRPr="00742779" w:rsidRDefault="00742779" w:rsidP="000E54B1">
      <w:del w:id="5618" w:author="Seth Oranburg" w:date="2026-03-07T09:50:00Z" w16du:dateUtc="2026-03-07T14:50:00Z">
        <w:r w:rsidRPr="00742779">
          <w:rPr>
            <w:rFonts w:ascii="ZWAdobeF" w:hAnsi="ZWAdobeF" w:cs="ZWAdobeF"/>
            <w:sz w:val="2"/>
            <w:szCs w:val="2"/>
          </w:rPr>
          <w:delText>2390B</w:delText>
        </w:r>
        <w:r w:rsidR="0033544D" w:rsidRPr="00742779">
          <w:delText>The</w:delText>
        </w:r>
      </w:del>
      <w:ins w:id="5619" w:author="Seth Oranburg" w:date="2026-03-07T09:50:00Z" w16du:dateUtc="2026-03-07T14:50:00Z">
        <w:r w:rsidR="0033544D" w:rsidRPr="00742779">
          <w:t>The</w:t>
        </w:r>
      </w:ins>
      <w:r w:rsidR="0033544D" w:rsidRPr="00742779">
        <w:t xml:space="preserve"> Delaware Supreme Court reversed. In doing so, it articulated the analytical framework for proportionality review that continues to govern.</w:t>
      </w:r>
    </w:p>
    <w:p w14:paraId="21BEA168" w14:textId="77777777" w:rsidR="0033544D" w:rsidRPr="00742779" w:rsidRDefault="00742779" w:rsidP="000E54B1">
      <w:del w:id="5620" w:author="Seth Oranburg" w:date="2026-03-07T09:50:00Z" w16du:dateUtc="2026-03-07T14:50:00Z">
        <w:r w:rsidRPr="00742779">
          <w:rPr>
            <w:rFonts w:ascii="ZWAdobeF" w:hAnsi="ZWAdobeF" w:cs="ZWAdobeF"/>
            <w:sz w:val="2"/>
            <w:szCs w:val="2"/>
          </w:rPr>
          <w:lastRenderedPageBreak/>
          <w:delText>2391B</w:delText>
        </w:r>
        <w:r w:rsidR="0033544D" w:rsidRPr="00742779">
          <w:delText>The</w:delText>
        </w:r>
      </w:del>
      <w:ins w:id="5621" w:author="Seth Oranburg" w:date="2026-03-07T09:50:00Z" w16du:dateUtc="2026-03-07T14:50:00Z">
        <w:r w:rsidR="0033544D" w:rsidRPr="00742779">
          <w:t>The</w:t>
        </w:r>
      </w:ins>
      <w:r w:rsidR="0033544D" w:rsidRPr="00742779">
        <w:t xml:space="preserve"> court began by identifying the two components of disproportionate responses:</w:t>
      </w:r>
    </w:p>
    <w:p w14:paraId="2942E61A" w14:textId="77777777" w:rsidR="0033544D" w:rsidRPr="00742779" w:rsidRDefault="00742779" w:rsidP="000E54B1">
      <w:pPr>
        <w:spacing w:before="100" w:after="100"/>
        <w:ind w:left="720" w:right="720"/>
        <w:divId w:val="336805669"/>
        <w:pPrChange w:id="5622" w:author="Seth Oranburg" w:date="2026-03-07T09:50:00Z" w16du:dateUtc="2026-03-07T14:50:00Z">
          <w:pPr>
            <w:pStyle w:val="NormalWeb"/>
            <w:spacing w:before="100" w:after="100"/>
            <w:ind w:left="720" w:right="720"/>
            <w:divId w:val="336805669"/>
          </w:pPr>
        </w:pPrChange>
      </w:pPr>
      <w:del w:id="5623" w:author="Seth Oranburg" w:date="2026-03-07T09:50:00Z" w16du:dateUtc="2026-03-07T14:50:00Z">
        <w:r w:rsidRPr="00742779">
          <w:rPr>
            <w:rFonts w:ascii="ZWAdobeF" w:hAnsi="ZWAdobeF" w:cs="ZWAdobeF"/>
            <w:sz w:val="2"/>
            <w:szCs w:val="2"/>
          </w:rPr>
          <w:delText>2392B</w:delText>
        </w:r>
        <w:r w:rsidR="0033544D" w:rsidRPr="00742779">
          <w:delText>A</w:delText>
        </w:r>
      </w:del>
      <w:ins w:id="5624" w:author="Seth Oranburg" w:date="2026-03-07T09:50:00Z" w16du:dateUtc="2026-03-07T14:50:00Z">
        <w:r w:rsidR="0033544D" w:rsidRPr="00742779">
          <w:t>A</w:t>
        </w:r>
      </w:ins>
      <w:r w:rsidR="0033544D" w:rsidRPr="00742779">
        <w:t xml:space="preserve"> response is </w:t>
      </w:r>
      <w:r w:rsidR="009F60D1" w:rsidRPr="00742779">
        <w:t>“</w:t>
      </w:r>
      <w:r w:rsidR="0033544D" w:rsidRPr="00742779">
        <w:t>preclusive</w:t>
      </w:r>
      <w:r w:rsidR="009F60D1" w:rsidRPr="00742779">
        <w:t>”</w:t>
      </w:r>
      <w:r w:rsidR="0033544D" w:rsidRPr="00742779">
        <w:t xml:space="preserve"> if it deprives stockholders of the right to receive all tender offers or precludes a bidder from seeking control by fundamentally restricting proxy contests. A response is </w:t>
      </w:r>
      <w:r w:rsidR="009F60D1" w:rsidRPr="00742779">
        <w:t>“</w:t>
      </w:r>
      <w:r w:rsidR="0033544D" w:rsidRPr="00742779">
        <w:t>coercive</w:t>
      </w:r>
      <w:r w:rsidR="009F60D1" w:rsidRPr="00742779">
        <w:t>”</w:t>
      </w:r>
      <w:r w:rsidR="0033544D" w:rsidRPr="00742779">
        <w:t xml:space="preserve"> if it is aimed at </w:t>
      </w:r>
      <w:r w:rsidR="009F60D1" w:rsidRPr="00742779">
        <w:t>“</w:t>
      </w:r>
      <w:r w:rsidR="0033544D" w:rsidRPr="00742779">
        <w:t>cramming down</w:t>
      </w:r>
      <w:r w:rsidR="009F60D1" w:rsidRPr="00742779">
        <w:t>”</w:t>
      </w:r>
      <w:r w:rsidR="0033544D" w:rsidRPr="00742779">
        <w:t xml:space="preserve"> on its shareholders a management-sponsored alternative.</w:t>
      </w:r>
      <w:r w:rsidR="0033544D">
        <w:fldChar w:fldCharType="begin"/>
      </w:r>
      <w:r w:rsidR="0033544D">
        <w:instrText>HYPERLINK \l "fn346-11647" \o "Jump to citation"</w:instrText>
      </w:r>
      <w:r w:rsidR="0033544D">
        <w:fldChar w:fldCharType="separate"/>
      </w:r>
      <w:r w:rsidR="0033544D" w:rsidRPr="00742779">
        <w:rPr>
          <w:rStyle w:val="Hyperlink"/>
          <w:color w:val="auto"/>
          <w:u w:val="none"/>
        </w:rPr>
        <w:t>[346</w:t>
      </w:r>
      <w:r w:rsidR="00EE2871" w:rsidRPr="00742779">
        <w:rPr>
          <w:rStyle w:val="Hyperlink"/>
          <w:color w:val="auto"/>
          <w:u w:val="none"/>
        </w:rPr>
        <w:t>]</w:t>
      </w:r>
      <w:r w:rsidR="0033544D">
        <w:fldChar w:fldCharType="end"/>
      </w:r>
    </w:p>
    <w:p w14:paraId="06824CB0" w14:textId="77777777" w:rsidR="0033544D" w:rsidRPr="00742779" w:rsidRDefault="00742779" w:rsidP="000E54B1">
      <w:del w:id="5625" w:author="Seth Oranburg" w:date="2026-03-07T09:50:00Z" w16du:dateUtc="2026-03-07T14:50:00Z">
        <w:r w:rsidRPr="00742779">
          <w:rPr>
            <w:rFonts w:ascii="ZWAdobeF" w:hAnsi="ZWAdobeF" w:cs="ZWAdobeF"/>
            <w:sz w:val="2"/>
            <w:szCs w:val="2"/>
          </w:rPr>
          <w:delText>2393B</w:delText>
        </w:r>
        <w:r w:rsidR="0033544D" w:rsidRPr="00742779">
          <w:delText>Defenses</w:delText>
        </w:r>
      </w:del>
      <w:ins w:id="5626" w:author="Seth Oranburg" w:date="2026-03-07T09:50:00Z" w16du:dateUtc="2026-03-07T14:50:00Z">
        <w:r w:rsidR="0033544D" w:rsidRPr="00742779">
          <w:t>Defenses</w:t>
        </w:r>
      </w:ins>
      <w:r w:rsidR="0033544D" w:rsidRPr="00742779">
        <w:t xml:space="preserve"> that are either preclusive or coercive are </w:t>
      </w:r>
      <w:r w:rsidR="009F60D1" w:rsidRPr="00742779">
        <w:t>“</w:t>
      </w:r>
      <w:r w:rsidR="0033544D" w:rsidRPr="00742779">
        <w:t>draconian</w:t>
      </w:r>
      <w:r w:rsidR="009F60D1" w:rsidRPr="00742779">
        <w:t>”</w:t>
      </w:r>
      <w:r w:rsidR="0033544D" w:rsidRPr="00742779">
        <w:t xml:space="preserve"> and cannot survive </w:t>
      </w:r>
      <w:r w:rsidR="0033544D" w:rsidRPr="00742779">
        <w:rPr>
          <w:rStyle w:val="Emphasis"/>
        </w:rPr>
        <w:t>Unocal</w:t>
      </w:r>
      <w:r w:rsidR="0033544D" w:rsidRPr="00742779">
        <w:t xml:space="preserve"> review. But defenses that are neither preclusive nor coercive fall within a </w:t>
      </w:r>
      <w:r w:rsidR="009F60D1" w:rsidRPr="00742779">
        <w:t>“</w:t>
      </w:r>
      <w:r w:rsidR="0033544D" w:rsidRPr="00742779">
        <w:t>range of reasonableness</w:t>
      </w:r>
      <w:r w:rsidR="009F60D1" w:rsidRPr="00742779">
        <w:t>”</w:t>
      </w:r>
      <w:r w:rsidR="0033544D" w:rsidRPr="00742779">
        <w:t>:</w:t>
      </w:r>
    </w:p>
    <w:p w14:paraId="4FC4BC3A" w14:textId="77777777" w:rsidR="0033544D" w:rsidRPr="00742779" w:rsidRDefault="00742779" w:rsidP="000E54B1">
      <w:pPr>
        <w:spacing w:before="100" w:after="100"/>
        <w:ind w:left="720" w:right="720"/>
        <w:divId w:val="257449064"/>
        <w:pPrChange w:id="5627" w:author="Seth Oranburg" w:date="2026-03-07T09:50:00Z" w16du:dateUtc="2026-03-07T14:50:00Z">
          <w:pPr>
            <w:pStyle w:val="NormalWeb"/>
            <w:spacing w:before="100" w:after="100"/>
            <w:ind w:left="720" w:right="720"/>
            <w:divId w:val="257449064"/>
          </w:pPr>
        </w:pPrChange>
      </w:pPr>
      <w:del w:id="5628" w:author="Seth Oranburg" w:date="2026-03-07T09:50:00Z" w16du:dateUtc="2026-03-07T14:50:00Z">
        <w:r w:rsidRPr="00742779">
          <w:rPr>
            <w:rFonts w:ascii="ZWAdobeF" w:hAnsi="ZWAdobeF" w:cs="ZWAdobeF"/>
            <w:sz w:val="2"/>
            <w:szCs w:val="2"/>
          </w:rPr>
          <w:delText>2394B</w:delText>
        </w:r>
        <w:r w:rsidR="0033544D" w:rsidRPr="00742779">
          <w:delText>If</w:delText>
        </w:r>
      </w:del>
      <w:ins w:id="5629" w:author="Seth Oranburg" w:date="2026-03-07T09:50:00Z" w16du:dateUtc="2026-03-07T14:50:00Z">
        <w:r w:rsidR="0033544D" w:rsidRPr="00742779">
          <w:t>If</w:t>
        </w:r>
      </w:ins>
      <w:r w:rsidR="0033544D" w:rsidRPr="00742779">
        <w:t xml:space="preserve"> a defensive measure is neither preclusive nor coercive, the board</w:t>
      </w:r>
      <w:r w:rsidR="009F60D1" w:rsidRPr="00742779">
        <w:t>’</w:t>
      </w:r>
      <w:r w:rsidR="0033544D" w:rsidRPr="00742779">
        <w:t xml:space="preserve">s action must fall within a </w:t>
      </w:r>
      <w:r w:rsidR="009F60D1" w:rsidRPr="00742779">
        <w:t>“</w:t>
      </w:r>
      <w:r w:rsidR="0033544D" w:rsidRPr="00742779">
        <w:t>range of reasonableness.</w:t>
      </w:r>
      <w:r w:rsidR="009F60D1" w:rsidRPr="00742779">
        <w:t>”</w:t>
      </w:r>
      <w:r w:rsidR="0033544D" w:rsidRPr="00742779">
        <w:t xml:space="preserve"> The basis for this judicial deference is the business judgment rule</w:t>
      </w:r>
      <w:r w:rsidR="009F60D1" w:rsidRPr="00742779">
        <w:t>’</w:t>
      </w:r>
      <w:r w:rsidR="0033544D" w:rsidRPr="00742779">
        <w:t>s policy of avoiding judicial second-guessing of board decisions.</w:t>
      </w:r>
      <w:r w:rsidR="0033544D">
        <w:fldChar w:fldCharType="begin"/>
      </w:r>
      <w:r w:rsidR="0033544D">
        <w:instrText>HYPERLINK \l "fn346-11647" \o "Jump to citation"</w:instrText>
      </w:r>
      <w:r w:rsidR="0033544D">
        <w:fldChar w:fldCharType="separate"/>
      </w:r>
      <w:r w:rsidR="0033544D" w:rsidRPr="00742779">
        <w:rPr>
          <w:rStyle w:val="Hyperlink"/>
          <w:color w:val="auto"/>
          <w:u w:val="none"/>
        </w:rPr>
        <w:t>[346</w:t>
      </w:r>
      <w:r w:rsidR="00EE2871" w:rsidRPr="00742779">
        <w:rPr>
          <w:rStyle w:val="Hyperlink"/>
          <w:color w:val="auto"/>
          <w:u w:val="none"/>
        </w:rPr>
        <w:t>]</w:t>
      </w:r>
      <w:r w:rsidR="0033544D">
        <w:fldChar w:fldCharType="end"/>
      </w:r>
    </w:p>
    <w:p w14:paraId="4975D111" w14:textId="77777777" w:rsidR="0033544D" w:rsidRPr="00742779" w:rsidRDefault="00742779" w:rsidP="000E54B1">
      <w:del w:id="5630" w:author="Seth Oranburg" w:date="2026-03-07T09:50:00Z" w16du:dateUtc="2026-03-07T14:50:00Z">
        <w:r w:rsidRPr="00742779">
          <w:rPr>
            <w:rFonts w:ascii="ZWAdobeF" w:hAnsi="ZWAdobeF" w:cs="ZWAdobeF"/>
            <w:sz w:val="2"/>
            <w:szCs w:val="2"/>
          </w:rPr>
          <w:delText>2395B</w:delText>
        </w:r>
        <w:r w:rsidR="0033544D" w:rsidRPr="00742779">
          <w:delText>The</w:delText>
        </w:r>
      </w:del>
      <w:ins w:id="5631" w:author="Seth Oranburg" w:date="2026-03-07T09:50:00Z" w16du:dateUtc="2026-03-07T14:50:00Z">
        <w:r w:rsidR="0033544D" w:rsidRPr="00742779">
          <w:t>The</w:t>
        </w:r>
      </w:ins>
      <w:r w:rsidR="0033544D" w:rsidRPr="00742779">
        <w:t xml:space="preserve"> court then applied this framework to the repurchase program. Was it preclusive?</w:t>
      </w:r>
    </w:p>
    <w:p w14:paraId="47E24467" w14:textId="77777777" w:rsidR="0033544D" w:rsidRPr="00742779" w:rsidRDefault="00742779" w:rsidP="000E54B1">
      <w:del w:id="5632" w:author="Seth Oranburg" w:date="2026-03-07T09:50:00Z" w16du:dateUtc="2026-03-07T14:50:00Z">
        <w:r w:rsidRPr="00742779">
          <w:rPr>
            <w:rFonts w:ascii="ZWAdobeF" w:hAnsi="ZWAdobeF" w:cs="ZWAdobeF"/>
            <w:sz w:val="2"/>
            <w:szCs w:val="2"/>
          </w:rPr>
          <w:delText>2396B</w:delText>
        </w:r>
        <w:r w:rsidR="0033544D" w:rsidRPr="00742779">
          <w:delText>The</w:delText>
        </w:r>
      </w:del>
      <w:ins w:id="5633" w:author="Seth Oranburg" w:date="2026-03-07T09:50:00Z" w16du:dateUtc="2026-03-07T14:50:00Z">
        <w:r w:rsidR="0033544D" w:rsidRPr="00742779">
          <w:t>The</w:t>
        </w:r>
      </w:ins>
      <w:r w:rsidR="0033544D" w:rsidRPr="00742779">
        <w:t xml:space="preserve"> Chancery Court had found that increasing insider ownership to 28% made proxy contests practically impossible because an acquirer would need to win virtually all non-insider votes. The Supreme Court disagreed with this analysis.</w:t>
      </w:r>
    </w:p>
    <w:p w14:paraId="4E670B58" w14:textId="77777777" w:rsidR="0033544D" w:rsidRPr="00742779" w:rsidRDefault="00742779" w:rsidP="000E54B1">
      <w:del w:id="5634" w:author="Seth Oranburg" w:date="2026-03-07T09:50:00Z" w16du:dateUtc="2026-03-07T14:50:00Z">
        <w:r w:rsidRPr="00742779">
          <w:rPr>
            <w:rFonts w:ascii="ZWAdobeF" w:hAnsi="ZWAdobeF" w:cs="ZWAdobeF"/>
            <w:sz w:val="2"/>
            <w:szCs w:val="2"/>
          </w:rPr>
          <w:delText>2397B</w:delText>
        </w:r>
        <w:r w:rsidR="0033544D" w:rsidRPr="00742779">
          <w:delText>First</w:delText>
        </w:r>
      </w:del>
      <w:ins w:id="5635" w:author="Seth Oranburg" w:date="2026-03-07T09:50:00Z" w16du:dateUtc="2026-03-07T14:50:00Z">
        <w:r w:rsidR="0033544D" w:rsidRPr="00742779">
          <w:t>First</w:t>
        </w:r>
      </w:ins>
      <w:r w:rsidR="0033544D" w:rsidRPr="00742779">
        <w:t>, the court noted that directors might not vote as a block against a removal proposal. Some directors might conclude that the acquirer</w:t>
      </w:r>
      <w:r w:rsidR="009F60D1" w:rsidRPr="00742779">
        <w:t>’</w:t>
      </w:r>
      <w:r w:rsidR="0033544D" w:rsidRPr="00742779">
        <w:t>s offer was fair and vote their shares accordingly. The assumption that all insiders would vote against removal was not necessarily correct.</w:t>
      </w:r>
    </w:p>
    <w:p w14:paraId="622B0655" w14:textId="77777777" w:rsidR="0033544D" w:rsidRPr="00742779" w:rsidRDefault="00742779" w:rsidP="000E54B1">
      <w:del w:id="5636" w:author="Seth Oranburg" w:date="2026-03-07T09:50:00Z" w16du:dateUtc="2026-03-07T14:50:00Z">
        <w:r w:rsidRPr="00742779">
          <w:rPr>
            <w:rFonts w:ascii="ZWAdobeF" w:hAnsi="ZWAdobeF" w:cs="ZWAdobeF"/>
            <w:sz w:val="2"/>
            <w:szCs w:val="2"/>
          </w:rPr>
          <w:delText>2398B</w:delText>
        </w:r>
        <w:r w:rsidR="0033544D" w:rsidRPr="00742779">
          <w:delText>Second</w:delText>
        </w:r>
      </w:del>
      <w:ins w:id="5637" w:author="Seth Oranburg" w:date="2026-03-07T09:50:00Z" w16du:dateUtc="2026-03-07T14:50:00Z">
        <w:r w:rsidR="0033544D" w:rsidRPr="00742779">
          <w:t>Second</w:t>
        </w:r>
      </w:ins>
      <w:r w:rsidR="0033544D" w:rsidRPr="00742779">
        <w:t xml:space="preserve">, the court emphasized that </w:t>
      </w:r>
      <w:r w:rsidR="009F60D1" w:rsidRPr="00742779">
        <w:t>“</w:t>
      </w:r>
      <w:r w:rsidR="0033544D" w:rsidRPr="00742779">
        <w:t>preclusive</w:t>
      </w:r>
      <w:r w:rsidR="009F60D1" w:rsidRPr="00742779">
        <w:t>”</w:t>
      </w:r>
      <w:r w:rsidR="0033544D" w:rsidRPr="00742779">
        <w:t xml:space="preserve"> means mathematically impossible, not merely difficult:</w:t>
      </w:r>
    </w:p>
    <w:p w14:paraId="279EE324" w14:textId="77777777" w:rsidR="0033544D" w:rsidRPr="00742779" w:rsidRDefault="00742779" w:rsidP="000E54B1">
      <w:pPr>
        <w:spacing w:before="100" w:after="100"/>
        <w:ind w:left="720" w:right="720"/>
        <w:divId w:val="695892308"/>
        <w:pPrChange w:id="5638" w:author="Seth Oranburg" w:date="2026-03-07T09:50:00Z" w16du:dateUtc="2026-03-07T14:50:00Z">
          <w:pPr>
            <w:pStyle w:val="NormalWeb"/>
            <w:spacing w:before="100" w:after="100"/>
            <w:ind w:left="720" w:right="720"/>
            <w:divId w:val="695892308"/>
          </w:pPr>
        </w:pPrChange>
      </w:pPr>
      <w:del w:id="5639" w:author="Seth Oranburg" w:date="2026-03-07T09:50:00Z" w16du:dateUtc="2026-03-07T14:50:00Z">
        <w:r w:rsidRPr="00742779">
          <w:rPr>
            <w:rFonts w:ascii="ZWAdobeF" w:hAnsi="ZWAdobeF" w:cs="ZWAdobeF"/>
            <w:sz w:val="2"/>
            <w:szCs w:val="2"/>
          </w:rPr>
          <w:delText>2399B</w:delText>
        </w:r>
        <w:r w:rsidR="0033544D" w:rsidRPr="00742779">
          <w:delText>In</w:delText>
        </w:r>
      </w:del>
      <w:ins w:id="5640" w:author="Seth Oranburg" w:date="2026-03-07T09:50:00Z" w16du:dateUtc="2026-03-07T14:50:00Z">
        <w:r w:rsidR="0033544D" w:rsidRPr="00742779">
          <w:t>In</w:t>
        </w:r>
      </w:ins>
      <w:r w:rsidR="0033544D" w:rsidRPr="00742779">
        <w:t xml:space="preserve"> this case, the Court of Chancery has held that a proxy contest is not a viable alternative to a tender offer because of the large amount of stock held by Unitrin</w:t>
      </w:r>
      <w:r w:rsidR="009F60D1" w:rsidRPr="00742779">
        <w:t>’</w:t>
      </w:r>
      <w:r w:rsidR="0033544D" w:rsidRPr="00742779">
        <w:t>s directors. In our view, however, Unitrin</w:t>
      </w:r>
      <w:r w:rsidR="009F60D1" w:rsidRPr="00742779">
        <w:t>’</w:t>
      </w:r>
      <w:r w:rsidR="0033544D" w:rsidRPr="00742779">
        <w:t xml:space="preserve">s stock repurchase is not disproportionate in relation to the threat its </w:t>
      </w:r>
      <w:r w:rsidR="0033544D" w:rsidRPr="00742779">
        <w:lastRenderedPageBreak/>
        <w:t xml:space="preserve">board reasonably perceived even though American General may face a </w:t>
      </w:r>
      <w:r w:rsidR="009F60D1" w:rsidRPr="00742779">
        <w:t>“</w:t>
      </w:r>
      <w:r w:rsidR="0033544D" w:rsidRPr="00742779">
        <w:t>more difficult</w:t>
      </w:r>
      <w:r w:rsidR="009F60D1" w:rsidRPr="00742779">
        <w:t>”</w:t>
      </w:r>
      <w:r w:rsidR="0033544D" w:rsidRPr="00742779">
        <w:t xml:space="preserve"> time mounting a proxy contest.</w:t>
      </w:r>
      <w:r w:rsidR="0033544D">
        <w:fldChar w:fldCharType="begin"/>
      </w:r>
      <w:r w:rsidR="0033544D">
        <w:instrText>HYPERLINK \l "fn346-11647" \o "Jump to citation"</w:instrText>
      </w:r>
      <w:r w:rsidR="0033544D">
        <w:fldChar w:fldCharType="separate"/>
      </w:r>
      <w:r w:rsidR="0033544D" w:rsidRPr="00742779">
        <w:rPr>
          <w:rStyle w:val="Hyperlink"/>
          <w:color w:val="auto"/>
          <w:u w:val="none"/>
        </w:rPr>
        <w:t>[346</w:t>
      </w:r>
      <w:r w:rsidR="00EE2871" w:rsidRPr="00742779">
        <w:rPr>
          <w:rStyle w:val="Hyperlink"/>
          <w:color w:val="auto"/>
          <w:u w:val="none"/>
        </w:rPr>
        <w:t>]</w:t>
      </w:r>
      <w:r w:rsidR="0033544D">
        <w:fldChar w:fldCharType="end"/>
      </w:r>
    </w:p>
    <w:p w14:paraId="157CA403" w14:textId="77777777" w:rsidR="0033544D" w:rsidRPr="00742779" w:rsidRDefault="00742779" w:rsidP="000E54B1">
      <w:del w:id="5641" w:author="Seth Oranburg" w:date="2026-03-07T09:50:00Z" w16du:dateUtc="2026-03-07T14:50:00Z">
        <w:r w:rsidRPr="00742779">
          <w:rPr>
            <w:rFonts w:ascii="ZWAdobeF" w:hAnsi="ZWAdobeF" w:cs="ZWAdobeF"/>
            <w:sz w:val="2"/>
            <w:szCs w:val="2"/>
          </w:rPr>
          <w:delText>2400B</w:delText>
        </w:r>
        <w:r w:rsidR="0033544D" w:rsidRPr="00742779">
          <w:delText>The</w:delText>
        </w:r>
      </w:del>
      <w:ins w:id="5642" w:author="Seth Oranburg" w:date="2026-03-07T09:50:00Z" w16du:dateUtc="2026-03-07T14:50:00Z">
        <w:r w:rsidR="0033544D" w:rsidRPr="00742779">
          <w:t>The</w:t>
        </w:r>
      </w:ins>
      <w:r w:rsidR="0033544D" w:rsidRPr="00742779">
        <w:t xml:space="preserve"> acquirer retained the ability to run a proxy contest. It might be difficult. It might require persuading virtually all non-insider shareholders. But it was not impossible. Because a path to acquisition remained open, the defense was not preclusive.</w:t>
      </w:r>
    </w:p>
    <w:p w14:paraId="69ACC8F3" w14:textId="77777777" w:rsidR="0033544D" w:rsidRPr="00742779" w:rsidRDefault="00742779" w:rsidP="000E54B1">
      <w:del w:id="5643" w:author="Seth Oranburg" w:date="2026-03-07T09:50:00Z" w16du:dateUtc="2026-03-07T14:50:00Z">
        <w:r w:rsidRPr="00742779">
          <w:rPr>
            <w:rFonts w:ascii="ZWAdobeF" w:hAnsi="ZWAdobeF" w:cs="ZWAdobeF"/>
            <w:sz w:val="2"/>
            <w:szCs w:val="2"/>
          </w:rPr>
          <w:delText>2401B</w:delText>
        </w:r>
        <w:r w:rsidR="0033544D" w:rsidRPr="00742779">
          <w:delText>The</w:delText>
        </w:r>
      </w:del>
      <w:ins w:id="5644" w:author="Seth Oranburg" w:date="2026-03-07T09:50:00Z" w16du:dateUtc="2026-03-07T14:50:00Z">
        <w:r w:rsidR="0033544D" w:rsidRPr="00742779">
          <w:t>The</w:t>
        </w:r>
      </w:ins>
      <w:r w:rsidR="0033544D" w:rsidRPr="00742779">
        <w:t xml:space="preserve"> court concluded that the repurchase program fell within the range of reasonableness. The board had a reasonable basis for believing the offer was inadequate. The response, while making acquisition more difficult, did not foreclose all possibility of success.</w:t>
      </w:r>
    </w:p>
    <w:p w14:paraId="24A60585" w14:textId="77777777" w:rsidR="0033544D" w:rsidRPr="00742779" w:rsidRDefault="0033544D" w:rsidP="000E54B1">
      <w:pPr>
        <w:pStyle w:val="Heading3"/>
        <w:rPr>
          <w:rFonts w:eastAsia="Times New Roman"/>
        </w:rPr>
      </w:pPr>
      <w:r w:rsidRPr="00742779">
        <w:rPr>
          <w:rFonts w:eastAsia="Times New Roman"/>
        </w:rPr>
        <w:t>What Unitrin Teaches</w:t>
      </w:r>
    </w:p>
    <w:p w14:paraId="102E80BB" w14:textId="77777777" w:rsidR="0033544D" w:rsidRPr="00742779" w:rsidRDefault="00742779" w:rsidP="000E54B1">
      <w:del w:id="5645" w:author="Seth Oranburg" w:date="2026-03-07T09:50:00Z" w16du:dateUtc="2026-03-07T14:50:00Z">
        <w:r w:rsidRPr="00742779">
          <w:rPr>
            <w:rStyle w:val="Emphasis"/>
            <w:rFonts w:ascii="ZWAdobeF" w:hAnsi="ZWAdobeF" w:cs="ZWAdobeF"/>
            <w:i w:val="0"/>
            <w:sz w:val="2"/>
            <w:szCs w:val="2"/>
          </w:rPr>
          <w:delText>2402B</w:delText>
        </w:r>
        <w:r w:rsidR="0033544D" w:rsidRPr="00742779">
          <w:rPr>
            <w:rStyle w:val="Emphasis"/>
          </w:rPr>
          <w:delText>Unitrin</w:delText>
        </w:r>
      </w:del>
      <w:ins w:id="5646" w:author="Seth Oranburg" w:date="2026-03-07T09:50:00Z" w16du:dateUtc="2026-03-07T14:50:00Z">
        <w:r w:rsidR="0033544D" w:rsidRPr="00742779">
          <w:rPr>
            <w:rStyle w:val="Emphasis"/>
          </w:rPr>
          <w:t>Unitrin</w:t>
        </w:r>
      </w:ins>
      <w:r w:rsidR="0033544D" w:rsidRPr="00742779">
        <w:t xml:space="preserve"> established several principles that continue to shape defensive measure analysis.</w:t>
      </w:r>
    </w:p>
    <w:p w14:paraId="630D4F5D" w14:textId="77777777" w:rsidR="0033544D" w:rsidRPr="00742779" w:rsidRDefault="00742779" w:rsidP="000E54B1">
      <w:del w:id="5647" w:author="Seth Oranburg" w:date="2026-03-07T09:50:00Z" w16du:dateUtc="2026-03-07T14:50:00Z">
        <w:r w:rsidRPr="00742779">
          <w:rPr>
            <w:rFonts w:ascii="ZWAdobeF" w:hAnsi="ZWAdobeF" w:cs="ZWAdobeF"/>
            <w:sz w:val="2"/>
            <w:szCs w:val="2"/>
          </w:rPr>
          <w:delText>2403B</w:delText>
        </w:r>
        <w:r w:rsidR="0033544D" w:rsidRPr="00742779">
          <w:delText>First</w:delText>
        </w:r>
      </w:del>
      <w:ins w:id="5648" w:author="Seth Oranburg" w:date="2026-03-07T09:50:00Z" w16du:dateUtc="2026-03-07T14:50:00Z">
        <w:r w:rsidR="0033544D" w:rsidRPr="00742779">
          <w:t>First</w:t>
        </w:r>
      </w:ins>
      <w:r w:rsidR="0033544D" w:rsidRPr="00742779">
        <w:t>, proportionality analysis has two components: preclusive and coercive. A defense is disproportionate if it satisfies either test. But if it satisfies neither, it falls within the range of reasonableness and receives substantial deference.</w:t>
      </w:r>
    </w:p>
    <w:p w14:paraId="10AA7CED" w14:textId="77777777" w:rsidR="0033544D" w:rsidRPr="00742779" w:rsidRDefault="00742779" w:rsidP="000E54B1">
      <w:del w:id="5649" w:author="Seth Oranburg" w:date="2026-03-07T09:50:00Z" w16du:dateUtc="2026-03-07T14:50:00Z">
        <w:r w:rsidRPr="00742779">
          <w:rPr>
            <w:rFonts w:ascii="ZWAdobeF" w:hAnsi="ZWAdobeF" w:cs="ZWAdobeF"/>
            <w:sz w:val="2"/>
            <w:szCs w:val="2"/>
          </w:rPr>
          <w:delText>2404B</w:delText>
        </w:r>
        <w:r w:rsidR="0033544D" w:rsidRPr="00742779">
          <w:delText>Second</w:delText>
        </w:r>
      </w:del>
      <w:ins w:id="5650" w:author="Seth Oranburg" w:date="2026-03-07T09:50:00Z" w16du:dateUtc="2026-03-07T14:50:00Z">
        <w:r w:rsidR="0033544D" w:rsidRPr="00742779">
          <w:t>Second</w:t>
        </w:r>
      </w:ins>
      <w:r w:rsidR="0033544D" w:rsidRPr="00742779">
        <w:t xml:space="preserve">, the threshold for </w:t>
      </w:r>
      <w:r w:rsidR="009F60D1" w:rsidRPr="00742779">
        <w:t>“</w:t>
      </w:r>
      <w:r w:rsidR="0033544D" w:rsidRPr="00742779">
        <w:t>preclusive</w:t>
      </w:r>
      <w:r w:rsidR="009F60D1" w:rsidRPr="00742779">
        <w:t>”</w:t>
      </w:r>
      <w:r w:rsidR="0033544D" w:rsidRPr="00742779">
        <w:t xml:space="preserve"> is high. Defenses that make acquisition difficult, expensive, or unlikely are not necessarily preclusive. Only defenses that make acquisition mathematically impossible or that </w:t>
      </w:r>
      <w:r w:rsidR="009F60D1" w:rsidRPr="00742779">
        <w:t>“</w:t>
      </w:r>
      <w:r w:rsidR="0033544D" w:rsidRPr="00742779">
        <w:t>fundamentally restrict</w:t>
      </w:r>
      <w:r w:rsidR="009F60D1" w:rsidRPr="00742779">
        <w:t>”</w:t>
      </w:r>
      <w:r w:rsidR="0033544D" w:rsidRPr="00742779">
        <w:t xml:space="preserve"> proxy contests cross the line.</w:t>
      </w:r>
    </w:p>
    <w:p w14:paraId="77875747" w14:textId="77777777" w:rsidR="0033544D" w:rsidRPr="00742779" w:rsidRDefault="00742779" w:rsidP="000E54B1">
      <w:del w:id="5651" w:author="Seth Oranburg" w:date="2026-03-07T09:50:00Z" w16du:dateUtc="2026-03-07T14:50:00Z">
        <w:r w:rsidRPr="00742779">
          <w:rPr>
            <w:rFonts w:ascii="ZWAdobeF" w:hAnsi="ZWAdobeF" w:cs="ZWAdobeF"/>
            <w:sz w:val="2"/>
            <w:szCs w:val="2"/>
          </w:rPr>
          <w:delText>2405B</w:delText>
        </w:r>
        <w:r w:rsidR="0033544D" w:rsidRPr="00742779">
          <w:delText>Third</w:delText>
        </w:r>
      </w:del>
      <w:ins w:id="5652" w:author="Seth Oranburg" w:date="2026-03-07T09:50:00Z" w16du:dateUtc="2026-03-07T14:50:00Z">
        <w:r w:rsidR="0033544D" w:rsidRPr="00742779">
          <w:t>Third</w:t>
        </w:r>
      </w:ins>
      <w:r w:rsidR="0033544D" w:rsidRPr="00742779">
        <w:t>, courts must consider all available paths to acquisition when assessing preclusiveness. Even if a tender offer is blocked, shareholders can wage a proxy contest to replace the board. Even if one election is insufficient, an acquirer can win successive elections if the board is staggered. The existence of any viable path defeats a preclusiveness claim.</w:t>
      </w:r>
    </w:p>
    <w:p w14:paraId="1E2C2E10" w14:textId="77777777" w:rsidR="0033544D" w:rsidRPr="00742779" w:rsidRDefault="00742779" w:rsidP="000E54B1">
      <w:del w:id="5653" w:author="Seth Oranburg" w:date="2026-03-07T09:50:00Z" w16du:dateUtc="2026-03-07T14:50:00Z">
        <w:r w:rsidRPr="00742779">
          <w:rPr>
            <w:rFonts w:ascii="ZWAdobeF" w:hAnsi="ZWAdobeF" w:cs="ZWAdobeF"/>
            <w:sz w:val="2"/>
            <w:szCs w:val="2"/>
          </w:rPr>
          <w:delText>2406B</w:delText>
        </w:r>
        <w:r w:rsidR="0033544D" w:rsidRPr="00742779">
          <w:delText>Fourth</w:delText>
        </w:r>
      </w:del>
      <w:ins w:id="5654" w:author="Seth Oranburg" w:date="2026-03-07T09:50:00Z" w16du:dateUtc="2026-03-07T14:50:00Z">
        <w:r w:rsidR="0033544D" w:rsidRPr="00742779">
          <w:t>Fourth</w:t>
        </w:r>
      </w:ins>
      <w:r w:rsidR="0033544D" w:rsidRPr="00742779">
        <w:t>, within the range of reasonableness, courts defer to board judgment. They do not second-guess whether the board chose the optimal defensive strategy or whether a less aggressive response would have been preferable. The board has discretion to choose among reasonable alternatives.</w:t>
      </w:r>
    </w:p>
    <w:p w14:paraId="1FEFEB9D" w14:textId="77777777" w:rsidR="0033544D" w:rsidRPr="00742779" w:rsidRDefault="00742779" w:rsidP="000E54B1">
      <w:del w:id="5655" w:author="Seth Oranburg" w:date="2026-03-07T09:50:00Z" w16du:dateUtc="2026-03-07T14:50:00Z">
        <w:r w:rsidRPr="00742779">
          <w:rPr>
            <w:rFonts w:ascii="ZWAdobeF" w:hAnsi="ZWAdobeF" w:cs="ZWAdobeF"/>
            <w:sz w:val="2"/>
            <w:szCs w:val="2"/>
          </w:rPr>
          <w:delText>2407B</w:delText>
        </w:r>
        <w:r w:rsidR="0033544D" w:rsidRPr="00742779">
          <w:delText>The</w:delText>
        </w:r>
      </w:del>
      <w:ins w:id="5656" w:author="Seth Oranburg" w:date="2026-03-07T09:50:00Z" w16du:dateUtc="2026-03-07T14:50:00Z">
        <w:r w:rsidR="0033544D" w:rsidRPr="00742779">
          <w:t>The</w:t>
        </w:r>
      </w:ins>
      <w:r w:rsidR="0033544D" w:rsidRPr="00742779">
        <w:t xml:space="preserve"> practical effect of </w:t>
      </w:r>
      <w:r w:rsidR="0033544D" w:rsidRPr="00742779">
        <w:rPr>
          <w:rStyle w:val="Emphasis"/>
        </w:rPr>
        <w:t>Unitrin</w:t>
      </w:r>
      <w:r w:rsidR="0033544D" w:rsidRPr="00742779">
        <w:t xml:space="preserve"> was to make successful proportionality challenges rare. If the standard is mathematical impossibility, most defenses will survive review. Pills, repurchase programs, and other common tactics make acquisition more difficult but almost never make it impossible in the strict sense </w:t>
      </w:r>
      <w:r w:rsidR="0033544D" w:rsidRPr="00742779">
        <w:rPr>
          <w:rStyle w:val="Emphasis"/>
        </w:rPr>
        <w:t>Unitrin</w:t>
      </w:r>
      <w:r w:rsidR="0033544D" w:rsidRPr="00742779">
        <w:t xml:space="preserve"> requires.</w:t>
      </w:r>
    </w:p>
    <w:p w14:paraId="1FE7055E" w14:textId="77777777" w:rsidR="0033544D" w:rsidRPr="00742779" w:rsidRDefault="0059744E" w:rsidP="000E54B1">
      <w:pPr>
        <w:rPr>
          <w:del w:id="5657" w:author="Seth Oranburg" w:date="2026-03-07T09:50:00Z" w16du:dateUtc="2026-03-07T14:50:00Z"/>
          <w:rFonts w:eastAsia="Times New Roman"/>
        </w:rPr>
      </w:pPr>
      <w:del w:id="5658" w:author="Seth Oranburg" w:date="2026-03-07T09:50:00Z" w16du:dateUtc="2026-03-07T14:50:00Z">
        <w:r>
          <w:rPr>
            <w:rFonts w:eastAsia="Times New Roman"/>
            <w:noProof/>
          </w:rPr>
          <w:pict w14:anchorId="0BAA60F1">
            <v:rect id="_x0000_i1038" alt="P2892#yIS1" style="width:239.6pt;height:.05pt;mso-width-percent:0;mso-height-percent:0;mso-width-percent:0;mso-height-percent:0" o:hrpct="512" o:hralign="center" o:hrstd="t" o:hr="t" fillcolor="#a0a0a0" stroked="f"/>
          </w:pict>
        </w:r>
      </w:del>
    </w:p>
    <w:p w14:paraId="522EAAAB" w14:textId="77777777" w:rsidR="0033544D" w:rsidRPr="00742779" w:rsidRDefault="0059744E" w:rsidP="000E54B1">
      <w:pPr>
        <w:rPr>
          <w:ins w:id="5659" w:author="Seth Oranburg" w:date="2026-03-07T09:50:00Z" w16du:dateUtc="2026-03-07T14:50:00Z"/>
          <w:rFonts w:eastAsia="Times New Roman"/>
        </w:rPr>
      </w:pPr>
      <w:ins w:id="5660" w:author="Seth Oranburg" w:date="2026-03-07T09:50:00Z" w16du:dateUtc="2026-03-07T14:50:00Z">
        <w:r>
          <w:rPr>
            <w:rFonts w:eastAsia="Times New Roman"/>
            <w:noProof/>
          </w:rPr>
          <w:lastRenderedPageBreak/>
          <w:pict w14:anchorId="113AAFDC">
            <v:rect id="_x0000_i1037" alt="P2892#yIS1" style="width:239.6pt;height:.05pt;mso-width-percent:0;mso-height-percent:0;mso-width-percent:0;mso-height-percent:0" o:hrpct="512" o:hralign="center" o:hrstd="t" o:hr="t" fillcolor="#a0a0a0" stroked="f"/>
          </w:pict>
        </w:r>
      </w:ins>
    </w:p>
    <w:p w14:paraId="63564AA5" w14:textId="77777777" w:rsidR="0033544D" w:rsidRPr="00742779" w:rsidRDefault="0033544D" w:rsidP="000E54B1">
      <w:pPr>
        <w:pStyle w:val="Heading2"/>
        <w:rPr>
          <w:rFonts w:eastAsia="Times New Roman"/>
        </w:rPr>
      </w:pPr>
      <w:r w:rsidRPr="00742779">
        <w:rPr>
          <w:rStyle w:val="Emphasis"/>
          <w:rFonts w:eastAsia="Times New Roman"/>
        </w:rPr>
        <w:t>Air Products and Chemicals, Inc. v. Airgas, Inc.</w:t>
      </w:r>
      <w:r w:rsidRPr="00742779">
        <w:rPr>
          <w:rFonts w:eastAsia="Times New Roman"/>
        </w:rPr>
        <w:t xml:space="preserve"> (2011): </w:t>
      </w:r>
      <w:r w:rsidR="009F60D1" w:rsidRPr="00742779">
        <w:rPr>
          <w:rFonts w:eastAsia="Times New Roman"/>
        </w:rPr>
        <w:t>“</w:t>
      </w:r>
      <w:r w:rsidRPr="00742779">
        <w:rPr>
          <w:rFonts w:eastAsia="Times New Roman"/>
        </w:rPr>
        <w:t>Just Say No</w:t>
      </w:r>
      <w:r w:rsidR="009F60D1" w:rsidRPr="00742779">
        <w:rPr>
          <w:rFonts w:eastAsia="Times New Roman"/>
        </w:rPr>
        <w:t>”</w:t>
      </w:r>
      <w:r w:rsidRPr="00742779">
        <w:rPr>
          <w:rFonts w:eastAsia="Times New Roman"/>
        </w:rPr>
        <w:t xml:space="preserve"> Affirmed</w:t>
      </w:r>
    </w:p>
    <w:p w14:paraId="007A84B2" w14:textId="77777777" w:rsidR="0033544D" w:rsidRPr="00742779" w:rsidRDefault="00742779" w:rsidP="000E54B1">
      <w:pPr>
        <w:pPrChange w:id="5661" w:author="Seth Oranburg" w:date="2026-03-07T09:50:00Z" w16du:dateUtc="2026-03-07T14:50:00Z">
          <w:pPr>
            <w:pStyle w:val="NormalWeb"/>
          </w:pPr>
        </w:pPrChange>
      </w:pPr>
      <w:del w:id="5662" w:author="Seth Oranburg" w:date="2026-03-07T09:50:00Z" w16du:dateUtc="2026-03-07T14:50:00Z">
        <w:r w:rsidRPr="00742779">
          <w:rPr>
            <w:rFonts w:ascii="ZWAdobeF" w:hAnsi="ZWAdobeF" w:cs="ZWAdobeF"/>
            <w:sz w:val="2"/>
            <w:szCs w:val="2"/>
          </w:rPr>
          <w:delText>2408B</w:delText>
        </w:r>
        <w:r w:rsidR="0033544D" w:rsidRPr="00742779">
          <w:delText>The</w:delText>
        </w:r>
      </w:del>
      <w:ins w:id="5663" w:author="Seth Oranburg" w:date="2026-03-07T09:50:00Z" w16du:dateUtc="2026-03-07T14:50:00Z">
        <w:r w:rsidR="0033544D" w:rsidRPr="00742779">
          <w:t>The</w:t>
        </w:r>
      </w:ins>
      <w:r w:rsidR="0033544D" w:rsidRPr="00742779">
        <w:t xml:space="preserve"> question left open by prior cases was whether a board could maintain defenses indefinitely against a determined bidder. </w:t>
      </w:r>
      <w:r w:rsidR="0033544D" w:rsidRPr="00742779">
        <w:rPr>
          <w:rStyle w:val="Emphasis"/>
        </w:rPr>
        <w:t>Airgas</w:t>
      </w:r>
      <w:r w:rsidR="0033544D" w:rsidRPr="00742779">
        <w:t xml:space="preserve"> provided a resounding answer: yes.</w:t>
      </w:r>
      <w:r w:rsidR="0033544D">
        <w:fldChar w:fldCharType="begin"/>
      </w:r>
      <w:r w:rsidR="0033544D">
        <w:instrText>HYPERLINK \l "fn347-11647" \o "Jump to citation"</w:instrText>
      </w:r>
      <w:r w:rsidR="0033544D">
        <w:fldChar w:fldCharType="separate"/>
      </w:r>
      <w:r w:rsidR="0033544D" w:rsidRPr="00742779">
        <w:rPr>
          <w:rStyle w:val="Hyperlink"/>
          <w:color w:val="auto"/>
          <w:u w:val="none"/>
        </w:rPr>
        <w:t>[347</w:t>
      </w:r>
      <w:r w:rsidR="00EE2871" w:rsidRPr="00742779">
        <w:rPr>
          <w:rStyle w:val="Hyperlink"/>
          <w:color w:val="auto"/>
          <w:u w:val="none"/>
        </w:rPr>
        <w:t>]</w:t>
      </w:r>
      <w:r w:rsidR="0033544D">
        <w:fldChar w:fldCharType="end"/>
      </w:r>
    </w:p>
    <w:p w14:paraId="77415197" w14:textId="77777777" w:rsidR="0033544D" w:rsidRPr="00742779" w:rsidRDefault="0033544D" w:rsidP="000E54B1">
      <w:pPr>
        <w:pStyle w:val="Heading3"/>
        <w:rPr>
          <w:rFonts w:eastAsia="Times New Roman"/>
        </w:rPr>
      </w:pPr>
      <w:r w:rsidRPr="00742779">
        <w:rPr>
          <w:rFonts w:eastAsia="Times New Roman"/>
        </w:rPr>
        <w:t>The Facts</w:t>
      </w:r>
    </w:p>
    <w:p w14:paraId="1FE3FF27" w14:textId="77777777" w:rsidR="0033544D" w:rsidRPr="00742779" w:rsidRDefault="00742779" w:rsidP="000E54B1">
      <w:del w:id="5664" w:author="Seth Oranburg" w:date="2026-03-07T09:50:00Z" w16du:dateUtc="2026-03-07T14:50:00Z">
        <w:r w:rsidRPr="00742779">
          <w:rPr>
            <w:rFonts w:ascii="ZWAdobeF" w:hAnsi="ZWAdobeF" w:cs="ZWAdobeF"/>
            <w:sz w:val="2"/>
            <w:szCs w:val="2"/>
          </w:rPr>
          <w:delText>2409B</w:delText>
        </w:r>
        <w:r w:rsidR="0033544D" w:rsidRPr="00742779">
          <w:delText>Air</w:delText>
        </w:r>
      </w:del>
      <w:ins w:id="5665" w:author="Seth Oranburg" w:date="2026-03-07T09:50:00Z" w16du:dateUtc="2026-03-07T14:50:00Z">
        <w:r w:rsidR="0033544D" w:rsidRPr="00742779">
          <w:t>Air</w:t>
        </w:r>
      </w:ins>
      <w:r w:rsidR="0033544D" w:rsidRPr="00742779">
        <w:t xml:space="preserve"> Products and Chemicals, Inc., a major industrial gas company, set its sights on Airgas, Inc., a leading distributor of industrial, medical, and specialty gases. In October 2009, Air Products made an unsolicited proposal to acquire Airgas at $60 per share.</w:t>
      </w:r>
    </w:p>
    <w:p w14:paraId="08C02C66" w14:textId="77777777" w:rsidR="0033544D" w:rsidRPr="00742779" w:rsidRDefault="00742779" w:rsidP="000E54B1">
      <w:del w:id="5666" w:author="Seth Oranburg" w:date="2026-03-07T09:50:00Z" w16du:dateUtc="2026-03-07T14:50:00Z">
        <w:r w:rsidRPr="00742779">
          <w:rPr>
            <w:rFonts w:ascii="ZWAdobeF" w:hAnsi="ZWAdobeF" w:cs="ZWAdobeF"/>
            <w:sz w:val="2"/>
            <w:szCs w:val="2"/>
          </w:rPr>
          <w:delText>2410B</w:delText>
        </w:r>
        <w:r w:rsidR="0033544D" w:rsidRPr="00742779">
          <w:delText>The</w:delText>
        </w:r>
      </w:del>
      <w:ins w:id="5667" w:author="Seth Oranburg" w:date="2026-03-07T09:50:00Z" w16du:dateUtc="2026-03-07T14:50:00Z">
        <w:r w:rsidR="0033544D" w:rsidRPr="00742779">
          <w:t>The</w:t>
        </w:r>
      </w:ins>
      <w:r w:rsidR="0033544D" w:rsidRPr="00742779">
        <w:t xml:space="preserve"> Airgas board, advised by independent financial advisors, concluded that $60 substantially undervalued the company. They rejected the offer. Air Products raised its bid to $63.50, then to $65.50. Each time, the Airgas board rejected the offer as inadequate, maintaining that the company</w:t>
      </w:r>
      <w:r w:rsidR="009F60D1" w:rsidRPr="00742779">
        <w:t>’</w:t>
      </w:r>
      <w:r w:rsidR="0033544D" w:rsidRPr="00742779">
        <w:t>s standalone value exceeded the offered price.</w:t>
      </w:r>
    </w:p>
    <w:p w14:paraId="4F74057E" w14:textId="77777777" w:rsidR="0033544D" w:rsidRPr="00742779" w:rsidRDefault="00742779" w:rsidP="000E54B1">
      <w:del w:id="5668" w:author="Seth Oranburg" w:date="2026-03-07T09:50:00Z" w16du:dateUtc="2026-03-07T14:50:00Z">
        <w:r w:rsidRPr="00742779">
          <w:rPr>
            <w:rFonts w:ascii="ZWAdobeF" w:hAnsi="ZWAdobeF" w:cs="ZWAdobeF"/>
            <w:sz w:val="2"/>
            <w:szCs w:val="2"/>
          </w:rPr>
          <w:delText>2411B</w:delText>
        </w:r>
        <w:r w:rsidR="0033544D" w:rsidRPr="00742779">
          <w:delText>Air</w:delText>
        </w:r>
      </w:del>
      <w:ins w:id="5669" w:author="Seth Oranburg" w:date="2026-03-07T09:50:00Z" w16du:dateUtc="2026-03-07T14:50:00Z">
        <w:r w:rsidR="0033544D" w:rsidRPr="00742779">
          <w:t>Air</w:t>
        </w:r>
      </w:ins>
      <w:r w:rsidR="0033544D" w:rsidRPr="00742779">
        <w:t xml:space="preserve"> Products then took its campaign directly to shareholders. It nominated a full slate of director candidates for Airgas</w:t>
      </w:r>
      <w:r w:rsidR="009F60D1" w:rsidRPr="00742779">
        <w:t>’</w:t>
      </w:r>
      <w:r w:rsidR="0033544D" w:rsidRPr="00742779">
        <w:t>s annual meeting, seeking to replace the board with directors who would redeem the poison pill and allow the tender offer to proceed. In September 2010, Air Products won a resounding victory: shareholders elected three Air Products nominees to the Airgas board, replacing incumbent directors.</w:t>
      </w:r>
    </w:p>
    <w:p w14:paraId="310394B5" w14:textId="77777777" w:rsidR="0033544D" w:rsidRPr="00742779" w:rsidRDefault="00742779" w:rsidP="000E54B1">
      <w:del w:id="5670" w:author="Seth Oranburg" w:date="2026-03-07T09:50:00Z" w16du:dateUtc="2026-03-07T14:50:00Z">
        <w:r w:rsidRPr="00742779">
          <w:rPr>
            <w:rFonts w:ascii="ZWAdobeF" w:hAnsi="ZWAdobeF" w:cs="ZWAdobeF"/>
            <w:sz w:val="2"/>
            <w:szCs w:val="2"/>
          </w:rPr>
          <w:delText>2412B</w:delText>
        </w:r>
        <w:r w:rsidR="0033544D" w:rsidRPr="00742779">
          <w:delText>But</w:delText>
        </w:r>
      </w:del>
      <w:ins w:id="5671" w:author="Seth Oranburg" w:date="2026-03-07T09:50:00Z" w16du:dateUtc="2026-03-07T14:50:00Z">
        <w:r w:rsidR="0033544D" w:rsidRPr="00742779">
          <w:t>But</w:t>
        </w:r>
      </w:ins>
      <w:r w:rsidR="0033544D" w:rsidRPr="00742779">
        <w:t xml:space="preserve"> here the story took an unexpected turn. Under Airgas</w:t>
      </w:r>
      <w:r w:rsidR="009F60D1" w:rsidRPr="00742779">
        <w:t>’</w:t>
      </w:r>
      <w:r w:rsidR="0033544D" w:rsidRPr="00742779">
        <w:t>s staggered board structure, only one-third of directors stood for election each year. Air Products had won one election, but it did not control the board. The newly elected directors joined a board still dominated by incumbents and directors appointed before the proxy contest.</w:t>
      </w:r>
    </w:p>
    <w:p w14:paraId="716CA6BD" w14:textId="77777777" w:rsidR="0033544D" w:rsidRPr="00742779" w:rsidRDefault="00742779" w:rsidP="000E54B1">
      <w:del w:id="5672" w:author="Seth Oranburg" w:date="2026-03-07T09:50:00Z" w16du:dateUtc="2026-03-07T14:50:00Z">
        <w:r w:rsidRPr="00742779">
          <w:rPr>
            <w:rFonts w:ascii="ZWAdobeF" w:hAnsi="ZWAdobeF" w:cs="ZWAdobeF"/>
            <w:sz w:val="2"/>
            <w:szCs w:val="2"/>
          </w:rPr>
          <w:delText>2413B</w:delText>
        </w:r>
        <w:r w:rsidR="0033544D" w:rsidRPr="00742779">
          <w:delText>Crucially</w:delText>
        </w:r>
      </w:del>
      <w:ins w:id="5673" w:author="Seth Oranburg" w:date="2026-03-07T09:50:00Z" w16du:dateUtc="2026-03-07T14:50:00Z">
        <w:r w:rsidR="0033544D" w:rsidRPr="00742779">
          <w:t>Crucially</w:t>
        </w:r>
      </w:ins>
      <w:r w:rsidR="0033544D" w:rsidRPr="00742779">
        <w:t>, even the newly elected directors concluded that Air Products</w:t>
      </w:r>
      <w:r w:rsidR="009F60D1" w:rsidRPr="00742779">
        <w:t>’</w:t>
      </w:r>
      <w:r w:rsidR="0033544D" w:rsidRPr="00742779">
        <w:t xml:space="preserve"> offer was inadequate. After joining the board and receiving access to Airgas</w:t>
      </w:r>
      <w:r w:rsidR="009F60D1" w:rsidRPr="00742779">
        <w:t>’</w:t>
      </w:r>
      <w:r w:rsidR="0033544D" w:rsidRPr="00742779">
        <w:t>s confidential financial information and strategic plans, they agreed with the incumbent directors that the company was worth substantially more than Air Products was offering. Air Products eventually raised its bid to $70 per share, but the entire board, including the Air Products nominees, refused to redeem the pill.</w:t>
      </w:r>
    </w:p>
    <w:p w14:paraId="70458955" w14:textId="77777777" w:rsidR="0033544D" w:rsidRPr="00742779" w:rsidRDefault="00742779" w:rsidP="000E54B1">
      <w:del w:id="5674" w:author="Seth Oranburg" w:date="2026-03-07T09:50:00Z" w16du:dateUtc="2026-03-07T14:50:00Z">
        <w:r w:rsidRPr="00742779">
          <w:rPr>
            <w:rFonts w:ascii="ZWAdobeF" w:hAnsi="ZWAdobeF" w:cs="ZWAdobeF"/>
            <w:sz w:val="2"/>
            <w:szCs w:val="2"/>
          </w:rPr>
          <w:lastRenderedPageBreak/>
          <w:delText>2414B</w:delText>
        </w:r>
        <w:r w:rsidR="0033544D" w:rsidRPr="00742779">
          <w:delText>Air</w:delText>
        </w:r>
      </w:del>
      <w:ins w:id="5675" w:author="Seth Oranburg" w:date="2026-03-07T09:50:00Z" w16du:dateUtc="2026-03-07T14:50:00Z">
        <w:r w:rsidR="0033544D" w:rsidRPr="00742779">
          <w:t>Air</w:t>
        </w:r>
      </w:ins>
      <w:r w:rsidR="0033544D" w:rsidRPr="00742779">
        <w:t xml:space="preserve"> Products sought judicial intervention. It argued that the board could not maintain the pill indefinitely against shareholders</w:t>
      </w:r>
      <w:r w:rsidR="009F60D1" w:rsidRPr="00742779">
        <w:t>’</w:t>
      </w:r>
      <w:r w:rsidR="0033544D" w:rsidRPr="00742779">
        <w:t xml:space="preserve"> demonstrated preference for the acquisition. The shareholders had spoken by electing Air Products</w:t>
      </w:r>
      <w:r w:rsidR="009F60D1" w:rsidRPr="00742779">
        <w:t>’</w:t>
      </w:r>
      <w:r w:rsidR="0033544D" w:rsidRPr="00742779">
        <w:t xml:space="preserve"> nominees. The board</w:t>
      </w:r>
      <w:r w:rsidR="009F60D1" w:rsidRPr="00742779">
        <w:t>’</w:t>
      </w:r>
      <w:r w:rsidR="0033544D" w:rsidRPr="00742779">
        <w:t>s continued resistance was entrenchment, not legitimate defense.</w:t>
      </w:r>
    </w:p>
    <w:p w14:paraId="36B278A4" w14:textId="77777777" w:rsidR="0033544D" w:rsidRPr="00742779" w:rsidRDefault="0033544D" w:rsidP="000E54B1">
      <w:pPr>
        <w:pStyle w:val="Heading3"/>
        <w:rPr>
          <w:rFonts w:eastAsia="Times New Roman"/>
        </w:rPr>
      </w:pPr>
      <w:r w:rsidRPr="00742779">
        <w:rPr>
          <w:rFonts w:eastAsia="Times New Roman"/>
        </w:rPr>
        <w:t>The Holdings</w:t>
      </w:r>
    </w:p>
    <w:p w14:paraId="77CB01AB" w14:textId="77777777" w:rsidR="0033544D" w:rsidRPr="00742779" w:rsidRDefault="00742779" w:rsidP="000E54B1">
      <w:del w:id="5676" w:author="Seth Oranburg" w:date="2026-03-07T09:50:00Z" w16du:dateUtc="2026-03-07T14:50:00Z">
        <w:r w:rsidRPr="00742779">
          <w:rPr>
            <w:rFonts w:ascii="ZWAdobeF" w:hAnsi="ZWAdobeF" w:cs="ZWAdobeF"/>
            <w:sz w:val="2"/>
            <w:szCs w:val="2"/>
          </w:rPr>
          <w:delText>2415B</w:delText>
        </w:r>
        <w:r w:rsidR="0033544D" w:rsidRPr="00742779">
          <w:delText>Chancellor</w:delText>
        </w:r>
      </w:del>
      <w:ins w:id="5677" w:author="Seth Oranburg" w:date="2026-03-07T09:50:00Z" w16du:dateUtc="2026-03-07T14:50:00Z">
        <w:r w:rsidR="0033544D" w:rsidRPr="00742779">
          <w:t>Chancellor</w:t>
        </w:r>
      </w:ins>
      <w:r w:rsidR="0033544D" w:rsidRPr="00742779">
        <w:t xml:space="preserve"> Chandler</w:t>
      </w:r>
      <w:r w:rsidR="009F60D1" w:rsidRPr="00742779">
        <w:t>’</w:t>
      </w:r>
      <w:r w:rsidR="0033544D" w:rsidRPr="00742779">
        <w:t>s opinion in the Court of Chancery became a landmark statement of director authority in the takeover context. The court ruled emphatically for Airgas.</w:t>
      </w:r>
    </w:p>
    <w:p w14:paraId="420BF202" w14:textId="77777777" w:rsidR="0033544D" w:rsidRPr="00742779" w:rsidRDefault="00742779" w:rsidP="000E54B1">
      <w:del w:id="5678" w:author="Seth Oranburg" w:date="2026-03-07T09:50:00Z" w16du:dateUtc="2026-03-07T14:50:00Z">
        <w:r w:rsidRPr="00742779">
          <w:rPr>
            <w:rFonts w:ascii="ZWAdobeF" w:hAnsi="ZWAdobeF" w:cs="ZWAdobeF"/>
            <w:sz w:val="2"/>
            <w:szCs w:val="2"/>
          </w:rPr>
          <w:delText>2416B</w:delText>
        </w:r>
        <w:r w:rsidR="0033544D" w:rsidRPr="00742779">
          <w:delText>The</w:delText>
        </w:r>
      </w:del>
      <w:ins w:id="5679" w:author="Seth Oranburg" w:date="2026-03-07T09:50:00Z" w16du:dateUtc="2026-03-07T14:50:00Z">
        <w:r w:rsidR="0033544D" w:rsidRPr="00742779">
          <w:t>The</w:t>
        </w:r>
      </w:ins>
      <w:r w:rsidR="0033544D" w:rsidRPr="00742779">
        <w:t xml:space="preserve"> court began by acknowledging the central tension:</w:t>
      </w:r>
    </w:p>
    <w:p w14:paraId="5F501E5A" w14:textId="77777777" w:rsidR="0033544D" w:rsidRPr="00742779" w:rsidRDefault="00742779" w:rsidP="000E54B1">
      <w:pPr>
        <w:spacing w:before="100" w:after="100"/>
        <w:ind w:left="720" w:right="720"/>
        <w:divId w:val="1122188685"/>
        <w:pPrChange w:id="5680" w:author="Seth Oranburg" w:date="2026-03-07T09:50:00Z" w16du:dateUtc="2026-03-07T14:50:00Z">
          <w:pPr>
            <w:pStyle w:val="NormalWeb"/>
            <w:spacing w:before="100" w:after="100"/>
            <w:ind w:left="720" w:right="720"/>
            <w:divId w:val="1122188685"/>
          </w:pPr>
        </w:pPrChange>
      </w:pPr>
      <w:del w:id="5681" w:author="Seth Oranburg" w:date="2026-03-07T09:50:00Z" w16du:dateUtc="2026-03-07T14:50:00Z">
        <w:r w:rsidRPr="00742779">
          <w:rPr>
            <w:rFonts w:ascii="ZWAdobeF" w:hAnsi="ZWAdobeF" w:cs="ZWAdobeF"/>
            <w:sz w:val="2"/>
            <w:szCs w:val="2"/>
          </w:rPr>
          <w:delText>2417B</w:delText>
        </w:r>
        <w:r w:rsidR="0033544D" w:rsidRPr="00742779">
          <w:delText>This</w:delText>
        </w:r>
      </w:del>
      <w:ins w:id="5682" w:author="Seth Oranburg" w:date="2026-03-07T09:50:00Z" w16du:dateUtc="2026-03-07T14:50:00Z">
        <w:r w:rsidR="0033544D" w:rsidRPr="00742779">
          <w:t>This</w:t>
        </w:r>
      </w:ins>
      <w:r w:rsidR="0033544D" w:rsidRPr="00742779">
        <w:t xml:space="preserve"> case brings to the fore one of the most basic questions animating all of corporate law, a question that has occupied the attention of our courts for decades now: Who decides? The board of directors of a Delaware corporation, or its stockholders? The stockholders of Airgas are, by a wide margin, parsing the board</w:t>
      </w:r>
      <w:r w:rsidR="009F60D1" w:rsidRPr="00742779">
        <w:t>’</w:t>
      </w:r>
      <w:r w:rsidR="0033544D" w:rsidRPr="00742779">
        <w:t>s defenses and find them inadequate. But the board believes, and has decided, that the hostile offer is inadequate and does not reflect Airgas</w:t>
      </w:r>
      <w:r w:rsidR="009F60D1" w:rsidRPr="00742779">
        <w:t>’</w:t>
      </w:r>
      <w:r w:rsidR="0033544D" w:rsidRPr="00742779">
        <w:t>s true long-term value. The board refuses to redeem the pill. The question is whether the board can do that. The answer is yes.</w:t>
      </w:r>
      <w:r w:rsidR="0033544D">
        <w:fldChar w:fldCharType="begin"/>
      </w:r>
      <w:r w:rsidR="0033544D">
        <w:instrText>HYPERLINK \l "fn347-11647" \o "Jump to citation"</w:instrText>
      </w:r>
      <w:r w:rsidR="0033544D">
        <w:fldChar w:fldCharType="separate"/>
      </w:r>
      <w:r w:rsidR="0033544D" w:rsidRPr="00742779">
        <w:rPr>
          <w:rStyle w:val="Hyperlink"/>
          <w:color w:val="auto"/>
          <w:u w:val="none"/>
        </w:rPr>
        <w:t>[347</w:t>
      </w:r>
      <w:r w:rsidR="00EE2871" w:rsidRPr="00742779">
        <w:rPr>
          <w:rStyle w:val="Hyperlink"/>
          <w:color w:val="auto"/>
          <w:u w:val="none"/>
        </w:rPr>
        <w:t>]</w:t>
      </w:r>
      <w:r w:rsidR="0033544D">
        <w:fldChar w:fldCharType="end"/>
      </w:r>
    </w:p>
    <w:p w14:paraId="1FA9448E" w14:textId="77777777" w:rsidR="0033544D" w:rsidRPr="00742779" w:rsidRDefault="00742779" w:rsidP="000E54B1">
      <w:del w:id="5683" w:author="Seth Oranburg" w:date="2026-03-07T09:50:00Z" w16du:dateUtc="2026-03-07T14:50:00Z">
        <w:r w:rsidRPr="00742779">
          <w:rPr>
            <w:rFonts w:ascii="ZWAdobeF" w:hAnsi="ZWAdobeF" w:cs="ZWAdobeF"/>
            <w:sz w:val="2"/>
            <w:szCs w:val="2"/>
          </w:rPr>
          <w:delText>2418B</w:delText>
        </w:r>
        <w:r w:rsidR="0033544D" w:rsidRPr="00742779">
          <w:delText>Applying</w:delText>
        </w:r>
      </w:del>
      <w:ins w:id="5684" w:author="Seth Oranburg" w:date="2026-03-07T09:50:00Z" w16du:dateUtc="2026-03-07T14:50:00Z">
        <w:r w:rsidR="0033544D" w:rsidRPr="00742779">
          <w:t>Applying</w:t>
        </w:r>
      </w:ins>
      <w:r w:rsidR="0033544D" w:rsidRPr="00742779">
        <w:t xml:space="preserve"> </w:t>
      </w:r>
      <w:r w:rsidR="0033544D" w:rsidRPr="00742779">
        <w:rPr>
          <w:rStyle w:val="Emphasis"/>
        </w:rPr>
        <w:t>Unocal</w:t>
      </w:r>
      <w:r w:rsidR="0033544D" w:rsidRPr="00742779">
        <w:t xml:space="preserve"> review, the court found both prongs satisfied.</w:t>
      </w:r>
    </w:p>
    <w:p w14:paraId="3BB7B79B" w14:textId="77777777" w:rsidR="0033544D" w:rsidRPr="00742779" w:rsidRDefault="00742779" w:rsidP="000E54B1">
      <w:del w:id="5685" w:author="Seth Oranburg" w:date="2026-03-07T09:50:00Z" w16du:dateUtc="2026-03-07T14:50:00Z">
        <w:r w:rsidRPr="00742779">
          <w:rPr>
            <w:rFonts w:ascii="ZWAdobeF" w:hAnsi="ZWAdobeF" w:cs="ZWAdobeF"/>
            <w:sz w:val="2"/>
            <w:szCs w:val="2"/>
          </w:rPr>
          <w:delText>2419B</w:delText>
        </w:r>
        <w:r w:rsidR="0033544D" w:rsidRPr="00742779">
          <w:delText>On</w:delText>
        </w:r>
      </w:del>
      <w:ins w:id="5686" w:author="Seth Oranburg" w:date="2026-03-07T09:50:00Z" w16du:dateUtc="2026-03-07T14:50:00Z">
        <w:r w:rsidR="0033544D" w:rsidRPr="00742779">
          <w:t>On</w:t>
        </w:r>
      </w:ins>
      <w:r w:rsidR="0033544D" w:rsidRPr="00742779">
        <w:t xml:space="preserve"> threat identification, the court accepted that an inadequate price is a cognizable threat even when the offer is non-coercive:</w:t>
      </w:r>
    </w:p>
    <w:p w14:paraId="120B7BBF" w14:textId="77777777" w:rsidR="0033544D" w:rsidRPr="00742779" w:rsidRDefault="00742779" w:rsidP="000E54B1">
      <w:pPr>
        <w:spacing w:before="100" w:after="100"/>
        <w:ind w:left="720" w:right="720"/>
        <w:divId w:val="1474176810"/>
        <w:pPrChange w:id="5687" w:author="Seth Oranburg" w:date="2026-03-07T09:50:00Z" w16du:dateUtc="2026-03-07T14:50:00Z">
          <w:pPr>
            <w:pStyle w:val="NormalWeb"/>
            <w:spacing w:before="100" w:after="100"/>
            <w:ind w:left="720" w:right="720"/>
            <w:divId w:val="1474176810"/>
          </w:pPr>
        </w:pPrChange>
      </w:pPr>
      <w:del w:id="5688" w:author="Seth Oranburg" w:date="2026-03-07T09:50:00Z" w16du:dateUtc="2026-03-07T14:50:00Z">
        <w:r w:rsidRPr="00742779">
          <w:rPr>
            <w:rFonts w:ascii="ZWAdobeF" w:hAnsi="ZWAdobeF" w:cs="ZWAdobeF"/>
            <w:sz w:val="2"/>
            <w:szCs w:val="2"/>
          </w:rPr>
          <w:delText>2420B</w:delText>
        </w:r>
        <w:r w:rsidR="0033544D" w:rsidRPr="00742779">
          <w:delText>Delaware</w:delText>
        </w:r>
      </w:del>
      <w:ins w:id="5689" w:author="Seth Oranburg" w:date="2026-03-07T09:50:00Z" w16du:dateUtc="2026-03-07T14:50:00Z">
        <w:r w:rsidR="0033544D" w:rsidRPr="00742779">
          <w:t>Delaware</w:t>
        </w:r>
      </w:ins>
      <w:r w:rsidR="0033544D" w:rsidRPr="00742779">
        <w:t xml:space="preserve"> law recognizes </w:t>
      </w:r>
      <w:r w:rsidR="009F60D1" w:rsidRPr="00742779">
        <w:t>“</w:t>
      </w:r>
      <w:r w:rsidR="0033544D" w:rsidRPr="00742779">
        <w:t>substantive coercion</w:t>
      </w:r>
      <w:r w:rsidR="009F60D1" w:rsidRPr="00742779">
        <w:t>”</w:t>
      </w:r>
      <w:r w:rsidR="0033544D" w:rsidRPr="00742779">
        <w:t xml:space="preserve"> as a cognizable threat: the risk that stockholders will mistakenly accept an underpriced offer because they disbelieve management</w:t>
      </w:r>
      <w:r w:rsidR="009F60D1" w:rsidRPr="00742779">
        <w:t>’</w:t>
      </w:r>
      <w:r w:rsidR="0033544D" w:rsidRPr="00742779">
        <w:t>s representations about intrinsic value. The Airgas board believes, in good faith, that the Air Products offer is inadequate. Even though the offer is non-coercive in form, the board may protect stockholders from themselves.</w:t>
      </w:r>
      <w:r w:rsidR="0033544D">
        <w:fldChar w:fldCharType="begin"/>
      </w:r>
      <w:r w:rsidR="0033544D">
        <w:instrText>HYPERLINK \l "fn347-11647" \o "Jump to citation"</w:instrText>
      </w:r>
      <w:r w:rsidR="0033544D">
        <w:fldChar w:fldCharType="separate"/>
      </w:r>
      <w:r w:rsidR="0033544D" w:rsidRPr="00742779">
        <w:rPr>
          <w:rStyle w:val="Hyperlink"/>
          <w:color w:val="auto"/>
          <w:u w:val="none"/>
        </w:rPr>
        <w:t>[347</w:t>
      </w:r>
      <w:r w:rsidR="00EE2871" w:rsidRPr="00742779">
        <w:rPr>
          <w:rStyle w:val="Hyperlink"/>
          <w:color w:val="auto"/>
          <w:u w:val="none"/>
        </w:rPr>
        <w:t>]</w:t>
      </w:r>
      <w:r w:rsidR="0033544D">
        <w:fldChar w:fldCharType="end"/>
      </w:r>
    </w:p>
    <w:p w14:paraId="5D96F7F8" w14:textId="77777777" w:rsidR="0033544D" w:rsidRPr="00742779" w:rsidRDefault="00742779" w:rsidP="000E54B1">
      <w:del w:id="5690" w:author="Seth Oranburg" w:date="2026-03-07T09:50:00Z" w16du:dateUtc="2026-03-07T14:50:00Z">
        <w:r w:rsidRPr="00742779">
          <w:rPr>
            <w:rFonts w:ascii="ZWAdobeF" w:hAnsi="ZWAdobeF" w:cs="ZWAdobeF"/>
            <w:sz w:val="2"/>
            <w:szCs w:val="2"/>
          </w:rPr>
          <w:lastRenderedPageBreak/>
          <w:delText>2421B</w:delText>
        </w:r>
        <w:r w:rsidR="0033544D" w:rsidRPr="00742779">
          <w:delText>This</w:delText>
        </w:r>
      </w:del>
      <w:ins w:id="5691" w:author="Seth Oranburg" w:date="2026-03-07T09:50:00Z" w16du:dateUtc="2026-03-07T14:50:00Z">
        <w:r w:rsidR="0033544D" w:rsidRPr="00742779">
          <w:t>This</w:t>
        </w:r>
      </w:ins>
      <w:r w:rsidR="0033544D" w:rsidRPr="00742779">
        <w:t xml:space="preserve"> concept of </w:t>
      </w:r>
      <w:r w:rsidR="009F60D1" w:rsidRPr="00742779">
        <w:t>“</w:t>
      </w:r>
      <w:r w:rsidR="0033544D" w:rsidRPr="00742779">
        <w:t>substantive coercion</w:t>
      </w:r>
      <w:r w:rsidR="009F60D1" w:rsidRPr="00742779">
        <w:t>”</w:t>
      </w:r>
      <w:r w:rsidR="0033544D" w:rsidRPr="00742779">
        <w:t xml:space="preserve"> is critical. Earlier cases focused on structural coercion, where the offer itself forced shareholders to tender through two-tier pricing or other mechanisms. Substantive coercion is different: it refers to the risk that shareholders will accept an offer they should reject because they do not appreciate the company</w:t>
      </w:r>
      <w:r w:rsidR="009F60D1" w:rsidRPr="00742779">
        <w:t>’</w:t>
      </w:r>
      <w:r w:rsidR="0033544D" w:rsidRPr="00742779">
        <w:t>s true value.</w:t>
      </w:r>
    </w:p>
    <w:p w14:paraId="03B3DE08" w14:textId="77777777" w:rsidR="0033544D" w:rsidRPr="00742779" w:rsidRDefault="00742779" w:rsidP="000E54B1">
      <w:del w:id="5692" w:author="Seth Oranburg" w:date="2026-03-07T09:50:00Z" w16du:dateUtc="2026-03-07T14:50:00Z">
        <w:r w:rsidRPr="00742779">
          <w:rPr>
            <w:rFonts w:ascii="ZWAdobeF" w:hAnsi="ZWAdobeF" w:cs="ZWAdobeF"/>
            <w:sz w:val="2"/>
            <w:szCs w:val="2"/>
          </w:rPr>
          <w:delText>2422B</w:delText>
        </w:r>
        <w:r w:rsidR="0033544D" w:rsidRPr="00742779">
          <w:delText>On</w:delText>
        </w:r>
      </w:del>
      <w:ins w:id="5693" w:author="Seth Oranburg" w:date="2026-03-07T09:50:00Z" w16du:dateUtc="2026-03-07T14:50:00Z">
        <w:r w:rsidR="0033544D" w:rsidRPr="00742779">
          <w:t>On</w:t>
        </w:r>
      </w:ins>
      <w:r w:rsidR="0033544D" w:rsidRPr="00742779">
        <w:t xml:space="preserve"> proportionality, the court found the board</w:t>
      </w:r>
      <w:r w:rsidR="009F60D1" w:rsidRPr="00742779">
        <w:t>’</w:t>
      </w:r>
      <w:r w:rsidR="0033544D" w:rsidRPr="00742779">
        <w:t>s response reasonable:</w:t>
      </w:r>
    </w:p>
    <w:p w14:paraId="265992D4" w14:textId="77777777" w:rsidR="0033544D" w:rsidRPr="00742779" w:rsidRDefault="00742779" w:rsidP="000E54B1">
      <w:pPr>
        <w:spacing w:before="100" w:after="100"/>
        <w:ind w:left="720" w:right="720"/>
        <w:divId w:val="356852637"/>
        <w:pPrChange w:id="5694" w:author="Seth Oranburg" w:date="2026-03-07T09:50:00Z" w16du:dateUtc="2026-03-07T14:50:00Z">
          <w:pPr>
            <w:pStyle w:val="NormalWeb"/>
            <w:spacing w:before="100" w:after="100"/>
            <w:ind w:left="720" w:right="720"/>
            <w:divId w:val="356852637"/>
          </w:pPr>
        </w:pPrChange>
      </w:pPr>
      <w:del w:id="5695" w:author="Seth Oranburg" w:date="2026-03-07T09:50:00Z" w16du:dateUtc="2026-03-07T14:50:00Z">
        <w:r w:rsidRPr="00742779">
          <w:rPr>
            <w:rFonts w:ascii="ZWAdobeF" w:hAnsi="ZWAdobeF" w:cs="ZWAdobeF"/>
            <w:sz w:val="2"/>
            <w:szCs w:val="2"/>
          </w:rPr>
          <w:delText>2423B</w:delText>
        </w:r>
        <w:r w:rsidR="0033544D" w:rsidRPr="00742779">
          <w:delText>The</w:delText>
        </w:r>
      </w:del>
      <w:ins w:id="5696" w:author="Seth Oranburg" w:date="2026-03-07T09:50:00Z" w16du:dateUtc="2026-03-07T14:50:00Z">
        <w:r w:rsidR="0033544D" w:rsidRPr="00742779">
          <w:t>The</w:t>
        </w:r>
      </w:ins>
      <w:r w:rsidR="0033544D" w:rsidRPr="00742779">
        <w:t xml:space="preserve"> board</w:t>
      </w:r>
      <w:r w:rsidR="009F60D1" w:rsidRPr="00742779">
        <w:t>’</w:t>
      </w:r>
      <w:r w:rsidR="0033544D" w:rsidRPr="00742779">
        <w:t>s continued maintenance of the pill is not preclusive. Air Products has the option of running another proxy contest. If it wins, it will control a majority of the board and can redeem the pill. The path is there; it is just longer than Air Products wants.</w:t>
      </w:r>
      <w:r w:rsidR="0033544D">
        <w:fldChar w:fldCharType="begin"/>
      </w:r>
      <w:r w:rsidR="0033544D">
        <w:instrText>HYPERLINK \l "fn347-11647" \o "Jump to citation"</w:instrText>
      </w:r>
      <w:r w:rsidR="0033544D">
        <w:fldChar w:fldCharType="separate"/>
      </w:r>
      <w:r w:rsidR="0033544D" w:rsidRPr="00742779">
        <w:rPr>
          <w:rStyle w:val="Hyperlink"/>
          <w:color w:val="auto"/>
          <w:u w:val="none"/>
        </w:rPr>
        <w:t>[347</w:t>
      </w:r>
      <w:r w:rsidR="00EE2871" w:rsidRPr="00742779">
        <w:rPr>
          <w:rStyle w:val="Hyperlink"/>
          <w:color w:val="auto"/>
          <w:u w:val="none"/>
        </w:rPr>
        <w:t>]</w:t>
      </w:r>
      <w:r w:rsidR="0033544D">
        <w:fldChar w:fldCharType="end"/>
      </w:r>
    </w:p>
    <w:p w14:paraId="55629227" w14:textId="77777777" w:rsidR="0033544D" w:rsidRPr="00742779" w:rsidRDefault="00742779" w:rsidP="000E54B1">
      <w:del w:id="5697" w:author="Seth Oranburg" w:date="2026-03-07T09:50:00Z" w16du:dateUtc="2026-03-07T14:50:00Z">
        <w:r w:rsidRPr="00742779">
          <w:rPr>
            <w:rFonts w:ascii="ZWAdobeF" w:hAnsi="ZWAdobeF" w:cs="ZWAdobeF"/>
            <w:sz w:val="2"/>
            <w:szCs w:val="2"/>
          </w:rPr>
          <w:delText>2424B</w:delText>
        </w:r>
        <w:r w:rsidR="0033544D" w:rsidRPr="00742779">
          <w:delText>This</w:delText>
        </w:r>
      </w:del>
      <w:ins w:id="5698" w:author="Seth Oranburg" w:date="2026-03-07T09:50:00Z" w16du:dateUtc="2026-03-07T14:50:00Z">
        <w:r w:rsidR="0033544D" w:rsidRPr="00742779">
          <w:t>This</w:t>
        </w:r>
      </w:ins>
      <w:r w:rsidR="0033544D" w:rsidRPr="00742779">
        <w:t xml:space="preserve"> finding was significant. Air Products had already run one successful proxy contest. But because the board was staggered, it needed to win two consecutive elections, a year apart, to gain control. The pill would remain in place during that entire period. Yet the court found this was not preclusive because the path remained technically open.</w:t>
      </w:r>
    </w:p>
    <w:p w14:paraId="418DB26B" w14:textId="77777777" w:rsidR="0033544D" w:rsidRPr="00742779" w:rsidRDefault="00742779" w:rsidP="000E54B1">
      <w:del w:id="5699" w:author="Seth Oranburg" w:date="2026-03-07T09:50:00Z" w16du:dateUtc="2026-03-07T14:50:00Z">
        <w:r w:rsidRPr="00742779">
          <w:rPr>
            <w:rFonts w:ascii="ZWAdobeF" w:hAnsi="ZWAdobeF" w:cs="ZWAdobeF"/>
            <w:sz w:val="2"/>
            <w:szCs w:val="2"/>
          </w:rPr>
          <w:delText>2425B</w:delText>
        </w:r>
        <w:r w:rsidR="0033544D" w:rsidRPr="00742779">
          <w:delText>The</w:delText>
        </w:r>
      </w:del>
      <w:ins w:id="5700" w:author="Seth Oranburg" w:date="2026-03-07T09:50:00Z" w16du:dateUtc="2026-03-07T14:50:00Z">
        <w:r w:rsidR="0033544D" w:rsidRPr="00742779">
          <w:t>The</w:t>
        </w:r>
      </w:ins>
      <w:r w:rsidR="0033544D" w:rsidRPr="00742779">
        <w:t xml:space="preserve"> court acknowledged the practical effect of its ruling:</w:t>
      </w:r>
    </w:p>
    <w:p w14:paraId="74027AF3" w14:textId="77777777" w:rsidR="0033544D" w:rsidRPr="00742779" w:rsidRDefault="00742779" w:rsidP="000E54B1">
      <w:pPr>
        <w:spacing w:before="100" w:after="100"/>
        <w:ind w:left="720" w:right="720"/>
        <w:divId w:val="1067605263"/>
        <w:pPrChange w:id="5701" w:author="Seth Oranburg" w:date="2026-03-07T09:50:00Z" w16du:dateUtc="2026-03-07T14:50:00Z">
          <w:pPr>
            <w:pStyle w:val="NormalWeb"/>
            <w:spacing w:before="100" w:after="100"/>
            <w:ind w:left="720" w:right="720"/>
            <w:divId w:val="1067605263"/>
          </w:pPr>
        </w:pPrChange>
      </w:pPr>
      <w:del w:id="5702" w:author="Seth Oranburg" w:date="2026-03-07T09:50:00Z" w16du:dateUtc="2026-03-07T14:50:00Z">
        <w:r w:rsidRPr="00742779">
          <w:rPr>
            <w:rFonts w:ascii="ZWAdobeF" w:hAnsi="ZWAdobeF" w:cs="ZWAdobeF"/>
            <w:sz w:val="2"/>
            <w:szCs w:val="2"/>
          </w:rPr>
          <w:delText>2426B</w:delText>
        </w:r>
        <w:r w:rsidR="0033544D" w:rsidRPr="00742779">
          <w:delText>The</w:delText>
        </w:r>
      </w:del>
      <w:ins w:id="5703" w:author="Seth Oranburg" w:date="2026-03-07T09:50:00Z" w16du:dateUtc="2026-03-07T14:50:00Z">
        <w:r w:rsidR="0033544D" w:rsidRPr="00742779">
          <w:t>The</w:t>
        </w:r>
      </w:ins>
      <w:r w:rsidR="0033544D" w:rsidRPr="00742779">
        <w:t xml:space="preserve"> combination of a staggered board and a poison pill is a formidable defensive structure. It effectively requires any hostile acquirer to run two successful proxy contests, a year apart, to gain control of the board and remove the pill. During that time, the target company can implement strategies to increase its stock price or otherwise make itself less attractive to the bidder. This is a powerful defense. But it is not prohibited by Delaware law.</w:t>
      </w:r>
      <w:r w:rsidR="0033544D">
        <w:fldChar w:fldCharType="begin"/>
      </w:r>
      <w:r w:rsidR="0033544D">
        <w:instrText>HYPERLINK \l "fn347-11647" \o "Jump to citation"</w:instrText>
      </w:r>
      <w:r w:rsidR="0033544D">
        <w:fldChar w:fldCharType="separate"/>
      </w:r>
      <w:r w:rsidR="0033544D" w:rsidRPr="00742779">
        <w:rPr>
          <w:rStyle w:val="Hyperlink"/>
          <w:color w:val="auto"/>
          <w:u w:val="none"/>
        </w:rPr>
        <w:t>[347</w:t>
      </w:r>
      <w:r w:rsidR="00EE2871" w:rsidRPr="00742779">
        <w:rPr>
          <w:rStyle w:val="Hyperlink"/>
          <w:color w:val="auto"/>
          <w:u w:val="none"/>
        </w:rPr>
        <w:t>]</w:t>
      </w:r>
      <w:r w:rsidR="0033544D">
        <w:fldChar w:fldCharType="end"/>
      </w:r>
    </w:p>
    <w:p w14:paraId="1E33B271" w14:textId="77777777" w:rsidR="0033544D" w:rsidRPr="00742779" w:rsidRDefault="00742779" w:rsidP="000E54B1">
      <w:del w:id="5704" w:author="Seth Oranburg" w:date="2026-03-07T09:50:00Z" w16du:dateUtc="2026-03-07T14:50:00Z">
        <w:r w:rsidRPr="00742779">
          <w:rPr>
            <w:rFonts w:ascii="ZWAdobeF" w:hAnsi="ZWAdobeF" w:cs="ZWAdobeF"/>
            <w:sz w:val="2"/>
            <w:szCs w:val="2"/>
          </w:rPr>
          <w:delText>2427B</w:delText>
        </w:r>
        <w:r w:rsidR="0033544D" w:rsidRPr="00742779">
          <w:delText>Indeed</w:delText>
        </w:r>
      </w:del>
      <w:ins w:id="5705" w:author="Seth Oranburg" w:date="2026-03-07T09:50:00Z" w16du:dateUtc="2026-03-07T14:50:00Z">
        <w:r w:rsidR="0033544D" w:rsidRPr="00742779">
          <w:t>Indeed</w:t>
        </w:r>
      </w:ins>
      <w:r w:rsidR="0033544D" w:rsidRPr="00742779">
        <w:t>, the court went further. It emphasized that a board</w:t>
      </w:r>
      <w:r w:rsidR="009F60D1" w:rsidRPr="00742779">
        <w:t>’</w:t>
      </w:r>
      <w:r w:rsidR="0033544D" w:rsidRPr="00742779">
        <w:t>s reasonable belief that the company is worth more than the offered price is, by itself, sufficient justification for maintaining defenses:</w:t>
      </w:r>
    </w:p>
    <w:p w14:paraId="40515DC3" w14:textId="77777777" w:rsidR="0033544D" w:rsidRPr="00742779" w:rsidRDefault="00742779" w:rsidP="000E54B1">
      <w:pPr>
        <w:spacing w:before="100" w:after="100"/>
        <w:ind w:left="720" w:right="720"/>
        <w:divId w:val="908687743"/>
        <w:pPrChange w:id="5706" w:author="Seth Oranburg" w:date="2026-03-07T09:50:00Z" w16du:dateUtc="2026-03-07T14:50:00Z">
          <w:pPr>
            <w:pStyle w:val="NormalWeb"/>
            <w:spacing w:before="100" w:after="100"/>
            <w:ind w:left="720" w:right="720"/>
            <w:divId w:val="908687743"/>
          </w:pPr>
        </w:pPrChange>
      </w:pPr>
      <w:del w:id="5707" w:author="Seth Oranburg" w:date="2026-03-07T09:50:00Z" w16du:dateUtc="2026-03-07T14:50:00Z">
        <w:r w:rsidRPr="00742779">
          <w:rPr>
            <w:rFonts w:ascii="ZWAdobeF" w:hAnsi="ZWAdobeF" w:cs="ZWAdobeF"/>
            <w:sz w:val="2"/>
            <w:szCs w:val="2"/>
          </w:rPr>
          <w:delText>2428B</w:delText>
        </w:r>
        <w:r w:rsidR="0033544D" w:rsidRPr="00742779">
          <w:delText>The</w:delText>
        </w:r>
      </w:del>
      <w:ins w:id="5708" w:author="Seth Oranburg" w:date="2026-03-07T09:50:00Z" w16du:dateUtc="2026-03-07T14:50:00Z">
        <w:r w:rsidR="0033544D" w:rsidRPr="00742779">
          <w:t>The</w:t>
        </w:r>
      </w:ins>
      <w:r w:rsidR="0033544D" w:rsidRPr="00742779">
        <w:t xml:space="preserve"> board</w:t>
      </w:r>
      <w:r w:rsidR="009F60D1" w:rsidRPr="00742779">
        <w:t>’</w:t>
      </w:r>
      <w:r w:rsidR="0033544D" w:rsidRPr="00742779">
        <w:t xml:space="preserve">s determination that the offer is </w:t>
      </w:r>
      <w:r w:rsidR="009F60D1" w:rsidRPr="00742779">
        <w:t>“</w:t>
      </w:r>
      <w:r w:rsidR="0033544D" w:rsidRPr="00742779">
        <w:t>inadequate</w:t>
      </w:r>
      <w:r w:rsidR="009F60D1" w:rsidRPr="00742779">
        <w:t>”</w:t>
      </w:r>
      <w:r w:rsidR="0033544D" w:rsidRPr="00742779">
        <w:t xml:space="preserve"> is a sufficient justification under </w:t>
      </w:r>
      <w:r w:rsidR="0033544D" w:rsidRPr="00742779">
        <w:rPr>
          <w:rStyle w:val="Emphasis"/>
        </w:rPr>
        <w:t>Unocal</w:t>
      </w:r>
      <w:r w:rsidR="0033544D" w:rsidRPr="00742779">
        <w:t xml:space="preserve">. Directors are not required to accept an offer just because a majority of stockholders would prefer to accept it. If the board, in good </w:t>
      </w:r>
      <w:r w:rsidR="0033544D" w:rsidRPr="00742779">
        <w:lastRenderedPageBreak/>
        <w:t>faith and after appropriate investigation, concludes that the offer undervalues the company, it may maintain defensive measures.</w:t>
      </w:r>
      <w:r w:rsidR="0033544D">
        <w:fldChar w:fldCharType="begin"/>
      </w:r>
      <w:r w:rsidR="0033544D">
        <w:instrText>HYPERLINK \l "fn347-11647" \o "Jump to citation"</w:instrText>
      </w:r>
      <w:r w:rsidR="0033544D">
        <w:fldChar w:fldCharType="separate"/>
      </w:r>
      <w:r w:rsidR="0033544D" w:rsidRPr="00742779">
        <w:rPr>
          <w:rStyle w:val="Hyperlink"/>
          <w:color w:val="auto"/>
          <w:u w:val="none"/>
        </w:rPr>
        <w:t>[347</w:t>
      </w:r>
      <w:r w:rsidR="00EE2871" w:rsidRPr="00742779">
        <w:rPr>
          <w:rStyle w:val="Hyperlink"/>
          <w:color w:val="auto"/>
          <w:u w:val="none"/>
        </w:rPr>
        <w:t>]</w:t>
      </w:r>
      <w:r w:rsidR="0033544D">
        <w:fldChar w:fldCharType="end"/>
      </w:r>
    </w:p>
    <w:p w14:paraId="0C86CAF9" w14:textId="77777777" w:rsidR="0033544D" w:rsidRPr="00742779" w:rsidRDefault="0033544D" w:rsidP="000E54B1">
      <w:pPr>
        <w:pStyle w:val="Heading3"/>
        <w:rPr>
          <w:rFonts w:eastAsia="Times New Roman"/>
        </w:rPr>
      </w:pPr>
      <w:r w:rsidRPr="00742779">
        <w:rPr>
          <w:rFonts w:eastAsia="Times New Roman"/>
        </w:rPr>
        <w:t>What Airgas Teaches</w:t>
      </w:r>
    </w:p>
    <w:p w14:paraId="2A2570B9" w14:textId="77777777" w:rsidR="0033544D" w:rsidRPr="00742779" w:rsidRDefault="00742779" w:rsidP="000E54B1">
      <w:del w:id="5709" w:author="Seth Oranburg" w:date="2026-03-07T09:50:00Z" w16du:dateUtc="2026-03-07T14:50:00Z">
        <w:r w:rsidRPr="00742779">
          <w:rPr>
            <w:rStyle w:val="Emphasis"/>
            <w:rFonts w:ascii="ZWAdobeF" w:hAnsi="ZWAdobeF" w:cs="ZWAdobeF"/>
            <w:i w:val="0"/>
            <w:sz w:val="2"/>
            <w:szCs w:val="2"/>
          </w:rPr>
          <w:delText>2429B</w:delText>
        </w:r>
        <w:r w:rsidR="0033544D" w:rsidRPr="00742779">
          <w:rPr>
            <w:rStyle w:val="Emphasis"/>
          </w:rPr>
          <w:delText>Airgas</w:delText>
        </w:r>
      </w:del>
      <w:ins w:id="5710" w:author="Seth Oranburg" w:date="2026-03-07T09:50:00Z" w16du:dateUtc="2026-03-07T14:50:00Z">
        <w:r w:rsidR="0033544D" w:rsidRPr="00742779">
          <w:rPr>
            <w:rStyle w:val="Emphasis"/>
          </w:rPr>
          <w:t>Airgas</w:t>
        </w:r>
      </w:ins>
      <w:r w:rsidR="0033544D" w:rsidRPr="00742779">
        <w:t xml:space="preserve"> confirmed several principles that give boards extraordinary power in the takeover context.</w:t>
      </w:r>
    </w:p>
    <w:p w14:paraId="796240DF" w14:textId="77777777" w:rsidR="0033544D" w:rsidRPr="00742779" w:rsidRDefault="00742779" w:rsidP="000E54B1">
      <w:del w:id="5711" w:author="Seth Oranburg" w:date="2026-03-07T09:50:00Z" w16du:dateUtc="2026-03-07T14:50:00Z">
        <w:r w:rsidRPr="00742779">
          <w:rPr>
            <w:rFonts w:ascii="ZWAdobeF" w:hAnsi="ZWAdobeF" w:cs="ZWAdobeF"/>
            <w:sz w:val="2"/>
            <w:szCs w:val="2"/>
          </w:rPr>
          <w:delText>2430B</w:delText>
        </w:r>
        <w:r w:rsidR="0033544D" w:rsidRPr="00742779">
          <w:delText>First</w:delText>
        </w:r>
      </w:del>
      <w:ins w:id="5712" w:author="Seth Oranburg" w:date="2026-03-07T09:50:00Z" w16du:dateUtc="2026-03-07T14:50:00Z">
        <w:r w:rsidR="0033544D" w:rsidRPr="00742779">
          <w:t>First</w:t>
        </w:r>
      </w:ins>
      <w:r w:rsidR="0033544D" w:rsidRPr="00742779">
        <w:t xml:space="preserve">, </w:t>
      </w:r>
      <w:r w:rsidR="009F60D1" w:rsidRPr="00742779">
        <w:t>“</w:t>
      </w:r>
      <w:r w:rsidR="0033544D" w:rsidRPr="00742779">
        <w:t>just say no</w:t>
      </w:r>
      <w:r w:rsidR="009F60D1" w:rsidRPr="00742779">
        <w:t>”</w:t>
      </w:r>
      <w:r w:rsidR="0033544D" w:rsidRPr="00742779">
        <w:t xml:space="preserve"> is a valid defensive strategy. A board can refuse to redeem a poison pill indefinitely, even in the face of a premium offer that shareholders demonstrably want to accept. So long as the board has a good faith, reasonably investigated belief that the offer is inadequate, it may block the transaction.</w:t>
      </w:r>
    </w:p>
    <w:p w14:paraId="495F98C8" w14:textId="77777777" w:rsidR="0033544D" w:rsidRPr="00742779" w:rsidRDefault="00742779" w:rsidP="000E54B1">
      <w:del w:id="5713" w:author="Seth Oranburg" w:date="2026-03-07T09:50:00Z" w16du:dateUtc="2026-03-07T14:50:00Z">
        <w:r w:rsidRPr="00742779">
          <w:rPr>
            <w:rFonts w:ascii="ZWAdobeF" w:hAnsi="ZWAdobeF" w:cs="ZWAdobeF"/>
            <w:sz w:val="2"/>
            <w:szCs w:val="2"/>
          </w:rPr>
          <w:delText>2431B</w:delText>
        </w:r>
        <w:r w:rsidR="0033544D" w:rsidRPr="00742779">
          <w:delText>Second</w:delText>
        </w:r>
      </w:del>
      <w:ins w:id="5714" w:author="Seth Oranburg" w:date="2026-03-07T09:50:00Z" w16du:dateUtc="2026-03-07T14:50:00Z">
        <w:r w:rsidR="0033544D" w:rsidRPr="00742779">
          <w:t>Second</w:t>
        </w:r>
      </w:ins>
      <w:r w:rsidR="0033544D" w:rsidRPr="00742779">
        <w:t>, substantive coercion is a recognized threat. The risk that shareholders will make a mistake by accepting an underpriced offer justifies defensive measures, even when the offer has no structural coercion. This effectively means that board disagreement with shareholder preferences is itself a threat warranting defensive response.</w:t>
      </w:r>
    </w:p>
    <w:p w14:paraId="73750E8A" w14:textId="77777777" w:rsidR="0033544D" w:rsidRPr="00742779" w:rsidRDefault="00742779" w:rsidP="000E54B1">
      <w:del w:id="5715" w:author="Seth Oranburg" w:date="2026-03-07T09:50:00Z" w16du:dateUtc="2026-03-07T14:50:00Z">
        <w:r w:rsidRPr="00742779">
          <w:rPr>
            <w:rFonts w:ascii="ZWAdobeF" w:hAnsi="ZWAdobeF" w:cs="ZWAdobeF"/>
            <w:sz w:val="2"/>
            <w:szCs w:val="2"/>
          </w:rPr>
          <w:delText>2432B</w:delText>
        </w:r>
        <w:r w:rsidR="0033544D" w:rsidRPr="00742779">
          <w:delText>Third</w:delText>
        </w:r>
      </w:del>
      <w:ins w:id="5716" w:author="Seth Oranburg" w:date="2026-03-07T09:50:00Z" w16du:dateUtc="2026-03-07T14:50:00Z">
        <w:r w:rsidR="0033544D" w:rsidRPr="00742779">
          <w:t>Third</w:t>
        </w:r>
      </w:ins>
      <w:r w:rsidR="0033544D" w:rsidRPr="00742779">
        <w:t>, staggered board plus poison pill equals near-impenetrable defense. An acquirer must win two consecutive annual elections to gain board control. During that extended period, the incumbent board can continue to reject offers, pursue alternative strategies, and maintain defenses. The time required makes this path impractical for most acquirers.</w:t>
      </w:r>
    </w:p>
    <w:p w14:paraId="6CBBB4D3" w14:textId="77777777" w:rsidR="0033544D" w:rsidRPr="00742779" w:rsidRDefault="00742779" w:rsidP="000E54B1">
      <w:del w:id="5717" w:author="Seth Oranburg" w:date="2026-03-07T09:50:00Z" w16du:dateUtc="2026-03-07T14:50:00Z">
        <w:r w:rsidRPr="00742779">
          <w:rPr>
            <w:rFonts w:ascii="ZWAdobeF" w:hAnsi="ZWAdobeF" w:cs="ZWAdobeF"/>
            <w:sz w:val="2"/>
            <w:szCs w:val="2"/>
          </w:rPr>
          <w:delText>2433B</w:delText>
        </w:r>
        <w:r w:rsidR="0033544D" w:rsidRPr="00742779">
          <w:delText>Fourth</w:delText>
        </w:r>
      </w:del>
      <w:ins w:id="5718" w:author="Seth Oranburg" w:date="2026-03-07T09:50:00Z" w16du:dateUtc="2026-03-07T14:50:00Z">
        <w:r w:rsidR="0033544D" w:rsidRPr="00742779">
          <w:t>Fourth</w:t>
        </w:r>
      </w:ins>
      <w:r w:rsidR="0033544D" w:rsidRPr="00742779">
        <w:t>, shareholder preference is not dispositive. Airgas shareholders elected Air Products</w:t>
      </w:r>
      <w:r w:rsidR="009F60D1" w:rsidRPr="00742779">
        <w:t>’</w:t>
      </w:r>
      <w:r w:rsidR="0033544D" w:rsidRPr="00742779">
        <w:t xml:space="preserve"> nominees, indicating their preference for the acquisition. But the board, including those newly elected directors, could override that preference. Directors, not shareholders, make the decision.</w:t>
      </w:r>
    </w:p>
    <w:p w14:paraId="7814E3AE" w14:textId="77777777" w:rsidR="0033544D" w:rsidRPr="00742779" w:rsidRDefault="0033544D" w:rsidP="000E54B1">
      <w:pPr>
        <w:pStyle w:val="Heading3"/>
        <w:rPr>
          <w:rFonts w:eastAsia="Times New Roman"/>
        </w:rPr>
      </w:pPr>
      <w:r w:rsidRPr="00742779">
        <w:rPr>
          <w:rFonts w:eastAsia="Times New Roman"/>
        </w:rPr>
        <w:t>The Controversy</w:t>
      </w:r>
    </w:p>
    <w:p w14:paraId="546F931B" w14:textId="77777777" w:rsidR="0033544D" w:rsidRPr="00742779" w:rsidRDefault="00742779" w:rsidP="000E54B1">
      <w:pPr>
        <w:pPrChange w:id="5719" w:author="Seth Oranburg" w:date="2026-03-07T09:50:00Z" w16du:dateUtc="2026-03-07T14:50:00Z">
          <w:pPr>
            <w:pStyle w:val="NormalWeb"/>
          </w:pPr>
        </w:pPrChange>
      </w:pPr>
      <w:del w:id="5720" w:author="Seth Oranburg" w:date="2026-03-07T09:50:00Z" w16du:dateUtc="2026-03-07T14:50:00Z">
        <w:r w:rsidRPr="00742779">
          <w:rPr>
            <w:rStyle w:val="Emphasis"/>
            <w:rFonts w:ascii="ZWAdobeF" w:hAnsi="ZWAdobeF" w:cs="ZWAdobeF"/>
            <w:i w:val="0"/>
            <w:sz w:val="2"/>
            <w:szCs w:val="2"/>
          </w:rPr>
          <w:delText>2434B</w:delText>
        </w:r>
        <w:r w:rsidR="0033544D" w:rsidRPr="00742779">
          <w:rPr>
            <w:rStyle w:val="Emphasis"/>
          </w:rPr>
          <w:delText>Airgas</w:delText>
        </w:r>
      </w:del>
      <w:ins w:id="5721" w:author="Seth Oranburg" w:date="2026-03-07T09:50:00Z" w16du:dateUtc="2026-03-07T14:50:00Z">
        <w:r w:rsidR="0033544D" w:rsidRPr="00742779">
          <w:rPr>
            <w:rStyle w:val="Emphasis"/>
          </w:rPr>
          <w:t>Airgas</w:t>
        </w:r>
      </w:ins>
      <w:r w:rsidR="0033544D" w:rsidRPr="00742779">
        <w:t xml:space="preserve"> generated substantial criticism. Professor Lucian Bebchuk and others argued that the decision represented the triumph of board power over shareholder choice.</w:t>
      </w:r>
      <w:r w:rsidR="0033544D">
        <w:fldChar w:fldCharType="begin"/>
      </w:r>
      <w:r w:rsidR="0033544D">
        <w:instrText>HYPERLINK \l "fn348-11647" \o "Jump to citation"</w:instrText>
      </w:r>
      <w:r w:rsidR="0033544D">
        <w:fldChar w:fldCharType="separate"/>
      </w:r>
      <w:r w:rsidR="0033544D" w:rsidRPr="00742779">
        <w:rPr>
          <w:rStyle w:val="Hyperlink"/>
          <w:color w:val="auto"/>
          <w:u w:val="none"/>
        </w:rPr>
        <w:t>[348</w:t>
      </w:r>
      <w:r w:rsidR="00EE2871" w:rsidRPr="00742779">
        <w:rPr>
          <w:rStyle w:val="Hyperlink"/>
          <w:color w:val="auto"/>
          <w:u w:val="none"/>
        </w:rPr>
        <w:t>]</w:t>
      </w:r>
      <w:r w:rsidR="0033544D">
        <w:fldChar w:fldCharType="end"/>
      </w:r>
      <w:r w:rsidR="0033544D" w:rsidRPr="00742779">
        <w:t xml:space="preserve"> Shareholders who owned the company wanted to sell. The board prevented them from doing so. This seems to invert the basic principal-agent relationship: the agents (directors) override the principals (shareholders).</w:t>
      </w:r>
    </w:p>
    <w:p w14:paraId="576B4740" w14:textId="77777777" w:rsidR="0033544D" w:rsidRPr="00742779" w:rsidRDefault="00742779" w:rsidP="000E54B1">
      <w:del w:id="5722" w:author="Seth Oranburg" w:date="2026-03-07T09:50:00Z" w16du:dateUtc="2026-03-07T14:50:00Z">
        <w:r w:rsidRPr="00742779">
          <w:rPr>
            <w:rFonts w:ascii="ZWAdobeF" w:hAnsi="ZWAdobeF" w:cs="ZWAdobeF"/>
            <w:sz w:val="2"/>
            <w:szCs w:val="2"/>
          </w:rPr>
          <w:delText>2435B</w:delText>
        </w:r>
        <w:r w:rsidR="0033544D" w:rsidRPr="00742779">
          <w:delText>Defenders</w:delText>
        </w:r>
      </w:del>
      <w:ins w:id="5723" w:author="Seth Oranburg" w:date="2026-03-07T09:50:00Z" w16du:dateUtc="2026-03-07T14:50:00Z">
        <w:r w:rsidR="0033544D" w:rsidRPr="00742779">
          <w:t>Defenders</w:t>
        </w:r>
      </w:ins>
      <w:r w:rsidR="0033544D" w:rsidRPr="00742779">
        <w:t xml:space="preserve"> responded that boards have informational advantages and longer time horizons than shareholders. Directors with access to confidential information and strategic plans are better positioned than dispersed shareholders to evaluate whether an offer reflects true value. Requiring </w:t>
      </w:r>
      <w:r w:rsidR="0033544D" w:rsidRPr="00742779">
        <w:lastRenderedPageBreak/>
        <w:t>boards to accept any offer that shareholders prefer would systematically undervalue companies and produce short-termism.</w:t>
      </w:r>
    </w:p>
    <w:p w14:paraId="4999574A" w14:textId="77777777" w:rsidR="0033544D" w:rsidRPr="00742779" w:rsidRDefault="00742779" w:rsidP="000E54B1">
      <w:del w:id="5724" w:author="Seth Oranburg" w:date="2026-03-07T09:50:00Z" w16du:dateUtc="2026-03-07T14:50:00Z">
        <w:r w:rsidRPr="00742779">
          <w:rPr>
            <w:rFonts w:ascii="ZWAdobeF" w:hAnsi="ZWAdobeF" w:cs="ZWAdobeF"/>
            <w:sz w:val="2"/>
            <w:szCs w:val="2"/>
          </w:rPr>
          <w:delText>2436B</w:delText>
        </w:r>
        <w:r w:rsidR="0033544D" w:rsidRPr="00742779">
          <w:delText>The</w:delText>
        </w:r>
      </w:del>
      <w:ins w:id="5725" w:author="Seth Oranburg" w:date="2026-03-07T09:50:00Z" w16du:dateUtc="2026-03-07T14:50:00Z">
        <w:r w:rsidR="0033544D" w:rsidRPr="00742779">
          <w:t>The</w:t>
        </w:r>
      </w:ins>
      <w:r w:rsidR="0033544D" w:rsidRPr="00742779">
        <w:t xml:space="preserve"> debate implicates fundamental questions about corporate governance. If shareholders are the residual claimants and the corporation exists to maximize their wealth, shouldn</w:t>
      </w:r>
      <w:r w:rsidR="009F60D1" w:rsidRPr="00742779">
        <w:t>’</w:t>
      </w:r>
      <w:r w:rsidR="0033544D" w:rsidRPr="00742779">
        <w:t>t they decide whether to accept a premium offer? But if directors are better positioned to evaluate value, shouldn</w:t>
      </w:r>
      <w:r w:rsidR="009F60D1" w:rsidRPr="00742779">
        <w:t>’</w:t>
      </w:r>
      <w:r w:rsidR="0033544D" w:rsidRPr="00742779">
        <w:t>t they have authority to protect shareholders from mistakes?</w:t>
      </w:r>
    </w:p>
    <w:p w14:paraId="1AB68116" w14:textId="77777777" w:rsidR="0033544D" w:rsidRPr="00742779" w:rsidRDefault="00742779" w:rsidP="000E54B1">
      <w:del w:id="5726" w:author="Seth Oranburg" w:date="2026-03-07T09:50:00Z" w16du:dateUtc="2026-03-07T14:50:00Z">
        <w:r w:rsidRPr="00742779">
          <w:rPr>
            <w:rFonts w:ascii="ZWAdobeF" w:hAnsi="ZWAdobeF" w:cs="ZWAdobeF"/>
            <w:sz w:val="2"/>
            <w:szCs w:val="2"/>
          </w:rPr>
          <w:delText>2437B</w:delText>
        </w:r>
        <w:r w:rsidR="0033544D" w:rsidRPr="00742779">
          <w:delText>Delaware</w:delText>
        </w:r>
      </w:del>
      <w:ins w:id="5727" w:author="Seth Oranburg" w:date="2026-03-07T09:50:00Z" w16du:dateUtc="2026-03-07T14:50:00Z">
        <w:r w:rsidR="0033544D" w:rsidRPr="00742779">
          <w:t>Delaware</w:t>
        </w:r>
      </w:ins>
      <w:r w:rsidR="0033544D" w:rsidRPr="00742779">
        <w:t xml:space="preserve"> law, as articulated in </w:t>
      </w:r>
      <w:r w:rsidR="0033544D" w:rsidRPr="00742779">
        <w:rPr>
          <w:rStyle w:val="Emphasis"/>
        </w:rPr>
        <w:t>Airgas</w:t>
      </w:r>
      <w:r w:rsidR="0033544D" w:rsidRPr="00742779">
        <w:t>, resolves this debate firmly in favor of board authority. Shareholders can replace directors through elections, but between elections, directors decide. And with a staggered board, replacing the entire board takes years.</w:t>
      </w:r>
    </w:p>
    <w:p w14:paraId="3AA8F0F8" w14:textId="77777777" w:rsidR="0033544D" w:rsidRPr="00742779" w:rsidRDefault="0059744E" w:rsidP="000E54B1">
      <w:pPr>
        <w:rPr>
          <w:del w:id="5728" w:author="Seth Oranburg" w:date="2026-03-07T09:50:00Z" w16du:dateUtc="2026-03-07T14:50:00Z"/>
          <w:rFonts w:eastAsia="Times New Roman"/>
        </w:rPr>
      </w:pPr>
      <w:del w:id="5729" w:author="Seth Oranburg" w:date="2026-03-07T09:50:00Z" w16du:dateUtc="2026-03-07T14:50:00Z">
        <w:r>
          <w:rPr>
            <w:rFonts w:eastAsia="Times New Roman"/>
            <w:noProof/>
          </w:rPr>
          <w:pict w14:anchorId="2D5BD678">
            <v:rect id="_x0000_i1036" alt="P2928#yIS1" style="width:239.6pt;height:.05pt;mso-width-percent:0;mso-height-percent:0;mso-width-percent:0;mso-height-percent:0" o:hrpct="512" o:hralign="center" o:hrstd="t" o:hr="t" fillcolor="#a0a0a0" stroked="f"/>
          </w:pict>
        </w:r>
      </w:del>
    </w:p>
    <w:p w14:paraId="6682DC3E" w14:textId="77777777" w:rsidR="0033544D" w:rsidRPr="00742779" w:rsidRDefault="0059744E" w:rsidP="000E54B1">
      <w:pPr>
        <w:rPr>
          <w:ins w:id="5730" w:author="Seth Oranburg" w:date="2026-03-07T09:50:00Z" w16du:dateUtc="2026-03-07T14:50:00Z"/>
          <w:rFonts w:eastAsia="Times New Roman"/>
        </w:rPr>
      </w:pPr>
      <w:ins w:id="5731" w:author="Seth Oranburg" w:date="2026-03-07T09:50:00Z" w16du:dateUtc="2026-03-07T14:50:00Z">
        <w:r>
          <w:rPr>
            <w:rFonts w:eastAsia="Times New Roman"/>
            <w:noProof/>
          </w:rPr>
          <w:pict w14:anchorId="58D8835F">
            <v:rect id="_x0000_i1035" alt="P2928#yIS1" style="width:239.6pt;height:.05pt;mso-width-percent:0;mso-height-percent:0;mso-width-percent:0;mso-height-percent:0" o:hrpct="512" o:hralign="center" o:hrstd="t" o:hr="t" fillcolor="#a0a0a0" stroked="f"/>
          </w:pict>
        </w:r>
      </w:ins>
    </w:p>
    <w:p w14:paraId="454819A7" w14:textId="77777777" w:rsidR="0033544D" w:rsidRPr="00742779" w:rsidRDefault="0033544D" w:rsidP="000E54B1">
      <w:pPr>
        <w:pStyle w:val="Heading2"/>
        <w:rPr>
          <w:rFonts w:eastAsia="Times New Roman"/>
        </w:rPr>
      </w:pPr>
      <w:r w:rsidRPr="00742779">
        <w:rPr>
          <w:rFonts w:eastAsia="Times New Roman"/>
        </w:rPr>
        <w:t>The Revlon Trigger and Sale Context</w:t>
      </w:r>
    </w:p>
    <w:p w14:paraId="7A0D016B" w14:textId="77777777" w:rsidR="0033544D" w:rsidRPr="00742779" w:rsidRDefault="00742779" w:rsidP="000E54B1">
      <w:del w:id="5732" w:author="Seth Oranburg" w:date="2026-03-07T09:50:00Z" w16du:dateUtc="2026-03-07T14:50:00Z">
        <w:r w:rsidRPr="00742779">
          <w:rPr>
            <w:rFonts w:ascii="ZWAdobeF" w:hAnsi="ZWAdobeF" w:cs="ZWAdobeF"/>
            <w:sz w:val="2"/>
            <w:szCs w:val="2"/>
          </w:rPr>
          <w:delText>2438B</w:delText>
        </w:r>
        <w:r w:rsidR="0033544D" w:rsidRPr="00742779">
          <w:delText>The</w:delText>
        </w:r>
      </w:del>
      <w:ins w:id="5733" w:author="Seth Oranburg" w:date="2026-03-07T09:50:00Z" w16du:dateUtc="2026-03-07T14:50:00Z">
        <w:r w:rsidR="0033544D" w:rsidRPr="00742779">
          <w:t>The</w:t>
        </w:r>
      </w:ins>
      <w:r w:rsidR="0033544D" w:rsidRPr="00742779">
        <w:t xml:space="preserve"> doctrinal evolution from </w:t>
      </w:r>
      <w:r w:rsidR="0033544D" w:rsidRPr="00742779">
        <w:rPr>
          <w:rStyle w:val="Emphasis"/>
        </w:rPr>
        <w:t>Revlon</w:t>
      </w:r>
      <w:r w:rsidR="0033544D" w:rsidRPr="00742779">
        <w:t xml:space="preserve"> through </w:t>
      </w:r>
      <w:r w:rsidR="0033544D" w:rsidRPr="00742779">
        <w:rPr>
          <w:rStyle w:val="Emphasis"/>
        </w:rPr>
        <w:t>Time</w:t>
      </w:r>
      <w:r w:rsidR="0033544D" w:rsidRPr="00742779">
        <w:t xml:space="preserve"> left a critical question unresolved: when exactly does </w:t>
      </w:r>
      <w:r w:rsidR="0033544D" w:rsidRPr="00742779">
        <w:rPr>
          <w:rStyle w:val="Emphasis"/>
        </w:rPr>
        <w:t>Revlon</w:t>
      </w:r>
      <w:r w:rsidR="0033544D" w:rsidRPr="00742779">
        <w:t xml:space="preserve"> apply? The original case involved a cash sale of the entire company to the highest bidder. </w:t>
      </w:r>
      <w:r w:rsidR="0033544D" w:rsidRPr="00742779">
        <w:rPr>
          <w:rStyle w:val="Emphasis"/>
        </w:rPr>
        <w:t>Time</w:t>
      </w:r>
      <w:r w:rsidR="0033544D" w:rsidRPr="00742779">
        <w:t xml:space="preserve"> held that </w:t>
      </w:r>
      <w:r w:rsidR="0033544D" w:rsidRPr="00742779">
        <w:rPr>
          <w:rStyle w:val="Emphasis"/>
        </w:rPr>
        <w:t>Revlon</w:t>
      </w:r>
      <w:r w:rsidR="0033544D" w:rsidRPr="00742779">
        <w:t xml:space="preserve"> did not apply to a stock-for-stock merger preserving diffuse ownership. Between these poles lay substantial uncertainty.</w:t>
      </w:r>
    </w:p>
    <w:p w14:paraId="5FFC5955" w14:textId="77777777" w:rsidR="0033544D" w:rsidRPr="00742779" w:rsidRDefault="00742779" w:rsidP="000E54B1">
      <w:pPr>
        <w:pPrChange w:id="5734" w:author="Seth Oranburg" w:date="2026-03-07T09:50:00Z" w16du:dateUtc="2026-03-07T14:50:00Z">
          <w:pPr>
            <w:pStyle w:val="NormalWeb"/>
          </w:pPr>
        </w:pPrChange>
      </w:pPr>
      <w:del w:id="5735" w:author="Seth Oranburg" w:date="2026-03-07T09:50:00Z" w16du:dateUtc="2026-03-07T14:50:00Z">
        <w:r w:rsidRPr="00742779">
          <w:rPr>
            <w:rStyle w:val="Emphasis"/>
            <w:rFonts w:ascii="ZWAdobeF" w:hAnsi="ZWAdobeF" w:cs="ZWAdobeF"/>
            <w:i w:val="0"/>
            <w:sz w:val="2"/>
            <w:szCs w:val="2"/>
          </w:rPr>
          <w:delText>2439B</w:delText>
        </w:r>
        <w:r w:rsidR="0033544D" w:rsidRPr="00742779">
          <w:rPr>
            <w:rStyle w:val="Emphasis"/>
          </w:rPr>
          <w:delText>Paramount</w:delText>
        </w:r>
      </w:del>
      <w:ins w:id="5736" w:author="Seth Oranburg" w:date="2026-03-07T09:50:00Z" w16du:dateUtc="2026-03-07T14:50:00Z">
        <w:r w:rsidR="0033544D" w:rsidRPr="00742779">
          <w:rPr>
            <w:rStyle w:val="Emphasis"/>
          </w:rPr>
          <w:t>Paramount</w:t>
        </w:r>
      </w:ins>
      <w:r w:rsidR="0033544D" w:rsidRPr="00742779">
        <w:rPr>
          <w:rStyle w:val="Emphasis"/>
        </w:rPr>
        <w:t xml:space="preserve"> Communications Inc. v. QVC Network Inc.</w:t>
      </w:r>
      <w:r w:rsidR="0033544D" w:rsidRPr="00742779">
        <w:t>, decided in 1994, provided additional clarity by identifying the key variable: change of control.</w:t>
      </w:r>
      <w:r w:rsidR="0033544D">
        <w:fldChar w:fldCharType="begin"/>
      </w:r>
      <w:r w:rsidR="0033544D">
        <w:instrText>HYPERLINK \l "fn349-11647" \o "Jump to citation"</w:instrText>
      </w:r>
      <w:r w:rsidR="0033544D">
        <w:fldChar w:fldCharType="separate"/>
      </w:r>
      <w:r w:rsidR="0033544D" w:rsidRPr="00742779">
        <w:rPr>
          <w:rStyle w:val="Hyperlink"/>
          <w:color w:val="auto"/>
          <w:u w:val="none"/>
        </w:rPr>
        <w:t>[349</w:t>
      </w:r>
      <w:r w:rsidR="00EE2871" w:rsidRPr="00742779">
        <w:rPr>
          <w:rStyle w:val="Hyperlink"/>
          <w:color w:val="auto"/>
          <w:u w:val="none"/>
        </w:rPr>
        <w:t>]</w:t>
      </w:r>
      <w:r w:rsidR="0033544D">
        <w:fldChar w:fldCharType="end"/>
      </w:r>
    </w:p>
    <w:p w14:paraId="6EFC0EA2" w14:textId="77777777" w:rsidR="0033544D" w:rsidRPr="00742779" w:rsidRDefault="0033544D" w:rsidP="000E54B1">
      <w:pPr>
        <w:pStyle w:val="Heading3"/>
        <w:rPr>
          <w:rFonts w:eastAsia="Times New Roman"/>
        </w:rPr>
      </w:pPr>
      <w:r w:rsidRPr="00742779">
        <w:rPr>
          <w:rStyle w:val="Emphasis"/>
          <w:rFonts w:eastAsia="Times New Roman"/>
        </w:rPr>
        <w:t>Paramount v. QVC</w:t>
      </w:r>
      <w:r w:rsidRPr="00742779">
        <w:rPr>
          <w:rFonts w:eastAsia="Times New Roman"/>
        </w:rPr>
        <w:t>: When Control Shifts</w:t>
      </w:r>
    </w:p>
    <w:p w14:paraId="56CA4740" w14:textId="77777777" w:rsidR="0033544D" w:rsidRPr="00742779" w:rsidRDefault="00742779" w:rsidP="000E54B1">
      <w:del w:id="5737" w:author="Seth Oranburg" w:date="2026-03-07T09:50:00Z" w16du:dateUtc="2026-03-07T14:50:00Z">
        <w:r w:rsidRPr="00742779">
          <w:rPr>
            <w:rFonts w:ascii="ZWAdobeF" w:hAnsi="ZWAdobeF" w:cs="ZWAdobeF"/>
            <w:sz w:val="2"/>
            <w:szCs w:val="2"/>
          </w:rPr>
          <w:delText>2440B</w:delText>
        </w:r>
        <w:r w:rsidR="0033544D" w:rsidRPr="00742779">
          <w:delText>The</w:delText>
        </w:r>
      </w:del>
      <w:ins w:id="5738" w:author="Seth Oranburg" w:date="2026-03-07T09:50:00Z" w16du:dateUtc="2026-03-07T14:50:00Z">
        <w:r w:rsidR="0033544D" w:rsidRPr="00742779">
          <w:t>The</w:t>
        </w:r>
      </w:ins>
      <w:r w:rsidR="0033544D" w:rsidRPr="00742779">
        <w:t xml:space="preserve"> facts of </w:t>
      </w:r>
      <w:r w:rsidR="0033544D" w:rsidRPr="00742779">
        <w:rPr>
          <w:rStyle w:val="Emphasis"/>
        </w:rPr>
        <w:t>Paramount v. QVC</w:t>
      </w:r>
      <w:r w:rsidR="0033544D" w:rsidRPr="00742779">
        <w:t xml:space="preserve"> bore superficial similarity to </w:t>
      </w:r>
      <w:r w:rsidR="0033544D" w:rsidRPr="00742779">
        <w:rPr>
          <w:rStyle w:val="Emphasis"/>
        </w:rPr>
        <w:t>Time</w:t>
      </w:r>
      <w:r w:rsidR="0033544D" w:rsidRPr="00742779">
        <w:t>, but with a crucial difference that changed the outcome entirely.</w:t>
      </w:r>
    </w:p>
    <w:p w14:paraId="291C3965" w14:textId="77777777" w:rsidR="0033544D" w:rsidRPr="00742779" w:rsidRDefault="00742779" w:rsidP="000E54B1">
      <w:del w:id="5739" w:author="Seth Oranburg" w:date="2026-03-07T09:50:00Z" w16du:dateUtc="2026-03-07T14:50:00Z">
        <w:r w:rsidRPr="00742779">
          <w:rPr>
            <w:rFonts w:ascii="ZWAdobeF" w:hAnsi="ZWAdobeF" w:cs="ZWAdobeF"/>
            <w:sz w:val="2"/>
            <w:szCs w:val="2"/>
          </w:rPr>
          <w:delText>2441B</w:delText>
        </w:r>
        <w:r w:rsidR="0033544D" w:rsidRPr="00742779">
          <w:delText>Paramount</w:delText>
        </w:r>
      </w:del>
      <w:ins w:id="5740" w:author="Seth Oranburg" w:date="2026-03-07T09:50:00Z" w16du:dateUtc="2026-03-07T14:50:00Z">
        <w:r w:rsidR="0033544D" w:rsidRPr="00742779">
          <w:t>Paramount</w:t>
        </w:r>
      </w:ins>
      <w:r w:rsidR="0033544D" w:rsidRPr="00742779">
        <w:t xml:space="preserve"> Communications, having failed to acquire Time, became an acquisition target itself. Viacom Inc., controlled by Sumner Redstone through his holding company National Amusements, proposed a merger with Paramount. The initial structure called for a stock-for-stock transaction in which Paramount shareholders would receive Viacom stock. Given Viacom</w:t>
      </w:r>
      <w:r w:rsidR="009F60D1" w:rsidRPr="00742779">
        <w:t>’</w:t>
      </w:r>
      <w:r w:rsidR="0033544D" w:rsidRPr="00742779">
        <w:t>s ownership structure, Redstone would control the combined entity.</w:t>
      </w:r>
    </w:p>
    <w:p w14:paraId="3AD294AF" w14:textId="77777777" w:rsidR="0033544D" w:rsidRPr="00742779" w:rsidRDefault="00742779" w:rsidP="000E54B1">
      <w:del w:id="5741" w:author="Seth Oranburg" w:date="2026-03-07T09:50:00Z" w16du:dateUtc="2026-03-07T14:50:00Z">
        <w:r w:rsidRPr="00742779">
          <w:rPr>
            <w:rFonts w:ascii="ZWAdobeF" w:hAnsi="ZWAdobeF" w:cs="ZWAdobeF"/>
            <w:sz w:val="2"/>
            <w:szCs w:val="2"/>
          </w:rPr>
          <w:delText>2442B</w:delText>
        </w:r>
        <w:r w:rsidR="0033544D" w:rsidRPr="00742779">
          <w:delText>QVC</w:delText>
        </w:r>
      </w:del>
      <w:ins w:id="5742" w:author="Seth Oranburg" w:date="2026-03-07T09:50:00Z" w16du:dateUtc="2026-03-07T14:50:00Z">
        <w:r w:rsidR="0033544D" w:rsidRPr="00742779">
          <w:t>QVC</w:t>
        </w:r>
      </w:ins>
      <w:r w:rsidR="0033544D" w:rsidRPr="00742779">
        <w:t xml:space="preserve"> Network, Inc. emerged as a competing bidder, offering a mix of cash and stock that exceeded Viacom</w:t>
      </w:r>
      <w:r w:rsidR="009F60D1" w:rsidRPr="00742779">
        <w:t>’</w:t>
      </w:r>
      <w:r w:rsidR="0033544D" w:rsidRPr="00742779">
        <w:t xml:space="preserve">s offer in value. The Paramount board, preferring Viacom, granted Viacom significant deal protections: a termination </w:t>
      </w:r>
      <w:r w:rsidR="0033544D" w:rsidRPr="00742779">
        <w:lastRenderedPageBreak/>
        <w:t>fee, a stock option that would give Viacom 20% of Paramount</w:t>
      </w:r>
      <w:r w:rsidR="009F60D1" w:rsidRPr="00742779">
        <w:t>’</w:t>
      </w:r>
      <w:r w:rsidR="0033544D" w:rsidRPr="00742779">
        <w:t>s shares if the deal failed, and a no-shop clause with a narrow fiduciary out.</w:t>
      </w:r>
    </w:p>
    <w:p w14:paraId="3B9ED1DF" w14:textId="77777777" w:rsidR="0033544D" w:rsidRPr="00742779" w:rsidRDefault="00742779" w:rsidP="000E54B1">
      <w:del w:id="5743" w:author="Seth Oranburg" w:date="2026-03-07T09:50:00Z" w16du:dateUtc="2026-03-07T14:50:00Z">
        <w:r w:rsidRPr="00742779">
          <w:rPr>
            <w:rFonts w:ascii="ZWAdobeF" w:hAnsi="ZWAdobeF" w:cs="ZWAdobeF"/>
            <w:sz w:val="2"/>
            <w:szCs w:val="2"/>
          </w:rPr>
          <w:delText>2443B</w:delText>
        </w:r>
        <w:r w:rsidR="0033544D" w:rsidRPr="00742779">
          <w:delText>Paramount</w:delText>
        </w:r>
      </w:del>
      <w:ins w:id="5744" w:author="Seth Oranburg" w:date="2026-03-07T09:50:00Z" w16du:dateUtc="2026-03-07T14:50:00Z">
        <w:r w:rsidR="0033544D" w:rsidRPr="00742779">
          <w:t>Paramount</w:t>
        </w:r>
      </w:ins>
      <w:r w:rsidR="0033544D" w:rsidRPr="00742779">
        <w:t xml:space="preserve"> argued that </w:t>
      </w:r>
      <w:r w:rsidR="0033544D" w:rsidRPr="00742779">
        <w:rPr>
          <w:rStyle w:val="Emphasis"/>
        </w:rPr>
        <w:t>Time</w:t>
      </w:r>
      <w:r w:rsidR="0033544D" w:rsidRPr="00742779">
        <w:t xml:space="preserve"> controlled. The Viacom merger was a strategic combination, not a cash sale. Paramount shareholders would receive stock in the combined entity, maintaining an ongoing equity interest. The board should have discretion to pursue its preferred strategic partner.</w:t>
      </w:r>
    </w:p>
    <w:p w14:paraId="56E618C0" w14:textId="77777777" w:rsidR="0033544D" w:rsidRPr="00742779" w:rsidRDefault="00742779" w:rsidP="000E54B1">
      <w:del w:id="5745" w:author="Seth Oranburg" w:date="2026-03-07T09:50:00Z" w16du:dateUtc="2026-03-07T14:50:00Z">
        <w:r w:rsidRPr="00742779">
          <w:rPr>
            <w:rFonts w:ascii="ZWAdobeF" w:hAnsi="ZWAdobeF" w:cs="ZWAdobeF"/>
            <w:sz w:val="2"/>
            <w:szCs w:val="2"/>
          </w:rPr>
          <w:delText>2444B</w:delText>
        </w:r>
        <w:r w:rsidR="0033544D" w:rsidRPr="00742779">
          <w:delText>The</w:delText>
        </w:r>
      </w:del>
      <w:ins w:id="5746" w:author="Seth Oranburg" w:date="2026-03-07T09:50:00Z" w16du:dateUtc="2026-03-07T14:50:00Z">
        <w:r w:rsidR="0033544D" w:rsidRPr="00742779">
          <w:t>The</w:t>
        </w:r>
      </w:ins>
      <w:r w:rsidR="0033544D" w:rsidRPr="00742779">
        <w:t xml:space="preserve"> Delaware Supreme Court rejected this argument. The critical distinction was that Viacom was a controlled company:</w:t>
      </w:r>
    </w:p>
    <w:p w14:paraId="54505531" w14:textId="77777777" w:rsidR="0033544D" w:rsidRPr="00742779" w:rsidRDefault="00742779" w:rsidP="000E54B1">
      <w:pPr>
        <w:spacing w:before="100" w:after="100"/>
        <w:ind w:left="720" w:right="720"/>
        <w:divId w:val="675229341"/>
        <w:pPrChange w:id="5747" w:author="Seth Oranburg" w:date="2026-03-07T09:50:00Z" w16du:dateUtc="2026-03-07T14:50:00Z">
          <w:pPr>
            <w:pStyle w:val="NormalWeb"/>
            <w:spacing w:before="100" w:after="100"/>
            <w:ind w:left="720" w:right="720"/>
            <w:divId w:val="675229341"/>
          </w:pPr>
        </w:pPrChange>
      </w:pPr>
      <w:del w:id="5748" w:author="Seth Oranburg" w:date="2026-03-07T09:50:00Z" w16du:dateUtc="2026-03-07T14:50:00Z">
        <w:r w:rsidRPr="00742779">
          <w:rPr>
            <w:rFonts w:ascii="ZWAdobeF" w:hAnsi="ZWAdobeF" w:cs="ZWAdobeF"/>
            <w:sz w:val="2"/>
            <w:szCs w:val="2"/>
          </w:rPr>
          <w:delText>2445B</w:delText>
        </w:r>
        <w:r w:rsidR="0033544D" w:rsidRPr="00742779">
          <w:delText>When</w:delText>
        </w:r>
      </w:del>
      <w:ins w:id="5749" w:author="Seth Oranburg" w:date="2026-03-07T09:50:00Z" w16du:dateUtc="2026-03-07T14:50:00Z">
        <w:r w:rsidR="0033544D" w:rsidRPr="00742779">
          <w:t>When</w:t>
        </w:r>
      </w:ins>
      <w:r w:rsidR="0033544D" w:rsidRPr="00742779">
        <w:t xml:space="preserve"> a corporation undertakes a transaction which will cause: (a) a change in corporate control; or (b) a break-up of the corporate entity, the directors</w:t>
      </w:r>
      <w:r w:rsidR="009F60D1" w:rsidRPr="00742779">
        <w:t>’</w:t>
      </w:r>
      <w:r w:rsidR="0033544D" w:rsidRPr="00742779">
        <w:t xml:space="preserve"> obligation is to seek the best value reasonably available to the stockholders. This obligation applies regardless of the form of consideration: cash, stock, or a combination thereof.</w:t>
      </w:r>
      <w:r w:rsidR="0033544D">
        <w:fldChar w:fldCharType="begin"/>
      </w:r>
      <w:r w:rsidR="0033544D">
        <w:instrText>HYPERLINK \l "fn349-11647" \o "Jump to citation"</w:instrText>
      </w:r>
      <w:r w:rsidR="0033544D">
        <w:fldChar w:fldCharType="separate"/>
      </w:r>
      <w:r w:rsidR="0033544D" w:rsidRPr="00742779">
        <w:rPr>
          <w:rStyle w:val="Hyperlink"/>
          <w:color w:val="auto"/>
          <w:u w:val="none"/>
        </w:rPr>
        <w:t>[349</w:t>
      </w:r>
      <w:r w:rsidR="00EE2871" w:rsidRPr="00742779">
        <w:rPr>
          <w:rStyle w:val="Hyperlink"/>
          <w:color w:val="auto"/>
          <w:u w:val="none"/>
        </w:rPr>
        <w:t>]</w:t>
      </w:r>
      <w:r w:rsidR="0033544D">
        <w:fldChar w:fldCharType="end"/>
      </w:r>
    </w:p>
    <w:p w14:paraId="28E111AB" w14:textId="77777777" w:rsidR="0033544D" w:rsidRPr="00742779" w:rsidRDefault="00742779" w:rsidP="000E54B1">
      <w:del w:id="5750" w:author="Seth Oranburg" w:date="2026-03-07T09:50:00Z" w16du:dateUtc="2026-03-07T14:50:00Z">
        <w:r w:rsidRPr="00742779">
          <w:rPr>
            <w:rFonts w:ascii="ZWAdobeF" w:hAnsi="ZWAdobeF" w:cs="ZWAdobeF"/>
            <w:sz w:val="2"/>
            <w:szCs w:val="2"/>
          </w:rPr>
          <w:delText>2446B</w:delText>
        </w:r>
        <w:r w:rsidR="0033544D" w:rsidRPr="00742779">
          <w:delText>The</w:delText>
        </w:r>
      </w:del>
      <w:ins w:id="5751" w:author="Seth Oranburg" w:date="2026-03-07T09:50:00Z" w16du:dateUtc="2026-03-07T14:50:00Z">
        <w:r w:rsidR="0033544D" w:rsidRPr="00742779">
          <w:t>The</w:t>
        </w:r>
      </w:ins>
      <w:r w:rsidR="0033544D" w:rsidRPr="00742779">
        <w:t xml:space="preserve"> stock-for-stock structure did not save Paramount from </w:t>
      </w:r>
      <w:r w:rsidR="0033544D" w:rsidRPr="00742779">
        <w:rPr>
          <w:rStyle w:val="Emphasis"/>
        </w:rPr>
        <w:t>Revlon</w:t>
      </w:r>
      <w:r w:rsidR="0033544D" w:rsidRPr="00742779">
        <w:t>. What mattered was control:</w:t>
      </w:r>
    </w:p>
    <w:p w14:paraId="5D6F90EE" w14:textId="77777777" w:rsidR="0033544D" w:rsidRPr="00742779" w:rsidRDefault="00742779" w:rsidP="000E54B1">
      <w:pPr>
        <w:spacing w:before="100" w:after="100"/>
        <w:ind w:left="720" w:right="720"/>
        <w:divId w:val="1298222618"/>
        <w:pPrChange w:id="5752" w:author="Seth Oranburg" w:date="2026-03-07T09:50:00Z" w16du:dateUtc="2026-03-07T14:50:00Z">
          <w:pPr>
            <w:pStyle w:val="NormalWeb"/>
            <w:spacing w:before="100" w:after="100"/>
            <w:ind w:left="720" w:right="720"/>
            <w:divId w:val="1298222618"/>
          </w:pPr>
        </w:pPrChange>
      </w:pPr>
      <w:del w:id="5753" w:author="Seth Oranburg" w:date="2026-03-07T09:50:00Z" w16du:dateUtc="2026-03-07T14:50:00Z">
        <w:r w:rsidRPr="00742779">
          <w:rPr>
            <w:rFonts w:ascii="ZWAdobeF" w:hAnsi="ZWAdobeF" w:cs="ZWAdobeF"/>
            <w:sz w:val="2"/>
            <w:szCs w:val="2"/>
          </w:rPr>
          <w:delText>2447B</w:delText>
        </w:r>
        <w:r w:rsidR="0033544D" w:rsidRPr="00742779">
          <w:delText>In</w:delText>
        </w:r>
      </w:del>
      <w:ins w:id="5754" w:author="Seth Oranburg" w:date="2026-03-07T09:50:00Z" w16du:dateUtc="2026-03-07T14:50:00Z">
        <w:r w:rsidR="0033544D" w:rsidRPr="00742779">
          <w:t>In</w:t>
        </w:r>
      </w:ins>
      <w:r w:rsidR="0033544D" w:rsidRPr="00742779">
        <w:t xml:space="preserve"> the </w:t>
      </w:r>
      <w:r w:rsidR="0033544D" w:rsidRPr="00742779">
        <w:rPr>
          <w:rStyle w:val="Emphasis"/>
        </w:rPr>
        <w:t>Time</w:t>
      </w:r>
      <w:r w:rsidR="0033544D" w:rsidRPr="00742779">
        <w:t xml:space="preserve"> case, the corporation was not for sale and there was no threat of a change in control. Here, by contrast, the Paramount board agreed to a merger that would transfer control of Paramount from its public stockholders to Viacom</w:t>
      </w:r>
      <w:r w:rsidR="009F60D1" w:rsidRPr="00742779">
        <w:t>’</w:t>
      </w:r>
      <w:r w:rsidR="0033544D" w:rsidRPr="00742779">
        <w:t>s controlling stockholder, Sumner Redstone. When control of a corporation passes to a single person or a small group, the stockholders lose the protections of an independent board and the oversight of the market for corporate control. They are thereafter captive, unable to sell their shares at a premium in a subsequent acquisition. This diminution in the value of their investment demands compensation at the time of the transaction.</w:t>
      </w:r>
      <w:r w:rsidR="0033544D">
        <w:fldChar w:fldCharType="begin"/>
      </w:r>
      <w:r w:rsidR="0033544D">
        <w:instrText>HYPERLINK \l "fn349-11647" \o "Jump to citation"</w:instrText>
      </w:r>
      <w:r w:rsidR="0033544D">
        <w:fldChar w:fldCharType="separate"/>
      </w:r>
      <w:r w:rsidR="0033544D" w:rsidRPr="00742779">
        <w:rPr>
          <w:rStyle w:val="Hyperlink"/>
          <w:color w:val="auto"/>
          <w:u w:val="none"/>
        </w:rPr>
        <w:t>[349</w:t>
      </w:r>
      <w:r w:rsidR="00EE2871" w:rsidRPr="00742779">
        <w:rPr>
          <w:rStyle w:val="Hyperlink"/>
          <w:color w:val="auto"/>
          <w:u w:val="none"/>
        </w:rPr>
        <w:t>]</w:t>
      </w:r>
      <w:r w:rsidR="0033544D">
        <w:fldChar w:fldCharType="end"/>
      </w:r>
    </w:p>
    <w:p w14:paraId="1C17E310" w14:textId="77777777" w:rsidR="0033544D" w:rsidRPr="00742779" w:rsidRDefault="00742779" w:rsidP="000E54B1">
      <w:del w:id="5755" w:author="Seth Oranburg" w:date="2026-03-07T09:50:00Z" w16du:dateUtc="2026-03-07T14:50:00Z">
        <w:r w:rsidRPr="00742779">
          <w:rPr>
            <w:rFonts w:ascii="ZWAdobeF" w:hAnsi="ZWAdobeF" w:cs="ZWAdobeF"/>
            <w:sz w:val="2"/>
            <w:szCs w:val="2"/>
          </w:rPr>
          <w:delText>2448B</w:delText>
        </w:r>
        <w:r w:rsidR="0033544D" w:rsidRPr="00742779">
          <w:delText>This</w:delText>
        </w:r>
      </w:del>
      <w:ins w:id="5756" w:author="Seth Oranburg" w:date="2026-03-07T09:50:00Z" w16du:dateUtc="2026-03-07T14:50:00Z">
        <w:r w:rsidR="0033544D" w:rsidRPr="00742779">
          <w:t>This</w:t>
        </w:r>
      </w:ins>
      <w:r w:rsidR="0033544D" w:rsidRPr="00742779">
        <w:t xml:space="preserve"> reasoning explained why </w:t>
      </w:r>
      <w:r w:rsidR="0033544D" w:rsidRPr="00742779">
        <w:rPr>
          <w:rStyle w:val="Emphasis"/>
        </w:rPr>
        <w:t>Time</w:t>
      </w:r>
      <w:r w:rsidR="0033544D" w:rsidRPr="00742779">
        <w:t xml:space="preserve"> came out differently. In </w:t>
      </w:r>
      <w:r w:rsidR="0033544D" w:rsidRPr="00742779">
        <w:rPr>
          <w:rStyle w:val="Emphasis"/>
        </w:rPr>
        <w:t>Time</w:t>
      </w:r>
      <w:r w:rsidR="0033544D" w:rsidRPr="00742779">
        <w:t xml:space="preserve">, shareholders of the combined entity would be a large, diffuse group with no single controlling shareholder. They retained the ability to sell into a future acquisition or to discipline management through a future proxy contest. In </w:t>
      </w:r>
      <w:r w:rsidR="0033544D" w:rsidRPr="00742779">
        <w:rPr>
          <w:rStyle w:val="Emphasis"/>
        </w:rPr>
        <w:lastRenderedPageBreak/>
        <w:t>Paramount</w:t>
      </w:r>
      <w:r w:rsidR="0033544D" w:rsidRPr="00742779">
        <w:t>, shareholders would become minority investors in a controlled company, forever subordinate to Redstone</w:t>
      </w:r>
      <w:r w:rsidR="009F60D1" w:rsidRPr="00742779">
        <w:t>’</w:t>
      </w:r>
      <w:r w:rsidR="0033544D" w:rsidRPr="00742779">
        <w:t>s majority stake.</w:t>
      </w:r>
    </w:p>
    <w:p w14:paraId="5B6EA62A" w14:textId="77777777" w:rsidR="0033544D" w:rsidRPr="00742779" w:rsidRDefault="00742779" w:rsidP="000E54B1">
      <w:del w:id="5757" w:author="Seth Oranburg" w:date="2026-03-07T09:50:00Z" w16du:dateUtc="2026-03-07T14:50:00Z">
        <w:r w:rsidRPr="00742779">
          <w:rPr>
            <w:rFonts w:ascii="ZWAdobeF" w:hAnsi="ZWAdobeF" w:cs="ZWAdobeF"/>
            <w:sz w:val="2"/>
            <w:szCs w:val="2"/>
          </w:rPr>
          <w:delText>2449B</w:delText>
        </w:r>
        <w:r w:rsidR="0033544D" w:rsidRPr="00742779">
          <w:delText>The</w:delText>
        </w:r>
      </w:del>
      <w:ins w:id="5758" w:author="Seth Oranburg" w:date="2026-03-07T09:50:00Z" w16du:dateUtc="2026-03-07T14:50:00Z">
        <w:r w:rsidR="0033544D" w:rsidRPr="00742779">
          <w:t>The</w:t>
        </w:r>
      </w:ins>
      <w:r w:rsidR="0033544D" w:rsidRPr="00742779">
        <w:t xml:space="preserve"> court found </w:t>
      </w:r>
      <w:r w:rsidR="0033544D" w:rsidRPr="00742779">
        <w:rPr>
          <w:rStyle w:val="Emphasis"/>
        </w:rPr>
        <w:t>Revlon</w:t>
      </w:r>
      <w:r w:rsidR="0033544D" w:rsidRPr="00742779">
        <w:t xml:space="preserve"> triggered and held the Paramount board breached its duties. The deal protections favoring Viacom were excessive. The board should have conducted an auction to obtain the best price.</w:t>
      </w:r>
    </w:p>
    <w:p w14:paraId="3EE992CB" w14:textId="77777777" w:rsidR="0033544D" w:rsidRPr="00742779" w:rsidRDefault="0033544D" w:rsidP="000E54B1">
      <w:pPr>
        <w:pStyle w:val="Heading3"/>
        <w:rPr>
          <w:rFonts w:eastAsia="Times New Roman"/>
        </w:rPr>
      </w:pPr>
      <w:r w:rsidRPr="00742779">
        <w:rPr>
          <w:rFonts w:eastAsia="Times New Roman"/>
        </w:rPr>
        <w:t>Synthesizing the Revlon Trigger</w:t>
      </w:r>
    </w:p>
    <w:p w14:paraId="21B1410D" w14:textId="77777777" w:rsidR="0033544D" w:rsidRPr="00742779" w:rsidRDefault="00742779" w:rsidP="000E54B1">
      <w:del w:id="5759" w:author="Seth Oranburg" w:date="2026-03-07T09:50:00Z" w16du:dateUtc="2026-03-07T14:50:00Z">
        <w:r w:rsidRPr="00742779">
          <w:rPr>
            <w:rFonts w:ascii="ZWAdobeF" w:hAnsi="ZWAdobeF" w:cs="ZWAdobeF"/>
            <w:sz w:val="2"/>
            <w:szCs w:val="2"/>
          </w:rPr>
          <w:delText>2450B</w:delText>
        </w:r>
        <w:r w:rsidR="0033544D" w:rsidRPr="00742779">
          <w:delText>Across</w:delText>
        </w:r>
      </w:del>
      <w:ins w:id="5760" w:author="Seth Oranburg" w:date="2026-03-07T09:50:00Z" w16du:dateUtc="2026-03-07T14:50:00Z">
        <w:r w:rsidR="0033544D" w:rsidRPr="00742779">
          <w:t>Across</w:t>
        </w:r>
      </w:ins>
      <w:r w:rsidR="0033544D" w:rsidRPr="00742779">
        <w:t xml:space="preserve"> the cases, the </w:t>
      </w:r>
      <w:r w:rsidR="0033544D" w:rsidRPr="00742779">
        <w:rPr>
          <w:rStyle w:val="Emphasis"/>
        </w:rPr>
        <w:t>Revlon</w:t>
      </w:r>
      <w:r w:rsidR="0033544D" w:rsidRPr="00742779">
        <w:t xml:space="preserve"> trigger can be synthesized as follows:</w:t>
      </w:r>
    </w:p>
    <w:p w14:paraId="28195841" w14:textId="77777777" w:rsidR="0033544D" w:rsidRPr="00742779" w:rsidRDefault="0033544D" w:rsidP="000E54B1">
      <w:r w:rsidRPr="00742779">
        <w:rPr>
          <w:rStyle w:val="Strong"/>
        </w:rPr>
        <w:t>Revlon applies when:</w:t>
      </w:r>
    </w:p>
    <w:p w14:paraId="6F5B88DB" w14:textId="77777777" w:rsidR="0033544D" w:rsidRPr="00742779" w:rsidRDefault="00742779" w:rsidP="000E54B1">
      <w:pPr>
        <w:numPr>
          <w:ilvl w:val="0"/>
          <w:numId w:val="10"/>
        </w:numPr>
      </w:pPr>
      <w:del w:id="5761" w:author="Seth Oranburg" w:date="2026-03-07T09:50:00Z" w16du:dateUtc="2026-03-07T14:50:00Z">
        <w:r w:rsidRPr="00742779">
          <w:rPr>
            <w:rStyle w:val="Strong"/>
            <w:rFonts w:ascii="ZWAdobeF" w:hAnsi="ZWAdobeF" w:cs="ZWAdobeF"/>
            <w:b w:val="0"/>
            <w:sz w:val="2"/>
            <w:szCs w:val="2"/>
          </w:rPr>
          <w:delText>2451B</w:delText>
        </w:r>
        <w:r w:rsidR="0033544D" w:rsidRPr="00742779">
          <w:rPr>
            <w:rStyle w:val="Strong"/>
          </w:rPr>
          <w:delText>Cash</w:delText>
        </w:r>
      </w:del>
      <w:ins w:id="5762" w:author="Seth Oranburg" w:date="2026-03-07T09:50:00Z" w16du:dateUtc="2026-03-07T14:50:00Z">
        <w:r w:rsidR="0033544D" w:rsidRPr="00742779">
          <w:rPr>
            <w:rStyle w:val="Strong"/>
          </w:rPr>
          <w:t>Cash</w:t>
        </w:r>
      </w:ins>
      <w:r w:rsidR="0033544D" w:rsidRPr="00742779">
        <w:rPr>
          <w:rStyle w:val="Strong"/>
        </w:rPr>
        <w:t xml:space="preserve"> sale of the company.</w:t>
      </w:r>
      <w:r w:rsidR="0033544D" w:rsidRPr="00742779">
        <w:t xml:space="preserve"> The paradigmatic case. Shareholders receive cash and exit their investment entirely. The company ceases to exist as an independent entity. </w:t>
      </w:r>
      <w:r w:rsidR="0033544D" w:rsidRPr="00742779">
        <w:rPr>
          <w:rStyle w:val="Emphasis"/>
        </w:rPr>
        <w:t>Revlon</w:t>
      </w:r>
      <w:r w:rsidR="0033544D" w:rsidRPr="00742779">
        <w:t xml:space="preserve"> itself exemplified this situation.</w:t>
      </w:r>
    </w:p>
    <w:p w14:paraId="259E3232" w14:textId="77777777" w:rsidR="0033544D" w:rsidRPr="00742779" w:rsidRDefault="00742779" w:rsidP="000E54B1">
      <w:pPr>
        <w:numPr>
          <w:ilvl w:val="0"/>
          <w:numId w:val="10"/>
        </w:numPr>
      </w:pPr>
      <w:del w:id="5763" w:author="Seth Oranburg" w:date="2026-03-07T09:50:00Z" w16du:dateUtc="2026-03-07T14:50:00Z">
        <w:r w:rsidRPr="00742779">
          <w:rPr>
            <w:rStyle w:val="Strong"/>
            <w:rFonts w:ascii="ZWAdobeF" w:hAnsi="ZWAdobeF" w:cs="ZWAdobeF"/>
            <w:b w:val="0"/>
            <w:sz w:val="2"/>
            <w:szCs w:val="2"/>
          </w:rPr>
          <w:delText>2452B</w:delText>
        </w:r>
        <w:r w:rsidR="0033544D" w:rsidRPr="00742779">
          <w:rPr>
            <w:rStyle w:val="Strong"/>
          </w:rPr>
          <w:delText>Break</w:delText>
        </w:r>
      </w:del>
      <w:ins w:id="5764" w:author="Seth Oranburg" w:date="2026-03-07T09:50:00Z" w16du:dateUtc="2026-03-07T14:50:00Z">
        <w:r w:rsidR="0033544D" w:rsidRPr="00742779">
          <w:rPr>
            <w:rStyle w:val="Strong"/>
          </w:rPr>
          <w:t>Break</w:t>
        </w:r>
      </w:ins>
      <w:r w:rsidR="0033544D" w:rsidRPr="00742779">
        <w:rPr>
          <w:rStyle w:val="Strong"/>
        </w:rPr>
        <w:t>-up of the company.</w:t>
      </w:r>
      <w:r w:rsidR="0033544D" w:rsidRPr="00742779">
        <w:t xml:space="preserve"> When the company will be dismembered and its assets sold to various buyers, shareholders are cashing out their investment. This is economically equivalent to a cash sale.</w:t>
      </w:r>
    </w:p>
    <w:p w14:paraId="40F86C93" w14:textId="77777777" w:rsidR="0033544D" w:rsidRPr="00742779" w:rsidRDefault="00742779" w:rsidP="000E54B1">
      <w:pPr>
        <w:numPr>
          <w:ilvl w:val="0"/>
          <w:numId w:val="10"/>
        </w:numPr>
      </w:pPr>
      <w:del w:id="5765" w:author="Seth Oranburg" w:date="2026-03-07T09:50:00Z" w16du:dateUtc="2026-03-07T14:50:00Z">
        <w:r w:rsidRPr="00742779">
          <w:rPr>
            <w:rStyle w:val="Strong"/>
            <w:rFonts w:ascii="ZWAdobeF" w:hAnsi="ZWAdobeF" w:cs="ZWAdobeF"/>
            <w:b w:val="0"/>
            <w:sz w:val="2"/>
            <w:szCs w:val="2"/>
          </w:rPr>
          <w:delText>2453B</w:delText>
        </w:r>
        <w:r w:rsidR="0033544D" w:rsidRPr="00742779">
          <w:rPr>
            <w:rStyle w:val="Strong"/>
          </w:rPr>
          <w:delText>Change</w:delText>
        </w:r>
      </w:del>
      <w:ins w:id="5766" w:author="Seth Oranburg" w:date="2026-03-07T09:50:00Z" w16du:dateUtc="2026-03-07T14:50:00Z">
        <w:r w:rsidR="0033544D" w:rsidRPr="00742779">
          <w:rPr>
            <w:rStyle w:val="Strong"/>
          </w:rPr>
          <w:t>Change</w:t>
        </w:r>
      </w:ins>
      <w:r w:rsidR="0033544D" w:rsidRPr="00742779">
        <w:rPr>
          <w:rStyle w:val="Strong"/>
        </w:rPr>
        <w:t xml:space="preserve"> of control to a controlling shareholder.</w:t>
      </w:r>
      <w:r w:rsidR="0033544D" w:rsidRPr="00742779">
        <w:t xml:space="preserve"> When control passes from dispersed public shareholders to a single controlling shareholder or controlling group, shareholders lose the protections of market discipline and become captive minority investors. </w:t>
      </w:r>
      <w:r w:rsidR="0033544D" w:rsidRPr="00742779">
        <w:rPr>
          <w:rStyle w:val="Emphasis"/>
        </w:rPr>
        <w:t>Paramount v. QVC</w:t>
      </w:r>
      <w:r w:rsidR="0033544D" w:rsidRPr="00742779">
        <w:t xml:space="preserve"> established this trigger.</w:t>
      </w:r>
    </w:p>
    <w:p w14:paraId="156A1706" w14:textId="77777777" w:rsidR="0033544D" w:rsidRPr="00742779" w:rsidRDefault="0033544D" w:rsidP="000E54B1">
      <w:r w:rsidRPr="00742779">
        <w:rPr>
          <w:rStyle w:val="Strong"/>
        </w:rPr>
        <w:t>Revlon does not apply when:</w:t>
      </w:r>
    </w:p>
    <w:p w14:paraId="22020FEE" w14:textId="77777777" w:rsidR="0033544D" w:rsidRPr="00742779" w:rsidRDefault="00742779" w:rsidP="000E54B1">
      <w:pPr>
        <w:numPr>
          <w:ilvl w:val="0"/>
          <w:numId w:val="11"/>
        </w:numPr>
      </w:pPr>
      <w:del w:id="5767" w:author="Seth Oranburg" w:date="2026-03-07T09:50:00Z" w16du:dateUtc="2026-03-07T14:50:00Z">
        <w:r w:rsidRPr="00742779">
          <w:rPr>
            <w:rStyle w:val="Strong"/>
            <w:rFonts w:ascii="ZWAdobeF" w:hAnsi="ZWAdobeF" w:cs="ZWAdobeF"/>
            <w:b w:val="0"/>
            <w:sz w:val="2"/>
            <w:szCs w:val="2"/>
          </w:rPr>
          <w:delText>2454B</w:delText>
        </w:r>
        <w:r w:rsidR="0033544D" w:rsidRPr="00742779">
          <w:rPr>
            <w:rStyle w:val="Strong"/>
          </w:rPr>
          <w:delText>Stock</w:delText>
        </w:r>
      </w:del>
      <w:ins w:id="5768" w:author="Seth Oranburg" w:date="2026-03-07T09:50:00Z" w16du:dateUtc="2026-03-07T14:50:00Z">
        <w:r w:rsidR="0033544D" w:rsidRPr="00742779">
          <w:rPr>
            <w:rStyle w:val="Strong"/>
          </w:rPr>
          <w:t>Stock</w:t>
        </w:r>
      </w:ins>
      <w:r w:rsidR="0033544D" w:rsidRPr="00742779">
        <w:rPr>
          <w:rStyle w:val="Strong"/>
        </w:rPr>
        <w:t>-for-stock merger with no change of control.</w:t>
      </w:r>
      <w:r w:rsidR="0033544D" w:rsidRPr="00742779">
        <w:t xml:space="preserve"> When target shareholders receive stock in a combined entity that will have dispersed ownership, there is no change of control. Shareholders retain ongoing equity interests and the protections of market discipline. </w:t>
      </w:r>
      <w:r w:rsidR="0033544D" w:rsidRPr="00742779">
        <w:rPr>
          <w:rStyle w:val="Emphasis"/>
        </w:rPr>
        <w:t>Time</w:t>
      </w:r>
      <w:r w:rsidR="0033544D" w:rsidRPr="00742779">
        <w:t xml:space="preserve"> established this exception.</w:t>
      </w:r>
    </w:p>
    <w:p w14:paraId="4429F3A1" w14:textId="77777777" w:rsidR="0033544D" w:rsidRPr="00742779" w:rsidRDefault="00742779" w:rsidP="000E54B1">
      <w:pPr>
        <w:numPr>
          <w:ilvl w:val="0"/>
          <w:numId w:val="11"/>
        </w:numPr>
      </w:pPr>
      <w:del w:id="5769" w:author="Seth Oranburg" w:date="2026-03-07T09:50:00Z" w16du:dateUtc="2026-03-07T14:50:00Z">
        <w:r w:rsidRPr="00742779">
          <w:rPr>
            <w:rStyle w:val="Strong"/>
            <w:rFonts w:ascii="ZWAdobeF" w:hAnsi="ZWAdobeF" w:cs="ZWAdobeF"/>
            <w:b w:val="0"/>
            <w:sz w:val="2"/>
            <w:szCs w:val="2"/>
          </w:rPr>
          <w:delText>2455B</w:delText>
        </w:r>
        <w:r w:rsidR="0033544D" w:rsidRPr="00742779">
          <w:rPr>
            <w:rStyle w:val="Strong"/>
          </w:rPr>
          <w:delText>Strategic</w:delText>
        </w:r>
      </w:del>
      <w:ins w:id="5770" w:author="Seth Oranburg" w:date="2026-03-07T09:50:00Z" w16du:dateUtc="2026-03-07T14:50:00Z">
        <w:r w:rsidR="0033544D" w:rsidRPr="00742779">
          <w:rPr>
            <w:rStyle w:val="Strong"/>
          </w:rPr>
          <w:t>Strategic</w:t>
        </w:r>
      </w:ins>
      <w:r w:rsidR="0033544D" w:rsidRPr="00742779">
        <w:rPr>
          <w:rStyle w:val="Strong"/>
        </w:rPr>
        <w:t xml:space="preserve"> combination pursuing long-term value.</w:t>
      </w:r>
      <w:r w:rsidR="0033544D" w:rsidRPr="00742779">
        <w:t xml:space="preserve"> When the board pursues a pre-existing strategic plan through a transaction that preserves shareholder equity interests, </w:t>
      </w:r>
      <w:r w:rsidR="0033544D" w:rsidRPr="00742779">
        <w:rPr>
          <w:rStyle w:val="Emphasis"/>
        </w:rPr>
        <w:t>Revlon</w:t>
      </w:r>
      <w:r w:rsidR="0033544D" w:rsidRPr="00742779">
        <w:t xml:space="preserve"> does not require abandonment of that strategy to maximize short-term premiums.</w:t>
      </w:r>
    </w:p>
    <w:p w14:paraId="18743CFC" w14:textId="77777777" w:rsidR="0033544D" w:rsidRPr="00742779" w:rsidRDefault="00742779" w:rsidP="000E54B1">
      <w:pPr>
        <w:numPr>
          <w:ilvl w:val="0"/>
          <w:numId w:val="11"/>
        </w:numPr>
      </w:pPr>
      <w:del w:id="5771" w:author="Seth Oranburg" w:date="2026-03-07T09:50:00Z" w16du:dateUtc="2026-03-07T14:50:00Z">
        <w:r w:rsidRPr="00742779">
          <w:rPr>
            <w:rStyle w:val="Strong"/>
            <w:rFonts w:ascii="ZWAdobeF" w:hAnsi="ZWAdobeF" w:cs="ZWAdobeF"/>
            <w:b w:val="0"/>
            <w:sz w:val="2"/>
            <w:szCs w:val="2"/>
          </w:rPr>
          <w:delText>2456B</w:delText>
        </w:r>
        <w:r w:rsidR="0033544D" w:rsidRPr="00742779">
          <w:rPr>
            <w:rStyle w:val="Strong"/>
          </w:rPr>
          <w:delText>Transaction</w:delText>
        </w:r>
      </w:del>
      <w:ins w:id="5772" w:author="Seth Oranburg" w:date="2026-03-07T09:50:00Z" w16du:dateUtc="2026-03-07T14:50:00Z">
        <w:r w:rsidR="0033544D" w:rsidRPr="00742779">
          <w:rPr>
            <w:rStyle w:val="Strong"/>
          </w:rPr>
          <w:t>Transaction</w:t>
        </w:r>
      </w:ins>
      <w:r w:rsidR="0033544D" w:rsidRPr="00742779">
        <w:rPr>
          <w:rStyle w:val="Strong"/>
        </w:rPr>
        <w:t xml:space="preserve"> where existing controller remains in control.</w:t>
      </w:r>
      <w:r w:rsidR="0033544D" w:rsidRPr="00742779">
        <w:t xml:space="preserve"> If the company already has a controlling shareholder and that controller remains in control after the transaction, there is no </w:t>
      </w:r>
      <w:r w:rsidR="009F60D1" w:rsidRPr="00742779">
        <w:t>“</w:t>
      </w:r>
      <w:r w:rsidR="0033544D" w:rsidRPr="00742779">
        <w:t>change</w:t>
      </w:r>
      <w:r w:rsidR="009F60D1" w:rsidRPr="00742779">
        <w:t>”</w:t>
      </w:r>
      <w:r w:rsidR="0033544D" w:rsidRPr="00742779">
        <w:t xml:space="preserve"> in control that triggers </w:t>
      </w:r>
      <w:r w:rsidR="0033544D" w:rsidRPr="00742779">
        <w:rPr>
          <w:rStyle w:val="Emphasis"/>
        </w:rPr>
        <w:t>Revlon</w:t>
      </w:r>
      <w:r w:rsidR="0033544D" w:rsidRPr="00742779">
        <w:t>.</w:t>
      </w:r>
    </w:p>
    <w:p w14:paraId="3E544CB0" w14:textId="77777777" w:rsidR="0033544D" w:rsidRPr="00742779" w:rsidRDefault="0033544D" w:rsidP="000E54B1">
      <w:pPr>
        <w:pStyle w:val="Heading3"/>
        <w:rPr>
          <w:rFonts w:eastAsia="Times New Roman"/>
        </w:rPr>
      </w:pPr>
      <w:r w:rsidRPr="00742779">
        <w:rPr>
          <w:rFonts w:eastAsia="Times New Roman"/>
        </w:rPr>
        <w:t>What Revlon Requires</w:t>
      </w:r>
    </w:p>
    <w:p w14:paraId="430EDE2B" w14:textId="77777777" w:rsidR="0033544D" w:rsidRPr="00742779" w:rsidRDefault="00742779" w:rsidP="000E54B1">
      <w:del w:id="5773" w:author="Seth Oranburg" w:date="2026-03-07T09:50:00Z" w16du:dateUtc="2026-03-07T14:50:00Z">
        <w:r w:rsidRPr="00742779">
          <w:rPr>
            <w:rFonts w:ascii="ZWAdobeF" w:hAnsi="ZWAdobeF" w:cs="ZWAdobeF"/>
            <w:sz w:val="2"/>
            <w:szCs w:val="2"/>
          </w:rPr>
          <w:delText>2457B</w:delText>
        </w:r>
        <w:r w:rsidR="0033544D" w:rsidRPr="00742779">
          <w:delText>Once</w:delText>
        </w:r>
      </w:del>
      <w:ins w:id="5774" w:author="Seth Oranburg" w:date="2026-03-07T09:50:00Z" w16du:dateUtc="2026-03-07T14:50:00Z">
        <w:r w:rsidR="0033544D" w:rsidRPr="00742779">
          <w:t>Once</w:t>
        </w:r>
      </w:ins>
      <w:r w:rsidR="0033544D" w:rsidRPr="00742779">
        <w:t xml:space="preserve"> </w:t>
      </w:r>
      <w:r w:rsidR="0033544D" w:rsidRPr="00742779">
        <w:rPr>
          <w:rStyle w:val="Emphasis"/>
        </w:rPr>
        <w:t>Revlon</w:t>
      </w:r>
      <w:r w:rsidR="0033544D" w:rsidRPr="00742779">
        <w:t xml:space="preserve"> is triggered, directors must seek the best value reasonably available for shareholders. This duty imposes several obligations.</w:t>
      </w:r>
    </w:p>
    <w:p w14:paraId="2C6DF67B" w14:textId="77777777" w:rsidR="0033544D" w:rsidRPr="00742779" w:rsidRDefault="00742779" w:rsidP="000E54B1">
      <w:del w:id="5775" w:author="Seth Oranburg" w:date="2026-03-07T09:50:00Z" w16du:dateUtc="2026-03-07T14:50:00Z">
        <w:r w:rsidRPr="00742779">
          <w:rPr>
            <w:rStyle w:val="Strong"/>
            <w:rFonts w:ascii="ZWAdobeF" w:hAnsi="ZWAdobeF" w:cs="ZWAdobeF"/>
            <w:b w:val="0"/>
            <w:sz w:val="2"/>
            <w:szCs w:val="2"/>
          </w:rPr>
          <w:lastRenderedPageBreak/>
          <w:delText>2458B</w:delText>
        </w:r>
        <w:r w:rsidR="0033544D" w:rsidRPr="00742779">
          <w:rPr>
            <w:rStyle w:val="Strong"/>
          </w:rPr>
          <w:delText>Market</w:delText>
        </w:r>
      </w:del>
      <w:ins w:id="5776" w:author="Seth Oranburg" w:date="2026-03-07T09:50:00Z" w16du:dateUtc="2026-03-07T14:50:00Z">
        <w:r w:rsidR="0033544D" w:rsidRPr="00742779">
          <w:rPr>
            <w:rStyle w:val="Strong"/>
          </w:rPr>
          <w:t>Market</w:t>
        </w:r>
      </w:ins>
      <w:r w:rsidR="0033544D" w:rsidRPr="00742779">
        <w:rPr>
          <w:rStyle w:val="Strong"/>
        </w:rPr>
        <w:t xml:space="preserve"> check or auction.</w:t>
      </w:r>
      <w:r w:rsidR="0033544D" w:rsidRPr="00742779">
        <w:t xml:space="preserve"> Directors must take reasonable steps to determine that they have obtained the best price available. This does not require a formal auction in every case. A thorough market check, pre-signing solicitation of potential buyers, or a post-signing </w:t>
      </w:r>
      <w:r w:rsidR="009F60D1" w:rsidRPr="00742779">
        <w:t>“</w:t>
      </w:r>
      <w:r w:rsidR="0033544D" w:rsidRPr="00742779">
        <w:t>go-shop</w:t>
      </w:r>
      <w:r w:rsidR="009F60D1" w:rsidRPr="00742779">
        <w:t>”</w:t>
      </w:r>
      <w:r w:rsidR="0033544D" w:rsidRPr="00742779">
        <w:t xml:space="preserve"> period may suffice. But directors cannot simply accept the first offer that appears without investigating alternatives.</w:t>
      </w:r>
    </w:p>
    <w:p w14:paraId="1195A4E1" w14:textId="77777777" w:rsidR="0033544D" w:rsidRPr="00742779" w:rsidRDefault="00742779" w:rsidP="000E54B1">
      <w:del w:id="5777" w:author="Seth Oranburg" w:date="2026-03-07T09:50:00Z" w16du:dateUtc="2026-03-07T14:50:00Z">
        <w:r w:rsidRPr="00742779">
          <w:rPr>
            <w:rStyle w:val="Strong"/>
            <w:rFonts w:ascii="ZWAdobeF" w:hAnsi="ZWAdobeF" w:cs="ZWAdobeF"/>
            <w:b w:val="0"/>
            <w:sz w:val="2"/>
            <w:szCs w:val="2"/>
          </w:rPr>
          <w:delText>2459B</w:delText>
        </w:r>
        <w:r w:rsidR="0033544D" w:rsidRPr="00742779">
          <w:rPr>
            <w:rStyle w:val="Strong"/>
          </w:rPr>
          <w:delText>Level</w:delText>
        </w:r>
      </w:del>
      <w:ins w:id="5778" w:author="Seth Oranburg" w:date="2026-03-07T09:50:00Z" w16du:dateUtc="2026-03-07T14:50:00Z">
        <w:r w:rsidR="0033544D" w:rsidRPr="00742779">
          <w:rPr>
            <w:rStyle w:val="Strong"/>
          </w:rPr>
          <w:t>Level</w:t>
        </w:r>
      </w:ins>
      <w:r w:rsidR="0033544D" w:rsidRPr="00742779">
        <w:rPr>
          <w:rStyle w:val="Strong"/>
        </w:rPr>
        <w:t xml:space="preserve"> playing field for bidders.</w:t>
      </w:r>
      <w:r w:rsidR="0033544D" w:rsidRPr="00742779">
        <w:t xml:space="preserve"> Directors cannot favor one bidder over another for reasons unrelated to shareholder value. Personal relationships, promises of continued employment, or preferences for particular management philosophies do not justify selecting a lower bid. Value to shareholders must be paramount.</w:t>
      </w:r>
    </w:p>
    <w:p w14:paraId="34E2F733" w14:textId="77777777" w:rsidR="0033544D" w:rsidRPr="00742779" w:rsidRDefault="00742779" w:rsidP="000E54B1">
      <w:del w:id="5779" w:author="Seth Oranburg" w:date="2026-03-07T09:50:00Z" w16du:dateUtc="2026-03-07T14:50:00Z">
        <w:r w:rsidRPr="00742779">
          <w:rPr>
            <w:rStyle w:val="Strong"/>
            <w:rFonts w:ascii="ZWAdobeF" w:hAnsi="ZWAdobeF" w:cs="ZWAdobeF"/>
            <w:b w:val="0"/>
            <w:sz w:val="2"/>
            <w:szCs w:val="2"/>
          </w:rPr>
          <w:delText>2460B</w:delText>
        </w:r>
        <w:r w:rsidR="0033544D" w:rsidRPr="00742779">
          <w:rPr>
            <w:rStyle w:val="Strong"/>
          </w:rPr>
          <w:delText>Reasonable</w:delText>
        </w:r>
      </w:del>
      <w:ins w:id="5780" w:author="Seth Oranburg" w:date="2026-03-07T09:50:00Z" w16du:dateUtc="2026-03-07T14:50:00Z">
        <w:r w:rsidR="0033544D" w:rsidRPr="00742779">
          <w:rPr>
            <w:rStyle w:val="Strong"/>
          </w:rPr>
          <w:t>Reasonable</w:t>
        </w:r>
      </w:ins>
      <w:r w:rsidR="0033544D" w:rsidRPr="00742779">
        <w:rPr>
          <w:rStyle w:val="Strong"/>
        </w:rPr>
        <w:t xml:space="preserve"> deal protections.</w:t>
      </w:r>
      <w:r w:rsidR="0033544D" w:rsidRPr="00742779">
        <w:t xml:space="preserve"> Deal protection devices are not prohibited, but they must be reasonable and must allow superior bids to emerge. Termination fees typically must be limited to 2-4% of deal value. No-shop clauses must include meaningful fiduciary outs allowing the board to consider and accept superior proposals. Lock-ups that effectively preclude competition are suspect.</w:t>
      </w:r>
    </w:p>
    <w:p w14:paraId="0232207F" w14:textId="77777777" w:rsidR="0033544D" w:rsidRPr="00742779" w:rsidRDefault="00742779" w:rsidP="000E54B1">
      <w:del w:id="5781" w:author="Seth Oranburg" w:date="2026-03-07T09:50:00Z" w16du:dateUtc="2026-03-07T14:50:00Z">
        <w:r w:rsidRPr="00742779">
          <w:rPr>
            <w:rStyle w:val="Strong"/>
            <w:rFonts w:ascii="ZWAdobeF" w:hAnsi="ZWAdobeF" w:cs="ZWAdobeF"/>
            <w:b w:val="0"/>
            <w:sz w:val="2"/>
            <w:szCs w:val="2"/>
          </w:rPr>
          <w:delText>2461B</w:delText>
        </w:r>
        <w:r w:rsidR="0033544D" w:rsidRPr="00742779">
          <w:rPr>
            <w:rStyle w:val="Strong"/>
          </w:rPr>
          <w:delText>Good</w:delText>
        </w:r>
      </w:del>
      <w:ins w:id="5782" w:author="Seth Oranburg" w:date="2026-03-07T09:50:00Z" w16du:dateUtc="2026-03-07T14:50:00Z">
        <w:r w:rsidR="0033544D" w:rsidRPr="00742779">
          <w:rPr>
            <w:rStyle w:val="Strong"/>
          </w:rPr>
          <w:t>Good</w:t>
        </w:r>
      </w:ins>
      <w:r w:rsidR="0033544D" w:rsidRPr="00742779">
        <w:rPr>
          <w:rStyle w:val="Strong"/>
        </w:rPr>
        <w:t xml:space="preserve"> faith pursuit of shareholder value.</w:t>
      </w:r>
      <w:r w:rsidR="0033544D" w:rsidRPr="00742779">
        <w:t xml:space="preserve"> Directors must actually seek to maximize value, not merely go through the motions. A market check conducted half-heartedly, or an auction designed to favor a predetermined winner, does not satisfy </w:t>
      </w:r>
      <w:r w:rsidR="0033544D" w:rsidRPr="00742779">
        <w:rPr>
          <w:rStyle w:val="Emphasis"/>
        </w:rPr>
        <w:t>Revlon</w:t>
      </w:r>
      <w:r w:rsidR="0033544D" w:rsidRPr="00742779">
        <w:t>.</w:t>
      </w:r>
    </w:p>
    <w:p w14:paraId="581547C1" w14:textId="77777777" w:rsidR="0033544D" w:rsidRPr="00742779" w:rsidRDefault="0033544D" w:rsidP="000E54B1">
      <w:pPr>
        <w:pStyle w:val="Heading3"/>
        <w:rPr>
          <w:rFonts w:eastAsia="Times New Roman"/>
        </w:rPr>
      </w:pPr>
      <w:r w:rsidRPr="00742779">
        <w:rPr>
          <w:rStyle w:val="Emphasis"/>
          <w:rFonts w:eastAsia="Times New Roman"/>
        </w:rPr>
        <w:t>Lyondell Chemical Co. v. Ryan</w:t>
      </w:r>
      <w:r w:rsidRPr="00742779">
        <w:rPr>
          <w:rFonts w:eastAsia="Times New Roman"/>
        </w:rPr>
        <w:t xml:space="preserve"> (2009): Process Does Not Require Length</w:t>
      </w:r>
    </w:p>
    <w:p w14:paraId="436EA9FB" w14:textId="77777777" w:rsidR="0033544D" w:rsidRPr="00742779" w:rsidRDefault="00742779" w:rsidP="000E54B1">
      <w:pPr>
        <w:pPrChange w:id="5783" w:author="Seth Oranburg" w:date="2026-03-07T09:50:00Z" w16du:dateUtc="2026-03-07T14:50:00Z">
          <w:pPr>
            <w:pStyle w:val="NormalWeb"/>
          </w:pPr>
        </w:pPrChange>
      </w:pPr>
      <w:del w:id="5784" w:author="Seth Oranburg" w:date="2026-03-07T09:50:00Z" w16du:dateUtc="2026-03-07T14:50:00Z">
        <w:r w:rsidRPr="00742779">
          <w:rPr>
            <w:rStyle w:val="Emphasis"/>
            <w:rFonts w:ascii="ZWAdobeF" w:hAnsi="ZWAdobeF" w:cs="ZWAdobeF"/>
            <w:i w:val="0"/>
            <w:sz w:val="2"/>
            <w:szCs w:val="2"/>
          </w:rPr>
          <w:delText>2462B</w:delText>
        </w:r>
        <w:r w:rsidR="0033544D" w:rsidRPr="00742779">
          <w:rPr>
            <w:rStyle w:val="Emphasis"/>
          </w:rPr>
          <w:delText>Revlon</w:delText>
        </w:r>
      </w:del>
      <w:ins w:id="5785" w:author="Seth Oranburg" w:date="2026-03-07T09:50:00Z" w16du:dateUtc="2026-03-07T14:50:00Z">
        <w:r w:rsidR="0033544D" w:rsidRPr="00742779">
          <w:rPr>
            <w:rStyle w:val="Emphasis"/>
          </w:rPr>
          <w:t>Revlon</w:t>
        </w:r>
      </w:ins>
      <w:r w:rsidR="0033544D" w:rsidRPr="00742779">
        <w:t xml:space="preserve"> is sometimes misunderstood as requiring elaborate procedures. </w:t>
      </w:r>
      <w:r w:rsidR="0033544D" w:rsidRPr="00742779">
        <w:rPr>
          <w:rStyle w:val="Emphasis"/>
        </w:rPr>
        <w:t>Lyondell Chemical Co. v. Ryan</w:t>
      </w:r>
      <w:r w:rsidR="0033544D" w:rsidRPr="00742779">
        <w:t xml:space="preserve"> corrected this misunderstanding.</w:t>
      </w:r>
      <w:r w:rsidR="0033544D">
        <w:fldChar w:fldCharType="begin"/>
      </w:r>
      <w:r w:rsidR="0033544D">
        <w:instrText>HYPERLINK \l "fn350-11647" \o "Jump to citation"</w:instrText>
      </w:r>
      <w:r w:rsidR="0033544D">
        <w:fldChar w:fldCharType="separate"/>
      </w:r>
      <w:r w:rsidR="0033544D" w:rsidRPr="00742779">
        <w:rPr>
          <w:rStyle w:val="Hyperlink"/>
          <w:color w:val="auto"/>
          <w:u w:val="none"/>
        </w:rPr>
        <w:t>[350</w:t>
      </w:r>
      <w:r w:rsidR="00EE2871" w:rsidRPr="00742779">
        <w:rPr>
          <w:rStyle w:val="Hyperlink"/>
          <w:color w:val="auto"/>
          <w:u w:val="none"/>
        </w:rPr>
        <w:t>]</w:t>
      </w:r>
      <w:r w:rsidR="0033544D">
        <w:fldChar w:fldCharType="end"/>
      </w:r>
    </w:p>
    <w:p w14:paraId="077BDE20" w14:textId="77777777" w:rsidR="0033544D" w:rsidRPr="00742779" w:rsidRDefault="00742779" w:rsidP="000E54B1">
      <w:del w:id="5786" w:author="Seth Oranburg" w:date="2026-03-07T09:50:00Z" w16du:dateUtc="2026-03-07T14:50:00Z">
        <w:r w:rsidRPr="00742779">
          <w:rPr>
            <w:rFonts w:ascii="ZWAdobeF" w:hAnsi="ZWAdobeF" w:cs="ZWAdobeF"/>
            <w:sz w:val="2"/>
            <w:szCs w:val="2"/>
          </w:rPr>
          <w:delText>2463B</w:delText>
        </w:r>
        <w:r w:rsidR="0033544D" w:rsidRPr="00742779">
          <w:delText>Basell</w:delText>
        </w:r>
      </w:del>
      <w:ins w:id="5787" w:author="Seth Oranburg" w:date="2026-03-07T09:50:00Z" w16du:dateUtc="2026-03-07T14:50:00Z">
        <w:r w:rsidR="0033544D" w:rsidRPr="00742779">
          <w:t>Basell</w:t>
        </w:r>
      </w:ins>
      <w:r w:rsidR="0033544D" w:rsidRPr="00742779">
        <w:t xml:space="preserve"> AF approached Lyondell about a possible acquisition. Negotiations proceeded quickly. Within weeks, the parties agreed on a transaction at a significant premium. The Lyondell board did not conduct a pre-signing market check or seek competing bids. Critics argued the board failed its </w:t>
      </w:r>
      <w:r w:rsidR="0033544D" w:rsidRPr="00742779">
        <w:rPr>
          <w:rStyle w:val="Emphasis"/>
        </w:rPr>
        <w:t>Revlon</w:t>
      </w:r>
      <w:r w:rsidR="0033544D" w:rsidRPr="00742779">
        <w:t xml:space="preserve"> duties by not shopping the company.</w:t>
      </w:r>
    </w:p>
    <w:p w14:paraId="3605203B" w14:textId="77777777" w:rsidR="0033544D" w:rsidRPr="00742779" w:rsidRDefault="00742779" w:rsidP="000E54B1">
      <w:del w:id="5788" w:author="Seth Oranburg" w:date="2026-03-07T09:50:00Z" w16du:dateUtc="2026-03-07T14:50:00Z">
        <w:r w:rsidRPr="00742779">
          <w:rPr>
            <w:rFonts w:ascii="ZWAdobeF" w:hAnsi="ZWAdobeF" w:cs="ZWAdobeF"/>
            <w:sz w:val="2"/>
            <w:szCs w:val="2"/>
          </w:rPr>
          <w:delText>2464B</w:delText>
        </w:r>
        <w:r w:rsidR="0033544D" w:rsidRPr="00742779">
          <w:delText>The</w:delText>
        </w:r>
      </w:del>
      <w:ins w:id="5789" w:author="Seth Oranburg" w:date="2026-03-07T09:50:00Z" w16du:dateUtc="2026-03-07T14:50:00Z">
        <w:r w:rsidR="0033544D" w:rsidRPr="00742779">
          <w:t>The</w:t>
        </w:r>
      </w:ins>
      <w:r w:rsidR="0033544D" w:rsidRPr="00742779">
        <w:t xml:space="preserve"> Delaware Supreme Court disagreed. The court emphasized that </w:t>
      </w:r>
      <w:r w:rsidR="0033544D" w:rsidRPr="00742779">
        <w:rPr>
          <w:rStyle w:val="Emphasis"/>
        </w:rPr>
        <w:t>Revlon</w:t>
      </w:r>
      <w:r w:rsidR="0033544D" w:rsidRPr="00742779">
        <w:t xml:space="preserve"> does not prescribe specific procedures:</w:t>
      </w:r>
    </w:p>
    <w:p w14:paraId="7DB25085" w14:textId="77777777" w:rsidR="0033544D" w:rsidRPr="00742779" w:rsidRDefault="00742779" w:rsidP="000E54B1">
      <w:pPr>
        <w:spacing w:before="100" w:after="100"/>
        <w:ind w:left="720" w:right="720"/>
        <w:divId w:val="1286891587"/>
        <w:pPrChange w:id="5790" w:author="Seth Oranburg" w:date="2026-03-07T09:50:00Z" w16du:dateUtc="2026-03-07T14:50:00Z">
          <w:pPr>
            <w:pStyle w:val="NormalWeb"/>
            <w:spacing w:before="100" w:after="100"/>
            <w:ind w:left="720" w:right="720"/>
            <w:divId w:val="1286891587"/>
          </w:pPr>
        </w:pPrChange>
      </w:pPr>
      <w:del w:id="5791" w:author="Seth Oranburg" w:date="2026-03-07T09:50:00Z" w16du:dateUtc="2026-03-07T14:50:00Z">
        <w:r w:rsidRPr="00742779">
          <w:rPr>
            <w:rFonts w:ascii="ZWAdobeF" w:hAnsi="ZWAdobeF" w:cs="ZWAdobeF"/>
            <w:sz w:val="2"/>
            <w:szCs w:val="2"/>
          </w:rPr>
          <w:delText>2465B</w:delText>
        </w:r>
        <w:r w:rsidR="0033544D" w:rsidRPr="00742779">
          <w:delText>There</w:delText>
        </w:r>
      </w:del>
      <w:ins w:id="5792" w:author="Seth Oranburg" w:date="2026-03-07T09:50:00Z" w16du:dateUtc="2026-03-07T14:50:00Z">
        <w:r w:rsidR="0033544D" w:rsidRPr="00742779">
          <w:t>There</w:t>
        </w:r>
      </w:ins>
      <w:r w:rsidR="0033544D" w:rsidRPr="00742779">
        <w:t xml:space="preserve"> is no single blueprint that a board must follow to fulfill its duties. ... Directors must </w:t>
      </w:r>
      <w:r w:rsidR="009F60D1" w:rsidRPr="00742779">
        <w:t>“</w:t>
      </w:r>
      <w:r w:rsidR="0033544D" w:rsidRPr="00742779">
        <w:t>ichly inform themselves of all material information reasonably available and then act with the requisite care in the discharge of their duties.</w:t>
      </w:r>
      <w:r w:rsidR="009F60D1" w:rsidRPr="00742779">
        <w:t>”</w:t>
      </w:r>
      <w:r w:rsidR="0033544D" w:rsidRPr="00742779">
        <w:t xml:space="preserve"> ... There is no prescribed checklist </w:t>
      </w:r>
      <w:r w:rsidR="0033544D" w:rsidRPr="00742779">
        <w:lastRenderedPageBreak/>
        <w:t>of items that a board must satisfy during a sale process.</w:t>
      </w:r>
      <w:r w:rsidR="0033544D">
        <w:fldChar w:fldCharType="begin"/>
      </w:r>
      <w:r w:rsidR="0033544D">
        <w:instrText>HYPERLINK \l "fn350-11647" \o "Jump to citation"</w:instrText>
      </w:r>
      <w:r w:rsidR="0033544D">
        <w:fldChar w:fldCharType="separate"/>
      </w:r>
      <w:r w:rsidR="0033544D" w:rsidRPr="00742779">
        <w:rPr>
          <w:rStyle w:val="Hyperlink"/>
          <w:color w:val="auto"/>
          <w:u w:val="none"/>
        </w:rPr>
        <w:t>[350</w:t>
      </w:r>
      <w:r w:rsidR="00EE2871" w:rsidRPr="00742779">
        <w:rPr>
          <w:rStyle w:val="Hyperlink"/>
          <w:color w:val="auto"/>
          <w:u w:val="none"/>
        </w:rPr>
        <w:t>]</w:t>
      </w:r>
      <w:r w:rsidR="0033544D">
        <w:fldChar w:fldCharType="end"/>
      </w:r>
    </w:p>
    <w:p w14:paraId="3CC7FD65" w14:textId="77777777" w:rsidR="0033544D" w:rsidRPr="00742779" w:rsidRDefault="00742779" w:rsidP="000E54B1">
      <w:del w:id="5793" w:author="Seth Oranburg" w:date="2026-03-07T09:50:00Z" w16du:dateUtc="2026-03-07T14:50:00Z">
        <w:r w:rsidRPr="00742779">
          <w:rPr>
            <w:rFonts w:ascii="ZWAdobeF" w:hAnsi="ZWAdobeF" w:cs="ZWAdobeF"/>
            <w:sz w:val="2"/>
            <w:szCs w:val="2"/>
          </w:rPr>
          <w:delText>2466B</w:delText>
        </w:r>
        <w:r w:rsidR="0033544D" w:rsidRPr="00742779">
          <w:delText>The</w:delText>
        </w:r>
      </w:del>
      <w:ins w:id="5794" w:author="Seth Oranburg" w:date="2026-03-07T09:50:00Z" w16du:dateUtc="2026-03-07T14:50:00Z">
        <w:r w:rsidR="0033544D" w:rsidRPr="00742779">
          <w:t>The</w:t>
        </w:r>
      </w:ins>
      <w:r w:rsidR="0033544D" w:rsidRPr="00742779">
        <w:t xml:space="preserve"> Lyondell board had adequate information about the company</w:t>
      </w:r>
      <w:r w:rsidR="009F60D1" w:rsidRPr="00742779">
        <w:t>’</w:t>
      </w:r>
      <w:r w:rsidR="0033544D" w:rsidRPr="00742779">
        <w:t>s value, the premium being offered, and market conditions. The decision to accept Basell</w:t>
      </w:r>
      <w:r w:rsidR="009F60D1" w:rsidRPr="00742779">
        <w:t>’</w:t>
      </w:r>
      <w:r w:rsidR="0033544D" w:rsidRPr="00742779">
        <w:t>s offer without shopping was a business judgment. Speed does not equal inadequacy.</w:t>
      </w:r>
    </w:p>
    <w:p w14:paraId="5F50E7ED" w14:textId="77777777" w:rsidR="0033544D" w:rsidRPr="00742779" w:rsidRDefault="00742779" w:rsidP="000E54B1">
      <w:del w:id="5795" w:author="Seth Oranburg" w:date="2026-03-07T09:50:00Z" w16du:dateUtc="2026-03-07T14:50:00Z">
        <w:r w:rsidRPr="00742779">
          <w:rPr>
            <w:rFonts w:ascii="ZWAdobeF" w:hAnsi="ZWAdobeF" w:cs="ZWAdobeF"/>
            <w:sz w:val="2"/>
            <w:szCs w:val="2"/>
          </w:rPr>
          <w:delText>2467B</w:delText>
        </w:r>
        <w:r w:rsidR="0033544D" w:rsidRPr="00742779">
          <w:delText>Critically</w:delText>
        </w:r>
      </w:del>
      <w:ins w:id="5796" w:author="Seth Oranburg" w:date="2026-03-07T09:50:00Z" w16du:dateUtc="2026-03-07T14:50:00Z">
        <w:r w:rsidR="0033544D" w:rsidRPr="00742779">
          <w:t>Critically</w:t>
        </w:r>
      </w:ins>
      <w:r w:rsidR="0033544D" w:rsidRPr="00742779">
        <w:t xml:space="preserve">, the court clarified that </w:t>
      </w:r>
      <w:r w:rsidR="0033544D" w:rsidRPr="00742779">
        <w:rPr>
          <w:rStyle w:val="Emphasis"/>
        </w:rPr>
        <w:t>Revlon</w:t>
      </w:r>
      <w:r w:rsidR="0033544D" w:rsidRPr="00742779">
        <w:t xml:space="preserve"> does not impose an obligation to shop:</w:t>
      </w:r>
    </w:p>
    <w:p w14:paraId="3DDE5FF1" w14:textId="77777777" w:rsidR="0033544D" w:rsidRPr="00742779" w:rsidRDefault="00742779" w:rsidP="000E54B1">
      <w:pPr>
        <w:spacing w:before="100" w:after="100"/>
        <w:ind w:left="720" w:right="720"/>
        <w:divId w:val="1720592423"/>
        <w:pPrChange w:id="5797" w:author="Seth Oranburg" w:date="2026-03-07T09:50:00Z" w16du:dateUtc="2026-03-07T14:50:00Z">
          <w:pPr>
            <w:pStyle w:val="NormalWeb"/>
            <w:spacing w:before="100" w:after="100"/>
            <w:ind w:left="720" w:right="720"/>
            <w:divId w:val="1720592423"/>
          </w:pPr>
        </w:pPrChange>
      </w:pPr>
      <w:del w:id="5798" w:author="Seth Oranburg" w:date="2026-03-07T09:50:00Z" w16du:dateUtc="2026-03-07T14:50:00Z">
        <w:r w:rsidRPr="00742779">
          <w:rPr>
            <w:rStyle w:val="Emphasis"/>
            <w:rFonts w:ascii="ZWAdobeF" w:hAnsi="ZWAdobeF" w:cs="ZWAdobeF"/>
            <w:i w:val="0"/>
            <w:sz w:val="2"/>
            <w:szCs w:val="2"/>
          </w:rPr>
          <w:delText>2468B</w:delText>
        </w:r>
        <w:r w:rsidR="0033544D" w:rsidRPr="00742779">
          <w:rPr>
            <w:rStyle w:val="Emphasis"/>
          </w:rPr>
          <w:delText>Revlon</w:delText>
        </w:r>
      </w:del>
      <w:ins w:id="5799" w:author="Seth Oranburg" w:date="2026-03-07T09:50:00Z" w16du:dateUtc="2026-03-07T14:50:00Z">
        <w:r w:rsidR="0033544D" w:rsidRPr="00742779">
          <w:rPr>
            <w:rStyle w:val="Emphasis"/>
          </w:rPr>
          <w:t>Revlon</w:t>
        </w:r>
      </w:ins>
      <w:r w:rsidR="0033544D" w:rsidRPr="00742779">
        <w:t xml:space="preserve"> did not hold that the only way to maximize value is to conduct an auction. There is no absolute obligation to shop a company before signing a merger agreement. The question is whether the board reasonably sought to obtain the best transaction reasonably available.</w:t>
      </w:r>
      <w:r w:rsidR="0033544D">
        <w:fldChar w:fldCharType="begin"/>
      </w:r>
      <w:r w:rsidR="0033544D">
        <w:instrText>HYPERLINK \l "fn350-11647" \o "Jump to citation"</w:instrText>
      </w:r>
      <w:r w:rsidR="0033544D">
        <w:fldChar w:fldCharType="separate"/>
      </w:r>
      <w:r w:rsidR="0033544D" w:rsidRPr="00742779">
        <w:rPr>
          <w:rStyle w:val="Hyperlink"/>
          <w:color w:val="auto"/>
          <w:u w:val="none"/>
        </w:rPr>
        <w:t>[350</w:t>
      </w:r>
      <w:r w:rsidR="00EE2871" w:rsidRPr="00742779">
        <w:rPr>
          <w:rStyle w:val="Hyperlink"/>
          <w:color w:val="auto"/>
          <w:u w:val="none"/>
        </w:rPr>
        <w:t>]</w:t>
      </w:r>
      <w:r w:rsidR="0033544D">
        <w:fldChar w:fldCharType="end"/>
      </w:r>
    </w:p>
    <w:p w14:paraId="17136929" w14:textId="77777777" w:rsidR="0033544D" w:rsidRPr="00742779" w:rsidRDefault="00742779" w:rsidP="000E54B1">
      <w:del w:id="5800" w:author="Seth Oranburg" w:date="2026-03-07T09:50:00Z" w16du:dateUtc="2026-03-07T14:50:00Z">
        <w:r w:rsidRPr="00742779">
          <w:rPr>
            <w:rFonts w:ascii="ZWAdobeF" w:hAnsi="ZWAdobeF" w:cs="ZWAdobeF"/>
            <w:sz w:val="2"/>
            <w:szCs w:val="2"/>
          </w:rPr>
          <w:delText>2469B</w:delText>
        </w:r>
        <w:r w:rsidR="0033544D" w:rsidRPr="00742779">
          <w:delText>This</w:delText>
        </w:r>
      </w:del>
      <w:ins w:id="5801" w:author="Seth Oranburg" w:date="2026-03-07T09:50:00Z" w16du:dateUtc="2026-03-07T14:50:00Z">
        <w:r w:rsidR="0033544D" w:rsidRPr="00742779">
          <w:t>This</w:t>
        </w:r>
      </w:ins>
      <w:r w:rsidR="0033544D" w:rsidRPr="00742779">
        <w:t xml:space="preserve"> holding provided comfort to boards willing to accept an attractive offer without extensive market canvassing. So long as the board has a reasonable basis for believing it obtained a good price, abbreviated process does not establish a </w:t>
      </w:r>
      <w:r w:rsidR="0033544D" w:rsidRPr="00742779">
        <w:rPr>
          <w:rStyle w:val="Emphasis"/>
        </w:rPr>
        <w:t>Revlon</w:t>
      </w:r>
      <w:r w:rsidR="0033544D" w:rsidRPr="00742779">
        <w:t xml:space="preserve"> violation.</w:t>
      </w:r>
    </w:p>
    <w:p w14:paraId="5EB5FDBE" w14:textId="77777777" w:rsidR="0033544D" w:rsidRPr="00742779" w:rsidRDefault="0033544D" w:rsidP="000E54B1">
      <w:pPr>
        <w:pStyle w:val="Heading3"/>
        <w:rPr>
          <w:rFonts w:eastAsia="Times New Roman"/>
        </w:rPr>
      </w:pPr>
      <w:r w:rsidRPr="00742779">
        <w:rPr>
          <w:rFonts w:eastAsia="Times New Roman"/>
        </w:rPr>
        <w:t>Deal Protection Devices and Their Limits</w:t>
      </w:r>
    </w:p>
    <w:p w14:paraId="06D4568A" w14:textId="77777777" w:rsidR="0033544D" w:rsidRPr="00742779" w:rsidRDefault="00742779" w:rsidP="000E54B1">
      <w:del w:id="5802" w:author="Seth Oranburg" w:date="2026-03-07T09:50:00Z" w16du:dateUtc="2026-03-07T14:50:00Z">
        <w:r w:rsidRPr="00742779">
          <w:rPr>
            <w:rFonts w:ascii="ZWAdobeF" w:hAnsi="ZWAdobeF" w:cs="ZWAdobeF"/>
            <w:sz w:val="2"/>
            <w:szCs w:val="2"/>
          </w:rPr>
          <w:delText>2470B</w:delText>
        </w:r>
        <w:r w:rsidR="0033544D" w:rsidRPr="00742779">
          <w:delText>Merger</w:delText>
        </w:r>
      </w:del>
      <w:ins w:id="5803" w:author="Seth Oranburg" w:date="2026-03-07T09:50:00Z" w16du:dateUtc="2026-03-07T14:50:00Z">
        <w:r w:rsidR="0033544D" w:rsidRPr="00742779">
          <w:t>Merger</w:t>
        </w:r>
      </w:ins>
      <w:r w:rsidR="0033544D" w:rsidRPr="00742779">
        <w:t xml:space="preserve"> agreements routinely contain provisions designed to protect the deal against competing bids. Understanding the permissible scope of these provisions is essential to M&amp;A practice.</w:t>
      </w:r>
    </w:p>
    <w:p w14:paraId="1B08B0EB" w14:textId="77777777" w:rsidR="0033544D" w:rsidRPr="00742779" w:rsidRDefault="00742779" w:rsidP="000E54B1">
      <w:del w:id="5804" w:author="Seth Oranburg" w:date="2026-03-07T09:50:00Z" w16du:dateUtc="2026-03-07T14:50:00Z">
        <w:r w:rsidRPr="00742779">
          <w:rPr>
            <w:rStyle w:val="Strong"/>
            <w:rFonts w:ascii="ZWAdobeF" w:hAnsi="ZWAdobeF" w:cs="ZWAdobeF"/>
            <w:b w:val="0"/>
            <w:sz w:val="2"/>
            <w:szCs w:val="2"/>
          </w:rPr>
          <w:delText>2471B</w:delText>
        </w:r>
        <w:r w:rsidR="0033544D" w:rsidRPr="00742779">
          <w:rPr>
            <w:rStyle w:val="Strong"/>
          </w:rPr>
          <w:delText>Termination</w:delText>
        </w:r>
      </w:del>
      <w:ins w:id="5805" w:author="Seth Oranburg" w:date="2026-03-07T09:50:00Z" w16du:dateUtc="2026-03-07T14:50:00Z">
        <w:r w:rsidR="0033544D" w:rsidRPr="00742779">
          <w:rPr>
            <w:rStyle w:val="Strong"/>
          </w:rPr>
          <w:t>Termination</w:t>
        </w:r>
      </w:ins>
      <w:r w:rsidR="0033544D" w:rsidRPr="00742779">
        <w:rPr>
          <w:rStyle w:val="Strong"/>
        </w:rPr>
        <w:t xml:space="preserve"> fees</w:t>
      </w:r>
      <w:r w:rsidR="0033544D" w:rsidRPr="00742779">
        <w:t xml:space="preserve"> (also called break-up fees) require the target to pay the acquirer a fee if the target terminates the agreement to accept a superior proposal. Fees typically range from 2-4% of deal value. Fees at the lower end of this range are presumptively valid. Fees at the higher end, or above it, may raise concerns that they deter competing bids.</w:t>
      </w:r>
    </w:p>
    <w:p w14:paraId="3777F778" w14:textId="77777777" w:rsidR="0033544D" w:rsidRPr="00742779" w:rsidRDefault="00742779" w:rsidP="000E54B1">
      <w:del w:id="5806" w:author="Seth Oranburg" w:date="2026-03-07T09:50:00Z" w16du:dateUtc="2026-03-07T14:50:00Z">
        <w:r w:rsidRPr="00742779">
          <w:rPr>
            <w:rStyle w:val="Strong"/>
            <w:rFonts w:ascii="ZWAdobeF" w:hAnsi="ZWAdobeF" w:cs="ZWAdobeF"/>
            <w:b w:val="0"/>
            <w:sz w:val="2"/>
            <w:szCs w:val="2"/>
          </w:rPr>
          <w:delText>2472B</w:delText>
        </w:r>
        <w:r w:rsidR="0033544D" w:rsidRPr="00742779">
          <w:rPr>
            <w:rStyle w:val="Strong"/>
          </w:rPr>
          <w:delText>No</w:delText>
        </w:r>
      </w:del>
      <w:ins w:id="5807" w:author="Seth Oranburg" w:date="2026-03-07T09:50:00Z" w16du:dateUtc="2026-03-07T14:50:00Z">
        <w:r w:rsidR="0033544D" w:rsidRPr="00742779">
          <w:rPr>
            <w:rStyle w:val="Strong"/>
          </w:rPr>
          <w:t>No</w:t>
        </w:r>
      </w:ins>
      <w:r w:rsidR="0033544D" w:rsidRPr="00742779">
        <w:rPr>
          <w:rStyle w:val="Strong"/>
        </w:rPr>
        <w:t>-shop clauses</w:t>
      </w:r>
      <w:r w:rsidR="0033544D" w:rsidRPr="00742779">
        <w:t xml:space="preserve"> prohibit the target from soliciting competing offers after signing the merger agreement. These are routine and generally valid, but they must contain a </w:t>
      </w:r>
      <w:r w:rsidR="009F60D1" w:rsidRPr="00742779">
        <w:t>“</w:t>
      </w:r>
      <w:r w:rsidR="0033544D" w:rsidRPr="00742779">
        <w:t>fiduciary out</w:t>
      </w:r>
      <w:r w:rsidR="009F60D1" w:rsidRPr="00742779">
        <w:t>”</w:t>
      </w:r>
      <w:r w:rsidR="0033544D" w:rsidRPr="00742779">
        <w:t xml:space="preserve"> allowing the board to consider and respond to unsolicited superior proposals. A no-shop clause that prohibits the board from even considering superior offers would conflict with fiduciary duties.</w:t>
      </w:r>
    </w:p>
    <w:p w14:paraId="105D971B" w14:textId="77777777" w:rsidR="0033544D" w:rsidRPr="00742779" w:rsidRDefault="00742779" w:rsidP="000E54B1">
      <w:del w:id="5808" w:author="Seth Oranburg" w:date="2026-03-07T09:50:00Z" w16du:dateUtc="2026-03-07T14:50:00Z">
        <w:r w:rsidRPr="00742779">
          <w:rPr>
            <w:rStyle w:val="Strong"/>
            <w:rFonts w:ascii="ZWAdobeF" w:hAnsi="ZWAdobeF" w:cs="ZWAdobeF"/>
            <w:b w:val="0"/>
            <w:sz w:val="2"/>
            <w:szCs w:val="2"/>
          </w:rPr>
          <w:delText>2473B</w:delText>
        </w:r>
        <w:r w:rsidR="0033544D" w:rsidRPr="00742779">
          <w:rPr>
            <w:rStyle w:val="Strong"/>
          </w:rPr>
          <w:delText>Match</w:delText>
        </w:r>
      </w:del>
      <w:ins w:id="5809" w:author="Seth Oranburg" w:date="2026-03-07T09:50:00Z" w16du:dateUtc="2026-03-07T14:50:00Z">
        <w:r w:rsidR="0033544D" w:rsidRPr="00742779">
          <w:rPr>
            <w:rStyle w:val="Strong"/>
          </w:rPr>
          <w:t>Match</w:t>
        </w:r>
      </w:ins>
      <w:r w:rsidR="0033544D" w:rsidRPr="00742779">
        <w:rPr>
          <w:rStyle w:val="Strong"/>
        </w:rPr>
        <w:t xml:space="preserve"> rights</w:t>
      </w:r>
      <w:r w:rsidR="0033544D" w:rsidRPr="00742779">
        <w:t xml:space="preserve"> give the initial acquirer the right to match any superior proposal before the target can terminate. Acquirers value these provisions because they protect against overpaying; they will match only if the superior </w:t>
      </w:r>
      <w:r w:rsidR="0033544D" w:rsidRPr="00742779">
        <w:lastRenderedPageBreak/>
        <w:t>proposal reflects genuine value they were willing to pay. Match rights extending through multiple rounds of bidding may raise concerns, but single-round match rights are routine.</w:t>
      </w:r>
    </w:p>
    <w:p w14:paraId="717A987C" w14:textId="77777777" w:rsidR="0033544D" w:rsidRPr="00742779" w:rsidRDefault="00742779" w:rsidP="000E54B1">
      <w:del w:id="5810" w:author="Seth Oranburg" w:date="2026-03-07T09:50:00Z" w16du:dateUtc="2026-03-07T14:50:00Z">
        <w:r w:rsidRPr="00742779">
          <w:rPr>
            <w:rStyle w:val="Strong"/>
            <w:rFonts w:ascii="ZWAdobeF" w:hAnsi="ZWAdobeF" w:cs="ZWAdobeF"/>
            <w:b w:val="0"/>
            <w:sz w:val="2"/>
            <w:szCs w:val="2"/>
          </w:rPr>
          <w:delText>2474B</w:delText>
        </w:r>
        <w:r w:rsidR="0033544D" w:rsidRPr="00742779">
          <w:rPr>
            <w:rStyle w:val="Strong"/>
          </w:rPr>
          <w:delText>Go</w:delText>
        </w:r>
      </w:del>
      <w:ins w:id="5811" w:author="Seth Oranburg" w:date="2026-03-07T09:50:00Z" w16du:dateUtc="2026-03-07T14:50:00Z">
        <w:r w:rsidR="0033544D" w:rsidRPr="00742779">
          <w:rPr>
            <w:rStyle w:val="Strong"/>
          </w:rPr>
          <w:t>Go</w:t>
        </w:r>
      </w:ins>
      <w:r w:rsidR="0033544D" w:rsidRPr="00742779">
        <w:rPr>
          <w:rStyle w:val="Strong"/>
        </w:rPr>
        <w:t>-shop provisions</w:t>
      </w:r>
      <w:r w:rsidR="0033544D" w:rsidRPr="00742779">
        <w:t xml:space="preserve"> permit the target to actively solicit competing offers for a period after signing. Go-shops are increasingly common in private equity transactions, where the acquirer may have negotiated exclusively with the target and a pre-signing market check was not conducted. Go-shop periods typically last 30-60 days.</w:t>
      </w:r>
    </w:p>
    <w:p w14:paraId="0738B74D" w14:textId="77777777" w:rsidR="0033544D" w:rsidRPr="00742779" w:rsidRDefault="00742779" w:rsidP="000E54B1">
      <w:del w:id="5812" w:author="Seth Oranburg" w:date="2026-03-07T09:50:00Z" w16du:dateUtc="2026-03-07T14:50:00Z">
        <w:r w:rsidRPr="00742779">
          <w:rPr>
            <w:rStyle w:val="Strong"/>
            <w:rFonts w:ascii="ZWAdobeF" w:hAnsi="ZWAdobeF" w:cs="ZWAdobeF"/>
            <w:b w:val="0"/>
            <w:sz w:val="2"/>
            <w:szCs w:val="2"/>
          </w:rPr>
          <w:delText>2475B</w:delText>
        </w:r>
        <w:r w:rsidR="0033544D" w:rsidRPr="00742779">
          <w:rPr>
            <w:rStyle w:val="Strong"/>
          </w:rPr>
          <w:delText>Top</w:delText>
        </w:r>
      </w:del>
      <w:ins w:id="5813" w:author="Seth Oranburg" w:date="2026-03-07T09:50:00Z" w16du:dateUtc="2026-03-07T14:50:00Z">
        <w:r w:rsidR="0033544D" w:rsidRPr="00742779">
          <w:rPr>
            <w:rStyle w:val="Strong"/>
          </w:rPr>
          <w:t>Top</w:t>
        </w:r>
      </w:ins>
      <w:r w:rsidR="0033544D" w:rsidRPr="00742779">
        <w:rPr>
          <w:rStyle w:val="Strong"/>
        </w:rPr>
        <w:t>-up options</w:t>
      </w:r>
      <w:r w:rsidR="0033544D" w:rsidRPr="00742779">
        <w:t xml:space="preserve"> allow the acquirer to purchase additional shares from the target at the merger price, sufficient to reach the 90% threshold required for a short-form merger. These facilitate deal execution but do not deter competing bids.</w:t>
      </w:r>
    </w:p>
    <w:p w14:paraId="25DCA7D1" w14:textId="77777777" w:rsidR="0033544D" w:rsidRPr="00742779" w:rsidRDefault="00742779" w:rsidP="000E54B1">
      <w:pPr>
        <w:pPrChange w:id="5814" w:author="Seth Oranburg" w:date="2026-03-07T09:50:00Z" w16du:dateUtc="2026-03-07T14:50:00Z">
          <w:pPr>
            <w:pStyle w:val="NormalWeb"/>
          </w:pPr>
        </w:pPrChange>
      </w:pPr>
      <w:del w:id="5815" w:author="Seth Oranburg" w:date="2026-03-07T09:50:00Z" w16du:dateUtc="2026-03-07T14:50:00Z">
        <w:r w:rsidRPr="00742779">
          <w:rPr>
            <w:rStyle w:val="Strong"/>
            <w:rFonts w:ascii="ZWAdobeF" w:hAnsi="ZWAdobeF" w:cs="ZWAdobeF"/>
            <w:b w:val="0"/>
            <w:sz w:val="2"/>
            <w:szCs w:val="2"/>
          </w:rPr>
          <w:delText>2476B</w:delText>
        </w:r>
        <w:r w:rsidR="0033544D" w:rsidRPr="00742779">
          <w:rPr>
            <w:rStyle w:val="Strong"/>
          </w:rPr>
          <w:delText>Force</w:delText>
        </w:r>
      </w:del>
      <w:ins w:id="5816" w:author="Seth Oranburg" w:date="2026-03-07T09:50:00Z" w16du:dateUtc="2026-03-07T14:50:00Z">
        <w:r w:rsidR="0033544D" w:rsidRPr="00742779">
          <w:rPr>
            <w:rStyle w:val="Strong"/>
          </w:rPr>
          <w:t>Force</w:t>
        </w:r>
      </w:ins>
      <w:r w:rsidR="0033544D" w:rsidRPr="00742779">
        <w:rPr>
          <w:rStyle w:val="Strong"/>
        </w:rPr>
        <w:t>-the-vote provisions</w:t>
      </w:r>
      <w:r w:rsidR="0033544D" w:rsidRPr="00742779">
        <w:t xml:space="preserve"> require the target to submit the merger to shareholders even if the board changes its recommendation. These provisions are controversial because they require submission of a transaction the board no longer supports. </w:t>
      </w:r>
      <w:r w:rsidR="0033544D" w:rsidRPr="00742779">
        <w:rPr>
          <w:rStyle w:val="Emphasis"/>
        </w:rPr>
        <w:t>Omnicare, Inc. v. NCS Healthcare, Inc.</w:t>
      </w:r>
      <w:r w:rsidR="0033544D" w:rsidRPr="00742779">
        <w:t xml:space="preserve"> found certain force-the-vote provisions, combined with shareholder voting agreements guaranteeing approval, to be preclusive.</w:t>
      </w:r>
      <w:r w:rsidR="0033544D">
        <w:fldChar w:fldCharType="begin"/>
      </w:r>
      <w:r w:rsidR="0033544D">
        <w:instrText>HYPERLINK \l "fn351-11647" \o "Jump to citation"</w:instrText>
      </w:r>
      <w:r w:rsidR="0033544D">
        <w:fldChar w:fldCharType="separate"/>
      </w:r>
      <w:r w:rsidR="0033544D" w:rsidRPr="00742779">
        <w:rPr>
          <w:rStyle w:val="Hyperlink"/>
          <w:color w:val="auto"/>
          <w:u w:val="none"/>
        </w:rPr>
        <w:t>[351</w:t>
      </w:r>
      <w:r w:rsidR="00EE2871" w:rsidRPr="00742779">
        <w:rPr>
          <w:rStyle w:val="Hyperlink"/>
          <w:color w:val="auto"/>
          <w:u w:val="none"/>
        </w:rPr>
        <w:t>]</w:t>
      </w:r>
      <w:r w:rsidR="0033544D">
        <w:fldChar w:fldCharType="end"/>
      </w:r>
    </w:p>
    <w:p w14:paraId="1D1EC229" w14:textId="77777777" w:rsidR="0033544D" w:rsidRPr="00742779" w:rsidRDefault="0033544D" w:rsidP="000E54B1">
      <w:pPr>
        <w:pStyle w:val="Heading3"/>
        <w:rPr>
          <w:rFonts w:eastAsia="Times New Roman"/>
        </w:rPr>
      </w:pPr>
      <w:r w:rsidRPr="00742779">
        <w:rPr>
          <w:rStyle w:val="Emphasis"/>
          <w:rFonts w:eastAsia="Times New Roman"/>
        </w:rPr>
        <w:t>Omnicare</w:t>
      </w:r>
      <w:r w:rsidRPr="00742779">
        <w:rPr>
          <w:rFonts w:eastAsia="Times New Roman"/>
        </w:rPr>
        <w:t>: The Outer Limit</w:t>
      </w:r>
    </w:p>
    <w:p w14:paraId="400B7271" w14:textId="77777777" w:rsidR="0033544D" w:rsidRPr="00742779" w:rsidRDefault="00742779" w:rsidP="000E54B1">
      <w:del w:id="5817" w:author="Seth Oranburg" w:date="2026-03-07T09:50:00Z" w16du:dateUtc="2026-03-07T14:50:00Z">
        <w:r w:rsidRPr="00742779">
          <w:rPr>
            <w:rStyle w:val="Emphasis"/>
            <w:rFonts w:ascii="ZWAdobeF" w:hAnsi="ZWAdobeF" w:cs="ZWAdobeF"/>
            <w:i w:val="0"/>
            <w:sz w:val="2"/>
            <w:szCs w:val="2"/>
          </w:rPr>
          <w:delText>2477B</w:delText>
        </w:r>
        <w:r w:rsidR="0033544D" w:rsidRPr="00742779">
          <w:rPr>
            <w:rStyle w:val="Emphasis"/>
          </w:rPr>
          <w:delText>Omnicare</w:delText>
        </w:r>
      </w:del>
      <w:ins w:id="5818" w:author="Seth Oranburg" w:date="2026-03-07T09:50:00Z" w16du:dateUtc="2026-03-07T14:50:00Z">
        <w:r w:rsidR="0033544D" w:rsidRPr="00742779">
          <w:rPr>
            <w:rStyle w:val="Emphasis"/>
          </w:rPr>
          <w:t>Omnicare</w:t>
        </w:r>
      </w:ins>
      <w:r w:rsidR="0033544D" w:rsidRPr="00742779">
        <w:t xml:space="preserve"> tested the limits of deal protection. NCS Healthcare, a struggling company, negotiated a merger with Genesis Health Ventures. To induce Genesis to proceed, NCS granted deal protections that, in combination, made the transaction unavoidable: a voting agreement from shareholders holding a majority of NCS stock, combined with a force-the-vote provision requiring submission to all shareholders.</w:t>
      </w:r>
    </w:p>
    <w:p w14:paraId="123220D6" w14:textId="77777777" w:rsidR="0033544D" w:rsidRPr="00742779" w:rsidRDefault="00742779" w:rsidP="000E54B1">
      <w:del w:id="5819" w:author="Seth Oranburg" w:date="2026-03-07T09:50:00Z" w16du:dateUtc="2026-03-07T14:50:00Z">
        <w:r w:rsidRPr="00742779">
          <w:rPr>
            <w:rFonts w:ascii="ZWAdobeF" w:hAnsi="ZWAdobeF" w:cs="ZWAdobeF"/>
            <w:sz w:val="2"/>
            <w:szCs w:val="2"/>
          </w:rPr>
          <w:delText>2478B</w:delText>
        </w:r>
        <w:r w:rsidR="0033544D" w:rsidRPr="00742779">
          <w:delText>After</w:delText>
        </w:r>
      </w:del>
      <w:ins w:id="5820" w:author="Seth Oranburg" w:date="2026-03-07T09:50:00Z" w16du:dateUtc="2026-03-07T14:50:00Z">
        <w:r w:rsidR="0033544D" w:rsidRPr="00742779">
          <w:t>After</w:t>
        </w:r>
      </w:ins>
      <w:r w:rsidR="0033544D" w:rsidRPr="00742779">
        <w:t xml:space="preserve"> signing, Omnicare made a substantially higher offer. The NCS board, recognizing the superior value, recommended against its own deal and in favor of Omnicare. But the deal protections foreclosed any path to the Omnicare transaction. The majority shareholders had committed to vote for Genesis. The board was required to hold the vote. Genesis was guaranteed to win.</w:t>
      </w:r>
    </w:p>
    <w:p w14:paraId="282265AB" w14:textId="77777777" w:rsidR="0033544D" w:rsidRPr="00742779" w:rsidRDefault="00742779" w:rsidP="000E54B1">
      <w:del w:id="5821" w:author="Seth Oranburg" w:date="2026-03-07T09:50:00Z" w16du:dateUtc="2026-03-07T14:50:00Z">
        <w:r w:rsidRPr="00742779">
          <w:rPr>
            <w:rFonts w:ascii="ZWAdobeF" w:hAnsi="ZWAdobeF" w:cs="ZWAdobeF"/>
            <w:sz w:val="2"/>
            <w:szCs w:val="2"/>
          </w:rPr>
          <w:delText>2479B</w:delText>
        </w:r>
        <w:r w:rsidR="0033544D" w:rsidRPr="00742779">
          <w:delText>The</w:delText>
        </w:r>
      </w:del>
      <w:ins w:id="5822" w:author="Seth Oranburg" w:date="2026-03-07T09:50:00Z" w16du:dateUtc="2026-03-07T14:50:00Z">
        <w:r w:rsidR="0033544D" w:rsidRPr="00742779">
          <w:t>The</w:t>
        </w:r>
      </w:ins>
      <w:r w:rsidR="0033544D" w:rsidRPr="00742779">
        <w:t xml:space="preserve"> Delaware Supreme Court, in a 3-2 decision, found the combination preclusive:</w:t>
      </w:r>
    </w:p>
    <w:p w14:paraId="4AA3263D" w14:textId="77777777" w:rsidR="0033544D" w:rsidRPr="00742779" w:rsidRDefault="00742779" w:rsidP="000E54B1">
      <w:pPr>
        <w:spacing w:before="100" w:after="100"/>
        <w:ind w:left="720" w:right="720"/>
        <w:divId w:val="69079665"/>
        <w:pPrChange w:id="5823" w:author="Seth Oranburg" w:date="2026-03-07T09:50:00Z" w16du:dateUtc="2026-03-07T14:50:00Z">
          <w:pPr>
            <w:pStyle w:val="NormalWeb"/>
            <w:spacing w:before="100" w:after="100"/>
            <w:ind w:left="720" w:right="720"/>
            <w:divId w:val="69079665"/>
          </w:pPr>
        </w:pPrChange>
      </w:pPr>
      <w:del w:id="5824" w:author="Seth Oranburg" w:date="2026-03-07T09:50:00Z" w16du:dateUtc="2026-03-07T14:50:00Z">
        <w:r w:rsidRPr="00742779">
          <w:rPr>
            <w:rFonts w:ascii="ZWAdobeF" w:hAnsi="ZWAdobeF" w:cs="ZWAdobeF"/>
            <w:sz w:val="2"/>
            <w:szCs w:val="2"/>
          </w:rPr>
          <w:delText>2480B</w:delText>
        </w:r>
        <w:r w:rsidR="0033544D" w:rsidRPr="00742779">
          <w:delText>In</w:delText>
        </w:r>
      </w:del>
      <w:ins w:id="5825" w:author="Seth Oranburg" w:date="2026-03-07T09:50:00Z" w16du:dateUtc="2026-03-07T14:50:00Z">
        <w:r w:rsidR="0033544D" w:rsidRPr="00742779">
          <w:t>In</w:t>
        </w:r>
      </w:ins>
      <w:r w:rsidR="0033544D" w:rsidRPr="00742779">
        <w:t xml:space="preserve"> the context of this case, the deal protection devices adopted by the NCS board were draconian and preclusive. They operated to prevent the board from accepting a superior proposal once it emerged. Delaware law requires that the </w:t>
      </w:r>
      <w:r w:rsidR="0033544D" w:rsidRPr="00742779">
        <w:lastRenderedPageBreak/>
        <w:t>board retain the ability to respond to superior offers.</w:t>
      </w:r>
      <w:r w:rsidR="0033544D">
        <w:fldChar w:fldCharType="begin"/>
      </w:r>
      <w:r w:rsidR="0033544D">
        <w:instrText>HYPERLINK \l "fn351-11647" \o "Jump to citation"</w:instrText>
      </w:r>
      <w:r w:rsidR="0033544D">
        <w:fldChar w:fldCharType="separate"/>
      </w:r>
      <w:r w:rsidR="0033544D" w:rsidRPr="00742779">
        <w:rPr>
          <w:rStyle w:val="Hyperlink"/>
          <w:color w:val="auto"/>
          <w:u w:val="none"/>
        </w:rPr>
        <w:t>[351</w:t>
      </w:r>
      <w:r w:rsidR="00EE2871" w:rsidRPr="00742779">
        <w:rPr>
          <w:rStyle w:val="Hyperlink"/>
          <w:color w:val="auto"/>
          <w:u w:val="none"/>
        </w:rPr>
        <w:t>]</w:t>
      </w:r>
      <w:r w:rsidR="0033544D">
        <w:fldChar w:fldCharType="end"/>
      </w:r>
    </w:p>
    <w:p w14:paraId="6FFED92F" w14:textId="77777777" w:rsidR="0033544D" w:rsidRPr="00742779" w:rsidRDefault="00742779" w:rsidP="000E54B1">
      <w:del w:id="5826" w:author="Seth Oranburg" w:date="2026-03-07T09:50:00Z" w16du:dateUtc="2026-03-07T14:50:00Z">
        <w:r w:rsidRPr="00742779">
          <w:rPr>
            <w:rStyle w:val="Emphasis"/>
            <w:rFonts w:ascii="ZWAdobeF" w:hAnsi="ZWAdobeF" w:cs="ZWAdobeF"/>
            <w:i w:val="0"/>
            <w:sz w:val="2"/>
            <w:szCs w:val="2"/>
          </w:rPr>
          <w:delText>2481B</w:delText>
        </w:r>
        <w:r w:rsidR="0033544D" w:rsidRPr="00742779">
          <w:rPr>
            <w:rStyle w:val="Emphasis"/>
          </w:rPr>
          <w:delText>Omnicare</w:delText>
        </w:r>
      </w:del>
      <w:ins w:id="5827" w:author="Seth Oranburg" w:date="2026-03-07T09:50:00Z" w16du:dateUtc="2026-03-07T14:50:00Z">
        <w:r w:rsidR="0033544D" w:rsidRPr="00742779">
          <w:rPr>
            <w:rStyle w:val="Emphasis"/>
          </w:rPr>
          <w:t>Omnicare</w:t>
        </w:r>
      </w:ins>
      <w:r w:rsidR="0033544D" w:rsidRPr="00742779">
        <w:t xml:space="preserve"> is controversial. The dissent argued that the deal protections were reasonable given NCS</w:t>
      </w:r>
      <w:r w:rsidR="009F60D1" w:rsidRPr="00742779">
        <w:t>’</w:t>
      </w:r>
      <w:r w:rsidR="0033544D" w:rsidRPr="00742779">
        <w:t>s financial distress and the need to induce Genesis to proceed. The majority</w:t>
      </w:r>
      <w:r w:rsidR="009F60D1" w:rsidRPr="00742779">
        <w:t>’</w:t>
      </w:r>
      <w:r w:rsidR="0033544D" w:rsidRPr="00742779">
        <w:t>s holding, the dissent warned, would make it harder for distressed companies to attract acquirers.</w:t>
      </w:r>
    </w:p>
    <w:p w14:paraId="1EDED6EA" w14:textId="77777777" w:rsidR="0033544D" w:rsidRPr="00742779" w:rsidRDefault="00742779" w:rsidP="000E54B1">
      <w:del w:id="5828" w:author="Seth Oranburg" w:date="2026-03-07T09:50:00Z" w16du:dateUtc="2026-03-07T14:50:00Z">
        <w:r w:rsidRPr="00742779">
          <w:rPr>
            <w:rFonts w:ascii="ZWAdobeF" w:hAnsi="ZWAdobeF" w:cs="ZWAdobeF"/>
            <w:sz w:val="2"/>
            <w:szCs w:val="2"/>
          </w:rPr>
          <w:delText>2482B</w:delText>
        </w:r>
        <w:r w:rsidR="0033544D" w:rsidRPr="00742779">
          <w:delText>Whatever</w:delText>
        </w:r>
      </w:del>
      <w:ins w:id="5829" w:author="Seth Oranburg" w:date="2026-03-07T09:50:00Z" w16du:dateUtc="2026-03-07T14:50:00Z">
        <w:r w:rsidR="0033544D" w:rsidRPr="00742779">
          <w:t>Whatever</w:t>
        </w:r>
      </w:ins>
      <w:r w:rsidR="0033544D" w:rsidRPr="00742779">
        <w:t xml:space="preserve"> the policy merits, </w:t>
      </w:r>
      <w:r w:rsidR="0033544D" w:rsidRPr="00742779">
        <w:rPr>
          <w:rStyle w:val="Emphasis"/>
        </w:rPr>
        <w:t>Omnicare</w:t>
      </w:r>
      <w:r w:rsidR="0033544D" w:rsidRPr="00742779">
        <w:t xml:space="preserve"> establishes an outer boundary. Deal protections that, in combination, eliminate board flexibility and guarantee deal completion regardless of superior offers are preclusive. Boards must retain the ability to respond to changed circumstances.</w:t>
      </w:r>
    </w:p>
    <w:p w14:paraId="213C47D5" w14:textId="77777777" w:rsidR="0033544D" w:rsidRPr="00742779" w:rsidRDefault="0059744E" w:rsidP="000E54B1">
      <w:pPr>
        <w:rPr>
          <w:del w:id="5830" w:author="Seth Oranburg" w:date="2026-03-07T09:50:00Z" w16du:dateUtc="2026-03-07T14:50:00Z"/>
          <w:rFonts w:eastAsia="Times New Roman"/>
        </w:rPr>
      </w:pPr>
      <w:del w:id="5831" w:author="Seth Oranburg" w:date="2026-03-07T09:50:00Z" w16du:dateUtc="2026-03-07T14:50:00Z">
        <w:r>
          <w:rPr>
            <w:rFonts w:eastAsia="Times New Roman"/>
            <w:noProof/>
          </w:rPr>
          <w:pict w14:anchorId="05D3256F">
            <v:rect id="_x0000_i1034" alt="P2983#yIS1" style="width:239.6pt;height:.05pt;mso-width-percent:0;mso-height-percent:0;mso-width-percent:0;mso-height-percent:0" o:hrpct="512" o:hralign="center" o:hrstd="t" o:hr="t" fillcolor="#a0a0a0" stroked="f"/>
          </w:pict>
        </w:r>
      </w:del>
    </w:p>
    <w:p w14:paraId="65E785A1" w14:textId="77777777" w:rsidR="0033544D" w:rsidRPr="00742779" w:rsidRDefault="0059744E" w:rsidP="000E54B1">
      <w:pPr>
        <w:rPr>
          <w:ins w:id="5832" w:author="Seth Oranburg" w:date="2026-03-07T09:50:00Z" w16du:dateUtc="2026-03-07T14:50:00Z"/>
          <w:rFonts w:eastAsia="Times New Roman"/>
        </w:rPr>
      </w:pPr>
      <w:ins w:id="5833" w:author="Seth Oranburg" w:date="2026-03-07T09:50:00Z" w16du:dateUtc="2026-03-07T14:50:00Z">
        <w:r>
          <w:rPr>
            <w:rFonts w:eastAsia="Times New Roman"/>
            <w:noProof/>
          </w:rPr>
          <w:pict w14:anchorId="7ED73982">
            <v:rect id="_x0000_i1033" alt="P2983#yIS1" style="width:239.6pt;height:.05pt;mso-width-percent:0;mso-height-percent:0;mso-width-percent:0;mso-height-percent:0" o:hrpct="512" o:hralign="center" o:hrstd="t" o:hr="t" fillcolor="#a0a0a0" stroked="f"/>
          </w:pict>
        </w:r>
      </w:ins>
    </w:p>
    <w:p w14:paraId="7DFE5B49" w14:textId="77777777" w:rsidR="0033544D" w:rsidRPr="00742779" w:rsidRDefault="0033544D" w:rsidP="000E54B1">
      <w:pPr>
        <w:pStyle w:val="Heading2"/>
        <w:rPr>
          <w:rFonts w:eastAsia="Times New Roman"/>
        </w:rPr>
      </w:pPr>
      <w:r w:rsidRPr="00742779">
        <w:rPr>
          <w:rFonts w:eastAsia="Times New Roman"/>
        </w:rPr>
        <w:t>The Corwin Doctrine: Shareholder Ratification</w:t>
      </w:r>
    </w:p>
    <w:p w14:paraId="2200EBA5" w14:textId="77777777" w:rsidR="0033544D" w:rsidRPr="00742779" w:rsidRDefault="00742779" w:rsidP="000E54B1">
      <w:del w:id="5834" w:author="Seth Oranburg" w:date="2026-03-07T09:50:00Z" w16du:dateUtc="2026-03-07T14:50:00Z">
        <w:r w:rsidRPr="00742779">
          <w:rPr>
            <w:rFonts w:ascii="ZWAdobeF" w:hAnsi="ZWAdobeF" w:cs="ZWAdobeF"/>
            <w:sz w:val="2"/>
            <w:szCs w:val="2"/>
          </w:rPr>
          <w:delText>2483B</w:delText>
        </w:r>
        <w:r w:rsidR="0033544D" w:rsidRPr="00742779">
          <w:delText>The</w:delText>
        </w:r>
      </w:del>
      <w:ins w:id="5835" w:author="Seth Oranburg" w:date="2026-03-07T09:50:00Z" w16du:dateUtc="2026-03-07T14:50:00Z">
        <w:r w:rsidR="0033544D" w:rsidRPr="00742779">
          <w:t>The</w:t>
        </w:r>
      </w:ins>
      <w:r w:rsidR="0033544D" w:rsidRPr="00742779">
        <w:t xml:space="preserve"> enhanced scrutiny framework created substantial litigation exposure for boards negotiating mergers. Every M&amp;A transaction became a potential lawsuit. Plaintiffs</w:t>
      </w:r>
      <w:r w:rsidR="009F60D1" w:rsidRPr="00742779">
        <w:t>’</w:t>
      </w:r>
      <w:r w:rsidR="0033544D" w:rsidRPr="00742779">
        <w:t xml:space="preserve"> lawyers developed a cottage industry: file suit alleging </w:t>
      </w:r>
      <w:r w:rsidR="0033544D" w:rsidRPr="00742779">
        <w:rPr>
          <w:rStyle w:val="Emphasis"/>
        </w:rPr>
        <w:t>Revlon</w:t>
      </w:r>
      <w:r w:rsidR="0033544D" w:rsidRPr="00742779">
        <w:t xml:space="preserve"> violations or disclosure failures, negotiate a settlement providing </w:t>
      </w:r>
      <w:r w:rsidR="009F60D1" w:rsidRPr="00742779">
        <w:t>“</w:t>
      </w:r>
      <w:r w:rsidR="0033544D" w:rsidRPr="00742779">
        <w:t>therapeutic</w:t>
      </w:r>
      <w:r w:rsidR="009F60D1" w:rsidRPr="00742779">
        <w:t>”</w:t>
      </w:r>
      <w:r w:rsidR="0033544D" w:rsidRPr="00742779">
        <w:t xml:space="preserve"> additional disclosures, collect attorney</w:t>
      </w:r>
      <w:r w:rsidR="009F60D1" w:rsidRPr="00742779">
        <w:t>’</w:t>
      </w:r>
      <w:r w:rsidR="0033544D" w:rsidRPr="00742779">
        <w:t xml:space="preserve">s fees, and allow the deal to proceed. These </w:t>
      </w:r>
      <w:r w:rsidR="009F60D1" w:rsidRPr="00742779">
        <w:t>“</w:t>
      </w:r>
      <w:r w:rsidR="0033544D" w:rsidRPr="00742779">
        <w:t>disclosure-only settlements</w:t>
      </w:r>
      <w:r w:rsidR="009F60D1" w:rsidRPr="00742779">
        <w:t>”</w:t>
      </w:r>
      <w:r w:rsidR="0033544D" w:rsidRPr="00742779">
        <w:t xml:space="preserve"> generated fees for lawyers without providing meaningful benefit to shareholders.</w:t>
      </w:r>
    </w:p>
    <w:p w14:paraId="185CD09E" w14:textId="77777777" w:rsidR="0033544D" w:rsidRPr="00742779" w:rsidRDefault="00742779" w:rsidP="000E54B1">
      <w:pPr>
        <w:pPrChange w:id="5836" w:author="Seth Oranburg" w:date="2026-03-07T09:50:00Z" w16du:dateUtc="2026-03-07T14:50:00Z">
          <w:pPr>
            <w:pStyle w:val="NormalWeb"/>
          </w:pPr>
        </w:pPrChange>
      </w:pPr>
      <w:del w:id="5837" w:author="Seth Oranburg" w:date="2026-03-07T09:50:00Z" w16du:dateUtc="2026-03-07T14:50:00Z">
        <w:r w:rsidRPr="00742779">
          <w:rPr>
            <w:rStyle w:val="Emphasis"/>
            <w:rFonts w:ascii="ZWAdobeF" w:hAnsi="ZWAdobeF" w:cs="ZWAdobeF"/>
            <w:i w:val="0"/>
            <w:sz w:val="2"/>
            <w:szCs w:val="2"/>
          </w:rPr>
          <w:delText>2484B</w:delText>
        </w:r>
        <w:r w:rsidR="0033544D" w:rsidRPr="00742779">
          <w:rPr>
            <w:rStyle w:val="Emphasis"/>
          </w:rPr>
          <w:delText>Corwin</w:delText>
        </w:r>
      </w:del>
      <w:ins w:id="5838" w:author="Seth Oranburg" w:date="2026-03-07T09:50:00Z" w16du:dateUtc="2026-03-07T14:50:00Z">
        <w:r w:rsidR="0033544D" w:rsidRPr="00742779">
          <w:rPr>
            <w:rStyle w:val="Emphasis"/>
          </w:rPr>
          <w:t>Corwin</w:t>
        </w:r>
      </w:ins>
      <w:r w:rsidR="0033544D" w:rsidRPr="00742779">
        <w:rPr>
          <w:rStyle w:val="Emphasis"/>
        </w:rPr>
        <w:t xml:space="preserve"> v. KKR Financial Holdings LLC</w:t>
      </w:r>
      <w:r w:rsidR="0033544D" w:rsidRPr="00742779">
        <w:t>, decided in 2015, fundamentally altered this landscape by giving effect to shareholder approval as a cleansing mechanism.</w:t>
      </w:r>
      <w:r w:rsidR="0033544D">
        <w:fldChar w:fldCharType="begin"/>
      </w:r>
      <w:r w:rsidR="0033544D">
        <w:instrText>HYPERLINK \l "fn194-11647" \o "Jump to citation"</w:instrText>
      </w:r>
      <w:r w:rsidR="0033544D">
        <w:fldChar w:fldCharType="separate"/>
      </w:r>
      <w:r w:rsidR="0033544D" w:rsidRPr="00742779">
        <w:rPr>
          <w:rStyle w:val="Hyperlink"/>
          <w:color w:val="auto"/>
          <w:u w:val="none"/>
        </w:rPr>
        <w:t>[194</w:t>
      </w:r>
      <w:r w:rsidR="00EE2871" w:rsidRPr="00742779">
        <w:rPr>
          <w:rStyle w:val="Hyperlink"/>
          <w:color w:val="auto"/>
          <w:u w:val="none"/>
        </w:rPr>
        <w:t>]</w:t>
      </w:r>
      <w:r w:rsidR="0033544D">
        <w:fldChar w:fldCharType="end"/>
      </w:r>
    </w:p>
    <w:p w14:paraId="3BBBEF4D" w14:textId="77777777" w:rsidR="0033544D" w:rsidRPr="00742779" w:rsidRDefault="0033544D" w:rsidP="000E54B1">
      <w:pPr>
        <w:pStyle w:val="Heading3"/>
        <w:rPr>
          <w:rFonts w:eastAsia="Times New Roman"/>
        </w:rPr>
      </w:pPr>
      <w:r w:rsidRPr="00742779">
        <w:rPr>
          <w:rFonts w:eastAsia="Times New Roman"/>
        </w:rPr>
        <w:t>The Problem of Deal Litigation</w:t>
      </w:r>
    </w:p>
    <w:p w14:paraId="33D835C4" w14:textId="77777777" w:rsidR="0033544D" w:rsidRPr="00742779" w:rsidRDefault="00742779" w:rsidP="000E54B1">
      <w:del w:id="5839" w:author="Seth Oranburg" w:date="2026-03-07T09:50:00Z" w16du:dateUtc="2026-03-07T14:50:00Z">
        <w:r w:rsidRPr="00742779">
          <w:rPr>
            <w:rFonts w:ascii="ZWAdobeF" w:hAnsi="ZWAdobeF" w:cs="ZWAdobeF"/>
            <w:sz w:val="2"/>
            <w:szCs w:val="2"/>
          </w:rPr>
          <w:delText>2485B</w:delText>
        </w:r>
        <w:r w:rsidR="0033544D" w:rsidRPr="00742779">
          <w:delText>Before</w:delText>
        </w:r>
      </w:del>
      <w:ins w:id="5840" w:author="Seth Oranburg" w:date="2026-03-07T09:50:00Z" w16du:dateUtc="2026-03-07T14:50:00Z">
        <w:r w:rsidR="0033544D" w:rsidRPr="00742779">
          <w:t>Before</w:t>
        </w:r>
      </w:ins>
      <w:r w:rsidR="0033544D" w:rsidRPr="00742779">
        <w:t xml:space="preserve"> </w:t>
      </w:r>
      <w:r w:rsidR="0033544D" w:rsidRPr="00742779">
        <w:rPr>
          <w:rStyle w:val="Emphasis"/>
        </w:rPr>
        <w:t>Corwin</w:t>
      </w:r>
      <w:r w:rsidR="0033544D" w:rsidRPr="00742779">
        <w:t>, merger litigation followed a predictable pattern. Within days of a deal announcement, plaintiffs</w:t>
      </w:r>
      <w:r w:rsidR="009F60D1" w:rsidRPr="00742779">
        <w:t>’</w:t>
      </w:r>
      <w:r w:rsidR="0033544D" w:rsidRPr="00742779">
        <w:t xml:space="preserve"> firms would file complaints alleging that the target board breached its fiduciary duties by approving the transaction. The specific allegations varied, but common themes included: inadequate price, inadequate process, conflicts of interest, and disclosure deficiencies.</w:t>
      </w:r>
    </w:p>
    <w:p w14:paraId="08935D0C" w14:textId="77777777" w:rsidR="0033544D" w:rsidRPr="00742779" w:rsidRDefault="00742779" w:rsidP="000E54B1">
      <w:del w:id="5841" w:author="Seth Oranburg" w:date="2026-03-07T09:50:00Z" w16du:dateUtc="2026-03-07T14:50:00Z">
        <w:r w:rsidRPr="00742779">
          <w:rPr>
            <w:rFonts w:ascii="ZWAdobeF" w:hAnsi="ZWAdobeF" w:cs="ZWAdobeF"/>
            <w:sz w:val="2"/>
            <w:szCs w:val="2"/>
          </w:rPr>
          <w:delText>2486B</w:delText>
        </w:r>
        <w:r w:rsidR="0033544D" w:rsidRPr="00742779">
          <w:delText>Most</w:delText>
        </w:r>
      </w:del>
      <w:ins w:id="5842" w:author="Seth Oranburg" w:date="2026-03-07T09:50:00Z" w16du:dateUtc="2026-03-07T14:50:00Z">
        <w:r w:rsidR="0033544D" w:rsidRPr="00742779">
          <w:t>Most</w:t>
        </w:r>
      </w:ins>
      <w:r w:rsidR="0033544D" w:rsidRPr="00742779">
        <w:t xml:space="preserve"> of these suits lacked merit. Boards that followed reasonable processes and obtained fair prices were unlikely to face liability. But even meritless suits imposed costs. Defendants faced litigation expenses, discovery burdens, </w:t>
      </w:r>
      <w:r w:rsidR="0033544D" w:rsidRPr="00742779">
        <w:lastRenderedPageBreak/>
        <w:t>and the risk that some court might find some deficiency. More importantly, pending litigation threatened to delay deal closings.</w:t>
      </w:r>
    </w:p>
    <w:p w14:paraId="18655BB8" w14:textId="77777777" w:rsidR="0033544D" w:rsidRPr="00742779" w:rsidRDefault="00742779" w:rsidP="000E54B1">
      <w:del w:id="5843" w:author="Seth Oranburg" w:date="2026-03-07T09:50:00Z" w16du:dateUtc="2026-03-07T14:50:00Z">
        <w:r w:rsidRPr="00742779">
          <w:rPr>
            <w:rFonts w:ascii="ZWAdobeF" w:hAnsi="ZWAdobeF" w:cs="ZWAdobeF"/>
            <w:sz w:val="2"/>
            <w:szCs w:val="2"/>
          </w:rPr>
          <w:delText>2487B</w:delText>
        </w:r>
        <w:r w:rsidR="0033544D" w:rsidRPr="00742779">
          <w:delText>The</w:delText>
        </w:r>
      </w:del>
      <w:ins w:id="5844" w:author="Seth Oranburg" w:date="2026-03-07T09:50:00Z" w16du:dateUtc="2026-03-07T14:50:00Z">
        <w:r w:rsidR="0033544D" w:rsidRPr="00742779">
          <w:t>The</w:t>
        </w:r>
      </w:ins>
      <w:r w:rsidR="0033544D" w:rsidRPr="00742779">
        <w:t xml:space="preserve"> path of least resistance was settlement. Plaintiffs</w:t>
      </w:r>
      <w:r w:rsidR="009F60D1" w:rsidRPr="00742779">
        <w:t>’</w:t>
      </w:r>
      <w:r w:rsidR="0033544D" w:rsidRPr="00742779">
        <w:t xml:space="preserve"> lawyers would agree to dismiss their claims in exchange for two things: additional disclosures in the proxy statement (often trivial additions that did not affect shareholder voting) and attorney</w:t>
      </w:r>
      <w:r w:rsidR="009F60D1" w:rsidRPr="00742779">
        <w:t>’</w:t>
      </w:r>
      <w:r w:rsidR="0033544D" w:rsidRPr="00742779">
        <w:t>s fees (paid by the corporation). Defendants avoided litigation risk. Plaintiffs</w:t>
      </w:r>
      <w:r w:rsidR="009F60D1" w:rsidRPr="00742779">
        <w:t>’</w:t>
      </w:r>
      <w:r w:rsidR="0033544D" w:rsidRPr="00742779">
        <w:t xml:space="preserve"> lawyers collected fees. Shareholders received marginal disclosures of questionable value.</w:t>
      </w:r>
    </w:p>
    <w:p w14:paraId="037C6AD4" w14:textId="77777777" w:rsidR="0033544D" w:rsidRPr="00742779" w:rsidRDefault="00742779" w:rsidP="000E54B1">
      <w:del w:id="5845" w:author="Seth Oranburg" w:date="2026-03-07T09:50:00Z" w16du:dateUtc="2026-03-07T14:50:00Z">
        <w:r w:rsidRPr="00742779">
          <w:rPr>
            <w:rFonts w:ascii="ZWAdobeF" w:hAnsi="ZWAdobeF" w:cs="ZWAdobeF"/>
            <w:sz w:val="2"/>
            <w:szCs w:val="2"/>
          </w:rPr>
          <w:delText>2488B</w:delText>
        </w:r>
        <w:r w:rsidR="0033544D" w:rsidRPr="00742779">
          <w:delText>This</w:delText>
        </w:r>
      </w:del>
      <w:ins w:id="5846" w:author="Seth Oranburg" w:date="2026-03-07T09:50:00Z" w16du:dateUtc="2026-03-07T14:50:00Z">
        <w:r w:rsidR="0033544D" w:rsidRPr="00742779">
          <w:t>This</w:t>
        </w:r>
      </w:ins>
      <w:r w:rsidR="0033544D" w:rsidRPr="00742779">
        <w:t xml:space="preserve"> </w:t>
      </w:r>
      <w:r w:rsidR="009F60D1" w:rsidRPr="00742779">
        <w:t>“</w:t>
      </w:r>
      <w:r w:rsidR="0033544D" w:rsidRPr="00742779">
        <w:t>deal tax</w:t>
      </w:r>
      <w:r w:rsidR="009F60D1" w:rsidRPr="00742779">
        <w:t>”</w:t>
      </w:r>
      <w:r w:rsidR="0033544D" w:rsidRPr="00742779">
        <w:t xml:space="preserve"> applied to virtually every significant M&amp;A transaction. Empirical studies showed that over 90% of transactions valued above $100 million faced litigation. Yet these suits rarely produced recoveries for shareholders; they produced fees for lawyers.</w:t>
      </w:r>
    </w:p>
    <w:p w14:paraId="571AF758" w14:textId="77777777" w:rsidR="0033544D" w:rsidRPr="00742779" w:rsidRDefault="00742779" w:rsidP="000E54B1">
      <w:pPr>
        <w:pPrChange w:id="5847" w:author="Seth Oranburg" w:date="2026-03-07T09:50:00Z" w16du:dateUtc="2026-03-07T14:50:00Z">
          <w:pPr>
            <w:pStyle w:val="NormalWeb"/>
          </w:pPr>
        </w:pPrChange>
      </w:pPr>
      <w:del w:id="5848" w:author="Seth Oranburg" w:date="2026-03-07T09:50:00Z" w16du:dateUtc="2026-03-07T14:50:00Z">
        <w:r w:rsidRPr="00742779">
          <w:rPr>
            <w:rFonts w:ascii="ZWAdobeF" w:hAnsi="ZWAdobeF" w:cs="ZWAdobeF"/>
            <w:sz w:val="2"/>
            <w:szCs w:val="2"/>
          </w:rPr>
          <w:delText>2489B</w:delText>
        </w:r>
        <w:r w:rsidR="0033544D" w:rsidRPr="00742779">
          <w:delText>Courts</w:delText>
        </w:r>
      </w:del>
      <w:ins w:id="5849" w:author="Seth Oranburg" w:date="2026-03-07T09:50:00Z" w16du:dateUtc="2026-03-07T14:50:00Z">
        <w:r w:rsidR="0033544D" w:rsidRPr="00742779">
          <w:t>Courts</w:t>
        </w:r>
      </w:ins>
      <w:r w:rsidR="0033544D" w:rsidRPr="00742779">
        <w:t xml:space="preserve"> grew increasingly skeptical. In </w:t>
      </w:r>
      <w:r w:rsidR="0033544D" w:rsidRPr="00742779">
        <w:rPr>
          <w:rStyle w:val="Emphasis"/>
        </w:rPr>
        <w:t>In re Trulia, Inc. Stockholder Litigation</w:t>
      </w:r>
      <w:r w:rsidR="0033544D" w:rsidRPr="00742779">
        <w:t xml:space="preserve">, the Court of Chancery announced it would no longer approve disclosure-only settlements absent a </w:t>
      </w:r>
      <w:r w:rsidR="009F60D1" w:rsidRPr="00742779">
        <w:t>“</w:t>
      </w:r>
      <w:r w:rsidR="0033544D" w:rsidRPr="00742779">
        <w:t>clearly material</w:t>
      </w:r>
      <w:r w:rsidR="009F60D1" w:rsidRPr="00742779">
        <w:t>”</w:t>
      </w:r>
      <w:r w:rsidR="0033544D" w:rsidRPr="00742779">
        <w:t xml:space="preserve"> disclosure.</w:t>
      </w:r>
      <w:r w:rsidR="0033544D">
        <w:fldChar w:fldCharType="begin"/>
      </w:r>
      <w:r w:rsidR="0033544D">
        <w:instrText>HYPERLINK \l "fn352-11647" \o "Jump to citation"</w:instrText>
      </w:r>
      <w:r w:rsidR="0033544D">
        <w:fldChar w:fldCharType="separate"/>
      </w:r>
      <w:r w:rsidR="0033544D" w:rsidRPr="00742779">
        <w:rPr>
          <w:rStyle w:val="Hyperlink"/>
          <w:color w:val="auto"/>
          <w:u w:val="none"/>
        </w:rPr>
        <w:t>[352</w:t>
      </w:r>
      <w:r w:rsidR="00EE2871" w:rsidRPr="00742779">
        <w:rPr>
          <w:rStyle w:val="Hyperlink"/>
          <w:color w:val="auto"/>
          <w:u w:val="none"/>
        </w:rPr>
        <w:t>]</w:t>
      </w:r>
      <w:r w:rsidR="0033544D">
        <w:fldChar w:fldCharType="end"/>
      </w:r>
      <w:r w:rsidR="0033544D" w:rsidRPr="00742779">
        <w:t xml:space="preserve"> This judicial pushback reduced the incentive for disclosure settlements. But the underlying problem remained: even post-</w:t>
      </w:r>
      <w:r w:rsidR="0033544D" w:rsidRPr="00742779">
        <w:rPr>
          <w:rStyle w:val="Emphasis"/>
        </w:rPr>
        <w:t>Trulia</w:t>
      </w:r>
      <w:r w:rsidR="0033544D" w:rsidRPr="00742779">
        <w:t>, plaintiffs could continue to litigate on the merits, imposing costs and uncertainty.</w:t>
      </w:r>
    </w:p>
    <w:p w14:paraId="408FCAE1" w14:textId="77777777" w:rsidR="0033544D" w:rsidRPr="00742779" w:rsidRDefault="0033544D" w:rsidP="000E54B1">
      <w:pPr>
        <w:pStyle w:val="Heading3"/>
        <w:rPr>
          <w:rFonts w:eastAsia="Times New Roman"/>
        </w:rPr>
      </w:pPr>
      <w:r w:rsidRPr="00742779">
        <w:rPr>
          <w:rStyle w:val="Emphasis"/>
          <w:rFonts w:eastAsia="Times New Roman"/>
        </w:rPr>
        <w:t>Corwin v. KKR</w:t>
      </w:r>
    </w:p>
    <w:p w14:paraId="6766E065" w14:textId="77777777" w:rsidR="0033544D" w:rsidRPr="00742779" w:rsidRDefault="00742779" w:rsidP="000E54B1">
      <w:del w:id="5850" w:author="Seth Oranburg" w:date="2026-03-07T09:50:00Z" w16du:dateUtc="2026-03-07T14:50:00Z">
        <w:r w:rsidRPr="00742779">
          <w:rPr>
            <w:rStyle w:val="Emphasis"/>
            <w:rFonts w:ascii="ZWAdobeF" w:hAnsi="ZWAdobeF" w:cs="ZWAdobeF"/>
            <w:i w:val="0"/>
            <w:sz w:val="2"/>
            <w:szCs w:val="2"/>
          </w:rPr>
          <w:delText>2490B</w:delText>
        </w:r>
        <w:r w:rsidR="0033544D" w:rsidRPr="00742779">
          <w:rPr>
            <w:rStyle w:val="Emphasis"/>
          </w:rPr>
          <w:delText>Corwin</w:delText>
        </w:r>
      </w:del>
      <w:ins w:id="5851" w:author="Seth Oranburg" w:date="2026-03-07T09:50:00Z" w16du:dateUtc="2026-03-07T14:50:00Z">
        <w:r w:rsidR="0033544D" w:rsidRPr="00742779">
          <w:rPr>
            <w:rStyle w:val="Emphasis"/>
          </w:rPr>
          <w:t>Corwin</w:t>
        </w:r>
      </w:ins>
      <w:r w:rsidR="0033544D" w:rsidRPr="00742779">
        <w:t xml:space="preserve"> addressed this problem by recognizing the cleansing effect of shareholder approval.</w:t>
      </w:r>
    </w:p>
    <w:p w14:paraId="70BB678B" w14:textId="77777777" w:rsidR="0033544D" w:rsidRPr="00742779" w:rsidRDefault="00742779" w:rsidP="000E54B1">
      <w:del w:id="5852" w:author="Seth Oranburg" w:date="2026-03-07T09:50:00Z" w16du:dateUtc="2026-03-07T14:50:00Z">
        <w:r w:rsidRPr="00742779">
          <w:rPr>
            <w:rFonts w:ascii="ZWAdobeF" w:hAnsi="ZWAdobeF" w:cs="ZWAdobeF"/>
            <w:sz w:val="2"/>
            <w:szCs w:val="2"/>
          </w:rPr>
          <w:delText>2491B</w:delText>
        </w:r>
        <w:r w:rsidR="0033544D" w:rsidRPr="00742779">
          <w:delText>KKR</w:delText>
        </w:r>
      </w:del>
      <w:ins w:id="5853" w:author="Seth Oranburg" w:date="2026-03-07T09:50:00Z" w16du:dateUtc="2026-03-07T14:50:00Z">
        <w:r w:rsidR="0033544D" w:rsidRPr="00742779">
          <w:t>KKR</w:t>
        </w:r>
      </w:ins>
      <w:r w:rsidR="0033544D" w:rsidRPr="00742779">
        <w:t xml:space="preserve"> Financial Holdings LLC was a publicly traded business development company managed by an affiliate of KKR, the private equity firm. KKR proposed to acquire the public company. Because of the relationship between KKR and the company it managed, the transaction implicated potential conflicts of interest.</w:t>
      </w:r>
    </w:p>
    <w:p w14:paraId="60802C11" w14:textId="77777777" w:rsidR="0033544D" w:rsidRPr="00742779" w:rsidRDefault="00742779" w:rsidP="000E54B1">
      <w:del w:id="5854" w:author="Seth Oranburg" w:date="2026-03-07T09:50:00Z" w16du:dateUtc="2026-03-07T14:50:00Z">
        <w:r w:rsidRPr="00742779">
          <w:rPr>
            <w:rFonts w:ascii="ZWAdobeF" w:hAnsi="ZWAdobeF" w:cs="ZWAdobeF"/>
            <w:sz w:val="2"/>
            <w:szCs w:val="2"/>
          </w:rPr>
          <w:delText>2492B</w:delText>
        </w:r>
        <w:r w:rsidR="0033544D" w:rsidRPr="00742779">
          <w:delText>Shareholders</w:delText>
        </w:r>
      </w:del>
      <w:ins w:id="5855" w:author="Seth Oranburg" w:date="2026-03-07T09:50:00Z" w16du:dateUtc="2026-03-07T14:50:00Z">
        <w:r w:rsidR="0033544D" w:rsidRPr="00742779">
          <w:t>Shareholders</w:t>
        </w:r>
      </w:ins>
      <w:r w:rsidR="0033544D" w:rsidRPr="00742779">
        <w:t xml:space="preserve"> approved the merger. The vote was uncoerced: there was no controlling shareholder dictating the outcome. The vote was informed: the proxy statement disclosed the material facts about the transaction and the conflicts. A majority of disinterested shareholders voted in favor.</w:t>
      </w:r>
    </w:p>
    <w:p w14:paraId="302769A9" w14:textId="77777777" w:rsidR="0033544D" w:rsidRPr="00742779" w:rsidRDefault="00742779" w:rsidP="000E54B1">
      <w:del w:id="5856" w:author="Seth Oranburg" w:date="2026-03-07T09:50:00Z" w16du:dateUtc="2026-03-07T14:50:00Z">
        <w:r w:rsidRPr="00742779">
          <w:rPr>
            <w:rFonts w:ascii="ZWAdobeF" w:hAnsi="ZWAdobeF" w:cs="ZWAdobeF"/>
            <w:sz w:val="2"/>
            <w:szCs w:val="2"/>
          </w:rPr>
          <w:delText>2493B</w:delText>
        </w:r>
        <w:r w:rsidR="0033544D" w:rsidRPr="00742779">
          <w:delText>Plaintiffs</w:delText>
        </w:r>
      </w:del>
      <w:ins w:id="5857" w:author="Seth Oranburg" w:date="2026-03-07T09:50:00Z" w16du:dateUtc="2026-03-07T14:50:00Z">
        <w:r w:rsidR="0033544D" w:rsidRPr="00742779">
          <w:t>Plaintiffs</w:t>
        </w:r>
      </w:ins>
      <w:r w:rsidR="0033544D" w:rsidRPr="00742779">
        <w:t xml:space="preserve"> challenged the transaction, arguing that the board</w:t>
      </w:r>
      <w:r w:rsidR="009F60D1" w:rsidRPr="00742779">
        <w:t>’</w:t>
      </w:r>
      <w:r w:rsidR="0033544D" w:rsidRPr="00742779">
        <w:t>s conflicts required enhanced scrutiny regardless of shareholder approval. They contended that approval could not cure the underlying fiduciary problems.</w:t>
      </w:r>
    </w:p>
    <w:p w14:paraId="730D37EE" w14:textId="77777777" w:rsidR="0033544D" w:rsidRPr="00742779" w:rsidRDefault="00742779" w:rsidP="000E54B1">
      <w:del w:id="5858" w:author="Seth Oranburg" w:date="2026-03-07T09:50:00Z" w16du:dateUtc="2026-03-07T14:50:00Z">
        <w:r w:rsidRPr="00742779">
          <w:rPr>
            <w:rFonts w:ascii="ZWAdobeF" w:hAnsi="ZWAdobeF" w:cs="ZWAdobeF"/>
            <w:sz w:val="2"/>
            <w:szCs w:val="2"/>
          </w:rPr>
          <w:delText>2494B</w:delText>
        </w:r>
        <w:r w:rsidR="0033544D" w:rsidRPr="00742779">
          <w:delText>The</w:delText>
        </w:r>
      </w:del>
      <w:ins w:id="5859" w:author="Seth Oranburg" w:date="2026-03-07T09:50:00Z" w16du:dateUtc="2026-03-07T14:50:00Z">
        <w:r w:rsidR="0033544D" w:rsidRPr="00742779">
          <w:t>The</w:t>
        </w:r>
      </w:ins>
      <w:r w:rsidR="0033544D" w:rsidRPr="00742779">
        <w:t xml:space="preserve"> Delaware Supreme Court disagreed. The court held that when fully informed, uncoerced shareholders approve a transaction, the standard of review reverts to the business judgment rule:</w:t>
      </w:r>
    </w:p>
    <w:p w14:paraId="5D27A6DC" w14:textId="77777777" w:rsidR="0033544D" w:rsidRPr="00742779" w:rsidRDefault="00742779" w:rsidP="000E54B1">
      <w:pPr>
        <w:spacing w:before="100" w:after="100"/>
        <w:ind w:left="720" w:right="720"/>
        <w:divId w:val="316955223"/>
        <w:pPrChange w:id="5860" w:author="Seth Oranburg" w:date="2026-03-07T09:50:00Z" w16du:dateUtc="2026-03-07T14:50:00Z">
          <w:pPr>
            <w:pStyle w:val="NormalWeb"/>
            <w:spacing w:before="100" w:after="100"/>
            <w:ind w:left="720" w:right="720"/>
            <w:divId w:val="316955223"/>
          </w:pPr>
        </w:pPrChange>
      </w:pPr>
      <w:del w:id="5861" w:author="Seth Oranburg" w:date="2026-03-07T09:50:00Z" w16du:dateUtc="2026-03-07T14:50:00Z">
        <w:r w:rsidRPr="00742779">
          <w:rPr>
            <w:rFonts w:ascii="ZWAdobeF" w:hAnsi="ZWAdobeF" w:cs="ZWAdobeF"/>
            <w:sz w:val="2"/>
            <w:szCs w:val="2"/>
          </w:rPr>
          <w:lastRenderedPageBreak/>
          <w:delText>2495B</w:delText>
        </w:r>
        <w:r w:rsidR="0033544D" w:rsidRPr="00742779">
          <w:delText>When</w:delText>
        </w:r>
      </w:del>
      <w:ins w:id="5862" w:author="Seth Oranburg" w:date="2026-03-07T09:50:00Z" w16du:dateUtc="2026-03-07T14:50:00Z">
        <w:r w:rsidR="0033544D" w:rsidRPr="00742779">
          <w:t>When</w:t>
        </w:r>
      </w:ins>
      <w:r w:rsidR="0033544D" w:rsidRPr="00742779">
        <w:t xml:space="preserve"> a transaction not subject to the entire fairness standard is approved by a fully informed, uncoerced vote of the disinterested stockholders, the business judgment rule applies. ... This invocation of the business judgment rule is outcome-determinative. Under the business judgment rule standard, pleading-stage dismissal is appropriate.</w:t>
      </w:r>
      <w:r w:rsidR="0033544D">
        <w:fldChar w:fldCharType="begin"/>
      </w:r>
      <w:r w:rsidR="0033544D">
        <w:instrText>HYPERLINK \l "fn194-11647" \o "Jump to citation"</w:instrText>
      </w:r>
      <w:r w:rsidR="0033544D">
        <w:fldChar w:fldCharType="separate"/>
      </w:r>
      <w:r w:rsidR="0033544D" w:rsidRPr="00742779">
        <w:rPr>
          <w:rStyle w:val="Hyperlink"/>
          <w:color w:val="auto"/>
          <w:u w:val="none"/>
        </w:rPr>
        <w:t>[194</w:t>
      </w:r>
      <w:r w:rsidR="00EE2871" w:rsidRPr="00742779">
        <w:rPr>
          <w:rStyle w:val="Hyperlink"/>
          <w:color w:val="auto"/>
          <w:u w:val="none"/>
        </w:rPr>
        <w:t>]</w:t>
      </w:r>
      <w:r w:rsidR="0033544D">
        <w:fldChar w:fldCharType="end"/>
      </w:r>
    </w:p>
    <w:p w14:paraId="55393A6F" w14:textId="77777777" w:rsidR="0033544D" w:rsidRPr="00742779" w:rsidRDefault="00742779" w:rsidP="000E54B1">
      <w:del w:id="5863" w:author="Seth Oranburg" w:date="2026-03-07T09:50:00Z" w16du:dateUtc="2026-03-07T14:50:00Z">
        <w:r w:rsidRPr="00742779">
          <w:rPr>
            <w:rFonts w:ascii="ZWAdobeF" w:hAnsi="ZWAdobeF" w:cs="ZWAdobeF"/>
            <w:sz w:val="2"/>
            <w:szCs w:val="2"/>
          </w:rPr>
          <w:delText>2496B</w:delText>
        </w:r>
        <w:r w:rsidR="0033544D" w:rsidRPr="00742779">
          <w:delText>This</w:delText>
        </w:r>
      </w:del>
      <w:ins w:id="5864" w:author="Seth Oranburg" w:date="2026-03-07T09:50:00Z" w16du:dateUtc="2026-03-07T14:50:00Z">
        <w:r w:rsidR="0033544D" w:rsidRPr="00742779">
          <w:t>This</w:t>
        </w:r>
      </w:ins>
      <w:r w:rsidR="0033544D" w:rsidRPr="00742779">
        <w:t xml:space="preserve"> holding transformed M&amp;A litigation. If a transaction receives the specified shareholder approval, plaintiffs face an uphill battle. They must show that the vote was not fully informed (disclosure failure) or was coerced (structural problems with the vote). Absent such showing, the business judgment rule applies and dismissal follows.</w:t>
      </w:r>
    </w:p>
    <w:p w14:paraId="0F839F7A" w14:textId="77777777" w:rsidR="0033544D" w:rsidRPr="00742779" w:rsidRDefault="0033544D" w:rsidP="000E54B1">
      <w:pPr>
        <w:pStyle w:val="Heading3"/>
        <w:rPr>
          <w:rFonts w:eastAsia="Times New Roman"/>
        </w:rPr>
      </w:pPr>
      <w:r w:rsidRPr="00742779">
        <w:rPr>
          <w:rFonts w:eastAsia="Times New Roman"/>
        </w:rPr>
        <w:t>Requirements for Corwin Cleansing</w:t>
      </w:r>
    </w:p>
    <w:p w14:paraId="4789B50E" w14:textId="77777777" w:rsidR="0033544D" w:rsidRPr="00742779" w:rsidRDefault="00742779" w:rsidP="000E54B1">
      <w:del w:id="5865" w:author="Seth Oranburg" w:date="2026-03-07T09:50:00Z" w16du:dateUtc="2026-03-07T14:50:00Z">
        <w:r w:rsidRPr="00742779">
          <w:rPr>
            <w:rStyle w:val="Emphasis"/>
            <w:rFonts w:ascii="ZWAdobeF" w:hAnsi="ZWAdobeF" w:cs="ZWAdobeF"/>
            <w:i w:val="0"/>
            <w:sz w:val="2"/>
            <w:szCs w:val="2"/>
          </w:rPr>
          <w:delText>2497B</w:delText>
        </w:r>
        <w:r w:rsidR="0033544D" w:rsidRPr="00742779">
          <w:rPr>
            <w:rStyle w:val="Emphasis"/>
          </w:rPr>
          <w:delText>Corwin</w:delText>
        </w:r>
      </w:del>
      <w:ins w:id="5866" w:author="Seth Oranburg" w:date="2026-03-07T09:50:00Z" w16du:dateUtc="2026-03-07T14:50:00Z">
        <w:r w:rsidR="0033544D" w:rsidRPr="00742779">
          <w:rPr>
            <w:rStyle w:val="Emphasis"/>
          </w:rPr>
          <w:t>Corwin</w:t>
        </w:r>
      </w:ins>
      <w:r w:rsidR="0033544D" w:rsidRPr="00742779">
        <w:t xml:space="preserve"> cleansing requires several conditions:</w:t>
      </w:r>
    </w:p>
    <w:p w14:paraId="08F3BA99" w14:textId="77777777" w:rsidR="0033544D" w:rsidRPr="00742779" w:rsidRDefault="00742779" w:rsidP="000E54B1">
      <w:del w:id="5867" w:author="Seth Oranburg" w:date="2026-03-07T09:50:00Z" w16du:dateUtc="2026-03-07T14:50:00Z">
        <w:r w:rsidRPr="00742779">
          <w:rPr>
            <w:rStyle w:val="Strong"/>
            <w:rFonts w:ascii="ZWAdobeF" w:hAnsi="ZWAdobeF" w:cs="ZWAdobeF"/>
            <w:b w:val="0"/>
            <w:sz w:val="2"/>
            <w:szCs w:val="2"/>
          </w:rPr>
          <w:delText>2498B</w:delText>
        </w:r>
        <w:r w:rsidR="0033544D" w:rsidRPr="00742779">
          <w:rPr>
            <w:rStyle w:val="Strong"/>
          </w:rPr>
          <w:delText>Fully</w:delText>
        </w:r>
      </w:del>
      <w:ins w:id="5868" w:author="Seth Oranburg" w:date="2026-03-07T09:50:00Z" w16du:dateUtc="2026-03-07T14:50:00Z">
        <w:r w:rsidR="0033544D" w:rsidRPr="00742779">
          <w:rPr>
            <w:rStyle w:val="Strong"/>
          </w:rPr>
          <w:t>Fully</w:t>
        </w:r>
      </w:ins>
      <w:r w:rsidR="0033544D" w:rsidRPr="00742779">
        <w:rPr>
          <w:rStyle w:val="Strong"/>
        </w:rPr>
        <w:t xml:space="preserve"> informed.</w:t>
      </w:r>
      <w:r w:rsidR="0033544D" w:rsidRPr="00742779">
        <w:t xml:space="preserve"> The shareholder vote must be based on complete and accurate information. The proxy statement must disclose all material facts. Material omissions or misstatements defeat </w:t>
      </w:r>
      <w:r w:rsidR="0033544D" w:rsidRPr="00742779">
        <w:rPr>
          <w:rStyle w:val="Emphasis"/>
        </w:rPr>
        <w:t>Corwin</w:t>
      </w:r>
      <w:r w:rsidR="0033544D" w:rsidRPr="00742779">
        <w:t xml:space="preserve"> because the vote was not truly informed.</w:t>
      </w:r>
    </w:p>
    <w:p w14:paraId="094A3143" w14:textId="77777777" w:rsidR="0033544D" w:rsidRPr="00742779" w:rsidRDefault="00742779" w:rsidP="000E54B1">
      <w:del w:id="5869" w:author="Seth Oranburg" w:date="2026-03-07T09:50:00Z" w16du:dateUtc="2026-03-07T14:50:00Z">
        <w:r w:rsidRPr="00742779">
          <w:rPr>
            <w:rFonts w:ascii="ZWAdobeF" w:hAnsi="ZWAdobeF" w:cs="ZWAdobeF"/>
            <w:sz w:val="2"/>
            <w:szCs w:val="2"/>
          </w:rPr>
          <w:delText>2499B</w:delText>
        </w:r>
        <w:r w:rsidR="0033544D" w:rsidRPr="00742779">
          <w:delText>This</w:delText>
        </w:r>
      </w:del>
      <w:ins w:id="5870" w:author="Seth Oranburg" w:date="2026-03-07T09:50:00Z" w16du:dateUtc="2026-03-07T14:50:00Z">
        <w:r w:rsidR="0033544D" w:rsidRPr="00742779">
          <w:t>This</w:t>
        </w:r>
      </w:ins>
      <w:r w:rsidR="0033544D" w:rsidRPr="00742779">
        <w:t xml:space="preserve"> requirement gives teeth to disclosure obligations. Boards seeking </w:t>
      </w:r>
      <w:r w:rsidR="0033544D" w:rsidRPr="00742779">
        <w:rPr>
          <w:rStyle w:val="Emphasis"/>
        </w:rPr>
        <w:t>Corwin</w:t>
      </w:r>
      <w:r w:rsidR="0033544D" w:rsidRPr="00742779">
        <w:t xml:space="preserve"> protection have strong incentives to provide thorough disclosure. Any omission risks plaintiffs arguing that the vote was uninformed and cleansing did not occur.</w:t>
      </w:r>
    </w:p>
    <w:p w14:paraId="7E509B39" w14:textId="77777777" w:rsidR="0033544D" w:rsidRPr="00742779" w:rsidRDefault="00742779" w:rsidP="000E54B1">
      <w:del w:id="5871" w:author="Seth Oranburg" w:date="2026-03-07T09:50:00Z" w16du:dateUtc="2026-03-07T14:50:00Z">
        <w:r w:rsidRPr="00742779">
          <w:rPr>
            <w:rStyle w:val="Strong"/>
            <w:rFonts w:ascii="ZWAdobeF" w:hAnsi="ZWAdobeF" w:cs="ZWAdobeF"/>
            <w:b w:val="0"/>
            <w:sz w:val="2"/>
            <w:szCs w:val="2"/>
          </w:rPr>
          <w:delText>2500B</w:delText>
        </w:r>
        <w:r w:rsidR="0033544D" w:rsidRPr="00742779">
          <w:rPr>
            <w:rStyle w:val="Strong"/>
          </w:rPr>
          <w:delText>Uncoerced</w:delText>
        </w:r>
      </w:del>
      <w:ins w:id="5872" w:author="Seth Oranburg" w:date="2026-03-07T09:50:00Z" w16du:dateUtc="2026-03-07T14:50:00Z">
        <w:r w:rsidR="0033544D" w:rsidRPr="00742779">
          <w:rPr>
            <w:rStyle w:val="Strong"/>
          </w:rPr>
          <w:t>Uncoerced</w:t>
        </w:r>
      </w:ins>
      <w:r w:rsidR="0033544D" w:rsidRPr="00742779">
        <w:rPr>
          <w:rStyle w:val="Strong"/>
        </w:rPr>
        <w:t>.</w:t>
      </w:r>
      <w:r w:rsidR="0033544D" w:rsidRPr="00742779">
        <w:t xml:space="preserve"> The vote must be free from structural coercion. Shareholders must have a genuine choice whether to approve or reject the transaction.</w:t>
      </w:r>
    </w:p>
    <w:p w14:paraId="755FC946" w14:textId="77777777" w:rsidR="0033544D" w:rsidRPr="00742779" w:rsidRDefault="00742779" w:rsidP="000E54B1">
      <w:del w:id="5873" w:author="Seth Oranburg" w:date="2026-03-07T09:50:00Z" w16du:dateUtc="2026-03-07T14:50:00Z">
        <w:r w:rsidRPr="00742779">
          <w:rPr>
            <w:rFonts w:ascii="ZWAdobeF" w:hAnsi="ZWAdobeF" w:cs="ZWAdobeF"/>
            <w:sz w:val="2"/>
            <w:szCs w:val="2"/>
          </w:rPr>
          <w:delText>2501B</w:delText>
        </w:r>
        <w:r w:rsidR="0033544D" w:rsidRPr="00742779">
          <w:delText>Coercion</w:delText>
        </w:r>
      </w:del>
      <w:ins w:id="5874" w:author="Seth Oranburg" w:date="2026-03-07T09:50:00Z" w16du:dateUtc="2026-03-07T14:50:00Z">
        <w:r w:rsidR="0033544D" w:rsidRPr="00742779">
          <w:t>Coercion</w:t>
        </w:r>
      </w:ins>
      <w:r w:rsidR="0033544D" w:rsidRPr="00742779">
        <w:t xml:space="preserve"> can take various forms. A controlling shareholder threatening adverse action if the transaction fails would be coercive. A transaction structured so that shareholders face worse outcomes from rejection than approval could be coercive. Routine deal features like termination fees do not constitute coercion because shareholders can still vote no without penalty.</w:t>
      </w:r>
    </w:p>
    <w:p w14:paraId="76B96E19" w14:textId="77777777" w:rsidR="0033544D" w:rsidRPr="00742779" w:rsidRDefault="00742779" w:rsidP="000E54B1">
      <w:del w:id="5875" w:author="Seth Oranburg" w:date="2026-03-07T09:50:00Z" w16du:dateUtc="2026-03-07T14:50:00Z">
        <w:r w:rsidRPr="00742779">
          <w:rPr>
            <w:rStyle w:val="Strong"/>
            <w:rFonts w:ascii="ZWAdobeF" w:hAnsi="ZWAdobeF" w:cs="ZWAdobeF"/>
            <w:b w:val="0"/>
            <w:sz w:val="2"/>
            <w:szCs w:val="2"/>
          </w:rPr>
          <w:delText>2502B</w:delText>
        </w:r>
        <w:r w:rsidR="0033544D" w:rsidRPr="00742779">
          <w:rPr>
            <w:rStyle w:val="Strong"/>
          </w:rPr>
          <w:delText>Majority</w:delText>
        </w:r>
      </w:del>
      <w:ins w:id="5876" w:author="Seth Oranburg" w:date="2026-03-07T09:50:00Z" w16du:dateUtc="2026-03-07T14:50:00Z">
        <w:r w:rsidR="0033544D" w:rsidRPr="00742779">
          <w:rPr>
            <w:rStyle w:val="Strong"/>
          </w:rPr>
          <w:t>Majority</w:t>
        </w:r>
      </w:ins>
      <w:r w:rsidR="0033544D" w:rsidRPr="00742779">
        <w:rPr>
          <w:rStyle w:val="Strong"/>
        </w:rPr>
        <w:t xml:space="preserve"> of disinterested shareholders.</w:t>
      </w:r>
      <w:r w:rsidR="0033544D" w:rsidRPr="00742779">
        <w:t xml:space="preserve"> The votes that matter are those of disinterested shareholders. Shares held by the acquirer, by directors with personal interests in the transaction, or by others with conflicts do not count toward the majority. This ensures that approval reflects the genuine preference of shareholders without competing interests.</w:t>
      </w:r>
    </w:p>
    <w:p w14:paraId="42C1B609" w14:textId="77777777" w:rsidR="0033544D" w:rsidRPr="00742779" w:rsidRDefault="00742779" w:rsidP="000E54B1">
      <w:del w:id="5877" w:author="Seth Oranburg" w:date="2026-03-07T09:50:00Z" w16du:dateUtc="2026-03-07T14:50:00Z">
        <w:r w:rsidRPr="00742779">
          <w:rPr>
            <w:rStyle w:val="Strong"/>
            <w:rFonts w:ascii="ZWAdobeF" w:hAnsi="ZWAdobeF" w:cs="ZWAdobeF"/>
            <w:b w:val="0"/>
            <w:sz w:val="2"/>
            <w:szCs w:val="2"/>
          </w:rPr>
          <w:lastRenderedPageBreak/>
          <w:delText>2503B</w:delText>
        </w:r>
        <w:r w:rsidR="0033544D" w:rsidRPr="00742779">
          <w:rPr>
            <w:rStyle w:val="Strong"/>
          </w:rPr>
          <w:delText>Not</w:delText>
        </w:r>
      </w:del>
      <w:ins w:id="5878" w:author="Seth Oranburg" w:date="2026-03-07T09:50:00Z" w16du:dateUtc="2026-03-07T14:50:00Z">
        <w:r w:rsidR="0033544D" w:rsidRPr="00742779">
          <w:rPr>
            <w:rStyle w:val="Strong"/>
          </w:rPr>
          <w:t>Not</w:t>
        </w:r>
      </w:ins>
      <w:r w:rsidR="0033544D" w:rsidRPr="00742779">
        <w:rPr>
          <w:rStyle w:val="Strong"/>
        </w:rPr>
        <w:t xml:space="preserve"> subject to entire fairness.</w:t>
      </w:r>
      <w:r w:rsidR="0033544D" w:rsidRPr="00742779">
        <w:t xml:space="preserve"> </w:t>
      </w:r>
      <w:r w:rsidR="0033544D" w:rsidRPr="00742779">
        <w:rPr>
          <w:rStyle w:val="Emphasis"/>
        </w:rPr>
        <w:t>Corwin</w:t>
      </w:r>
      <w:r w:rsidR="0033544D" w:rsidRPr="00742779">
        <w:t xml:space="preserve"> does not apply to transactions that trigger entire fairness review, most notably transactions with controlling shareholders. Those transactions require the separate MFW framework, discussed below. </w:t>
      </w:r>
      <w:r w:rsidR="0033544D" w:rsidRPr="00742779">
        <w:rPr>
          <w:rStyle w:val="Emphasis"/>
        </w:rPr>
        <w:t>Corwin</w:t>
      </w:r>
      <w:r w:rsidR="0033544D" w:rsidRPr="00742779">
        <w:t xml:space="preserve"> applies to arm</w:t>
      </w:r>
      <w:r w:rsidR="009F60D1" w:rsidRPr="00742779">
        <w:t>’</w:t>
      </w:r>
      <w:r w:rsidR="0033544D" w:rsidRPr="00742779">
        <w:t>s-length transactions where enhanced scrutiny (not entire fairness) would otherwise apply.</w:t>
      </w:r>
    </w:p>
    <w:p w14:paraId="1C7141FA" w14:textId="77777777" w:rsidR="0033544D" w:rsidRPr="00742779" w:rsidRDefault="0033544D" w:rsidP="000E54B1">
      <w:pPr>
        <w:pStyle w:val="Heading3"/>
        <w:rPr>
          <w:rFonts w:eastAsia="Times New Roman"/>
        </w:rPr>
      </w:pPr>
      <w:r w:rsidRPr="00742779">
        <w:rPr>
          <w:rFonts w:eastAsia="Times New Roman"/>
        </w:rPr>
        <w:t>What Corwin Does and Does Not Cleanse</w:t>
      </w:r>
    </w:p>
    <w:p w14:paraId="3FFCCAF8" w14:textId="77777777" w:rsidR="0033544D" w:rsidRPr="00742779" w:rsidRDefault="00742779" w:rsidP="000E54B1">
      <w:del w:id="5879" w:author="Seth Oranburg" w:date="2026-03-07T09:50:00Z" w16du:dateUtc="2026-03-07T14:50:00Z">
        <w:r w:rsidRPr="00742779">
          <w:rPr>
            <w:rStyle w:val="Emphasis"/>
            <w:rFonts w:ascii="ZWAdobeF" w:hAnsi="ZWAdobeF" w:cs="ZWAdobeF"/>
            <w:i w:val="0"/>
            <w:sz w:val="2"/>
            <w:szCs w:val="2"/>
          </w:rPr>
          <w:delText>2504B</w:delText>
        </w:r>
        <w:r w:rsidR="0033544D" w:rsidRPr="00742779">
          <w:rPr>
            <w:rStyle w:val="Emphasis"/>
          </w:rPr>
          <w:delText>Corwin</w:delText>
        </w:r>
      </w:del>
      <w:ins w:id="5880" w:author="Seth Oranburg" w:date="2026-03-07T09:50:00Z" w16du:dateUtc="2026-03-07T14:50:00Z">
        <w:r w:rsidR="0033544D" w:rsidRPr="00742779">
          <w:rPr>
            <w:rStyle w:val="Emphasis"/>
          </w:rPr>
          <w:t>Corwin</w:t>
        </w:r>
      </w:ins>
      <w:r w:rsidR="0033544D" w:rsidRPr="00742779">
        <w:t xml:space="preserve"> cleansing is powerful but not absolute.</w:t>
      </w:r>
    </w:p>
    <w:p w14:paraId="600359F1" w14:textId="77777777" w:rsidR="0033544D" w:rsidRPr="00742779" w:rsidRDefault="00742779" w:rsidP="000E54B1">
      <w:del w:id="5881" w:author="Seth Oranburg" w:date="2026-03-07T09:50:00Z" w16du:dateUtc="2026-03-07T14:50:00Z">
        <w:r w:rsidRPr="00742779">
          <w:rPr>
            <w:rStyle w:val="Emphasis"/>
            <w:rFonts w:ascii="ZWAdobeF" w:hAnsi="ZWAdobeF" w:cs="ZWAdobeF"/>
            <w:i w:val="0"/>
            <w:sz w:val="2"/>
            <w:szCs w:val="2"/>
          </w:rPr>
          <w:delText>2505B</w:delText>
        </w:r>
        <w:r w:rsidR="0033544D" w:rsidRPr="00742779">
          <w:rPr>
            <w:rStyle w:val="Emphasis"/>
          </w:rPr>
          <w:delText>Corwin</w:delText>
        </w:r>
      </w:del>
      <w:ins w:id="5882" w:author="Seth Oranburg" w:date="2026-03-07T09:50:00Z" w16du:dateUtc="2026-03-07T14:50:00Z">
        <w:r w:rsidR="0033544D" w:rsidRPr="00742779">
          <w:rPr>
            <w:rStyle w:val="Emphasis"/>
          </w:rPr>
          <w:t>Corwin</w:t>
        </w:r>
      </w:ins>
      <w:r w:rsidR="0033544D" w:rsidRPr="00742779">
        <w:t xml:space="preserve"> cleanses conflicts of interest that would otherwise trigger enhanced scrutiny. A board with financial advisors who have conflicts, or directors who might benefit from the transaction, can obtain </w:t>
      </w:r>
      <w:r w:rsidR="0033544D" w:rsidRPr="00742779">
        <w:rPr>
          <w:rStyle w:val="Emphasis"/>
        </w:rPr>
        <w:t>Corwin</w:t>
      </w:r>
      <w:r w:rsidR="0033544D" w:rsidRPr="00742779">
        <w:t xml:space="preserve"> protection through shareholder approval.</w:t>
      </w:r>
    </w:p>
    <w:p w14:paraId="7B9E682F" w14:textId="77777777" w:rsidR="0033544D" w:rsidRPr="00742779" w:rsidRDefault="00742779" w:rsidP="000E54B1">
      <w:del w:id="5883" w:author="Seth Oranburg" w:date="2026-03-07T09:50:00Z" w16du:dateUtc="2026-03-07T14:50:00Z">
        <w:r w:rsidRPr="00742779">
          <w:rPr>
            <w:rStyle w:val="Emphasis"/>
            <w:rFonts w:ascii="ZWAdobeF" w:hAnsi="ZWAdobeF" w:cs="ZWAdobeF"/>
            <w:i w:val="0"/>
            <w:sz w:val="2"/>
            <w:szCs w:val="2"/>
          </w:rPr>
          <w:delText>2506B</w:delText>
        </w:r>
        <w:r w:rsidR="0033544D" w:rsidRPr="00742779">
          <w:rPr>
            <w:rStyle w:val="Emphasis"/>
          </w:rPr>
          <w:delText>Corwin</w:delText>
        </w:r>
      </w:del>
      <w:ins w:id="5884" w:author="Seth Oranburg" w:date="2026-03-07T09:50:00Z" w16du:dateUtc="2026-03-07T14:50:00Z">
        <w:r w:rsidR="0033544D" w:rsidRPr="00742779">
          <w:rPr>
            <w:rStyle w:val="Emphasis"/>
          </w:rPr>
          <w:t>Corwin</w:t>
        </w:r>
      </w:ins>
      <w:r w:rsidR="0033544D" w:rsidRPr="00742779">
        <w:t xml:space="preserve"> cleanses </w:t>
      </w:r>
      <w:r w:rsidR="0033544D" w:rsidRPr="00742779">
        <w:rPr>
          <w:rStyle w:val="Emphasis"/>
        </w:rPr>
        <w:t>Revlon</w:t>
      </w:r>
      <w:r w:rsidR="0033544D" w:rsidRPr="00742779">
        <w:t xml:space="preserve"> claims. A board that allegedly failed to obtain the best price can point to shareholder approval as validation of its process. If shareholders, informed of the alternatives, approved the transaction, the court will not second-guess whether a higher price was available.</w:t>
      </w:r>
    </w:p>
    <w:p w14:paraId="070FDA06" w14:textId="77777777" w:rsidR="0033544D" w:rsidRPr="00742779" w:rsidRDefault="00742779" w:rsidP="000E54B1">
      <w:del w:id="5885" w:author="Seth Oranburg" w:date="2026-03-07T09:50:00Z" w16du:dateUtc="2026-03-07T14:50:00Z">
        <w:r w:rsidRPr="00742779">
          <w:rPr>
            <w:rStyle w:val="Emphasis"/>
            <w:rFonts w:ascii="ZWAdobeF" w:hAnsi="ZWAdobeF" w:cs="ZWAdobeF"/>
            <w:i w:val="0"/>
            <w:sz w:val="2"/>
            <w:szCs w:val="2"/>
          </w:rPr>
          <w:delText>2507B</w:delText>
        </w:r>
        <w:r w:rsidR="0033544D" w:rsidRPr="00742779">
          <w:rPr>
            <w:rStyle w:val="Emphasis"/>
          </w:rPr>
          <w:delText>Corwin</w:delText>
        </w:r>
      </w:del>
      <w:ins w:id="5886" w:author="Seth Oranburg" w:date="2026-03-07T09:50:00Z" w16du:dateUtc="2026-03-07T14:50:00Z">
        <w:r w:rsidR="0033544D" w:rsidRPr="00742779">
          <w:rPr>
            <w:rStyle w:val="Emphasis"/>
          </w:rPr>
          <w:t>Corwin</w:t>
        </w:r>
      </w:ins>
      <w:r w:rsidR="0033544D" w:rsidRPr="00742779">
        <w:t xml:space="preserve"> cleanses </w:t>
      </w:r>
      <w:r w:rsidR="0033544D" w:rsidRPr="00742779">
        <w:rPr>
          <w:rStyle w:val="Emphasis"/>
        </w:rPr>
        <w:t>Unocal</w:t>
      </w:r>
      <w:r w:rsidR="0033544D" w:rsidRPr="00742779">
        <w:t xml:space="preserve"> claims. Defensive measures that shareholders approve through an informed vote receive deference. The shareholder vote substitutes for judicial review of whether the board</w:t>
      </w:r>
      <w:r w:rsidR="009F60D1" w:rsidRPr="00742779">
        <w:t>’</w:t>
      </w:r>
      <w:r w:rsidR="0033544D" w:rsidRPr="00742779">
        <w:t>s threat perception and response were reasonable.</w:t>
      </w:r>
    </w:p>
    <w:p w14:paraId="062BD0E7" w14:textId="77777777" w:rsidR="0033544D" w:rsidRPr="00742779" w:rsidRDefault="00742779" w:rsidP="000E54B1">
      <w:del w:id="5887" w:author="Seth Oranburg" w:date="2026-03-07T09:50:00Z" w16du:dateUtc="2026-03-07T14:50:00Z">
        <w:r w:rsidRPr="00742779">
          <w:rPr>
            <w:rStyle w:val="Emphasis"/>
            <w:rFonts w:ascii="ZWAdobeF" w:hAnsi="ZWAdobeF" w:cs="ZWAdobeF"/>
            <w:i w:val="0"/>
            <w:sz w:val="2"/>
            <w:szCs w:val="2"/>
          </w:rPr>
          <w:delText>2508B</w:delText>
        </w:r>
        <w:r w:rsidR="0033544D" w:rsidRPr="00742779">
          <w:rPr>
            <w:rStyle w:val="Emphasis"/>
          </w:rPr>
          <w:delText>Corwin</w:delText>
        </w:r>
      </w:del>
      <w:ins w:id="5888" w:author="Seth Oranburg" w:date="2026-03-07T09:50:00Z" w16du:dateUtc="2026-03-07T14:50:00Z">
        <w:r w:rsidR="0033544D" w:rsidRPr="00742779">
          <w:rPr>
            <w:rStyle w:val="Emphasis"/>
          </w:rPr>
          <w:t>Corwin</w:t>
        </w:r>
      </w:ins>
      <w:r w:rsidR="0033544D" w:rsidRPr="00742779">
        <w:t xml:space="preserve"> does not cleanse fraud or disclosure violations. If the proxy statement contains material misstatements or omissions, the vote was not fully informed, and cleansing does not occur. Plaintiffs can pursue claims based on disclosure failures even after shareholder approval.</w:t>
      </w:r>
    </w:p>
    <w:p w14:paraId="59F9F4A6" w14:textId="77777777" w:rsidR="0033544D" w:rsidRPr="00742779" w:rsidRDefault="00742779" w:rsidP="000E54B1">
      <w:del w:id="5889" w:author="Seth Oranburg" w:date="2026-03-07T09:50:00Z" w16du:dateUtc="2026-03-07T14:50:00Z">
        <w:r w:rsidRPr="00742779">
          <w:rPr>
            <w:rStyle w:val="Emphasis"/>
            <w:rFonts w:ascii="ZWAdobeF" w:hAnsi="ZWAdobeF" w:cs="ZWAdobeF"/>
            <w:i w:val="0"/>
            <w:sz w:val="2"/>
            <w:szCs w:val="2"/>
          </w:rPr>
          <w:delText>2509B</w:delText>
        </w:r>
        <w:r w:rsidR="0033544D" w:rsidRPr="00742779">
          <w:rPr>
            <w:rStyle w:val="Emphasis"/>
          </w:rPr>
          <w:delText>Corwin</w:delText>
        </w:r>
      </w:del>
      <w:ins w:id="5890" w:author="Seth Oranburg" w:date="2026-03-07T09:50:00Z" w16du:dateUtc="2026-03-07T14:50:00Z">
        <w:r w:rsidR="0033544D" w:rsidRPr="00742779">
          <w:rPr>
            <w:rStyle w:val="Emphasis"/>
          </w:rPr>
          <w:t>Corwin</w:t>
        </w:r>
      </w:ins>
      <w:r w:rsidR="0033544D" w:rsidRPr="00742779">
        <w:t xml:space="preserve"> does not cleanse waste. A transaction so one-sided that no rational business person would approve it could still be challenged even after shareholder approval. But this standard is extremely difficult to meet; virtually any transaction with identifiable consideration survives waste review.</w:t>
      </w:r>
    </w:p>
    <w:p w14:paraId="652B7020" w14:textId="77777777" w:rsidR="0033544D" w:rsidRPr="00742779" w:rsidRDefault="00742779" w:rsidP="000E54B1">
      <w:del w:id="5891" w:author="Seth Oranburg" w:date="2026-03-07T09:50:00Z" w16du:dateUtc="2026-03-07T14:50:00Z">
        <w:r w:rsidRPr="00742779">
          <w:rPr>
            <w:rStyle w:val="Emphasis"/>
            <w:rFonts w:ascii="ZWAdobeF" w:hAnsi="ZWAdobeF" w:cs="ZWAdobeF"/>
            <w:i w:val="0"/>
            <w:sz w:val="2"/>
            <w:szCs w:val="2"/>
          </w:rPr>
          <w:delText>2510B</w:delText>
        </w:r>
        <w:r w:rsidR="0033544D" w:rsidRPr="00742779">
          <w:rPr>
            <w:rStyle w:val="Emphasis"/>
          </w:rPr>
          <w:delText>Corwin</w:delText>
        </w:r>
      </w:del>
      <w:ins w:id="5892" w:author="Seth Oranburg" w:date="2026-03-07T09:50:00Z" w16du:dateUtc="2026-03-07T14:50:00Z">
        <w:r w:rsidR="0033544D" w:rsidRPr="00742779">
          <w:rPr>
            <w:rStyle w:val="Emphasis"/>
          </w:rPr>
          <w:t>Corwin</w:t>
        </w:r>
      </w:ins>
      <w:r w:rsidR="0033544D" w:rsidRPr="00742779">
        <w:t xml:space="preserve"> does not cleanse controlling shareholder transactions. When a controlling shareholder stands on both sides of a transaction, the concerns are different and more severe. The MFW framework, not </w:t>
      </w:r>
      <w:r w:rsidR="0033544D" w:rsidRPr="00742779">
        <w:rPr>
          <w:rStyle w:val="Emphasis"/>
        </w:rPr>
        <w:t>Corwin</w:t>
      </w:r>
      <w:r w:rsidR="0033544D" w:rsidRPr="00742779">
        <w:t>, governs those situations.</w:t>
      </w:r>
    </w:p>
    <w:p w14:paraId="4E796413" w14:textId="77777777" w:rsidR="0033544D" w:rsidRPr="00742779" w:rsidRDefault="0033544D" w:rsidP="000E54B1">
      <w:pPr>
        <w:pStyle w:val="Heading3"/>
        <w:rPr>
          <w:rFonts w:eastAsia="Times New Roman"/>
        </w:rPr>
      </w:pPr>
      <w:r w:rsidRPr="00742779">
        <w:rPr>
          <w:rFonts w:eastAsia="Times New Roman"/>
        </w:rPr>
        <w:t>Strategic Implications</w:t>
      </w:r>
    </w:p>
    <w:p w14:paraId="22010EB0" w14:textId="77777777" w:rsidR="0033544D" w:rsidRPr="00742779" w:rsidRDefault="00742779" w:rsidP="000E54B1">
      <w:del w:id="5893" w:author="Seth Oranburg" w:date="2026-03-07T09:50:00Z" w16du:dateUtc="2026-03-07T14:50:00Z">
        <w:r w:rsidRPr="00742779">
          <w:rPr>
            <w:rStyle w:val="Emphasis"/>
            <w:rFonts w:ascii="ZWAdobeF" w:hAnsi="ZWAdobeF" w:cs="ZWAdobeF"/>
            <w:i w:val="0"/>
            <w:sz w:val="2"/>
            <w:szCs w:val="2"/>
          </w:rPr>
          <w:delText>2511B</w:delText>
        </w:r>
        <w:r w:rsidR="0033544D" w:rsidRPr="00742779">
          <w:rPr>
            <w:rStyle w:val="Emphasis"/>
          </w:rPr>
          <w:delText>Corwin</w:delText>
        </w:r>
      </w:del>
      <w:ins w:id="5894" w:author="Seth Oranburg" w:date="2026-03-07T09:50:00Z" w16du:dateUtc="2026-03-07T14:50:00Z">
        <w:r w:rsidR="0033544D" w:rsidRPr="00742779">
          <w:rPr>
            <w:rStyle w:val="Emphasis"/>
          </w:rPr>
          <w:t>Corwin</w:t>
        </w:r>
      </w:ins>
      <w:r w:rsidR="0033544D" w:rsidRPr="00742779">
        <w:t xml:space="preserve"> has reshaped deal practice.</w:t>
      </w:r>
    </w:p>
    <w:p w14:paraId="1D9D2AFD" w14:textId="77777777" w:rsidR="0033544D" w:rsidRPr="00742779" w:rsidRDefault="00742779" w:rsidP="000E54B1">
      <w:del w:id="5895" w:author="Seth Oranburg" w:date="2026-03-07T09:50:00Z" w16du:dateUtc="2026-03-07T14:50:00Z">
        <w:r w:rsidRPr="00742779">
          <w:rPr>
            <w:rStyle w:val="Strong"/>
            <w:rFonts w:ascii="ZWAdobeF" w:hAnsi="ZWAdobeF" w:cs="ZWAdobeF"/>
            <w:b w:val="0"/>
            <w:sz w:val="2"/>
            <w:szCs w:val="2"/>
          </w:rPr>
          <w:delText>2512B</w:delText>
        </w:r>
        <w:r w:rsidR="0033544D" w:rsidRPr="00742779">
          <w:rPr>
            <w:rStyle w:val="Strong"/>
          </w:rPr>
          <w:delText>Seeking</w:delText>
        </w:r>
      </w:del>
      <w:ins w:id="5896" w:author="Seth Oranburg" w:date="2026-03-07T09:50:00Z" w16du:dateUtc="2026-03-07T14:50:00Z">
        <w:r w:rsidR="0033544D" w:rsidRPr="00742779">
          <w:rPr>
            <w:rStyle w:val="Strong"/>
          </w:rPr>
          <w:t>Seeking</w:t>
        </w:r>
      </w:ins>
      <w:r w:rsidR="0033544D" w:rsidRPr="00742779">
        <w:rPr>
          <w:rStyle w:val="Strong"/>
        </w:rPr>
        <w:t xml:space="preserve"> shareholder votes.</w:t>
      </w:r>
      <w:r w:rsidR="0033544D" w:rsidRPr="00742779">
        <w:t xml:space="preserve"> Boards now have incentives to structure transactions to obtain shareholder approval even when not statutorily required. A tender offer followed by back-end merger might be restructured as a </w:t>
      </w:r>
      <w:r w:rsidR="0033544D" w:rsidRPr="00742779">
        <w:lastRenderedPageBreak/>
        <w:t xml:space="preserve">one-step merger requiring a shareholder vote, specifically to obtain </w:t>
      </w:r>
      <w:r w:rsidR="0033544D" w:rsidRPr="00742779">
        <w:rPr>
          <w:rStyle w:val="Emphasis"/>
        </w:rPr>
        <w:t>Corwin</w:t>
      </w:r>
      <w:r w:rsidR="0033544D" w:rsidRPr="00742779">
        <w:t xml:space="preserve"> protection.</w:t>
      </w:r>
    </w:p>
    <w:p w14:paraId="3186F677" w14:textId="77777777" w:rsidR="0033544D" w:rsidRPr="00742779" w:rsidRDefault="00742779" w:rsidP="000E54B1">
      <w:del w:id="5897" w:author="Seth Oranburg" w:date="2026-03-07T09:50:00Z" w16du:dateUtc="2026-03-07T14:50:00Z">
        <w:r w:rsidRPr="00742779">
          <w:rPr>
            <w:rStyle w:val="Strong"/>
            <w:rFonts w:ascii="ZWAdobeF" w:hAnsi="ZWAdobeF" w:cs="ZWAdobeF"/>
            <w:b w:val="0"/>
            <w:sz w:val="2"/>
            <w:szCs w:val="2"/>
          </w:rPr>
          <w:delText>2513B</w:delText>
        </w:r>
        <w:r w:rsidR="0033544D" w:rsidRPr="00742779">
          <w:rPr>
            <w:rStyle w:val="Strong"/>
          </w:rPr>
          <w:delText>Disclosure</w:delText>
        </w:r>
      </w:del>
      <w:ins w:id="5898" w:author="Seth Oranburg" w:date="2026-03-07T09:50:00Z" w16du:dateUtc="2026-03-07T14:50:00Z">
        <w:r w:rsidR="0033544D" w:rsidRPr="00742779">
          <w:rPr>
            <w:rStyle w:val="Strong"/>
          </w:rPr>
          <w:t>Disclosure</w:t>
        </w:r>
      </w:ins>
      <w:r w:rsidR="0033544D" w:rsidRPr="00742779">
        <w:rPr>
          <w:rStyle w:val="Strong"/>
        </w:rPr>
        <w:t xml:space="preserve"> focus.</w:t>
      </w:r>
      <w:r w:rsidR="0033544D" w:rsidRPr="00742779">
        <w:t xml:space="preserve"> The stakes for proxy statement disclosure have increased. Any material omission defeats </w:t>
      </w:r>
      <w:r w:rsidR="0033544D" w:rsidRPr="00742779">
        <w:rPr>
          <w:rStyle w:val="Emphasis"/>
        </w:rPr>
        <w:t>Corwin</w:t>
      </w:r>
      <w:r w:rsidR="0033544D" w:rsidRPr="00742779">
        <w:t xml:space="preserve"> and exposes the transaction to enhanced scrutiny. Boards and their advisors invest substantial effort in comprehensive disclosure.</w:t>
      </w:r>
    </w:p>
    <w:p w14:paraId="21AA02CE" w14:textId="77777777" w:rsidR="0033544D" w:rsidRPr="00742779" w:rsidRDefault="00742779" w:rsidP="000E54B1">
      <w:del w:id="5899" w:author="Seth Oranburg" w:date="2026-03-07T09:50:00Z" w16du:dateUtc="2026-03-07T14:50:00Z">
        <w:r w:rsidRPr="00742779">
          <w:rPr>
            <w:rStyle w:val="Strong"/>
            <w:rFonts w:ascii="ZWAdobeF" w:hAnsi="ZWAdobeF" w:cs="ZWAdobeF"/>
            <w:b w:val="0"/>
            <w:sz w:val="2"/>
            <w:szCs w:val="2"/>
          </w:rPr>
          <w:delText>2514B</w:delText>
        </w:r>
        <w:r w:rsidR="0033544D" w:rsidRPr="00742779">
          <w:rPr>
            <w:rStyle w:val="Strong"/>
          </w:rPr>
          <w:delText>Majority</w:delText>
        </w:r>
      </w:del>
      <w:ins w:id="5900" w:author="Seth Oranburg" w:date="2026-03-07T09:50:00Z" w16du:dateUtc="2026-03-07T14:50:00Z">
        <w:r w:rsidR="0033544D" w:rsidRPr="00742779">
          <w:rPr>
            <w:rStyle w:val="Strong"/>
          </w:rPr>
          <w:t>Majority</w:t>
        </w:r>
      </w:ins>
      <w:r w:rsidR="0033544D" w:rsidRPr="00742779">
        <w:rPr>
          <w:rStyle w:val="Strong"/>
        </w:rPr>
        <w:t>-of-minority conditions.</w:t>
      </w:r>
      <w:r w:rsidR="0033544D" w:rsidRPr="00742779">
        <w:t xml:space="preserve"> Transactions with any taint of conflict increasingly include majority-of-minority voting conditions. If a majority of disinterested shareholders approve, </w:t>
      </w:r>
      <w:r w:rsidR="0033544D" w:rsidRPr="00742779">
        <w:rPr>
          <w:rStyle w:val="Emphasis"/>
        </w:rPr>
        <w:t>Corwin</w:t>
      </w:r>
      <w:r w:rsidR="0033544D" w:rsidRPr="00742779">
        <w:t xml:space="preserve"> applies. This provides litigation protection and signals process integrity.</w:t>
      </w:r>
    </w:p>
    <w:p w14:paraId="123A6EEF" w14:textId="77777777" w:rsidR="0033544D" w:rsidRPr="00742779" w:rsidRDefault="00742779" w:rsidP="000E54B1">
      <w:del w:id="5901" w:author="Seth Oranburg" w:date="2026-03-07T09:50:00Z" w16du:dateUtc="2026-03-07T14:50:00Z">
        <w:r w:rsidRPr="00742779">
          <w:rPr>
            <w:rStyle w:val="Strong"/>
            <w:rFonts w:ascii="ZWAdobeF" w:hAnsi="ZWAdobeF" w:cs="ZWAdobeF"/>
            <w:b w:val="0"/>
            <w:sz w:val="2"/>
            <w:szCs w:val="2"/>
          </w:rPr>
          <w:delText>2515B</w:delText>
        </w:r>
        <w:r w:rsidR="0033544D" w:rsidRPr="00742779">
          <w:rPr>
            <w:rStyle w:val="Strong"/>
          </w:rPr>
          <w:delText>Reduced</w:delText>
        </w:r>
      </w:del>
      <w:ins w:id="5902" w:author="Seth Oranburg" w:date="2026-03-07T09:50:00Z" w16du:dateUtc="2026-03-07T14:50:00Z">
        <w:r w:rsidR="0033544D" w:rsidRPr="00742779">
          <w:rPr>
            <w:rStyle w:val="Strong"/>
          </w:rPr>
          <w:t>Reduced</w:t>
        </w:r>
      </w:ins>
      <w:r w:rsidR="0033544D" w:rsidRPr="00742779">
        <w:rPr>
          <w:rStyle w:val="Strong"/>
        </w:rPr>
        <w:t xml:space="preserve"> deal litigation.</w:t>
      </w:r>
      <w:r w:rsidR="0033544D" w:rsidRPr="00742779">
        <w:t xml:space="preserve"> Early evidence suggests </w:t>
      </w:r>
      <w:r w:rsidR="0033544D" w:rsidRPr="00742779">
        <w:rPr>
          <w:rStyle w:val="Emphasis"/>
        </w:rPr>
        <w:t>Corwin</w:t>
      </w:r>
      <w:r w:rsidR="0033544D" w:rsidRPr="00742779">
        <w:t xml:space="preserve"> has reduced the incidence and cost of deal litigation. With cleansing available, plaintiffs face higher hurdles, and the expected value of filing suit has declined.</w:t>
      </w:r>
    </w:p>
    <w:p w14:paraId="66BE6EFC" w14:textId="77777777" w:rsidR="0033544D" w:rsidRPr="00742779" w:rsidRDefault="0033544D" w:rsidP="000E54B1">
      <w:pPr>
        <w:pStyle w:val="Heading3"/>
        <w:rPr>
          <w:rFonts w:eastAsia="Times New Roman"/>
        </w:rPr>
      </w:pPr>
      <w:r w:rsidRPr="00742779">
        <w:rPr>
          <w:rFonts w:eastAsia="Times New Roman"/>
        </w:rPr>
        <w:t>Criticism of Corwin</w:t>
      </w:r>
    </w:p>
    <w:p w14:paraId="32B4A12D" w14:textId="77777777" w:rsidR="0033544D" w:rsidRPr="00742779" w:rsidRDefault="00742779" w:rsidP="000E54B1">
      <w:del w:id="5903" w:author="Seth Oranburg" w:date="2026-03-07T09:50:00Z" w16du:dateUtc="2026-03-07T14:50:00Z">
        <w:r w:rsidRPr="00742779">
          <w:rPr>
            <w:rStyle w:val="Emphasis"/>
            <w:rFonts w:ascii="ZWAdobeF" w:hAnsi="ZWAdobeF" w:cs="ZWAdobeF"/>
            <w:i w:val="0"/>
            <w:sz w:val="2"/>
            <w:szCs w:val="2"/>
          </w:rPr>
          <w:delText>2516B</w:delText>
        </w:r>
        <w:r w:rsidR="0033544D" w:rsidRPr="00742779">
          <w:rPr>
            <w:rStyle w:val="Emphasis"/>
          </w:rPr>
          <w:delText>Corwin</w:delText>
        </w:r>
      </w:del>
      <w:ins w:id="5904" w:author="Seth Oranburg" w:date="2026-03-07T09:50:00Z" w16du:dateUtc="2026-03-07T14:50:00Z">
        <w:r w:rsidR="0033544D" w:rsidRPr="00742779">
          <w:rPr>
            <w:rStyle w:val="Emphasis"/>
          </w:rPr>
          <w:t>Corwin</w:t>
        </w:r>
      </w:ins>
      <w:r w:rsidR="0033544D" w:rsidRPr="00742779">
        <w:t xml:space="preserve"> is not without critics.</w:t>
      </w:r>
    </w:p>
    <w:p w14:paraId="5697F6D7" w14:textId="77777777" w:rsidR="0033544D" w:rsidRPr="00742779" w:rsidRDefault="00742779" w:rsidP="000E54B1">
      <w:del w:id="5905" w:author="Seth Oranburg" w:date="2026-03-07T09:50:00Z" w16du:dateUtc="2026-03-07T14:50:00Z">
        <w:r w:rsidRPr="00742779">
          <w:rPr>
            <w:rFonts w:ascii="ZWAdobeF" w:hAnsi="ZWAdobeF" w:cs="ZWAdobeF"/>
            <w:sz w:val="2"/>
            <w:szCs w:val="2"/>
          </w:rPr>
          <w:delText>2517B</w:delText>
        </w:r>
        <w:r w:rsidR="0033544D" w:rsidRPr="00742779">
          <w:delText>Some</w:delText>
        </w:r>
      </w:del>
      <w:ins w:id="5906" w:author="Seth Oranburg" w:date="2026-03-07T09:50:00Z" w16du:dateUtc="2026-03-07T14:50:00Z">
        <w:r w:rsidR="0033544D" w:rsidRPr="00742779">
          <w:t>Some</w:t>
        </w:r>
      </w:ins>
      <w:r w:rsidR="0033544D" w:rsidRPr="00742779">
        <w:t xml:space="preserve"> argue that shareholder approval is a weak protection. Most shareholders do not read proxy statements carefully. Institutional investors rely on proxy advisory firms like ISS and Glass Lewis. Retail shareholders often do not vote at all. An </w:t>
      </w:r>
      <w:r w:rsidR="009F60D1" w:rsidRPr="00742779">
        <w:t>“</w:t>
      </w:r>
      <w:r w:rsidR="0033544D" w:rsidRPr="00742779">
        <w:t>informed</w:t>
      </w:r>
      <w:r w:rsidR="009F60D1" w:rsidRPr="00742779">
        <w:t>”</w:t>
      </w:r>
      <w:r w:rsidR="0033544D" w:rsidRPr="00742779">
        <w:t xml:space="preserve"> vote is a legal fiction; shareholders are rationally ignorant because the cost of becoming informed exceeds the expected benefit for any individual shareholder.</w:t>
      </w:r>
    </w:p>
    <w:p w14:paraId="1EE5787D" w14:textId="77777777" w:rsidR="0033544D" w:rsidRPr="00742779" w:rsidRDefault="00742779" w:rsidP="000E54B1">
      <w:del w:id="5907" w:author="Seth Oranburg" w:date="2026-03-07T09:50:00Z" w16du:dateUtc="2026-03-07T14:50:00Z">
        <w:r w:rsidRPr="00742779">
          <w:rPr>
            <w:rFonts w:ascii="ZWAdobeF" w:hAnsi="ZWAdobeF" w:cs="ZWAdobeF"/>
            <w:sz w:val="2"/>
            <w:szCs w:val="2"/>
          </w:rPr>
          <w:delText>2518B</w:delText>
        </w:r>
        <w:r w:rsidR="0033544D" w:rsidRPr="00742779">
          <w:delText>Others</w:delText>
        </w:r>
      </w:del>
      <w:ins w:id="5908" w:author="Seth Oranburg" w:date="2026-03-07T09:50:00Z" w16du:dateUtc="2026-03-07T14:50:00Z">
        <w:r w:rsidR="0033544D" w:rsidRPr="00742779">
          <w:t>Others</w:t>
        </w:r>
      </w:ins>
      <w:r w:rsidR="0033544D" w:rsidRPr="00742779">
        <w:t xml:space="preserve"> contend that </w:t>
      </w:r>
      <w:r w:rsidR="0033544D" w:rsidRPr="00742779">
        <w:rPr>
          <w:rStyle w:val="Emphasis"/>
        </w:rPr>
        <w:t>Corwin</w:t>
      </w:r>
      <w:r w:rsidR="0033544D" w:rsidRPr="00742779">
        <w:t xml:space="preserve"> shifts risk from defendants to shareholders without providing compensating protection. Before </w:t>
      </w:r>
      <w:r w:rsidR="0033544D" w:rsidRPr="00742779">
        <w:rPr>
          <w:rStyle w:val="Emphasis"/>
        </w:rPr>
        <w:t>Corwin</w:t>
      </w:r>
      <w:r w:rsidR="0033544D" w:rsidRPr="00742779">
        <w:t xml:space="preserve">, boards faced liability risk that incentivized careful process. After </w:t>
      </w:r>
      <w:r w:rsidR="0033544D" w:rsidRPr="00742779">
        <w:rPr>
          <w:rStyle w:val="Emphasis"/>
        </w:rPr>
        <w:t>Corwin</w:t>
      </w:r>
      <w:r w:rsidR="0033544D" w:rsidRPr="00742779">
        <w:t>, that risk disappears once shareholders approve. Boards might become less careful, knowing that approval will insulate them.</w:t>
      </w:r>
    </w:p>
    <w:p w14:paraId="644C19D7" w14:textId="77777777" w:rsidR="0033544D" w:rsidRPr="00742779" w:rsidRDefault="00742779" w:rsidP="000E54B1">
      <w:del w:id="5909" w:author="Seth Oranburg" w:date="2026-03-07T09:50:00Z" w16du:dateUtc="2026-03-07T14:50:00Z">
        <w:r w:rsidRPr="00742779">
          <w:rPr>
            <w:rFonts w:ascii="ZWAdobeF" w:hAnsi="ZWAdobeF" w:cs="ZWAdobeF"/>
            <w:sz w:val="2"/>
            <w:szCs w:val="2"/>
          </w:rPr>
          <w:delText>2519B</w:delText>
        </w:r>
        <w:r w:rsidR="0033544D" w:rsidRPr="00742779">
          <w:delText>Still</w:delText>
        </w:r>
      </w:del>
      <w:ins w:id="5910" w:author="Seth Oranburg" w:date="2026-03-07T09:50:00Z" w16du:dateUtc="2026-03-07T14:50:00Z">
        <w:r w:rsidR="0033544D" w:rsidRPr="00742779">
          <w:t>Still</w:t>
        </w:r>
      </w:ins>
      <w:r w:rsidR="0033544D" w:rsidRPr="00742779">
        <w:t xml:space="preserve"> others worry about the interaction between </w:t>
      </w:r>
      <w:r w:rsidR="0033544D" w:rsidRPr="00742779">
        <w:rPr>
          <w:rStyle w:val="Emphasis"/>
        </w:rPr>
        <w:t>Corwin</w:t>
      </w:r>
      <w:r w:rsidR="0033544D" w:rsidRPr="00742779">
        <w:t xml:space="preserve"> and deal protections. A board that negotiates a transaction with significant termination fees and no-shop clauses faces reduced competition. Shareholders then approve the only transaction available, not necessarily the best transaction available. Cleansing this approval gives effect to a potentially suboptimal process.</w:t>
      </w:r>
    </w:p>
    <w:p w14:paraId="5688436B" w14:textId="77777777" w:rsidR="0033544D" w:rsidRPr="00742779" w:rsidRDefault="00742779" w:rsidP="000E54B1">
      <w:del w:id="5911" w:author="Seth Oranburg" w:date="2026-03-07T09:50:00Z" w16du:dateUtc="2026-03-07T14:50:00Z">
        <w:r w:rsidRPr="00742779">
          <w:rPr>
            <w:rFonts w:ascii="ZWAdobeF" w:hAnsi="ZWAdobeF" w:cs="ZWAdobeF"/>
            <w:sz w:val="2"/>
            <w:szCs w:val="2"/>
          </w:rPr>
          <w:delText>2520B</w:delText>
        </w:r>
        <w:r w:rsidR="0033544D" w:rsidRPr="00742779">
          <w:delText>Defenders</w:delText>
        </w:r>
      </w:del>
      <w:ins w:id="5912" w:author="Seth Oranburg" w:date="2026-03-07T09:50:00Z" w16du:dateUtc="2026-03-07T14:50:00Z">
        <w:r w:rsidR="0033544D" w:rsidRPr="00742779">
          <w:t>Defenders</w:t>
        </w:r>
      </w:ins>
      <w:r w:rsidR="0033544D" w:rsidRPr="00742779">
        <w:t xml:space="preserve"> respond that shareholder approval is meaningful even if imperfect. Institutions perform significant analysis. Proxy advisors add independent review. And the alternative, judicial review of business decisions by judges without business expertise, is also imperfect. </w:t>
      </w:r>
      <w:r w:rsidR="0033544D" w:rsidRPr="00742779">
        <w:rPr>
          <w:rStyle w:val="Emphasis"/>
        </w:rPr>
        <w:t>Corwin</w:t>
      </w:r>
      <w:r w:rsidR="0033544D" w:rsidRPr="00742779">
        <w:t xml:space="preserve"> at least gives effect to the choices of the parties most affected: the shareholders whose wealth is at stake.</w:t>
      </w:r>
    </w:p>
    <w:p w14:paraId="53F74E14" w14:textId="77777777" w:rsidR="0033544D" w:rsidRPr="00742779" w:rsidRDefault="0059744E" w:rsidP="000E54B1">
      <w:pPr>
        <w:rPr>
          <w:del w:id="5913" w:author="Seth Oranburg" w:date="2026-03-07T09:50:00Z" w16du:dateUtc="2026-03-07T14:50:00Z"/>
          <w:rFonts w:eastAsia="Times New Roman"/>
        </w:rPr>
      </w:pPr>
      <w:del w:id="5914" w:author="Seth Oranburg" w:date="2026-03-07T09:50:00Z" w16du:dateUtc="2026-03-07T14:50:00Z">
        <w:r>
          <w:rPr>
            <w:rFonts w:eastAsia="Times New Roman"/>
            <w:noProof/>
          </w:rPr>
          <w:lastRenderedPageBreak/>
          <w:pict w14:anchorId="195D0420">
            <v:rect id="_x0000_i1032" alt="P3029#yIS1" style="width:239.6pt;height:.05pt;mso-width-percent:0;mso-height-percent:0;mso-width-percent:0;mso-height-percent:0" o:hrpct="512" o:hralign="center" o:hrstd="t" o:hr="t" fillcolor="#a0a0a0" stroked="f"/>
          </w:pict>
        </w:r>
      </w:del>
    </w:p>
    <w:p w14:paraId="448F3271" w14:textId="77777777" w:rsidR="0033544D" w:rsidRPr="00742779" w:rsidRDefault="0059744E" w:rsidP="000E54B1">
      <w:pPr>
        <w:rPr>
          <w:ins w:id="5915" w:author="Seth Oranburg" w:date="2026-03-07T09:50:00Z" w16du:dateUtc="2026-03-07T14:50:00Z"/>
          <w:rFonts w:eastAsia="Times New Roman"/>
        </w:rPr>
      </w:pPr>
      <w:ins w:id="5916" w:author="Seth Oranburg" w:date="2026-03-07T09:50:00Z" w16du:dateUtc="2026-03-07T14:50:00Z">
        <w:r>
          <w:rPr>
            <w:rFonts w:eastAsia="Times New Roman"/>
            <w:noProof/>
          </w:rPr>
          <w:pict w14:anchorId="56F391EE">
            <v:rect id="_x0000_i1031" alt="P3029#yIS1" style="width:239.6pt;height:.05pt;mso-width-percent:0;mso-height-percent:0;mso-width-percent:0;mso-height-percent:0" o:hrpct="512" o:hralign="center" o:hrstd="t" o:hr="t" fillcolor="#a0a0a0" stroked="f"/>
          </w:pict>
        </w:r>
      </w:ins>
    </w:p>
    <w:p w14:paraId="448EF955" w14:textId="77777777" w:rsidR="0033544D" w:rsidRPr="00742779" w:rsidRDefault="0033544D" w:rsidP="000E54B1">
      <w:pPr>
        <w:pStyle w:val="Heading2"/>
        <w:rPr>
          <w:rFonts w:eastAsia="Times New Roman"/>
        </w:rPr>
      </w:pPr>
      <w:r w:rsidRPr="00742779">
        <w:rPr>
          <w:rFonts w:eastAsia="Times New Roman"/>
        </w:rPr>
        <w:t>The MFW Framework: Controlling Shareholder Transactions</w:t>
      </w:r>
    </w:p>
    <w:p w14:paraId="3C001B61" w14:textId="77777777" w:rsidR="0033544D" w:rsidRPr="00742779" w:rsidRDefault="00742779" w:rsidP="000E54B1">
      <w:del w:id="5917" w:author="Seth Oranburg" w:date="2026-03-07T09:50:00Z" w16du:dateUtc="2026-03-07T14:50:00Z">
        <w:r w:rsidRPr="00742779">
          <w:rPr>
            <w:rStyle w:val="Emphasis"/>
            <w:rFonts w:ascii="ZWAdobeF" w:hAnsi="ZWAdobeF" w:cs="ZWAdobeF"/>
            <w:i w:val="0"/>
            <w:sz w:val="2"/>
            <w:szCs w:val="2"/>
          </w:rPr>
          <w:delText>2521B</w:delText>
        </w:r>
        <w:r w:rsidR="0033544D" w:rsidRPr="00742779">
          <w:rPr>
            <w:rStyle w:val="Emphasis"/>
          </w:rPr>
          <w:delText>Corwin</w:delText>
        </w:r>
      </w:del>
      <w:ins w:id="5918" w:author="Seth Oranburg" w:date="2026-03-07T09:50:00Z" w16du:dateUtc="2026-03-07T14:50:00Z">
        <w:r w:rsidR="0033544D" w:rsidRPr="00742779">
          <w:rPr>
            <w:rStyle w:val="Emphasis"/>
          </w:rPr>
          <w:t>Corwin</w:t>
        </w:r>
      </w:ins>
      <w:r w:rsidR="0033544D" w:rsidRPr="00742779">
        <w:t xml:space="preserve"> does not apply to controlling shareholder transactions because those transactions present distinct concerns. A controller who acquires minority shares through a freeze-out merger stands on both sides of the transaction. The controller sets the price and votes its shares to approve. Arm</w:t>
      </w:r>
      <w:r w:rsidR="009F60D1" w:rsidRPr="00742779">
        <w:t>’</w:t>
      </w:r>
      <w:r w:rsidR="0033544D" w:rsidRPr="00742779">
        <w:t>s-length bargaining, assumed in ordinary deals, is absent.</w:t>
      </w:r>
    </w:p>
    <w:p w14:paraId="6B27287C" w14:textId="77777777" w:rsidR="0033544D" w:rsidRPr="00742779" w:rsidRDefault="00742779" w:rsidP="000E54B1">
      <w:pPr>
        <w:pPrChange w:id="5919" w:author="Seth Oranburg" w:date="2026-03-07T09:50:00Z" w16du:dateUtc="2026-03-07T14:50:00Z">
          <w:pPr>
            <w:pStyle w:val="NormalWeb"/>
          </w:pPr>
        </w:pPrChange>
      </w:pPr>
      <w:del w:id="5920" w:author="Seth Oranburg" w:date="2026-03-07T09:50:00Z" w16du:dateUtc="2026-03-07T14:50:00Z">
        <w:r w:rsidRPr="00742779">
          <w:rPr>
            <w:rStyle w:val="Emphasis"/>
            <w:rFonts w:ascii="ZWAdobeF" w:hAnsi="ZWAdobeF" w:cs="ZWAdobeF"/>
            <w:i w:val="0"/>
            <w:sz w:val="2"/>
            <w:szCs w:val="2"/>
          </w:rPr>
          <w:delText>2522B</w:delText>
        </w:r>
        <w:r w:rsidR="0033544D" w:rsidRPr="00742779">
          <w:rPr>
            <w:rStyle w:val="Emphasis"/>
          </w:rPr>
          <w:delText>Kahn</w:delText>
        </w:r>
      </w:del>
      <w:ins w:id="5921" w:author="Seth Oranburg" w:date="2026-03-07T09:50:00Z" w16du:dateUtc="2026-03-07T14:50:00Z">
        <w:r w:rsidR="0033544D" w:rsidRPr="00742779">
          <w:rPr>
            <w:rStyle w:val="Emphasis"/>
          </w:rPr>
          <w:t>Kahn</w:t>
        </w:r>
      </w:ins>
      <w:r w:rsidR="0033544D" w:rsidRPr="00742779">
        <w:rPr>
          <w:rStyle w:val="Emphasis"/>
        </w:rPr>
        <w:t xml:space="preserve"> v. M&amp;F Worldwide Corp.</w:t>
      </w:r>
      <w:r w:rsidR="0033544D" w:rsidRPr="00742779">
        <w:t>, decided in 2014, established a separate cleansing framework for these transactions.</w:t>
      </w:r>
      <w:r w:rsidR="0033544D">
        <w:fldChar w:fldCharType="begin"/>
      </w:r>
      <w:r w:rsidR="0033544D">
        <w:instrText>HYPERLINK \l "fn353-11647" \o "Jump to citation"</w:instrText>
      </w:r>
      <w:r w:rsidR="0033544D">
        <w:fldChar w:fldCharType="separate"/>
      </w:r>
      <w:r w:rsidR="0033544D" w:rsidRPr="00742779">
        <w:rPr>
          <w:rStyle w:val="Hyperlink"/>
          <w:color w:val="auto"/>
          <w:u w:val="none"/>
        </w:rPr>
        <w:t>[353</w:t>
      </w:r>
      <w:r w:rsidR="00EE2871" w:rsidRPr="00742779">
        <w:rPr>
          <w:rStyle w:val="Hyperlink"/>
          <w:color w:val="auto"/>
          <w:u w:val="none"/>
        </w:rPr>
        <w:t>]</w:t>
      </w:r>
      <w:r w:rsidR="0033544D">
        <w:fldChar w:fldCharType="end"/>
      </w:r>
    </w:p>
    <w:p w14:paraId="58490B7D" w14:textId="77777777" w:rsidR="0033544D" w:rsidRPr="00742779" w:rsidRDefault="0033544D" w:rsidP="000E54B1">
      <w:pPr>
        <w:pStyle w:val="Heading3"/>
        <w:rPr>
          <w:rFonts w:eastAsia="Times New Roman"/>
        </w:rPr>
      </w:pPr>
      <w:r w:rsidRPr="00742779">
        <w:rPr>
          <w:rFonts w:eastAsia="Times New Roman"/>
        </w:rPr>
        <w:t>The MFW Requirements</w:t>
      </w:r>
    </w:p>
    <w:p w14:paraId="054AB093" w14:textId="77777777" w:rsidR="0033544D" w:rsidRPr="00742779" w:rsidRDefault="00742779" w:rsidP="000E54B1">
      <w:del w:id="5922" w:author="Seth Oranburg" w:date="2026-03-07T09:50:00Z" w16du:dateUtc="2026-03-07T14:50:00Z">
        <w:r w:rsidRPr="00742779">
          <w:rPr>
            <w:rFonts w:ascii="ZWAdobeF" w:hAnsi="ZWAdobeF" w:cs="ZWAdobeF"/>
            <w:sz w:val="2"/>
            <w:szCs w:val="2"/>
          </w:rPr>
          <w:delText>2523B</w:delText>
        </w:r>
        <w:r w:rsidR="0033544D" w:rsidRPr="00742779">
          <w:delText>MFW</w:delText>
        </w:r>
      </w:del>
      <w:ins w:id="5923" w:author="Seth Oranburg" w:date="2026-03-07T09:50:00Z" w16du:dateUtc="2026-03-07T14:50:00Z">
        <w:r w:rsidR="0033544D" w:rsidRPr="00742779">
          <w:t>MFW</w:t>
        </w:r>
      </w:ins>
      <w:r w:rsidR="0033544D" w:rsidRPr="00742779">
        <w:t xml:space="preserve"> permits a controlling shareholder to obtain business judgment review of a freeze-out merger if the transaction satisfies two conditions from the outset:</w:t>
      </w:r>
    </w:p>
    <w:p w14:paraId="1D64BC0A" w14:textId="77777777" w:rsidR="0033544D" w:rsidRPr="00742779" w:rsidRDefault="00742779" w:rsidP="000E54B1">
      <w:pPr>
        <w:numPr>
          <w:ilvl w:val="0"/>
          <w:numId w:val="12"/>
        </w:numPr>
      </w:pPr>
      <w:del w:id="5924" w:author="Seth Oranburg" w:date="2026-03-07T09:50:00Z" w16du:dateUtc="2026-03-07T14:50:00Z">
        <w:r w:rsidRPr="00742779">
          <w:rPr>
            <w:rStyle w:val="Strong"/>
            <w:rFonts w:ascii="ZWAdobeF" w:hAnsi="ZWAdobeF" w:cs="ZWAdobeF"/>
            <w:b w:val="0"/>
            <w:sz w:val="2"/>
            <w:szCs w:val="2"/>
          </w:rPr>
          <w:delText>2524B</w:delText>
        </w:r>
        <w:r w:rsidR="0033544D" w:rsidRPr="00742779">
          <w:rPr>
            <w:rStyle w:val="Strong"/>
          </w:rPr>
          <w:delText>Special</w:delText>
        </w:r>
      </w:del>
      <w:ins w:id="5925" w:author="Seth Oranburg" w:date="2026-03-07T09:50:00Z" w16du:dateUtc="2026-03-07T14:50:00Z">
        <w:r w:rsidR="0033544D" w:rsidRPr="00742779">
          <w:rPr>
            <w:rStyle w:val="Strong"/>
          </w:rPr>
          <w:t>Special</w:t>
        </w:r>
      </w:ins>
      <w:r w:rsidR="0033544D" w:rsidRPr="00742779">
        <w:rPr>
          <w:rStyle w:val="Strong"/>
        </w:rPr>
        <w:t xml:space="preserve"> committee.</w:t>
      </w:r>
      <w:r w:rsidR="0033544D" w:rsidRPr="00742779">
        <w:t xml:space="preserve"> An independent special committee must negotiate the transaction on behalf of the minority shareholders. The committee must have genuine bargaining authority, including the power to reject the transaction. The controller must commit to the special committee process at the beginning, before negotiations commence.</w:t>
      </w:r>
    </w:p>
    <w:p w14:paraId="3C8E8DCC" w14:textId="77777777" w:rsidR="0033544D" w:rsidRPr="00742779" w:rsidRDefault="00742779" w:rsidP="000E54B1">
      <w:pPr>
        <w:numPr>
          <w:ilvl w:val="0"/>
          <w:numId w:val="12"/>
        </w:numPr>
      </w:pPr>
      <w:del w:id="5926" w:author="Seth Oranburg" w:date="2026-03-07T09:50:00Z" w16du:dateUtc="2026-03-07T14:50:00Z">
        <w:r w:rsidRPr="00742779">
          <w:rPr>
            <w:rStyle w:val="Strong"/>
            <w:rFonts w:ascii="ZWAdobeF" w:hAnsi="ZWAdobeF" w:cs="ZWAdobeF"/>
            <w:b w:val="0"/>
            <w:sz w:val="2"/>
            <w:szCs w:val="2"/>
          </w:rPr>
          <w:delText>2525B</w:delText>
        </w:r>
        <w:r w:rsidR="0033544D" w:rsidRPr="00742779">
          <w:rPr>
            <w:rStyle w:val="Strong"/>
          </w:rPr>
          <w:delText>Majority</w:delText>
        </w:r>
      </w:del>
      <w:ins w:id="5927" w:author="Seth Oranburg" w:date="2026-03-07T09:50:00Z" w16du:dateUtc="2026-03-07T14:50:00Z">
        <w:r w:rsidR="0033544D" w:rsidRPr="00742779">
          <w:rPr>
            <w:rStyle w:val="Strong"/>
          </w:rPr>
          <w:t>Majority</w:t>
        </w:r>
      </w:ins>
      <w:r w:rsidR="0033544D" w:rsidRPr="00742779">
        <w:rPr>
          <w:rStyle w:val="Strong"/>
        </w:rPr>
        <w:t>-of-minority vote.</w:t>
      </w:r>
      <w:r w:rsidR="0033544D" w:rsidRPr="00742779">
        <w:t xml:space="preserve"> The transaction must be conditioned on approval by a majority of the minority shareholders. Shares controlled by the controller do not count. The minority must independently approve.</w:t>
      </w:r>
    </w:p>
    <w:p w14:paraId="43E28D7F" w14:textId="77777777" w:rsidR="0033544D" w:rsidRPr="00742779" w:rsidRDefault="00742779" w:rsidP="000E54B1">
      <w:del w:id="5928" w:author="Seth Oranburg" w:date="2026-03-07T09:50:00Z" w16du:dateUtc="2026-03-07T14:50:00Z">
        <w:r w:rsidRPr="00742779">
          <w:rPr>
            <w:rFonts w:ascii="ZWAdobeF" w:hAnsi="ZWAdobeF" w:cs="ZWAdobeF"/>
            <w:sz w:val="2"/>
            <w:szCs w:val="2"/>
          </w:rPr>
          <w:delText>2526B</w:delText>
        </w:r>
        <w:r w:rsidR="0033544D" w:rsidRPr="00742779">
          <w:delText>Both</w:delText>
        </w:r>
      </w:del>
      <w:ins w:id="5929" w:author="Seth Oranburg" w:date="2026-03-07T09:50:00Z" w16du:dateUtc="2026-03-07T14:50:00Z">
        <w:r w:rsidR="0033544D" w:rsidRPr="00742779">
          <w:t>Both</w:t>
        </w:r>
      </w:ins>
      <w:r w:rsidR="0033544D" w:rsidRPr="00742779">
        <w:t xml:space="preserve"> conditions must be established </w:t>
      </w:r>
      <w:r w:rsidR="009F60D1" w:rsidRPr="00742779">
        <w:t>“</w:t>
      </w:r>
      <w:r w:rsidR="0033544D" w:rsidRPr="00742779">
        <w:t>ab initio,</w:t>
      </w:r>
      <w:r w:rsidR="009F60D1" w:rsidRPr="00742779">
        <w:t>”</w:t>
      </w:r>
      <w:r w:rsidR="0033544D" w:rsidRPr="00742779">
        <w:t xml:space="preserve"> from the beginning. A controller cannot negotiate a transaction without committee involvement and then try to cure the conflict by adding a minority vote later. The structural protections must be in place from the inception of the process.</w:t>
      </w:r>
    </w:p>
    <w:p w14:paraId="655B186D" w14:textId="77777777" w:rsidR="0033544D" w:rsidRPr="00742779" w:rsidRDefault="00742779" w:rsidP="000E54B1">
      <w:del w:id="5930" w:author="Seth Oranburg" w:date="2026-03-07T09:50:00Z" w16du:dateUtc="2026-03-07T14:50:00Z">
        <w:r w:rsidRPr="00742779">
          <w:rPr>
            <w:rFonts w:ascii="ZWAdobeF" w:hAnsi="ZWAdobeF" w:cs="ZWAdobeF"/>
            <w:sz w:val="2"/>
            <w:szCs w:val="2"/>
          </w:rPr>
          <w:delText>2527B</w:delText>
        </w:r>
        <w:r w:rsidR="0033544D" w:rsidRPr="00742779">
          <w:delText>If</w:delText>
        </w:r>
      </w:del>
      <w:ins w:id="5931" w:author="Seth Oranburg" w:date="2026-03-07T09:50:00Z" w16du:dateUtc="2026-03-07T14:50:00Z">
        <w:r w:rsidR="0033544D" w:rsidRPr="00742779">
          <w:t>If</w:t>
        </w:r>
      </w:ins>
      <w:r w:rsidR="0033544D" w:rsidRPr="00742779">
        <w:t xml:space="preserve"> both conditions are satisfied, and the process operates as intended, the controller receives business judgment review. Plaintiffs must show the committee was not independent, did not have authority, or did not function properly. Absent such showing, the transaction receives deference.</w:t>
      </w:r>
    </w:p>
    <w:p w14:paraId="72C4FEE3" w14:textId="77777777" w:rsidR="0033544D" w:rsidRPr="00742779" w:rsidRDefault="00742779" w:rsidP="000E54B1">
      <w:del w:id="5932" w:author="Seth Oranburg" w:date="2026-03-07T09:50:00Z" w16du:dateUtc="2026-03-07T14:50:00Z">
        <w:r w:rsidRPr="00742779">
          <w:rPr>
            <w:rFonts w:ascii="ZWAdobeF" w:hAnsi="ZWAdobeF" w:cs="ZWAdobeF"/>
            <w:sz w:val="2"/>
            <w:szCs w:val="2"/>
          </w:rPr>
          <w:lastRenderedPageBreak/>
          <w:delText>2528B</w:delText>
        </w:r>
        <w:r w:rsidR="0033544D" w:rsidRPr="00742779">
          <w:delText>If</w:delText>
        </w:r>
      </w:del>
      <w:ins w:id="5933" w:author="Seth Oranburg" w:date="2026-03-07T09:50:00Z" w16du:dateUtc="2026-03-07T14:50:00Z">
        <w:r w:rsidR="0033544D" w:rsidRPr="00742779">
          <w:t>If</w:t>
        </w:r>
      </w:ins>
      <w:r w:rsidR="0033544D" w:rsidRPr="00742779">
        <w:t xml:space="preserve"> either condition is absent, entire fairness review applies. The controller must prove both fair dealing (proper process) and fair price (transaction terms that are fair to the minority).</w:t>
      </w:r>
    </w:p>
    <w:p w14:paraId="0A733CE2" w14:textId="77777777" w:rsidR="0033544D" w:rsidRPr="00742779" w:rsidRDefault="0033544D" w:rsidP="000E54B1">
      <w:pPr>
        <w:pStyle w:val="Heading3"/>
        <w:rPr>
          <w:rFonts w:eastAsia="Times New Roman"/>
        </w:rPr>
      </w:pPr>
      <w:r w:rsidRPr="00742779">
        <w:rPr>
          <w:rFonts w:eastAsia="Times New Roman"/>
        </w:rPr>
        <w:t>MFW Versus Corwin</w:t>
      </w:r>
    </w:p>
    <w:p w14:paraId="01F36BAB" w14:textId="77777777" w:rsidR="0033544D" w:rsidRPr="00742779" w:rsidRDefault="00742779" w:rsidP="000E54B1">
      <w:del w:id="5934" w:author="Seth Oranburg" w:date="2026-03-07T09:50:00Z" w16du:dateUtc="2026-03-07T14:50:00Z">
        <w:r w:rsidRPr="00742779">
          <w:rPr>
            <w:rFonts w:ascii="ZWAdobeF" w:hAnsi="ZWAdobeF" w:cs="ZWAdobeF"/>
            <w:sz w:val="2"/>
            <w:szCs w:val="2"/>
          </w:rPr>
          <w:delText>2529B</w:delText>
        </w:r>
        <w:r w:rsidR="0033544D" w:rsidRPr="00742779">
          <w:delText>The</w:delText>
        </w:r>
      </w:del>
      <w:ins w:id="5935" w:author="Seth Oranburg" w:date="2026-03-07T09:50:00Z" w16du:dateUtc="2026-03-07T14:50:00Z">
        <w:r w:rsidR="0033544D" w:rsidRPr="00742779">
          <w:t>The</w:t>
        </w:r>
      </w:ins>
      <w:r w:rsidR="0033544D" w:rsidRPr="00742779">
        <w:t xml:space="preserve"> two frameworks address different situations.</w:t>
      </w:r>
    </w:p>
    <w:p w14:paraId="7276301F" w14:textId="77777777" w:rsidR="0033544D" w:rsidRPr="00742779" w:rsidRDefault="00742779" w:rsidP="000E54B1">
      <w:del w:id="5936" w:author="Seth Oranburg" w:date="2026-03-07T09:50:00Z" w16du:dateUtc="2026-03-07T14:50:00Z">
        <w:r w:rsidRPr="00742779">
          <w:rPr>
            <w:rStyle w:val="Emphasis"/>
            <w:rFonts w:ascii="ZWAdobeF" w:hAnsi="ZWAdobeF" w:cs="ZWAdobeF"/>
            <w:i w:val="0"/>
            <w:sz w:val="2"/>
            <w:szCs w:val="2"/>
          </w:rPr>
          <w:delText>2530B</w:delText>
        </w:r>
        <w:r w:rsidR="0033544D" w:rsidRPr="00742779">
          <w:rPr>
            <w:rStyle w:val="Emphasis"/>
          </w:rPr>
          <w:delText>Corwin</w:delText>
        </w:r>
      </w:del>
      <w:ins w:id="5937" w:author="Seth Oranburg" w:date="2026-03-07T09:50:00Z" w16du:dateUtc="2026-03-07T14:50:00Z">
        <w:r w:rsidR="0033544D" w:rsidRPr="00742779">
          <w:rPr>
            <w:rStyle w:val="Emphasis"/>
          </w:rPr>
          <w:t>Corwin</w:t>
        </w:r>
      </w:ins>
      <w:r w:rsidR="0033544D" w:rsidRPr="00742779">
        <w:t xml:space="preserve"> applies to arm</w:t>
      </w:r>
      <w:r w:rsidR="009F60D1" w:rsidRPr="00742779">
        <w:t>’</w:t>
      </w:r>
      <w:r w:rsidR="0033544D" w:rsidRPr="00742779">
        <w:t>s-length transactions with potential conflicts, but no controlling shareholder. The transaction is between unrelated parties, or at least parties without the structural power imbalance that a controller represents. Shareholder approval, standing alone, provides adequate protection.</w:t>
      </w:r>
    </w:p>
    <w:p w14:paraId="3B210D86" w14:textId="77777777" w:rsidR="0033544D" w:rsidRPr="00742779" w:rsidRDefault="00742779" w:rsidP="000E54B1">
      <w:del w:id="5938" w:author="Seth Oranburg" w:date="2026-03-07T09:50:00Z" w16du:dateUtc="2026-03-07T14:50:00Z">
        <w:r w:rsidRPr="00742779">
          <w:rPr>
            <w:rFonts w:ascii="ZWAdobeF" w:hAnsi="ZWAdobeF" w:cs="ZWAdobeF"/>
            <w:sz w:val="2"/>
            <w:szCs w:val="2"/>
          </w:rPr>
          <w:delText>2531B</w:delText>
        </w:r>
        <w:r w:rsidR="0033544D" w:rsidRPr="00742779">
          <w:delText>MFW</w:delText>
        </w:r>
      </w:del>
      <w:ins w:id="5939" w:author="Seth Oranburg" w:date="2026-03-07T09:50:00Z" w16du:dateUtc="2026-03-07T14:50:00Z">
        <w:r w:rsidR="0033544D" w:rsidRPr="00742779">
          <w:t>MFW</w:t>
        </w:r>
      </w:ins>
      <w:r w:rsidR="0033544D" w:rsidRPr="00742779">
        <w:t xml:space="preserve"> applies to controlling shareholder transactions where the controller extracts value from the minority. The process must be designed to simulate arm</w:t>
      </w:r>
      <w:r w:rsidR="009F60D1" w:rsidRPr="00742779">
        <w:t>’</w:t>
      </w:r>
      <w:r w:rsidR="0033544D" w:rsidRPr="00742779">
        <w:t>s-length bargaining through an independent committee with genuine authority. And shareholder approval must come from the minority specifically, not from a vote that the controller</w:t>
      </w:r>
      <w:r w:rsidR="009F60D1" w:rsidRPr="00742779">
        <w:t>’</w:t>
      </w:r>
      <w:r w:rsidR="0033544D" w:rsidRPr="00742779">
        <w:t>s shares would dominate.</w:t>
      </w:r>
    </w:p>
    <w:p w14:paraId="7E10AC9C" w14:textId="77777777" w:rsidR="0033544D" w:rsidRPr="00742779" w:rsidRDefault="00742779" w:rsidP="000E54B1">
      <w:del w:id="5940" w:author="Seth Oranburg" w:date="2026-03-07T09:50:00Z" w16du:dateUtc="2026-03-07T14:50:00Z">
        <w:r w:rsidRPr="00742779">
          <w:rPr>
            <w:rFonts w:ascii="ZWAdobeF" w:hAnsi="ZWAdobeF" w:cs="ZWAdobeF"/>
            <w:sz w:val="2"/>
            <w:szCs w:val="2"/>
          </w:rPr>
          <w:delText>2532B</w:delText>
        </w:r>
        <w:r w:rsidR="0033544D" w:rsidRPr="00742779">
          <w:delText>The</w:delText>
        </w:r>
      </w:del>
      <w:ins w:id="5941" w:author="Seth Oranburg" w:date="2026-03-07T09:50:00Z" w16du:dateUtc="2026-03-07T14:50:00Z">
        <w:r w:rsidR="0033544D" w:rsidRPr="00742779">
          <w:t>The</w:t>
        </w:r>
      </w:ins>
      <w:r w:rsidR="0033544D" w:rsidRPr="00742779">
        <w:t xml:space="preserve"> frameworks reflect different concerns. Corwin addresses agency costs: the risk that directors will pursue their own interests rather than shareholders</w:t>
      </w:r>
      <w:r w:rsidR="009F60D1" w:rsidRPr="00742779">
        <w:t>’</w:t>
      </w:r>
      <w:r w:rsidR="0033544D" w:rsidRPr="00742779">
        <w:t>. MFW addresses extraction: the risk that a controller will use its power to take minority value at an unfair price.</w:t>
      </w:r>
    </w:p>
    <w:p w14:paraId="630E0353" w14:textId="77777777" w:rsidR="0033544D" w:rsidRPr="00742779" w:rsidRDefault="0059744E" w:rsidP="000E54B1">
      <w:pPr>
        <w:rPr>
          <w:del w:id="5942" w:author="Seth Oranburg" w:date="2026-03-07T09:50:00Z" w16du:dateUtc="2026-03-07T14:50:00Z"/>
          <w:rFonts w:eastAsia="Times New Roman"/>
        </w:rPr>
      </w:pPr>
      <w:del w:id="5943" w:author="Seth Oranburg" w:date="2026-03-07T09:50:00Z" w16du:dateUtc="2026-03-07T14:50:00Z">
        <w:r>
          <w:rPr>
            <w:rFonts w:eastAsia="Times New Roman"/>
            <w:noProof/>
          </w:rPr>
          <w:pict w14:anchorId="789BE6C1">
            <v:rect id="_x0000_i1030" alt="P3045#yIS1" style="width:239.6pt;height:.05pt;mso-width-percent:0;mso-height-percent:0;mso-width-percent:0;mso-height-percent:0" o:hrpct="512" o:hralign="center" o:hrstd="t" o:hr="t" fillcolor="#a0a0a0" stroked="f"/>
          </w:pict>
        </w:r>
      </w:del>
    </w:p>
    <w:p w14:paraId="60BAE231" w14:textId="77777777" w:rsidR="0033544D" w:rsidRPr="00742779" w:rsidRDefault="0059744E" w:rsidP="000E54B1">
      <w:pPr>
        <w:rPr>
          <w:ins w:id="5944" w:author="Seth Oranburg" w:date="2026-03-07T09:50:00Z" w16du:dateUtc="2026-03-07T14:50:00Z"/>
          <w:rFonts w:eastAsia="Times New Roman"/>
        </w:rPr>
      </w:pPr>
      <w:ins w:id="5945" w:author="Seth Oranburg" w:date="2026-03-07T09:50:00Z" w16du:dateUtc="2026-03-07T14:50:00Z">
        <w:r>
          <w:rPr>
            <w:rFonts w:eastAsia="Times New Roman"/>
            <w:noProof/>
          </w:rPr>
          <w:pict w14:anchorId="1B775FE6">
            <v:rect id="_x0000_i1029" alt="P3045#yIS1" style="width:239.6pt;height:.05pt;mso-width-percent:0;mso-height-percent:0;mso-width-percent:0;mso-height-percent:0" o:hrpct="512" o:hralign="center" o:hrstd="t" o:hr="t" fillcolor="#a0a0a0" stroked="f"/>
          </w:pict>
        </w:r>
      </w:ins>
    </w:p>
    <w:p w14:paraId="7C8465DD" w14:textId="77777777" w:rsidR="0033544D" w:rsidRPr="00742779" w:rsidRDefault="0033544D" w:rsidP="000E54B1">
      <w:pPr>
        <w:pStyle w:val="Heading2"/>
        <w:rPr>
          <w:rFonts w:eastAsia="Times New Roman"/>
        </w:rPr>
      </w:pPr>
      <w:r w:rsidRPr="00742779">
        <w:rPr>
          <w:rFonts w:eastAsia="Times New Roman"/>
        </w:rPr>
        <w:t>Modern Synthesis: The Coster Framework Applied to M&amp;A</w:t>
      </w:r>
    </w:p>
    <w:p w14:paraId="7E44B6FC" w14:textId="77777777" w:rsidR="0033544D" w:rsidRPr="00742779" w:rsidRDefault="00742779" w:rsidP="000E54B1">
      <w:del w:id="5946" w:author="Seth Oranburg" w:date="2026-03-07T09:50:00Z" w16du:dateUtc="2026-03-07T14:50:00Z">
        <w:r w:rsidRPr="00742779">
          <w:rPr>
            <w:rFonts w:ascii="ZWAdobeF" w:hAnsi="ZWAdobeF" w:cs="ZWAdobeF"/>
            <w:sz w:val="2"/>
            <w:szCs w:val="2"/>
          </w:rPr>
          <w:delText>2533B</w:delText>
        </w:r>
        <w:r w:rsidR="0033544D" w:rsidRPr="00742779">
          <w:delText>Chapter</w:delText>
        </w:r>
      </w:del>
      <w:ins w:id="5947" w:author="Seth Oranburg" w:date="2026-03-07T09:50:00Z" w16du:dateUtc="2026-03-07T14:50:00Z">
        <w:r w:rsidR="0033544D" w:rsidRPr="00742779">
          <w:t>Chapter</w:t>
        </w:r>
      </w:ins>
      <w:r w:rsidR="0033544D" w:rsidRPr="00742779">
        <w:t xml:space="preserve"> 12 traced the evolution from </w:t>
      </w:r>
      <w:r w:rsidR="0033544D" w:rsidRPr="00742779">
        <w:rPr>
          <w:rStyle w:val="Emphasis"/>
        </w:rPr>
        <w:t>Schnell</w:t>
      </w:r>
      <w:r w:rsidR="0033544D" w:rsidRPr="00742779">
        <w:t xml:space="preserve"> through </w:t>
      </w:r>
      <w:r w:rsidR="0033544D" w:rsidRPr="00742779">
        <w:rPr>
          <w:rStyle w:val="Emphasis"/>
        </w:rPr>
        <w:t>Blasius</w:t>
      </w:r>
      <w:r w:rsidR="0033544D" w:rsidRPr="00742779">
        <w:t xml:space="preserve"> to </w:t>
      </w:r>
      <w:r w:rsidR="0033544D" w:rsidRPr="00742779">
        <w:rPr>
          <w:rStyle w:val="Emphasis"/>
        </w:rPr>
        <w:t>Coster</w:t>
      </w:r>
      <w:r w:rsidR="0033544D" w:rsidRPr="00742779">
        <w:t xml:space="preserve">, showing how Delaware ultimately integrated franchise protection into the </w:t>
      </w:r>
      <w:r w:rsidR="0033544D" w:rsidRPr="00742779">
        <w:rPr>
          <w:rStyle w:val="Emphasis"/>
        </w:rPr>
        <w:t>Unocal</w:t>
      </w:r>
      <w:r w:rsidR="0033544D" w:rsidRPr="00742779">
        <w:t xml:space="preserve"> framework. The same integration applies to the M&amp;A context.</w:t>
      </w:r>
    </w:p>
    <w:p w14:paraId="2D2CCA5F" w14:textId="77777777" w:rsidR="0033544D" w:rsidRPr="00742779" w:rsidRDefault="00742779" w:rsidP="000E54B1">
      <w:pPr>
        <w:pPrChange w:id="5948" w:author="Seth Oranburg" w:date="2026-03-07T09:50:00Z" w16du:dateUtc="2026-03-07T14:50:00Z">
          <w:pPr>
            <w:pStyle w:val="NormalWeb"/>
          </w:pPr>
        </w:pPrChange>
      </w:pPr>
      <w:del w:id="5949" w:author="Seth Oranburg" w:date="2026-03-07T09:50:00Z" w16du:dateUtc="2026-03-07T14:50:00Z">
        <w:r w:rsidRPr="00742779">
          <w:rPr>
            <w:rStyle w:val="Emphasis"/>
            <w:rFonts w:ascii="ZWAdobeF" w:hAnsi="ZWAdobeF" w:cs="ZWAdobeF"/>
            <w:i w:val="0"/>
            <w:sz w:val="2"/>
            <w:szCs w:val="2"/>
          </w:rPr>
          <w:delText>2534B</w:delText>
        </w:r>
        <w:r w:rsidR="0033544D" w:rsidRPr="00742779">
          <w:rPr>
            <w:rStyle w:val="Emphasis"/>
          </w:rPr>
          <w:delText>Coster</w:delText>
        </w:r>
      </w:del>
      <w:ins w:id="5950" w:author="Seth Oranburg" w:date="2026-03-07T09:50:00Z" w16du:dateUtc="2026-03-07T14:50:00Z">
        <w:r w:rsidR="0033544D" w:rsidRPr="00742779">
          <w:rPr>
            <w:rStyle w:val="Emphasis"/>
          </w:rPr>
          <w:t>Coster</w:t>
        </w:r>
      </w:ins>
      <w:r w:rsidR="0033544D" w:rsidRPr="00742779">
        <w:rPr>
          <w:rStyle w:val="Emphasis"/>
        </w:rPr>
        <w:t xml:space="preserve"> v. UIP Companies</w:t>
      </w:r>
      <w:r w:rsidR="0033544D" w:rsidRPr="00742779">
        <w:t>, decided in 2023, consolidated the standards of review for board action affecting shareholder voting and corporate control.</w:t>
      </w:r>
      <w:r w:rsidR="0033544D">
        <w:fldChar w:fldCharType="begin"/>
      </w:r>
      <w:r w:rsidR="0033544D">
        <w:instrText>HYPERLINK \l "fn323-11647" \o "Jump to citation"</w:instrText>
      </w:r>
      <w:r w:rsidR="0033544D">
        <w:fldChar w:fldCharType="separate"/>
      </w:r>
      <w:r w:rsidR="0033544D" w:rsidRPr="00742779">
        <w:rPr>
          <w:rStyle w:val="Hyperlink"/>
          <w:color w:val="auto"/>
          <w:u w:val="none"/>
        </w:rPr>
        <w:t>[323</w:t>
      </w:r>
      <w:r w:rsidR="00EE2871" w:rsidRPr="00742779">
        <w:rPr>
          <w:rStyle w:val="Hyperlink"/>
          <w:color w:val="auto"/>
          <w:u w:val="none"/>
        </w:rPr>
        <w:t>]</w:t>
      </w:r>
      <w:r w:rsidR="0033544D">
        <w:fldChar w:fldCharType="end"/>
      </w:r>
      <w:r w:rsidR="0033544D" w:rsidRPr="00742779">
        <w:t xml:space="preserve"> Although </w:t>
      </w:r>
      <w:r w:rsidR="0033544D" w:rsidRPr="00742779">
        <w:rPr>
          <w:rStyle w:val="Emphasis"/>
        </w:rPr>
        <w:t>Coster</w:t>
      </w:r>
      <w:r w:rsidR="0033544D" w:rsidRPr="00742779">
        <w:t xml:space="preserve"> itself involved a deadlock situation rather than an acquisition, its analytical framework applies wherever defensive measures implicate the shareholder franchise.</w:t>
      </w:r>
    </w:p>
    <w:p w14:paraId="2A5C7CD9" w14:textId="77777777" w:rsidR="0033544D" w:rsidRPr="00742779" w:rsidRDefault="0033544D" w:rsidP="000E54B1">
      <w:pPr>
        <w:pStyle w:val="Heading3"/>
        <w:rPr>
          <w:rFonts w:eastAsia="Times New Roman"/>
        </w:rPr>
      </w:pPr>
      <w:r w:rsidRPr="00742779">
        <w:rPr>
          <w:rFonts w:eastAsia="Times New Roman"/>
        </w:rPr>
        <w:t>The Unified Framework</w:t>
      </w:r>
    </w:p>
    <w:p w14:paraId="392E5E9C" w14:textId="77777777" w:rsidR="0033544D" w:rsidRPr="00742779" w:rsidRDefault="00742779" w:rsidP="000E54B1">
      <w:del w:id="5951" w:author="Seth Oranburg" w:date="2026-03-07T09:50:00Z" w16du:dateUtc="2026-03-07T14:50:00Z">
        <w:r w:rsidRPr="00742779">
          <w:rPr>
            <w:rFonts w:ascii="ZWAdobeF" w:hAnsi="ZWAdobeF" w:cs="ZWAdobeF"/>
            <w:sz w:val="2"/>
            <w:szCs w:val="2"/>
          </w:rPr>
          <w:delText>2535B</w:delText>
        </w:r>
        <w:r w:rsidR="0033544D" w:rsidRPr="00742779">
          <w:delText>Under</w:delText>
        </w:r>
      </w:del>
      <w:ins w:id="5952" w:author="Seth Oranburg" w:date="2026-03-07T09:50:00Z" w16du:dateUtc="2026-03-07T14:50:00Z">
        <w:r w:rsidR="0033544D" w:rsidRPr="00742779">
          <w:t>Under</w:t>
        </w:r>
      </w:ins>
      <w:r w:rsidR="0033544D" w:rsidRPr="00742779">
        <w:t xml:space="preserve"> </w:t>
      </w:r>
      <w:r w:rsidR="0033544D" w:rsidRPr="00742779">
        <w:rPr>
          <w:rStyle w:val="Emphasis"/>
        </w:rPr>
        <w:t>Coster</w:t>
      </w:r>
      <w:r w:rsidR="0033544D" w:rsidRPr="00742779">
        <w:t>, when a stockholder challenges board action that interferes with an election of directors or a stockholder vote in a contest for corporate control, the board bears the burden of proof under a two-part inquiry:</w:t>
      </w:r>
    </w:p>
    <w:p w14:paraId="42F04EFA" w14:textId="77777777" w:rsidR="0033544D" w:rsidRPr="00742779" w:rsidRDefault="00742779" w:rsidP="000E54B1">
      <w:del w:id="5953" w:author="Seth Oranburg" w:date="2026-03-07T09:50:00Z" w16du:dateUtc="2026-03-07T14:50:00Z">
        <w:r w:rsidRPr="00742779">
          <w:rPr>
            <w:rStyle w:val="Strong"/>
            <w:rFonts w:ascii="ZWAdobeF" w:hAnsi="ZWAdobeF" w:cs="ZWAdobeF"/>
            <w:b w:val="0"/>
            <w:sz w:val="2"/>
            <w:szCs w:val="2"/>
          </w:rPr>
          <w:lastRenderedPageBreak/>
          <w:delText>2536B</w:delText>
        </w:r>
        <w:r w:rsidR="0033544D" w:rsidRPr="00742779">
          <w:rPr>
            <w:rStyle w:val="Strong"/>
          </w:rPr>
          <w:delText>First</w:delText>
        </w:r>
      </w:del>
      <w:ins w:id="5954" w:author="Seth Oranburg" w:date="2026-03-07T09:50:00Z" w16du:dateUtc="2026-03-07T14:50:00Z">
        <w:r w:rsidR="0033544D" w:rsidRPr="00742779">
          <w:rPr>
            <w:rStyle w:val="Strong"/>
          </w:rPr>
          <w:t>First</w:t>
        </w:r>
      </w:ins>
      <w:r w:rsidR="0033544D" w:rsidRPr="00742779">
        <w:t xml:space="preserve">, the court reviews whether the board faced a threat </w:t>
      </w:r>
      <w:r w:rsidR="009F60D1" w:rsidRPr="00742779">
        <w:t>“</w:t>
      </w:r>
      <w:r w:rsidR="0033544D" w:rsidRPr="00742779">
        <w:t>to an important corporate interest or to the achievement of a significant corporate benefit.</w:t>
      </w:r>
      <w:r w:rsidR="009F60D1" w:rsidRPr="00742779">
        <w:t>”</w:t>
      </w:r>
      <w:r w:rsidR="0033544D" w:rsidRPr="00742779">
        <w:t xml:space="preserve"> The threat must be real and not pretextual. The board</w:t>
      </w:r>
      <w:r w:rsidR="009F60D1" w:rsidRPr="00742779">
        <w:t>’</w:t>
      </w:r>
      <w:r w:rsidR="0033544D" w:rsidRPr="00742779">
        <w:t xml:space="preserve">s motivations must be proper and not selfish or disloyal. Critically, the court will not accept the justification that </w:t>
      </w:r>
      <w:r w:rsidR="009F60D1" w:rsidRPr="00742779">
        <w:t>“</w:t>
      </w:r>
      <w:r w:rsidR="0033544D" w:rsidRPr="00742779">
        <w:t>the board knows best</w:t>
      </w:r>
      <w:r w:rsidR="009F60D1" w:rsidRPr="00742779">
        <w:t>”</w:t>
      </w:r>
      <w:r w:rsidR="0033544D" w:rsidRPr="00742779">
        <w:t xml:space="preserve"> what is in shareholders</w:t>
      </w:r>
      <w:r w:rsidR="009F60D1" w:rsidRPr="00742779">
        <w:t>’</w:t>
      </w:r>
      <w:r w:rsidR="0033544D" w:rsidRPr="00742779">
        <w:t xml:space="preserve"> interests. That rationale, standing alone, is insufficient.</w:t>
      </w:r>
    </w:p>
    <w:p w14:paraId="1812B187" w14:textId="77777777" w:rsidR="0033544D" w:rsidRPr="00742779" w:rsidRDefault="00742779" w:rsidP="000E54B1">
      <w:del w:id="5955" w:author="Seth Oranburg" w:date="2026-03-07T09:50:00Z" w16du:dateUtc="2026-03-07T14:50:00Z">
        <w:r w:rsidRPr="00742779">
          <w:rPr>
            <w:rStyle w:val="Strong"/>
            <w:rFonts w:ascii="ZWAdobeF" w:hAnsi="ZWAdobeF" w:cs="ZWAdobeF"/>
            <w:b w:val="0"/>
            <w:sz w:val="2"/>
            <w:szCs w:val="2"/>
          </w:rPr>
          <w:delText>2537B</w:delText>
        </w:r>
        <w:r w:rsidR="0033544D" w:rsidRPr="00742779">
          <w:rPr>
            <w:rStyle w:val="Strong"/>
          </w:rPr>
          <w:delText>Second</w:delText>
        </w:r>
      </w:del>
      <w:ins w:id="5956" w:author="Seth Oranburg" w:date="2026-03-07T09:50:00Z" w16du:dateUtc="2026-03-07T14:50:00Z">
        <w:r w:rsidR="0033544D" w:rsidRPr="00742779">
          <w:rPr>
            <w:rStyle w:val="Strong"/>
          </w:rPr>
          <w:t>Second</w:t>
        </w:r>
      </w:ins>
      <w:r w:rsidR="0033544D" w:rsidRPr="00742779">
        <w:t>, the court reviews whether the board</w:t>
      </w:r>
      <w:r w:rsidR="009F60D1" w:rsidRPr="00742779">
        <w:t>’</w:t>
      </w:r>
      <w:r w:rsidR="0033544D" w:rsidRPr="00742779">
        <w:t>s response was reasonable in relation to the threat posed and was not preclusive or coercive to the stockholder franchise. The board must tailor its response to what is necessary to counter the threat. The response cannot deprive stockholders of a vote or coerce them to vote a particular way.</w:t>
      </w:r>
    </w:p>
    <w:p w14:paraId="20314051" w14:textId="77777777" w:rsidR="0033544D" w:rsidRPr="00742779" w:rsidRDefault="00742779" w:rsidP="000E54B1">
      <w:del w:id="5957" w:author="Seth Oranburg" w:date="2026-03-07T09:50:00Z" w16du:dateUtc="2026-03-07T14:50:00Z">
        <w:r w:rsidRPr="00742779">
          <w:rPr>
            <w:rFonts w:ascii="ZWAdobeF" w:hAnsi="ZWAdobeF" w:cs="ZWAdobeF"/>
            <w:sz w:val="2"/>
            <w:szCs w:val="2"/>
          </w:rPr>
          <w:delText>2538B</w:delText>
        </w:r>
        <w:r w:rsidR="0033544D" w:rsidRPr="00742779">
          <w:delText>This</w:delText>
        </w:r>
      </w:del>
      <w:ins w:id="5958" w:author="Seth Oranburg" w:date="2026-03-07T09:50:00Z" w16du:dateUtc="2026-03-07T14:50:00Z">
        <w:r w:rsidR="0033544D" w:rsidRPr="00742779">
          <w:t>This</w:t>
        </w:r>
      </w:ins>
      <w:r w:rsidR="0033544D" w:rsidRPr="00742779">
        <w:t xml:space="preserve"> framework synthesizes </w:t>
      </w:r>
      <w:r w:rsidR="0033544D" w:rsidRPr="00742779">
        <w:rPr>
          <w:rStyle w:val="Emphasis"/>
        </w:rPr>
        <w:t>Unocal</w:t>
      </w:r>
      <w:r w:rsidR="009F60D1" w:rsidRPr="00742779">
        <w:t>’</w:t>
      </w:r>
      <w:r w:rsidR="0033544D" w:rsidRPr="00742779">
        <w:t xml:space="preserve">s enhanced scrutiny with </w:t>
      </w:r>
      <w:r w:rsidR="0033544D" w:rsidRPr="00742779">
        <w:rPr>
          <w:rStyle w:val="Emphasis"/>
        </w:rPr>
        <w:t>Blasius</w:t>
      </w:r>
      <w:r w:rsidR="009F60D1" w:rsidRPr="00742779">
        <w:t>’</w:t>
      </w:r>
      <w:r w:rsidR="0033544D" w:rsidRPr="00742779">
        <w:t xml:space="preserve">s concern for franchise protection. Instead of treating franchise cases as a separate doctrinal category requiring </w:t>
      </w:r>
      <w:r w:rsidR="009F60D1" w:rsidRPr="00742779">
        <w:t>“</w:t>
      </w:r>
      <w:r w:rsidR="0033544D" w:rsidRPr="00742779">
        <w:t>compelling justification,</w:t>
      </w:r>
      <w:r w:rsidR="009F60D1" w:rsidRPr="00742779">
        <w:t>”</w:t>
      </w:r>
      <w:r w:rsidR="0033544D" w:rsidRPr="00742779">
        <w:t xml:space="preserve"> </w:t>
      </w:r>
      <w:r w:rsidR="0033544D" w:rsidRPr="00742779">
        <w:rPr>
          <w:rStyle w:val="Emphasis"/>
        </w:rPr>
        <w:t>Coster</w:t>
      </w:r>
      <w:r w:rsidR="0033544D" w:rsidRPr="00742779">
        <w:t xml:space="preserve"> integrates that concern into the proportionality analysis. Actions that substantially impair the franchise face heightened scrutiny under the reasonableness prong, but the analysis occurs within a unified framework.</w:t>
      </w:r>
    </w:p>
    <w:p w14:paraId="1C7D26B7" w14:textId="77777777" w:rsidR="0033544D" w:rsidRPr="00742779" w:rsidRDefault="0033544D" w:rsidP="000E54B1">
      <w:pPr>
        <w:pStyle w:val="Heading3"/>
        <w:rPr>
          <w:rFonts w:eastAsia="Times New Roman"/>
        </w:rPr>
      </w:pPr>
      <w:r w:rsidRPr="00742779">
        <w:rPr>
          <w:rFonts w:eastAsia="Times New Roman"/>
        </w:rPr>
        <w:t>Application to Defensive Measures</w:t>
      </w:r>
    </w:p>
    <w:p w14:paraId="0842F24E" w14:textId="77777777" w:rsidR="0033544D" w:rsidRPr="00742779" w:rsidRDefault="00742779" w:rsidP="000E54B1">
      <w:del w:id="5959" w:author="Seth Oranburg" w:date="2026-03-07T09:50:00Z" w16du:dateUtc="2026-03-07T14:50:00Z">
        <w:r w:rsidRPr="00742779">
          <w:rPr>
            <w:rFonts w:ascii="ZWAdobeF" w:hAnsi="ZWAdobeF" w:cs="ZWAdobeF"/>
            <w:sz w:val="2"/>
            <w:szCs w:val="2"/>
          </w:rPr>
          <w:delText>2539B</w:delText>
        </w:r>
        <w:r w:rsidR="0033544D" w:rsidRPr="00742779">
          <w:delText>The</w:delText>
        </w:r>
      </w:del>
      <w:ins w:id="5960" w:author="Seth Oranburg" w:date="2026-03-07T09:50:00Z" w16du:dateUtc="2026-03-07T14:50:00Z">
        <w:r w:rsidR="0033544D" w:rsidRPr="00742779">
          <w:t>The</w:t>
        </w:r>
      </w:ins>
      <w:r w:rsidR="0033544D" w:rsidRPr="00742779">
        <w:t xml:space="preserve"> </w:t>
      </w:r>
      <w:r w:rsidR="0033544D" w:rsidRPr="00742779">
        <w:rPr>
          <w:rStyle w:val="Emphasis"/>
        </w:rPr>
        <w:t>Coster</w:t>
      </w:r>
      <w:r w:rsidR="0033544D" w:rsidRPr="00742779">
        <w:t xml:space="preserve"> framework has implications for the defensive measures analyzed throughout this chapter.</w:t>
      </w:r>
    </w:p>
    <w:p w14:paraId="0B565A2E" w14:textId="77777777" w:rsidR="0033544D" w:rsidRPr="00742779" w:rsidRDefault="00742779" w:rsidP="000E54B1">
      <w:del w:id="5961" w:author="Seth Oranburg" w:date="2026-03-07T09:50:00Z" w16du:dateUtc="2026-03-07T14:50:00Z">
        <w:r w:rsidRPr="00742779">
          <w:rPr>
            <w:rFonts w:ascii="ZWAdobeF" w:hAnsi="ZWAdobeF" w:cs="ZWAdobeF"/>
            <w:sz w:val="2"/>
            <w:szCs w:val="2"/>
          </w:rPr>
          <w:delText>2540B</w:delText>
        </w:r>
        <w:r w:rsidR="0033544D" w:rsidRPr="00742779">
          <w:delText>A</w:delText>
        </w:r>
      </w:del>
      <w:ins w:id="5962" w:author="Seth Oranburg" w:date="2026-03-07T09:50:00Z" w16du:dateUtc="2026-03-07T14:50:00Z">
        <w:r w:rsidR="0033544D" w:rsidRPr="00742779">
          <w:t>A</w:t>
        </w:r>
      </w:ins>
      <w:r w:rsidR="0033544D" w:rsidRPr="00742779">
        <w:t xml:space="preserve"> poison pill alone does not impair the franchise. Shareholders retain the ability to elect directors who will redeem the pill. The pill makes acquisition more difficult but does not prevent shareholders from expressing their preferences through elections. Under </w:t>
      </w:r>
      <w:r w:rsidR="0033544D" w:rsidRPr="00742779">
        <w:rPr>
          <w:rStyle w:val="Emphasis"/>
        </w:rPr>
        <w:t>Coster</w:t>
      </w:r>
      <w:r w:rsidR="0033544D" w:rsidRPr="00742779">
        <w:t>, a standalone pill analyzed for proportionality would typically survive because shareholders retain meaningful choice.</w:t>
      </w:r>
    </w:p>
    <w:p w14:paraId="0ACE40E6" w14:textId="77777777" w:rsidR="0033544D" w:rsidRPr="00742779" w:rsidRDefault="00742779" w:rsidP="000E54B1">
      <w:del w:id="5963" w:author="Seth Oranburg" w:date="2026-03-07T09:50:00Z" w16du:dateUtc="2026-03-07T14:50:00Z">
        <w:r w:rsidRPr="00742779">
          <w:rPr>
            <w:rFonts w:ascii="ZWAdobeF" w:hAnsi="ZWAdobeF" w:cs="ZWAdobeF"/>
            <w:sz w:val="2"/>
            <w:szCs w:val="2"/>
          </w:rPr>
          <w:delText>2541B</w:delText>
        </w:r>
        <w:r w:rsidR="0033544D" w:rsidRPr="00742779">
          <w:delText>A</w:delText>
        </w:r>
      </w:del>
      <w:ins w:id="5964" w:author="Seth Oranburg" w:date="2026-03-07T09:50:00Z" w16du:dateUtc="2026-03-07T14:50:00Z">
        <w:r w:rsidR="0033544D" w:rsidRPr="00742779">
          <w:t>A</w:t>
        </w:r>
      </w:ins>
      <w:r w:rsidR="0033544D" w:rsidRPr="00742779">
        <w:t xml:space="preserve"> poison pill combined with a staggered board presents different concerns. The combination requires an acquirer to win two successive elections, a year apart, to gain board control. During that extended period, shareholders who prefer the acquisition cannot effectuate their choice. The franchise is not eliminated, but it is substantially delayed and attenuated.</w:t>
      </w:r>
    </w:p>
    <w:p w14:paraId="259C7526" w14:textId="77777777" w:rsidR="0033544D" w:rsidRPr="00742779" w:rsidRDefault="00742779" w:rsidP="000E54B1">
      <w:del w:id="5965" w:author="Seth Oranburg" w:date="2026-03-07T09:50:00Z" w16du:dateUtc="2026-03-07T14:50:00Z">
        <w:r w:rsidRPr="00742779">
          <w:rPr>
            <w:rFonts w:ascii="ZWAdobeF" w:hAnsi="ZWAdobeF" w:cs="ZWAdobeF"/>
            <w:sz w:val="2"/>
            <w:szCs w:val="2"/>
          </w:rPr>
          <w:delText>2542B</w:delText>
        </w:r>
        <w:r w:rsidR="0033544D" w:rsidRPr="00742779">
          <w:delText>Under</w:delText>
        </w:r>
      </w:del>
      <w:ins w:id="5966" w:author="Seth Oranburg" w:date="2026-03-07T09:50:00Z" w16du:dateUtc="2026-03-07T14:50:00Z">
        <w:r w:rsidR="0033544D" w:rsidRPr="00742779">
          <w:t>Under</w:t>
        </w:r>
      </w:ins>
      <w:r w:rsidR="0033544D" w:rsidRPr="00742779">
        <w:t xml:space="preserve"> </w:t>
      </w:r>
      <w:r w:rsidR="0033544D" w:rsidRPr="00742779">
        <w:rPr>
          <w:rStyle w:val="Emphasis"/>
        </w:rPr>
        <w:t>Coster</w:t>
      </w:r>
      <w:r w:rsidR="0033544D" w:rsidRPr="00742779">
        <w:t xml:space="preserve">, this combination should receive closer scrutiny. The board must show that the threat justifies not merely a pill but a pill-plus-staggered-board defense that postpones shareholder choice for years. The </w:t>
      </w:r>
      <w:r w:rsidR="009F60D1" w:rsidRPr="00742779">
        <w:t>“</w:t>
      </w:r>
      <w:r w:rsidR="0033544D" w:rsidRPr="00742779">
        <w:t>board knows best</w:t>
      </w:r>
      <w:r w:rsidR="009F60D1" w:rsidRPr="00742779">
        <w:t>”</w:t>
      </w:r>
      <w:r w:rsidR="0033544D" w:rsidRPr="00742779">
        <w:t xml:space="preserve"> justification is insufficient. The board must identify a genuine threat and demonstrate that the extended delay is a proportionate response.</w:t>
      </w:r>
    </w:p>
    <w:p w14:paraId="7E46F21E" w14:textId="77777777" w:rsidR="0033544D" w:rsidRPr="00742779" w:rsidRDefault="00742779" w:rsidP="000E54B1">
      <w:del w:id="5967" w:author="Seth Oranburg" w:date="2026-03-07T09:50:00Z" w16du:dateUtc="2026-03-07T14:50:00Z">
        <w:r w:rsidRPr="00742779">
          <w:rPr>
            <w:rFonts w:ascii="ZWAdobeF" w:hAnsi="ZWAdobeF" w:cs="ZWAdobeF"/>
            <w:sz w:val="2"/>
            <w:szCs w:val="2"/>
          </w:rPr>
          <w:lastRenderedPageBreak/>
          <w:delText>2543B</w:delText>
        </w:r>
        <w:r w:rsidR="0033544D" w:rsidRPr="00742779">
          <w:delText>Whether</w:delText>
        </w:r>
      </w:del>
      <w:ins w:id="5968" w:author="Seth Oranburg" w:date="2026-03-07T09:50:00Z" w16du:dateUtc="2026-03-07T14:50:00Z">
        <w:r w:rsidR="0033544D" w:rsidRPr="00742779">
          <w:t>Whether</w:t>
        </w:r>
      </w:ins>
      <w:r w:rsidR="0033544D" w:rsidRPr="00742779">
        <w:t xml:space="preserve"> Delaware courts will actually apply heightened scrutiny to pill-plus-stagger defenses remains to be seen. </w:t>
      </w:r>
      <w:r w:rsidR="0033544D" w:rsidRPr="00742779">
        <w:rPr>
          <w:rStyle w:val="Emphasis"/>
        </w:rPr>
        <w:t>Airgas</w:t>
      </w:r>
      <w:r w:rsidR="0033544D" w:rsidRPr="00742779">
        <w:t xml:space="preserve"> blessed this combination under the pre-</w:t>
      </w:r>
      <w:r w:rsidR="0033544D" w:rsidRPr="00742779">
        <w:rPr>
          <w:rStyle w:val="Emphasis"/>
        </w:rPr>
        <w:t>Coster</w:t>
      </w:r>
      <w:r w:rsidR="0033544D" w:rsidRPr="00742779">
        <w:t xml:space="preserve"> framework. But </w:t>
      </w:r>
      <w:r w:rsidR="0033544D" w:rsidRPr="00742779">
        <w:rPr>
          <w:rStyle w:val="Emphasis"/>
        </w:rPr>
        <w:t>Coster</w:t>
      </w:r>
      <w:r w:rsidR="009F60D1" w:rsidRPr="00742779">
        <w:t>’</w:t>
      </w:r>
      <w:r w:rsidR="0033544D" w:rsidRPr="00742779">
        <w:t xml:space="preserve">s emphasis on franchise protection and its rejection of the </w:t>
      </w:r>
      <w:r w:rsidR="009F60D1" w:rsidRPr="00742779">
        <w:t>“</w:t>
      </w:r>
      <w:r w:rsidR="0033544D" w:rsidRPr="00742779">
        <w:t>board knows best</w:t>
      </w:r>
      <w:r w:rsidR="009F60D1" w:rsidRPr="00742779">
        <w:t>”</w:t>
      </w:r>
      <w:r w:rsidR="0033544D" w:rsidRPr="00742779">
        <w:t xml:space="preserve"> rationale suggest potential for evolution. Future cases will determine whether the unified framework produces different outcomes in the M&amp;A context.</w:t>
      </w:r>
    </w:p>
    <w:p w14:paraId="02C35566" w14:textId="77777777" w:rsidR="0033544D" w:rsidRPr="00742779" w:rsidRDefault="0033544D" w:rsidP="000E54B1">
      <w:pPr>
        <w:pStyle w:val="Heading3"/>
        <w:rPr>
          <w:rFonts w:eastAsia="Times New Roman"/>
        </w:rPr>
      </w:pPr>
      <w:r w:rsidRPr="00742779">
        <w:rPr>
          <w:rFonts w:eastAsia="Times New Roman"/>
        </w:rPr>
        <w:t>The Continuing Tension</w:t>
      </w:r>
    </w:p>
    <w:p w14:paraId="1AAFDE22" w14:textId="77777777" w:rsidR="0033544D" w:rsidRPr="00742779" w:rsidRDefault="00742779" w:rsidP="000E54B1">
      <w:del w:id="5969" w:author="Seth Oranburg" w:date="2026-03-07T09:50:00Z" w16du:dateUtc="2026-03-07T14:50:00Z">
        <w:r w:rsidRPr="00742779">
          <w:rPr>
            <w:rFonts w:ascii="ZWAdobeF" w:hAnsi="ZWAdobeF" w:cs="ZWAdobeF"/>
            <w:sz w:val="2"/>
            <w:szCs w:val="2"/>
          </w:rPr>
          <w:delText>2544B</w:delText>
        </w:r>
        <w:r w:rsidR="0033544D" w:rsidRPr="00742779">
          <w:delText>The</w:delText>
        </w:r>
      </w:del>
      <w:ins w:id="5970" w:author="Seth Oranburg" w:date="2026-03-07T09:50:00Z" w16du:dateUtc="2026-03-07T14:50:00Z">
        <w:r w:rsidR="0033544D" w:rsidRPr="00742779">
          <w:t>The</w:t>
        </w:r>
      </w:ins>
      <w:r w:rsidR="0033544D" w:rsidRPr="00742779">
        <w:t xml:space="preserve"> doctrinal evolution from </w:t>
      </w:r>
      <w:r w:rsidR="0033544D" w:rsidRPr="00742779">
        <w:rPr>
          <w:rStyle w:val="Emphasis"/>
        </w:rPr>
        <w:t>Unocal</w:t>
      </w:r>
      <w:r w:rsidR="0033544D" w:rsidRPr="00742779">
        <w:t xml:space="preserve"> through </w:t>
      </w:r>
      <w:r w:rsidR="0033544D" w:rsidRPr="00742779">
        <w:rPr>
          <w:rStyle w:val="Emphasis"/>
        </w:rPr>
        <w:t>Airgas</w:t>
      </w:r>
      <w:r w:rsidR="0033544D" w:rsidRPr="00742779">
        <w:t xml:space="preserve"> to </w:t>
      </w:r>
      <w:r w:rsidR="0033544D" w:rsidRPr="00742779">
        <w:rPr>
          <w:rStyle w:val="Emphasis"/>
        </w:rPr>
        <w:t>Coster</w:t>
      </w:r>
      <w:r w:rsidR="0033544D" w:rsidRPr="00742779">
        <w:t xml:space="preserve"> reflects a persistent tension that Delaware law has never fully resolved.</w:t>
      </w:r>
    </w:p>
    <w:p w14:paraId="67E97B0B" w14:textId="77777777" w:rsidR="0033544D" w:rsidRPr="00742779" w:rsidRDefault="00742779" w:rsidP="000E54B1">
      <w:del w:id="5971" w:author="Seth Oranburg" w:date="2026-03-07T09:50:00Z" w16du:dateUtc="2026-03-07T14:50:00Z">
        <w:r w:rsidRPr="00742779">
          <w:rPr>
            <w:rFonts w:ascii="ZWAdobeF" w:hAnsi="ZWAdobeF" w:cs="ZWAdobeF"/>
            <w:sz w:val="2"/>
            <w:szCs w:val="2"/>
          </w:rPr>
          <w:delText>2545B</w:delText>
        </w:r>
        <w:r w:rsidR="0033544D" w:rsidRPr="00742779">
          <w:delText>On</w:delText>
        </w:r>
      </w:del>
      <w:ins w:id="5972" w:author="Seth Oranburg" w:date="2026-03-07T09:50:00Z" w16du:dateUtc="2026-03-07T14:50:00Z">
        <w:r w:rsidR="0033544D" w:rsidRPr="00742779">
          <w:t>On</w:t>
        </w:r>
      </w:ins>
      <w:r w:rsidR="0033544D" w:rsidRPr="00742779">
        <w:t xml:space="preserve"> one hand, directors have legitimate expertise and information advantages. They understand the corporation</w:t>
      </w:r>
      <w:r w:rsidR="009F60D1" w:rsidRPr="00742779">
        <w:t>’</w:t>
      </w:r>
      <w:r w:rsidR="0033544D" w:rsidRPr="00742779">
        <w:t>s operations, strategy, and value better than dispersed shareholders who observe only public information. They have fiduciary duties requiring them to act in shareholders</w:t>
      </w:r>
      <w:r w:rsidR="009F60D1" w:rsidRPr="00742779">
        <w:t>’</w:t>
      </w:r>
      <w:r w:rsidR="0033544D" w:rsidRPr="00742779">
        <w:t xml:space="preserve"> best interests. Deferring to their judgment makes sense when that judgment is informed and unconflicted.</w:t>
      </w:r>
    </w:p>
    <w:p w14:paraId="03224ACA" w14:textId="77777777" w:rsidR="0033544D" w:rsidRPr="00742779" w:rsidRDefault="00742779" w:rsidP="000E54B1">
      <w:del w:id="5973" w:author="Seth Oranburg" w:date="2026-03-07T09:50:00Z" w16du:dateUtc="2026-03-07T14:50:00Z">
        <w:r w:rsidRPr="00742779">
          <w:rPr>
            <w:rFonts w:ascii="ZWAdobeF" w:hAnsi="ZWAdobeF" w:cs="ZWAdobeF"/>
            <w:sz w:val="2"/>
            <w:szCs w:val="2"/>
          </w:rPr>
          <w:delText>2546B</w:delText>
        </w:r>
        <w:r w:rsidR="0033544D" w:rsidRPr="00742779">
          <w:delText>On</w:delText>
        </w:r>
      </w:del>
      <w:ins w:id="5974" w:author="Seth Oranburg" w:date="2026-03-07T09:50:00Z" w16du:dateUtc="2026-03-07T14:50:00Z">
        <w:r w:rsidR="0033544D" w:rsidRPr="00742779">
          <w:t>On</w:t>
        </w:r>
      </w:ins>
      <w:r w:rsidR="0033544D" w:rsidRPr="00742779">
        <w:t xml:space="preserve"> the other hand, directors facing acquisitions have conflicts. Their positions are at stake. Their judgment about </w:t>
      </w:r>
      <w:r w:rsidR="009F60D1" w:rsidRPr="00742779">
        <w:t>“</w:t>
      </w:r>
      <w:r w:rsidR="0033544D" w:rsidRPr="00742779">
        <w:t>value</w:t>
      </w:r>
      <w:r w:rsidR="009F60D1" w:rsidRPr="00742779">
        <w:t>”</w:t>
      </w:r>
      <w:r w:rsidR="0033544D" w:rsidRPr="00742779">
        <w:t xml:space="preserve"> may be influenced by their interest in continued employment. And the concept of </w:t>
      </w:r>
      <w:r w:rsidR="009F60D1" w:rsidRPr="00742779">
        <w:t>“</w:t>
      </w:r>
      <w:r w:rsidR="0033544D" w:rsidRPr="00742779">
        <w:t>substantive coercion,</w:t>
      </w:r>
      <w:r w:rsidR="009F60D1" w:rsidRPr="00742779">
        <w:t>”</w:t>
      </w:r>
      <w:r w:rsidR="0033544D" w:rsidRPr="00742779">
        <w:t xml:space="preserve"> under which directors protect shareholders from their own preferences, sits uneasily with the premise that shareholders are the ultimate beneficiaries of the corporate enterprise.</w:t>
      </w:r>
    </w:p>
    <w:p w14:paraId="559BC92D" w14:textId="77777777" w:rsidR="0033544D" w:rsidRPr="00742779" w:rsidRDefault="00742779" w:rsidP="000E54B1">
      <w:del w:id="5975" w:author="Seth Oranburg" w:date="2026-03-07T09:50:00Z" w16du:dateUtc="2026-03-07T14:50:00Z">
        <w:r w:rsidRPr="00742779">
          <w:rPr>
            <w:rFonts w:ascii="ZWAdobeF" w:hAnsi="ZWAdobeF" w:cs="ZWAdobeF"/>
            <w:sz w:val="2"/>
            <w:szCs w:val="2"/>
          </w:rPr>
          <w:delText>2547B</w:delText>
        </w:r>
        <w:r w:rsidR="0033544D" w:rsidRPr="00742779">
          <w:delText>Delaware</w:delText>
        </w:r>
      </w:del>
      <w:ins w:id="5976" w:author="Seth Oranburg" w:date="2026-03-07T09:50:00Z" w16du:dateUtc="2026-03-07T14:50:00Z">
        <w:r w:rsidR="0033544D" w:rsidRPr="00742779">
          <w:t>Delaware</w:t>
        </w:r>
      </w:ins>
      <w:r w:rsidR="0033544D" w:rsidRPr="00742779">
        <w:t xml:space="preserve"> has navigated this tension by creating multiple doctrinal frameworks: enhanced scrutiny for defensive measures, </w:t>
      </w:r>
      <w:r w:rsidR="0033544D" w:rsidRPr="00742779">
        <w:rPr>
          <w:rStyle w:val="Emphasis"/>
        </w:rPr>
        <w:t>Revlon</w:t>
      </w:r>
      <w:r w:rsidR="0033544D" w:rsidRPr="00742779">
        <w:t xml:space="preserve"> duties in sale mode, </w:t>
      </w:r>
      <w:r w:rsidR="0033544D" w:rsidRPr="00742779">
        <w:rPr>
          <w:rStyle w:val="Emphasis"/>
        </w:rPr>
        <w:t>Corwin</w:t>
      </w:r>
      <w:r w:rsidR="0033544D" w:rsidRPr="00742779">
        <w:t xml:space="preserve"> cleansing for approved transactions, and now </w:t>
      </w:r>
      <w:r w:rsidR="0033544D" w:rsidRPr="00742779">
        <w:rPr>
          <w:rStyle w:val="Emphasis"/>
        </w:rPr>
        <w:t>Coster</w:t>
      </w:r>
      <w:r w:rsidR="009F60D1" w:rsidRPr="00742779">
        <w:t>’</w:t>
      </w:r>
      <w:r w:rsidR="0033544D" w:rsidRPr="00742779">
        <w:t>s integrated analysis. Each framework reflects a different balance between board authority and shareholder choice. None provides a definitive resolution.</w:t>
      </w:r>
    </w:p>
    <w:p w14:paraId="071C3F97" w14:textId="77777777" w:rsidR="0033544D" w:rsidRPr="00742779" w:rsidRDefault="0059744E" w:rsidP="000E54B1">
      <w:pPr>
        <w:rPr>
          <w:del w:id="5977" w:author="Seth Oranburg" w:date="2026-03-07T09:50:00Z" w16du:dateUtc="2026-03-07T14:50:00Z"/>
          <w:rFonts w:eastAsia="Times New Roman"/>
        </w:rPr>
      </w:pPr>
      <w:del w:id="5978" w:author="Seth Oranburg" w:date="2026-03-07T09:50:00Z" w16du:dateUtc="2026-03-07T14:50:00Z">
        <w:r>
          <w:rPr>
            <w:rFonts w:eastAsia="Times New Roman"/>
            <w:noProof/>
          </w:rPr>
          <w:pict w14:anchorId="4DD0DDF7">
            <v:rect id="_x0000_i1028" alt="P3065#yIS1" style="width:239.6pt;height:.05pt;mso-width-percent:0;mso-height-percent:0;mso-width-percent:0;mso-height-percent:0" o:hrpct="512" o:hralign="center" o:hrstd="t" o:hr="t" fillcolor="#a0a0a0" stroked="f"/>
          </w:pict>
        </w:r>
      </w:del>
    </w:p>
    <w:p w14:paraId="54819A1E" w14:textId="77777777" w:rsidR="0033544D" w:rsidRPr="00742779" w:rsidRDefault="0059744E" w:rsidP="000E54B1">
      <w:pPr>
        <w:rPr>
          <w:ins w:id="5979" w:author="Seth Oranburg" w:date="2026-03-07T09:50:00Z" w16du:dateUtc="2026-03-07T14:50:00Z"/>
          <w:rFonts w:eastAsia="Times New Roman"/>
        </w:rPr>
      </w:pPr>
      <w:ins w:id="5980" w:author="Seth Oranburg" w:date="2026-03-07T09:50:00Z" w16du:dateUtc="2026-03-07T14:50:00Z">
        <w:r>
          <w:rPr>
            <w:rFonts w:eastAsia="Times New Roman"/>
            <w:noProof/>
          </w:rPr>
          <w:pict w14:anchorId="4D0356E3">
            <v:rect id="_x0000_i1027" alt="P3065#yIS1" style="width:239.6pt;height:.05pt;mso-width-percent:0;mso-height-percent:0;mso-width-percent:0;mso-height-percent:0" o:hrpct="512" o:hralign="center" o:hrstd="t" o:hr="t" fillcolor="#a0a0a0" stroked="f"/>
          </w:pict>
        </w:r>
      </w:ins>
    </w:p>
    <w:p w14:paraId="0B02486B" w14:textId="77777777" w:rsidR="0033544D" w:rsidRPr="00742779" w:rsidRDefault="0033544D" w:rsidP="000E54B1">
      <w:pPr>
        <w:pStyle w:val="Heading2"/>
        <w:rPr>
          <w:rFonts w:eastAsia="Times New Roman"/>
        </w:rPr>
      </w:pPr>
      <w:r w:rsidRPr="00742779">
        <w:rPr>
          <w:rFonts w:eastAsia="Times New Roman"/>
        </w:rPr>
        <w:t>Deal Structures and Strategic Choices</w:t>
      </w:r>
    </w:p>
    <w:p w14:paraId="71A0EA57" w14:textId="77777777" w:rsidR="0033544D" w:rsidRPr="00742779" w:rsidRDefault="00742779" w:rsidP="000E54B1">
      <w:del w:id="5981" w:author="Seth Oranburg" w:date="2026-03-07T09:50:00Z" w16du:dateUtc="2026-03-07T14:50:00Z">
        <w:r w:rsidRPr="00742779">
          <w:rPr>
            <w:rFonts w:ascii="ZWAdobeF" w:hAnsi="ZWAdobeF" w:cs="ZWAdobeF"/>
            <w:sz w:val="2"/>
            <w:szCs w:val="2"/>
          </w:rPr>
          <w:delText>2548B</w:delText>
        </w:r>
        <w:r w:rsidR="0033544D" w:rsidRPr="00742779">
          <w:delText>Understanding</w:delText>
        </w:r>
      </w:del>
      <w:ins w:id="5982" w:author="Seth Oranburg" w:date="2026-03-07T09:50:00Z" w16du:dateUtc="2026-03-07T14:50:00Z">
        <w:r w:rsidR="0033544D" w:rsidRPr="00742779">
          <w:t>Understanding</w:t>
        </w:r>
      </w:ins>
      <w:r w:rsidR="0033544D" w:rsidRPr="00742779">
        <w:t xml:space="preserve"> the doctrinal framework requires appreciation of how transactions are structured in practice. Deal structure determines which doctrines apply, what approvals are required, and how quickly a transaction can close.</w:t>
      </w:r>
    </w:p>
    <w:p w14:paraId="454AF1A8" w14:textId="77777777" w:rsidR="0033544D" w:rsidRPr="00742779" w:rsidRDefault="0033544D" w:rsidP="000E54B1">
      <w:pPr>
        <w:pStyle w:val="Heading3"/>
        <w:rPr>
          <w:rFonts w:eastAsia="Times New Roman"/>
        </w:rPr>
      </w:pPr>
      <w:r w:rsidRPr="00742779">
        <w:rPr>
          <w:rFonts w:eastAsia="Times New Roman"/>
        </w:rPr>
        <w:lastRenderedPageBreak/>
        <w:t>One-Step Versus Two-Step Transactions</w:t>
      </w:r>
    </w:p>
    <w:p w14:paraId="6725A301" w14:textId="77777777" w:rsidR="0033544D" w:rsidRPr="00742779" w:rsidRDefault="00742779" w:rsidP="000E54B1">
      <w:del w:id="5983" w:author="Seth Oranburg" w:date="2026-03-07T09:50:00Z" w16du:dateUtc="2026-03-07T14:50:00Z">
        <w:r w:rsidRPr="00742779">
          <w:rPr>
            <w:rFonts w:ascii="ZWAdobeF" w:hAnsi="ZWAdobeF" w:cs="ZWAdobeF"/>
            <w:sz w:val="2"/>
            <w:szCs w:val="2"/>
          </w:rPr>
          <w:delText>2549B</w:delText>
        </w:r>
        <w:r w:rsidR="0033544D" w:rsidRPr="00742779">
          <w:delText>A</w:delText>
        </w:r>
      </w:del>
      <w:ins w:id="5984" w:author="Seth Oranburg" w:date="2026-03-07T09:50:00Z" w16du:dateUtc="2026-03-07T14:50:00Z">
        <w:r w:rsidR="0033544D" w:rsidRPr="00742779">
          <w:t>A</w:t>
        </w:r>
      </w:ins>
      <w:r w:rsidR="0033544D" w:rsidRPr="00742779">
        <w:t xml:space="preserve"> one-step merger proceeds under Section 251. The target board negotiates and approves a merger agreement. The agreement is submitted to target shareholders for approval. If a majority of outstanding shares approve, the merger becomes effective. Target shares are converted into the merger consideration (cash, stock, or a combination).</w:t>
      </w:r>
    </w:p>
    <w:p w14:paraId="29EB4990" w14:textId="77777777" w:rsidR="0033544D" w:rsidRPr="00742779" w:rsidRDefault="00742779" w:rsidP="000E54B1">
      <w:del w:id="5985" w:author="Seth Oranburg" w:date="2026-03-07T09:50:00Z" w16du:dateUtc="2026-03-07T14:50:00Z">
        <w:r w:rsidRPr="00742779">
          <w:rPr>
            <w:rFonts w:ascii="ZWAdobeF" w:hAnsi="ZWAdobeF" w:cs="ZWAdobeF"/>
            <w:sz w:val="2"/>
            <w:szCs w:val="2"/>
          </w:rPr>
          <w:delText>2550B</w:delText>
        </w:r>
        <w:r w:rsidR="0033544D" w:rsidRPr="00742779">
          <w:delText>A</w:delText>
        </w:r>
      </w:del>
      <w:ins w:id="5986" w:author="Seth Oranburg" w:date="2026-03-07T09:50:00Z" w16du:dateUtc="2026-03-07T14:50:00Z">
        <w:r w:rsidR="0033544D" w:rsidRPr="00742779">
          <w:t>A</w:t>
        </w:r>
      </w:ins>
      <w:r w:rsidR="0033544D" w:rsidRPr="00742779">
        <w:t xml:space="preserve"> two-step transaction combines a tender offer with a back-end merger. The acquirer makes a tender offer directly to target shareholders. Shareholders who wish to sell tender their shares and receive the offer price. If the tender offer succeeds and the acquirer obtains sufficient shares, a back-end merger follows, cashing out remaining shareholders at the same price.</w:t>
      </w:r>
    </w:p>
    <w:p w14:paraId="4271D7E1" w14:textId="77777777" w:rsidR="0033544D" w:rsidRPr="00742779" w:rsidRDefault="00742779" w:rsidP="000E54B1">
      <w:del w:id="5987" w:author="Seth Oranburg" w:date="2026-03-07T09:50:00Z" w16du:dateUtc="2026-03-07T14:50:00Z">
        <w:r w:rsidRPr="00742779">
          <w:rPr>
            <w:rFonts w:ascii="ZWAdobeF" w:hAnsi="ZWAdobeF" w:cs="ZWAdobeF"/>
            <w:sz w:val="2"/>
            <w:szCs w:val="2"/>
          </w:rPr>
          <w:delText>2551B</w:delText>
        </w:r>
        <w:r w:rsidR="0033544D" w:rsidRPr="00742779">
          <w:delText>Section</w:delText>
        </w:r>
      </w:del>
      <w:ins w:id="5988" w:author="Seth Oranburg" w:date="2026-03-07T09:50:00Z" w16du:dateUtc="2026-03-07T14:50:00Z">
        <w:r w:rsidR="0033544D" w:rsidRPr="00742779">
          <w:t>Section</w:t>
        </w:r>
      </w:ins>
      <w:r w:rsidR="0033544D" w:rsidRPr="00742779">
        <w:t xml:space="preserve"> 251(h), added in 2013, facilitates two-step transactions. If an acquirer obtains a majority of outstanding shares through a tender offer, it can complete a back-end merger without a separate shareholder vote. The tender itself serves as the approval mechanism.</w:t>
      </w:r>
    </w:p>
    <w:p w14:paraId="24739FEB" w14:textId="77777777" w:rsidR="0033544D" w:rsidRPr="00742779" w:rsidRDefault="00742779" w:rsidP="000E54B1">
      <w:del w:id="5989" w:author="Seth Oranburg" w:date="2026-03-07T09:50:00Z" w16du:dateUtc="2026-03-07T14:50:00Z">
        <w:r w:rsidRPr="00742779">
          <w:rPr>
            <w:rFonts w:ascii="ZWAdobeF" w:hAnsi="ZWAdobeF" w:cs="ZWAdobeF"/>
            <w:sz w:val="2"/>
            <w:szCs w:val="2"/>
          </w:rPr>
          <w:delText>2552B</w:delText>
        </w:r>
        <w:r w:rsidR="0033544D" w:rsidRPr="00742779">
          <w:delText>Two</w:delText>
        </w:r>
      </w:del>
      <w:ins w:id="5990" w:author="Seth Oranburg" w:date="2026-03-07T09:50:00Z" w16du:dateUtc="2026-03-07T14:50:00Z">
        <w:r w:rsidR="0033544D" w:rsidRPr="00742779">
          <w:t>Two</w:t>
        </w:r>
      </w:ins>
      <w:r w:rsidR="0033544D" w:rsidRPr="00742779">
        <w:t>-step transactions can close faster than one-step mergers. A tender offer can be completed in as few as twenty business days, while a merger requiring a proxy statement and shareholder meeting typically takes two to three months. Speed matters in hostile situations where the target board might take defensive action.</w:t>
      </w:r>
    </w:p>
    <w:p w14:paraId="02CAB14C" w14:textId="77777777" w:rsidR="0033544D" w:rsidRPr="00742779" w:rsidRDefault="0033544D" w:rsidP="000E54B1">
      <w:pPr>
        <w:pStyle w:val="Heading3"/>
        <w:rPr>
          <w:rFonts w:eastAsia="Times New Roman"/>
        </w:rPr>
      </w:pPr>
      <w:r w:rsidRPr="00742779">
        <w:rPr>
          <w:rFonts w:eastAsia="Times New Roman"/>
        </w:rPr>
        <w:t>Stock Versus Cash Consideration</w:t>
      </w:r>
    </w:p>
    <w:p w14:paraId="3500698E" w14:textId="77777777" w:rsidR="0033544D" w:rsidRPr="00742779" w:rsidRDefault="00742779" w:rsidP="000E54B1">
      <w:del w:id="5991" w:author="Seth Oranburg" w:date="2026-03-07T09:50:00Z" w16du:dateUtc="2026-03-07T14:50:00Z">
        <w:r w:rsidRPr="00742779">
          <w:rPr>
            <w:rFonts w:ascii="ZWAdobeF" w:hAnsi="ZWAdobeF" w:cs="ZWAdobeF"/>
            <w:sz w:val="2"/>
            <w:szCs w:val="2"/>
          </w:rPr>
          <w:delText>2553B</w:delText>
        </w:r>
        <w:r w:rsidR="0033544D" w:rsidRPr="00742779">
          <w:delText>The</w:delText>
        </w:r>
      </w:del>
      <w:ins w:id="5992" w:author="Seth Oranburg" w:date="2026-03-07T09:50:00Z" w16du:dateUtc="2026-03-07T14:50:00Z">
        <w:r w:rsidR="0033544D" w:rsidRPr="00742779">
          <w:t>The</w:t>
        </w:r>
      </w:ins>
      <w:r w:rsidR="0033544D" w:rsidRPr="00742779">
        <w:t xml:space="preserve"> form of consideration affects both doctrine and economics.</w:t>
      </w:r>
    </w:p>
    <w:p w14:paraId="6BDE4839" w14:textId="77777777" w:rsidR="0033544D" w:rsidRPr="00742779" w:rsidRDefault="00742779" w:rsidP="000E54B1">
      <w:del w:id="5993" w:author="Seth Oranburg" w:date="2026-03-07T09:50:00Z" w16du:dateUtc="2026-03-07T14:50:00Z">
        <w:r w:rsidRPr="00742779">
          <w:rPr>
            <w:rFonts w:ascii="ZWAdobeF" w:hAnsi="ZWAdobeF" w:cs="ZWAdobeF"/>
            <w:sz w:val="2"/>
            <w:szCs w:val="2"/>
          </w:rPr>
          <w:delText>2554B</w:delText>
        </w:r>
        <w:r w:rsidR="0033544D" w:rsidRPr="00742779">
          <w:delText>Cash</w:delText>
        </w:r>
      </w:del>
      <w:ins w:id="5994" w:author="Seth Oranburg" w:date="2026-03-07T09:50:00Z" w16du:dateUtc="2026-03-07T14:50:00Z">
        <w:r w:rsidR="0033544D" w:rsidRPr="00742779">
          <w:t>Cash</w:t>
        </w:r>
      </w:ins>
      <w:r w:rsidR="0033544D" w:rsidRPr="00742779">
        <w:t xml:space="preserve"> consideration triggers </w:t>
      </w:r>
      <w:r w:rsidR="0033544D" w:rsidRPr="00742779">
        <w:rPr>
          <w:rStyle w:val="Emphasis"/>
        </w:rPr>
        <w:t>Revlon</w:t>
      </w:r>
      <w:r w:rsidR="0033544D" w:rsidRPr="00742779">
        <w:t>. Shareholders are cashing out their investment entirely. The board must seek the highest price reasonably available because shareholders have no continuing interest in the combined entity.</w:t>
      </w:r>
    </w:p>
    <w:p w14:paraId="4985A92B" w14:textId="77777777" w:rsidR="0033544D" w:rsidRPr="00742779" w:rsidRDefault="00742779" w:rsidP="000E54B1">
      <w:del w:id="5995" w:author="Seth Oranburg" w:date="2026-03-07T09:50:00Z" w16du:dateUtc="2026-03-07T14:50:00Z">
        <w:r w:rsidRPr="00742779">
          <w:rPr>
            <w:rFonts w:ascii="ZWAdobeF" w:hAnsi="ZWAdobeF" w:cs="ZWAdobeF"/>
            <w:sz w:val="2"/>
            <w:szCs w:val="2"/>
          </w:rPr>
          <w:delText>2555B</w:delText>
        </w:r>
        <w:r w:rsidR="0033544D" w:rsidRPr="00742779">
          <w:delText>Stock</w:delText>
        </w:r>
      </w:del>
      <w:ins w:id="5996" w:author="Seth Oranburg" w:date="2026-03-07T09:50:00Z" w16du:dateUtc="2026-03-07T14:50:00Z">
        <w:r w:rsidR="0033544D" w:rsidRPr="00742779">
          <w:t>Stock</w:t>
        </w:r>
      </w:ins>
      <w:r w:rsidR="0033544D" w:rsidRPr="00742779">
        <w:t xml:space="preserve"> consideration may avoid </w:t>
      </w:r>
      <w:r w:rsidR="0033544D" w:rsidRPr="00742779">
        <w:rPr>
          <w:rStyle w:val="Emphasis"/>
        </w:rPr>
        <w:t>Revlon</w:t>
      </w:r>
      <w:r w:rsidR="0033544D" w:rsidRPr="00742779">
        <w:t xml:space="preserve">, depending on ownership structure. If target shareholders receive stock in a widely held combined company, there is no change of control and </w:t>
      </w:r>
      <w:r w:rsidR="0033544D" w:rsidRPr="00742779">
        <w:rPr>
          <w:rStyle w:val="Emphasis"/>
        </w:rPr>
        <w:t>Revlon</w:t>
      </w:r>
      <w:r w:rsidR="0033544D" w:rsidRPr="00742779">
        <w:t xml:space="preserve"> does not apply. If they receive stock in a controlled company, </w:t>
      </w:r>
      <w:r w:rsidR="0033544D" w:rsidRPr="00742779">
        <w:rPr>
          <w:rStyle w:val="Emphasis"/>
        </w:rPr>
        <w:t>Paramount v. QVC</w:t>
      </w:r>
      <w:r w:rsidR="0033544D" w:rsidRPr="00742779">
        <w:t xml:space="preserve"> principles apply.</w:t>
      </w:r>
    </w:p>
    <w:p w14:paraId="27B7B735" w14:textId="77777777" w:rsidR="0033544D" w:rsidRPr="00742779" w:rsidRDefault="00742779" w:rsidP="000E54B1">
      <w:del w:id="5997" w:author="Seth Oranburg" w:date="2026-03-07T09:50:00Z" w16du:dateUtc="2026-03-07T14:50:00Z">
        <w:r w:rsidRPr="00742779">
          <w:rPr>
            <w:rFonts w:ascii="ZWAdobeF" w:hAnsi="ZWAdobeF" w:cs="ZWAdobeF"/>
            <w:sz w:val="2"/>
            <w:szCs w:val="2"/>
          </w:rPr>
          <w:delText>2556B</w:delText>
        </w:r>
        <w:r w:rsidR="0033544D" w:rsidRPr="00742779">
          <w:delText>Tax</w:delText>
        </w:r>
      </w:del>
      <w:ins w:id="5998" w:author="Seth Oranburg" w:date="2026-03-07T09:50:00Z" w16du:dateUtc="2026-03-07T14:50:00Z">
        <w:r w:rsidR="0033544D" w:rsidRPr="00742779">
          <w:t>Tax</w:t>
        </w:r>
      </w:ins>
      <w:r w:rsidR="0033544D" w:rsidRPr="00742779">
        <w:t xml:space="preserve"> treatment differs substantially. Cash consideration is immediately taxable to target shareholders. Stock consideration in a properly structured reorganization may be tax-deferred, with shareholders recognizing gain only when they subsequently sell.</w:t>
      </w:r>
    </w:p>
    <w:p w14:paraId="4DFC24E6" w14:textId="77777777" w:rsidR="0033544D" w:rsidRPr="00742779" w:rsidRDefault="00742779" w:rsidP="000E54B1">
      <w:del w:id="5999" w:author="Seth Oranburg" w:date="2026-03-07T09:50:00Z" w16du:dateUtc="2026-03-07T14:50:00Z">
        <w:r w:rsidRPr="00742779">
          <w:rPr>
            <w:rFonts w:ascii="ZWAdobeF" w:hAnsi="ZWAdobeF" w:cs="ZWAdobeF"/>
            <w:sz w:val="2"/>
            <w:szCs w:val="2"/>
          </w:rPr>
          <w:delText>2557B</w:delText>
        </w:r>
        <w:r w:rsidR="0033544D" w:rsidRPr="00742779">
          <w:delText>Risk</w:delText>
        </w:r>
      </w:del>
      <w:ins w:id="6000" w:author="Seth Oranburg" w:date="2026-03-07T09:50:00Z" w16du:dateUtc="2026-03-07T14:50:00Z">
        <w:r w:rsidR="0033544D" w:rsidRPr="00742779">
          <w:t>Risk</w:t>
        </w:r>
      </w:ins>
      <w:r w:rsidR="0033544D" w:rsidRPr="00742779">
        <w:t xml:space="preserve"> allocation also differs. In a cash deal, target shareholders bear no risk from post-closing performance of the acquirer. In a stock deal, they become shareholders of the combined entity and share in both its upside and downside.</w:t>
      </w:r>
    </w:p>
    <w:p w14:paraId="5D2071AE" w14:textId="77777777" w:rsidR="0033544D" w:rsidRPr="00742779" w:rsidRDefault="0033544D" w:rsidP="000E54B1">
      <w:pPr>
        <w:pStyle w:val="Heading3"/>
        <w:rPr>
          <w:rFonts w:eastAsia="Times New Roman"/>
        </w:rPr>
      </w:pPr>
      <w:r w:rsidRPr="00742779">
        <w:rPr>
          <w:rFonts w:eastAsia="Times New Roman"/>
        </w:rPr>
        <w:lastRenderedPageBreak/>
        <w:t>Friendly Versus Hostile Approaches</w:t>
      </w:r>
    </w:p>
    <w:p w14:paraId="40B61027" w14:textId="77777777" w:rsidR="0033544D" w:rsidRPr="00742779" w:rsidRDefault="00742779" w:rsidP="000E54B1">
      <w:del w:id="6001" w:author="Seth Oranburg" w:date="2026-03-07T09:50:00Z" w16du:dateUtc="2026-03-07T14:50:00Z">
        <w:r w:rsidRPr="00742779">
          <w:rPr>
            <w:rFonts w:ascii="ZWAdobeF" w:hAnsi="ZWAdobeF" w:cs="ZWAdobeF"/>
            <w:sz w:val="2"/>
            <w:szCs w:val="2"/>
          </w:rPr>
          <w:delText>2558B</w:delText>
        </w:r>
        <w:r w:rsidR="0033544D" w:rsidRPr="00742779">
          <w:delText>A</w:delText>
        </w:r>
      </w:del>
      <w:ins w:id="6002" w:author="Seth Oranburg" w:date="2026-03-07T09:50:00Z" w16du:dateUtc="2026-03-07T14:50:00Z">
        <w:r w:rsidR="0033544D" w:rsidRPr="00742779">
          <w:t>A</w:t>
        </w:r>
      </w:ins>
      <w:r w:rsidR="0033544D" w:rsidRPr="00742779">
        <w:t xml:space="preserve"> friendly acquisition proceeds with target board cooperation. The acquirer and target negotiate terms. The target board approves and recommends the transaction to shareholders. Deal protections provide the acquirer with some assurance that the transaction will close.</w:t>
      </w:r>
    </w:p>
    <w:p w14:paraId="2396903F" w14:textId="77777777" w:rsidR="0033544D" w:rsidRPr="00742779" w:rsidRDefault="00742779" w:rsidP="000E54B1">
      <w:del w:id="6003" w:author="Seth Oranburg" w:date="2026-03-07T09:50:00Z" w16du:dateUtc="2026-03-07T14:50:00Z">
        <w:r w:rsidRPr="00742779">
          <w:rPr>
            <w:rFonts w:ascii="ZWAdobeF" w:hAnsi="ZWAdobeF" w:cs="ZWAdobeF"/>
            <w:sz w:val="2"/>
            <w:szCs w:val="2"/>
          </w:rPr>
          <w:delText>2559B</w:delText>
        </w:r>
        <w:r w:rsidR="0033544D" w:rsidRPr="00742779">
          <w:delText>A</w:delText>
        </w:r>
      </w:del>
      <w:ins w:id="6004" w:author="Seth Oranburg" w:date="2026-03-07T09:50:00Z" w16du:dateUtc="2026-03-07T14:50:00Z">
        <w:r w:rsidR="0033544D" w:rsidRPr="00742779">
          <w:t>A</w:t>
        </w:r>
      </w:ins>
      <w:r w:rsidR="0033544D" w:rsidRPr="00742779">
        <w:t xml:space="preserve"> hostile acquisition proceeds over target board objection. The acquirer makes an offer directly to shareholders, typically through a tender offer, without board approval. The target board may adopt defensive measures. The acquirer may launch a proxy contest seeking to replace the board with directors who will redeem defenses.</w:t>
      </w:r>
    </w:p>
    <w:p w14:paraId="62287FD3" w14:textId="77777777" w:rsidR="0033544D" w:rsidRPr="00742779" w:rsidRDefault="00742779" w:rsidP="000E54B1">
      <w:del w:id="6005" w:author="Seth Oranburg" w:date="2026-03-07T09:50:00Z" w16du:dateUtc="2026-03-07T14:50:00Z">
        <w:r w:rsidRPr="00742779">
          <w:rPr>
            <w:rFonts w:ascii="ZWAdobeF" w:hAnsi="ZWAdobeF" w:cs="ZWAdobeF"/>
            <w:sz w:val="2"/>
            <w:szCs w:val="2"/>
          </w:rPr>
          <w:delText>2560B</w:delText>
        </w:r>
        <w:r w:rsidR="0033544D" w:rsidRPr="00742779">
          <w:delText>The</w:delText>
        </w:r>
      </w:del>
      <w:ins w:id="6006" w:author="Seth Oranburg" w:date="2026-03-07T09:50:00Z" w16du:dateUtc="2026-03-07T14:50:00Z">
        <w:r w:rsidR="0033544D" w:rsidRPr="00742779">
          <w:t>The</w:t>
        </w:r>
      </w:ins>
      <w:r w:rsidR="0033544D" w:rsidRPr="00742779">
        <w:t xml:space="preserve"> doctrinal framework applies differently in these contexts. In a friendly deal, </w:t>
      </w:r>
      <w:r w:rsidR="0033544D" w:rsidRPr="00742779">
        <w:rPr>
          <w:rStyle w:val="Emphasis"/>
        </w:rPr>
        <w:t>Revlon</w:t>
      </w:r>
      <w:r w:rsidR="0033544D" w:rsidRPr="00742779">
        <w:t xml:space="preserve"> or enhanced scrutiny applies to the target board</w:t>
      </w:r>
      <w:r w:rsidR="009F60D1" w:rsidRPr="00742779">
        <w:t>’</w:t>
      </w:r>
      <w:r w:rsidR="0033544D" w:rsidRPr="00742779">
        <w:t xml:space="preserve">s decision to approve particular terms. In a hostile situation, </w:t>
      </w:r>
      <w:r w:rsidR="0033544D" w:rsidRPr="00742779">
        <w:rPr>
          <w:rStyle w:val="Emphasis"/>
        </w:rPr>
        <w:t>Unocal</w:t>
      </w:r>
      <w:r w:rsidR="0033544D" w:rsidRPr="00742779">
        <w:t xml:space="preserve"> applies to the target board</w:t>
      </w:r>
      <w:r w:rsidR="009F60D1" w:rsidRPr="00742779">
        <w:t>’</w:t>
      </w:r>
      <w:r w:rsidR="0033544D" w:rsidRPr="00742779">
        <w:t>s defensive measures. The acquirer</w:t>
      </w:r>
      <w:r w:rsidR="009F60D1" w:rsidRPr="00742779">
        <w:t>’</w:t>
      </w:r>
      <w:r w:rsidR="0033544D" w:rsidRPr="00742779">
        <w:t>s fiduciary duties to its own shareholders are also implicated.</w:t>
      </w:r>
    </w:p>
    <w:p w14:paraId="46BCB1AC" w14:textId="77777777" w:rsidR="0033544D" w:rsidRPr="00742779" w:rsidRDefault="00742779" w:rsidP="000E54B1">
      <w:del w:id="6007" w:author="Seth Oranburg" w:date="2026-03-07T09:50:00Z" w16du:dateUtc="2026-03-07T14:50:00Z">
        <w:r w:rsidRPr="00742779">
          <w:rPr>
            <w:rFonts w:ascii="ZWAdobeF" w:hAnsi="ZWAdobeF" w:cs="ZWAdobeF"/>
            <w:sz w:val="2"/>
            <w:szCs w:val="2"/>
          </w:rPr>
          <w:delText>2561B</w:delText>
        </w:r>
        <w:r w:rsidR="0033544D" w:rsidRPr="00742779">
          <w:delText>Most</w:delText>
        </w:r>
      </w:del>
      <w:ins w:id="6008" w:author="Seth Oranburg" w:date="2026-03-07T09:50:00Z" w16du:dateUtc="2026-03-07T14:50:00Z">
        <w:r w:rsidR="0033544D" w:rsidRPr="00742779">
          <w:t>Most</w:t>
        </w:r>
      </w:ins>
      <w:r w:rsidR="0033544D" w:rsidRPr="00742779">
        <w:t xml:space="preserve"> transactions are friendly. The hostile acquisition is the exception, not the norm. But the existence of hostile bids disciplines friendly negotiations. A target board that rejects an attractive offer risks a hostile bid that bypasses the board and appeals directly to shareholders.</w:t>
      </w:r>
    </w:p>
    <w:p w14:paraId="4FF8DC2A" w14:textId="77777777" w:rsidR="0033544D" w:rsidRPr="00742779" w:rsidRDefault="0033544D" w:rsidP="000E54B1">
      <w:pPr>
        <w:pStyle w:val="Heading3"/>
        <w:rPr>
          <w:rFonts w:eastAsia="Times New Roman"/>
        </w:rPr>
      </w:pPr>
      <w:r w:rsidRPr="00742779">
        <w:rPr>
          <w:rFonts w:eastAsia="Times New Roman"/>
        </w:rPr>
        <w:t>The Contemporary Landscape</w:t>
      </w:r>
    </w:p>
    <w:p w14:paraId="19231871" w14:textId="77777777" w:rsidR="0033544D" w:rsidRPr="00742779" w:rsidRDefault="00742779" w:rsidP="000E54B1">
      <w:del w:id="6009" w:author="Seth Oranburg" w:date="2026-03-07T09:50:00Z" w16du:dateUtc="2026-03-07T14:50:00Z">
        <w:r w:rsidRPr="00742779">
          <w:rPr>
            <w:rFonts w:ascii="ZWAdobeF" w:hAnsi="ZWAdobeF" w:cs="ZWAdobeF"/>
            <w:sz w:val="2"/>
            <w:szCs w:val="2"/>
          </w:rPr>
          <w:delText>2562B</w:delText>
        </w:r>
        <w:r w:rsidR="0033544D" w:rsidRPr="00742779">
          <w:delText>The</w:delText>
        </w:r>
      </w:del>
      <w:ins w:id="6010" w:author="Seth Oranburg" w:date="2026-03-07T09:50:00Z" w16du:dateUtc="2026-03-07T14:50:00Z">
        <w:r w:rsidR="0033544D" w:rsidRPr="00742779">
          <w:t>The</w:t>
        </w:r>
      </w:ins>
      <w:r w:rsidR="0033544D" w:rsidRPr="00742779">
        <w:t xml:space="preserve"> combination of Delaware doctrine and market practice has substantially constrained the market for corporate control.</w:t>
      </w:r>
    </w:p>
    <w:p w14:paraId="726D7114" w14:textId="77777777" w:rsidR="0033544D" w:rsidRPr="00742779" w:rsidRDefault="00742779" w:rsidP="000E54B1">
      <w:del w:id="6011" w:author="Seth Oranburg" w:date="2026-03-07T09:50:00Z" w16du:dateUtc="2026-03-07T14:50:00Z">
        <w:r w:rsidRPr="00742779">
          <w:rPr>
            <w:rFonts w:ascii="ZWAdobeF" w:hAnsi="ZWAdobeF" w:cs="ZWAdobeF"/>
            <w:sz w:val="2"/>
            <w:szCs w:val="2"/>
          </w:rPr>
          <w:delText>2563B</w:delText>
        </w:r>
        <w:r w:rsidR="0033544D" w:rsidRPr="00742779">
          <w:delText>Poison</w:delText>
        </w:r>
      </w:del>
      <w:ins w:id="6012" w:author="Seth Oranburg" w:date="2026-03-07T09:50:00Z" w16du:dateUtc="2026-03-07T14:50:00Z">
        <w:r w:rsidR="0033544D" w:rsidRPr="00742779">
          <w:t>Poison</w:t>
        </w:r>
      </w:ins>
      <w:r w:rsidR="0033544D" w:rsidRPr="00742779">
        <w:t xml:space="preserve"> pills are ubiquitous. Nearly all public companies either have pills in place or can adopt them on short notice. The pill makes hostile tender offers economically irrational unless the board redeems.</w:t>
      </w:r>
    </w:p>
    <w:p w14:paraId="6B97F7C9" w14:textId="77777777" w:rsidR="0033544D" w:rsidRPr="00742779" w:rsidRDefault="00742779" w:rsidP="000E54B1">
      <w:del w:id="6013" w:author="Seth Oranburg" w:date="2026-03-07T09:50:00Z" w16du:dateUtc="2026-03-07T14:50:00Z">
        <w:r w:rsidRPr="00742779">
          <w:rPr>
            <w:rFonts w:ascii="ZWAdobeF" w:hAnsi="ZWAdobeF" w:cs="ZWAdobeF"/>
            <w:sz w:val="2"/>
            <w:szCs w:val="2"/>
          </w:rPr>
          <w:delText>2564B</w:delText>
        </w:r>
        <w:r w:rsidR="0033544D" w:rsidRPr="00742779">
          <w:delText>Staggered</w:delText>
        </w:r>
      </w:del>
      <w:ins w:id="6014" w:author="Seth Oranburg" w:date="2026-03-07T09:50:00Z" w16du:dateUtc="2026-03-07T14:50:00Z">
        <w:r w:rsidR="0033544D" w:rsidRPr="00742779">
          <w:t>Staggered</w:t>
        </w:r>
      </w:ins>
      <w:r w:rsidR="0033544D" w:rsidRPr="00742779">
        <w:t xml:space="preserve"> boards have declined but remain significant. Shareholder activism and proxy advisory firm pressure have led many companies to declassify their boards, moving to annual elections of all directors. But some companies retain staggered boards, and those companies are highly resistant to hostile acquisition.</w:t>
      </w:r>
    </w:p>
    <w:p w14:paraId="4009CD09" w14:textId="77777777" w:rsidR="0033544D" w:rsidRPr="00742779" w:rsidRDefault="00742779" w:rsidP="000E54B1">
      <w:del w:id="6015" w:author="Seth Oranburg" w:date="2026-03-07T09:50:00Z" w16du:dateUtc="2026-03-07T14:50:00Z">
        <w:r w:rsidRPr="00742779">
          <w:rPr>
            <w:rFonts w:ascii="ZWAdobeF" w:hAnsi="ZWAdobeF" w:cs="ZWAdobeF"/>
            <w:sz w:val="2"/>
            <w:szCs w:val="2"/>
          </w:rPr>
          <w:delText>2565B</w:delText>
        </w:r>
        <w:r w:rsidR="0033544D" w:rsidRPr="00742779">
          <w:delText>Proxy</w:delText>
        </w:r>
      </w:del>
      <w:ins w:id="6016" w:author="Seth Oranburg" w:date="2026-03-07T09:50:00Z" w16du:dateUtc="2026-03-07T14:50:00Z">
        <w:r w:rsidR="0033544D" w:rsidRPr="00742779">
          <w:t>Proxy</w:t>
        </w:r>
      </w:ins>
      <w:r w:rsidR="0033544D" w:rsidRPr="00742779">
        <w:t xml:space="preserve"> contests are expensive and uncertain. Replacing even one-third of a board requires a significant campaign. Replacing a majority requires winning multiple elections in the case of staggered boards.</w:t>
      </w:r>
    </w:p>
    <w:p w14:paraId="530BA537" w14:textId="77777777" w:rsidR="0033544D" w:rsidRPr="00742779" w:rsidRDefault="00742779" w:rsidP="000E54B1">
      <w:del w:id="6017" w:author="Seth Oranburg" w:date="2026-03-07T09:50:00Z" w16du:dateUtc="2026-03-07T14:50:00Z">
        <w:r w:rsidRPr="00742779">
          <w:rPr>
            <w:rFonts w:ascii="ZWAdobeF" w:hAnsi="ZWAdobeF" w:cs="ZWAdobeF"/>
            <w:sz w:val="2"/>
            <w:szCs w:val="2"/>
          </w:rPr>
          <w:delText>2566B</w:delText>
        </w:r>
        <w:r w:rsidR="0033544D" w:rsidRPr="00742779">
          <w:delText>The</w:delText>
        </w:r>
      </w:del>
      <w:ins w:id="6018" w:author="Seth Oranburg" w:date="2026-03-07T09:50:00Z" w16du:dateUtc="2026-03-07T14:50:00Z">
        <w:r w:rsidR="0033544D" w:rsidRPr="00742779">
          <w:t>The</w:t>
        </w:r>
      </w:ins>
      <w:r w:rsidR="0033544D" w:rsidRPr="00742779">
        <w:t xml:space="preserve"> result is that most acquisitions are friendly. Acquirers approach target boards, negotiate terms, and proceed cooperatively. Targets that refuse to engage can typically maintain their independence indefinitely. The market </w:t>
      </w:r>
      <w:r w:rsidR="0033544D" w:rsidRPr="00742779">
        <w:lastRenderedPageBreak/>
        <w:t>for corporate control exists but operates primarily through negotiation rather than hostile takeover.</w:t>
      </w:r>
    </w:p>
    <w:p w14:paraId="00CE0BBF" w14:textId="77777777" w:rsidR="0033544D" w:rsidRPr="00742779" w:rsidRDefault="00742779" w:rsidP="000E54B1">
      <w:del w:id="6019" w:author="Seth Oranburg" w:date="2026-03-07T09:50:00Z" w16du:dateUtc="2026-03-07T14:50:00Z">
        <w:r w:rsidRPr="00742779">
          <w:rPr>
            <w:rFonts w:ascii="ZWAdobeF" w:hAnsi="ZWAdobeF" w:cs="ZWAdobeF"/>
            <w:sz w:val="2"/>
            <w:szCs w:val="2"/>
          </w:rPr>
          <w:delText>2567B</w:delText>
        </w:r>
        <w:r w:rsidR="0033544D" w:rsidRPr="00742779">
          <w:delText>Whether</w:delText>
        </w:r>
      </w:del>
      <w:ins w:id="6020" w:author="Seth Oranburg" w:date="2026-03-07T09:50:00Z" w16du:dateUtc="2026-03-07T14:50:00Z">
        <w:r w:rsidR="0033544D" w:rsidRPr="00742779">
          <w:t>Whether</w:t>
        </w:r>
      </w:ins>
      <w:r w:rsidR="0033544D" w:rsidRPr="00742779">
        <w:t xml:space="preserve"> this equilibrium serves shareholder interests remains debated. Some argue that reduced hostile activity has entrenched underperforming managers. Others contend that the shift toward negotiated transactions produces more thoughtful evaluation of acquisition terms. The empirical evidence is mixed, and the normative debate continues.</w:t>
      </w:r>
    </w:p>
    <w:p w14:paraId="279534CD" w14:textId="77777777" w:rsidR="0033544D" w:rsidRPr="00742779" w:rsidRDefault="0059744E" w:rsidP="000E54B1">
      <w:pPr>
        <w:rPr>
          <w:del w:id="6021" w:author="Seth Oranburg" w:date="2026-03-07T09:50:00Z" w16du:dateUtc="2026-03-07T14:50:00Z"/>
          <w:rFonts w:eastAsia="Times New Roman"/>
        </w:rPr>
      </w:pPr>
      <w:del w:id="6022" w:author="Seth Oranburg" w:date="2026-03-07T09:50:00Z" w16du:dateUtc="2026-03-07T14:50:00Z">
        <w:r>
          <w:rPr>
            <w:rFonts w:eastAsia="Times New Roman"/>
            <w:noProof/>
          </w:rPr>
          <w:pict w14:anchorId="6B40E9B6">
            <v:rect id="_x0000_i1026" alt="P3091#yIS1" style="width:239.6pt;height:.05pt;mso-width-percent:0;mso-height-percent:0;mso-width-percent:0;mso-height-percent:0" o:hrpct="512" o:hralign="center" o:hrstd="t" o:hr="t" fillcolor="#a0a0a0" stroked="f"/>
          </w:pict>
        </w:r>
      </w:del>
    </w:p>
    <w:p w14:paraId="7BA54CEA" w14:textId="77777777" w:rsidR="0033544D" w:rsidRPr="00742779" w:rsidRDefault="0059744E" w:rsidP="000E54B1">
      <w:pPr>
        <w:rPr>
          <w:ins w:id="6023" w:author="Seth Oranburg" w:date="2026-03-07T09:50:00Z" w16du:dateUtc="2026-03-07T14:50:00Z"/>
          <w:rFonts w:eastAsia="Times New Roman"/>
        </w:rPr>
      </w:pPr>
      <w:ins w:id="6024" w:author="Seth Oranburg" w:date="2026-03-07T09:50:00Z" w16du:dateUtc="2026-03-07T14:50:00Z">
        <w:r>
          <w:rPr>
            <w:rFonts w:eastAsia="Times New Roman"/>
            <w:noProof/>
          </w:rPr>
          <w:pict w14:anchorId="6ACD92A2">
            <v:rect id="_x0000_i1025" alt="P3091#yIS1" style="width:239.6pt;height:.05pt;mso-width-percent:0;mso-height-percent:0;mso-width-percent:0;mso-height-percent:0" o:hrpct="512" o:hralign="center" o:hrstd="t" o:hr="t" fillcolor="#a0a0a0" stroked="f"/>
          </w:pict>
        </w:r>
      </w:ins>
    </w:p>
    <w:p w14:paraId="0F84A57F" w14:textId="77777777" w:rsidR="0033544D" w:rsidRPr="00742779" w:rsidRDefault="0033544D" w:rsidP="000E54B1">
      <w:pPr>
        <w:pStyle w:val="Heading2"/>
        <w:rPr>
          <w:rFonts w:eastAsia="Times New Roman"/>
        </w:rPr>
      </w:pPr>
      <w:r w:rsidRPr="00742779">
        <w:rPr>
          <w:rFonts w:eastAsia="Times New Roman"/>
        </w:rPr>
        <w:t>Conclusion: Who Decides?</w:t>
      </w:r>
    </w:p>
    <w:p w14:paraId="6ECDBB25" w14:textId="77777777" w:rsidR="0033544D" w:rsidRPr="00742779" w:rsidRDefault="00742779" w:rsidP="000E54B1">
      <w:del w:id="6025" w:author="Seth Oranburg" w:date="2026-03-07T09:50:00Z" w16du:dateUtc="2026-03-07T14:50:00Z">
        <w:r w:rsidRPr="00742779">
          <w:rPr>
            <w:rFonts w:ascii="ZWAdobeF" w:hAnsi="ZWAdobeF" w:cs="ZWAdobeF"/>
            <w:sz w:val="2"/>
            <w:szCs w:val="2"/>
          </w:rPr>
          <w:delText>2568B</w:delText>
        </w:r>
        <w:r w:rsidR="0033544D" w:rsidRPr="00742779">
          <w:delText>The</w:delText>
        </w:r>
      </w:del>
      <w:ins w:id="6026" w:author="Seth Oranburg" w:date="2026-03-07T09:50:00Z" w16du:dateUtc="2026-03-07T14:50:00Z">
        <w:r w:rsidR="0033544D" w:rsidRPr="00742779">
          <w:t>The</w:t>
        </w:r>
      </w:ins>
      <w:r w:rsidR="0033544D" w:rsidRPr="00742779">
        <w:t xml:space="preserve"> question posed at the beginning of this chapter, who decides whether the corporation is sold, has no simple answer. Delaware law allocates authority along multiple dimensions.</w:t>
      </w:r>
    </w:p>
    <w:p w14:paraId="65917B9E" w14:textId="77777777" w:rsidR="0033544D" w:rsidRPr="00742779" w:rsidRDefault="00742779" w:rsidP="000E54B1">
      <w:del w:id="6027" w:author="Seth Oranburg" w:date="2026-03-07T09:50:00Z" w16du:dateUtc="2026-03-07T14:50:00Z">
        <w:r w:rsidRPr="00742779">
          <w:rPr>
            <w:rFonts w:ascii="ZWAdobeF" w:hAnsi="ZWAdobeF" w:cs="ZWAdobeF"/>
            <w:sz w:val="2"/>
            <w:szCs w:val="2"/>
          </w:rPr>
          <w:delText>2569B</w:delText>
        </w:r>
        <w:r w:rsidR="0033544D" w:rsidRPr="00742779">
          <w:delText>Shareholders</w:delText>
        </w:r>
      </w:del>
      <w:ins w:id="6028" w:author="Seth Oranburg" w:date="2026-03-07T09:50:00Z" w16du:dateUtc="2026-03-07T14:50:00Z">
        <w:r w:rsidR="0033544D" w:rsidRPr="00742779">
          <w:t>Shareholders</w:t>
        </w:r>
      </w:ins>
      <w:r w:rsidR="0033544D" w:rsidRPr="00742779">
        <w:t xml:space="preserve"> must approve mergers. Their vote is mandatory. No sale can proceed without majority support.</w:t>
      </w:r>
    </w:p>
    <w:p w14:paraId="19403BEF" w14:textId="77777777" w:rsidR="0033544D" w:rsidRPr="00742779" w:rsidRDefault="00742779" w:rsidP="000E54B1">
      <w:del w:id="6029" w:author="Seth Oranburg" w:date="2026-03-07T09:50:00Z" w16du:dateUtc="2026-03-07T14:50:00Z">
        <w:r w:rsidRPr="00742779">
          <w:rPr>
            <w:rFonts w:ascii="ZWAdobeF" w:hAnsi="ZWAdobeF" w:cs="ZWAdobeF"/>
            <w:sz w:val="2"/>
            <w:szCs w:val="2"/>
          </w:rPr>
          <w:delText>2570B</w:delText>
        </w:r>
        <w:r w:rsidR="0033544D" w:rsidRPr="00742779">
          <w:delText>But</w:delText>
        </w:r>
      </w:del>
      <w:ins w:id="6030" w:author="Seth Oranburg" w:date="2026-03-07T09:50:00Z" w16du:dateUtc="2026-03-07T14:50:00Z">
        <w:r w:rsidR="0033544D" w:rsidRPr="00742779">
          <w:t>But</w:t>
        </w:r>
      </w:ins>
      <w:r w:rsidR="0033544D" w:rsidRPr="00742779">
        <w:t xml:space="preserve"> boards control the process that produces the vote. They decide whether to negotiate, what terms to accept, and how to structure the transaction. They can adopt defenses that make acquisition impossible without their consent. And they can maintain those defenses indefinitely against offers they believe are inadequate.</w:t>
      </w:r>
    </w:p>
    <w:p w14:paraId="50480A01" w14:textId="77777777" w:rsidR="0033544D" w:rsidRPr="00742779" w:rsidRDefault="00742779" w:rsidP="000E54B1">
      <w:del w:id="6031" w:author="Seth Oranburg" w:date="2026-03-07T09:50:00Z" w16du:dateUtc="2026-03-07T14:50:00Z">
        <w:r w:rsidRPr="00742779">
          <w:rPr>
            <w:rStyle w:val="Emphasis"/>
            <w:rFonts w:ascii="ZWAdobeF" w:hAnsi="ZWAdobeF" w:cs="ZWAdobeF"/>
            <w:i w:val="0"/>
            <w:sz w:val="2"/>
            <w:szCs w:val="2"/>
          </w:rPr>
          <w:delText>2571B</w:delText>
        </w:r>
        <w:r w:rsidR="0033544D" w:rsidRPr="00742779">
          <w:rPr>
            <w:rStyle w:val="Emphasis"/>
          </w:rPr>
          <w:delText>Revlon</w:delText>
        </w:r>
      </w:del>
      <w:ins w:id="6032" w:author="Seth Oranburg" w:date="2026-03-07T09:50:00Z" w16du:dateUtc="2026-03-07T14:50:00Z">
        <w:r w:rsidR="0033544D" w:rsidRPr="00742779">
          <w:rPr>
            <w:rStyle w:val="Emphasis"/>
          </w:rPr>
          <w:t>Revlon</w:t>
        </w:r>
      </w:ins>
      <w:r w:rsidR="0033544D" w:rsidRPr="00742779">
        <w:t xml:space="preserve"> requires boards to maximize value when the corporation is for sale. But </w:t>
      </w:r>
      <w:r w:rsidR="0033544D" w:rsidRPr="00742779">
        <w:rPr>
          <w:rStyle w:val="Emphasis"/>
        </w:rPr>
        <w:t>Time</w:t>
      </w:r>
      <w:r w:rsidR="0033544D" w:rsidRPr="00742779">
        <w:t xml:space="preserve"> limits when </w:t>
      </w:r>
      <w:r w:rsidR="0033544D" w:rsidRPr="00742779">
        <w:rPr>
          <w:rStyle w:val="Emphasis"/>
        </w:rPr>
        <w:t>Revlon</w:t>
      </w:r>
      <w:r w:rsidR="0033544D" w:rsidRPr="00742779">
        <w:t xml:space="preserve"> applies. </w:t>
      </w:r>
      <w:r w:rsidR="0033544D" w:rsidRPr="00742779">
        <w:rPr>
          <w:rStyle w:val="Emphasis"/>
        </w:rPr>
        <w:t>Unitrin</w:t>
      </w:r>
      <w:r w:rsidR="0033544D" w:rsidRPr="00742779">
        <w:t xml:space="preserve"> and </w:t>
      </w:r>
      <w:r w:rsidR="0033544D" w:rsidRPr="00742779">
        <w:rPr>
          <w:rStyle w:val="Emphasis"/>
        </w:rPr>
        <w:t>Airgas</w:t>
      </w:r>
      <w:r w:rsidR="0033544D" w:rsidRPr="00742779">
        <w:t xml:space="preserve"> permit </w:t>
      </w:r>
      <w:r w:rsidR="009F60D1" w:rsidRPr="00742779">
        <w:t>“</w:t>
      </w:r>
      <w:r w:rsidR="0033544D" w:rsidRPr="00742779">
        <w:t>just say no</w:t>
      </w:r>
      <w:r w:rsidR="009F60D1" w:rsidRPr="00742779">
        <w:t>”</w:t>
      </w:r>
      <w:r w:rsidR="0033544D" w:rsidRPr="00742779">
        <w:t xml:space="preserve"> defenses that override shareholder preferences. </w:t>
      </w:r>
      <w:r w:rsidR="0033544D" w:rsidRPr="00742779">
        <w:rPr>
          <w:rStyle w:val="Emphasis"/>
        </w:rPr>
        <w:t>Corwin</w:t>
      </w:r>
      <w:r w:rsidR="0033544D" w:rsidRPr="00742779">
        <w:t xml:space="preserve"> cleanses conflicts when shareholders approve.</w:t>
      </w:r>
    </w:p>
    <w:p w14:paraId="76B49B75" w14:textId="77777777" w:rsidR="0033544D" w:rsidRPr="00742779" w:rsidRDefault="00742779" w:rsidP="000E54B1">
      <w:del w:id="6033" w:author="Seth Oranburg" w:date="2026-03-07T09:50:00Z" w16du:dateUtc="2026-03-07T14:50:00Z">
        <w:r w:rsidRPr="00742779">
          <w:rPr>
            <w:rFonts w:ascii="ZWAdobeF" w:hAnsi="ZWAdobeF" w:cs="ZWAdobeF"/>
            <w:sz w:val="2"/>
            <w:szCs w:val="2"/>
          </w:rPr>
          <w:delText>2572B</w:delText>
        </w:r>
        <w:r w:rsidR="0033544D" w:rsidRPr="00742779">
          <w:delText>The</w:delText>
        </w:r>
      </w:del>
      <w:ins w:id="6034" w:author="Seth Oranburg" w:date="2026-03-07T09:50:00Z" w16du:dateUtc="2026-03-07T14:50:00Z">
        <w:r w:rsidR="0033544D" w:rsidRPr="00742779">
          <w:t>The</w:t>
        </w:r>
      </w:ins>
      <w:r w:rsidR="0033544D" w:rsidRPr="00742779">
        <w:t xml:space="preserve"> result is a framework that formally respects shareholder voting rights while practically vesting substantial authority in boards. Directors cannot prevent shareholders from ultimately deciding whether to approve a transaction. But they can prevent most transactions from ever reaching shareholders for a vote.</w:t>
      </w:r>
    </w:p>
    <w:p w14:paraId="09BCC235" w14:textId="77777777" w:rsidR="0033544D" w:rsidRPr="00742779" w:rsidRDefault="00742779" w:rsidP="000E54B1">
      <w:del w:id="6035" w:author="Seth Oranburg" w:date="2026-03-07T09:50:00Z" w16du:dateUtc="2026-03-07T14:50:00Z">
        <w:r w:rsidRPr="00742779">
          <w:rPr>
            <w:rFonts w:ascii="ZWAdobeF" w:hAnsi="ZWAdobeF" w:cs="ZWAdobeF"/>
            <w:sz w:val="2"/>
            <w:szCs w:val="2"/>
          </w:rPr>
          <w:delText>2573B</w:delText>
        </w:r>
        <w:r w:rsidR="0033544D" w:rsidRPr="00742779">
          <w:delText>This</w:delText>
        </w:r>
      </w:del>
      <w:ins w:id="6036" w:author="Seth Oranburg" w:date="2026-03-07T09:50:00Z" w16du:dateUtc="2026-03-07T14:50:00Z">
        <w:r w:rsidR="0033544D" w:rsidRPr="00742779">
          <w:t>This</w:t>
        </w:r>
      </w:ins>
      <w:r w:rsidR="0033544D" w:rsidRPr="00742779">
        <w:t xml:space="preserve"> allocation reflects Delaware</w:t>
      </w:r>
      <w:r w:rsidR="009F60D1" w:rsidRPr="00742779">
        <w:t>’</w:t>
      </w:r>
      <w:r w:rsidR="0033544D" w:rsidRPr="00742779">
        <w:t>s judgment that boards, not courts and not shareholders acting impulsively, are best positioned to evaluate acquisition offers. Whether that judgment is correct, whether boards use their authority to serve shareholders or to entrench themselves, remains the central question of M&amp;A doctrine.</w:t>
      </w:r>
    </w:p>
    <w:p w14:paraId="2973118B" w14:textId="77777777" w:rsidR="0033544D" w:rsidRPr="00742779" w:rsidRDefault="00742779" w:rsidP="000E54B1">
      <w:del w:id="6037" w:author="Seth Oranburg" w:date="2026-03-07T09:50:00Z" w16du:dateUtc="2026-03-07T14:50:00Z">
        <w:r w:rsidRPr="00742779">
          <w:rPr>
            <w:rFonts w:ascii="ZWAdobeF" w:hAnsi="ZWAdobeF" w:cs="ZWAdobeF"/>
            <w:sz w:val="2"/>
            <w:szCs w:val="2"/>
          </w:rPr>
          <w:lastRenderedPageBreak/>
          <w:delText>2574B</w:delText>
        </w:r>
        <w:r w:rsidR="0033544D" w:rsidRPr="00742779">
          <w:delText>The</w:delText>
        </w:r>
      </w:del>
      <w:ins w:id="6038" w:author="Seth Oranburg" w:date="2026-03-07T09:50:00Z" w16du:dateUtc="2026-03-07T14:50:00Z">
        <w:r w:rsidR="0033544D" w:rsidRPr="00742779">
          <w:t>The</w:t>
        </w:r>
      </w:ins>
      <w:r w:rsidR="0033544D" w:rsidRPr="00742779">
        <w:t xml:space="preserve"> answer likely varies across situations. Some boards genuinely protect shareholders from inadequate offers. Others sacrifice shareholder wealth to preserve their positions. Delaware law provides standards for distinguishing these situations, but the standards are flexible, and their application depends on facts that are often contested.</w:t>
      </w:r>
    </w:p>
    <w:p w14:paraId="3E74D45E" w14:textId="77777777" w:rsidR="0033544D" w:rsidRPr="00742779" w:rsidRDefault="00742779" w:rsidP="000E54B1">
      <w:del w:id="6039" w:author="Seth Oranburg" w:date="2026-03-07T09:50:00Z" w16du:dateUtc="2026-03-07T14:50:00Z">
        <w:r w:rsidRPr="00742779">
          <w:rPr>
            <w:rFonts w:ascii="ZWAdobeF" w:hAnsi="ZWAdobeF" w:cs="ZWAdobeF"/>
            <w:sz w:val="2"/>
            <w:szCs w:val="2"/>
          </w:rPr>
          <w:delText>2575B</w:delText>
        </w:r>
        <w:r w:rsidR="0033544D" w:rsidRPr="00742779">
          <w:delText>What</w:delText>
        </w:r>
      </w:del>
      <w:ins w:id="6040" w:author="Seth Oranburg" w:date="2026-03-07T09:50:00Z" w16du:dateUtc="2026-03-07T14:50:00Z">
        <w:r w:rsidR="0033544D" w:rsidRPr="00742779">
          <w:t>What</w:t>
        </w:r>
      </w:ins>
      <w:r w:rsidR="0033544D" w:rsidRPr="00742779">
        <w:t xml:space="preserve"> remains clear is that corporate control is contestable, but not easily contested. The market for corporate control, which Manne theorized would discipline underperforming managers, operates within constraints that Delaware law has erected. Those constraints protect boards from hasty shareholder decisions. They also protect boards from accountability for poor performance. The balance between these effects defines the contemporary law of mergers and acquisitions.</w:t>
      </w:r>
    </w:p>
    <w:p w14:paraId="2303EFF2" w14:textId="77777777" w:rsidR="0033544D" w:rsidRPr="00742779" w:rsidRDefault="0033544D" w:rsidP="000E54B1">
      <w:pPr>
        <w:pStyle w:val="Heading1"/>
        <w:rPr>
          <w:rFonts w:eastAsia="Times New Roman"/>
        </w:rPr>
      </w:pPr>
      <w:bookmarkStart w:id="6041" w:name="_Toc220771166"/>
      <w:r w:rsidRPr="00742779">
        <w:rPr>
          <w:rFonts w:eastAsia="Times New Roman"/>
        </w:rPr>
        <w:lastRenderedPageBreak/>
        <w:t>Chapter 14: Piercing the Veil</w:t>
      </w:r>
      <w:bookmarkEnd w:id="6041"/>
    </w:p>
    <w:p w14:paraId="6918C990" w14:textId="77777777" w:rsidR="00753506" w:rsidRDefault="00742779">
      <w:pPr>
        <w:pStyle w:val="Heading4"/>
        <w:rPr>
          <w:ins w:id="6042" w:author="Seth Oranburg" w:date="2026-03-07T09:50:00Z" w16du:dateUtc="2026-03-07T14:50:00Z"/>
        </w:rPr>
      </w:pPr>
      <w:del w:id="6043" w:author="Seth Oranburg" w:date="2026-03-07T09:50:00Z" w16du:dateUtc="2026-03-07T14:50:00Z">
        <w:r w:rsidRPr="00742779">
          <w:rPr>
            <w:rFonts w:ascii="ZWAdobeF" w:hAnsi="ZWAdobeF" w:cs="ZWAdobeF"/>
            <w:sz w:val="2"/>
            <w:szCs w:val="2"/>
          </w:rPr>
          <w:delText>2576B</w:delText>
        </w:r>
        <w:r w:rsidR="0033544D" w:rsidRPr="00742779">
          <w:delText>ConstructEdge</w:delText>
        </w:r>
      </w:del>
      <w:ins w:id="6044" w:author="Seth Oranburg" w:date="2026-03-07T09:50:00Z" w16du:dateUtc="2026-03-07T14:50:00Z">
        <w:r w:rsidR="0059744E">
          <w:t>Learning Objectives</w:t>
        </w:r>
      </w:ins>
    </w:p>
    <w:p w14:paraId="76F9916B" w14:textId="77777777" w:rsidR="00753506" w:rsidRDefault="0059744E">
      <w:pPr>
        <w:rPr>
          <w:ins w:id="6045" w:author="Seth Oranburg" w:date="2026-03-07T09:50:00Z" w16du:dateUtc="2026-03-07T14:50:00Z"/>
        </w:rPr>
      </w:pPr>
      <w:ins w:id="6046" w:author="Seth Oranburg" w:date="2026-03-07T09:50:00Z" w16du:dateUtc="2026-03-07T14:50:00Z">
        <w:r>
          <w:t>1. Analyze the Four Problems framework and explain how it organizes each subsequent doctrinal chapter.</w:t>
        </w:r>
      </w:ins>
    </w:p>
    <w:p w14:paraId="5F4CBC97" w14:textId="77777777" w:rsidR="00753506" w:rsidRDefault="0059744E">
      <w:pPr>
        <w:rPr>
          <w:ins w:id="6047" w:author="Seth Oranburg" w:date="2026-03-07T09:50:00Z" w16du:dateUtc="2026-03-07T14:50:00Z"/>
        </w:rPr>
      </w:pPr>
      <w:ins w:id="6048" w:author="Seth Oranburg" w:date="2026-03-07T09:50:00Z" w16du:dateUtc="2026-03-07T14:50:00Z">
        <w:r>
          <w:t>2. Compare the contractual and statutory solutions to the coordination problems businesses face.</w:t>
        </w:r>
      </w:ins>
    </w:p>
    <w:p w14:paraId="1DEBDD53" w14:textId="77777777" w:rsidR="00753506" w:rsidRDefault="0059744E">
      <w:pPr>
        <w:rPr>
          <w:ins w:id="6049" w:author="Seth Oranburg" w:date="2026-03-07T09:50:00Z" w16du:dateUtc="2026-03-07T14:50:00Z"/>
        </w:rPr>
      </w:pPr>
      <w:ins w:id="6050" w:author="Seth Oranburg" w:date="2026-03-07T09:50:00Z" w16du:dateUtc="2026-03-07T14:50:00Z">
        <w:r>
          <w:t>3. Evaluate why common law alone cannot fully address the attribution, governance, risk, and partitioning problems.</w:t>
        </w:r>
      </w:ins>
    </w:p>
    <w:p w14:paraId="7C968547" w14:textId="77777777" w:rsidR="00753506" w:rsidRDefault="0059744E">
      <w:pPr>
        <w:rPr>
          <w:ins w:id="6051" w:author="Seth Oranburg" w:date="2026-03-07T09:50:00Z" w16du:dateUtc="2026-03-07T14:50:00Z"/>
        </w:rPr>
      </w:pPr>
      <w:ins w:id="6052" w:author="Seth Oranburg" w:date="2026-03-07T09:50:00Z" w16du:dateUtc="2026-03-07T14:50:00Z">
        <w:r>
          <w:t>4. Distinguish between the roles of courts and legislators in developing business law doctrine.</w:t>
        </w:r>
      </w:ins>
    </w:p>
    <w:p w14:paraId="3583E39D" w14:textId="77777777" w:rsidR="0033544D" w:rsidRPr="00742779" w:rsidRDefault="0033544D" w:rsidP="000E54B1">
      <w:ins w:id="6053" w:author="Seth Oranburg" w:date="2026-03-07T09:50:00Z" w16du:dateUtc="2026-03-07T14:50:00Z">
        <w:r w:rsidRPr="00742779">
          <w:t>ConstructEdge</w:t>
        </w:r>
      </w:ins>
      <w:r w:rsidRPr="00742779">
        <w:t xml:space="preserve"> Corporation has grown substantially since Zeeva completed her first projects. The Henderson development was completed on time and under budget. Subsequent projects have built a reputation for quality work. But growth brings complexity. ConstructEdge now employs thirty-seven people. It operates a fleet of vehicles. It carries substantial equipment inventory. And on a Thursday afternoon in October, one of ConstructEdge</w:t>
      </w:r>
      <w:r w:rsidR="009F60D1" w:rsidRPr="00742779">
        <w:t>’</w:t>
      </w:r>
      <w:r w:rsidRPr="00742779">
        <w:t>s delivery trucks runs a red light and seriously injures a pedestrian.</w:t>
      </w:r>
    </w:p>
    <w:p w14:paraId="1FBFCA64" w14:textId="77777777" w:rsidR="0033544D" w:rsidRPr="00742779" w:rsidRDefault="00742779" w:rsidP="000E54B1">
      <w:del w:id="6054" w:author="Seth Oranburg" w:date="2026-03-07T09:50:00Z" w16du:dateUtc="2026-03-07T14:50:00Z">
        <w:r w:rsidRPr="00742779">
          <w:rPr>
            <w:rFonts w:ascii="ZWAdobeF" w:hAnsi="ZWAdobeF" w:cs="ZWAdobeF"/>
            <w:sz w:val="2"/>
            <w:szCs w:val="2"/>
          </w:rPr>
          <w:delText>2577B</w:delText>
        </w:r>
        <w:r w:rsidR="0033544D" w:rsidRPr="00742779">
          <w:delText>The</w:delText>
        </w:r>
      </w:del>
      <w:ins w:id="6055" w:author="Seth Oranburg" w:date="2026-03-07T09:50:00Z" w16du:dateUtc="2026-03-07T14:50:00Z">
        <w:r w:rsidR="0033544D" w:rsidRPr="00742779">
          <w:t>The</w:t>
        </w:r>
      </w:ins>
      <w:r w:rsidR="0033544D" w:rsidRPr="00742779">
        <w:t xml:space="preserve"> pedestrian, Marcus Chen, suffers injuries requiring extensive medical treatment. His medical bills will exceed the policy limits on ConstructEdge</w:t>
      </w:r>
      <w:r w:rsidR="009F60D1" w:rsidRPr="00742779">
        <w:t>’</w:t>
      </w:r>
      <w:r w:rsidR="0033544D" w:rsidRPr="00742779">
        <w:t>s commercial auto insurance. Chen</w:t>
      </w:r>
      <w:r w:rsidR="009F60D1" w:rsidRPr="00742779">
        <w:t>’</w:t>
      </w:r>
      <w:r w:rsidR="0033544D" w:rsidRPr="00742779">
        <w:t>s attorney has already sent a demand letter seeking $3.2 million in damages. ConstructEdge</w:t>
      </w:r>
      <w:r w:rsidR="009F60D1" w:rsidRPr="00742779">
        <w:t>’</w:t>
      </w:r>
      <w:r w:rsidR="0033544D" w:rsidRPr="00742779">
        <w:t>s balance sheet shows approximately $1.4 million in assets, including receivables on current projects.</w:t>
      </w:r>
    </w:p>
    <w:p w14:paraId="1BC41554" w14:textId="77777777" w:rsidR="0033544D" w:rsidRPr="00742779" w:rsidRDefault="00742779" w:rsidP="000E54B1">
      <w:del w:id="6056" w:author="Seth Oranburg" w:date="2026-03-07T09:50:00Z" w16du:dateUtc="2026-03-07T14:50:00Z">
        <w:r w:rsidRPr="00742779">
          <w:rPr>
            <w:rFonts w:ascii="ZWAdobeF" w:hAnsi="ZWAdobeF" w:cs="ZWAdobeF"/>
            <w:sz w:val="2"/>
            <w:szCs w:val="2"/>
          </w:rPr>
          <w:delText>2578B</w:delText>
        </w:r>
        <w:r w:rsidR="0033544D" w:rsidRPr="00742779">
          <w:delText>Zeeva</w:delText>
        </w:r>
      </w:del>
      <w:ins w:id="6057" w:author="Seth Oranburg" w:date="2026-03-07T09:50:00Z" w16du:dateUtc="2026-03-07T14:50:00Z">
        <w:r w:rsidR="0033544D" w:rsidRPr="00742779">
          <w:t>Zeeva</w:t>
        </w:r>
      </w:ins>
      <w:r w:rsidR="0033544D" w:rsidRPr="00742779">
        <w:t xml:space="preserve"> calls an emergency meeting with her lawyer. The conversation that follows reveals a puzzle at the heart of business organization law.</w:t>
      </w:r>
    </w:p>
    <w:p w14:paraId="4C72F76E" w14:textId="77777777" w:rsidR="0033544D" w:rsidRPr="00742779" w:rsidRDefault="00742779" w:rsidP="000E54B1">
      <w:del w:id="6058" w:author="Seth Oranburg" w:date="2026-03-07T09:50:00Z" w16du:dateUtc="2026-03-07T14:50:00Z">
        <w:r w:rsidRPr="00742779">
          <w:rPr>
            <w:rFonts w:ascii="ZWAdobeF" w:hAnsi="ZWAdobeF" w:cs="ZWAdobeF"/>
            <w:sz w:val="2"/>
            <w:szCs w:val="2"/>
          </w:rPr>
          <w:delText>2579B</w:delText>
        </w:r>
      </w:del>
      <w:r w:rsidR="009F60D1" w:rsidRPr="00742779">
        <w:t>“</w:t>
      </w:r>
      <w:r w:rsidR="0033544D" w:rsidRPr="00742779">
        <w:t>The corporation protects you personally,</w:t>
      </w:r>
      <w:r w:rsidR="009F60D1" w:rsidRPr="00742779">
        <w:t>”</w:t>
      </w:r>
      <w:r w:rsidR="0033544D" w:rsidRPr="00742779">
        <w:t xml:space="preserve"> her lawyer explains. </w:t>
      </w:r>
      <w:r w:rsidR="009F60D1" w:rsidRPr="00742779">
        <w:t>“</w:t>
      </w:r>
      <w:r w:rsidR="0033544D" w:rsidRPr="00742779">
        <w:t>Chen can sue ConstructEdge and collect from its assets, but he cannot reach your personal accounts, your house, or your other investments. That is what limited liability means.</w:t>
      </w:r>
      <w:r w:rsidR="009F60D1" w:rsidRPr="00742779">
        <w:t>”</w:t>
      </w:r>
    </w:p>
    <w:p w14:paraId="718B0E79" w14:textId="77777777" w:rsidR="0033544D" w:rsidRPr="00742779" w:rsidRDefault="00742779" w:rsidP="000E54B1">
      <w:del w:id="6059" w:author="Seth Oranburg" w:date="2026-03-07T09:50:00Z" w16du:dateUtc="2026-03-07T14:50:00Z">
        <w:r w:rsidRPr="00742779">
          <w:rPr>
            <w:rFonts w:ascii="ZWAdobeF" w:hAnsi="ZWAdobeF" w:cs="ZWAdobeF"/>
            <w:sz w:val="2"/>
            <w:szCs w:val="2"/>
          </w:rPr>
          <w:delText>2580B</w:delText>
        </w:r>
      </w:del>
      <w:r w:rsidR="009F60D1" w:rsidRPr="00742779">
        <w:t>“</w:t>
      </w:r>
      <w:r w:rsidR="0033544D" w:rsidRPr="00742779">
        <w:t>So I am completely protected?</w:t>
      </w:r>
      <w:r w:rsidR="009F60D1" w:rsidRPr="00742779">
        <w:t>”</w:t>
      </w:r>
    </w:p>
    <w:p w14:paraId="7EB73E26" w14:textId="77777777" w:rsidR="0033544D" w:rsidRPr="00742779" w:rsidRDefault="00742779" w:rsidP="000E54B1">
      <w:del w:id="6060" w:author="Seth Oranburg" w:date="2026-03-07T09:50:00Z" w16du:dateUtc="2026-03-07T14:50:00Z">
        <w:r w:rsidRPr="00742779">
          <w:rPr>
            <w:rFonts w:ascii="ZWAdobeF" w:hAnsi="ZWAdobeF" w:cs="ZWAdobeF"/>
            <w:sz w:val="2"/>
            <w:szCs w:val="2"/>
          </w:rPr>
          <w:delText>2581B</w:delText>
        </w:r>
      </w:del>
      <w:r w:rsidR="009F60D1" w:rsidRPr="00742779">
        <w:t>“</w:t>
      </w:r>
      <w:r w:rsidR="0033544D" w:rsidRPr="00742779">
        <w:t>Not necessarily. Chen</w:t>
      </w:r>
      <w:r w:rsidR="009F60D1" w:rsidRPr="00742779">
        <w:t>’</w:t>
      </w:r>
      <w:r w:rsidR="0033544D" w:rsidRPr="00742779">
        <w:t>s lawyer will almost certainly argue that the court should pierce the corporate veil and hold you personally liable.</w:t>
      </w:r>
      <w:r w:rsidR="009F60D1" w:rsidRPr="00742779">
        <w:t>”</w:t>
      </w:r>
    </w:p>
    <w:p w14:paraId="56D8444B" w14:textId="77777777" w:rsidR="0033544D" w:rsidRPr="00742779" w:rsidRDefault="00742779" w:rsidP="000E54B1">
      <w:pPr>
        <w:pPrChange w:id="6061" w:author="Seth Oranburg" w:date="2026-03-07T09:50:00Z" w16du:dateUtc="2026-03-07T14:50:00Z">
          <w:pPr>
            <w:pStyle w:val="NormalWeb"/>
          </w:pPr>
        </w:pPrChange>
      </w:pPr>
      <w:del w:id="6062" w:author="Seth Oranburg" w:date="2026-03-07T09:50:00Z" w16du:dateUtc="2026-03-07T14:50:00Z">
        <w:r w:rsidRPr="00742779">
          <w:rPr>
            <w:rFonts w:ascii="ZWAdobeF" w:hAnsi="ZWAdobeF" w:cs="ZWAdobeF"/>
            <w:sz w:val="2"/>
            <w:szCs w:val="2"/>
          </w:rPr>
          <w:delText>2582B</w:delText>
        </w:r>
        <w:r w:rsidR="0033544D" w:rsidRPr="00742779">
          <w:delText>This</w:delText>
        </w:r>
      </w:del>
      <w:ins w:id="6063" w:author="Seth Oranburg" w:date="2026-03-07T09:50:00Z" w16du:dateUtc="2026-03-07T14:50:00Z">
        <w:r w:rsidR="0033544D" w:rsidRPr="00742779">
          <w:t>This</w:t>
        </w:r>
      </w:ins>
      <w:r w:rsidR="0033544D" w:rsidRPr="00742779">
        <w:t xml:space="preserve"> phrase, </w:t>
      </w:r>
      <w:r w:rsidR="009F60D1" w:rsidRPr="00742779">
        <w:t>“</w:t>
      </w:r>
      <w:r w:rsidR="0033544D" w:rsidRPr="00742779">
        <w:t>pierce the corporate veil,</w:t>
      </w:r>
      <w:r w:rsidR="009F60D1" w:rsidRPr="00742779">
        <w:t>”</w:t>
      </w:r>
      <w:r w:rsidR="0033544D" w:rsidRPr="00742779">
        <w:t xml:space="preserve"> introduces one of the most litigated yet least understood doctrines in all of corporate law. What does it mean for a court to disregard the entity boundary that the law itself created? When does limited liability, that </w:t>
      </w:r>
      <w:r w:rsidR="009F60D1" w:rsidRPr="00742779">
        <w:t>“</w:t>
      </w:r>
      <w:r w:rsidR="0033544D" w:rsidRPr="00742779">
        <w:t>greatest single discovery of modern times,</w:t>
      </w:r>
      <w:r w:rsidR="009F60D1" w:rsidRPr="00742779">
        <w:t>”</w:t>
      </w:r>
      <w:r w:rsidR="0033544D" w:rsidRPr="00742779">
        <w:t xml:space="preserve"> </w:t>
      </w:r>
      <w:r w:rsidR="0033544D" w:rsidRPr="00742779">
        <w:lastRenderedPageBreak/>
        <w:t>fail to protect those who organized their affairs to obtain its benefits?</w:t>
      </w:r>
      <w:r w:rsidR="0033544D">
        <w:fldChar w:fldCharType="begin"/>
      </w:r>
      <w:r w:rsidR="0033544D">
        <w:instrText>HYPERLINK \l "fn354-11647" \o "Jump to citation"</w:instrText>
      </w:r>
      <w:r w:rsidR="0033544D">
        <w:fldChar w:fldCharType="separate"/>
      </w:r>
      <w:r w:rsidR="0033544D" w:rsidRPr="00742779">
        <w:rPr>
          <w:rStyle w:val="Hyperlink"/>
          <w:color w:val="auto"/>
          <w:u w:val="none"/>
        </w:rPr>
        <w:t>[354</w:t>
      </w:r>
      <w:r w:rsidR="00FA601A" w:rsidRPr="00742779">
        <w:rPr>
          <w:rStyle w:val="Hyperlink"/>
          <w:color w:val="auto"/>
          <w:u w:val="none"/>
        </w:rPr>
        <w:t>]</w:t>
      </w:r>
      <w:r w:rsidR="0033544D">
        <w:fldChar w:fldCharType="end"/>
      </w:r>
      <w:r w:rsidR="0033544D" w:rsidRPr="00742779">
        <w:t xml:space="preserve"> And why would law create a protection only to take it away?</w:t>
      </w:r>
    </w:p>
    <w:p w14:paraId="41C0E144" w14:textId="77777777" w:rsidR="0033544D" w:rsidRPr="00742779" w:rsidRDefault="0033544D" w:rsidP="000E54B1">
      <w:pPr>
        <w:pStyle w:val="Heading2"/>
        <w:rPr>
          <w:rFonts w:eastAsia="Times New Roman"/>
        </w:rPr>
      </w:pPr>
      <w:r w:rsidRPr="00742779">
        <w:rPr>
          <w:rFonts w:eastAsia="Times New Roman"/>
        </w:rPr>
        <w:t>The Structural Tension</w:t>
      </w:r>
    </w:p>
    <w:p w14:paraId="1F8EB663" w14:textId="77777777" w:rsidR="0033544D" w:rsidRPr="00742779" w:rsidRDefault="00742779" w:rsidP="000E54B1">
      <w:del w:id="6064" w:author="Seth Oranburg" w:date="2026-03-07T09:50:00Z" w16du:dateUtc="2026-03-07T14:50:00Z">
        <w:r w:rsidRPr="00742779">
          <w:rPr>
            <w:rFonts w:ascii="ZWAdobeF" w:hAnsi="ZWAdobeF" w:cs="ZWAdobeF"/>
            <w:sz w:val="2"/>
            <w:szCs w:val="2"/>
          </w:rPr>
          <w:delText>2583B</w:delText>
        </w:r>
        <w:r w:rsidR="0033544D" w:rsidRPr="00742779">
          <w:delText>Chapter</w:delText>
        </w:r>
      </w:del>
      <w:ins w:id="6065" w:author="Seth Oranburg" w:date="2026-03-07T09:50:00Z" w16du:dateUtc="2026-03-07T14:50:00Z">
        <w:r w:rsidR="0033544D" w:rsidRPr="00742779">
          <w:t>Chapter</w:t>
        </w:r>
      </w:ins>
      <w:r w:rsidR="0033544D" w:rsidRPr="00742779">
        <w:t xml:space="preserve"> 1 introduced four problems that business law must solve: attribution, governance, risk allocation, and asset partitioning. Limited liability belongs to the fourth category. It partitions the assets of owners from the claims of entity creditors, enabling investment without exposure of personal wealth. But Chapter 1 also noted a tension: limited liability creates moral hazard. Owners capture upside from risky projects while shifting downside losses to creditors. The pedestrian Chen never agreed to bear this risk. He never had an opportunity to investigate ConstructEdge</w:t>
      </w:r>
      <w:r w:rsidR="009F60D1" w:rsidRPr="00742779">
        <w:t>’</w:t>
      </w:r>
      <w:r w:rsidR="0033544D" w:rsidRPr="00742779">
        <w:t>s capitalization, negotiate personal guarantees, or demand insurance coverage. He became a creditor involuntarily, through injury rather than contract.</w:t>
      </w:r>
    </w:p>
    <w:p w14:paraId="40F7AEC9" w14:textId="77777777" w:rsidR="0033544D" w:rsidRPr="00742779" w:rsidRDefault="00742779" w:rsidP="000E54B1">
      <w:del w:id="6066" w:author="Seth Oranburg" w:date="2026-03-07T09:50:00Z" w16du:dateUtc="2026-03-07T14:50:00Z">
        <w:r w:rsidRPr="00742779">
          <w:rPr>
            <w:rFonts w:ascii="ZWAdobeF" w:hAnsi="ZWAdobeF" w:cs="ZWAdobeF"/>
            <w:sz w:val="2"/>
            <w:szCs w:val="2"/>
          </w:rPr>
          <w:delText>2584B</w:delText>
        </w:r>
        <w:r w:rsidR="0033544D" w:rsidRPr="00742779">
          <w:delText>Veil</w:delText>
        </w:r>
      </w:del>
      <w:ins w:id="6067" w:author="Seth Oranburg" w:date="2026-03-07T09:50:00Z" w16du:dateUtc="2026-03-07T14:50:00Z">
        <w:r w:rsidR="0033544D" w:rsidRPr="00742779">
          <w:t>Veil</w:t>
        </w:r>
      </w:ins>
      <w:r w:rsidR="0033544D" w:rsidRPr="00742779">
        <w:t xml:space="preserve"> piercing is law</w:t>
      </w:r>
      <w:r w:rsidR="009F60D1" w:rsidRPr="00742779">
        <w:t>’</w:t>
      </w:r>
      <w:r w:rsidR="0033544D" w:rsidRPr="00742779">
        <w:t>s imperfect response to this tension. When courts pierce the veil, they disregard the entity boundary and impose personal liability on shareholders for entity debts. The doctrine acknowledges that limited liability, however valuable, cannot be absolute. Some circumstances warrant holding owners accountable despite the organizational form they chose.</w:t>
      </w:r>
    </w:p>
    <w:p w14:paraId="78F91F0C" w14:textId="77777777" w:rsidR="0033544D" w:rsidRPr="00742779" w:rsidRDefault="00742779" w:rsidP="000E54B1">
      <w:pPr>
        <w:pPrChange w:id="6068" w:author="Seth Oranburg" w:date="2026-03-07T09:50:00Z" w16du:dateUtc="2026-03-07T14:50:00Z">
          <w:pPr>
            <w:pStyle w:val="NormalWeb"/>
          </w:pPr>
        </w:pPrChange>
      </w:pPr>
      <w:del w:id="6069" w:author="Seth Oranburg" w:date="2026-03-07T09:50:00Z" w16du:dateUtc="2026-03-07T14:50:00Z">
        <w:r w:rsidRPr="00742779">
          <w:rPr>
            <w:rFonts w:ascii="ZWAdobeF" w:hAnsi="ZWAdobeF" w:cs="ZWAdobeF"/>
            <w:sz w:val="2"/>
            <w:szCs w:val="2"/>
          </w:rPr>
          <w:delText>2585B</w:delText>
        </w:r>
        <w:r w:rsidR="0033544D" w:rsidRPr="00742779">
          <w:delText>But</w:delText>
        </w:r>
      </w:del>
      <w:ins w:id="6070" w:author="Seth Oranburg" w:date="2026-03-07T09:50:00Z" w16du:dateUtc="2026-03-07T14:50:00Z">
        <w:r w:rsidR="0033544D" w:rsidRPr="00742779">
          <w:t>But</w:t>
        </w:r>
      </w:ins>
      <w:r w:rsidR="0033544D" w:rsidRPr="00742779">
        <w:t xml:space="preserve"> which circumstances? Here lies the puzzle that has vexed courts and commentators for a century. As Benjamin Cardozo observed in 1926, the law of veil piercing is </w:t>
      </w:r>
      <w:r w:rsidR="009F60D1" w:rsidRPr="00742779">
        <w:t>“</w:t>
      </w:r>
      <w:r w:rsidR="0033544D" w:rsidRPr="00742779">
        <w:t>enveloped in the mists of metaphor.</w:t>
      </w:r>
      <w:r w:rsidR="009F60D1" w:rsidRPr="00742779">
        <w:t>”</w:t>
      </w:r>
      <w:r w:rsidR="0033544D">
        <w:fldChar w:fldCharType="begin"/>
      </w:r>
      <w:r w:rsidR="0033544D">
        <w:instrText>HYPERLINK \l "fn355-11647" \o "Jump to citation"</w:instrText>
      </w:r>
      <w:r w:rsidR="0033544D">
        <w:fldChar w:fldCharType="separate"/>
      </w:r>
      <w:r w:rsidR="0033544D" w:rsidRPr="00742779">
        <w:rPr>
          <w:rStyle w:val="Hyperlink"/>
          <w:color w:val="auto"/>
          <w:u w:val="none"/>
        </w:rPr>
        <w:t>[355</w:t>
      </w:r>
      <w:r w:rsidR="00EE2871" w:rsidRPr="00742779">
        <w:rPr>
          <w:rStyle w:val="Hyperlink"/>
          <w:color w:val="auto"/>
          <w:u w:val="none"/>
        </w:rPr>
        <w:t>]</w:t>
      </w:r>
      <w:r w:rsidR="0033544D">
        <w:fldChar w:fldCharType="end"/>
      </w:r>
      <w:r w:rsidR="0033544D" w:rsidRPr="00742779">
        <w:t xml:space="preserve"> Courts speak of corporations as </w:t>
      </w:r>
      <w:r w:rsidR="009F60D1" w:rsidRPr="00742779">
        <w:t>“</w:t>
      </w:r>
      <w:r w:rsidR="0033544D" w:rsidRPr="00742779">
        <w:t>alter egos,</w:t>
      </w:r>
      <w:r w:rsidR="009F60D1" w:rsidRPr="00742779">
        <w:t>”</w:t>
      </w:r>
      <w:r w:rsidR="0033544D" w:rsidRPr="00742779">
        <w:t xml:space="preserve"> </w:t>
      </w:r>
      <w:r w:rsidR="009F60D1" w:rsidRPr="00742779">
        <w:t>“</w:t>
      </w:r>
      <w:r w:rsidR="0033544D" w:rsidRPr="00742779">
        <w:t>instrumentalities,</w:t>
      </w:r>
      <w:r w:rsidR="009F60D1" w:rsidRPr="00742779">
        <w:t>”</w:t>
      </w:r>
      <w:r w:rsidR="0033544D" w:rsidRPr="00742779">
        <w:t xml:space="preserve"> </w:t>
      </w:r>
      <w:r w:rsidR="009F60D1" w:rsidRPr="00742779">
        <w:t>“</w:t>
      </w:r>
      <w:r w:rsidR="0033544D" w:rsidRPr="00742779">
        <w:t>shams,</w:t>
      </w:r>
      <w:r w:rsidR="009F60D1" w:rsidRPr="00742779">
        <w:t>”</w:t>
      </w:r>
      <w:r w:rsidR="0033544D" w:rsidRPr="00742779">
        <w:t xml:space="preserve"> and </w:t>
      </w:r>
      <w:r w:rsidR="009F60D1" w:rsidRPr="00742779">
        <w:t>“</w:t>
      </w:r>
      <w:r w:rsidR="0033544D" w:rsidRPr="00742779">
        <w:t>dummies</w:t>
      </w:r>
      <w:r w:rsidR="009F60D1" w:rsidRPr="00742779">
        <w:t>”</w:t>
      </w:r>
      <w:r w:rsidR="0033544D" w:rsidRPr="00742779">
        <w:t xml:space="preserve"> without explaining what conduct produces these labels. Scholars describe judicial decisions as </w:t>
      </w:r>
      <w:r w:rsidR="009F60D1" w:rsidRPr="00742779">
        <w:t>“</w:t>
      </w:r>
      <w:r w:rsidR="0033544D" w:rsidRPr="00742779">
        <w:t>irreconcilable,</w:t>
      </w:r>
      <w:r w:rsidR="009F60D1" w:rsidRPr="00742779">
        <w:t>”</w:t>
      </w:r>
      <w:r w:rsidR="0033544D" w:rsidRPr="00742779">
        <w:t xml:space="preserve"> </w:t>
      </w:r>
      <w:r w:rsidR="009F60D1" w:rsidRPr="00742779">
        <w:t>“</w:t>
      </w:r>
      <w:r w:rsidR="0033544D" w:rsidRPr="00742779">
        <w:t>freakish,</w:t>
      </w:r>
      <w:r w:rsidR="009F60D1" w:rsidRPr="00742779">
        <w:t>”</w:t>
      </w:r>
      <w:r w:rsidR="0033544D" w:rsidRPr="00742779">
        <w:t xml:space="preserve"> and </w:t>
      </w:r>
      <w:r w:rsidR="009F60D1" w:rsidRPr="00742779">
        <w:t>“</w:t>
      </w:r>
      <w:r w:rsidR="0033544D" w:rsidRPr="00742779">
        <w:t>defying any attempt at rational explanation.</w:t>
      </w:r>
      <w:r w:rsidR="009F60D1" w:rsidRPr="00742779">
        <w:t>”</w:t>
      </w:r>
      <w:r w:rsidR="0033544D">
        <w:fldChar w:fldCharType="begin"/>
      </w:r>
      <w:r w:rsidR="0033544D">
        <w:instrText>HYPERLINK \l "fn356-11647" \o "Jump to citation"</w:instrText>
      </w:r>
      <w:r w:rsidR="0033544D">
        <w:fldChar w:fldCharType="separate"/>
      </w:r>
      <w:r w:rsidR="0033544D" w:rsidRPr="00742779">
        <w:rPr>
          <w:rStyle w:val="Hyperlink"/>
          <w:color w:val="auto"/>
          <w:u w:val="none"/>
        </w:rPr>
        <w:t>[356</w:t>
      </w:r>
      <w:r w:rsidR="00FA601A" w:rsidRPr="00742779">
        <w:rPr>
          <w:rStyle w:val="Hyperlink"/>
          <w:color w:val="auto"/>
          <w:u w:val="none"/>
        </w:rPr>
        <w:t>]</w:t>
      </w:r>
      <w:r w:rsidR="0033544D">
        <w:fldChar w:fldCharType="end"/>
      </w:r>
      <w:r w:rsidR="0033544D" w:rsidRPr="00742779">
        <w:t xml:space="preserve"> One leading treatise characterizes the doctrine as </w:t>
      </w:r>
      <w:r w:rsidR="009F60D1" w:rsidRPr="00742779">
        <w:t>“</w:t>
      </w:r>
      <w:r w:rsidR="0033544D" w:rsidRPr="00742779">
        <w:t>jurisprudence by epithet</w:t>
      </w:r>
      <w:r w:rsidR="009F60D1" w:rsidRPr="00742779">
        <w:t>”</w:t>
      </w:r>
      <w:r w:rsidR="0033544D" w:rsidRPr="00742779">
        <w:t xml:space="preserve"> rather than analysis.</w:t>
      </w:r>
      <w:r w:rsidR="0033544D">
        <w:fldChar w:fldCharType="begin"/>
      </w:r>
      <w:r w:rsidR="0033544D">
        <w:instrText>HYPERLINK \l "fn357-11647" \o "Jump to citation"</w:instrText>
      </w:r>
      <w:r w:rsidR="0033544D">
        <w:fldChar w:fldCharType="separate"/>
      </w:r>
      <w:r w:rsidR="0033544D" w:rsidRPr="00742779">
        <w:rPr>
          <w:rStyle w:val="Hyperlink"/>
          <w:color w:val="auto"/>
          <w:u w:val="none"/>
        </w:rPr>
        <w:t>[357</w:t>
      </w:r>
      <w:r w:rsidR="00FA601A" w:rsidRPr="00742779">
        <w:rPr>
          <w:rStyle w:val="Hyperlink"/>
          <w:color w:val="auto"/>
          <w:u w:val="none"/>
        </w:rPr>
        <w:t>]</w:t>
      </w:r>
      <w:r w:rsidR="0033544D">
        <w:fldChar w:fldCharType="end"/>
      </w:r>
    </w:p>
    <w:p w14:paraId="0828FAE3" w14:textId="77777777" w:rsidR="0033544D" w:rsidRPr="00742779" w:rsidRDefault="00742779" w:rsidP="000E54B1">
      <w:pPr>
        <w:pPrChange w:id="6071" w:author="Seth Oranburg" w:date="2026-03-07T09:50:00Z" w16du:dateUtc="2026-03-07T14:50:00Z">
          <w:pPr>
            <w:pStyle w:val="NormalWeb"/>
          </w:pPr>
        </w:pPrChange>
      </w:pPr>
      <w:del w:id="6072" w:author="Seth Oranburg" w:date="2026-03-07T09:50:00Z" w16du:dateUtc="2026-03-07T14:50:00Z">
        <w:r w:rsidRPr="00742779">
          <w:rPr>
            <w:rFonts w:ascii="ZWAdobeF" w:hAnsi="ZWAdobeF" w:cs="ZWAdobeF"/>
            <w:sz w:val="2"/>
            <w:szCs w:val="2"/>
          </w:rPr>
          <w:delText>2586B</w:delText>
        </w:r>
        <w:r w:rsidR="0033544D" w:rsidRPr="00742779">
          <w:delText>Yet</w:delText>
        </w:r>
      </w:del>
      <w:ins w:id="6073" w:author="Seth Oranburg" w:date="2026-03-07T09:50:00Z" w16du:dateUtc="2026-03-07T14:50:00Z">
        <w:r w:rsidR="0033544D" w:rsidRPr="00742779">
          <w:t>Yet</w:t>
        </w:r>
      </w:ins>
      <w:r w:rsidR="0033544D" w:rsidRPr="00742779">
        <w:t xml:space="preserve"> this area of law matters immensely. Piercing the corporate veil is the most litigated issue in corporate law, generating more reported decisions than fiduciary duties, hostile takeovers, or any other corporate law topic.</w:t>
      </w:r>
      <w:r w:rsidR="0033544D">
        <w:fldChar w:fldCharType="begin"/>
      </w:r>
      <w:r w:rsidR="0033544D">
        <w:instrText>HYPERLINK \l "fn358-11647" \o "Jump to citation"</w:instrText>
      </w:r>
      <w:r w:rsidR="0033544D">
        <w:fldChar w:fldCharType="separate"/>
      </w:r>
      <w:r w:rsidR="0033544D" w:rsidRPr="00742779">
        <w:rPr>
          <w:rStyle w:val="Hyperlink"/>
          <w:color w:val="auto"/>
          <w:u w:val="none"/>
        </w:rPr>
        <w:t>[358</w:t>
      </w:r>
      <w:r w:rsidR="00FA601A" w:rsidRPr="00742779">
        <w:rPr>
          <w:rStyle w:val="Hyperlink"/>
          <w:color w:val="auto"/>
          <w:u w:val="none"/>
        </w:rPr>
        <w:t>]</w:t>
      </w:r>
      <w:r w:rsidR="0033544D">
        <w:fldChar w:fldCharType="end"/>
      </w:r>
      <w:r w:rsidR="0033544D" w:rsidRPr="00742779">
        <w:t xml:space="preserve"> The stakes are high: personal liability can mean financial ruin for individual defendants or the destruction of carefully constructed corporate group structures. Lawyers cannot advise clients about organizational choices without understanding when entity boundaries will be respected and when they will be disregarded.</w:t>
      </w:r>
    </w:p>
    <w:p w14:paraId="272D7CC1" w14:textId="77777777" w:rsidR="0033544D" w:rsidRPr="00742779" w:rsidRDefault="00742779" w:rsidP="000E54B1">
      <w:del w:id="6074" w:author="Seth Oranburg" w:date="2026-03-07T09:50:00Z" w16du:dateUtc="2026-03-07T14:50:00Z">
        <w:r w:rsidRPr="00742779">
          <w:rPr>
            <w:rFonts w:ascii="ZWAdobeF" w:hAnsi="ZWAdobeF" w:cs="ZWAdobeF"/>
            <w:sz w:val="2"/>
            <w:szCs w:val="2"/>
          </w:rPr>
          <w:lastRenderedPageBreak/>
          <w:delText>2587B</w:delText>
        </w:r>
        <w:r w:rsidR="0033544D" w:rsidRPr="00742779">
          <w:delText>This</w:delText>
        </w:r>
      </w:del>
      <w:ins w:id="6075" w:author="Seth Oranburg" w:date="2026-03-07T09:50:00Z" w16du:dateUtc="2026-03-07T14:50:00Z">
        <w:r w:rsidR="0033544D" w:rsidRPr="00742779">
          <w:t>This</w:t>
        </w:r>
      </w:ins>
      <w:r w:rsidR="0033544D" w:rsidRPr="00742779">
        <w:t xml:space="preserve"> chapter confronts the puzzle directly. We will examine the doctrinal standards courts articulate, then turn to what courts actually do. Empirical studies reveal patterns beneath the rhetorical confusion. We will discover that veil piercing, despite its verbal chaos, operates with rough predictability once we understand what problems courts are trying to solve.</w:t>
      </w:r>
    </w:p>
    <w:p w14:paraId="1717CAFD" w14:textId="77777777" w:rsidR="0033544D" w:rsidRPr="00742779" w:rsidRDefault="0033544D" w:rsidP="000E54B1">
      <w:pPr>
        <w:pStyle w:val="Heading2"/>
        <w:rPr>
          <w:rFonts w:eastAsia="Times New Roman"/>
        </w:rPr>
      </w:pPr>
      <w:r w:rsidRPr="00742779">
        <w:rPr>
          <w:rFonts w:eastAsia="Times New Roman"/>
        </w:rPr>
        <w:t>Why Limited Liability Exists</w:t>
      </w:r>
    </w:p>
    <w:p w14:paraId="06D2FB58" w14:textId="77777777" w:rsidR="0033544D" w:rsidRPr="00742779" w:rsidRDefault="00742779" w:rsidP="000E54B1">
      <w:del w:id="6076" w:author="Seth Oranburg" w:date="2026-03-07T09:50:00Z" w16du:dateUtc="2026-03-07T14:50:00Z">
        <w:r w:rsidRPr="00742779">
          <w:rPr>
            <w:rFonts w:ascii="ZWAdobeF" w:hAnsi="ZWAdobeF" w:cs="ZWAdobeF"/>
            <w:sz w:val="2"/>
            <w:szCs w:val="2"/>
          </w:rPr>
          <w:delText>2588B</w:delText>
        </w:r>
        <w:r w:rsidR="0033544D" w:rsidRPr="00742779">
          <w:delText>Understanding</w:delText>
        </w:r>
      </w:del>
      <w:ins w:id="6077" w:author="Seth Oranburg" w:date="2026-03-07T09:50:00Z" w16du:dateUtc="2026-03-07T14:50:00Z">
        <w:r w:rsidR="0033544D" w:rsidRPr="00742779">
          <w:t>Understanding</w:t>
        </w:r>
      </w:ins>
      <w:r w:rsidR="0033544D" w:rsidRPr="00742779">
        <w:t xml:space="preserve"> when courts disregard limited liability requires first understanding why it exists. The economic rationale for limited liability rests on four foundations, each essential to understanding both when limited liability should hold and when courts should disregard it.</w:t>
      </w:r>
    </w:p>
    <w:p w14:paraId="6701119E" w14:textId="77777777" w:rsidR="0033544D" w:rsidRPr="00742779" w:rsidRDefault="0033544D" w:rsidP="000E54B1">
      <w:pPr>
        <w:pStyle w:val="Heading3"/>
        <w:rPr>
          <w:rFonts w:eastAsia="Times New Roman"/>
        </w:rPr>
      </w:pPr>
      <w:r w:rsidRPr="00742779">
        <w:rPr>
          <w:rFonts w:eastAsia="Times New Roman"/>
        </w:rPr>
        <w:t>Capital Formation and Portfolio Diversification</w:t>
      </w:r>
    </w:p>
    <w:p w14:paraId="2F0DD283" w14:textId="77777777" w:rsidR="0033544D" w:rsidRPr="00742779" w:rsidRDefault="00742779" w:rsidP="000E54B1">
      <w:del w:id="6078" w:author="Seth Oranburg" w:date="2026-03-07T09:50:00Z" w16du:dateUtc="2026-03-07T14:50:00Z">
        <w:r w:rsidRPr="00742779">
          <w:rPr>
            <w:rFonts w:ascii="ZWAdobeF" w:hAnsi="ZWAdobeF" w:cs="ZWAdobeF"/>
            <w:sz w:val="2"/>
            <w:szCs w:val="2"/>
          </w:rPr>
          <w:delText>2589B</w:delText>
        </w:r>
        <w:r w:rsidR="0033544D" w:rsidRPr="00742779">
          <w:delText>Imagine</w:delText>
        </w:r>
      </w:del>
      <w:ins w:id="6079" w:author="Seth Oranburg" w:date="2026-03-07T09:50:00Z" w16du:dateUtc="2026-03-07T14:50:00Z">
        <w:r w:rsidR="0033544D" w:rsidRPr="00742779">
          <w:t>Imagine</w:t>
        </w:r>
      </w:ins>
      <w:r w:rsidR="0033544D" w:rsidRPr="00742779">
        <w:t xml:space="preserve"> you have $100,000 to invest. Without limited liability, investing in ten different corporations creates exposure to liabilities from all ten. If any single corporation incurs catastrophic liability, you could lose everything—not just your investment in that firm, but your house, savings, and retirement. Rational investors facing this risk would refuse to diversify. They would concentrate their investments in a single firm they could monitor closely, accepting higher firm-specific risk to avoid the unlimited exposure that comes from spreading investments across multiple ventures they cannot supervise.</w:t>
      </w:r>
    </w:p>
    <w:p w14:paraId="4051A596" w14:textId="77777777" w:rsidR="0033544D" w:rsidRPr="00742779" w:rsidRDefault="00742779" w:rsidP="000E54B1">
      <w:pPr>
        <w:pPrChange w:id="6080" w:author="Seth Oranburg" w:date="2026-03-07T09:50:00Z" w16du:dateUtc="2026-03-07T14:50:00Z">
          <w:pPr>
            <w:pStyle w:val="NormalWeb"/>
          </w:pPr>
        </w:pPrChange>
      </w:pPr>
      <w:del w:id="6081" w:author="Seth Oranburg" w:date="2026-03-07T09:50:00Z" w16du:dateUtc="2026-03-07T14:50:00Z">
        <w:r w:rsidRPr="00742779">
          <w:rPr>
            <w:rFonts w:ascii="ZWAdobeF" w:hAnsi="ZWAdobeF" w:cs="ZWAdobeF"/>
            <w:sz w:val="2"/>
            <w:szCs w:val="2"/>
          </w:rPr>
          <w:delText>2590B</w:delText>
        </w:r>
        <w:r w:rsidR="0033544D" w:rsidRPr="00742779">
          <w:delText>Limited</w:delText>
        </w:r>
      </w:del>
      <w:ins w:id="6082" w:author="Seth Oranburg" w:date="2026-03-07T09:50:00Z" w16du:dateUtc="2026-03-07T14:50:00Z">
        <w:r w:rsidR="0033544D" w:rsidRPr="00742779">
          <w:t>Limited</w:t>
        </w:r>
      </w:ins>
      <w:r w:rsidR="0033544D" w:rsidRPr="00742779">
        <w:t xml:space="preserve"> liability reverses this calculus entirely. With your downside capped at each investment</w:t>
      </w:r>
      <w:r w:rsidR="009F60D1" w:rsidRPr="00742779">
        <w:t>’</w:t>
      </w:r>
      <w:r w:rsidR="0033544D" w:rsidRPr="00742779">
        <w:t>s value, diversification becomes safe. You can spread $100,000 across fifty companies, reducing the risk that any single failure destroys your wealth.</w:t>
      </w:r>
      <w:r w:rsidR="00DE5462">
        <w:fldChar w:fldCharType="begin"/>
      </w:r>
      <w:r w:rsidR="00DE5462">
        <w:instrText>HYPERLINK \l "fn359-11647" \o "Jump to citation"</w:instrText>
      </w:r>
      <w:r w:rsidR="00DE5462">
        <w:fldChar w:fldCharType="separate"/>
      </w:r>
      <w:r w:rsidR="00DE5462" w:rsidRPr="00742779">
        <w:rPr>
          <w:rStyle w:val="Hyperlink"/>
          <w:color w:val="auto"/>
          <w:u w:val="none"/>
        </w:rPr>
        <w:t>[356]</w:t>
      </w:r>
      <w:r w:rsidR="00DE5462">
        <w:fldChar w:fldCharType="end"/>
      </w:r>
    </w:p>
    <w:p w14:paraId="174A3599" w14:textId="77777777" w:rsidR="0033544D" w:rsidRPr="00742779" w:rsidRDefault="0033544D" w:rsidP="000E54B1">
      <w:pPr>
        <w:pStyle w:val="Heading3"/>
        <w:rPr>
          <w:rFonts w:eastAsia="Times New Roman"/>
        </w:rPr>
      </w:pPr>
      <w:r w:rsidRPr="00742779">
        <w:rPr>
          <w:rFonts w:eastAsia="Times New Roman"/>
        </w:rPr>
        <w:t>Facilitating Liquid Secondary Markets</w:t>
      </w:r>
    </w:p>
    <w:p w14:paraId="14F6FAB6" w14:textId="77777777" w:rsidR="0033544D" w:rsidRPr="00742779" w:rsidRDefault="00742779" w:rsidP="000E54B1">
      <w:del w:id="6083" w:author="Seth Oranburg" w:date="2026-03-07T09:50:00Z" w16du:dateUtc="2026-03-07T14:50:00Z">
        <w:r w:rsidRPr="00742779">
          <w:rPr>
            <w:rFonts w:ascii="ZWAdobeF" w:hAnsi="ZWAdobeF" w:cs="ZWAdobeF"/>
            <w:sz w:val="2"/>
            <w:szCs w:val="2"/>
          </w:rPr>
          <w:delText>2591B</w:delText>
        </w:r>
        <w:r w:rsidR="0033544D" w:rsidRPr="00742779">
          <w:delText>When</w:delText>
        </w:r>
      </w:del>
      <w:ins w:id="6084" w:author="Seth Oranburg" w:date="2026-03-07T09:50:00Z" w16du:dateUtc="2026-03-07T14:50:00Z">
        <w:r w:rsidR="0033544D" w:rsidRPr="00742779">
          <w:t>When</w:t>
        </w:r>
      </w:ins>
      <w:r w:rsidR="0033544D" w:rsidRPr="00742779">
        <w:t xml:space="preserve"> you buy 100 shares of Apple Inc. on the stock market, you never investigate the seller</w:t>
      </w:r>
      <w:r w:rsidR="009F60D1" w:rsidRPr="00742779">
        <w:t>’</w:t>
      </w:r>
      <w:r w:rsidR="0033544D" w:rsidRPr="00742779">
        <w:t>s financial condition. You do not need to. The shares come to you free of any liability beyond their purchase price. If Apple were sued for $1 billion and lost, your maximum loss is the value of your 100 shares—not $1 billion divided among all shareholders based on their wealth.</w:t>
      </w:r>
    </w:p>
    <w:p w14:paraId="61FCE092" w14:textId="77777777" w:rsidR="0033544D" w:rsidRPr="00742779" w:rsidRDefault="00742779" w:rsidP="000E54B1">
      <w:pPr>
        <w:pPrChange w:id="6085" w:author="Seth Oranburg" w:date="2026-03-07T09:50:00Z" w16du:dateUtc="2026-03-07T14:50:00Z">
          <w:pPr>
            <w:pStyle w:val="NormalWeb"/>
          </w:pPr>
        </w:pPrChange>
      </w:pPr>
      <w:del w:id="6086" w:author="Seth Oranburg" w:date="2026-03-07T09:50:00Z" w16du:dateUtc="2026-03-07T14:50:00Z">
        <w:r w:rsidRPr="00742779">
          <w:rPr>
            <w:rFonts w:ascii="ZWAdobeF" w:hAnsi="ZWAdobeF" w:cs="ZWAdobeF"/>
            <w:sz w:val="2"/>
            <w:szCs w:val="2"/>
          </w:rPr>
          <w:delText>2592B</w:delText>
        </w:r>
        <w:r w:rsidR="0033544D" w:rsidRPr="00742779">
          <w:delText>This</w:delText>
        </w:r>
      </w:del>
      <w:ins w:id="6087" w:author="Seth Oranburg" w:date="2026-03-07T09:50:00Z" w16du:dateUtc="2026-03-07T14:50:00Z">
        <w:r w:rsidR="0033544D" w:rsidRPr="00742779">
          <w:t>This</w:t>
        </w:r>
      </w:ins>
      <w:r w:rsidR="0033544D" w:rsidRPr="00742779">
        <w:t xml:space="preserve"> transferability exists because of limited liability. In a general partnership, admitting a new partner requires existing partners</w:t>
      </w:r>
      <w:r w:rsidR="009F60D1" w:rsidRPr="00742779">
        <w:t>’</w:t>
      </w:r>
      <w:r w:rsidR="0033544D" w:rsidRPr="00742779">
        <w:t xml:space="preserve"> consent precisely because new partners acquire unlimited liability exposure. You must </w:t>
      </w:r>
      <w:r w:rsidR="0033544D" w:rsidRPr="00742779">
        <w:lastRenderedPageBreak/>
        <w:t>investigate whom you are partnering with. This makes partnership interests illiquid—they cannot be freely traded because each transfer changes everyone</w:t>
      </w:r>
      <w:r w:rsidR="009F60D1" w:rsidRPr="00742779">
        <w:t>’</w:t>
      </w:r>
      <w:r w:rsidR="0033544D" w:rsidRPr="00742779">
        <w:t>s risk profile. Limited liability severs that connection, enabling stock exchanges where millions of shares change hands daily among parties who know nothing about each other.</w:t>
      </w:r>
      <w:r w:rsidR="0033544D">
        <w:fldChar w:fldCharType="begin"/>
      </w:r>
      <w:r w:rsidR="0033544D">
        <w:instrText>HYPERLINK \l "fn360-11647" \o "Jump to citation"</w:instrText>
      </w:r>
      <w:r w:rsidR="0033544D">
        <w:fldChar w:fldCharType="separate"/>
      </w:r>
      <w:r w:rsidR="0033544D" w:rsidRPr="00742779">
        <w:rPr>
          <w:rStyle w:val="Hyperlink"/>
          <w:color w:val="auto"/>
          <w:u w:val="none"/>
        </w:rPr>
        <w:t>[360</w:t>
      </w:r>
      <w:r w:rsidR="00B258E5" w:rsidRPr="00742779">
        <w:rPr>
          <w:rStyle w:val="Hyperlink"/>
          <w:color w:val="auto"/>
          <w:u w:val="none"/>
        </w:rPr>
        <w:t>]</w:t>
      </w:r>
      <w:r w:rsidR="0033544D">
        <w:fldChar w:fldCharType="end"/>
      </w:r>
    </w:p>
    <w:p w14:paraId="3D4033AE" w14:textId="77777777" w:rsidR="0033544D" w:rsidRPr="00742779" w:rsidRDefault="0033544D" w:rsidP="000E54B1">
      <w:pPr>
        <w:pStyle w:val="Heading3"/>
        <w:rPr>
          <w:rFonts w:eastAsia="Times New Roman"/>
        </w:rPr>
      </w:pPr>
      <w:r w:rsidRPr="00742779">
        <w:rPr>
          <w:rFonts w:eastAsia="Times New Roman"/>
        </w:rPr>
        <w:t>Reducing Monitoring Costs</w:t>
      </w:r>
    </w:p>
    <w:p w14:paraId="630B709A" w14:textId="77777777" w:rsidR="0033544D" w:rsidRPr="00742779" w:rsidRDefault="00742779" w:rsidP="000E54B1">
      <w:del w:id="6088" w:author="Seth Oranburg" w:date="2026-03-07T09:50:00Z" w16du:dateUtc="2026-03-07T14:50:00Z">
        <w:r w:rsidRPr="00742779">
          <w:rPr>
            <w:rFonts w:ascii="ZWAdobeF" w:hAnsi="ZWAdobeF" w:cs="ZWAdobeF"/>
            <w:sz w:val="2"/>
            <w:szCs w:val="2"/>
          </w:rPr>
          <w:delText>2593B</w:delText>
        </w:r>
        <w:r w:rsidR="0033544D" w:rsidRPr="00742779">
          <w:delText>Without</w:delText>
        </w:r>
      </w:del>
      <w:ins w:id="6089" w:author="Seth Oranburg" w:date="2026-03-07T09:50:00Z" w16du:dateUtc="2026-03-07T14:50:00Z">
        <w:r w:rsidR="0033544D" w:rsidRPr="00742779">
          <w:t>Without</w:t>
        </w:r>
      </w:ins>
      <w:r w:rsidR="0033544D" w:rsidRPr="00742779">
        <w:t xml:space="preserve"> limited liability, shareholders would need to monitor corporate decisions constantly. Every major contract, every hiring decision, every operational choice could generate liability that reaches shareholders personally. Shareholders would demand veto rights over routine decisions. Board meetings would become shareholder referendums. Management would be paralyzed by the need to consult owners on matters large and small.</w:t>
      </w:r>
    </w:p>
    <w:p w14:paraId="48EBAE58" w14:textId="77777777" w:rsidR="0033544D" w:rsidRPr="00742779" w:rsidRDefault="00742779" w:rsidP="000E54B1">
      <w:pPr>
        <w:pPrChange w:id="6090" w:author="Seth Oranburg" w:date="2026-03-07T09:50:00Z" w16du:dateUtc="2026-03-07T14:50:00Z">
          <w:pPr>
            <w:pStyle w:val="NormalWeb"/>
          </w:pPr>
        </w:pPrChange>
      </w:pPr>
      <w:del w:id="6091" w:author="Seth Oranburg" w:date="2026-03-07T09:50:00Z" w16du:dateUtc="2026-03-07T14:50:00Z">
        <w:r w:rsidRPr="00742779">
          <w:rPr>
            <w:rFonts w:ascii="ZWAdobeF" w:hAnsi="ZWAdobeF" w:cs="ZWAdobeF"/>
            <w:sz w:val="2"/>
            <w:szCs w:val="2"/>
          </w:rPr>
          <w:delText>2594B</w:delText>
        </w:r>
        <w:r w:rsidR="0033544D" w:rsidRPr="00742779">
          <w:delText>Recall</w:delText>
        </w:r>
      </w:del>
      <w:ins w:id="6092" w:author="Seth Oranburg" w:date="2026-03-07T09:50:00Z" w16du:dateUtc="2026-03-07T14:50:00Z">
        <w:r w:rsidR="0033544D" w:rsidRPr="00742779">
          <w:t>Recall</w:t>
        </w:r>
      </w:ins>
      <w:r w:rsidR="0033544D" w:rsidRPr="00742779">
        <w:t xml:space="preserve"> from Chapter 1 that monitoring costs are one component of agency costs. Limited liability reduces monitoring costs by giving shareholders strong incentive to monitor (their investment is at risk) without requiring perfect monitoring (their personal assets are protected). The result is a workable governance structure where boards manage and shareholders provide oversight through periodic elections and fiduciary duties rather than continuous intervention.</w:t>
      </w:r>
      <w:r w:rsidR="00DE5462">
        <w:fldChar w:fldCharType="begin"/>
      </w:r>
      <w:r w:rsidR="00DE5462">
        <w:instrText>HYPERLINK \l "fn359-11647" \o "Jump to citation"</w:instrText>
      </w:r>
      <w:r w:rsidR="00DE5462">
        <w:fldChar w:fldCharType="separate"/>
      </w:r>
      <w:r w:rsidR="00DE5462" w:rsidRPr="00742779">
        <w:rPr>
          <w:rStyle w:val="Hyperlink"/>
          <w:color w:val="auto"/>
          <w:u w:val="none"/>
        </w:rPr>
        <w:t>[356]</w:t>
      </w:r>
      <w:r w:rsidR="00DE5462">
        <w:fldChar w:fldCharType="end"/>
      </w:r>
    </w:p>
    <w:p w14:paraId="148C3D1D" w14:textId="77777777" w:rsidR="0033544D" w:rsidRPr="00742779" w:rsidRDefault="0033544D" w:rsidP="000E54B1">
      <w:pPr>
        <w:pStyle w:val="Heading3"/>
        <w:rPr>
          <w:rFonts w:eastAsia="Times New Roman"/>
        </w:rPr>
      </w:pPr>
      <w:r w:rsidRPr="00742779">
        <w:rPr>
          <w:rFonts w:eastAsia="Times New Roman"/>
        </w:rPr>
        <w:t>Enabling Socially Beneficial Risk-Taking</w:t>
      </w:r>
    </w:p>
    <w:p w14:paraId="63113E86" w14:textId="77777777" w:rsidR="0033544D" w:rsidRPr="00742779" w:rsidRDefault="00742779" w:rsidP="000E54B1">
      <w:del w:id="6093" w:author="Seth Oranburg" w:date="2026-03-07T09:50:00Z" w16du:dateUtc="2026-03-07T14:50:00Z">
        <w:r w:rsidRPr="00742779">
          <w:rPr>
            <w:rFonts w:ascii="ZWAdobeF" w:hAnsi="ZWAdobeF" w:cs="ZWAdobeF"/>
            <w:sz w:val="2"/>
            <w:szCs w:val="2"/>
          </w:rPr>
          <w:delText>2595B</w:delText>
        </w:r>
        <w:r w:rsidR="0033544D" w:rsidRPr="00742779">
          <w:delText>Pharmaceutical</w:delText>
        </w:r>
      </w:del>
      <w:ins w:id="6094" w:author="Seth Oranburg" w:date="2026-03-07T09:50:00Z" w16du:dateUtc="2026-03-07T14:50:00Z">
        <w:r w:rsidR="0033544D" w:rsidRPr="00742779">
          <w:t>Pharmaceutical</w:t>
        </w:r>
      </w:ins>
      <w:r w:rsidR="0033544D" w:rsidRPr="00742779">
        <w:t xml:space="preserve"> development requires billions in research and development with no guarantee of success. Most drug candidates fail in clinical trials. Without limited liability, rational investors would refuse to fund pharmaceutical research—the downside (unlimited personal liability for drug side effects) would dwarf the upside (returns on successful drugs). The same logic applies to any venture with substantial upside potential but meaningful risk of loss: technology startups, infrastructure projects, new manufacturing processes, financial innovation.</w:t>
      </w:r>
    </w:p>
    <w:p w14:paraId="27989557" w14:textId="77777777" w:rsidR="0033544D" w:rsidRPr="00742779" w:rsidRDefault="00742779" w:rsidP="000E54B1">
      <w:pPr>
        <w:pPrChange w:id="6095" w:author="Seth Oranburg" w:date="2026-03-07T09:50:00Z" w16du:dateUtc="2026-03-07T14:50:00Z">
          <w:pPr>
            <w:pStyle w:val="NormalWeb"/>
          </w:pPr>
        </w:pPrChange>
      </w:pPr>
      <w:del w:id="6096" w:author="Seth Oranburg" w:date="2026-03-07T09:50:00Z" w16du:dateUtc="2026-03-07T14:50:00Z">
        <w:r w:rsidRPr="00742779">
          <w:rPr>
            <w:rFonts w:ascii="ZWAdobeF" w:hAnsi="ZWAdobeF" w:cs="ZWAdobeF"/>
            <w:sz w:val="2"/>
            <w:szCs w:val="2"/>
          </w:rPr>
          <w:delText>2596B</w:delText>
        </w:r>
        <w:r w:rsidR="0033544D" w:rsidRPr="00742779">
          <w:delText>Limited</w:delText>
        </w:r>
      </w:del>
      <w:ins w:id="6097" w:author="Seth Oranburg" w:date="2026-03-07T09:50:00Z" w16du:dateUtc="2026-03-07T14:50:00Z">
        <w:r w:rsidR="0033544D" w:rsidRPr="00742779">
          <w:t>Limited</w:t>
        </w:r>
      </w:ins>
      <w:r w:rsidR="0033544D" w:rsidRPr="00742779">
        <w:t xml:space="preserve"> liability allows entrepreneurs to pursue ventures with genuine social value but uncertain outcomes. The losses from failures are capped; the gains from successes accrue to investors and society.</w:t>
      </w:r>
      <w:r w:rsidR="0033544D">
        <w:fldChar w:fldCharType="begin"/>
      </w:r>
      <w:r w:rsidR="0033544D">
        <w:instrText>HYPERLINK \l "fn361-11647" \o "Jump to citation"</w:instrText>
      </w:r>
      <w:r w:rsidR="0033544D">
        <w:fldChar w:fldCharType="separate"/>
      </w:r>
      <w:r w:rsidR="0033544D" w:rsidRPr="00742779">
        <w:rPr>
          <w:rStyle w:val="Hyperlink"/>
          <w:color w:val="auto"/>
          <w:u w:val="none"/>
        </w:rPr>
        <w:t>[361</w:t>
      </w:r>
      <w:r w:rsidR="00FA601A" w:rsidRPr="00742779">
        <w:rPr>
          <w:rStyle w:val="Hyperlink"/>
          <w:color w:val="auto"/>
          <w:u w:val="none"/>
        </w:rPr>
        <w:t>]</w:t>
      </w:r>
      <w:r w:rsidR="0033544D">
        <w:fldChar w:fldCharType="end"/>
      </w:r>
    </w:p>
    <w:p w14:paraId="23A5EB58" w14:textId="77777777" w:rsidR="0033544D" w:rsidRPr="00742779" w:rsidRDefault="0033544D" w:rsidP="000E54B1">
      <w:pPr>
        <w:pStyle w:val="Heading3"/>
        <w:rPr>
          <w:rFonts w:eastAsia="Times New Roman"/>
        </w:rPr>
      </w:pPr>
      <w:r w:rsidRPr="00742779">
        <w:rPr>
          <w:rFonts w:eastAsia="Times New Roman"/>
        </w:rPr>
        <w:t>The Problem: Moral Hazard</w:t>
      </w:r>
    </w:p>
    <w:p w14:paraId="2F426669" w14:textId="77777777" w:rsidR="0033544D" w:rsidRPr="00742779" w:rsidRDefault="00742779" w:rsidP="000E54B1">
      <w:del w:id="6098" w:author="Seth Oranburg" w:date="2026-03-07T09:50:00Z" w16du:dateUtc="2026-03-07T14:50:00Z">
        <w:r w:rsidRPr="00742779">
          <w:rPr>
            <w:rFonts w:ascii="ZWAdobeF" w:hAnsi="ZWAdobeF" w:cs="ZWAdobeF"/>
            <w:sz w:val="2"/>
            <w:szCs w:val="2"/>
          </w:rPr>
          <w:delText>2597B</w:delText>
        </w:r>
        <w:r w:rsidR="0033544D" w:rsidRPr="00742779">
          <w:delText>Limited</w:delText>
        </w:r>
      </w:del>
      <w:ins w:id="6099" w:author="Seth Oranburg" w:date="2026-03-07T09:50:00Z" w16du:dateUtc="2026-03-07T14:50:00Z">
        <w:r w:rsidR="0033544D" w:rsidRPr="00742779">
          <w:t>Limited</w:t>
        </w:r>
      </w:ins>
      <w:r w:rsidR="0033544D" w:rsidRPr="00742779">
        <w:t xml:space="preserve"> liability creates moral hazard. When shareholders enjoy the upside of risky ventures but can externalize the downside to creditors, they have incentives to take excessive risks.</w:t>
      </w:r>
    </w:p>
    <w:p w14:paraId="215FA303" w14:textId="77777777" w:rsidR="0033544D" w:rsidRPr="00742779" w:rsidRDefault="00742779" w:rsidP="000E54B1">
      <w:del w:id="6100" w:author="Seth Oranburg" w:date="2026-03-07T09:50:00Z" w16du:dateUtc="2026-03-07T14:50:00Z">
        <w:r w:rsidRPr="00742779">
          <w:rPr>
            <w:rFonts w:ascii="ZWAdobeF" w:hAnsi="ZWAdobeF" w:cs="ZWAdobeF"/>
            <w:sz w:val="2"/>
            <w:szCs w:val="2"/>
          </w:rPr>
          <w:lastRenderedPageBreak/>
          <w:delText>2598B</w:delText>
        </w:r>
        <w:r w:rsidR="0033544D" w:rsidRPr="00742779">
          <w:delText>Consider</w:delText>
        </w:r>
      </w:del>
      <w:ins w:id="6101" w:author="Seth Oranburg" w:date="2026-03-07T09:50:00Z" w16du:dateUtc="2026-03-07T14:50:00Z">
        <w:r w:rsidR="0033544D" w:rsidRPr="00742779">
          <w:t>Consider</w:t>
        </w:r>
      </w:ins>
      <w:r w:rsidR="0033544D" w:rsidRPr="00742779">
        <w:t xml:space="preserve"> a construction company operating as a corporation with $100,000 in assets and $300,000 in insurance. The shareholders face a choice between two operating strategies. Under responsible operation, they decline projects exceeding the company</w:t>
      </w:r>
      <w:r w:rsidR="009F60D1" w:rsidRPr="00742779">
        <w:t>’</w:t>
      </w:r>
      <w:r w:rsidR="0033544D" w:rsidRPr="00742779">
        <w:t>s insurance coverage, maintain adequate capital reserves, and purchase additional insurance for high-risk projects. Under risk externalization, they accept any project regardless of risk, operate with minimal capital, pay dividends that drain corporate assets, and structure operations to maximize risk to creditors while minimizing shareholder exposure.</w:t>
      </w:r>
    </w:p>
    <w:p w14:paraId="6CFD6DE6" w14:textId="77777777" w:rsidR="0033544D" w:rsidRPr="00742779" w:rsidRDefault="00742779" w:rsidP="000E54B1">
      <w:del w:id="6102" w:author="Seth Oranburg" w:date="2026-03-07T09:50:00Z" w16du:dateUtc="2026-03-07T14:50:00Z">
        <w:r w:rsidRPr="00742779">
          <w:rPr>
            <w:rFonts w:ascii="ZWAdobeF" w:hAnsi="ZWAdobeF" w:cs="ZWAdobeF"/>
            <w:sz w:val="2"/>
            <w:szCs w:val="2"/>
          </w:rPr>
          <w:delText>2599B</w:delText>
        </w:r>
        <w:r w:rsidR="0033544D" w:rsidRPr="00742779">
          <w:delText>If</w:delText>
        </w:r>
      </w:del>
      <w:ins w:id="6103" w:author="Seth Oranburg" w:date="2026-03-07T09:50:00Z" w16du:dateUtc="2026-03-07T14:50:00Z">
        <w:r w:rsidR="0033544D" w:rsidRPr="00742779">
          <w:t>If</w:t>
        </w:r>
      </w:ins>
      <w:r w:rsidR="0033544D" w:rsidRPr="00742779">
        <w:t xml:space="preserve"> things go wrong in the responsible scenario, insurance and corporate assets cover losses. If things go wrong in the risk-externalization scenario, creditors bear the shortfall. But shareholders keep any profits in both scenarios. This asymmetry incentivizes risk externalization—shareholders capture the upside while shifting the downside to others.</w:t>
      </w:r>
    </w:p>
    <w:p w14:paraId="516DF927" w14:textId="77777777" w:rsidR="0033544D" w:rsidRPr="00742779" w:rsidRDefault="00742779" w:rsidP="000E54B1">
      <w:del w:id="6104" w:author="Seth Oranburg" w:date="2026-03-07T09:50:00Z" w16du:dateUtc="2026-03-07T14:50:00Z">
        <w:r w:rsidRPr="00742779">
          <w:rPr>
            <w:rFonts w:ascii="ZWAdobeF" w:hAnsi="ZWAdobeF" w:cs="ZWAdobeF"/>
            <w:sz w:val="2"/>
            <w:szCs w:val="2"/>
          </w:rPr>
          <w:delText>2600B</w:delText>
        </w:r>
        <w:r w:rsidR="0033544D" w:rsidRPr="00742779">
          <w:delText>Recall</w:delText>
        </w:r>
      </w:del>
      <w:ins w:id="6105" w:author="Seth Oranburg" w:date="2026-03-07T09:50:00Z" w16du:dateUtc="2026-03-07T14:50:00Z">
        <w:r w:rsidR="0033544D" w:rsidRPr="00742779">
          <w:t>Recall</w:t>
        </w:r>
      </w:ins>
      <w:r w:rsidR="0033544D" w:rsidRPr="00742779">
        <w:t xml:space="preserve"> from Chapter 1 that an externality arises when a transaction between private parties imposes costs on third parties who did not consent to bear them. Limited liability can create negative externalities: shareholders and the corporation benefit from risky operations, but tort victims and undersecured creditors bear the losses when risks materialize.</w:t>
      </w:r>
    </w:p>
    <w:p w14:paraId="02FC3CE4" w14:textId="77777777" w:rsidR="0033544D" w:rsidRPr="00742779" w:rsidRDefault="00742779" w:rsidP="000E54B1">
      <w:del w:id="6106" w:author="Seth Oranburg" w:date="2026-03-07T09:50:00Z" w16du:dateUtc="2026-03-07T14:50:00Z">
        <w:r w:rsidRPr="00742779">
          <w:rPr>
            <w:rFonts w:ascii="ZWAdobeF" w:hAnsi="ZWAdobeF" w:cs="ZWAdobeF"/>
            <w:sz w:val="2"/>
            <w:szCs w:val="2"/>
          </w:rPr>
          <w:delText>2601B</w:delText>
        </w:r>
        <w:r w:rsidR="0033544D" w:rsidRPr="00742779">
          <w:delText>The</w:delText>
        </w:r>
      </w:del>
      <w:ins w:id="6107" w:author="Seth Oranburg" w:date="2026-03-07T09:50:00Z" w16du:dateUtc="2026-03-07T14:50:00Z">
        <w:r w:rsidR="0033544D" w:rsidRPr="00742779">
          <w:t>The</w:t>
        </w:r>
      </w:ins>
      <w:r w:rsidR="0033544D" w:rsidRPr="00742779">
        <w:t xml:space="preserve"> most extreme form of moral hazard is the judgment-proof corporation: an entity with minimal assets, minimal insurance, and operations that generate significant liability risk. Such corporations externalize nearly all accident costs to victims. A taxi company with two cabs, statutory minimum insurance of $10,000, and no other assets illustrates the problem starkly. If a taxi causes an accident resulting in $500,000 in injuries, the victim can recover only $10,000 from insurance plus whatever minimal corporate assets exist. The corporation files for bankruptcy, the victim bears $480,000 or more in uncompensated harm, and the shareholders lost only their minimal investment.</w:t>
      </w:r>
    </w:p>
    <w:p w14:paraId="21B8A3A3" w14:textId="77777777" w:rsidR="0033544D" w:rsidRPr="00742779" w:rsidRDefault="00742779" w:rsidP="000E54B1">
      <w:pPr>
        <w:pPrChange w:id="6108" w:author="Seth Oranburg" w:date="2026-03-07T09:50:00Z" w16du:dateUtc="2026-03-07T14:50:00Z">
          <w:pPr>
            <w:pStyle w:val="NormalWeb"/>
          </w:pPr>
        </w:pPrChange>
      </w:pPr>
      <w:del w:id="6109" w:author="Seth Oranburg" w:date="2026-03-07T09:50:00Z" w16du:dateUtc="2026-03-07T14:50:00Z">
        <w:r w:rsidRPr="00742779">
          <w:rPr>
            <w:rFonts w:ascii="ZWAdobeF" w:hAnsi="ZWAdobeF" w:cs="ZWAdobeF"/>
            <w:sz w:val="2"/>
            <w:szCs w:val="2"/>
          </w:rPr>
          <w:delText>2602B</w:delText>
        </w:r>
        <w:r w:rsidR="0033544D" w:rsidRPr="00742779">
          <w:delText>This</w:delText>
        </w:r>
      </w:del>
      <w:ins w:id="6110" w:author="Seth Oranburg" w:date="2026-03-07T09:50:00Z" w16du:dateUtc="2026-03-07T14:50:00Z">
        <w:r w:rsidR="0033544D" w:rsidRPr="00742779">
          <w:t>This</w:t>
        </w:r>
      </w:ins>
      <w:r w:rsidR="0033544D" w:rsidRPr="00742779">
        <w:t xml:space="preserve"> is not hypothetical. This is </w:t>
      </w:r>
      <w:r w:rsidR="0033544D" w:rsidRPr="00742779">
        <w:rPr>
          <w:rStyle w:val="Emphasis"/>
        </w:rPr>
        <w:t>Walkovszky v. Carlton</w:t>
      </w:r>
      <w:r w:rsidR="0033544D" w:rsidRPr="00742779">
        <w:t>, the first major case this chapter examines.</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436A6F85" w14:textId="77777777" w:rsidR="0033544D" w:rsidRPr="00742779" w:rsidRDefault="0033544D" w:rsidP="000E54B1">
      <w:pPr>
        <w:pStyle w:val="Heading2"/>
        <w:rPr>
          <w:rFonts w:eastAsia="Times New Roman"/>
        </w:rPr>
      </w:pPr>
      <w:r w:rsidRPr="00742779">
        <w:rPr>
          <w:rFonts w:eastAsia="Times New Roman"/>
        </w:rPr>
        <w:t>The Traditional Doctrinal Formulations</w:t>
      </w:r>
    </w:p>
    <w:p w14:paraId="654520D9" w14:textId="77777777" w:rsidR="0033544D" w:rsidRPr="00742779" w:rsidRDefault="00742779" w:rsidP="000E54B1">
      <w:del w:id="6111" w:author="Seth Oranburg" w:date="2026-03-07T09:50:00Z" w16du:dateUtc="2026-03-07T14:50:00Z">
        <w:r w:rsidRPr="00742779">
          <w:rPr>
            <w:rFonts w:ascii="ZWAdobeF" w:hAnsi="ZWAdobeF" w:cs="ZWAdobeF"/>
            <w:sz w:val="2"/>
            <w:szCs w:val="2"/>
          </w:rPr>
          <w:delText>2603B</w:delText>
        </w:r>
        <w:r w:rsidR="0033544D" w:rsidRPr="00742779">
          <w:delText>Courts</w:delText>
        </w:r>
      </w:del>
      <w:ins w:id="6112" w:author="Seth Oranburg" w:date="2026-03-07T09:50:00Z" w16du:dateUtc="2026-03-07T14:50:00Z">
        <w:r w:rsidR="0033544D" w:rsidRPr="00742779">
          <w:t>Courts</w:t>
        </w:r>
      </w:ins>
      <w:r w:rsidR="0033544D" w:rsidRPr="00742779">
        <w:t xml:space="preserve"> in virtually every American jurisdiction recognize authority to pierce the corporate veil, but the standards they articulate vary considerably. Most formulations share a common structure: they identify a set of factors suggesting abuse of the corporate form, then require some element of fraud, injustice, or inequity that would result from respecting entity separateness.</w:t>
      </w:r>
    </w:p>
    <w:p w14:paraId="280A1560" w14:textId="77777777" w:rsidR="0033544D" w:rsidRPr="00742779" w:rsidRDefault="00742779" w:rsidP="000E54B1">
      <w:pPr>
        <w:pPrChange w:id="6113" w:author="Seth Oranburg" w:date="2026-03-07T09:50:00Z" w16du:dateUtc="2026-03-07T14:50:00Z">
          <w:pPr>
            <w:pStyle w:val="NormalWeb"/>
          </w:pPr>
        </w:pPrChange>
      </w:pPr>
      <w:del w:id="6114" w:author="Seth Oranburg" w:date="2026-03-07T09:50:00Z" w16du:dateUtc="2026-03-07T14:50:00Z">
        <w:r w:rsidRPr="00742779">
          <w:rPr>
            <w:rFonts w:ascii="ZWAdobeF" w:hAnsi="ZWAdobeF" w:cs="ZWAdobeF"/>
            <w:sz w:val="2"/>
            <w:szCs w:val="2"/>
          </w:rPr>
          <w:lastRenderedPageBreak/>
          <w:delText>2604B</w:delText>
        </w:r>
        <w:r w:rsidR="0033544D" w:rsidRPr="00742779">
          <w:delText>The</w:delText>
        </w:r>
      </w:del>
      <w:ins w:id="6115" w:author="Seth Oranburg" w:date="2026-03-07T09:50:00Z" w16du:dateUtc="2026-03-07T14:50:00Z">
        <w:r w:rsidR="0033544D" w:rsidRPr="00742779">
          <w:t>The</w:t>
        </w:r>
      </w:ins>
      <w:r w:rsidR="0033544D" w:rsidRPr="00742779">
        <w:t xml:space="preserve"> classic formulation comes from the Seventh Circuit</w:t>
      </w:r>
      <w:r w:rsidR="009F60D1" w:rsidRPr="00742779">
        <w:t>’</w:t>
      </w:r>
      <w:r w:rsidR="0033544D" w:rsidRPr="00742779">
        <w:t xml:space="preserve">s decision in </w:t>
      </w:r>
      <w:r w:rsidR="0033544D" w:rsidRPr="00742779">
        <w:rPr>
          <w:rStyle w:val="Emphasis"/>
        </w:rPr>
        <w:t>Sea-Land Services, Inc. v. Pepper Source</w:t>
      </w:r>
      <w:r w:rsidR="0033544D" w:rsidRPr="00742779">
        <w:t>.</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r w:rsidR="0033544D" w:rsidRPr="00742779">
        <w:t xml:space="preserve"> Judge Posner, writing for the court, distilled Illinois law into a two-part test. First, the plaintiff must demonstrate </w:t>
      </w:r>
      <w:r w:rsidR="009F60D1" w:rsidRPr="00742779">
        <w:t>“</w:t>
      </w:r>
      <w:r w:rsidR="0033544D" w:rsidRPr="00742779">
        <w:t>such unity of interest and ownership that the separate personalities of the corporation and the individual no longer exist.</w:t>
      </w:r>
      <w:r w:rsidR="009F60D1" w:rsidRPr="00742779">
        <w:t>”</w:t>
      </w:r>
      <w:r w:rsidR="0033544D" w:rsidRPr="00742779">
        <w:t xml:space="preserve"> Second, adherence to the fiction of separate existence </w:t>
      </w:r>
      <w:r w:rsidR="009F60D1" w:rsidRPr="00742779">
        <w:t>“</w:t>
      </w:r>
      <w:r w:rsidR="0033544D" w:rsidRPr="00742779">
        <w:t>would sanction a fraud or promote injustice.</w:t>
      </w:r>
      <w:r w:rsidR="009F60D1" w:rsidRPr="00742779">
        <w:t>”</w:t>
      </w:r>
    </w:p>
    <w:p w14:paraId="25E2D6F9" w14:textId="77777777" w:rsidR="0033544D" w:rsidRPr="00742779" w:rsidRDefault="00742779" w:rsidP="000E54B1">
      <w:del w:id="6116" w:author="Seth Oranburg" w:date="2026-03-07T09:50:00Z" w16du:dateUtc="2026-03-07T14:50:00Z">
        <w:r w:rsidRPr="00742779">
          <w:rPr>
            <w:rFonts w:ascii="ZWAdobeF" w:hAnsi="ZWAdobeF" w:cs="ZWAdobeF"/>
            <w:sz w:val="2"/>
            <w:szCs w:val="2"/>
          </w:rPr>
          <w:delText>2605B</w:delText>
        </w:r>
        <w:r w:rsidR="0033544D" w:rsidRPr="00742779">
          <w:delText>Both</w:delText>
        </w:r>
      </w:del>
      <w:ins w:id="6117" w:author="Seth Oranburg" w:date="2026-03-07T09:50:00Z" w16du:dateUtc="2026-03-07T14:50:00Z">
        <w:r w:rsidR="0033544D" w:rsidRPr="00742779">
          <w:t>Both</w:t>
        </w:r>
      </w:ins>
      <w:r w:rsidR="0033544D" w:rsidRPr="00742779">
        <w:t xml:space="preserve"> prongs require satisfaction. Unity of interest alone is insufficient. Evidence of fraud or injustice alone is insufficient. The plaintiff must establish both that entity separateness has broken down and that respecting it would produce unacceptable consequences.</w:t>
      </w:r>
    </w:p>
    <w:p w14:paraId="0A5DD2CC" w14:textId="77777777" w:rsidR="0033544D" w:rsidRPr="00742779" w:rsidRDefault="00742779" w:rsidP="000E54B1">
      <w:del w:id="6118" w:author="Seth Oranburg" w:date="2026-03-07T09:50:00Z" w16du:dateUtc="2026-03-07T14:50:00Z">
        <w:r w:rsidRPr="00742779">
          <w:rPr>
            <w:rFonts w:ascii="ZWAdobeF" w:hAnsi="ZWAdobeF" w:cs="ZWAdobeF"/>
            <w:sz w:val="2"/>
            <w:szCs w:val="2"/>
          </w:rPr>
          <w:delText>2606B</w:delText>
        </w:r>
        <w:r w:rsidR="0033544D" w:rsidRPr="00742779">
          <w:delText>What</w:delText>
        </w:r>
      </w:del>
      <w:ins w:id="6119" w:author="Seth Oranburg" w:date="2026-03-07T09:50:00Z" w16du:dateUtc="2026-03-07T14:50:00Z">
        <w:r w:rsidR="0033544D" w:rsidRPr="00742779">
          <w:t>What</w:t>
        </w:r>
      </w:ins>
      <w:r w:rsidR="0033544D" w:rsidRPr="00742779">
        <w:t xml:space="preserve"> constitutes unity of interest? Courts examine factors including: failure to maintain adequate corporate records; commingling of funds or other assets; undercapitalization; treatment of corporate assets as the owner</w:t>
      </w:r>
      <w:r w:rsidR="009F60D1" w:rsidRPr="00742779">
        <w:t>’</w:t>
      </w:r>
      <w:r w:rsidR="0033544D" w:rsidRPr="00742779">
        <w:t>s own; failure to observe corporate formalities; absence of corporate records; overlapping directors, officers, and employees between entities; and use of the corporation as a mere shell or conduit for personal affairs. No single factor is dispositive. Courts engage in what they describe as a totality-of-circumstances analysis.</w:t>
      </w:r>
    </w:p>
    <w:p w14:paraId="4C6C8266" w14:textId="77777777" w:rsidR="0033544D" w:rsidRPr="00742779" w:rsidRDefault="00742779" w:rsidP="000E54B1">
      <w:pPr>
        <w:pPrChange w:id="6120" w:author="Seth Oranburg" w:date="2026-03-07T09:50:00Z" w16du:dateUtc="2026-03-07T14:50:00Z">
          <w:pPr>
            <w:pStyle w:val="NormalWeb"/>
          </w:pPr>
        </w:pPrChange>
      </w:pPr>
      <w:del w:id="6121" w:author="Seth Oranburg" w:date="2026-03-07T09:50:00Z" w16du:dateUtc="2026-03-07T14:50:00Z">
        <w:r w:rsidRPr="00742779">
          <w:rPr>
            <w:rFonts w:ascii="ZWAdobeF" w:hAnsi="ZWAdobeF" w:cs="ZWAdobeF"/>
            <w:sz w:val="2"/>
            <w:szCs w:val="2"/>
          </w:rPr>
          <w:delText>2607B</w:delText>
        </w:r>
        <w:r w:rsidR="0033544D" w:rsidRPr="00742779">
          <w:delText>What</w:delText>
        </w:r>
      </w:del>
      <w:ins w:id="6122" w:author="Seth Oranburg" w:date="2026-03-07T09:50:00Z" w16du:dateUtc="2026-03-07T14:50:00Z">
        <w:r w:rsidR="0033544D" w:rsidRPr="00742779">
          <w:t>What</w:t>
        </w:r>
      </w:ins>
      <w:r w:rsidR="0033544D" w:rsidRPr="00742779">
        <w:t xml:space="preserve"> constitutes fraud or injustice? This element is elusive. Historically, some courts expanded the doctrine to cover </w:t>
      </w:r>
      <w:r w:rsidR="009F60D1" w:rsidRPr="00742779">
        <w:t>‘</w:t>
      </w:r>
      <w:r w:rsidR="0033544D" w:rsidRPr="00742779">
        <w:t>constructive fraud</w:t>
      </w:r>
      <w:r w:rsidR="009F60D1" w:rsidRPr="00742779">
        <w:t>’</w:t>
      </w:r>
      <w:r w:rsidR="0033544D" w:rsidRPr="00742779">
        <w:t>—conduct that is merely unfair, even if the shareholder lacked the intent to deceive.</w:t>
      </w:r>
      <w:r w:rsidR="0033544D">
        <w:fldChar w:fldCharType="begin"/>
      </w:r>
      <w:r w:rsidR="0033544D">
        <w:instrText>HYPERLINK \l "fn362-11647" \o "Jump to citation"</w:instrText>
      </w:r>
      <w:r w:rsidR="0033544D">
        <w:fldChar w:fldCharType="separate"/>
      </w:r>
      <w:r w:rsidR="0033544D" w:rsidRPr="00742779">
        <w:rPr>
          <w:rStyle w:val="Hyperlink"/>
          <w:color w:val="auto"/>
          <w:u w:val="none"/>
        </w:rPr>
        <w:t>[362</w:t>
      </w:r>
      <w:r w:rsidR="00EE2871" w:rsidRPr="00742779">
        <w:rPr>
          <w:rStyle w:val="Hyperlink"/>
          <w:color w:val="auto"/>
          <w:u w:val="none"/>
        </w:rPr>
        <w:t>]</w:t>
      </w:r>
      <w:r w:rsidR="0033544D">
        <w:fldChar w:fldCharType="end"/>
      </w:r>
      <w:r w:rsidR="0033544D" w:rsidRPr="00742779">
        <w:t xml:space="preserve"> But this created deep uncertainty for investors. If a failed business deal could be retroactively labeled </w:t>
      </w:r>
      <w:r w:rsidR="009F60D1" w:rsidRPr="00742779">
        <w:t>“</w:t>
      </w:r>
      <w:r w:rsidR="0033544D" w:rsidRPr="00742779">
        <w:t>unfair,</w:t>
      </w:r>
      <w:r w:rsidR="009F60D1" w:rsidRPr="00742779">
        <w:t>”</w:t>
      </w:r>
      <w:r w:rsidR="0033544D" w:rsidRPr="00742779">
        <w:t xml:space="preserve"> limited liability meant nothing.</w:t>
      </w:r>
    </w:p>
    <w:p w14:paraId="79D355EC" w14:textId="77777777" w:rsidR="0033544D" w:rsidRPr="00742779" w:rsidRDefault="00742779" w:rsidP="000E54B1">
      <w:pPr>
        <w:pPrChange w:id="6123" w:author="Seth Oranburg" w:date="2026-03-07T09:50:00Z" w16du:dateUtc="2026-03-07T14:50:00Z">
          <w:pPr>
            <w:pStyle w:val="NormalWeb"/>
          </w:pPr>
        </w:pPrChange>
      </w:pPr>
      <w:del w:id="6124" w:author="Seth Oranburg" w:date="2026-03-07T09:50:00Z" w16du:dateUtc="2026-03-07T14:50:00Z">
        <w:r w:rsidRPr="00742779">
          <w:rPr>
            <w:rFonts w:ascii="ZWAdobeF" w:hAnsi="ZWAdobeF" w:cs="ZWAdobeF"/>
            <w:sz w:val="2"/>
            <w:szCs w:val="2"/>
          </w:rPr>
          <w:delText>2608B</w:delText>
        </w:r>
        <w:r w:rsidR="0033544D" w:rsidRPr="00742779">
          <w:delText>Legislatures</w:delText>
        </w:r>
      </w:del>
      <w:ins w:id="6125" w:author="Seth Oranburg" w:date="2026-03-07T09:50:00Z" w16du:dateUtc="2026-03-07T14:50:00Z">
        <w:r w:rsidR="0033544D" w:rsidRPr="00742779">
          <w:t>Legislatures</w:t>
        </w:r>
      </w:ins>
      <w:r w:rsidR="0033544D" w:rsidRPr="00742779">
        <w:t xml:space="preserve"> responded by narrowing the window. Texas, for example, explicitly overruled </w:t>
      </w:r>
      <w:r w:rsidR="0033544D" w:rsidRPr="00742779">
        <w:rPr>
          <w:rStyle w:val="Emphasis"/>
        </w:rPr>
        <w:t>Castleberry</w:t>
      </w:r>
      <w:r w:rsidR="0033544D" w:rsidRPr="00742779">
        <w:t xml:space="preserve"> by statute. Today, Texas law prohibits piercing for contractual obligations unless the plaintiff proves actual fraud committed for the shareholder</w:t>
      </w:r>
      <w:r w:rsidR="009F60D1" w:rsidRPr="00742779">
        <w:t>’</w:t>
      </w:r>
      <w:r w:rsidR="0033544D" w:rsidRPr="00742779">
        <w:t>s direct personal benefit.</w:t>
      </w:r>
      <w:r w:rsidR="0033544D">
        <w:fldChar w:fldCharType="begin"/>
      </w:r>
      <w:r w:rsidR="0033544D">
        <w:instrText>HYPERLINK \l "fn363-11647" \o "Jump to citation"</w:instrText>
      </w:r>
      <w:r w:rsidR="0033544D">
        <w:fldChar w:fldCharType="separate"/>
      </w:r>
      <w:r w:rsidR="0033544D" w:rsidRPr="00742779">
        <w:rPr>
          <w:rStyle w:val="Hyperlink"/>
          <w:color w:val="auto"/>
          <w:u w:val="none"/>
        </w:rPr>
        <w:t>[363</w:t>
      </w:r>
      <w:r w:rsidR="00FA601A" w:rsidRPr="00742779">
        <w:rPr>
          <w:rStyle w:val="Hyperlink"/>
          <w:color w:val="auto"/>
          <w:u w:val="none"/>
        </w:rPr>
        <w:t>]</w:t>
      </w:r>
      <w:r w:rsidR="0033544D">
        <w:fldChar w:fldCharType="end"/>
      </w:r>
      <w:r w:rsidR="0033544D" w:rsidRPr="00742779">
        <w:t xml:space="preserve"> As the Texas Supreme Court recently confirmed in </w:t>
      </w:r>
      <w:r w:rsidR="0033544D" w:rsidRPr="00742779">
        <w:rPr>
          <w:rStyle w:val="Emphasis"/>
        </w:rPr>
        <w:t>Keyes v. Weller</w:t>
      </w:r>
      <w:r w:rsidR="0033544D" w:rsidRPr="00742779">
        <w:t>, this statutory shield protects shareholders even when they personally make misrepresentations, provided those lies relate to the company</w:t>
      </w:r>
      <w:r w:rsidR="009F60D1" w:rsidRPr="00742779">
        <w:t>’</w:t>
      </w:r>
      <w:r w:rsidR="0033544D" w:rsidRPr="00742779">
        <w:t>s contracts.</w:t>
      </w:r>
      <w:r w:rsidR="0033544D">
        <w:fldChar w:fldCharType="begin"/>
      </w:r>
      <w:r w:rsidR="0033544D">
        <w:instrText>HYPERLINK \l "fn364-11647" \o "Jump to citation"</w:instrText>
      </w:r>
      <w:r w:rsidR="0033544D">
        <w:fldChar w:fldCharType="separate"/>
      </w:r>
      <w:r w:rsidR="0033544D" w:rsidRPr="00742779">
        <w:rPr>
          <w:rStyle w:val="Hyperlink"/>
          <w:color w:val="auto"/>
          <w:u w:val="none"/>
        </w:rPr>
        <w:t>[364</w:t>
      </w:r>
      <w:r w:rsidR="00EE2871" w:rsidRPr="00742779">
        <w:rPr>
          <w:rStyle w:val="Hyperlink"/>
          <w:color w:val="auto"/>
          <w:u w:val="none"/>
        </w:rPr>
        <w:t>]</w:t>
      </w:r>
      <w:r w:rsidR="0033544D">
        <w:fldChar w:fldCharType="end"/>
      </w:r>
      <w:r w:rsidR="0033544D" w:rsidRPr="00742779">
        <w:t xml:space="preserve"> The modern trend is clear: </w:t>
      </w:r>
      <w:r w:rsidR="009F60D1" w:rsidRPr="00742779">
        <w:t>“</w:t>
      </w:r>
      <w:r w:rsidR="0033544D" w:rsidRPr="00742779">
        <w:t>injustice</w:t>
      </w:r>
      <w:r w:rsidR="009F60D1" w:rsidRPr="00742779">
        <w:t>”</w:t>
      </w:r>
      <w:r w:rsidR="0033544D" w:rsidRPr="00742779">
        <w:t xml:space="preserve"> requires more than just an unpaid bill; it requires active deceit</w:t>
      </w:r>
    </w:p>
    <w:p w14:paraId="3B943AE4" w14:textId="77777777" w:rsidR="0033544D" w:rsidRPr="00742779" w:rsidRDefault="00742779" w:rsidP="000E54B1">
      <w:del w:id="6126" w:author="Seth Oranburg" w:date="2026-03-07T09:50:00Z" w16du:dateUtc="2026-03-07T14:50:00Z">
        <w:r w:rsidRPr="00742779">
          <w:rPr>
            <w:rFonts w:ascii="ZWAdobeF" w:hAnsi="ZWAdobeF" w:cs="ZWAdobeF"/>
            <w:sz w:val="2"/>
            <w:szCs w:val="2"/>
          </w:rPr>
          <w:delText>2609B</w:delText>
        </w:r>
        <w:r w:rsidR="0033544D" w:rsidRPr="00742779">
          <w:delText>This</w:delText>
        </w:r>
      </w:del>
      <w:ins w:id="6127" w:author="Seth Oranburg" w:date="2026-03-07T09:50:00Z" w16du:dateUtc="2026-03-07T14:50:00Z">
        <w:r w:rsidR="0033544D" w:rsidRPr="00742779">
          <w:t>This</w:t>
        </w:r>
      </w:ins>
      <w:r w:rsidR="0033544D" w:rsidRPr="00742779">
        <w:t xml:space="preserve"> multi-factor, totality-of-circumstances approach invites criticism. How should courts weigh these factors against each other? If a corporation maintains impeccable records but is drastically undercapitalized, does unity of interest exist? If owners scrupulously observe formalities but commingle funds, which consideration prevails? The doctrinal formulations provide little guidance.</w:t>
      </w:r>
    </w:p>
    <w:p w14:paraId="40A415EB" w14:textId="77777777" w:rsidR="0033544D" w:rsidRPr="00742779" w:rsidRDefault="00742779" w:rsidP="000E54B1">
      <w:pPr>
        <w:pPrChange w:id="6128" w:author="Seth Oranburg" w:date="2026-03-07T09:50:00Z" w16du:dateUtc="2026-03-07T14:50:00Z">
          <w:pPr>
            <w:pStyle w:val="NormalWeb"/>
          </w:pPr>
        </w:pPrChange>
      </w:pPr>
      <w:del w:id="6129" w:author="Seth Oranburg" w:date="2026-03-07T09:50:00Z" w16du:dateUtc="2026-03-07T14:50:00Z">
        <w:r w:rsidRPr="00742779">
          <w:rPr>
            <w:rFonts w:ascii="ZWAdobeF" w:hAnsi="ZWAdobeF" w:cs="ZWAdobeF"/>
            <w:sz w:val="2"/>
            <w:szCs w:val="2"/>
          </w:rPr>
          <w:lastRenderedPageBreak/>
          <w:delText>2610B</w:delText>
        </w:r>
        <w:r w:rsidR="0033544D" w:rsidRPr="00742779">
          <w:delText>Equally</w:delText>
        </w:r>
      </w:del>
      <w:ins w:id="6130" w:author="Seth Oranburg" w:date="2026-03-07T09:50:00Z" w16du:dateUtc="2026-03-07T14:50:00Z">
        <w:r w:rsidR="0033544D" w:rsidRPr="00742779">
          <w:t>Equally</w:t>
        </w:r>
      </w:ins>
      <w:r w:rsidR="0033544D" w:rsidRPr="00742779">
        <w:t xml:space="preserve"> troubling, the factors courts cite appear in nearly every small business. Close corporations routinely have overlapping officers and directors. Small business owners frequently sign corporate documents from their homes. The distinction between failure to observe corporate formalities and the informal management style characteristic of small enterprises is unclear. As commentators have observed, the factors of unity of interest </w:t>
      </w:r>
      <w:r w:rsidR="009F60D1" w:rsidRPr="00742779">
        <w:t>“</w:t>
      </w:r>
      <w:r w:rsidR="0033544D" w:rsidRPr="00742779">
        <w:t>are more or less present in all cases where relief against a shareholder is sought.</w:t>
      </w:r>
      <w:r w:rsidR="009F60D1" w:rsidRPr="00742779">
        <w:t>”</w:t>
      </w:r>
      <w:r w:rsidR="0033544D">
        <w:fldChar w:fldCharType="begin"/>
      </w:r>
      <w:r w:rsidR="0033544D">
        <w:instrText>HYPERLINK \l "fn365-11647" \o "Jump to citation"</w:instrText>
      </w:r>
      <w:r w:rsidR="0033544D">
        <w:fldChar w:fldCharType="separate"/>
      </w:r>
      <w:r w:rsidR="0033544D" w:rsidRPr="00742779">
        <w:rPr>
          <w:rStyle w:val="Hyperlink"/>
          <w:color w:val="auto"/>
          <w:u w:val="none"/>
        </w:rPr>
        <w:t>[365</w:t>
      </w:r>
      <w:r w:rsidR="00FA601A" w:rsidRPr="00742779">
        <w:rPr>
          <w:rStyle w:val="Hyperlink"/>
          <w:color w:val="auto"/>
          <w:u w:val="none"/>
        </w:rPr>
        <w:t>]</w:t>
      </w:r>
      <w:r w:rsidR="0033544D">
        <w:fldChar w:fldCharType="end"/>
      </w:r>
    </w:p>
    <w:p w14:paraId="71E9B115" w14:textId="77777777" w:rsidR="0033544D" w:rsidRPr="00742779" w:rsidRDefault="00742779" w:rsidP="000E54B1">
      <w:pPr>
        <w:pPrChange w:id="6131" w:author="Seth Oranburg" w:date="2026-03-07T09:50:00Z" w16du:dateUtc="2026-03-07T14:50:00Z">
          <w:pPr>
            <w:pStyle w:val="NormalWeb"/>
          </w:pPr>
        </w:pPrChange>
      </w:pPr>
      <w:del w:id="6132" w:author="Seth Oranburg" w:date="2026-03-07T09:50:00Z" w16du:dateUtc="2026-03-07T14:50:00Z">
        <w:r w:rsidRPr="00742779">
          <w:rPr>
            <w:rFonts w:ascii="ZWAdobeF" w:hAnsi="ZWAdobeF" w:cs="ZWAdobeF"/>
            <w:sz w:val="2"/>
            <w:szCs w:val="2"/>
          </w:rPr>
          <w:delText>2611B</w:delText>
        </w:r>
        <w:r w:rsidR="0033544D" w:rsidRPr="00742779">
          <w:delText>These</w:delText>
        </w:r>
      </w:del>
      <w:ins w:id="6133" w:author="Seth Oranburg" w:date="2026-03-07T09:50:00Z" w16du:dateUtc="2026-03-07T14:50:00Z">
        <w:r w:rsidR="0033544D" w:rsidRPr="00742779">
          <w:t>These</w:t>
        </w:r>
      </w:ins>
      <w:r w:rsidR="0033544D" w:rsidRPr="00742779">
        <w:t xml:space="preserve"> criticisms have generated proposals for reform. Professor Bainbridge has argued that courts should abolish veil piercing entirely for limited liability companies, reasoning that the doctrine creates uncertainty without serving coherent policy objectives.</w:t>
      </w:r>
      <w:r w:rsidR="0033544D">
        <w:fldChar w:fldCharType="begin"/>
      </w:r>
      <w:r w:rsidR="0033544D">
        <w:instrText>HYPERLINK \l "fn366-11647" \o "Jump to citation"</w:instrText>
      </w:r>
      <w:r w:rsidR="0033544D">
        <w:fldChar w:fldCharType="separate"/>
      </w:r>
      <w:r w:rsidR="0033544D" w:rsidRPr="00742779">
        <w:rPr>
          <w:rStyle w:val="Hyperlink"/>
          <w:color w:val="auto"/>
          <w:u w:val="none"/>
        </w:rPr>
        <w:t>[366</w:t>
      </w:r>
      <w:r w:rsidR="00FA601A" w:rsidRPr="00742779">
        <w:rPr>
          <w:rStyle w:val="Hyperlink"/>
          <w:color w:val="auto"/>
          <w:u w:val="none"/>
        </w:rPr>
        <w:t>]</w:t>
      </w:r>
      <w:r w:rsidR="0033544D">
        <w:fldChar w:fldCharType="end"/>
      </w:r>
      <w:r w:rsidR="0033544D" w:rsidRPr="00742779">
        <w:t xml:space="preserve"> Others have proposed bright-line rules or statutory codification. Still others defend the current approach as providing flexibility needed to address the infinite variety of arrangements parties can devise.</w:t>
      </w:r>
    </w:p>
    <w:p w14:paraId="2D3B753B" w14:textId="77777777" w:rsidR="0033544D" w:rsidRPr="00742779" w:rsidRDefault="00742779" w:rsidP="000E54B1">
      <w:del w:id="6134" w:author="Seth Oranburg" w:date="2026-03-07T09:50:00Z" w16du:dateUtc="2026-03-07T14:50:00Z">
        <w:r w:rsidRPr="00742779">
          <w:rPr>
            <w:rFonts w:ascii="ZWAdobeF" w:hAnsi="ZWAdobeF" w:cs="ZWAdobeF"/>
            <w:sz w:val="2"/>
            <w:szCs w:val="2"/>
          </w:rPr>
          <w:delText>2612B</w:delText>
        </w:r>
        <w:r w:rsidR="0033544D" w:rsidRPr="00742779">
          <w:delText>Before</w:delText>
        </w:r>
      </w:del>
      <w:ins w:id="6135" w:author="Seth Oranburg" w:date="2026-03-07T09:50:00Z" w16du:dateUtc="2026-03-07T14:50:00Z">
        <w:r w:rsidR="0033544D" w:rsidRPr="00742779">
          <w:t>Before</w:t>
        </w:r>
      </w:ins>
      <w:r w:rsidR="0033544D" w:rsidRPr="00742779">
        <w:t xml:space="preserve"> evaluating these proposals, we need to understand what courts actually do. The doctrinal formulations describe how judges talk about veil piercing. Whether those formulations predict judicial behavior is an empirical question.</w:t>
      </w:r>
    </w:p>
    <w:p w14:paraId="5D0D22FC" w14:textId="77777777" w:rsidR="0033544D" w:rsidRPr="00742779" w:rsidRDefault="0033544D" w:rsidP="000E54B1">
      <w:pPr>
        <w:pStyle w:val="Heading2"/>
        <w:rPr>
          <w:rFonts w:eastAsia="Times New Roman"/>
        </w:rPr>
      </w:pPr>
      <w:r w:rsidRPr="00742779">
        <w:rPr>
          <w:rFonts w:eastAsia="Times New Roman"/>
        </w:rPr>
        <w:t>What the Cases Actually Show: Thompson</w:t>
      </w:r>
      <w:r w:rsidR="009F60D1" w:rsidRPr="00742779">
        <w:rPr>
          <w:rFonts w:eastAsia="Times New Roman"/>
        </w:rPr>
        <w:t>’</w:t>
      </w:r>
      <w:r w:rsidRPr="00742779">
        <w:rPr>
          <w:rFonts w:eastAsia="Times New Roman"/>
        </w:rPr>
        <w:t>s Empirical Revolution</w:t>
      </w:r>
    </w:p>
    <w:p w14:paraId="5C04137C" w14:textId="77777777" w:rsidR="0033544D" w:rsidRPr="00742779" w:rsidRDefault="00742779" w:rsidP="000E54B1">
      <w:pPr>
        <w:pPrChange w:id="6136" w:author="Seth Oranburg" w:date="2026-03-07T09:50:00Z" w16du:dateUtc="2026-03-07T14:50:00Z">
          <w:pPr>
            <w:pStyle w:val="NormalWeb"/>
          </w:pPr>
        </w:pPrChange>
      </w:pPr>
      <w:del w:id="6137" w:author="Seth Oranburg" w:date="2026-03-07T09:50:00Z" w16du:dateUtc="2026-03-07T14:50:00Z">
        <w:r w:rsidRPr="00742779">
          <w:rPr>
            <w:rFonts w:ascii="ZWAdobeF" w:hAnsi="ZWAdobeF" w:cs="ZWAdobeF"/>
            <w:sz w:val="2"/>
            <w:szCs w:val="2"/>
          </w:rPr>
          <w:delText>2613B</w:delText>
        </w:r>
        <w:r w:rsidR="0033544D" w:rsidRPr="00742779">
          <w:delText>In</w:delText>
        </w:r>
      </w:del>
      <w:ins w:id="6138" w:author="Seth Oranburg" w:date="2026-03-07T09:50:00Z" w16du:dateUtc="2026-03-07T14:50:00Z">
        <w:r w:rsidR="0033544D" w:rsidRPr="00742779">
          <w:t>In</w:t>
        </w:r>
      </w:ins>
      <w:r w:rsidR="0033544D" w:rsidRPr="00742779">
        <w:t xml:space="preserve"> 1991, Professor Robert Thompson of Washington University published a groundbreaking study that transformed scholarly understanding of veil piercing.</w:t>
      </w:r>
      <w:r w:rsidR="0033544D">
        <w:fldChar w:fldCharType="begin"/>
      </w:r>
      <w:r w:rsidR="0033544D">
        <w:instrText>HYPERLINK \l "fn358-11647" \o "Jump to citation"</w:instrText>
      </w:r>
      <w:r w:rsidR="0033544D">
        <w:fldChar w:fldCharType="separate"/>
      </w:r>
      <w:r w:rsidR="0033544D" w:rsidRPr="00742779">
        <w:rPr>
          <w:rStyle w:val="Hyperlink"/>
          <w:color w:val="auto"/>
          <w:u w:val="none"/>
        </w:rPr>
        <w:t>[358</w:t>
      </w:r>
      <w:r w:rsidR="00FA601A" w:rsidRPr="00742779">
        <w:rPr>
          <w:rStyle w:val="Hyperlink"/>
          <w:color w:val="auto"/>
          <w:u w:val="none"/>
        </w:rPr>
        <w:t>]</w:t>
      </w:r>
      <w:r w:rsidR="0033544D">
        <w:fldChar w:fldCharType="end"/>
      </w:r>
      <w:r w:rsidR="0033544D" w:rsidRPr="00742779">
        <w:t xml:space="preserve"> Rather than analyzing doctrinal formulations, Thompson examined what courts actually did in nearly 1,600 reported decisions through 1985. His findings revealed patterns invisible from the rhetoric of judicial opinions.</w:t>
      </w:r>
    </w:p>
    <w:p w14:paraId="236C5224" w14:textId="77777777" w:rsidR="0033544D" w:rsidRPr="00742779" w:rsidRDefault="00742779" w:rsidP="000E54B1">
      <w:del w:id="6139" w:author="Seth Oranburg" w:date="2026-03-07T09:50:00Z" w16du:dateUtc="2026-03-07T14:50:00Z">
        <w:r w:rsidRPr="00742779">
          <w:rPr>
            <w:rFonts w:ascii="ZWAdobeF" w:hAnsi="ZWAdobeF" w:cs="ZWAdobeF"/>
            <w:sz w:val="2"/>
            <w:szCs w:val="2"/>
          </w:rPr>
          <w:delText>2614B</w:delText>
        </w:r>
        <w:r w:rsidR="0033544D" w:rsidRPr="00742779">
          <w:delText>The</w:delText>
        </w:r>
      </w:del>
      <w:ins w:id="6140" w:author="Seth Oranburg" w:date="2026-03-07T09:50:00Z" w16du:dateUtc="2026-03-07T14:50:00Z">
        <w:r w:rsidR="0033544D" w:rsidRPr="00742779">
          <w:t>The</w:t>
        </w:r>
      </w:ins>
      <w:r w:rsidR="0033544D" w:rsidRPr="00742779">
        <w:t xml:space="preserve"> study</w:t>
      </w:r>
      <w:r w:rsidR="009F60D1" w:rsidRPr="00742779">
        <w:t>’</w:t>
      </w:r>
      <w:r w:rsidR="0033544D" w:rsidRPr="00742779">
        <w:t>s headline finding immediately challenged conventional wisdom: courts pierced the corporate veil in approximately forty percent of cases where the issue was litigated. This figure astonished commentators who had assumed piercing was extraordinary. Forty percent is not a rare outcome. It suggests that veil piercing, whatever courts say about its exceptional nature, operates as a routine doctrinal tool.</w:t>
      </w:r>
    </w:p>
    <w:p w14:paraId="0D97FD9B" w14:textId="77777777" w:rsidR="0033544D" w:rsidRPr="00742779" w:rsidRDefault="00742779" w:rsidP="000E54B1">
      <w:del w:id="6141" w:author="Seth Oranburg" w:date="2026-03-07T09:50:00Z" w16du:dateUtc="2026-03-07T14:50:00Z">
        <w:r w:rsidRPr="00742779">
          <w:rPr>
            <w:rFonts w:ascii="ZWAdobeF" w:hAnsi="ZWAdobeF" w:cs="ZWAdobeF"/>
            <w:sz w:val="2"/>
            <w:szCs w:val="2"/>
          </w:rPr>
          <w:delText>2615B</w:delText>
        </w:r>
        <w:r w:rsidR="0033544D" w:rsidRPr="00742779">
          <w:delText>But</w:delText>
        </w:r>
      </w:del>
      <w:ins w:id="6142" w:author="Seth Oranburg" w:date="2026-03-07T09:50:00Z" w16du:dateUtc="2026-03-07T14:50:00Z">
        <w:r w:rsidR="0033544D" w:rsidRPr="00742779">
          <w:t>But</w:t>
        </w:r>
      </w:ins>
      <w:r w:rsidR="0033544D" w:rsidRPr="00742779">
        <w:t xml:space="preserve"> the aggregate piercing rate obscures important variations. Thompson</w:t>
      </w:r>
      <w:r w:rsidR="009F60D1" w:rsidRPr="00742779">
        <w:t>’</w:t>
      </w:r>
      <w:r w:rsidR="0033544D" w:rsidRPr="00742779">
        <w:t>s disaggregation of the data revealed systematic differences that illuminate what courts are actually doing.</w:t>
      </w:r>
    </w:p>
    <w:p w14:paraId="1AE8E493" w14:textId="77777777" w:rsidR="0033544D" w:rsidRPr="00742779" w:rsidRDefault="0033544D" w:rsidP="000E54B1">
      <w:pPr>
        <w:pStyle w:val="Heading3"/>
        <w:rPr>
          <w:rFonts w:eastAsia="Times New Roman"/>
        </w:rPr>
      </w:pPr>
      <w:r w:rsidRPr="00742779">
        <w:rPr>
          <w:rFonts w:eastAsia="Times New Roman"/>
        </w:rPr>
        <w:lastRenderedPageBreak/>
        <w:t>The Close Corporation Finding</w:t>
      </w:r>
    </w:p>
    <w:p w14:paraId="739596E5" w14:textId="77777777" w:rsidR="0033544D" w:rsidRPr="00742779" w:rsidRDefault="00742779" w:rsidP="000E54B1">
      <w:del w:id="6143" w:author="Seth Oranburg" w:date="2026-03-07T09:50:00Z" w16du:dateUtc="2026-03-07T14:50:00Z">
        <w:r w:rsidRPr="00742779">
          <w:rPr>
            <w:rFonts w:ascii="ZWAdobeF" w:hAnsi="ZWAdobeF" w:cs="ZWAdobeF"/>
            <w:sz w:val="2"/>
            <w:szCs w:val="2"/>
          </w:rPr>
          <w:delText>2616B</w:delText>
        </w:r>
        <w:r w:rsidR="0033544D" w:rsidRPr="00742779">
          <w:delText>Courts</w:delText>
        </w:r>
      </w:del>
      <w:ins w:id="6144" w:author="Seth Oranburg" w:date="2026-03-07T09:50:00Z" w16du:dateUtc="2026-03-07T14:50:00Z">
        <w:r w:rsidR="0033544D" w:rsidRPr="00742779">
          <w:t>Courts</w:t>
        </w:r>
      </w:ins>
      <w:r w:rsidR="0033544D" w:rsidRPr="00742779">
        <w:t xml:space="preserve"> never pierced the corporate veil of a publicly held corporation. Not once in nearly 1,600 cases. This universal respect for entity separateness in public corporations stands in stark contrast to the forty percent piercing rate in close corporations and corporate groups.</w:t>
      </w:r>
    </w:p>
    <w:p w14:paraId="4CCAB192" w14:textId="77777777" w:rsidR="0033544D" w:rsidRPr="00742779" w:rsidRDefault="00742779" w:rsidP="000E54B1">
      <w:del w:id="6145" w:author="Seth Oranburg" w:date="2026-03-07T09:50:00Z" w16du:dateUtc="2026-03-07T14:50:00Z">
        <w:r w:rsidRPr="00742779">
          <w:rPr>
            <w:rFonts w:ascii="ZWAdobeF" w:hAnsi="ZWAdobeF" w:cs="ZWAdobeF"/>
            <w:sz w:val="2"/>
            <w:szCs w:val="2"/>
          </w:rPr>
          <w:delText>2617B</w:delText>
        </w:r>
        <w:r w:rsidR="0033544D" w:rsidRPr="00742779">
          <w:delText>Why</w:delText>
        </w:r>
      </w:del>
      <w:ins w:id="6146" w:author="Seth Oranburg" w:date="2026-03-07T09:50:00Z" w16du:dateUtc="2026-03-07T14:50:00Z">
        <w:r w:rsidR="0033544D" w:rsidRPr="00742779">
          <w:t>Why</w:t>
        </w:r>
      </w:ins>
      <w:r w:rsidR="0033544D" w:rsidRPr="00742779">
        <w:t xml:space="preserve"> this absolute distinction? Thompson</w:t>
      </w:r>
      <w:r w:rsidR="009F60D1" w:rsidRPr="00742779">
        <w:t>’</w:t>
      </w:r>
      <w:r w:rsidR="0033544D" w:rsidRPr="00742779">
        <w:t>s data suggest an answer rooted in the functions limited liability serves. In public corporations, limited liability performs functions beyond risk allocation. It facilitates transferability of shares by making the value of stock independent of the wealth of other shareholders. It enables securities markets by permitting diversification and anonymous trading. It reduces monitoring costs for passive investors who lack information about corporate operations.</w:t>
      </w:r>
    </w:p>
    <w:p w14:paraId="170B1AEA" w14:textId="77777777" w:rsidR="0033544D" w:rsidRPr="00742779" w:rsidRDefault="00742779" w:rsidP="000E54B1">
      <w:del w:id="6147" w:author="Seth Oranburg" w:date="2026-03-07T09:50:00Z" w16du:dateUtc="2026-03-07T14:50:00Z">
        <w:r w:rsidRPr="00742779">
          <w:rPr>
            <w:rFonts w:ascii="ZWAdobeF" w:hAnsi="ZWAdobeF" w:cs="ZWAdobeF"/>
            <w:sz w:val="2"/>
            <w:szCs w:val="2"/>
          </w:rPr>
          <w:delText>2618B</w:delText>
        </w:r>
        <w:r w:rsidR="0033544D" w:rsidRPr="00742779">
          <w:delText>None</w:delText>
        </w:r>
      </w:del>
      <w:ins w:id="6148" w:author="Seth Oranburg" w:date="2026-03-07T09:50:00Z" w16du:dateUtc="2026-03-07T14:50:00Z">
        <w:r w:rsidR="0033544D" w:rsidRPr="00742779">
          <w:t>None</w:t>
        </w:r>
      </w:ins>
      <w:r w:rsidR="0033544D" w:rsidRPr="00742779">
        <w:t xml:space="preserve"> of these benefits requires limited liability in close corporations. The typical close corporation has few shareholders who know each other, actively participate in management, and cannot easily sell their shares. The market-related functions of limited liability are irrelevant. What remains is pure risk allocation: shifting losses from shareholders to creditors.</w:t>
      </w:r>
    </w:p>
    <w:p w14:paraId="20143390" w14:textId="77777777" w:rsidR="0033544D" w:rsidRPr="00742779" w:rsidRDefault="00742779" w:rsidP="000E54B1">
      <w:del w:id="6149" w:author="Seth Oranburg" w:date="2026-03-07T09:50:00Z" w16du:dateUtc="2026-03-07T14:50:00Z">
        <w:r w:rsidRPr="00742779">
          <w:rPr>
            <w:rFonts w:ascii="ZWAdobeF" w:hAnsi="ZWAdobeF" w:cs="ZWAdobeF"/>
            <w:sz w:val="2"/>
            <w:szCs w:val="2"/>
          </w:rPr>
          <w:delText>2619B</w:delText>
        </w:r>
        <w:r w:rsidR="0033544D" w:rsidRPr="00742779">
          <w:delText>This</w:delText>
        </w:r>
      </w:del>
      <w:ins w:id="6150" w:author="Seth Oranburg" w:date="2026-03-07T09:50:00Z" w16du:dateUtc="2026-03-07T14:50:00Z">
        <w:r w:rsidR="0033544D" w:rsidRPr="00742779">
          <w:t>This</w:t>
        </w:r>
      </w:ins>
      <w:r w:rsidR="0033544D" w:rsidRPr="00742779">
        <w:t xml:space="preserve"> functional analysis suggests that courts treat limited liability differently depending on whether it serves broader economic purposes or merely shifts risk. The absolute protection for public corporations reflects judicial recognition that piercing would disrupt securities markets and impose costs on innocent investors. The willingness to pierce close corporations reflects a judgment that risk-shifting alone does not warrant the same protection.</w:t>
      </w:r>
    </w:p>
    <w:p w14:paraId="420AE9C3" w14:textId="77777777" w:rsidR="0033544D" w:rsidRPr="00742779" w:rsidRDefault="0033544D" w:rsidP="000E54B1">
      <w:pPr>
        <w:pStyle w:val="Heading3"/>
        <w:rPr>
          <w:rFonts w:eastAsia="Times New Roman"/>
        </w:rPr>
      </w:pPr>
      <w:r w:rsidRPr="00742779">
        <w:rPr>
          <w:rFonts w:eastAsia="Times New Roman"/>
        </w:rPr>
        <w:t>The Shareholder Count Effect</w:t>
      </w:r>
    </w:p>
    <w:p w14:paraId="37B6BE80" w14:textId="77777777" w:rsidR="0033544D" w:rsidRPr="00742779" w:rsidRDefault="00742779" w:rsidP="000E54B1">
      <w:del w:id="6151" w:author="Seth Oranburg" w:date="2026-03-07T09:50:00Z" w16du:dateUtc="2026-03-07T14:50:00Z">
        <w:r w:rsidRPr="00742779">
          <w:rPr>
            <w:rFonts w:ascii="ZWAdobeF" w:hAnsi="ZWAdobeF" w:cs="ZWAdobeF"/>
            <w:sz w:val="2"/>
            <w:szCs w:val="2"/>
          </w:rPr>
          <w:delText>2620B</w:delText>
        </w:r>
        <w:r w:rsidR="0033544D" w:rsidRPr="00742779">
          <w:delText>Within</w:delText>
        </w:r>
      </w:del>
      <w:ins w:id="6152" w:author="Seth Oranburg" w:date="2026-03-07T09:50:00Z" w16du:dateUtc="2026-03-07T14:50:00Z">
        <w:r w:rsidR="0033544D" w:rsidRPr="00742779">
          <w:t>Within</w:t>
        </w:r>
      </w:ins>
      <w:r w:rsidR="0033544D" w:rsidRPr="00742779">
        <w:t xml:space="preserve"> close corporations, the number of shareholders mattered significantly. Courts pierced corporations with a single shareholder in nearly half of cases. For corporations with two or three shareholders, the rate dropped slightly. For close corporations with more shareholders, it fell to approximately thirty-five percent. These differences were statistically significant.</w:t>
      </w:r>
    </w:p>
    <w:p w14:paraId="78B6F41C" w14:textId="77777777" w:rsidR="0033544D" w:rsidRPr="00742779" w:rsidRDefault="00742779" w:rsidP="000E54B1">
      <w:del w:id="6153" w:author="Seth Oranburg" w:date="2026-03-07T09:50:00Z" w16du:dateUtc="2026-03-07T14:50:00Z">
        <w:r w:rsidRPr="00742779">
          <w:rPr>
            <w:rFonts w:ascii="ZWAdobeF" w:hAnsi="ZWAdobeF" w:cs="ZWAdobeF"/>
            <w:sz w:val="2"/>
            <w:szCs w:val="2"/>
          </w:rPr>
          <w:delText>2621B</w:delText>
        </w:r>
        <w:r w:rsidR="0033544D" w:rsidRPr="00742779">
          <w:delText>What</w:delText>
        </w:r>
      </w:del>
      <w:ins w:id="6154" w:author="Seth Oranburg" w:date="2026-03-07T09:50:00Z" w16du:dateUtc="2026-03-07T14:50:00Z">
        <w:r w:rsidR="0033544D" w:rsidRPr="00742779">
          <w:t>What</w:t>
        </w:r>
      </w:ins>
      <w:r w:rsidR="0033544D" w:rsidRPr="00742779">
        <w:t xml:space="preserve"> explains the shareholder count effect? More shareholders means more attenuated control by any individual. It means more parties with incentives to monitor management and object to misuse of corporate assets. It means the corporation is less likely to be a </w:t>
      </w:r>
      <w:r w:rsidR="009F60D1" w:rsidRPr="00742779">
        <w:t>“</w:t>
      </w:r>
      <w:r w:rsidR="0033544D" w:rsidRPr="00742779">
        <w:t>mere instrumentality</w:t>
      </w:r>
      <w:r w:rsidR="009F60D1" w:rsidRPr="00742779">
        <w:t>”</w:t>
      </w:r>
      <w:r w:rsidR="0033544D" w:rsidRPr="00742779">
        <w:t xml:space="preserve"> of a single owner.</w:t>
      </w:r>
    </w:p>
    <w:p w14:paraId="1DBFDE8B" w14:textId="77777777" w:rsidR="0033544D" w:rsidRPr="00742779" w:rsidRDefault="00742779" w:rsidP="000E54B1">
      <w:del w:id="6155" w:author="Seth Oranburg" w:date="2026-03-07T09:50:00Z" w16du:dateUtc="2026-03-07T14:50:00Z">
        <w:r w:rsidRPr="00742779">
          <w:rPr>
            <w:rFonts w:ascii="ZWAdobeF" w:hAnsi="ZWAdobeF" w:cs="ZWAdobeF"/>
            <w:sz w:val="2"/>
            <w:szCs w:val="2"/>
          </w:rPr>
          <w:delText>2622B</w:delText>
        </w:r>
        <w:r w:rsidR="0033544D" w:rsidRPr="00742779">
          <w:delText>But</w:delText>
        </w:r>
      </w:del>
      <w:ins w:id="6156" w:author="Seth Oranburg" w:date="2026-03-07T09:50:00Z" w16du:dateUtc="2026-03-07T14:50:00Z">
        <w:r w:rsidR="0033544D" w:rsidRPr="00742779">
          <w:t>But</w:t>
        </w:r>
      </w:ins>
      <w:r w:rsidR="0033544D" w:rsidRPr="00742779">
        <w:t xml:space="preserve"> notice what the data do not show. Courts did not refuse to pierce one-person corporations categorically. Despite the inevitable overlap of owner and corporation in a single-shareholder entity, these corporations retained </w:t>
      </w:r>
      <w:r w:rsidR="0033544D" w:rsidRPr="00742779">
        <w:lastRenderedPageBreak/>
        <w:t xml:space="preserve">limited liability half the time. The unity of interest factors may be </w:t>
      </w:r>
      <w:r w:rsidR="009F60D1" w:rsidRPr="00742779">
        <w:t>“</w:t>
      </w:r>
      <w:r w:rsidR="0033544D" w:rsidRPr="00742779">
        <w:t>inescapable</w:t>
      </w:r>
      <w:r w:rsidR="009F60D1" w:rsidRPr="00742779">
        <w:t>”</w:t>
      </w:r>
      <w:r w:rsidR="0033544D" w:rsidRPr="00742779">
        <w:t xml:space="preserve"> in one-person corporations, yet courts still required additional elements before piercing.</w:t>
      </w:r>
    </w:p>
    <w:p w14:paraId="64C94473" w14:textId="77777777" w:rsidR="0033544D" w:rsidRPr="00742779" w:rsidRDefault="0033544D" w:rsidP="000E54B1">
      <w:pPr>
        <w:pStyle w:val="Heading3"/>
        <w:rPr>
          <w:rFonts w:eastAsia="Times New Roman"/>
        </w:rPr>
      </w:pPr>
      <w:r w:rsidRPr="00742779">
        <w:rPr>
          <w:rFonts w:eastAsia="Times New Roman"/>
        </w:rPr>
        <w:t>The Contract-Tort Puzzle</w:t>
      </w:r>
    </w:p>
    <w:p w14:paraId="1853D455" w14:textId="77777777" w:rsidR="0033544D" w:rsidRPr="00742779" w:rsidRDefault="00742779" w:rsidP="000E54B1">
      <w:del w:id="6157" w:author="Seth Oranburg" w:date="2026-03-07T09:50:00Z" w16du:dateUtc="2026-03-07T14:50:00Z">
        <w:r w:rsidRPr="00742779">
          <w:rPr>
            <w:rFonts w:ascii="ZWAdobeF" w:hAnsi="ZWAdobeF" w:cs="ZWAdobeF"/>
            <w:sz w:val="2"/>
            <w:szCs w:val="2"/>
          </w:rPr>
          <w:delText>2623B</w:delText>
        </w:r>
        <w:r w:rsidR="0033544D" w:rsidRPr="00742779">
          <w:delText>Thompson</w:delText>
        </w:r>
        <w:r w:rsidR="009F60D1" w:rsidRPr="00742779">
          <w:delText>’</w:delText>
        </w:r>
        <w:r w:rsidR="0033544D" w:rsidRPr="00742779">
          <w:delText>s</w:delText>
        </w:r>
      </w:del>
      <w:ins w:id="6158" w:author="Seth Oranburg" w:date="2026-03-07T09:50:00Z" w16du:dateUtc="2026-03-07T14:50:00Z">
        <w:r w:rsidR="0033544D" w:rsidRPr="00742779">
          <w:t>Thompson</w:t>
        </w:r>
        <w:r w:rsidR="009F60D1" w:rsidRPr="00742779">
          <w:t>’</w:t>
        </w:r>
        <w:r w:rsidR="0033544D" w:rsidRPr="00742779">
          <w:t>s</w:t>
        </w:r>
      </w:ins>
      <w:r w:rsidR="0033544D" w:rsidRPr="00742779">
        <w:t xml:space="preserve"> most surprising finding concerned the difference between contract and tort cases. Scholarly commentary had long suggested that tort creditors deserved stronger claims to pierce than contract creditors. The argument seems intuitive: contract creditors choose to deal with the corporation and can protect themselves through investigation, negotiation, and contract terms. Tort creditors, by contrast, become creditors involuntarily and have no opportunity to bargain for protection.</w:t>
      </w:r>
    </w:p>
    <w:p w14:paraId="63059193" w14:textId="77777777" w:rsidR="0033544D" w:rsidRPr="00742779" w:rsidRDefault="00742779" w:rsidP="000E54B1">
      <w:del w:id="6159" w:author="Seth Oranburg" w:date="2026-03-07T09:50:00Z" w16du:dateUtc="2026-03-07T14:50:00Z">
        <w:r w:rsidRPr="00742779">
          <w:rPr>
            <w:rFonts w:ascii="ZWAdobeF" w:hAnsi="ZWAdobeF" w:cs="ZWAdobeF"/>
            <w:sz w:val="2"/>
            <w:szCs w:val="2"/>
          </w:rPr>
          <w:delText>2624B</w:delText>
        </w:r>
        <w:r w:rsidR="0033544D" w:rsidRPr="00742779">
          <w:delText>The</w:delText>
        </w:r>
      </w:del>
      <w:ins w:id="6160" w:author="Seth Oranburg" w:date="2026-03-07T09:50:00Z" w16du:dateUtc="2026-03-07T14:50:00Z">
        <w:r w:rsidR="0033544D" w:rsidRPr="00742779">
          <w:t>The</w:t>
        </w:r>
      </w:ins>
      <w:r w:rsidR="0033544D" w:rsidRPr="00742779">
        <w:t xml:space="preserve"> data showed the opposite pattern. Courts pierced more often in contract cases than in tort cases. The contract-case piercing rate exceeded forty percent; the tort-case rate was approximately thirty-one percent. This difference was statistically significant.</w:t>
      </w:r>
    </w:p>
    <w:p w14:paraId="67AEA64B" w14:textId="77777777" w:rsidR="0033544D" w:rsidRPr="00742779" w:rsidRDefault="00742779" w:rsidP="000E54B1">
      <w:del w:id="6161" w:author="Seth Oranburg" w:date="2026-03-07T09:50:00Z" w16du:dateUtc="2026-03-07T14:50:00Z">
        <w:r w:rsidRPr="00742779">
          <w:rPr>
            <w:rFonts w:ascii="ZWAdobeF" w:hAnsi="ZWAdobeF" w:cs="ZWAdobeF"/>
            <w:sz w:val="2"/>
            <w:szCs w:val="2"/>
          </w:rPr>
          <w:delText>2625B</w:delText>
        </w:r>
        <w:r w:rsidR="0033544D" w:rsidRPr="00742779">
          <w:delText>How</w:delText>
        </w:r>
      </w:del>
      <w:ins w:id="6162" w:author="Seth Oranburg" w:date="2026-03-07T09:50:00Z" w16du:dateUtc="2026-03-07T14:50:00Z">
        <w:r w:rsidR="0033544D" w:rsidRPr="00742779">
          <w:t>How</w:t>
        </w:r>
      </w:ins>
      <w:r w:rsidR="0033544D" w:rsidRPr="00742779">
        <w:t xml:space="preserve"> can we explain this counterintuitive result? Several possibilities emerge from the data.</w:t>
      </w:r>
    </w:p>
    <w:p w14:paraId="322E68AF" w14:textId="77777777" w:rsidR="0033544D" w:rsidRPr="00742779" w:rsidRDefault="00742779" w:rsidP="000E54B1">
      <w:del w:id="6163" w:author="Seth Oranburg" w:date="2026-03-07T09:50:00Z" w16du:dateUtc="2026-03-07T14:50:00Z">
        <w:r w:rsidRPr="00742779">
          <w:rPr>
            <w:rFonts w:ascii="ZWAdobeF" w:hAnsi="ZWAdobeF" w:cs="ZWAdobeF"/>
            <w:sz w:val="2"/>
            <w:szCs w:val="2"/>
          </w:rPr>
          <w:delText>2626B</w:delText>
        </w:r>
        <w:r w:rsidR="0033544D" w:rsidRPr="00742779">
          <w:delText>First</w:delText>
        </w:r>
      </w:del>
      <w:ins w:id="6164" w:author="Seth Oranburg" w:date="2026-03-07T09:50:00Z" w16du:dateUtc="2026-03-07T14:50:00Z">
        <w:r w:rsidR="0033544D" w:rsidRPr="00742779">
          <w:t>First</w:t>
        </w:r>
      </w:ins>
      <w:r w:rsidR="0033544D" w:rsidRPr="00742779">
        <w:t>, contract cases may more frequently involve misrepresentation. When a creditor extends credit to a corporation based on representations about its financial condition, capitalization, or the willingness of shareholders to stand behind obligations, the creditor has a stronger equitable claim if those representations prove false. Misrepresentation goes to the injustice prong of the piercing analysis. It provides a basis for disregarding entity separateness that is often absent in tort cases.</w:t>
      </w:r>
    </w:p>
    <w:p w14:paraId="3972C875" w14:textId="77777777" w:rsidR="0033544D" w:rsidRPr="00742779" w:rsidRDefault="00742779" w:rsidP="000E54B1">
      <w:del w:id="6165" w:author="Seth Oranburg" w:date="2026-03-07T09:50:00Z" w16du:dateUtc="2026-03-07T14:50:00Z">
        <w:r w:rsidRPr="00742779">
          <w:rPr>
            <w:rFonts w:ascii="ZWAdobeF" w:hAnsi="ZWAdobeF" w:cs="ZWAdobeF"/>
            <w:sz w:val="2"/>
            <w:szCs w:val="2"/>
          </w:rPr>
          <w:delText>2627B</w:delText>
        </w:r>
        <w:r w:rsidR="0033544D" w:rsidRPr="00742779">
          <w:delText>Second</w:delText>
        </w:r>
      </w:del>
      <w:ins w:id="6166" w:author="Seth Oranburg" w:date="2026-03-07T09:50:00Z" w16du:dateUtc="2026-03-07T14:50:00Z">
        <w:r w:rsidR="0033544D" w:rsidRPr="00742779">
          <w:t>Second</w:t>
        </w:r>
      </w:ins>
      <w:r w:rsidR="0033544D" w:rsidRPr="00742779">
        <w:t>, contract creditors may be better positioned to prove the facts necessary for piercing. They have documentation of dealings with the corporation. They can testify about representations made during negotiations. They often have evidence of which individuals they believed they were contracting with. Tort plaintiffs, by contrast, frequently know nothing about corporate structure until litigation begins.</w:t>
      </w:r>
    </w:p>
    <w:p w14:paraId="038103E7" w14:textId="77777777" w:rsidR="0033544D" w:rsidRPr="00742779" w:rsidRDefault="00742779" w:rsidP="000E54B1">
      <w:del w:id="6167" w:author="Seth Oranburg" w:date="2026-03-07T09:50:00Z" w16du:dateUtc="2026-03-07T14:50:00Z">
        <w:r w:rsidRPr="00742779">
          <w:rPr>
            <w:rFonts w:ascii="ZWAdobeF" w:hAnsi="ZWAdobeF" w:cs="ZWAdobeF"/>
            <w:sz w:val="2"/>
            <w:szCs w:val="2"/>
          </w:rPr>
          <w:delText>2628B</w:delText>
        </w:r>
        <w:r w:rsidR="0033544D" w:rsidRPr="00742779">
          <w:delText>Third</w:delText>
        </w:r>
      </w:del>
      <w:ins w:id="6168" w:author="Seth Oranburg" w:date="2026-03-07T09:50:00Z" w16du:dateUtc="2026-03-07T14:50:00Z">
        <w:r w:rsidR="0033544D" w:rsidRPr="00742779">
          <w:t>Third</w:t>
        </w:r>
      </w:ins>
      <w:r w:rsidR="0033544D" w:rsidRPr="00742779">
        <w:t>, the cases that reach courts may reflect selection effects. Contract creditors with strong piercing claims may be more likely to litigate; those with weak claims may settle. Tort cases may reach courts for reasons unrelated to piercing strength, such as disputes over liability or damages.</w:t>
      </w:r>
    </w:p>
    <w:p w14:paraId="077F6EC4" w14:textId="77777777" w:rsidR="0033544D" w:rsidRPr="00742779" w:rsidRDefault="00742779" w:rsidP="000E54B1">
      <w:del w:id="6169" w:author="Seth Oranburg" w:date="2026-03-07T09:50:00Z" w16du:dateUtc="2026-03-07T14:50:00Z">
        <w:r w:rsidRPr="00742779">
          <w:rPr>
            <w:rFonts w:ascii="ZWAdobeF" w:hAnsi="ZWAdobeF" w:cs="ZWAdobeF"/>
            <w:sz w:val="2"/>
            <w:szCs w:val="2"/>
          </w:rPr>
          <w:delText>2629B</w:delText>
        </w:r>
        <w:r w:rsidR="0033544D" w:rsidRPr="00742779">
          <w:delText>Whatever</w:delText>
        </w:r>
      </w:del>
      <w:ins w:id="6170" w:author="Seth Oranburg" w:date="2026-03-07T09:50:00Z" w16du:dateUtc="2026-03-07T14:50:00Z">
        <w:r w:rsidR="0033544D" w:rsidRPr="00742779">
          <w:t>Whatever</w:t>
        </w:r>
      </w:ins>
      <w:r w:rsidR="0033544D" w:rsidRPr="00742779">
        <w:t xml:space="preserve"> the explanation, Thompson</w:t>
      </w:r>
      <w:r w:rsidR="009F60D1" w:rsidRPr="00742779">
        <w:t>’</w:t>
      </w:r>
      <w:r w:rsidR="0033544D" w:rsidRPr="00742779">
        <w:t>s data challenged the theoretical case for treating tort creditors more favorably. The empirical reality was that contract creditors succeeded more often.</w:t>
      </w:r>
    </w:p>
    <w:p w14:paraId="3EC9115F" w14:textId="77777777" w:rsidR="0033544D" w:rsidRPr="00742779" w:rsidRDefault="0033544D" w:rsidP="000E54B1">
      <w:pPr>
        <w:pStyle w:val="Heading3"/>
        <w:rPr>
          <w:rFonts w:eastAsia="Times New Roman"/>
        </w:rPr>
      </w:pPr>
      <w:r w:rsidRPr="00742779">
        <w:rPr>
          <w:rFonts w:eastAsia="Times New Roman"/>
        </w:rPr>
        <w:lastRenderedPageBreak/>
        <w:t>What Factors Actually Predict Piercing?</w:t>
      </w:r>
    </w:p>
    <w:p w14:paraId="42AC3DE2" w14:textId="77777777" w:rsidR="0033544D" w:rsidRPr="00742779" w:rsidRDefault="00742779" w:rsidP="000E54B1">
      <w:del w:id="6171" w:author="Seth Oranburg" w:date="2026-03-07T09:50:00Z" w16du:dateUtc="2026-03-07T14:50:00Z">
        <w:r w:rsidRPr="00742779">
          <w:rPr>
            <w:rFonts w:ascii="ZWAdobeF" w:hAnsi="ZWAdobeF" w:cs="ZWAdobeF"/>
            <w:sz w:val="2"/>
            <w:szCs w:val="2"/>
          </w:rPr>
          <w:delText>2630B</w:delText>
        </w:r>
        <w:r w:rsidR="0033544D" w:rsidRPr="00742779">
          <w:delText>Thompson</w:delText>
        </w:r>
      </w:del>
      <w:ins w:id="6172" w:author="Seth Oranburg" w:date="2026-03-07T09:50:00Z" w16du:dateUtc="2026-03-07T14:50:00Z">
        <w:r w:rsidR="0033544D" w:rsidRPr="00742779">
          <w:t>Thompson</w:t>
        </w:r>
      </w:ins>
      <w:r w:rsidR="0033544D" w:rsidRPr="00742779">
        <w:t xml:space="preserve"> coded each case for the factors courts cited in their opinions. Some factors proved highly predictive; others showed little correlation with outcomes.</w:t>
      </w:r>
    </w:p>
    <w:p w14:paraId="64CECECE" w14:textId="77777777" w:rsidR="0033544D" w:rsidRPr="00742779" w:rsidRDefault="00742779" w:rsidP="000E54B1">
      <w:del w:id="6173" w:author="Seth Oranburg" w:date="2026-03-07T09:50:00Z" w16du:dateUtc="2026-03-07T14:50:00Z">
        <w:r w:rsidRPr="00742779">
          <w:rPr>
            <w:rFonts w:ascii="ZWAdobeF" w:hAnsi="ZWAdobeF" w:cs="ZWAdobeF"/>
            <w:sz w:val="2"/>
            <w:szCs w:val="2"/>
          </w:rPr>
          <w:delText>2631B</w:delText>
        </w:r>
        <w:r w:rsidR="0033544D" w:rsidRPr="00742779">
          <w:delText>The</w:delText>
        </w:r>
      </w:del>
      <w:ins w:id="6174" w:author="Seth Oranburg" w:date="2026-03-07T09:50:00Z" w16du:dateUtc="2026-03-07T14:50:00Z">
        <w:r w:rsidR="0033544D" w:rsidRPr="00742779">
          <w:t>The</w:t>
        </w:r>
      </w:ins>
      <w:r w:rsidR="0033544D" w:rsidRPr="00742779">
        <w:t xml:space="preserve"> most powerful predictors were the conclusory labels courts applied: </w:t>
      </w:r>
      <w:r w:rsidR="009F60D1" w:rsidRPr="00742779">
        <w:t>“</w:t>
      </w:r>
      <w:r w:rsidR="0033544D" w:rsidRPr="00742779">
        <w:t>alter ego,</w:t>
      </w:r>
      <w:r w:rsidR="009F60D1" w:rsidRPr="00742779">
        <w:t>”</w:t>
      </w:r>
      <w:r w:rsidR="0033544D" w:rsidRPr="00742779">
        <w:t xml:space="preserve"> </w:t>
      </w:r>
      <w:r w:rsidR="009F60D1" w:rsidRPr="00742779">
        <w:t>“</w:t>
      </w:r>
      <w:r w:rsidR="0033544D" w:rsidRPr="00742779">
        <w:t>instrumentality,</w:t>
      </w:r>
      <w:r w:rsidR="009F60D1" w:rsidRPr="00742779">
        <w:t>”</w:t>
      </w:r>
      <w:r w:rsidR="0033544D" w:rsidRPr="00742779">
        <w:t xml:space="preserve"> </w:t>
      </w:r>
      <w:r w:rsidR="009F60D1" w:rsidRPr="00742779">
        <w:t>“</w:t>
      </w:r>
      <w:r w:rsidR="0033544D" w:rsidRPr="00742779">
        <w:t>sham,</w:t>
      </w:r>
      <w:r w:rsidR="009F60D1" w:rsidRPr="00742779">
        <w:t>”</w:t>
      </w:r>
      <w:r w:rsidR="0033544D" w:rsidRPr="00742779">
        <w:t xml:space="preserve"> and similar characterizations. When courts used these terms, they pierced with overwhelming frequency. But this finding is tautological. Courts use these labels to justify piercing; finding the labels predicts the outcome because the labels announce the outcome.</w:t>
      </w:r>
    </w:p>
    <w:p w14:paraId="6CE0AE84" w14:textId="77777777" w:rsidR="0033544D" w:rsidRPr="00742779" w:rsidRDefault="00742779" w:rsidP="000E54B1">
      <w:del w:id="6175" w:author="Seth Oranburg" w:date="2026-03-07T09:50:00Z" w16du:dateUtc="2026-03-07T14:50:00Z">
        <w:r w:rsidRPr="00742779">
          <w:rPr>
            <w:rFonts w:ascii="ZWAdobeF" w:hAnsi="ZWAdobeF" w:cs="ZWAdobeF"/>
            <w:sz w:val="2"/>
            <w:szCs w:val="2"/>
          </w:rPr>
          <w:delText>2632B</w:delText>
        </w:r>
        <w:r w:rsidR="0033544D" w:rsidRPr="00742779">
          <w:delText>More</w:delText>
        </w:r>
      </w:del>
      <w:ins w:id="6176" w:author="Seth Oranburg" w:date="2026-03-07T09:50:00Z" w16du:dateUtc="2026-03-07T14:50:00Z">
        <w:r w:rsidR="0033544D" w:rsidRPr="00742779">
          <w:t>More</w:t>
        </w:r>
      </w:ins>
      <w:r w:rsidR="0033544D" w:rsidRPr="00742779">
        <w:t xml:space="preserve"> illuminating were the substantive factors. Misrepresentation proved highly significant: when courts found misrepresentation, they pierced in ninety-four percent of cases. Commingling of funds and assets, another indicator of failed separateness, strongly predicted piercing. Undercapitalization appeared in many piercing cases but proved less predictive than the rhetoric suggested; it was neither necessary nor sufficient for piercing.</w:t>
      </w:r>
    </w:p>
    <w:p w14:paraId="0293FD8F" w14:textId="77777777" w:rsidR="0033544D" w:rsidRPr="00742779" w:rsidRDefault="00742779" w:rsidP="000E54B1">
      <w:del w:id="6177" w:author="Seth Oranburg" w:date="2026-03-07T09:50:00Z" w16du:dateUtc="2026-03-07T14:50:00Z">
        <w:r w:rsidRPr="00742779">
          <w:rPr>
            <w:rFonts w:ascii="ZWAdobeF" w:hAnsi="ZWAdobeF" w:cs="ZWAdobeF"/>
            <w:sz w:val="2"/>
            <w:szCs w:val="2"/>
          </w:rPr>
          <w:delText>2633B</w:delText>
        </w:r>
        <w:r w:rsidR="0033544D" w:rsidRPr="00742779">
          <w:delText>Notably</w:delText>
        </w:r>
      </w:del>
      <w:ins w:id="6178" w:author="Seth Oranburg" w:date="2026-03-07T09:50:00Z" w16du:dateUtc="2026-03-07T14:50:00Z">
        <w:r w:rsidR="0033544D" w:rsidRPr="00742779">
          <w:t>Notably</w:t>
        </w:r>
      </w:ins>
      <w:r w:rsidR="0033544D" w:rsidRPr="00742779">
        <w:t>, failure to observe corporate formalities showed weaker predictive power than commonly assumed. Courts cited informalities in many cases but pierced in only about two-thirds of those cases. The formalities that corporate lawyers emphasize, such as holding annual meetings, maintaining minute books, and documenting shareholder resolutions, apparently matter less to courts than substantive questions about whether the corporation operated as a genuine enterprise separate from its owners.</w:t>
      </w:r>
    </w:p>
    <w:p w14:paraId="02731751" w14:textId="77777777" w:rsidR="0033544D" w:rsidRPr="00742779" w:rsidRDefault="0033544D" w:rsidP="000E54B1">
      <w:pPr>
        <w:pStyle w:val="Heading3"/>
        <w:rPr>
          <w:rFonts w:eastAsia="Times New Roman"/>
        </w:rPr>
      </w:pPr>
      <w:r w:rsidRPr="00742779">
        <w:rPr>
          <w:rFonts w:eastAsia="Times New Roman"/>
        </w:rPr>
        <w:t>The Absence of Certain Factors</w:t>
      </w:r>
    </w:p>
    <w:p w14:paraId="14523308" w14:textId="77777777" w:rsidR="0033544D" w:rsidRPr="00742779" w:rsidRDefault="00742779" w:rsidP="000E54B1">
      <w:del w:id="6179" w:author="Seth Oranburg" w:date="2026-03-07T09:50:00Z" w16du:dateUtc="2026-03-07T14:50:00Z">
        <w:r w:rsidRPr="00742779">
          <w:rPr>
            <w:rFonts w:ascii="ZWAdobeF" w:hAnsi="ZWAdobeF" w:cs="ZWAdobeF"/>
            <w:sz w:val="2"/>
            <w:szCs w:val="2"/>
          </w:rPr>
          <w:delText>2634B</w:delText>
        </w:r>
        <w:r w:rsidR="0033544D" w:rsidRPr="00742779">
          <w:delText>Thompson</w:delText>
        </w:r>
        <w:r w:rsidR="009F60D1" w:rsidRPr="00742779">
          <w:delText>’</w:delText>
        </w:r>
        <w:r w:rsidR="0033544D" w:rsidRPr="00742779">
          <w:delText>s</w:delText>
        </w:r>
      </w:del>
      <w:ins w:id="6180" w:author="Seth Oranburg" w:date="2026-03-07T09:50:00Z" w16du:dateUtc="2026-03-07T14:50:00Z">
        <w:r w:rsidR="0033544D" w:rsidRPr="00742779">
          <w:t>Thompson</w:t>
        </w:r>
        <w:r w:rsidR="009F60D1" w:rsidRPr="00742779">
          <w:t>’</w:t>
        </w:r>
        <w:r w:rsidR="0033544D" w:rsidRPr="00742779">
          <w:t>s</w:t>
        </w:r>
      </w:ins>
      <w:r w:rsidR="0033544D" w:rsidRPr="00742779">
        <w:t xml:space="preserve"> methodology also revealed which factors courts considered when declining to pierce. When courts found that defendants had not made misrepresentations, they refused to pierce in over ninety-two percent of cases. When courts found substantive separation between corporation and shareholder, they refused to pierce in ninety-nine percent of cases.</w:t>
      </w:r>
    </w:p>
    <w:p w14:paraId="307C71A6" w14:textId="77777777" w:rsidR="0033544D" w:rsidRPr="00742779" w:rsidRDefault="00742779" w:rsidP="000E54B1">
      <w:del w:id="6181" w:author="Seth Oranburg" w:date="2026-03-07T09:50:00Z" w16du:dateUtc="2026-03-07T14:50:00Z">
        <w:r w:rsidRPr="00742779">
          <w:rPr>
            <w:rFonts w:ascii="ZWAdobeF" w:hAnsi="ZWAdobeF" w:cs="ZWAdobeF"/>
            <w:sz w:val="2"/>
            <w:szCs w:val="2"/>
          </w:rPr>
          <w:delText>2635B</w:delText>
        </w:r>
        <w:r w:rsidR="0033544D" w:rsidRPr="00742779">
          <w:delText>These</w:delText>
        </w:r>
      </w:del>
      <w:ins w:id="6182" w:author="Seth Oranburg" w:date="2026-03-07T09:50:00Z" w16du:dateUtc="2026-03-07T14:50:00Z">
        <w:r w:rsidR="0033544D" w:rsidRPr="00742779">
          <w:t>These</w:t>
        </w:r>
      </w:ins>
      <w:r w:rsidR="0033544D" w:rsidRPr="00742779">
        <w:t xml:space="preserve"> negative findings suggest what truly drives piercing decisions. Courts pierce when they find that the corporate form has been used to mislead creditors or when the corporation lacks genuine separate existence. They decline to pierce when the corporation operates as an authentic enterprise, even if certain formalities were neglected.</w:t>
      </w:r>
    </w:p>
    <w:p w14:paraId="3120C4EA" w14:textId="77777777" w:rsidR="0033544D" w:rsidRPr="00742779" w:rsidRDefault="00742779" w:rsidP="000E54B1">
      <w:del w:id="6183" w:author="Seth Oranburg" w:date="2026-03-07T09:50:00Z" w16du:dateUtc="2026-03-07T14:50:00Z">
        <w:r w:rsidRPr="00742779">
          <w:rPr>
            <w:rFonts w:ascii="ZWAdobeF" w:hAnsi="ZWAdobeF" w:cs="ZWAdobeF"/>
            <w:sz w:val="2"/>
            <w:szCs w:val="2"/>
          </w:rPr>
          <w:delText>2636B</w:delText>
        </w:r>
        <w:r w:rsidR="0033544D" w:rsidRPr="00742779">
          <w:delText>This</w:delText>
        </w:r>
      </w:del>
      <w:ins w:id="6184" w:author="Seth Oranburg" w:date="2026-03-07T09:50:00Z" w16du:dateUtc="2026-03-07T14:50:00Z">
        <w:r w:rsidR="0033544D" w:rsidRPr="00742779">
          <w:t>This</w:t>
        </w:r>
      </w:ins>
      <w:r w:rsidR="0033544D" w:rsidRPr="00742779">
        <w:t xml:space="preserve"> pattern aligns with the functional understanding developed earlier. Limited liability serves legitimate purposes when it allocates risk in a context where creditors can evaluate and price that risk. It serves illegitimate purposes when it misleads creditors or when the </w:t>
      </w:r>
      <w:r w:rsidR="009F60D1" w:rsidRPr="00742779">
        <w:t>“</w:t>
      </w:r>
      <w:r w:rsidR="0033544D" w:rsidRPr="00742779">
        <w:t>corporation</w:t>
      </w:r>
      <w:r w:rsidR="009F60D1" w:rsidRPr="00742779">
        <w:t>”</w:t>
      </w:r>
      <w:r w:rsidR="0033544D" w:rsidRPr="00742779">
        <w:t xml:space="preserve"> is nothing more </w:t>
      </w:r>
      <w:r w:rsidR="0033544D" w:rsidRPr="00742779">
        <w:lastRenderedPageBreak/>
        <w:t>than a label attached to the owner</w:t>
      </w:r>
      <w:r w:rsidR="009F60D1" w:rsidRPr="00742779">
        <w:t>’</w:t>
      </w:r>
      <w:r w:rsidR="0033544D" w:rsidRPr="00742779">
        <w:t>s personal activities. Courts, despite their incoherent rhetoric, appear to distinguish between these situations.</w:t>
      </w:r>
    </w:p>
    <w:p w14:paraId="512F23FB" w14:textId="77777777" w:rsidR="0033544D" w:rsidRPr="00742779" w:rsidRDefault="0033544D" w:rsidP="000E54B1">
      <w:pPr>
        <w:pStyle w:val="Heading2"/>
        <w:rPr>
          <w:rFonts w:eastAsia="Times New Roman"/>
        </w:rPr>
      </w:pPr>
      <w:r w:rsidRPr="00742779">
        <w:rPr>
          <w:rFonts w:eastAsia="Times New Roman"/>
        </w:rPr>
        <w:t>Bringing Thompson into the Twenty-First Century</w:t>
      </w:r>
    </w:p>
    <w:p w14:paraId="188423A6" w14:textId="77777777" w:rsidR="0033544D" w:rsidRPr="00742779" w:rsidRDefault="00742779" w:rsidP="000E54B1">
      <w:del w:id="6185" w:author="Seth Oranburg" w:date="2026-03-07T09:50:00Z" w16du:dateUtc="2026-03-07T14:50:00Z">
        <w:r w:rsidRPr="00742779">
          <w:rPr>
            <w:rFonts w:ascii="ZWAdobeF" w:hAnsi="ZWAdobeF" w:cs="ZWAdobeF"/>
            <w:sz w:val="2"/>
            <w:szCs w:val="2"/>
          </w:rPr>
          <w:delText>2637B</w:delText>
        </w:r>
        <w:r w:rsidR="0033544D" w:rsidRPr="00742779">
          <w:delText>Thompson</w:delText>
        </w:r>
        <w:r w:rsidR="009F60D1" w:rsidRPr="00742779">
          <w:delText>’</w:delText>
        </w:r>
        <w:r w:rsidR="0033544D" w:rsidRPr="00742779">
          <w:delText>s</w:delText>
        </w:r>
      </w:del>
      <w:ins w:id="6186" w:author="Seth Oranburg" w:date="2026-03-07T09:50:00Z" w16du:dateUtc="2026-03-07T14:50:00Z">
        <w:r w:rsidR="0033544D" w:rsidRPr="00742779">
          <w:t>Thompson</w:t>
        </w:r>
        <w:r w:rsidR="009F60D1" w:rsidRPr="00742779">
          <w:t>’</w:t>
        </w:r>
        <w:r w:rsidR="0033544D" w:rsidRPr="00742779">
          <w:t>s</w:t>
        </w:r>
      </w:ins>
      <w:r w:rsidR="0033544D" w:rsidRPr="00742779">
        <w:t xml:space="preserve"> study used data through 1985. Subsequent researchers have extended the analysis to test whether his findings persisted and to explore questions his original study did not address. These follow-up studies confirm certain patterns while revealing additional complexities.</w:t>
      </w:r>
    </w:p>
    <w:p w14:paraId="20584FCE" w14:textId="77777777" w:rsidR="0033544D" w:rsidRPr="00742779" w:rsidRDefault="0033544D" w:rsidP="000E54B1">
      <w:pPr>
        <w:pStyle w:val="Heading3"/>
        <w:rPr>
          <w:rFonts w:eastAsia="Times New Roman"/>
        </w:rPr>
      </w:pPr>
      <w:r w:rsidRPr="00742779">
        <w:rPr>
          <w:rFonts w:eastAsia="Times New Roman"/>
        </w:rPr>
        <w:t>The 1990s Data: Hodge and Sachs</w:t>
      </w:r>
    </w:p>
    <w:p w14:paraId="76FA43A9" w14:textId="77777777" w:rsidR="0033544D" w:rsidRPr="00742779" w:rsidRDefault="00742779" w:rsidP="000E54B1">
      <w:pPr>
        <w:pPrChange w:id="6187" w:author="Seth Oranburg" w:date="2026-03-07T09:50:00Z" w16du:dateUtc="2026-03-07T14:50:00Z">
          <w:pPr>
            <w:pStyle w:val="NormalWeb"/>
          </w:pPr>
        </w:pPrChange>
      </w:pPr>
      <w:del w:id="6188" w:author="Seth Oranburg" w:date="2026-03-07T09:50:00Z" w16du:dateUtc="2026-03-07T14:50:00Z">
        <w:r w:rsidRPr="00742779">
          <w:rPr>
            <w:rFonts w:ascii="ZWAdobeF" w:hAnsi="ZWAdobeF" w:cs="ZWAdobeF"/>
            <w:sz w:val="2"/>
            <w:szCs w:val="2"/>
          </w:rPr>
          <w:delText>2638B</w:delText>
        </w:r>
        <w:r w:rsidR="0033544D" w:rsidRPr="00742779">
          <w:delText>In</w:delText>
        </w:r>
      </w:del>
      <w:ins w:id="6189" w:author="Seth Oranburg" w:date="2026-03-07T09:50:00Z" w16du:dateUtc="2026-03-07T14:50:00Z">
        <w:r w:rsidR="0033544D" w:rsidRPr="00742779">
          <w:t>In</w:t>
        </w:r>
      </w:ins>
      <w:r w:rsidR="0033544D" w:rsidRPr="00742779">
        <w:t xml:space="preserve"> 2008, Lee Hodge and Andrew Sachs published an empirical study replicating Thompson</w:t>
      </w:r>
      <w:r w:rsidR="009F60D1" w:rsidRPr="00742779">
        <w:t>’</w:t>
      </w:r>
      <w:r w:rsidR="0033544D" w:rsidRPr="00742779">
        <w:t>s methodology for cases decided between 1986 and 1995.</w:t>
      </w:r>
      <w:r w:rsidR="0033544D">
        <w:fldChar w:fldCharType="begin"/>
      </w:r>
      <w:r w:rsidR="0033544D">
        <w:instrText>HYPERLINK \l "fn367-11647" \o "Jump to citation"</w:instrText>
      </w:r>
      <w:r w:rsidR="0033544D">
        <w:fldChar w:fldCharType="separate"/>
      </w:r>
      <w:r w:rsidR="0033544D" w:rsidRPr="00742779">
        <w:rPr>
          <w:rStyle w:val="Hyperlink"/>
          <w:color w:val="auto"/>
          <w:u w:val="none"/>
        </w:rPr>
        <w:t>[367</w:t>
      </w:r>
      <w:r w:rsidR="00FA601A" w:rsidRPr="00742779">
        <w:rPr>
          <w:rStyle w:val="Hyperlink"/>
          <w:color w:val="auto"/>
          <w:u w:val="none"/>
        </w:rPr>
        <w:t>]</w:t>
      </w:r>
      <w:r w:rsidR="0033544D">
        <w:fldChar w:fldCharType="end"/>
      </w:r>
      <w:r w:rsidR="0033544D" w:rsidRPr="00742779">
        <w:t xml:space="preserve"> Their sample of approximately 250 cases provided a decade of additional data to test whether Thompson</w:t>
      </w:r>
      <w:r w:rsidR="009F60D1" w:rsidRPr="00742779">
        <w:t>’</w:t>
      </w:r>
      <w:r w:rsidR="0033544D" w:rsidRPr="00742779">
        <w:t>s findings remained stable.</w:t>
      </w:r>
    </w:p>
    <w:p w14:paraId="7A02A294" w14:textId="77777777" w:rsidR="0033544D" w:rsidRPr="00742779" w:rsidRDefault="00742779" w:rsidP="000E54B1">
      <w:del w:id="6190" w:author="Seth Oranburg" w:date="2026-03-07T09:50:00Z" w16du:dateUtc="2026-03-07T14:50:00Z">
        <w:r w:rsidRPr="00742779">
          <w:rPr>
            <w:rFonts w:ascii="ZWAdobeF" w:hAnsi="ZWAdobeF" w:cs="ZWAdobeF"/>
            <w:sz w:val="2"/>
            <w:szCs w:val="2"/>
          </w:rPr>
          <w:delText>2639B</w:delText>
        </w:r>
        <w:r w:rsidR="0033544D" w:rsidRPr="00742779">
          <w:delText>The</w:delText>
        </w:r>
      </w:del>
      <w:ins w:id="6191" w:author="Seth Oranburg" w:date="2026-03-07T09:50:00Z" w16du:dateUtc="2026-03-07T14:50:00Z">
        <w:r w:rsidR="0033544D" w:rsidRPr="00742779">
          <w:t>The</w:t>
        </w:r>
      </w:ins>
      <w:r w:rsidR="0033544D" w:rsidRPr="00742779">
        <w:t xml:space="preserve"> aggregate piercing rate had increased modestly, from Thompson</w:t>
      </w:r>
      <w:r w:rsidR="009F60D1" w:rsidRPr="00742779">
        <w:t>’</w:t>
      </w:r>
      <w:r w:rsidR="0033544D" w:rsidRPr="00742779">
        <w:t>s forty percent to approximately forty-two percent in the Hodge-Sachs sample. This increase was not statistically significant, suggesting continuity rather than doctrinal drift. Courts were neither becoming more willing nor less willing to pierce over time.</w:t>
      </w:r>
    </w:p>
    <w:p w14:paraId="5223EF17" w14:textId="77777777" w:rsidR="0033544D" w:rsidRPr="00742779" w:rsidRDefault="00742779" w:rsidP="000E54B1">
      <w:del w:id="6192" w:author="Seth Oranburg" w:date="2026-03-07T09:50:00Z" w16du:dateUtc="2026-03-07T14:50:00Z">
        <w:r w:rsidRPr="00742779">
          <w:rPr>
            <w:rFonts w:ascii="ZWAdobeF" w:hAnsi="ZWAdobeF" w:cs="ZWAdobeF"/>
            <w:sz w:val="2"/>
            <w:szCs w:val="2"/>
          </w:rPr>
          <w:delText>2640B</w:delText>
        </w:r>
        <w:r w:rsidR="0033544D" w:rsidRPr="00742779">
          <w:delText>The</w:delText>
        </w:r>
      </w:del>
      <w:ins w:id="6193" w:author="Seth Oranburg" w:date="2026-03-07T09:50:00Z" w16du:dateUtc="2026-03-07T14:50:00Z">
        <w:r w:rsidR="0033544D" w:rsidRPr="00742779">
          <w:t>The</w:t>
        </w:r>
      </w:ins>
      <w:r w:rsidR="0033544D" w:rsidRPr="00742779">
        <w:t xml:space="preserve"> contract-tort differential persisted. Contract cases continued to produce higher piercing rates than tort cases. This finding further undermined theoretical arguments for treating tort creditors more favorably; a decade of additional decisions showed no judicial movement toward the scholarly consensus.</w:t>
      </w:r>
    </w:p>
    <w:p w14:paraId="479831C7" w14:textId="77777777" w:rsidR="0033544D" w:rsidRPr="00742779" w:rsidRDefault="00742779" w:rsidP="000E54B1">
      <w:del w:id="6194" w:author="Seth Oranburg" w:date="2026-03-07T09:50:00Z" w16du:dateUtc="2026-03-07T14:50:00Z">
        <w:r w:rsidRPr="00742779">
          <w:rPr>
            <w:rFonts w:ascii="ZWAdobeF" w:hAnsi="ZWAdobeF" w:cs="ZWAdobeF"/>
            <w:sz w:val="2"/>
            <w:szCs w:val="2"/>
          </w:rPr>
          <w:delText>2641B</w:delText>
        </w:r>
        <w:r w:rsidR="0033544D" w:rsidRPr="00742779">
          <w:delText>Hodge</w:delText>
        </w:r>
      </w:del>
      <w:ins w:id="6195" w:author="Seth Oranburg" w:date="2026-03-07T09:50:00Z" w16du:dateUtc="2026-03-07T14:50:00Z">
        <w:r w:rsidR="0033544D" w:rsidRPr="00742779">
          <w:t>Hodge</w:t>
        </w:r>
      </w:ins>
      <w:r w:rsidR="0033544D" w:rsidRPr="00742779">
        <w:t xml:space="preserve"> and Sachs found that undercapitalization became more significant as a piercing factor during the 1990s. When courts found undercapitalization present, they pierced in nearly ninety percent of cases, higher than Thompson</w:t>
      </w:r>
      <w:r w:rsidR="009F60D1" w:rsidRPr="00742779">
        <w:t>’</w:t>
      </w:r>
      <w:r w:rsidR="0033544D" w:rsidRPr="00742779">
        <w:t>s seventy-three percent rate. When courts explicitly found undercapitalization absent, they refused to pierce in ninety-six percent of cases. This increasing emphasis on capitalization may reflect growing judicial concern about deliberately thin corporations created to externalize risk.</w:t>
      </w:r>
    </w:p>
    <w:p w14:paraId="34BA72C4" w14:textId="77777777" w:rsidR="0033544D" w:rsidRPr="00742779" w:rsidRDefault="00742779" w:rsidP="000E54B1">
      <w:del w:id="6196" w:author="Seth Oranburg" w:date="2026-03-07T09:50:00Z" w16du:dateUtc="2026-03-07T14:50:00Z">
        <w:r w:rsidRPr="00742779">
          <w:rPr>
            <w:rFonts w:ascii="ZWAdobeF" w:hAnsi="ZWAdobeF" w:cs="ZWAdobeF"/>
            <w:sz w:val="2"/>
            <w:szCs w:val="2"/>
          </w:rPr>
          <w:delText>2642B</w:delText>
        </w:r>
        <w:r w:rsidR="0033544D" w:rsidRPr="00742779">
          <w:delText>Corporate</w:delText>
        </w:r>
      </w:del>
      <w:ins w:id="6197" w:author="Seth Oranburg" w:date="2026-03-07T09:50:00Z" w16du:dateUtc="2026-03-07T14:50:00Z">
        <w:r w:rsidR="0033544D" w:rsidRPr="00742779">
          <w:t>Corporate</w:t>
        </w:r>
      </w:ins>
      <w:r w:rsidR="0033544D" w:rsidRPr="00742779">
        <w:t xml:space="preserve"> formalities showed a similar pattern to Thompson</w:t>
      </w:r>
      <w:r w:rsidR="009F60D1" w:rsidRPr="00742779">
        <w:t>’</w:t>
      </w:r>
      <w:r w:rsidR="0033544D" w:rsidRPr="00742779">
        <w:t>s study. Failure to observe formalities predicted piercing, but only moderately. Courts cited informalities in many cases without piercing, and courts pierced in many cases without mentioning informalities. The data continued to suggest that formalities matter less than substantive separation.</w:t>
      </w:r>
    </w:p>
    <w:p w14:paraId="6FD18A03" w14:textId="77777777" w:rsidR="0033544D" w:rsidRPr="00742779" w:rsidRDefault="0033544D" w:rsidP="000E54B1">
      <w:pPr>
        <w:pStyle w:val="Heading3"/>
        <w:rPr>
          <w:rFonts w:eastAsia="Times New Roman"/>
        </w:rPr>
      </w:pPr>
      <w:r w:rsidRPr="00742779">
        <w:rPr>
          <w:rFonts w:eastAsia="Times New Roman"/>
        </w:rPr>
        <w:lastRenderedPageBreak/>
        <w:t>Why Courts Pierce: Matheson</w:t>
      </w:r>
      <w:r w:rsidR="009F60D1" w:rsidRPr="00742779">
        <w:rPr>
          <w:rFonts w:eastAsia="Times New Roman"/>
        </w:rPr>
        <w:t>’</w:t>
      </w:r>
      <w:r w:rsidRPr="00742779">
        <w:rPr>
          <w:rFonts w:eastAsia="Times New Roman"/>
        </w:rPr>
        <w:t>s Regression Analysis</w:t>
      </w:r>
    </w:p>
    <w:p w14:paraId="54A899DD" w14:textId="77777777" w:rsidR="0033544D" w:rsidRPr="00742779" w:rsidRDefault="00742779" w:rsidP="000E54B1">
      <w:pPr>
        <w:pPrChange w:id="6198" w:author="Seth Oranburg" w:date="2026-03-07T09:50:00Z" w16du:dateUtc="2026-03-07T14:50:00Z">
          <w:pPr>
            <w:pStyle w:val="NormalWeb"/>
          </w:pPr>
        </w:pPrChange>
      </w:pPr>
      <w:del w:id="6199" w:author="Seth Oranburg" w:date="2026-03-07T09:50:00Z" w16du:dateUtc="2026-03-07T14:50:00Z">
        <w:r w:rsidRPr="00742779">
          <w:rPr>
            <w:rFonts w:ascii="ZWAdobeF" w:hAnsi="ZWAdobeF" w:cs="ZWAdobeF"/>
            <w:sz w:val="2"/>
            <w:szCs w:val="2"/>
          </w:rPr>
          <w:delText>2643B</w:delText>
        </w:r>
        <w:r w:rsidR="0033544D" w:rsidRPr="00742779">
          <w:delText>Professor</w:delText>
        </w:r>
      </w:del>
      <w:ins w:id="6200" w:author="Seth Oranburg" w:date="2026-03-07T09:50:00Z" w16du:dateUtc="2026-03-07T14:50:00Z">
        <w:r w:rsidR="0033544D" w:rsidRPr="00742779">
          <w:t>Professor</w:t>
        </w:r>
      </w:ins>
      <w:r w:rsidR="0033544D" w:rsidRPr="00742779">
        <w:t xml:space="preserve"> John Matheson of the University of Minnesota took empirical analysis further by applying logistic regression techniques to piercing data.</w:t>
      </w:r>
      <w:r w:rsidR="0033544D">
        <w:fldChar w:fldCharType="begin"/>
      </w:r>
      <w:r w:rsidR="0033544D">
        <w:instrText>HYPERLINK \l "fn368-11647" \o "Jump to citation"</w:instrText>
      </w:r>
      <w:r w:rsidR="0033544D">
        <w:fldChar w:fldCharType="separate"/>
      </w:r>
      <w:r w:rsidR="0033544D" w:rsidRPr="00742779">
        <w:rPr>
          <w:rStyle w:val="Hyperlink"/>
          <w:color w:val="auto"/>
          <w:u w:val="none"/>
        </w:rPr>
        <w:t>[368</w:t>
      </w:r>
      <w:r w:rsidR="00FA601A" w:rsidRPr="00742779">
        <w:rPr>
          <w:rStyle w:val="Hyperlink"/>
          <w:color w:val="auto"/>
          <w:u w:val="none"/>
        </w:rPr>
        <w:t>]</w:t>
      </w:r>
      <w:r w:rsidR="0033544D">
        <w:fldChar w:fldCharType="end"/>
      </w:r>
      <w:r w:rsidR="0033544D" w:rsidRPr="00742779">
        <w:t xml:space="preserve"> While Thompson and Hodge-Sachs used descriptive statistics showing correlations between factors and outcomes, Matheson</w:t>
      </w:r>
      <w:r w:rsidR="009F60D1" w:rsidRPr="00742779">
        <w:t>’</w:t>
      </w:r>
      <w:r w:rsidR="0033544D" w:rsidRPr="00742779">
        <w:t>s methodology tested which factors actually predict piercing when other variables are controlled.</w:t>
      </w:r>
    </w:p>
    <w:p w14:paraId="63238807" w14:textId="77777777" w:rsidR="0033544D" w:rsidRPr="00742779" w:rsidRDefault="00742779" w:rsidP="000E54B1">
      <w:del w:id="6201" w:author="Seth Oranburg" w:date="2026-03-07T09:50:00Z" w16du:dateUtc="2026-03-07T14:50:00Z">
        <w:r w:rsidRPr="00742779">
          <w:rPr>
            <w:rFonts w:ascii="ZWAdobeF" w:hAnsi="ZWAdobeF" w:cs="ZWAdobeF"/>
            <w:sz w:val="2"/>
            <w:szCs w:val="2"/>
          </w:rPr>
          <w:delText>2644B</w:delText>
        </w:r>
        <w:r w:rsidR="0033544D" w:rsidRPr="00742779">
          <w:delText>This</w:delText>
        </w:r>
      </w:del>
      <w:ins w:id="6202" w:author="Seth Oranburg" w:date="2026-03-07T09:50:00Z" w16du:dateUtc="2026-03-07T14:50:00Z">
        <w:r w:rsidR="0033544D" w:rsidRPr="00742779">
          <w:t>This</w:t>
        </w:r>
      </w:ins>
      <w:r w:rsidR="0033544D" w:rsidRPr="00742779">
        <w:t xml:space="preserve"> distinction matters. Descriptive statistics can reveal that Factor A and piercing both appear in many cases. But if Factor A always appears alongside Factor B, we cannot know whether A, B, or both drive the outcome. Regression analysis isolates the independent effect of each factor.</w:t>
      </w:r>
    </w:p>
    <w:p w14:paraId="65265F17" w14:textId="77777777" w:rsidR="0033544D" w:rsidRPr="00742779" w:rsidRDefault="00742779" w:rsidP="000E54B1">
      <w:del w:id="6203" w:author="Seth Oranburg" w:date="2026-03-07T09:50:00Z" w16du:dateUtc="2026-03-07T14:50:00Z">
        <w:r w:rsidRPr="00742779">
          <w:rPr>
            <w:rFonts w:ascii="ZWAdobeF" w:hAnsi="ZWAdobeF" w:cs="ZWAdobeF"/>
            <w:sz w:val="2"/>
            <w:szCs w:val="2"/>
          </w:rPr>
          <w:delText>2645B</w:delText>
        </w:r>
        <w:r w:rsidR="0033544D" w:rsidRPr="00742779">
          <w:delText>Matheson</w:delText>
        </w:r>
        <w:r w:rsidR="009F60D1" w:rsidRPr="00742779">
          <w:delText>’</w:delText>
        </w:r>
        <w:r w:rsidR="0033544D" w:rsidRPr="00742779">
          <w:delText>s</w:delText>
        </w:r>
      </w:del>
      <w:ins w:id="6204" w:author="Seth Oranburg" w:date="2026-03-07T09:50:00Z" w16du:dateUtc="2026-03-07T14:50:00Z">
        <w:r w:rsidR="0033544D" w:rsidRPr="00742779">
          <w:t>Matheson</w:t>
        </w:r>
        <w:r w:rsidR="009F60D1" w:rsidRPr="00742779">
          <w:t>’</w:t>
        </w:r>
        <w:r w:rsidR="0033544D" w:rsidRPr="00742779">
          <w:t>s</w:t>
        </w:r>
      </w:ins>
      <w:r w:rsidR="0033544D" w:rsidRPr="00742779">
        <w:t xml:space="preserve"> findings identified the factors that truly predict judicial behavior:</w:t>
      </w:r>
    </w:p>
    <w:p w14:paraId="0C1ADA70" w14:textId="77777777" w:rsidR="0033544D" w:rsidRPr="00742779" w:rsidRDefault="00742779" w:rsidP="000E54B1">
      <w:del w:id="6205" w:author="Seth Oranburg" w:date="2026-03-07T09:50:00Z" w16du:dateUtc="2026-03-07T14:50:00Z">
        <w:r w:rsidRPr="00742779">
          <w:rPr>
            <w:rFonts w:ascii="ZWAdobeF" w:hAnsi="ZWAdobeF" w:cs="ZWAdobeF"/>
            <w:sz w:val="2"/>
            <w:szCs w:val="2"/>
          </w:rPr>
          <w:delText>2646B</w:delText>
        </w:r>
        <w:r w:rsidR="0033544D" w:rsidRPr="00742779">
          <w:delText>Fraud</w:delText>
        </w:r>
      </w:del>
      <w:ins w:id="6206" w:author="Seth Oranburg" w:date="2026-03-07T09:50:00Z" w16du:dateUtc="2026-03-07T14:50:00Z">
        <w:r w:rsidR="0033544D" w:rsidRPr="00742779">
          <w:t>Fraud</w:t>
        </w:r>
      </w:ins>
      <w:r w:rsidR="0033544D" w:rsidRPr="00742779">
        <w:t xml:space="preserve"> and misrepresentation had the strongest predictive relationship with piercing. When courts found fraud or misrepresentation present, the likelihood of piercing increased dramatically. This factor alone was often dispositive.</w:t>
      </w:r>
    </w:p>
    <w:p w14:paraId="7D3AAF6F" w14:textId="77777777" w:rsidR="0033544D" w:rsidRPr="00742779" w:rsidRDefault="00742779" w:rsidP="000E54B1">
      <w:del w:id="6207" w:author="Seth Oranburg" w:date="2026-03-07T09:50:00Z" w16du:dateUtc="2026-03-07T14:50:00Z">
        <w:r w:rsidRPr="00742779">
          <w:rPr>
            <w:rFonts w:ascii="ZWAdobeF" w:hAnsi="ZWAdobeF" w:cs="ZWAdobeF"/>
            <w:sz w:val="2"/>
            <w:szCs w:val="2"/>
          </w:rPr>
          <w:delText>2647B</w:delText>
        </w:r>
        <w:r w:rsidR="0033544D" w:rsidRPr="00742779">
          <w:delText>Owner</w:delText>
        </w:r>
      </w:del>
      <w:ins w:id="6208" w:author="Seth Oranburg" w:date="2026-03-07T09:50:00Z" w16du:dateUtc="2026-03-07T14:50:00Z">
        <w:r w:rsidR="0033544D" w:rsidRPr="00742779">
          <w:t>Owner</w:t>
        </w:r>
      </w:ins>
      <w:r w:rsidR="0033544D" w:rsidRPr="00742779">
        <w:t xml:space="preserve"> control and dominance also strongly predicted piercing, particularly when combined with evidence that owners treated corporate assets as their own.</w:t>
      </w:r>
    </w:p>
    <w:p w14:paraId="4F6930BB" w14:textId="77777777" w:rsidR="0033544D" w:rsidRPr="00742779" w:rsidRDefault="00742779" w:rsidP="000E54B1">
      <w:del w:id="6209" w:author="Seth Oranburg" w:date="2026-03-07T09:50:00Z" w16du:dateUtc="2026-03-07T14:50:00Z">
        <w:r w:rsidRPr="00742779">
          <w:rPr>
            <w:rFonts w:ascii="ZWAdobeF" w:hAnsi="ZWAdobeF" w:cs="ZWAdobeF"/>
            <w:sz w:val="2"/>
            <w:szCs w:val="2"/>
          </w:rPr>
          <w:delText>2648B</w:delText>
        </w:r>
        <w:r w:rsidR="0033544D" w:rsidRPr="00742779">
          <w:delText>Commingling</w:delText>
        </w:r>
      </w:del>
      <w:ins w:id="6210" w:author="Seth Oranburg" w:date="2026-03-07T09:50:00Z" w16du:dateUtc="2026-03-07T14:50:00Z">
        <w:r w:rsidR="0033544D" w:rsidRPr="00742779">
          <w:t>Commingling</w:t>
        </w:r>
      </w:ins>
      <w:r w:rsidR="0033544D" w:rsidRPr="00742779">
        <w:t xml:space="preserve"> of funds showed significant predictive power independent of other factors.</w:t>
      </w:r>
    </w:p>
    <w:p w14:paraId="117F5612" w14:textId="77777777" w:rsidR="0033544D" w:rsidRPr="00742779" w:rsidRDefault="00742779" w:rsidP="000E54B1">
      <w:del w:id="6211" w:author="Seth Oranburg" w:date="2026-03-07T09:50:00Z" w16du:dateUtc="2026-03-07T14:50:00Z">
        <w:r w:rsidRPr="00742779">
          <w:rPr>
            <w:rFonts w:ascii="ZWAdobeF" w:hAnsi="ZWAdobeF" w:cs="ZWAdobeF"/>
            <w:sz w:val="2"/>
            <w:szCs w:val="2"/>
          </w:rPr>
          <w:delText>2649B</w:delText>
        </w:r>
        <w:r w:rsidR="0033544D" w:rsidRPr="00742779">
          <w:delText>By</w:delText>
        </w:r>
      </w:del>
      <w:ins w:id="6212" w:author="Seth Oranburg" w:date="2026-03-07T09:50:00Z" w16du:dateUtc="2026-03-07T14:50:00Z">
        <w:r w:rsidR="0033544D" w:rsidRPr="00742779">
          <w:t>By</w:t>
        </w:r>
      </w:ins>
      <w:r w:rsidR="0033544D" w:rsidRPr="00742779">
        <w:t xml:space="preserve"> contrast, factors reflecting operational formalities proved statistically insignificant in the regression models. Whether the corporation held annual meetings, maintained a minute book, or issued stock certificates did not independently predict piercing once other factors were controlled. Courts apparently care about substance, not paperwork.</w:t>
      </w:r>
    </w:p>
    <w:p w14:paraId="5D15A5BD" w14:textId="77777777" w:rsidR="0033544D" w:rsidRPr="00742779" w:rsidRDefault="00742779" w:rsidP="000E54B1">
      <w:del w:id="6213" w:author="Seth Oranburg" w:date="2026-03-07T09:50:00Z" w16du:dateUtc="2026-03-07T14:50:00Z">
        <w:r w:rsidRPr="00742779">
          <w:rPr>
            <w:rFonts w:ascii="ZWAdobeF" w:hAnsi="ZWAdobeF" w:cs="ZWAdobeF"/>
            <w:sz w:val="2"/>
            <w:szCs w:val="2"/>
          </w:rPr>
          <w:delText>2650B</w:delText>
        </w:r>
        <w:r w:rsidR="0033544D" w:rsidRPr="00742779">
          <w:delText>Perhaps</w:delText>
        </w:r>
      </w:del>
      <w:ins w:id="6214" w:author="Seth Oranburg" w:date="2026-03-07T09:50:00Z" w16du:dateUtc="2026-03-07T14:50:00Z">
        <w:r w:rsidR="0033544D" w:rsidRPr="00742779">
          <w:t>Perhaps</w:t>
        </w:r>
      </w:ins>
      <w:r w:rsidR="0033544D" w:rsidRPr="00742779">
        <w:t xml:space="preserve"> most striking was the effect of </w:t>
      </w:r>
      <w:r w:rsidR="009F60D1" w:rsidRPr="00742779">
        <w:t>“</w:t>
      </w:r>
      <w:r w:rsidR="0033544D" w:rsidRPr="00742779">
        <w:t>assumption of risk.</w:t>
      </w:r>
      <w:r w:rsidR="009F60D1" w:rsidRPr="00742779">
        <w:t>”</w:t>
      </w:r>
      <w:r w:rsidR="0033544D" w:rsidRPr="00742779">
        <w:t xml:space="preserve"> When courts found that plaintiffs had assumed the risk of dealing with a limited liability entity, the likelihood of piercing dropped precipitously. This factor, though rarely discussed in opinions, had enormous predictive significance. It confirms that piercing turns substantially on whether the creditor was or should have been aware of the entity boundary.</w:t>
      </w:r>
    </w:p>
    <w:p w14:paraId="22841C27" w14:textId="77777777" w:rsidR="0033544D" w:rsidRPr="00742779" w:rsidRDefault="00742779" w:rsidP="000E54B1">
      <w:del w:id="6215" w:author="Seth Oranburg" w:date="2026-03-07T09:50:00Z" w16du:dateUtc="2026-03-07T14:50:00Z">
        <w:r w:rsidRPr="00742779">
          <w:rPr>
            <w:rFonts w:ascii="ZWAdobeF" w:hAnsi="ZWAdobeF" w:cs="ZWAdobeF"/>
            <w:sz w:val="2"/>
            <w:szCs w:val="2"/>
          </w:rPr>
          <w:delText>2651B</w:delText>
        </w:r>
        <w:r w:rsidR="0033544D" w:rsidRPr="00742779">
          <w:delText>Matheson</w:delText>
        </w:r>
        <w:r w:rsidR="009F60D1" w:rsidRPr="00742779">
          <w:delText>’</w:delText>
        </w:r>
        <w:r w:rsidR="0033544D" w:rsidRPr="00742779">
          <w:delText>s</w:delText>
        </w:r>
      </w:del>
      <w:ins w:id="6216" w:author="Seth Oranburg" w:date="2026-03-07T09:50:00Z" w16du:dateUtc="2026-03-07T14:50:00Z">
        <w:r w:rsidR="0033544D" w:rsidRPr="00742779">
          <w:t>Matheson</w:t>
        </w:r>
        <w:r w:rsidR="009F60D1" w:rsidRPr="00742779">
          <w:t>’</w:t>
        </w:r>
        <w:r w:rsidR="0033544D" w:rsidRPr="00742779">
          <w:t>s</w:t>
        </w:r>
      </w:ins>
      <w:r w:rsidR="0033544D" w:rsidRPr="00742779">
        <w:t xml:space="preserve"> regression analysis also tested whether claim type independently affects piercing. The descriptive statistics showed that tort claims pierced less frequently than contract claims. But when Matheson controlled for other variables, claim type ceased to be statistically significant. The apparent contract-tort difference in descriptive statistics reflected correlation </w:t>
      </w:r>
      <w:r w:rsidR="0033544D" w:rsidRPr="00742779">
        <w:lastRenderedPageBreak/>
        <w:t>with other factors, such as the presence of misrepresentation in contract cases. When those factors were held constant, contract and tort cases showed similar piercing rates.</w:t>
      </w:r>
    </w:p>
    <w:p w14:paraId="4138CB80" w14:textId="77777777" w:rsidR="0033544D" w:rsidRPr="00742779" w:rsidRDefault="00742779" w:rsidP="000E54B1">
      <w:del w:id="6217" w:author="Seth Oranburg" w:date="2026-03-07T09:50:00Z" w16du:dateUtc="2026-03-07T14:50:00Z">
        <w:r w:rsidRPr="00742779">
          <w:rPr>
            <w:rFonts w:ascii="ZWAdobeF" w:hAnsi="ZWAdobeF" w:cs="ZWAdobeF"/>
            <w:sz w:val="2"/>
            <w:szCs w:val="2"/>
          </w:rPr>
          <w:delText>2652B</w:delText>
        </w:r>
        <w:r w:rsidR="0033544D" w:rsidRPr="00742779">
          <w:delText>This</w:delText>
        </w:r>
      </w:del>
      <w:ins w:id="6218" w:author="Seth Oranburg" w:date="2026-03-07T09:50:00Z" w16du:dateUtc="2026-03-07T14:50:00Z">
        <w:r w:rsidR="0033544D" w:rsidRPr="00742779">
          <w:t>This</w:t>
        </w:r>
      </w:ins>
      <w:r w:rsidR="0033544D" w:rsidRPr="00742779">
        <w:t xml:space="preserve"> finding reframes the contract-tort debate. The issue is not that courts favor contract creditors categorically. Rather, contract cases more frequently involve circumstances, such as misrepresentation, that justify piercing regardless of whether the underlying claim sounds in contract or tort.</w:t>
      </w:r>
    </w:p>
    <w:p w14:paraId="3AE3C458" w14:textId="77777777" w:rsidR="0033544D" w:rsidRPr="00742779" w:rsidRDefault="0033544D" w:rsidP="000E54B1">
      <w:pPr>
        <w:pStyle w:val="Heading3"/>
        <w:rPr>
          <w:rFonts w:eastAsia="Times New Roman"/>
        </w:rPr>
      </w:pPr>
      <w:r w:rsidRPr="00742779">
        <w:rPr>
          <w:rFonts w:eastAsia="Times New Roman"/>
        </w:rPr>
        <w:t>Entities versus Individuals as Defendants</w:t>
      </w:r>
    </w:p>
    <w:p w14:paraId="4EF02B73" w14:textId="77777777" w:rsidR="0033544D" w:rsidRPr="00742779" w:rsidRDefault="00742779" w:rsidP="000E54B1">
      <w:del w:id="6219" w:author="Seth Oranburg" w:date="2026-03-07T09:50:00Z" w16du:dateUtc="2026-03-07T14:50:00Z">
        <w:r w:rsidRPr="00742779">
          <w:rPr>
            <w:rFonts w:ascii="ZWAdobeF" w:hAnsi="ZWAdobeF" w:cs="ZWAdobeF"/>
            <w:sz w:val="2"/>
            <w:szCs w:val="2"/>
          </w:rPr>
          <w:delText>2653B</w:delText>
        </w:r>
        <w:r w:rsidR="0033544D" w:rsidRPr="00742779">
          <w:delText>Matheson</w:delText>
        </w:r>
        <w:r w:rsidR="009F60D1" w:rsidRPr="00742779">
          <w:delText>’</w:delText>
        </w:r>
        <w:r w:rsidR="0033544D" w:rsidRPr="00742779">
          <w:delText>s</w:delText>
        </w:r>
      </w:del>
      <w:ins w:id="6220" w:author="Seth Oranburg" w:date="2026-03-07T09:50:00Z" w16du:dateUtc="2026-03-07T14:50:00Z">
        <w:r w:rsidR="0033544D" w:rsidRPr="00742779">
          <w:t>Matheson</w:t>
        </w:r>
        <w:r w:rsidR="009F60D1" w:rsidRPr="00742779">
          <w:t>’</w:t>
        </w:r>
        <w:r w:rsidR="0033544D" w:rsidRPr="00742779">
          <w:t>s</w:t>
        </w:r>
      </w:ins>
      <w:r w:rsidR="0033544D" w:rsidRPr="00742779">
        <w:t xml:space="preserve"> study also examined whether courts pierce differently depending on whether the defendant behind the veil is an individual or an entity (as in parent-subsidiary cases). The descriptive statistics showed that courts pierce to hold individuals liable approximately twice as often as they pierce to reach parent corporations.</w:t>
      </w:r>
    </w:p>
    <w:p w14:paraId="6EBFBF8E" w14:textId="77777777" w:rsidR="0033544D" w:rsidRPr="00742779" w:rsidRDefault="00742779" w:rsidP="000E54B1">
      <w:del w:id="6221" w:author="Seth Oranburg" w:date="2026-03-07T09:50:00Z" w16du:dateUtc="2026-03-07T14:50:00Z">
        <w:r w:rsidRPr="00742779">
          <w:rPr>
            <w:rFonts w:ascii="ZWAdobeF" w:hAnsi="ZWAdobeF" w:cs="ZWAdobeF"/>
            <w:sz w:val="2"/>
            <w:szCs w:val="2"/>
          </w:rPr>
          <w:delText>2654B</w:delText>
        </w:r>
        <w:r w:rsidR="0033544D" w:rsidRPr="00742779">
          <w:delText>This</w:delText>
        </w:r>
      </w:del>
      <w:ins w:id="6222" w:author="Seth Oranburg" w:date="2026-03-07T09:50:00Z" w16du:dateUtc="2026-03-07T14:50:00Z">
        <w:r w:rsidR="0033544D" w:rsidRPr="00742779">
          <w:t>This</w:t>
        </w:r>
      </w:ins>
      <w:r w:rsidR="0033544D" w:rsidRPr="00742779">
        <w:t xml:space="preserve"> finding contradicted scholarly predictions that parent-subsidiary cases should be easier to pierce. Commentators had argued that limited liability was historically designed to protect individual investors, not to shield corporate parents from subsidiary liabilities. If limited liability serves to encourage individual investment by reducing risk, it arguably serves no legitimate purpose when the shareholder is another corporation capable of absorbing and diversifying risk.</w:t>
      </w:r>
    </w:p>
    <w:p w14:paraId="4D249030" w14:textId="77777777" w:rsidR="0033544D" w:rsidRPr="00742779" w:rsidRDefault="00742779" w:rsidP="000E54B1">
      <w:del w:id="6223" w:author="Seth Oranburg" w:date="2026-03-07T09:50:00Z" w16du:dateUtc="2026-03-07T14:50:00Z">
        <w:r w:rsidRPr="00742779">
          <w:rPr>
            <w:rFonts w:ascii="ZWAdobeF" w:hAnsi="ZWAdobeF" w:cs="ZWAdobeF"/>
            <w:sz w:val="2"/>
            <w:szCs w:val="2"/>
          </w:rPr>
          <w:delText>2655B</w:delText>
        </w:r>
        <w:r w:rsidR="0033544D" w:rsidRPr="00742779">
          <w:delText>Yet</w:delText>
        </w:r>
      </w:del>
      <w:ins w:id="6224" w:author="Seth Oranburg" w:date="2026-03-07T09:50:00Z" w16du:dateUtc="2026-03-07T14:50:00Z">
        <w:r w:rsidR="0033544D" w:rsidRPr="00742779">
          <w:t>Yet</w:t>
        </w:r>
      </w:ins>
      <w:r w:rsidR="0033544D" w:rsidRPr="00742779">
        <w:t xml:space="preserve"> courts appeared to respect entity separateness more, not less, when corporate defendants stood behind the veil. Why?</w:t>
      </w:r>
    </w:p>
    <w:p w14:paraId="0EBC66F8" w14:textId="77777777" w:rsidR="0033544D" w:rsidRPr="00742779" w:rsidRDefault="00742779" w:rsidP="000E54B1">
      <w:del w:id="6225" w:author="Seth Oranburg" w:date="2026-03-07T09:50:00Z" w16du:dateUtc="2026-03-07T14:50:00Z">
        <w:r w:rsidRPr="00742779">
          <w:rPr>
            <w:rFonts w:ascii="ZWAdobeF" w:hAnsi="ZWAdobeF" w:cs="ZWAdobeF"/>
            <w:sz w:val="2"/>
            <w:szCs w:val="2"/>
          </w:rPr>
          <w:delText>2656B</w:delText>
        </w:r>
        <w:r w:rsidR="0033544D" w:rsidRPr="00742779">
          <w:delText>One</w:delText>
        </w:r>
      </w:del>
      <w:ins w:id="6226" w:author="Seth Oranburg" w:date="2026-03-07T09:50:00Z" w16du:dateUtc="2026-03-07T14:50:00Z">
        <w:r w:rsidR="0033544D" w:rsidRPr="00742779">
          <w:t>One</w:t>
        </w:r>
      </w:ins>
      <w:r w:rsidR="0033544D" w:rsidRPr="00742779">
        <w:t xml:space="preserve"> explanation involves the practical consequences of piercing. When an individual is held personally liable, the result is typically that a single person faces financial consequences for corporate obligations. When a parent corporation is held liable for subsidiary debts, the result may affect thousands of shareholders, employees, and creditors of the parent. Courts may hesitate to impose such broad consequences.</w:t>
      </w:r>
    </w:p>
    <w:p w14:paraId="6CC6F04A" w14:textId="77777777" w:rsidR="0033544D" w:rsidRPr="00742779" w:rsidRDefault="00742779" w:rsidP="000E54B1">
      <w:del w:id="6227" w:author="Seth Oranburg" w:date="2026-03-07T09:50:00Z" w16du:dateUtc="2026-03-07T14:50:00Z">
        <w:r w:rsidRPr="00742779">
          <w:rPr>
            <w:rFonts w:ascii="ZWAdobeF" w:hAnsi="ZWAdobeF" w:cs="ZWAdobeF"/>
            <w:sz w:val="2"/>
            <w:szCs w:val="2"/>
          </w:rPr>
          <w:delText>2657B</w:delText>
        </w:r>
        <w:r w:rsidR="0033544D" w:rsidRPr="00742779">
          <w:delText>Another</w:delText>
        </w:r>
      </w:del>
      <w:ins w:id="6228" w:author="Seth Oranburg" w:date="2026-03-07T09:50:00Z" w16du:dateUtc="2026-03-07T14:50:00Z">
        <w:r w:rsidR="0033544D" w:rsidRPr="00742779">
          <w:t>Another</w:t>
        </w:r>
      </w:ins>
      <w:r w:rsidR="0033544D" w:rsidRPr="00742779">
        <w:t xml:space="preserve"> explanation involves expectations. Individual owners of small corporations often blur the line between personal and corporate affairs. Parent corporations typically maintain more formal separation from subsidiaries. Courts may be more willing to pierce where conduct evidences disregard for entity boundaries.</w:t>
      </w:r>
    </w:p>
    <w:p w14:paraId="26FD2991" w14:textId="77777777" w:rsidR="0033544D" w:rsidRPr="00742779" w:rsidRDefault="00742779" w:rsidP="000E54B1">
      <w:del w:id="6229" w:author="Seth Oranburg" w:date="2026-03-07T09:50:00Z" w16du:dateUtc="2026-03-07T14:50:00Z">
        <w:r w:rsidRPr="00742779">
          <w:rPr>
            <w:rFonts w:ascii="ZWAdobeF" w:hAnsi="ZWAdobeF" w:cs="ZWAdobeF"/>
            <w:sz w:val="2"/>
            <w:szCs w:val="2"/>
          </w:rPr>
          <w:delText>2658B</w:delText>
        </w:r>
        <w:r w:rsidR="0033544D" w:rsidRPr="00742779">
          <w:delText>A</w:delText>
        </w:r>
      </w:del>
      <w:ins w:id="6230" w:author="Seth Oranburg" w:date="2026-03-07T09:50:00Z" w16du:dateUtc="2026-03-07T14:50:00Z">
        <w:r w:rsidR="0033544D" w:rsidRPr="00742779">
          <w:t>A</w:t>
        </w:r>
      </w:ins>
      <w:r w:rsidR="0033544D" w:rsidRPr="00742779">
        <w:t xml:space="preserve"> third explanation concerns litigation selection. Parent corporations may more vigorously defend against piercing claims, settling only the clearest cases and litigating marginal ones. Individual defendants may lack resources for extended litigation, meaning more marginal cases reach judgment. If so, </w:t>
      </w:r>
      <w:r w:rsidR="0033544D" w:rsidRPr="00742779">
        <w:lastRenderedPageBreak/>
        <w:t>the observed difference reflects the composition of litigated cases rather than judicial attitudes.</w:t>
      </w:r>
    </w:p>
    <w:p w14:paraId="59305BB1" w14:textId="77777777" w:rsidR="0033544D" w:rsidRPr="00742779" w:rsidRDefault="0033544D" w:rsidP="000E54B1">
      <w:pPr>
        <w:pStyle w:val="Heading3"/>
        <w:rPr>
          <w:rFonts w:eastAsia="Times New Roman"/>
        </w:rPr>
      </w:pPr>
      <w:r w:rsidRPr="00742779">
        <w:rPr>
          <w:rFonts w:eastAsia="Times New Roman"/>
        </w:rPr>
        <w:t>The Judicial Reasoning Question</w:t>
      </w:r>
    </w:p>
    <w:p w14:paraId="2F3A8219" w14:textId="77777777" w:rsidR="0033544D" w:rsidRPr="00742779" w:rsidRDefault="00742779" w:rsidP="000E54B1">
      <w:del w:id="6231" w:author="Seth Oranburg" w:date="2026-03-07T09:50:00Z" w16du:dateUtc="2026-03-07T14:50:00Z">
        <w:r w:rsidRPr="00742779">
          <w:rPr>
            <w:rFonts w:ascii="ZWAdobeF" w:hAnsi="ZWAdobeF" w:cs="ZWAdobeF"/>
            <w:sz w:val="2"/>
            <w:szCs w:val="2"/>
          </w:rPr>
          <w:delText>2659B</w:delText>
        </w:r>
        <w:r w:rsidR="0033544D" w:rsidRPr="00742779">
          <w:delText>Both</w:delText>
        </w:r>
      </w:del>
      <w:ins w:id="6232" w:author="Seth Oranburg" w:date="2026-03-07T09:50:00Z" w16du:dateUtc="2026-03-07T14:50:00Z">
        <w:r w:rsidR="0033544D" w:rsidRPr="00742779">
          <w:t>Both</w:t>
        </w:r>
      </w:ins>
      <w:r w:rsidR="0033544D" w:rsidRPr="00742779">
        <w:t xml:space="preserve"> Thompson and Matheson examined not only what factors predict piercing but also what factors courts discuss in their opinions. A striking pattern emerged: courts spend substantial time discussing factors that turn out to have little independent predictive power, such as corporate formalities, while giving less attention to factors that actually drive decisions, such as creditor sophistication and risk assumption.</w:t>
      </w:r>
    </w:p>
    <w:p w14:paraId="729DC907" w14:textId="77777777" w:rsidR="0033544D" w:rsidRPr="00742779" w:rsidRDefault="00742779" w:rsidP="000E54B1">
      <w:del w:id="6233" w:author="Seth Oranburg" w:date="2026-03-07T09:50:00Z" w16du:dateUtc="2026-03-07T14:50:00Z">
        <w:r w:rsidRPr="00742779">
          <w:rPr>
            <w:rFonts w:ascii="ZWAdobeF" w:hAnsi="ZWAdobeF" w:cs="ZWAdobeF"/>
            <w:sz w:val="2"/>
            <w:szCs w:val="2"/>
          </w:rPr>
          <w:delText>2660B</w:delText>
        </w:r>
        <w:r w:rsidR="0033544D" w:rsidRPr="00742779">
          <w:delText>This</w:delText>
        </w:r>
      </w:del>
      <w:ins w:id="6234" w:author="Seth Oranburg" w:date="2026-03-07T09:50:00Z" w16du:dateUtc="2026-03-07T14:50:00Z">
        <w:r w:rsidR="0033544D" w:rsidRPr="00742779">
          <w:t>This</w:t>
        </w:r>
      </w:ins>
      <w:r w:rsidR="0033544D" w:rsidRPr="00742779">
        <w:t xml:space="preserve"> disconnect between judicial rhetoric and judicial behavior suggests that courts may decide cases based on intuitive assessments of fairness that they then rationalize using conventional doctrinal language. A judge who senses that respecting entity separateness would produce an unjust result may reach the piercing conclusion first, then search for doctrinal factors to justify it.</w:t>
      </w:r>
    </w:p>
    <w:p w14:paraId="2A360A7B" w14:textId="77777777" w:rsidR="0033544D" w:rsidRPr="00742779" w:rsidRDefault="00742779" w:rsidP="000E54B1">
      <w:del w:id="6235" w:author="Seth Oranburg" w:date="2026-03-07T09:50:00Z" w16du:dateUtc="2026-03-07T14:50:00Z">
        <w:r w:rsidRPr="00742779">
          <w:rPr>
            <w:rFonts w:ascii="ZWAdobeF" w:hAnsi="ZWAdobeF" w:cs="ZWAdobeF"/>
            <w:sz w:val="2"/>
            <w:szCs w:val="2"/>
          </w:rPr>
          <w:delText>2661B</w:delText>
        </w:r>
        <w:r w:rsidR="0033544D" w:rsidRPr="00742779">
          <w:delText>If</w:delText>
        </w:r>
      </w:del>
      <w:ins w:id="6236" w:author="Seth Oranburg" w:date="2026-03-07T09:50:00Z" w16du:dateUtc="2026-03-07T14:50:00Z">
        <w:r w:rsidR="0033544D" w:rsidRPr="00742779">
          <w:t>If</w:t>
        </w:r>
      </w:ins>
      <w:r w:rsidR="0033544D" w:rsidRPr="00742779">
        <w:t xml:space="preserve"> this description is accurate, it explains both the incoherence critics identify and the rough predictability the empirical studies reveal. Courts lack a clear articulate doctrine, but they share similar intuitions about when limited liability serves legitimate purposes and when it enables abuse. Those intuitions produce patterned outcomes even when the explanations are confused.</w:t>
      </w:r>
    </w:p>
    <w:p w14:paraId="763CCA9A" w14:textId="77777777" w:rsidR="0033544D" w:rsidRPr="00742779" w:rsidRDefault="0033544D" w:rsidP="000E54B1">
      <w:pPr>
        <w:pStyle w:val="Heading2"/>
        <w:rPr>
          <w:rFonts w:eastAsia="Times New Roman"/>
        </w:rPr>
      </w:pPr>
      <w:r w:rsidRPr="00742779">
        <w:rPr>
          <w:rFonts w:eastAsia="Times New Roman"/>
        </w:rPr>
        <w:t>Contract and Tort: Rethinking the Distinction</w:t>
      </w:r>
    </w:p>
    <w:p w14:paraId="15355F73" w14:textId="77777777" w:rsidR="0033544D" w:rsidRPr="00742779" w:rsidRDefault="00742779" w:rsidP="000E54B1">
      <w:del w:id="6237" w:author="Seth Oranburg" w:date="2026-03-07T09:50:00Z" w16du:dateUtc="2026-03-07T14:50:00Z">
        <w:r w:rsidRPr="00742779">
          <w:rPr>
            <w:rFonts w:ascii="ZWAdobeF" w:hAnsi="ZWAdobeF" w:cs="ZWAdobeF"/>
            <w:sz w:val="2"/>
            <w:szCs w:val="2"/>
          </w:rPr>
          <w:delText>2662B</w:delText>
        </w:r>
        <w:r w:rsidR="0033544D" w:rsidRPr="00742779">
          <w:delText>The</w:delText>
        </w:r>
      </w:del>
      <w:ins w:id="6238" w:author="Seth Oranburg" w:date="2026-03-07T09:50:00Z" w16du:dateUtc="2026-03-07T14:50:00Z">
        <w:r w:rsidR="0033544D" w:rsidRPr="00742779">
          <w:t>The</w:t>
        </w:r>
      </w:ins>
      <w:r w:rsidR="0033544D" w:rsidRPr="00742779">
        <w:t xml:space="preserve"> empirical finding that contract creditors pierce more successfully than tort creditors demands theoretical explanation. Why should creditors who chose to deal with a corporation fare better than those injured without consent?</w:t>
      </w:r>
    </w:p>
    <w:p w14:paraId="3B9B68AA" w14:textId="77777777" w:rsidR="0033544D" w:rsidRPr="00742779" w:rsidRDefault="0033544D" w:rsidP="000E54B1">
      <w:pPr>
        <w:pStyle w:val="Heading3"/>
        <w:rPr>
          <w:rFonts w:eastAsia="Times New Roman"/>
        </w:rPr>
      </w:pPr>
      <w:r w:rsidRPr="00742779">
        <w:rPr>
          <w:rFonts w:eastAsia="Times New Roman"/>
        </w:rPr>
        <w:t>The Theoretical Case for Protecting Tort Creditors</w:t>
      </w:r>
    </w:p>
    <w:p w14:paraId="540B09D7" w14:textId="77777777" w:rsidR="0033544D" w:rsidRPr="00742779" w:rsidRDefault="00742779" w:rsidP="000E54B1">
      <w:del w:id="6239" w:author="Seth Oranburg" w:date="2026-03-07T09:50:00Z" w16du:dateUtc="2026-03-07T14:50:00Z">
        <w:r w:rsidRPr="00742779">
          <w:rPr>
            <w:rFonts w:ascii="ZWAdobeF" w:hAnsi="ZWAdobeF" w:cs="ZWAdobeF"/>
            <w:sz w:val="2"/>
            <w:szCs w:val="2"/>
          </w:rPr>
          <w:delText>2663B</w:delText>
        </w:r>
        <w:r w:rsidR="0033544D" w:rsidRPr="00742779">
          <w:delText>The</w:delText>
        </w:r>
      </w:del>
      <w:ins w:id="6240" w:author="Seth Oranburg" w:date="2026-03-07T09:50:00Z" w16du:dateUtc="2026-03-07T14:50:00Z">
        <w:r w:rsidR="0033544D" w:rsidRPr="00742779">
          <w:t>The</w:t>
        </w:r>
      </w:ins>
      <w:r w:rsidR="0033544D" w:rsidRPr="00742779">
        <w:t xml:space="preserve"> standard scholarly argument favors tort creditors. Contract creditors, this argument runs, can protect themselves. Before extending credit, a sophisticated creditor can investigate the corporation</w:t>
      </w:r>
      <w:r w:rsidR="009F60D1" w:rsidRPr="00742779">
        <w:t>’</w:t>
      </w:r>
      <w:r w:rsidR="0033544D" w:rsidRPr="00742779">
        <w:t>s financial condition, require audited financial statements, demand personal guarantees from shareholders, or insist on security interests. The contract creditor who fails to take these precautions has assumed the risk of entity insolvency.</w:t>
      </w:r>
    </w:p>
    <w:p w14:paraId="46854CE7" w14:textId="77777777" w:rsidR="0033544D" w:rsidRPr="00742779" w:rsidRDefault="00742779" w:rsidP="000E54B1">
      <w:del w:id="6241" w:author="Seth Oranburg" w:date="2026-03-07T09:50:00Z" w16du:dateUtc="2026-03-07T14:50:00Z">
        <w:r w:rsidRPr="00742779">
          <w:rPr>
            <w:rFonts w:ascii="ZWAdobeF" w:hAnsi="ZWAdobeF" w:cs="ZWAdobeF"/>
            <w:sz w:val="2"/>
            <w:szCs w:val="2"/>
          </w:rPr>
          <w:lastRenderedPageBreak/>
          <w:delText>2664B</w:delText>
        </w:r>
        <w:r w:rsidR="0033544D" w:rsidRPr="00742779">
          <w:delText>Tort</w:delText>
        </w:r>
      </w:del>
      <w:ins w:id="6242" w:author="Seth Oranburg" w:date="2026-03-07T09:50:00Z" w16du:dateUtc="2026-03-07T14:50:00Z">
        <w:r w:rsidR="0033544D" w:rsidRPr="00742779">
          <w:t>Tort</w:t>
        </w:r>
      </w:ins>
      <w:r w:rsidR="0033544D" w:rsidRPr="00742779">
        <w:t xml:space="preserve"> creditors lack these self-help options. The pedestrian struck by a delivery truck cannot investigate the trucking company</w:t>
      </w:r>
      <w:r w:rsidR="009F60D1" w:rsidRPr="00742779">
        <w:t>’</w:t>
      </w:r>
      <w:r w:rsidR="0033544D" w:rsidRPr="00742779">
        <w:t>s capitalization before crossing the street. The consumer injured by a defective product cannot negotiate warranty terms with unknown manufacturers up the supply chain. The neighbor whose property is contaminated by industrial runoff cannot demand environmental bonds before pollution occurs.</w:t>
      </w:r>
    </w:p>
    <w:p w14:paraId="02E424EB" w14:textId="77777777" w:rsidR="0033544D" w:rsidRPr="00742779" w:rsidRDefault="00742779" w:rsidP="000E54B1">
      <w:del w:id="6243" w:author="Seth Oranburg" w:date="2026-03-07T09:50:00Z" w16du:dateUtc="2026-03-07T14:50:00Z">
        <w:r w:rsidRPr="00742779">
          <w:rPr>
            <w:rFonts w:ascii="ZWAdobeF" w:hAnsi="ZWAdobeF" w:cs="ZWAdobeF"/>
            <w:sz w:val="2"/>
            <w:szCs w:val="2"/>
          </w:rPr>
          <w:delText>2665B</w:delText>
        </w:r>
        <w:r w:rsidR="0033544D" w:rsidRPr="00742779">
          <w:delText>If</w:delText>
        </w:r>
      </w:del>
      <w:ins w:id="6244" w:author="Seth Oranburg" w:date="2026-03-07T09:50:00Z" w16du:dateUtc="2026-03-07T14:50:00Z">
        <w:r w:rsidR="0033544D" w:rsidRPr="00742779">
          <w:t>If</w:t>
        </w:r>
      </w:ins>
      <w:r w:rsidR="0033544D" w:rsidRPr="00742779">
        <w:t xml:space="preserve"> limited liability externalizes risk, the externality is greater for tort creditors who have no opportunity to evaluate and price the risk they bear. Economic efficiency suggests that those who benefit from risky activities should internalize the costs. Limited liability for tort claims allows owners to capture profits while imposing accident costs on innocent third parties.</w:t>
      </w:r>
    </w:p>
    <w:p w14:paraId="05690D89" w14:textId="77777777" w:rsidR="0033544D" w:rsidRPr="00742779" w:rsidRDefault="00742779" w:rsidP="000E54B1">
      <w:pPr>
        <w:pPrChange w:id="6245" w:author="Seth Oranburg" w:date="2026-03-07T09:50:00Z" w16du:dateUtc="2026-03-07T14:50:00Z">
          <w:pPr>
            <w:pStyle w:val="NormalWeb"/>
          </w:pPr>
        </w:pPrChange>
      </w:pPr>
      <w:del w:id="6246" w:author="Seth Oranburg" w:date="2026-03-07T09:50:00Z" w16du:dateUtc="2026-03-07T14:50:00Z">
        <w:r w:rsidRPr="00742779">
          <w:rPr>
            <w:rFonts w:ascii="ZWAdobeF" w:hAnsi="ZWAdobeF" w:cs="ZWAdobeF"/>
            <w:sz w:val="2"/>
            <w:szCs w:val="2"/>
          </w:rPr>
          <w:delText>2666B</w:delText>
        </w:r>
        <w:r w:rsidR="0033544D" w:rsidRPr="00742779">
          <w:delText>These</w:delText>
        </w:r>
      </w:del>
      <w:ins w:id="6247" w:author="Seth Oranburg" w:date="2026-03-07T09:50:00Z" w16du:dateUtc="2026-03-07T14:50:00Z">
        <w:r w:rsidR="0033544D" w:rsidRPr="00742779">
          <w:t>These</w:t>
        </w:r>
      </w:ins>
      <w:r w:rsidR="0033544D" w:rsidRPr="00742779">
        <w:t xml:space="preserve"> arguments led some scholars to propose abolishing limited liability for corporate torts while preserving it for contract claims.</w:t>
      </w:r>
      <w:r w:rsidR="0033544D">
        <w:fldChar w:fldCharType="begin"/>
      </w:r>
      <w:r w:rsidR="0033544D">
        <w:instrText>HYPERLINK \l "fn369-11647" \o "Jump to citation"</w:instrText>
      </w:r>
      <w:r w:rsidR="0033544D">
        <w:fldChar w:fldCharType="separate"/>
      </w:r>
      <w:r w:rsidR="0033544D" w:rsidRPr="00742779">
        <w:rPr>
          <w:rStyle w:val="Hyperlink"/>
          <w:color w:val="auto"/>
          <w:u w:val="none"/>
        </w:rPr>
        <w:t>[369</w:t>
      </w:r>
      <w:r w:rsidR="00B258E5" w:rsidRPr="00742779">
        <w:rPr>
          <w:rStyle w:val="Hyperlink"/>
          <w:color w:val="auto"/>
          <w:u w:val="none"/>
        </w:rPr>
        <w:t>]</w:t>
      </w:r>
      <w:r w:rsidR="0033544D">
        <w:fldChar w:fldCharType="end"/>
      </w:r>
      <w:r w:rsidR="0033544D" w:rsidRPr="00742779">
        <w:t xml:space="preserve"> Under such a regime, tort creditors could pursue shareholders personally, forcing owners to internalize the full costs of enterprise risk. Contract creditors would retain only their claims against corporate assets, with any shortfall reflecting risk they voluntarily assumed.</w:t>
      </w:r>
    </w:p>
    <w:p w14:paraId="2A390329" w14:textId="77777777" w:rsidR="0033544D" w:rsidRPr="00742779" w:rsidRDefault="0033544D" w:rsidP="000E54B1">
      <w:pPr>
        <w:pStyle w:val="Heading3"/>
        <w:rPr>
          <w:rFonts w:eastAsia="Times New Roman"/>
        </w:rPr>
      </w:pPr>
      <w:r w:rsidRPr="00742779">
        <w:rPr>
          <w:rFonts w:eastAsia="Times New Roman"/>
        </w:rPr>
        <w:t>Why Courts Reach the Opposite Result</w:t>
      </w:r>
    </w:p>
    <w:p w14:paraId="683B03D2" w14:textId="77777777" w:rsidR="0033544D" w:rsidRPr="00742779" w:rsidRDefault="00742779" w:rsidP="000E54B1">
      <w:del w:id="6248" w:author="Seth Oranburg" w:date="2026-03-07T09:50:00Z" w16du:dateUtc="2026-03-07T14:50:00Z">
        <w:r w:rsidRPr="00742779">
          <w:rPr>
            <w:rFonts w:ascii="ZWAdobeF" w:hAnsi="ZWAdobeF" w:cs="ZWAdobeF"/>
            <w:sz w:val="2"/>
            <w:szCs w:val="2"/>
          </w:rPr>
          <w:delText>2667B</w:delText>
        </w:r>
        <w:r w:rsidR="0033544D" w:rsidRPr="00742779">
          <w:delText>Yet</w:delText>
        </w:r>
      </w:del>
      <w:ins w:id="6249" w:author="Seth Oranburg" w:date="2026-03-07T09:50:00Z" w16du:dateUtc="2026-03-07T14:50:00Z">
        <w:r w:rsidR="0033544D" w:rsidRPr="00742779">
          <w:t>Yet</w:t>
        </w:r>
      </w:ins>
      <w:r w:rsidR="0033544D" w:rsidRPr="00742779">
        <w:t xml:space="preserve"> courts pierce more often for contract creditors than tort creditors. What explains this divergence between theory and practice?</w:t>
      </w:r>
    </w:p>
    <w:p w14:paraId="3B0E6FDF" w14:textId="77777777" w:rsidR="0033544D" w:rsidRPr="00742779" w:rsidRDefault="00742779" w:rsidP="000E54B1">
      <w:pPr>
        <w:pPrChange w:id="6250" w:author="Seth Oranburg" w:date="2026-03-07T09:50:00Z" w16du:dateUtc="2026-03-07T14:50:00Z">
          <w:pPr>
            <w:pStyle w:val="NormalWeb"/>
          </w:pPr>
        </w:pPrChange>
      </w:pPr>
      <w:del w:id="6251" w:author="Seth Oranburg" w:date="2026-03-07T09:50:00Z" w16du:dateUtc="2026-03-07T14:50:00Z">
        <w:r w:rsidRPr="00742779">
          <w:rPr>
            <w:rFonts w:ascii="ZWAdobeF" w:hAnsi="ZWAdobeF" w:cs="ZWAdobeF"/>
            <w:sz w:val="2"/>
            <w:szCs w:val="2"/>
          </w:rPr>
          <w:delText>2668B</w:delText>
        </w:r>
        <w:r w:rsidR="0033544D" w:rsidRPr="00742779">
          <w:delText>Professor</w:delText>
        </w:r>
      </w:del>
      <w:ins w:id="6252" w:author="Seth Oranburg" w:date="2026-03-07T09:50:00Z" w16du:dateUtc="2026-03-07T14:50:00Z">
        <w:r w:rsidR="0033544D" w:rsidRPr="00742779">
          <w:t>Professor</w:t>
        </w:r>
      </w:ins>
      <w:r w:rsidR="0033544D" w:rsidRPr="00742779">
        <w:t xml:space="preserve"> Nicholas Georgakopoulos offers an information-based explanation.</w:t>
      </w:r>
      <w:r w:rsidR="0033544D">
        <w:fldChar w:fldCharType="begin"/>
      </w:r>
      <w:r w:rsidR="0033544D">
        <w:instrText>HYPERLINK \l "fn370-11647" \o "Jump to citation"</w:instrText>
      </w:r>
      <w:r w:rsidR="0033544D">
        <w:fldChar w:fldCharType="separate"/>
      </w:r>
      <w:r w:rsidR="0033544D" w:rsidRPr="00742779">
        <w:rPr>
          <w:rStyle w:val="Hyperlink"/>
          <w:color w:val="auto"/>
          <w:u w:val="none"/>
        </w:rPr>
        <w:t>[370</w:t>
      </w:r>
      <w:r w:rsidR="00FA601A" w:rsidRPr="00742779">
        <w:rPr>
          <w:rStyle w:val="Hyperlink"/>
          <w:color w:val="auto"/>
          <w:u w:val="none"/>
        </w:rPr>
        <w:t>]</w:t>
      </w:r>
      <w:r w:rsidR="0033544D">
        <w:fldChar w:fldCharType="end"/>
      </w:r>
      <w:r w:rsidR="0033544D" w:rsidRPr="00742779">
        <w:t xml:space="preserve"> Contract disputes frequently involve misrepresentation about identity. A creditor may believe, based on shareholder conduct, that it is contracting with an individual who will be personally liable, only to discover after default that the obligation ran to a thinly capitalized corporation. Or a creditor may believe it is contracting with a substantial enterprise, only to find that the apparent enterprise was a shell with assets stripped away.</w:t>
      </w:r>
    </w:p>
    <w:p w14:paraId="33E69D06" w14:textId="77777777" w:rsidR="0033544D" w:rsidRPr="00742779" w:rsidRDefault="00742779" w:rsidP="000E54B1">
      <w:del w:id="6253" w:author="Seth Oranburg" w:date="2026-03-07T09:50:00Z" w16du:dateUtc="2026-03-07T14:50:00Z">
        <w:r w:rsidRPr="00742779">
          <w:rPr>
            <w:rFonts w:ascii="ZWAdobeF" w:hAnsi="ZWAdobeF" w:cs="ZWAdobeF"/>
            <w:sz w:val="2"/>
            <w:szCs w:val="2"/>
          </w:rPr>
          <w:delText>2669B</w:delText>
        </w:r>
        <w:r w:rsidR="0033544D" w:rsidRPr="00742779">
          <w:delText>These</w:delText>
        </w:r>
      </w:del>
      <w:ins w:id="6254" w:author="Seth Oranburg" w:date="2026-03-07T09:50:00Z" w16du:dateUtc="2026-03-07T14:50:00Z">
        <w:r w:rsidR="0033544D" w:rsidRPr="00742779">
          <w:t>These</w:t>
        </w:r>
      </w:ins>
      <w:r w:rsidR="0033544D" w:rsidRPr="00742779">
        <w:t xml:space="preserve"> identity errors justify piercing. The shareholder who induced the creditor to extend credit based on misrepresentations about the obligor</w:t>
      </w:r>
      <w:r w:rsidR="009F60D1" w:rsidRPr="00742779">
        <w:t>’</w:t>
      </w:r>
      <w:r w:rsidR="0033544D" w:rsidRPr="00742779">
        <w:t>s identity has engaged in conduct resembling fraud. Piercing remedies the misrepresentation by imposing liability where the creditor reasonably expected it would lie.</w:t>
      </w:r>
    </w:p>
    <w:p w14:paraId="3122AEF2" w14:textId="77777777" w:rsidR="0033544D" w:rsidRPr="00742779" w:rsidRDefault="00742779" w:rsidP="000E54B1">
      <w:del w:id="6255" w:author="Seth Oranburg" w:date="2026-03-07T09:50:00Z" w16du:dateUtc="2026-03-07T14:50:00Z">
        <w:r w:rsidRPr="00742779">
          <w:rPr>
            <w:rFonts w:ascii="ZWAdobeF" w:hAnsi="ZWAdobeF" w:cs="ZWAdobeF"/>
            <w:sz w:val="2"/>
            <w:szCs w:val="2"/>
          </w:rPr>
          <w:delText>2670B</w:delText>
        </w:r>
        <w:r w:rsidR="0033544D" w:rsidRPr="00742779">
          <w:delText>Tort</w:delText>
        </w:r>
      </w:del>
      <w:ins w:id="6256" w:author="Seth Oranburg" w:date="2026-03-07T09:50:00Z" w16du:dateUtc="2026-03-07T14:50:00Z">
        <w:r w:rsidR="0033544D" w:rsidRPr="00742779">
          <w:t>Tort</w:t>
        </w:r>
      </w:ins>
      <w:r w:rsidR="0033544D" w:rsidRPr="00742779">
        <w:t xml:space="preserve"> creditors rarely face identity errors of this type. The injured pedestrian did not form beliefs about corporate structure before the accident. There was no misrepresentation because there was no representation. The pedestrian</w:t>
      </w:r>
      <w:r w:rsidR="009F60D1" w:rsidRPr="00742779">
        <w:t>’</w:t>
      </w:r>
      <w:r w:rsidR="0033544D" w:rsidRPr="00742779">
        <w:t>s claim is against whoever caused the injury, not against whoever the pedestrian believed would be liable.</w:t>
      </w:r>
    </w:p>
    <w:p w14:paraId="1A9E437F" w14:textId="77777777" w:rsidR="0033544D" w:rsidRPr="00742779" w:rsidRDefault="00742779" w:rsidP="000E54B1">
      <w:del w:id="6257" w:author="Seth Oranburg" w:date="2026-03-07T09:50:00Z" w16du:dateUtc="2026-03-07T14:50:00Z">
        <w:r w:rsidRPr="00742779">
          <w:rPr>
            <w:rFonts w:ascii="ZWAdobeF" w:hAnsi="ZWAdobeF" w:cs="ZWAdobeF"/>
            <w:sz w:val="2"/>
            <w:szCs w:val="2"/>
          </w:rPr>
          <w:lastRenderedPageBreak/>
          <w:delText>2671B</w:delText>
        </w:r>
        <w:r w:rsidR="0033544D" w:rsidRPr="00742779">
          <w:delText>This</w:delText>
        </w:r>
      </w:del>
      <w:ins w:id="6258" w:author="Seth Oranburg" w:date="2026-03-07T09:50:00Z" w16du:dateUtc="2026-03-07T14:50:00Z">
        <w:r w:rsidR="0033544D" w:rsidRPr="00742779">
          <w:t>This</w:t>
        </w:r>
      </w:ins>
      <w:r w:rsidR="0033544D" w:rsidRPr="00742779">
        <w:t xml:space="preserve"> explanation suggests that the contract-tort difference reflects not judicial preference for contract creditors but the different circumstances in which contract and tort claims arise. Contract claims more frequently involve misrepresentation, a factor that powerfully predicts piercing. Tort claims less frequently involve misrepresentation, so they less frequently satisfy the requirements for piercing.</w:t>
      </w:r>
    </w:p>
    <w:p w14:paraId="449020D9" w14:textId="77777777" w:rsidR="0033544D" w:rsidRPr="00742779" w:rsidRDefault="0033544D" w:rsidP="000E54B1">
      <w:pPr>
        <w:pStyle w:val="Heading3"/>
        <w:rPr>
          <w:rFonts w:eastAsia="Times New Roman"/>
        </w:rPr>
      </w:pPr>
      <w:r w:rsidRPr="00742779">
        <w:rPr>
          <w:rFonts w:eastAsia="Times New Roman"/>
        </w:rPr>
        <w:t>The Macey-Mitts Taxonomy</w:t>
      </w:r>
    </w:p>
    <w:p w14:paraId="68490A22" w14:textId="77777777" w:rsidR="0033544D" w:rsidRPr="00742779" w:rsidRDefault="00742779" w:rsidP="000E54B1">
      <w:pPr>
        <w:pPrChange w:id="6259" w:author="Seth Oranburg" w:date="2026-03-07T09:50:00Z" w16du:dateUtc="2026-03-07T14:50:00Z">
          <w:pPr>
            <w:pStyle w:val="NormalWeb"/>
          </w:pPr>
        </w:pPrChange>
      </w:pPr>
      <w:del w:id="6260" w:author="Seth Oranburg" w:date="2026-03-07T09:50:00Z" w16du:dateUtc="2026-03-07T14:50:00Z">
        <w:r w:rsidRPr="00742779">
          <w:rPr>
            <w:rFonts w:ascii="ZWAdobeF" w:hAnsi="ZWAdobeF" w:cs="ZWAdobeF"/>
            <w:sz w:val="2"/>
            <w:szCs w:val="2"/>
          </w:rPr>
          <w:delText>2672B</w:delText>
        </w:r>
        <w:r w:rsidR="0033544D" w:rsidRPr="00742779">
          <w:delText>Professors</w:delText>
        </w:r>
      </w:del>
      <w:ins w:id="6261" w:author="Seth Oranburg" w:date="2026-03-07T09:50:00Z" w16du:dateUtc="2026-03-07T14:50:00Z">
        <w:r w:rsidR="0033544D" w:rsidRPr="00742779">
          <w:t>Professors</w:t>
        </w:r>
      </w:ins>
      <w:r w:rsidR="0033544D" w:rsidRPr="00742779">
        <w:t xml:space="preserve"> Jonathan Macey and Joshua Mitts of Yale and Columbia, respectively, propose a comprehensive reconceptualization of piercing doctrine that helps explain the contract-tort pattern.</w:t>
      </w:r>
      <w:r w:rsidR="0033544D">
        <w:fldChar w:fldCharType="begin"/>
      </w:r>
      <w:r w:rsidR="0033544D">
        <w:instrText>HYPERLINK \l "fn371-11647" \o "Jump to citation"</w:instrText>
      </w:r>
      <w:r w:rsidR="0033544D">
        <w:fldChar w:fldCharType="separate"/>
      </w:r>
      <w:r w:rsidR="0033544D" w:rsidRPr="00742779">
        <w:rPr>
          <w:rStyle w:val="Hyperlink"/>
          <w:color w:val="auto"/>
          <w:u w:val="none"/>
        </w:rPr>
        <w:t>[371</w:t>
      </w:r>
      <w:r w:rsidR="00FA601A" w:rsidRPr="00742779">
        <w:rPr>
          <w:rStyle w:val="Hyperlink"/>
          <w:color w:val="auto"/>
          <w:u w:val="none"/>
        </w:rPr>
        <w:t>]</w:t>
      </w:r>
      <w:r w:rsidR="0033544D">
        <w:fldChar w:fldCharType="end"/>
      </w:r>
      <w:r w:rsidR="0033544D" w:rsidRPr="00742779">
        <w:t xml:space="preserve"> They argue that courts pierce to accomplish three distinct policy objectives, each grounded in economic efficiency.</w:t>
      </w:r>
    </w:p>
    <w:p w14:paraId="5516AA5E" w14:textId="77777777" w:rsidR="0033544D" w:rsidRPr="00742779" w:rsidRDefault="00742779" w:rsidP="000E54B1">
      <w:del w:id="6262" w:author="Seth Oranburg" w:date="2026-03-07T09:50:00Z" w16du:dateUtc="2026-03-07T14:50:00Z">
        <w:r w:rsidRPr="00742779">
          <w:rPr>
            <w:rFonts w:ascii="ZWAdobeF" w:hAnsi="ZWAdobeF" w:cs="ZWAdobeF"/>
            <w:sz w:val="2"/>
            <w:szCs w:val="2"/>
          </w:rPr>
          <w:delText>2673B</w:delText>
        </w:r>
        <w:r w:rsidR="0033544D" w:rsidRPr="00742779">
          <w:delText>The</w:delText>
        </w:r>
      </w:del>
      <w:ins w:id="6263" w:author="Seth Oranburg" w:date="2026-03-07T09:50:00Z" w16du:dateUtc="2026-03-07T14:50:00Z">
        <w:r w:rsidR="0033544D" w:rsidRPr="00742779">
          <w:t>The</w:t>
        </w:r>
      </w:ins>
      <w:r w:rsidR="0033544D" w:rsidRPr="00742779">
        <w:t xml:space="preserve"> first justification is statutory conformity. Courts pierce to bring corporate behavior into alignment with statutory schemes that would otherwise be evaded through the corporate form. For example, unemployment compensation statutes distinguish between employees and employers. An owner who operates through a corporation might attempt to characterize herself as a corporate employee to obtain benefits. Courts pierce to prevent this evasion, treating the owner as what she functionally is rather than what the corporate form labels her.</w:t>
      </w:r>
    </w:p>
    <w:p w14:paraId="6192C731" w14:textId="77777777" w:rsidR="0033544D" w:rsidRPr="00742779" w:rsidRDefault="00742779" w:rsidP="000E54B1">
      <w:del w:id="6264" w:author="Seth Oranburg" w:date="2026-03-07T09:50:00Z" w16du:dateUtc="2026-03-07T14:50:00Z">
        <w:r w:rsidRPr="00742779">
          <w:rPr>
            <w:rFonts w:ascii="ZWAdobeF" w:hAnsi="ZWAdobeF" w:cs="ZWAdobeF"/>
            <w:sz w:val="2"/>
            <w:szCs w:val="2"/>
          </w:rPr>
          <w:delText>2674B</w:delText>
        </w:r>
        <w:r w:rsidR="0033544D" w:rsidRPr="00742779">
          <w:delText>This</w:delText>
        </w:r>
      </w:del>
      <w:ins w:id="6265" w:author="Seth Oranburg" w:date="2026-03-07T09:50:00Z" w16du:dateUtc="2026-03-07T14:50:00Z">
        <w:r w:rsidR="0033544D" w:rsidRPr="00742779">
          <w:t>This</w:t>
        </w:r>
      </w:ins>
      <w:r w:rsidR="0033544D" w:rsidRPr="00742779">
        <w:t xml:space="preserve"> justification explains many piercing cases that do not fit traditional doctrinal categories. The corporation may have observed all formalities and maintained adequate capitalization, yet piercing may be appropriate to prevent statutory circumvention.</w:t>
      </w:r>
    </w:p>
    <w:p w14:paraId="56F083FB" w14:textId="77777777" w:rsidR="0033544D" w:rsidRPr="00742779" w:rsidRDefault="00742779" w:rsidP="000E54B1">
      <w:del w:id="6266" w:author="Seth Oranburg" w:date="2026-03-07T09:50:00Z" w16du:dateUtc="2026-03-07T14:50:00Z">
        <w:r w:rsidRPr="00742779">
          <w:rPr>
            <w:rFonts w:ascii="ZWAdobeF" w:hAnsi="ZWAdobeF" w:cs="ZWAdobeF"/>
            <w:sz w:val="2"/>
            <w:szCs w:val="2"/>
          </w:rPr>
          <w:delText>2675B</w:delText>
        </w:r>
        <w:r w:rsidR="0033544D" w:rsidRPr="00742779">
          <w:delText>The</w:delText>
        </w:r>
      </w:del>
      <w:ins w:id="6267" w:author="Seth Oranburg" w:date="2026-03-07T09:50:00Z" w16du:dateUtc="2026-03-07T14:50:00Z">
        <w:r w:rsidR="0033544D" w:rsidRPr="00742779">
          <w:t>The</w:t>
        </w:r>
      </w:ins>
      <w:r w:rsidR="0033544D" w:rsidRPr="00742779">
        <w:t xml:space="preserve"> second justification is misrepresentation. Courts pierce when shareholders have, through words or conduct, led creditors to believe they were dealing with a different obligor than the corporate form would suggest. This constructive fraud rationale encompasses cases where shareholders made explicit representations about personal liability and cases where conduct created misleading impressions about enterprise scope or financial capacity.</w:t>
      </w:r>
    </w:p>
    <w:p w14:paraId="64042493" w14:textId="77777777" w:rsidR="0033544D" w:rsidRPr="00742779" w:rsidRDefault="00742779" w:rsidP="000E54B1">
      <w:del w:id="6268" w:author="Seth Oranburg" w:date="2026-03-07T09:50:00Z" w16du:dateUtc="2026-03-07T14:50:00Z">
        <w:r w:rsidRPr="00742779">
          <w:rPr>
            <w:rFonts w:ascii="ZWAdobeF" w:hAnsi="ZWAdobeF" w:cs="ZWAdobeF"/>
            <w:sz w:val="2"/>
            <w:szCs w:val="2"/>
          </w:rPr>
          <w:delText>2676B</w:delText>
        </w:r>
        <w:r w:rsidR="0033544D" w:rsidRPr="00742779">
          <w:delText>This</w:delText>
        </w:r>
      </w:del>
      <w:ins w:id="6269" w:author="Seth Oranburg" w:date="2026-03-07T09:50:00Z" w16du:dateUtc="2026-03-07T14:50:00Z">
        <w:r w:rsidR="0033544D" w:rsidRPr="00742779">
          <w:t>This</w:t>
        </w:r>
      </w:ins>
      <w:r w:rsidR="0033544D" w:rsidRPr="00742779">
        <w:t xml:space="preserve"> justification directly explains the contract-tort differential. Contract cases more frequently involve misrepresentation because contract formation involves communication and negotiation that create opportunities for misleading conduct. Tort cases rarely involve such communication.</w:t>
      </w:r>
    </w:p>
    <w:p w14:paraId="0DFC06EE" w14:textId="77777777" w:rsidR="0033544D" w:rsidRPr="00742779" w:rsidRDefault="00742779" w:rsidP="000E54B1">
      <w:del w:id="6270" w:author="Seth Oranburg" w:date="2026-03-07T09:50:00Z" w16du:dateUtc="2026-03-07T14:50:00Z">
        <w:r w:rsidRPr="00742779">
          <w:rPr>
            <w:rFonts w:ascii="ZWAdobeF" w:hAnsi="ZWAdobeF" w:cs="ZWAdobeF"/>
            <w:sz w:val="2"/>
            <w:szCs w:val="2"/>
          </w:rPr>
          <w:delText>2677B</w:delText>
        </w:r>
        <w:r w:rsidR="0033544D" w:rsidRPr="00742779">
          <w:delText>The</w:delText>
        </w:r>
      </w:del>
      <w:ins w:id="6271" w:author="Seth Oranburg" w:date="2026-03-07T09:50:00Z" w16du:dateUtc="2026-03-07T14:50:00Z">
        <w:r w:rsidR="0033544D" w:rsidRPr="00742779">
          <w:t>The</w:t>
        </w:r>
      </w:ins>
      <w:r w:rsidR="0033544D" w:rsidRPr="00742779">
        <w:t xml:space="preserve"> third justification is bankruptcy policy. Courts pierce to prevent fraudulent conveyances and preferential transfers that would frustrate equitable distribution among creditors. When shareholders strip assets from a </w:t>
      </w:r>
      <w:r w:rsidR="0033544D" w:rsidRPr="00742779">
        <w:lastRenderedPageBreak/>
        <w:t>corporation to avoid creditor claims, piercing remedies the asset-stripping by extending the creditors</w:t>
      </w:r>
      <w:r w:rsidR="009F60D1" w:rsidRPr="00742779">
        <w:t>’</w:t>
      </w:r>
      <w:r w:rsidR="0033544D" w:rsidRPr="00742779">
        <w:t xml:space="preserve"> reach to transferred assets.</w:t>
      </w:r>
    </w:p>
    <w:p w14:paraId="18A27EAD" w14:textId="77777777" w:rsidR="0033544D" w:rsidRPr="00742779" w:rsidRDefault="00742779" w:rsidP="000E54B1">
      <w:del w:id="6272" w:author="Seth Oranburg" w:date="2026-03-07T09:50:00Z" w16du:dateUtc="2026-03-07T14:50:00Z">
        <w:r w:rsidRPr="00742779">
          <w:rPr>
            <w:rFonts w:ascii="ZWAdobeF" w:hAnsi="ZWAdobeF" w:cs="ZWAdobeF"/>
            <w:sz w:val="2"/>
            <w:szCs w:val="2"/>
          </w:rPr>
          <w:delText>2678B</w:delText>
        </w:r>
        <w:r w:rsidR="0033544D" w:rsidRPr="00742779">
          <w:delText>This</w:delText>
        </w:r>
      </w:del>
      <w:ins w:id="6273" w:author="Seth Oranburg" w:date="2026-03-07T09:50:00Z" w16du:dateUtc="2026-03-07T14:50:00Z">
        <w:r w:rsidR="0033544D" w:rsidRPr="00742779">
          <w:t>This</w:t>
        </w:r>
      </w:ins>
      <w:r w:rsidR="0033544D" w:rsidRPr="00742779">
        <w:t xml:space="preserve"> justification explains cases where the pierced corporation may have operated legitimately until insolvency approached, at which point shareholders began extracting value to the detriment of creditors. The corporation</w:t>
      </w:r>
      <w:r w:rsidR="009F60D1" w:rsidRPr="00742779">
        <w:t>’</w:t>
      </w:r>
      <w:r w:rsidR="0033544D" w:rsidRPr="00742779">
        <w:t>s pre-insolvency conduct is less relevant than its conduct as financial distress loomed.</w:t>
      </w:r>
    </w:p>
    <w:p w14:paraId="2CE27EC0" w14:textId="77777777" w:rsidR="0033544D" w:rsidRPr="00742779" w:rsidRDefault="0033544D" w:rsidP="000E54B1">
      <w:pPr>
        <w:pStyle w:val="Heading3"/>
        <w:rPr>
          <w:rFonts w:eastAsia="Times New Roman"/>
        </w:rPr>
      </w:pPr>
      <w:r w:rsidRPr="00742779">
        <w:rPr>
          <w:rFonts w:eastAsia="Times New Roman"/>
        </w:rPr>
        <w:t>Empirical Support for the Taxonomy</w:t>
      </w:r>
    </w:p>
    <w:p w14:paraId="082565AB" w14:textId="77777777" w:rsidR="0033544D" w:rsidRPr="00742779" w:rsidRDefault="00742779" w:rsidP="000E54B1">
      <w:del w:id="6274" w:author="Seth Oranburg" w:date="2026-03-07T09:50:00Z" w16du:dateUtc="2026-03-07T14:50:00Z">
        <w:r w:rsidRPr="00742779">
          <w:rPr>
            <w:rFonts w:ascii="ZWAdobeF" w:hAnsi="ZWAdobeF" w:cs="ZWAdobeF"/>
            <w:sz w:val="2"/>
            <w:szCs w:val="2"/>
          </w:rPr>
          <w:delText>2679B</w:delText>
        </w:r>
        <w:r w:rsidR="0033544D" w:rsidRPr="00742779">
          <w:delText>Macey</w:delText>
        </w:r>
      </w:del>
      <w:ins w:id="6275" w:author="Seth Oranburg" w:date="2026-03-07T09:50:00Z" w16du:dateUtc="2026-03-07T14:50:00Z">
        <w:r w:rsidR="0033544D" w:rsidRPr="00742779">
          <w:t>Macey</w:t>
        </w:r>
      </w:ins>
      <w:r w:rsidR="0033544D" w:rsidRPr="00742779">
        <w:t xml:space="preserve"> and Mitts tested their taxonomy using computational text analysis of over 9,000 piercing opinions. They employed machine learning techniques to identify patterns in judicial language that correlated with piercing outcomes.</w:t>
      </w:r>
    </w:p>
    <w:p w14:paraId="1DBA0367" w14:textId="77777777" w:rsidR="0033544D" w:rsidRPr="00742779" w:rsidRDefault="00742779" w:rsidP="000E54B1">
      <w:del w:id="6276" w:author="Seth Oranburg" w:date="2026-03-07T09:50:00Z" w16du:dateUtc="2026-03-07T14:50:00Z">
        <w:r w:rsidRPr="00742779">
          <w:rPr>
            <w:rFonts w:ascii="ZWAdobeF" w:hAnsi="ZWAdobeF" w:cs="ZWAdobeF"/>
            <w:sz w:val="2"/>
            <w:szCs w:val="2"/>
          </w:rPr>
          <w:delText>2680B</w:delText>
        </w:r>
        <w:r w:rsidR="0033544D" w:rsidRPr="00742779">
          <w:delText>Their</w:delText>
        </w:r>
      </w:del>
      <w:ins w:id="6277" w:author="Seth Oranburg" w:date="2026-03-07T09:50:00Z" w16du:dateUtc="2026-03-07T14:50:00Z">
        <w:r w:rsidR="0033544D" w:rsidRPr="00742779">
          <w:t>Their</w:t>
        </w:r>
      </w:ins>
      <w:r w:rsidR="0033544D" w:rsidRPr="00742779">
        <w:t xml:space="preserve"> analysis found that the three justifications they identified predicted piercing outcomes substantially better than traditional doctrinal factors. When opinions discussed statutory purposes, misrepresentation, or bankruptcy-related asset protection, piercing was likely. When opinions focused on formalities and alter-ego characterizations without connecting them to these functional concerns, outcomes were less predictable.</w:t>
      </w:r>
    </w:p>
    <w:p w14:paraId="04213554" w14:textId="77777777" w:rsidR="0033544D" w:rsidRPr="00742779" w:rsidRDefault="00742779" w:rsidP="000E54B1">
      <w:del w:id="6278" w:author="Seth Oranburg" w:date="2026-03-07T09:50:00Z" w16du:dateUtc="2026-03-07T14:50:00Z">
        <w:r w:rsidRPr="00742779">
          <w:rPr>
            <w:rFonts w:ascii="ZWAdobeF" w:hAnsi="ZWAdobeF" w:cs="ZWAdobeF"/>
            <w:sz w:val="2"/>
            <w:szCs w:val="2"/>
          </w:rPr>
          <w:delText>2681B</w:delText>
        </w:r>
        <w:r w:rsidR="0033544D" w:rsidRPr="00742779">
          <w:delText>Notably</w:delText>
        </w:r>
      </w:del>
      <w:ins w:id="6279" w:author="Seth Oranburg" w:date="2026-03-07T09:50:00Z" w16du:dateUtc="2026-03-07T14:50:00Z">
        <w:r w:rsidR="0033544D" w:rsidRPr="00742779">
          <w:t>Notably</w:t>
        </w:r>
      </w:ins>
      <w:r w:rsidR="0033544D" w:rsidRPr="00742779">
        <w:t>, undercapitalization proved to be a poor independent predictor of piercing. Courts frequently discuss capitalization but rarely pierce based on undercapitalization alone. The textual analysis confirmed what earlier empirical work suggested: undercapitalization is a talking point rather than a decision driver.</w:t>
      </w:r>
    </w:p>
    <w:p w14:paraId="09077FC1" w14:textId="77777777" w:rsidR="0033544D" w:rsidRPr="00742779" w:rsidRDefault="00742779" w:rsidP="000E54B1">
      <w:del w:id="6280" w:author="Seth Oranburg" w:date="2026-03-07T09:50:00Z" w16du:dateUtc="2026-03-07T14:50:00Z">
        <w:r w:rsidRPr="00742779">
          <w:rPr>
            <w:rFonts w:ascii="ZWAdobeF" w:hAnsi="ZWAdobeF" w:cs="ZWAdobeF"/>
            <w:sz w:val="2"/>
            <w:szCs w:val="2"/>
          </w:rPr>
          <w:delText>2682B</w:delText>
        </w:r>
        <w:r w:rsidR="0033544D" w:rsidRPr="00742779">
          <w:delText>This</w:delText>
        </w:r>
      </w:del>
      <w:ins w:id="6281" w:author="Seth Oranburg" w:date="2026-03-07T09:50:00Z" w16du:dateUtc="2026-03-07T14:50:00Z">
        <w:r w:rsidR="0033544D" w:rsidRPr="00742779">
          <w:t>This</w:t>
        </w:r>
      </w:ins>
      <w:r w:rsidR="0033544D" w:rsidRPr="00742779">
        <w:t xml:space="preserve"> finding should not be surprising. As a matter of policy, undercapitalization is ambiguous. Every new business begins with limited capital. Entrepreneurs frequently invest modest amounts and hope for success. Requiring substantial capitalization before incorporation would deter entrepreneurship and force founders to risk personal assets on uncertain ventures. The virtue of limited liability is precisely that it permits investment without betting everything.</w:t>
      </w:r>
    </w:p>
    <w:p w14:paraId="7FBCD757" w14:textId="77777777" w:rsidR="0033544D" w:rsidRPr="00742779" w:rsidRDefault="00742779" w:rsidP="000E54B1">
      <w:del w:id="6282" w:author="Seth Oranburg" w:date="2026-03-07T09:50:00Z" w16du:dateUtc="2026-03-07T14:50:00Z">
        <w:r w:rsidRPr="00742779">
          <w:rPr>
            <w:rFonts w:ascii="ZWAdobeF" w:hAnsi="ZWAdobeF" w:cs="ZWAdobeF"/>
            <w:sz w:val="2"/>
            <w:szCs w:val="2"/>
          </w:rPr>
          <w:delText>2683B</w:delText>
        </w:r>
        <w:r w:rsidR="0033544D" w:rsidRPr="00742779">
          <w:delText>Courts</w:delText>
        </w:r>
      </w:del>
      <w:ins w:id="6283" w:author="Seth Oranburg" w:date="2026-03-07T09:50:00Z" w16du:dateUtc="2026-03-07T14:50:00Z">
        <w:r w:rsidR="0033544D" w:rsidRPr="00742779">
          <w:t>Courts</w:t>
        </w:r>
      </w:ins>
      <w:r w:rsidR="0033544D" w:rsidRPr="00742779">
        <w:t xml:space="preserve"> appear to recognize this functional reality. They cite undercapitalization when it combines with other factors suggesting abuse but rarely rely on it independently. The entrepreneur who invests five thousand dollars in a new venture, maintains corporate formalities, and operates the business legitimately receives the same limited liability protection as the entrepreneur who invests five million dollars. Courts do not second-guess capitalization decisions for businesses that fail despite honest effort.</w:t>
      </w:r>
    </w:p>
    <w:p w14:paraId="0A9E28B5" w14:textId="77777777" w:rsidR="0033544D" w:rsidRPr="00742779" w:rsidRDefault="0033544D" w:rsidP="000E54B1">
      <w:pPr>
        <w:pStyle w:val="Heading3"/>
        <w:rPr>
          <w:rFonts w:eastAsia="Times New Roman"/>
        </w:rPr>
      </w:pPr>
      <w:r w:rsidRPr="00742779">
        <w:rPr>
          <w:rFonts w:eastAsia="Times New Roman"/>
        </w:rPr>
        <w:lastRenderedPageBreak/>
        <w:t>Practical Implications</w:t>
      </w:r>
    </w:p>
    <w:p w14:paraId="708C6438" w14:textId="77777777" w:rsidR="0033544D" w:rsidRPr="00742779" w:rsidRDefault="00742779" w:rsidP="000E54B1">
      <w:del w:id="6284" w:author="Seth Oranburg" w:date="2026-03-07T09:50:00Z" w16du:dateUtc="2026-03-07T14:50:00Z">
        <w:r w:rsidRPr="00742779">
          <w:rPr>
            <w:rFonts w:ascii="ZWAdobeF" w:hAnsi="ZWAdobeF" w:cs="ZWAdobeF"/>
            <w:sz w:val="2"/>
            <w:szCs w:val="2"/>
          </w:rPr>
          <w:delText>2684B</w:delText>
        </w:r>
        <w:r w:rsidR="0033544D" w:rsidRPr="00742779">
          <w:delText>What</w:delText>
        </w:r>
      </w:del>
      <w:ins w:id="6285" w:author="Seth Oranburg" w:date="2026-03-07T09:50:00Z" w16du:dateUtc="2026-03-07T14:50:00Z">
        <w:r w:rsidR="0033544D" w:rsidRPr="00742779">
          <w:t>What</w:t>
        </w:r>
      </w:ins>
      <w:r w:rsidR="0033544D" w:rsidRPr="00742779">
        <w:t xml:space="preserve"> does this analysis mean for Zeeva</w:t>
      </w:r>
      <w:r w:rsidR="009F60D1" w:rsidRPr="00742779">
        <w:t>’</w:t>
      </w:r>
      <w:r w:rsidR="0033544D" w:rsidRPr="00742779">
        <w:t>s situation?</w:t>
      </w:r>
    </w:p>
    <w:p w14:paraId="54EDA896" w14:textId="77777777" w:rsidR="0033544D" w:rsidRPr="00742779" w:rsidRDefault="00742779" w:rsidP="000E54B1">
      <w:del w:id="6286" w:author="Seth Oranburg" w:date="2026-03-07T09:50:00Z" w16du:dateUtc="2026-03-07T14:50:00Z">
        <w:r w:rsidRPr="00742779">
          <w:rPr>
            <w:rFonts w:ascii="ZWAdobeF" w:hAnsi="ZWAdobeF" w:cs="ZWAdobeF"/>
            <w:sz w:val="2"/>
            <w:szCs w:val="2"/>
          </w:rPr>
          <w:delText>2685B</w:delText>
        </w:r>
        <w:r w:rsidR="0033544D" w:rsidRPr="00742779">
          <w:delText>Chen</w:delText>
        </w:r>
      </w:del>
      <w:ins w:id="6287" w:author="Seth Oranburg" w:date="2026-03-07T09:50:00Z" w16du:dateUtc="2026-03-07T14:50:00Z">
        <w:r w:rsidR="0033544D" w:rsidRPr="00742779">
          <w:t>Chen</w:t>
        </w:r>
      </w:ins>
      <w:r w:rsidR="0033544D" w:rsidRPr="00742779">
        <w:t xml:space="preserve"> is a tort creditor. He did not deal with ConstructEdge voluntarily and formed no beliefs about its corporate structure before his injury. The misrepresentation justification does not apply.</w:t>
      </w:r>
    </w:p>
    <w:p w14:paraId="3C696014" w14:textId="77777777" w:rsidR="0033544D" w:rsidRPr="00742779" w:rsidRDefault="00742779" w:rsidP="000E54B1">
      <w:del w:id="6288" w:author="Seth Oranburg" w:date="2026-03-07T09:50:00Z" w16du:dateUtc="2026-03-07T14:50:00Z">
        <w:r w:rsidRPr="00742779">
          <w:rPr>
            <w:rFonts w:ascii="ZWAdobeF" w:hAnsi="ZWAdobeF" w:cs="ZWAdobeF"/>
            <w:sz w:val="2"/>
            <w:szCs w:val="2"/>
          </w:rPr>
          <w:delText>2686B</w:delText>
        </w:r>
        <w:r w:rsidR="0033544D" w:rsidRPr="00742779">
          <w:delText>ConstructEdge</w:delText>
        </w:r>
      </w:del>
      <w:ins w:id="6289" w:author="Seth Oranburg" w:date="2026-03-07T09:50:00Z" w16du:dateUtc="2026-03-07T14:50:00Z">
        <w:r w:rsidR="0033544D" w:rsidRPr="00742779">
          <w:t>ConstructEdge</w:t>
        </w:r>
      </w:ins>
      <w:r w:rsidR="0033544D" w:rsidRPr="00742779">
        <w:t xml:space="preserve"> is not attempting to evade any statutory scheme. The statutory conformity justification does not apply.</w:t>
      </w:r>
    </w:p>
    <w:p w14:paraId="3197B416" w14:textId="77777777" w:rsidR="0033544D" w:rsidRPr="00742779" w:rsidRDefault="00742779" w:rsidP="000E54B1">
      <w:del w:id="6290" w:author="Seth Oranburg" w:date="2026-03-07T09:50:00Z" w16du:dateUtc="2026-03-07T14:50:00Z">
        <w:r w:rsidRPr="00742779">
          <w:rPr>
            <w:rFonts w:ascii="ZWAdobeF" w:hAnsi="ZWAdobeF" w:cs="ZWAdobeF"/>
            <w:sz w:val="2"/>
            <w:szCs w:val="2"/>
          </w:rPr>
          <w:delText>2687B</w:delText>
        </w:r>
        <w:r w:rsidR="0033544D" w:rsidRPr="00742779">
          <w:delText>Unless</w:delText>
        </w:r>
      </w:del>
      <w:ins w:id="6291" w:author="Seth Oranburg" w:date="2026-03-07T09:50:00Z" w16du:dateUtc="2026-03-07T14:50:00Z">
        <w:r w:rsidR="0033544D" w:rsidRPr="00742779">
          <w:t>Unless</w:t>
        </w:r>
      </w:ins>
      <w:r w:rsidR="0033544D" w:rsidRPr="00742779">
        <w:t xml:space="preserve"> Zeeva has stripped assets from ConstructEdge or engaged in fraudulent transfers, the bankruptcy policy justification does not apply.</w:t>
      </w:r>
    </w:p>
    <w:p w14:paraId="23E47B26" w14:textId="77777777" w:rsidR="0033544D" w:rsidRPr="00742779" w:rsidRDefault="00742779" w:rsidP="000E54B1">
      <w:del w:id="6292" w:author="Seth Oranburg" w:date="2026-03-07T09:50:00Z" w16du:dateUtc="2026-03-07T14:50:00Z">
        <w:r w:rsidRPr="00742779">
          <w:rPr>
            <w:rFonts w:ascii="ZWAdobeF" w:hAnsi="ZWAdobeF" w:cs="ZWAdobeF"/>
            <w:sz w:val="2"/>
            <w:szCs w:val="2"/>
          </w:rPr>
          <w:delText>2688B</w:delText>
        </w:r>
        <w:r w:rsidR="0033544D" w:rsidRPr="00742779">
          <w:delText>Chen</w:delText>
        </w:r>
        <w:r w:rsidR="009F60D1" w:rsidRPr="00742779">
          <w:delText>’</w:delText>
        </w:r>
        <w:r w:rsidR="0033544D" w:rsidRPr="00742779">
          <w:delText>s</w:delText>
        </w:r>
      </w:del>
      <w:ins w:id="6293" w:author="Seth Oranburg" w:date="2026-03-07T09:50:00Z" w16du:dateUtc="2026-03-07T14:50:00Z">
        <w:r w:rsidR="0033544D" w:rsidRPr="00742779">
          <w:t>Chen</w:t>
        </w:r>
        <w:r w:rsidR="009F60D1" w:rsidRPr="00742779">
          <w:t>’</w:t>
        </w:r>
        <w:r w:rsidR="0033544D" w:rsidRPr="00742779">
          <w:t>s</w:t>
        </w:r>
      </w:ins>
      <w:r w:rsidR="0033544D" w:rsidRPr="00742779">
        <w:t xml:space="preserve"> piercing claim must therefore rest on traditional factors: undercapitalization, failure to maintain separateness, or conduct suggesting that ConstructEdge is Zeeva</w:t>
      </w:r>
      <w:r w:rsidR="009F60D1" w:rsidRPr="00742779">
        <w:t>’</w:t>
      </w:r>
      <w:r w:rsidR="0033544D" w:rsidRPr="00742779">
        <w:t>s alter ego. But the empirical data suggest these claims face significant headwinds in tort contexts. Courts pierce tort claims less frequently, particularly when the defendant maintains substantive separation from the entity.</w:t>
      </w:r>
    </w:p>
    <w:p w14:paraId="0F551B67" w14:textId="77777777" w:rsidR="0033544D" w:rsidRPr="00742779" w:rsidRDefault="00742779" w:rsidP="000E54B1">
      <w:del w:id="6294" w:author="Seth Oranburg" w:date="2026-03-07T09:50:00Z" w16du:dateUtc="2026-03-07T14:50:00Z">
        <w:r w:rsidRPr="00742779">
          <w:rPr>
            <w:rFonts w:ascii="ZWAdobeF" w:hAnsi="ZWAdobeF" w:cs="ZWAdobeF"/>
            <w:sz w:val="2"/>
            <w:szCs w:val="2"/>
          </w:rPr>
          <w:delText>2689B</w:delText>
        </w:r>
        <w:r w:rsidR="0033544D" w:rsidRPr="00742779">
          <w:delText>This</w:delText>
        </w:r>
      </w:del>
      <w:ins w:id="6295" w:author="Seth Oranburg" w:date="2026-03-07T09:50:00Z" w16du:dateUtc="2026-03-07T14:50:00Z">
        <w:r w:rsidR="0033544D" w:rsidRPr="00742779">
          <w:t>This</w:t>
        </w:r>
      </w:ins>
      <w:r w:rsidR="0033544D" w:rsidRPr="00742779">
        <w:t xml:space="preserve"> does not mean Chen will lose. Thirty percent of tort claims in Thompson</w:t>
      </w:r>
      <w:r w:rsidR="009F60D1" w:rsidRPr="00742779">
        <w:t>’</w:t>
      </w:r>
      <w:r w:rsidR="0033544D" w:rsidRPr="00742779">
        <w:t>s study resulted in piercing. If Zeeva commingled personal and corporate funds, failed to maintain insurance adequate for ConstructEdge</w:t>
      </w:r>
      <w:r w:rsidR="009F60D1" w:rsidRPr="00742779">
        <w:t>’</w:t>
      </w:r>
      <w:r w:rsidR="0033544D" w:rsidRPr="00742779">
        <w:t>s risks, or treated ConstructEdge</w:t>
      </w:r>
      <w:r w:rsidR="009F60D1" w:rsidRPr="00742779">
        <w:t>’</w:t>
      </w:r>
      <w:r w:rsidR="0033544D" w:rsidRPr="00742779">
        <w:t>s assets as her personal property, Chen may succeed. But the burden of proof lies with Chen, and the empirical patterns suggest courts are skeptical of piercing claims based solely on undercapitalization or informal management practices.</w:t>
      </w:r>
    </w:p>
    <w:p w14:paraId="4F08F38B" w14:textId="77777777" w:rsidR="0033544D" w:rsidRPr="00742779" w:rsidRDefault="0033544D" w:rsidP="000E54B1">
      <w:pPr>
        <w:pStyle w:val="Heading2"/>
        <w:rPr>
          <w:rFonts w:eastAsia="Times New Roman"/>
        </w:rPr>
      </w:pPr>
      <w:r w:rsidRPr="00742779">
        <w:rPr>
          <w:rFonts w:eastAsia="Times New Roman"/>
        </w:rPr>
        <w:t>Alter Ego: When Shareholders Treat Corporations as Instrumentalities</w:t>
      </w:r>
    </w:p>
    <w:p w14:paraId="2573ED05" w14:textId="77777777" w:rsidR="0033544D" w:rsidRPr="00742779" w:rsidRDefault="00742779" w:rsidP="000E54B1">
      <w:del w:id="6296" w:author="Seth Oranburg" w:date="2026-03-07T09:50:00Z" w16du:dateUtc="2026-03-07T14:50:00Z">
        <w:r w:rsidRPr="00742779">
          <w:rPr>
            <w:rFonts w:ascii="ZWAdobeF" w:hAnsi="ZWAdobeF" w:cs="ZWAdobeF"/>
            <w:sz w:val="2"/>
            <w:szCs w:val="2"/>
          </w:rPr>
          <w:delText>2690B</w:delText>
        </w:r>
        <w:r w:rsidR="0033544D" w:rsidRPr="00742779">
          <w:delText>The</w:delText>
        </w:r>
      </w:del>
      <w:ins w:id="6297" w:author="Seth Oranburg" w:date="2026-03-07T09:50:00Z" w16du:dateUtc="2026-03-07T14:50:00Z">
        <w:r w:rsidR="0033544D" w:rsidRPr="00742779">
          <w:t>The</w:t>
        </w:r>
      </w:ins>
      <w:r w:rsidR="0033544D" w:rsidRPr="00742779">
        <w:t xml:space="preserve"> remainder of this chapter examines specific cases that define veil-piercing doctrine. Three cases form the analytical foundation: </w:t>
      </w:r>
      <w:r w:rsidR="0033544D" w:rsidRPr="00742779">
        <w:rPr>
          <w:rStyle w:val="Emphasis"/>
        </w:rPr>
        <w:t>Walkovszky v. Carlton</w:t>
      </w:r>
      <w:r w:rsidR="0033544D" w:rsidRPr="00742779">
        <w:t xml:space="preserve">, </w:t>
      </w:r>
      <w:r w:rsidR="0033544D" w:rsidRPr="00742779">
        <w:rPr>
          <w:rStyle w:val="Emphasis"/>
        </w:rPr>
        <w:t>Sea-Land Services v. Pepper Source</w:t>
      </w:r>
      <w:r w:rsidR="0033544D" w:rsidRPr="00742779">
        <w:t xml:space="preserve">, and </w:t>
      </w:r>
      <w:r w:rsidR="0033544D" w:rsidRPr="00742779">
        <w:rPr>
          <w:rStyle w:val="Emphasis"/>
        </w:rPr>
        <w:t>Kinney Shoe Corp. v. Polan</w:t>
      </w:r>
      <w:r w:rsidR="0033544D" w:rsidRPr="00742779">
        <w:t xml:space="preserve">. These cases represent different points on the piercing spectrum: </w:t>
      </w:r>
      <w:r w:rsidR="0033544D" w:rsidRPr="00742779">
        <w:rPr>
          <w:rStyle w:val="Emphasis"/>
        </w:rPr>
        <w:t>Walkovszky</w:t>
      </w:r>
      <w:r w:rsidR="0033544D" w:rsidRPr="00742779">
        <w:t xml:space="preserve"> (piercing denied despite apparent abuse), </w:t>
      </w:r>
      <w:r w:rsidR="0033544D" w:rsidRPr="00742779">
        <w:rPr>
          <w:rStyle w:val="Emphasis"/>
        </w:rPr>
        <w:t>Sea-Land</w:t>
      </w:r>
      <w:r w:rsidR="0033544D" w:rsidRPr="00742779">
        <w:t xml:space="preserve"> (piercing granted for egregious conduct), and </w:t>
      </w:r>
      <w:r w:rsidR="0033544D" w:rsidRPr="00742779">
        <w:rPr>
          <w:rStyle w:val="Emphasis"/>
        </w:rPr>
        <w:t>Kinney Shoe</w:t>
      </w:r>
      <w:r w:rsidR="0033544D" w:rsidRPr="00742779">
        <w:t xml:space="preserve"> (piercing granted for pure shell corporation). Together, they reveal where courts draw the line between legitimate use of corporate form and impermissible exploitation.</w:t>
      </w:r>
    </w:p>
    <w:p w14:paraId="6B58A444" w14:textId="77777777" w:rsidR="0033544D" w:rsidRPr="00742779" w:rsidRDefault="0033544D" w:rsidP="000E54B1">
      <w:pPr>
        <w:pStyle w:val="Heading3"/>
        <w:rPr>
          <w:rFonts w:eastAsia="Times New Roman"/>
        </w:rPr>
      </w:pPr>
      <w:r w:rsidRPr="00742779">
        <w:rPr>
          <w:rFonts w:eastAsia="Times New Roman"/>
        </w:rPr>
        <w:lastRenderedPageBreak/>
        <w:t>Walkovszky v. Carlton: The Foundational Case</w:t>
      </w:r>
    </w:p>
    <w:p w14:paraId="42A2C189" w14:textId="77777777" w:rsidR="0033544D" w:rsidRPr="00742779" w:rsidRDefault="00742779" w:rsidP="000E54B1">
      <w:pPr>
        <w:pPrChange w:id="6298" w:author="Seth Oranburg" w:date="2026-03-07T09:50:00Z" w16du:dateUtc="2026-03-07T14:50:00Z">
          <w:pPr>
            <w:pStyle w:val="NormalWeb"/>
          </w:pPr>
        </w:pPrChange>
      </w:pPr>
      <w:del w:id="6299" w:author="Seth Oranburg" w:date="2026-03-07T09:50:00Z" w16du:dateUtc="2026-03-07T14:50:00Z">
        <w:r w:rsidRPr="00742779">
          <w:rPr>
            <w:rStyle w:val="Emphasis"/>
            <w:rFonts w:ascii="ZWAdobeF" w:hAnsi="ZWAdobeF" w:cs="ZWAdobeF"/>
            <w:i w:val="0"/>
            <w:sz w:val="2"/>
            <w:szCs w:val="2"/>
          </w:rPr>
          <w:delText>2691B</w:delText>
        </w:r>
        <w:r w:rsidR="0033544D" w:rsidRPr="00742779">
          <w:rPr>
            <w:rStyle w:val="Emphasis"/>
          </w:rPr>
          <w:delText>Walkovszky</w:delText>
        </w:r>
      </w:del>
      <w:ins w:id="6300" w:author="Seth Oranburg" w:date="2026-03-07T09:50:00Z" w16du:dateUtc="2026-03-07T14:50:00Z">
        <w:r w:rsidR="0033544D" w:rsidRPr="00742779">
          <w:rPr>
            <w:rStyle w:val="Emphasis"/>
          </w:rPr>
          <w:t>Walkovszky</w:t>
        </w:r>
      </w:ins>
      <w:r w:rsidR="0033544D" w:rsidRPr="00742779">
        <w:rPr>
          <w:rStyle w:val="Emphasis"/>
        </w:rPr>
        <w:t xml:space="preserve"> v. Carlton</w:t>
      </w:r>
      <w:r w:rsidR="0033544D" w:rsidRPr="00742779">
        <w:t xml:space="preserve"> is the most cited veil-piercing case in American law.</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r w:rsidR="0033544D" w:rsidRPr="00742779">
        <w:t xml:space="preserve"> It illustrates the tension at veil-piercing</w:t>
      </w:r>
      <w:r w:rsidR="009F60D1" w:rsidRPr="00742779">
        <w:t>’</w:t>
      </w:r>
      <w:r w:rsidR="0033544D" w:rsidRPr="00742779">
        <w:t>s core: Carlton structured his taxi business to externalize accident risk to victims. He complied with all statutory requirements but arranged his affairs to ensure victims like Walkovszky would bear uncompensated losses. The New York Court of Appeals held that this structure, however morally troubling, did not justify piercing. The result protects freedom of contract and entity planning but leaves innocent victims uncompensated. Judge Keating</w:t>
      </w:r>
      <w:r w:rsidR="009F60D1" w:rsidRPr="00742779">
        <w:t>’</w:t>
      </w:r>
      <w:r w:rsidR="0033544D" w:rsidRPr="00742779">
        <w:t>s dissent articulates the counter-position: that inadequate capitalization relative to foreseeable risk should justify piercing for tort victims. The tension between majority and dissent has never been fully resolved.</w:t>
      </w:r>
    </w:p>
    <w:p w14:paraId="78E76FC5" w14:textId="77777777" w:rsidR="0033544D" w:rsidRPr="00742779" w:rsidRDefault="0033544D" w:rsidP="000E54B1">
      <w:pPr>
        <w:pStyle w:val="Heading4"/>
        <w:rPr>
          <w:rFonts w:eastAsia="Times New Roman"/>
        </w:rPr>
      </w:pPr>
      <w:r w:rsidRPr="00742779">
        <w:rPr>
          <w:rFonts w:eastAsia="Times New Roman"/>
        </w:rPr>
        <w:t>The Facts</w:t>
      </w:r>
    </w:p>
    <w:p w14:paraId="61B7D1F3" w14:textId="77777777" w:rsidR="0033544D" w:rsidRPr="00742779" w:rsidRDefault="00742779" w:rsidP="000E54B1">
      <w:pPr>
        <w:pPrChange w:id="6301" w:author="Seth Oranburg" w:date="2026-03-07T09:50:00Z" w16du:dateUtc="2026-03-07T14:50:00Z">
          <w:pPr>
            <w:pStyle w:val="NormalWeb"/>
          </w:pPr>
        </w:pPrChange>
      </w:pPr>
      <w:del w:id="6302" w:author="Seth Oranburg" w:date="2026-03-07T09:50:00Z" w16du:dateUtc="2026-03-07T14:50:00Z">
        <w:r w:rsidRPr="00742779">
          <w:rPr>
            <w:rFonts w:ascii="ZWAdobeF" w:hAnsi="ZWAdobeF" w:cs="ZWAdobeF"/>
            <w:sz w:val="2"/>
            <w:szCs w:val="2"/>
          </w:rPr>
          <w:delText>2692B</w:delText>
        </w:r>
        <w:r w:rsidR="0033544D" w:rsidRPr="00742779">
          <w:delText>In</w:delText>
        </w:r>
      </w:del>
      <w:ins w:id="6303" w:author="Seth Oranburg" w:date="2026-03-07T09:50:00Z" w16du:dateUtc="2026-03-07T14:50:00Z">
        <w:r w:rsidR="0033544D" w:rsidRPr="00742779">
          <w:t>In</w:t>
        </w:r>
      </w:ins>
      <w:r w:rsidR="0033544D" w:rsidRPr="00742779">
        <w:t xml:space="preserve"> 1960s New York City, William Carlton operated a taxi empire through a carefully designed corporate structure. Carlton controlled ten separate corporations. Each corporation owned exactly two taxicabs—the minimum number required to qualify for certain insurance benefits under New York law. Each corporation carried exactly $10,000 in liability insurance per cab—the statutory minimum required under New York law at that time. Each corporation was separately incorporated with minimal capital beyond the taxi cabs themselves. Carlton and his family owned shares in multiple corporations, creating common ownership across the enterprise.</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63FE3B01" w14:textId="77777777" w:rsidR="0033544D" w:rsidRPr="00742779" w:rsidRDefault="00742779" w:rsidP="000E54B1">
      <w:del w:id="6304" w:author="Seth Oranburg" w:date="2026-03-07T09:50:00Z" w16du:dateUtc="2026-03-07T14:50:00Z">
        <w:r w:rsidRPr="00742779">
          <w:rPr>
            <w:rFonts w:ascii="ZWAdobeF" w:hAnsi="ZWAdobeF" w:cs="ZWAdobeF"/>
            <w:sz w:val="2"/>
            <w:szCs w:val="2"/>
          </w:rPr>
          <w:delText>2693B</w:delText>
        </w:r>
        <w:r w:rsidR="0033544D" w:rsidRPr="00742779">
          <w:delText>The</w:delText>
        </w:r>
      </w:del>
      <w:ins w:id="6305" w:author="Seth Oranburg" w:date="2026-03-07T09:50:00Z" w16du:dateUtc="2026-03-07T14:50:00Z">
        <w:r w:rsidR="0033544D" w:rsidRPr="00742779">
          <w:t>The</w:t>
        </w:r>
      </w:ins>
      <w:r w:rsidR="0033544D" w:rsidRPr="00742779">
        <w:t xml:space="preserve"> structure accomplished two goals. First, it limited each corporation</w:t>
      </w:r>
      <w:r w:rsidR="009F60D1" w:rsidRPr="00742779">
        <w:t>’</w:t>
      </w:r>
      <w:r w:rsidR="0033544D" w:rsidRPr="00742779">
        <w:t>s exposure to accidents involving its own two cabs. Second, it insulated Carlton personally and insulated each corporation from the liabilities of the others. If one cab caused a catastrophic accident, only that cab</w:t>
      </w:r>
      <w:r w:rsidR="009F60D1" w:rsidRPr="00742779">
        <w:t>’</w:t>
      </w:r>
      <w:r w:rsidR="0033544D" w:rsidRPr="00742779">
        <w:t>s corporation would be liable. Its assets: two cabs plus $10,000 insurance. The other eighteen cabs (held by other corporations), Carlton</w:t>
      </w:r>
      <w:r w:rsidR="009F60D1" w:rsidRPr="00742779">
        <w:t>’</w:t>
      </w:r>
      <w:r w:rsidR="0033544D" w:rsidRPr="00742779">
        <w:t>s personal assets, and Carlton</w:t>
      </w:r>
      <w:r w:rsidR="009F60D1" w:rsidRPr="00742779">
        <w:t>’</w:t>
      </w:r>
      <w:r w:rsidR="0033544D" w:rsidRPr="00742779">
        <w:t>s stakes in the other corporations would all be unreachable.</w:t>
      </w:r>
    </w:p>
    <w:p w14:paraId="2B2A8C80" w14:textId="77777777" w:rsidR="0033544D" w:rsidRPr="00742779" w:rsidRDefault="00742779" w:rsidP="000E54B1">
      <w:pPr>
        <w:pPrChange w:id="6306" w:author="Seth Oranburg" w:date="2026-03-07T09:50:00Z" w16du:dateUtc="2026-03-07T14:50:00Z">
          <w:pPr>
            <w:pStyle w:val="NormalWeb"/>
          </w:pPr>
        </w:pPrChange>
      </w:pPr>
      <w:del w:id="6307" w:author="Seth Oranburg" w:date="2026-03-07T09:50:00Z" w16du:dateUtc="2026-03-07T14:50:00Z">
        <w:r w:rsidRPr="00742779">
          <w:rPr>
            <w:rFonts w:ascii="ZWAdobeF" w:hAnsi="ZWAdobeF" w:cs="ZWAdobeF"/>
            <w:sz w:val="2"/>
            <w:szCs w:val="2"/>
          </w:rPr>
          <w:delText>2694B</w:delText>
        </w:r>
        <w:r w:rsidR="0033544D" w:rsidRPr="00742779">
          <w:delText>Walkovszky</w:delText>
        </w:r>
      </w:del>
      <w:ins w:id="6308" w:author="Seth Oranburg" w:date="2026-03-07T09:50:00Z" w16du:dateUtc="2026-03-07T14:50:00Z">
        <w:r w:rsidR="0033544D" w:rsidRPr="00742779">
          <w:t>Walkovszky</w:t>
        </w:r>
      </w:ins>
      <w:r w:rsidR="0033544D" w:rsidRPr="00742779">
        <w:t>, a pedestrian, was struck by a taxi owned by Seon Cab Corporation, one of Carlton</w:t>
      </w:r>
      <w:r w:rsidR="009F60D1" w:rsidRPr="00742779">
        <w:t>’</w:t>
      </w:r>
      <w:r w:rsidR="0033544D" w:rsidRPr="00742779">
        <w:t>s ten corporations. He suffered severe injuries requiring medical treatment exceeding the $10,000 insurance coverage by a substantial margin.</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1A5CDD00" w14:textId="77777777" w:rsidR="0033544D" w:rsidRPr="00742779" w:rsidRDefault="00742779" w:rsidP="000E54B1">
      <w:pPr>
        <w:pPrChange w:id="6309" w:author="Seth Oranburg" w:date="2026-03-07T09:50:00Z" w16du:dateUtc="2026-03-07T14:50:00Z">
          <w:pPr>
            <w:pStyle w:val="NormalWeb"/>
          </w:pPr>
        </w:pPrChange>
      </w:pPr>
      <w:del w:id="6310" w:author="Seth Oranburg" w:date="2026-03-07T09:50:00Z" w16du:dateUtc="2026-03-07T14:50:00Z">
        <w:r w:rsidRPr="00742779">
          <w:rPr>
            <w:rFonts w:ascii="ZWAdobeF" w:hAnsi="ZWAdobeF" w:cs="ZWAdobeF"/>
            <w:sz w:val="2"/>
            <w:szCs w:val="2"/>
          </w:rPr>
          <w:delText>2695B</w:delText>
        </w:r>
        <w:r w:rsidR="0033544D" w:rsidRPr="00742779">
          <w:delText>Walkovszky</w:delText>
        </w:r>
      </w:del>
      <w:ins w:id="6311" w:author="Seth Oranburg" w:date="2026-03-07T09:50:00Z" w16du:dateUtc="2026-03-07T14:50:00Z">
        <w:r w:rsidR="0033544D" w:rsidRPr="00742779">
          <w:t>Walkovszky</w:t>
        </w:r>
      </w:ins>
      <w:r w:rsidR="0033544D" w:rsidRPr="00742779">
        <w:t xml:space="preserve"> sued Seon Cab Corporation (the entity that owned the cab), the individual cab driver, William Carlton personally (seeking to pierce the corporate veil), and the other nine cab corporations Carlton controlled (arguing they were all part of a single enterprise). The complaint alleged that Carlton operated the ten corporations as a single enterprise, that the </w:t>
      </w:r>
      <w:r w:rsidR="0033544D" w:rsidRPr="00742779">
        <w:lastRenderedPageBreak/>
        <w:t>corporate separateness was a sham designed to evade liability, that the $10,000 insurance was grossly inadequate relative to foreseeable risks of taxi operation, and that Carlton had organized the enterprise to defraud creditors (accident victims) by ensuring they could not collect judgments.</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7796FBF3" w14:textId="77777777" w:rsidR="0033544D" w:rsidRPr="00742779" w:rsidRDefault="00742779" w:rsidP="000E54B1">
      <w:del w:id="6312" w:author="Seth Oranburg" w:date="2026-03-07T09:50:00Z" w16du:dateUtc="2026-03-07T14:50:00Z">
        <w:r w:rsidRPr="00742779">
          <w:rPr>
            <w:rFonts w:ascii="ZWAdobeF" w:hAnsi="ZWAdobeF" w:cs="ZWAdobeF"/>
            <w:sz w:val="2"/>
            <w:szCs w:val="2"/>
          </w:rPr>
          <w:delText>2696B</w:delText>
        </w:r>
        <w:r w:rsidR="0033544D" w:rsidRPr="00742779">
          <w:delText>Carlton</w:delText>
        </w:r>
      </w:del>
      <w:ins w:id="6313" w:author="Seth Oranburg" w:date="2026-03-07T09:50:00Z" w16du:dateUtc="2026-03-07T14:50:00Z">
        <w:r w:rsidR="0033544D" w:rsidRPr="00742779">
          <w:t>Carlton</w:t>
        </w:r>
      </w:ins>
      <w:r w:rsidR="0033544D" w:rsidRPr="00742779">
        <w:t xml:space="preserve"> moved to dismiss, arguing that each corporation was properly formed and maintained, that each carried the statutory minimum insurance, that corporate separateness was legally valid, and that Carlton</w:t>
      </w:r>
      <w:r w:rsidR="009F60D1" w:rsidRPr="00742779">
        <w:t>’</w:t>
      </w:r>
      <w:r w:rsidR="0033544D" w:rsidRPr="00742779">
        <w:t>s personal involvement was as shareholder and investor, not as operator.</w:t>
      </w:r>
    </w:p>
    <w:p w14:paraId="764C86E5" w14:textId="77777777" w:rsidR="0033544D" w:rsidRPr="00742779" w:rsidRDefault="00742779" w:rsidP="000E54B1">
      <w:pPr>
        <w:pPrChange w:id="6314" w:author="Seth Oranburg" w:date="2026-03-07T09:50:00Z" w16du:dateUtc="2026-03-07T14:50:00Z">
          <w:pPr>
            <w:pStyle w:val="NormalWeb"/>
          </w:pPr>
        </w:pPrChange>
      </w:pPr>
      <w:del w:id="6315" w:author="Seth Oranburg" w:date="2026-03-07T09:50:00Z" w16du:dateUtc="2026-03-07T14:50:00Z">
        <w:r w:rsidRPr="00742779">
          <w:rPr>
            <w:rFonts w:ascii="ZWAdobeF" w:hAnsi="ZWAdobeF" w:cs="ZWAdobeF"/>
            <w:sz w:val="2"/>
            <w:szCs w:val="2"/>
          </w:rPr>
          <w:delText>2697B</w:delText>
        </w:r>
        <w:r w:rsidR="0033544D" w:rsidRPr="00742779">
          <w:delText>The</w:delText>
        </w:r>
      </w:del>
      <w:ins w:id="6316" w:author="Seth Oranburg" w:date="2026-03-07T09:50:00Z" w16du:dateUtc="2026-03-07T14:50:00Z">
        <w:r w:rsidR="0033544D" w:rsidRPr="00742779">
          <w:t>The</w:t>
        </w:r>
      </w:ins>
      <w:r w:rsidR="0033544D" w:rsidRPr="00742779">
        <w:t xml:space="preserve"> trial court dismissed the complaint. The Appellate Division reversed, holding that a valid cause of action was sufficiently stated. Carlton appealed. The New York Court of Appeals, in an opinion by Judge Fuld, reversed the Appellate Division and reinstated the dismissal, with leave to serve an amended complaint.</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70DFF580" w14:textId="77777777" w:rsidR="0033544D" w:rsidRPr="00742779" w:rsidRDefault="0033544D" w:rsidP="000E54B1">
      <w:pPr>
        <w:pStyle w:val="Heading4"/>
        <w:rPr>
          <w:rFonts w:eastAsia="Times New Roman"/>
        </w:rPr>
      </w:pPr>
      <w:r w:rsidRPr="00742779">
        <w:rPr>
          <w:rFonts w:eastAsia="Times New Roman"/>
        </w:rPr>
        <w:t>The Holdings</w:t>
      </w:r>
    </w:p>
    <w:p w14:paraId="5ADA2882" w14:textId="77777777" w:rsidR="0033544D" w:rsidRPr="00742779" w:rsidRDefault="00742779" w:rsidP="000E54B1">
      <w:del w:id="6317" w:author="Seth Oranburg" w:date="2026-03-07T09:50:00Z" w16du:dateUtc="2026-03-07T14:50:00Z">
        <w:r w:rsidRPr="00742779">
          <w:rPr>
            <w:rStyle w:val="Strong"/>
            <w:rFonts w:ascii="ZWAdobeF" w:hAnsi="ZWAdobeF" w:cs="ZWAdobeF"/>
            <w:b w:val="0"/>
            <w:sz w:val="2"/>
            <w:szCs w:val="2"/>
          </w:rPr>
          <w:delText>2698B</w:delText>
        </w:r>
        <w:r w:rsidR="0033544D" w:rsidRPr="00742779">
          <w:rPr>
            <w:rStyle w:val="Strong"/>
          </w:rPr>
          <w:delText>Inadequate</w:delText>
        </w:r>
      </w:del>
      <w:ins w:id="6318" w:author="Seth Oranburg" w:date="2026-03-07T09:50:00Z" w16du:dateUtc="2026-03-07T14:50:00Z">
        <w:r w:rsidR="0033544D" w:rsidRPr="00742779">
          <w:rPr>
            <w:rStyle w:val="Strong"/>
          </w:rPr>
          <w:t>Inadequate</w:t>
        </w:r>
      </w:ins>
      <w:r w:rsidR="0033544D" w:rsidRPr="00742779">
        <w:rPr>
          <w:rStyle w:val="Strong"/>
        </w:rPr>
        <w:t xml:space="preserve"> Capitalization Alone Is Insufficient.</w:t>
      </w:r>
      <w:r w:rsidR="0033544D" w:rsidRPr="00742779">
        <w:t xml:space="preserve"> The court held that undercapitalization, standing alone, does not justify piercing the corporate veil. Walkovszky argued that $10,000 in insurance was grossly inadequate for a taxi operation given the foreseeable risk of serious accidents. The court acknowledged this might be true but held that legislative compliance protects against judicial second-guessing.</w:t>
      </w:r>
    </w:p>
    <w:p w14:paraId="7E50EA8D" w14:textId="77777777" w:rsidR="0033544D" w:rsidRPr="00742779" w:rsidRDefault="00742779" w:rsidP="000E54B1">
      <w:pPr>
        <w:pPrChange w:id="6319" w:author="Seth Oranburg" w:date="2026-03-07T09:50:00Z" w16du:dateUtc="2026-03-07T14:50:00Z">
          <w:pPr>
            <w:pStyle w:val="NormalWeb"/>
          </w:pPr>
        </w:pPrChange>
      </w:pPr>
      <w:del w:id="6320" w:author="Seth Oranburg" w:date="2026-03-07T09:50:00Z" w16du:dateUtc="2026-03-07T14:50:00Z">
        <w:r w:rsidRPr="00742779">
          <w:rPr>
            <w:rFonts w:ascii="ZWAdobeF" w:hAnsi="ZWAdobeF" w:cs="ZWAdobeF"/>
            <w:sz w:val="2"/>
            <w:szCs w:val="2"/>
          </w:rPr>
          <w:delText>2699B</w:delText>
        </w:r>
        <w:r w:rsidR="0033544D" w:rsidRPr="00742779">
          <w:delText>The</w:delText>
        </w:r>
      </w:del>
      <w:ins w:id="6321" w:author="Seth Oranburg" w:date="2026-03-07T09:50:00Z" w16du:dateUtc="2026-03-07T14:50:00Z">
        <w:r w:rsidR="0033544D" w:rsidRPr="00742779">
          <w:t>The</w:t>
        </w:r>
      </w:ins>
      <w:r w:rsidR="0033544D" w:rsidRPr="00742779">
        <w:t xml:space="preserve"> New York Legislature had determined that $10,000 insurance was sufficient for taxi operations. The court refused to impose a higher requirement judicially: </w:t>
      </w:r>
      <w:r w:rsidR="009F60D1" w:rsidRPr="00742779">
        <w:t>“</w:t>
      </w:r>
      <w:r w:rsidR="0033544D" w:rsidRPr="00742779">
        <w:t>The corporate form may not be disregarded merely because the assets of the corporation, together with the mandatory insurance coverage of the vehicle which struck the plaintiff, are insufficient to assure him the recovery sought.</w:t>
      </w:r>
      <w:r w:rsidR="009F60D1" w:rsidRPr="00742779">
        <w:t>”</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r w:rsidR="0033544D" w:rsidRPr="00742779">
        <w:t xml:space="preserve"> If $10,000 is inadequate, the remedy lies with the Legislature, not courts through veil-piercing litigation.</w:t>
      </w:r>
    </w:p>
    <w:p w14:paraId="01430F93" w14:textId="77777777" w:rsidR="0033544D" w:rsidRPr="00742779" w:rsidRDefault="00742779" w:rsidP="000E54B1">
      <w:del w:id="6322" w:author="Seth Oranburg" w:date="2026-03-07T09:50:00Z" w16du:dateUtc="2026-03-07T14:50:00Z">
        <w:r w:rsidRPr="00742779">
          <w:rPr>
            <w:rFonts w:ascii="ZWAdobeF" w:hAnsi="ZWAdobeF" w:cs="ZWAdobeF"/>
            <w:sz w:val="2"/>
            <w:szCs w:val="2"/>
          </w:rPr>
          <w:delText>2700B</w:delText>
        </w:r>
        <w:r w:rsidR="0033544D" w:rsidRPr="00742779">
          <w:delText>This</w:delText>
        </w:r>
      </w:del>
      <w:ins w:id="6323" w:author="Seth Oranburg" w:date="2026-03-07T09:50:00Z" w16du:dateUtc="2026-03-07T14:50:00Z">
        <w:r w:rsidR="0033544D" w:rsidRPr="00742779">
          <w:t>This</w:t>
        </w:r>
      </w:ins>
      <w:r w:rsidR="0033544D" w:rsidRPr="00742779">
        <w:t xml:space="preserve"> reasoning protects reliance on statutory compliance. If businesses comply with legislative mandates but can still be held personally liable because courts deem compliance inadequate, statutory requirements lose predictive value.</w:t>
      </w:r>
    </w:p>
    <w:p w14:paraId="04B9208B" w14:textId="77777777" w:rsidR="0033544D" w:rsidRPr="00742779" w:rsidRDefault="00742779" w:rsidP="000E54B1">
      <w:pPr>
        <w:pPrChange w:id="6324" w:author="Seth Oranburg" w:date="2026-03-07T09:50:00Z" w16du:dateUtc="2026-03-07T14:50:00Z">
          <w:pPr>
            <w:pStyle w:val="NormalWeb"/>
          </w:pPr>
        </w:pPrChange>
      </w:pPr>
      <w:del w:id="6325" w:author="Seth Oranburg" w:date="2026-03-07T09:50:00Z" w16du:dateUtc="2026-03-07T14:50:00Z">
        <w:r w:rsidRPr="00742779">
          <w:rPr>
            <w:rStyle w:val="Strong"/>
            <w:rFonts w:ascii="ZWAdobeF" w:hAnsi="ZWAdobeF" w:cs="ZWAdobeF"/>
            <w:b w:val="0"/>
            <w:sz w:val="2"/>
            <w:szCs w:val="2"/>
          </w:rPr>
          <w:delText>2701B</w:delText>
        </w:r>
        <w:r w:rsidR="0033544D" w:rsidRPr="00742779">
          <w:rPr>
            <w:rStyle w:val="Strong"/>
          </w:rPr>
          <w:delText>What</w:delText>
        </w:r>
      </w:del>
      <w:ins w:id="6326" w:author="Seth Oranburg" w:date="2026-03-07T09:50:00Z" w16du:dateUtc="2026-03-07T14:50:00Z">
        <w:r w:rsidR="0033544D" w:rsidRPr="00742779">
          <w:rPr>
            <w:rStyle w:val="Strong"/>
          </w:rPr>
          <w:t>What</w:t>
        </w:r>
      </w:ins>
      <w:r w:rsidR="0033544D" w:rsidRPr="00742779">
        <w:rPr>
          <w:rStyle w:val="Strong"/>
        </w:rPr>
        <w:t xml:space="preserve"> the Complaint Failed to Allege.</w:t>
      </w:r>
      <w:r w:rsidR="0033544D" w:rsidRPr="00742779">
        <w:t xml:space="preserve"> The court carefully specified what Walkovszky did not allege, noting that such allegations might have stated a claim. There was no allegation that Seon Cab was a dummy or sham with no real existence—Seon was a validly formed corporation that actually owned and operated two cabs. There was no allegation that Carlton used Seon</w:t>
      </w:r>
      <w:r w:rsidR="009F60D1" w:rsidRPr="00742779">
        <w:t>’</w:t>
      </w:r>
      <w:r w:rsidR="0033544D" w:rsidRPr="00742779">
        <w:t xml:space="preserve">s corporate form to conduct his personal business—the corporation operated a taxi business, its stated corporate purpose. There was no allegation of commingling of </w:t>
      </w:r>
      <w:r w:rsidR="0033544D" w:rsidRPr="00742779">
        <w:lastRenderedPageBreak/>
        <w:t>funds—Walkovszky did not claim that Carlton mixed personal and corporate assets, paid personal expenses from corporate accounts, or treated corporate assets as his own. There was no allegation that Seon was undercapitalized for its actual operations—Seon had sufficient capital to operate two cabs.</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4D22396E" w14:textId="77777777" w:rsidR="0033544D" w:rsidRPr="00742779" w:rsidRDefault="00742779" w:rsidP="000E54B1">
      <w:del w:id="6327" w:author="Seth Oranburg" w:date="2026-03-07T09:50:00Z" w16du:dateUtc="2026-03-07T14:50:00Z">
        <w:r w:rsidRPr="00742779">
          <w:rPr>
            <w:rFonts w:ascii="ZWAdobeF" w:hAnsi="ZWAdobeF" w:cs="ZWAdobeF"/>
            <w:sz w:val="2"/>
            <w:szCs w:val="2"/>
          </w:rPr>
          <w:delText>2702B</w:delText>
        </w:r>
        <w:r w:rsidR="0033544D" w:rsidRPr="00742779">
          <w:delText>The</w:delText>
        </w:r>
      </w:del>
      <w:ins w:id="6328" w:author="Seth Oranburg" w:date="2026-03-07T09:50:00Z" w16du:dateUtc="2026-03-07T14:50:00Z">
        <w:r w:rsidR="0033544D" w:rsidRPr="00742779">
          <w:t>The</w:t>
        </w:r>
      </w:ins>
      <w:r w:rsidR="0033544D" w:rsidRPr="00742779">
        <w:t xml:space="preserve"> court emphasized: </w:t>
      </w:r>
      <w:r w:rsidR="009F60D1" w:rsidRPr="00742779">
        <w:t>“</w:t>
      </w:r>
      <w:r w:rsidR="0033544D" w:rsidRPr="00742779">
        <w:t>If the plaintiff wishes to state a cause of action against Carlton personally, he must allege facts showing Carlton used Seon as an alter ego for personal purposes or engaged in fraud.</w:t>
      </w:r>
      <w:r w:rsidR="009F60D1" w:rsidRPr="00742779">
        <w:t>”</w:t>
      </w:r>
    </w:p>
    <w:p w14:paraId="35021A80" w14:textId="77777777" w:rsidR="0033544D" w:rsidRPr="00742779" w:rsidRDefault="00742779" w:rsidP="000E54B1">
      <w:pPr>
        <w:pPrChange w:id="6329" w:author="Seth Oranburg" w:date="2026-03-07T09:50:00Z" w16du:dateUtc="2026-03-07T14:50:00Z">
          <w:pPr>
            <w:pStyle w:val="NormalWeb"/>
          </w:pPr>
        </w:pPrChange>
      </w:pPr>
      <w:del w:id="6330" w:author="Seth Oranburg" w:date="2026-03-07T09:50:00Z" w16du:dateUtc="2026-03-07T14:50:00Z">
        <w:r w:rsidRPr="00742779">
          <w:rPr>
            <w:rStyle w:val="Strong"/>
            <w:rFonts w:ascii="ZWAdobeF" w:hAnsi="ZWAdobeF" w:cs="ZWAdobeF"/>
            <w:b w:val="0"/>
            <w:sz w:val="2"/>
            <w:szCs w:val="2"/>
          </w:rPr>
          <w:delText>2703B</w:delText>
        </w:r>
        <w:r w:rsidR="0033544D" w:rsidRPr="00742779">
          <w:rPr>
            <w:rStyle w:val="Strong"/>
          </w:rPr>
          <w:delText>Multiple</w:delText>
        </w:r>
      </w:del>
      <w:ins w:id="6331" w:author="Seth Oranburg" w:date="2026-03-07T09:50:00Z" w16du:dateUtc="2026-03-07T14:50:00Z">
        <w:r w:rsidR="0033544D" w:rsidRPr="00742779">
          <w:rPr>
            <w:rStyle w:val="Strong"/>
          </w:rPr>
          <w:t>Multiple</w:t>
        </w:r>
      </w:ins>
      <w:r w:rsidR="0033544D" w:rsidRPr="00742779">
        <w:rPr>
          <w:rStyle w:val="Strong"/>
        </w:rPr>
        <w:t xml:space="preserve"> Corporations Not Illegal.</w:t>
      </w:r>
      <w:r w:rsidR="0033544D" w:rsidRPr="00742779">
        <w:t xml:space="preserve"> The court rejected Walkovszky</w:t>
      </w:r>
      <w:r w:rsidR="009F60D1" w:rsidRPr="00742779">
        <w:t>’</w:t>
      </w:r>
      <w:r w:rsidR="0033544D" w:rsidRPr="00742779">
        <w:t xml:space="preserve">s argument that operating through ten separate corporations was improper. Walkovszky argued the entire structure was designed to limit liability, which it obviously was. But the court held that limiting liability is precisely what incorporation is for. Carlton could have operated all twenty cabs through one corporation. He chose to create ten separate corporations instead. This choice may have been motivated by desire to limit liability, but that is a legitimate purpose: </w:t>
      </w:r>
      <w:r w:rsidR="009F60D1" w:rsidRPr="00742779">
        <w:t>“</w:t>
      </w:r>
      <w:r w:rsidR="0033544D" w:rsidRPr="00742779">
        <w:t>The law permits the incorporation of a business for the very purpose of enabling its proprietors to escape personal liability.</w:t>
      </w:r>
      <w:r w:rsidR="009F60D1" w:rsidRPr="00742779">
        <w:t>”</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2CBF6117" w14:textId="77777777" w:rsidR="0033544D" w:rsidRPr="00742779" w:rsidRDefault="00742779" w:rsidP="000E54B1">
      <w:del w:id="6332" w:author="Seth Oranburg" w:date="2026-03-07T09:50:00Z" w16du:dateUtc="2026-03-07T14:50:00Z">
        <w:r w:rsidRPr="00742779">
          <w:rPr>
            <w:rFonts w:ascii="ZWAdobeF" w:hAnsi="ZWAdobeF" w:cs="ZWAdobeF"/>
            <w:sz w:val="2"/>
            <w:szCs w:val="2"/>
          </w:rPr>
          <w:delText>2704B</w:delText>
        </w:r>
        <w:r w:rsidR="0033544D" w:rsidRPr="00742779">
          <w:delText>The</w:delText>
        </w:r>
      </w:del>
      <w:ins w:id="6333" w:author="Seth Oranburg" w:date="2026-03-07T09:50:00Z" w16du:dateUtc="2026-03-07T14:50:00Z">
        <w:r w:rsidR="0033544D" w:rsidRPr="00742779">
          <w:t>The</w:t>
        </w:r>
      </w:ins>
      <w:r w:rsidR="0033544D" w:rsidRPr="00742779">
        <w:t xml:space="preserve"> court drew a line: using corporate form to perpetrate fraud is impermissible. Using corporate form to limit liability is the entire point of incorporation.</w:t>
      </w:r>
    </w:p>
    <w:p w14:paraId="44FC78DC" w14:textId="77777777" w:rsidR="0033544D" w:rsidRPr="00742779" w:rsidRDefault="00742779" w:rsidP="000E54B1">
      <w:pPr>
        <w:pPrChange w:id="6334" w:author="Seth Oranburg" w:date="2026-03-07T09:50:00Z" w16du:dateUtc="2026-03-07T14:50:00Z">
          <w:pPr>
            <w:pStyle w:val="NormalWeb"/>
          </w:pPr>
        </w:pPrChange>
      </w:pPr>
      <w:del w:id="6335" w:author="Seth Oranburg" w:date="2026-03-07T09:50:00Z" w16du:dateUtc="2026-03-07T14:50:00Z">
        <w:r w:rsidRPr="00742779">
          <w:rPr>
            <w:rStyle w:val="Strong"/>
            <w:rFonts w:ascii="ZWAdobeF" w:hAnsi="ZWAdobeF" w:cs="ZWAdobeF"/>
            <w:b w:val="0"/>
            <w:sz w:val="2"/>
            <w:szCs w:val="2"/>
          </w:rPr>
          <w:delText>2705B</w:delText>
        </w:r>
        <w:r w:rsidR="0033544D" w:rsidRPr="00742779">
          <w:rPr>
            <w:rStyle w:val="Strong"/>
          </w:rPr>
          <w:delText>Amendment</w:delText>
        </w:r>
      </w:del>
      <w:ins w:id="6336" w:author="Seth Oranburg" w:date="2026-03-07T09:50:00Z" w16du:dateUtc="2026-03-07T14:50:00Z">
        <w:r w:rsidR="0033544D" w:rsidRPr="00742779">
          <w:rPr>
            <w:rStyle w:val="Strong"/>
          </w:rPr>
          <w:t>Amendment</w:t>
        </w:r>
      </w:ins>
      <w:r w:rsidR="0033544D" w:rsidRPr="00742779">
        <w:rPr>
          <w:rStyle w:val="Strong"/>
        </w:rPr>
        <w:t xml:space="preserve"> Permitted.</w:t>
      </w:r>
      <w:r w:rsidR="0033544D" w:rsidRPr="00742779">
        <w:t xml:space="preserve"> The court affirmed dismissal but noted that Walkovszky could amend to allege different facts. If Walkovszky could allege that Carlton used Seon to conduct personal business unrelated to taxi operations, that Carlton commingled funds systematically, that Carlton engaged in fraud or misrepresentation, or that the ten corporations were shams operating as a single enterprise with no real separateness, then he might state a claim for veil piercing.</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24B57108" w14:textId="77777777" w:rsidR="0033544D" w:rsidRPr="00742779" w:rsidRDefault="0033544D" w:rsidP="000E54B1">
      <w:pPr>
        <w:pStyle w:val="Heading4"/>
        <w:rPr>
          <w:rFonts w:eastAsia="Times New Roman"/>
        </w:rPr>
      </w:pPr>
      <w:r w:rsidRPr="00742779">
        <w:rPr>
          <w:rFonts w:eastAsia="Times New Roman"/>
        </w:rPr>
        <w:t>Judge Keating</w:t>
      </w:r>
      <w:r w:rsidR="009F60D1" w:rsidRPr="00742779">
        <w:rPr>
          <w:rFonts w:eastAsia="Times New Roman"/>
        </w:rPr>
        <w:t>’</w:t>
      </w:r>
      <w:r w:rsidRPr="00742779">
        <w:rPr>
          <w:rFonts w:eastAsia="Times New Roman"/>
        </w:rPr>
        <w:t>s Dissent</w:t>
      </w:r>
    </w:p>
    <w:p w14:paraId="5FBE02F7" w14:textId="77777777" w:rsidR="0033544D" w:rsidRPr="00742779" w:rsidRDefault="00742779" w:rsidP="000E54B1">
      <w:pPr>
        <w:pPrChange w:id="6337" w:author="Seth Oranburg" w:date="2026-03-07T09:50:00Z" w16du:dateUtc="2026-03-07T14:50:00Z">
          <w:pPr>
            <w:pStyle w:val="NormalWeb"/>
          </w:pPr>
        </w:pPrChange>
      </w:pPr>
      <w:del w:id="6338" w:author="Seth Oranburg" w:date="2026-03-07T09:50:00Z" w16du:dateUtc="2026-03-07T14:50:00Z">
        <w:r w:rsidRPr="00742779">
          <w:rPr>
            <w:rFonts w:ascii="ZWAdobeF" w:hAnsi="ZWAdobeF" w:cs="ZWAdobeF"/>
            <w:sz w:val="2"/>
            <w:szCs w:val="2"/>
          </w:rPr>
          <w:delText>2706B</w:delText>
        </w:r>
        <w:r w:rsidR="0033544D" w:rsidRPr="00742779">
          <w:delText>Judge</w:delText>
        </w:r>
      </w:del>
      <w:ins w:id="6339" w:author="Seth Oranburg" w:date="2026-03-07T09:50:00Z" w16du:dateUtc="2026-03-07T14:50:00Z">
        <w:r w:rsidR="0033544D" w:rsidRPr="00742779">
          <w:t>Judge</w:t>
        </w:r>
      </w:ins>
      <w:r w:rsidR="0033544D" w:rsidRPr="00742779">
        <w:t xml:space="preserve"> Keating dissented, joined by Judge Bergan, arguing that the complaint did state a claim for piercing.</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r w:rsidR="0033544D" w:rsidRPr="00742779">
        <w:t xml:space="preserve"> His dissent has influenced veil-piercing law in other jurisdictions and represents a competing vision of limited liability</w:t>
      </w:r>
      <w:r w:rsidR="009F60D1" w:rsidRPr="00742779">
        <w:t>’</w:t>
      </w:r>
      <w:r w:rsidR="0033544D" w:rsidRPr="00742779">
        <w:t>s limits.</w:t>
      </w:r>
    </w:p>
    <w:p w14:paraId="1784AD60" w14:textId="77777777" w:rsidR="0033544D" w:rsidRPr="00742779" w:rsidRDefault="00742779" w:rsidP="000E54B1">
      <w:del w:id="6340" w:author="Seth Oranburg" w:date="2026-03-07T09:50:00Z" w16du:dateUtc="2026-03-07T14:50:00Z">
        <w:r w:rsidRPr="00742779">
          <w:rPr>
            <w:rStyle w:val="Strong"/>
            <w:rFonts w:ascii="ZWAdobeF" w:hAnsi="ZWAdobeF" w:cs="ZWAdobeF"/>
            <w:b w:val="0"/>
            <w:sz w:val="2"/>
            <w:szCs w:val="2"/>
          </w:rPr>
          <w:delText>2707B</w:delText>
        </w:r>
        <w:r w:rsidR="0033544D" w:rsidRPr="00742779">
          <w:rPr>
            <w:rStyle w:val="Strong"/>
          </w:rPr>
          <w:delText>The</w:delText>
        </w:r>
      </w:del>
      <w:ins w:id="6341" w:author="Seth Oranburg" w:date="2026-03-07T09:50:00Z" w16du:dateUtc="2026-03-07T14:50:00Z">
        <w:r w:rsidR="0033544D" w:rsidRPr="00742779">
          <w:rPr>
            <w:rStyle w:val="Strong"/>
          </w:rPr>
          <w:t>The</w:t>
        </w:r>
      </w:ins>
      <w:r w:rsidR="0033544D" w:rsidRPr="00742779">
        <w:rPr>
          <w:rStyle w:val="Strong"/>
        </w:rPr>
        <w:t xml:space="preserve"> Structure Was Designed to Evade Liability.</w:t>
      </w:r>
      <w:r w:rsidR="0033544D" w:rsidRPr="00742779">
        <w:t xml:space="preserve"> Keating argued that Carlton</w:t>
      </w:r>
      <w:r w:rsidR="009F60D1" w:rsidRPr="00742779">
        <w:t>’</w:t>
      </w:r>
      <w:r w:rsidR="0033544D" w:rsidRPr="00742779">
        <w:t xml:space="preserve">s structure had no legitimate business purpose other than liability avoidance. Why ten corporations with two cabs each? Why not one corporation with twenty cabs, or two corporations with ten cabs each, or five with four cabs each? The only explanation: minimizing liability exposure per accident. With all twenty cabs in one corporation, that corporation would have twenty cabs plus $200,000 in insurance available to satisfy an accident victim. By splitting </w:t>
      </w:r>
      <w:r w:rsidR="0033544D" w:rsidRPr="00742779">
        <w:lastRenderedPageBreak/>
        <w:t>into ten corporations, Carlton ensured each accident victim could access only two cabs plus $10,000. Keating characterized this as intentional frustration of creditor claims, which should trigger equitable relief.</w:t>
      </w:r>
    </w:p>
    <w:p w14:paraId="57FC0813" w14:textId="77777777" w:rsidR="0033544D" w:rsidRPr="00742779" w:rsidRDefault="00742779" w:rsidP="000E54B1">
      <w:pPr>
        <w:pPrChange w:id="6342" w:author="Seth Oranburg" w:date="2026-03-07T09:50:00Z" w16du:dateUtc="2026-03-07T14:50:00Z">
          <w:pPr>
            <w:pStyle w:val="NormalWeb"/>
          </w:pPr>
        </w:pPrChange>
      </w:pPr>
      <w:del w:id="6343" w:author="Seth Oranburg" w:date="2026-03-07T09:50:00Z" w16du:dateUtc="2026-03-07T14:50:00Z">
        <w:r w:rsidRPr="00742779">
          <w:rPr>
            <w:rStyle w:val="Strong"/>
            <w:rFonts w:ascii="ZWAdobeF" w:hAnsi="ZWAdobeF" w:cs="ZWAdobeF"/>
            <w:b w:val="0"/>
            <w:sz w:val="2"/>
            <w:szCs w:val="2"/>
          </w:rPr>
          <w:delText>2708B</w:delText>
        </w:r>
        <w:r w:rsidR="0033544D" w:rsidRPr="00742779">
          <w:rPr>
            <w:rStyle w:val="Strong"/>
          </w:rPr>
          <w:delText>Gross</w:delText>
        </w:r>
      </w:del>
      <w:ins w:id="6344" w:author="Seth Oranburg" w:date="2026-03-07T09:50:00Z" w16du:dateUtc="2026-03-07T14:50:00Z">
        <w:r w:rsidR="0033544D" w:rsidRPr="00742779">
          <w:rPr>
            <w:rStyle w:val="Strong"/>
          </w:rPr>
          <w:t>Gross</w:t>
        </w:r>
      </w:ins>
      <w:r w:rsidR="0033544D" w:rsidRPr="00742779">
        <w:rPr>
          <w:rStyle w:val="Strong"/>
        </w:rPr>
        <w:t xml:space="preserve"> Inadequacy of Capitalization.</w:t>
      </w:r>
      <w:r w:rsidR="0033544D" w:rsidRPr="00742779">
        <w:t xml:space="preserve"> Keating emphasized the disproportion between coverage and foreseeable risk. Taxis operate in Manhattan traffic. Serious accidents are not merely possible but foreseeable. $10,000 could not possibly compensate serious injuries—broken bones, permanent disability, traumatic brain injury. Keating argued that when capitalization is grossly inadequate relative to the foreseeable risks of the business, courts should pierce. This distinguishes from mere business failure involving unforeseeable risks and targets businesses that externalize risk systematically.</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7ACEB6B0" w14:textId="77777777" w:rsidR="0033544D" w:rsidRPr="00742779" w:rsidRDefault="00742779" w:rsidP="000E54B1">
      <w:del w:id="6345" w:author="Seth Oranburg" w:date="2026-03-07T09:50:00Z" w16du:dateUtc="2026-03-07T14:50:00Z">
        <w:r w:rsidRPr="00742779">
          <w:rPr>
            <w:rStyle w:val="Strong"/>
            <w:rFonts w:ascii="ZWAdobeF" w:hAnsi="ZWAdobeF" w:cs="ZWAdobeF"/>
            <w:b w:val="0"/>
            <w:sz w:val="2"/>
            <w:szCs w:val="2"/>
          </w:rPr>
          <w:delText>2709B</w:delText>
        </w:r>
        <w:r w:rsidR="0033544D" w:rsidRPr="00742779">
          <w:rPr>
            <w:rStyle w:val="Strong"/>
          </w:rPr>
          <w:delText>Tort</w:delText>
        </w:r>
      </w:del>
      <w:ins w:id="6346" w:author="Seth Oranburg" w:date="2026-03-07T09:50:00Z" w16du:dateUtc="2026-03-07T14:50:00Z">
        <w:r w:rsidR="0033544D" w:rsidRPr="00742779">
          <w:rPr>
            <w:rStyle w:val="Strong"/>
          </w:rPr>
          <w:t>Tort</w:t>
        </w:r>
      </w:ins>
      <w:r w:rsidR="0033544D" w:rsidRPr="00742779">
        <w:rPr>
          <w:rStyle w:val="Strong"/>
        </w:rPr>
        <w:t xml:space="preserve"> Victims Cannot Protect Themselves.</w:t>
      </w:r>
      <w:r w:rsidR="0033544D" w:rsidRPr="00742779">
        <w:t xml:space="preserve"> This is Keating</w:t>
      </w:r>
      <w:r w:rsidR="009F60D1" w:rsidRPr="00742779">
        <w:t>’</w:t>
      </w:r>
      <w:r w:rsidR="0033544D" w:rsidRPr="00742779">
        <w:t>s most powerful argument. Walkovszky never agreed to extend credit to Seon Cab. He never had opportunity to investigate Seon</w:t>
      </w:r>
      <w:r w:rsidR="009F60D1" w:rsidRPr="00742779">
        <w:t>’</w:t>
      </w:r>
      <w:r w:rsidR="0033544D" w:rsidRPr="00742779">
        <w:t xml:space="preserve">s finances, demand insurance, or refuse to deal. He was a pedestrian struck by a cab. His only </w:t>
      </w:r>
      <w:r w:rsidR="009F60D1" w:rsidRPr="00742779">
        <w:t>“</w:t>
      </w:r>
      <w:r w:rsidR="0033544D" w:rsidRPr="00742779">
        <w:t>choice</w:t>
      </w:r>
      <w:r w:rsidR="009F60D1" w:rsidRPr="00742779">
        <w:t>”</w:t>
      </w:r>
      <w:r w:rsidR="0033544D" w:rsidRPr="00742779">
        <w:t xml:space="preserve"> was to be walking on that particular street at that particular moment.</w:t>
      </w:r>
    </w:p>
    <w:p w14:paraId="67436C74" w14:textId="77777777" w:rsidR="0033544D" w:rsidRPr="00742779" w:rsidRDefault="00742779" w:rsidP="000E54B1">
      <w:pPr>
        <w:pPrChange w:id="6347" w:author="Seth Oranburg" w:date="2026-03-07T09:50:00Z" w16du:dateUtc="2026-03-07T14:50:00Z">
          <w:pPr>
            <w:pStyle w:val="NormalWeb"/>
          </w:pPr>
        </w:pPrChange>
      </w:pPr>
      <w:del w:id="6348" w:author="Seth Oranburg" w:date="2026-03-07T09:50:00Z" w16du:dateUtc="2026-03-07T14:50:00Z">
        <w:r w:rsidRPr="00742779">
          <w:rPr>
            <w:rFonts w:ascii="ZWAdobeF" w:hAnsi="ZWAdobeF" w:cs="ZWAdobeF"/>
            <w:sz w:val="2"/>
            <w:szCs w:val="2"/>
          </w:rPr>
          <w:delText>2710B</w:delText>
        </w:r>
        <w:r w:rsidR="0033544D" w:rsidRPr="00742779">
          <w:delText>Contract</w:delText>
        </w:r>
      </w:del>
      <w:ins w:id="6349" w:author="Seth Oranburg" w:date="2026-03-07T09:50:00Z" w16du:dateUtc="2026-03-07T14:50:00Z">
        <w:r w:rsidR="0033544D" w:rsidRPr="00742779">
          <w:t>Contract</w:t>
        </w:r>
      </w:ins>
      <w:r w:rsidR="0033544D" w:rsidRPr="00742779">
        <w:t xml:space="preserve"> creditors can protect themselves. Banks demand financial statements before lending. Suppliers check creditworthiness before extending trade credit. Landlords require security deposits. Sophisticated parties demand personal guarantees. But tort victims have no such opportunity. They are involuntary creditors. Applying the same rules to voluntary and involuntary creditors allows systematic externalization of tort costs. Keating would distinguish: inadequate capitalization justifies piercing for tort claims, even if not for contract claims.</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20A49B59" w14:textId="77777777" w:rsidR="0033544D" w:rsidRPr="00742779" w:rsidRDefault="00742779" w:rsidP="000E54B1">
      <w:pPr>
        <w:pPrChange w:id="6350" w:author="Seth Oranburg" w:date="2026-03-07T09:50:00Z" w16du:dateUtc="2026-03-07T14:50:00Z">
          <w:pPr>
            <w:pStyle w:val="NormalWeb"/>
          </w:pPr>
        </w:pPrChange>
      </w:pPr>
      <w:del w:id="6351" w:author="Seth Oranburg" w:date="2026-03-07T09:50:00Z" w16du:dateUtc="2026-03-07T14:50:00Z">
        <w:r w:rsidRPr="00742779">
          <w:rPr>
            <w:rStyle w:val="Strong"/>
            <w:rFonts w:ascii="ZWAdobeF" w:hAnsi="ZWAdobeF" w:cs="ZWAdobeF"/>
            <w:b w:val="0"/>
            <w:sz w:val="2"/>
            <w:szCs w:val="2"/>
          </w:rPr>
          <w:delText>2711B</w:delText>
        </w:r>
        <w:r w:rsidR="0033544D" w:rsidRPr="00742779">
          <w:rPr>
            <w:rStyle w:val="Strong"/>
          </w:rPr>
          <w:delText>The</w:delText>
        </w:r>
      </w:del>
      <w:ins w:id="6352" w:author="Seth Oranburg" w:date="2026-03-07T09:50:00Z" w16du:dateUtc="2026-03-07T14:50:00Z">
        <w:r w:rsidR="0033544D" w:rsidRPr="00742779">
          <w:rPr>
            <w:rStyle w:val="Strong"/>
          </w:rPr>
          <w:t>The</w:t>
        </w:r>
      </w:ins>
      <w:r w:rsidR="0033544D" w:rsidRPr="00742779">
        <w:rPr>
          <w:rStyle w:val="Strong"/>
        </w:rPr>
        <w:t xml:space="preserve"> Policy Argument.</w:t>
      </w:r>
      <w:r w:rsidR="0033544D" w:rsidRPr="00742779">
        <w:t xml:space="preserve"> Keating argued that the majority</w:t>
      </w:r>
      <w:r w:rsidR="009F60D1" w:rsidRPr="00742779">
        <w:t>’</w:t>
      </w:r>
      <w:r w:rsidR="0033544D" w:rsidRPr="00742779">
        <w:t>s rule incentivizes undercapitalization. If businesses can carry statutory minimum insurance, operate with minimal assets, and enjoy complete limited liability protection, they have every incentive to externalize risk. The lower the capitalization, the higher the profit (less capital tied up). The risk is borne by accident victims, not shareholders. This creates a race to the bottom: businesses competing to minimize capitalization and insurance while maximizing liability exposure. The majority</w:t>
      </w:r>
      <w:r w:rsidR="009F60D1" w:rsidRPr="00742779">
        <w:t>’</w:t>
      </w:r>
      <w:r w:rsidR="0033544D" w:rsidRPr="00742779">
        <w:t>s rule rewards this behavior.</w:t>
      </w:r>
      <w:r w:rsidR="0033544D">
        <w:fldChar w:fldCharType="begin"/>
      </w:r>
      <w:r w:rsidR="0033544D">
        <w:instrText>HYPERLINK \l "fn14-11647" \o "Jump to citation"</w:instrText>
      </w:r>
      <w:r w:rsidR="0033544D">
        <w:fldChar w:fldCharType="separate"/>
      </w:r>
      <w:r w:rsidR="0033544D" w:rsidRPr="00742779">
        <w:rPr>
          <w:rStyle w:val="Hyperlink"/>
          <w:color w:val="auto"/>
          <w:u w:val="none"/>
        </w:rPr>
        <w:t>[14</w:t>
      </w:r>
      <w:r w:rsidR="00EE2871" w:rsidRPr="00742779">
        <w:rPr>
          <w:rStyle w:val="Hyperlink"/>
          <w:color w:val="auto"/>
          <w:u w:val="none"/>
        </w:rPr>
        <w:t>]</w:t>
      </w:r>
      <w:r w:rsidR="0033544D">
        <w:fldChar w:fldCharType="end"/>
      </w:r>
    </w:p>
    <w:p w14:paraId="65E86CD0" w14:textId="77777777" w:rsidR="0033544D" w:rsidRPr="00742779" w:rsidRDefault="0033544D" w:rsidP="000E54B1">
      <w:pPr>
        <w:pStyle w:val="Heading4"/>
        <w:rPr>
          <w:rFonts w:eastAsia="Times New Roman"/>
        </w:rPr>
      </w:pPr>
      <w:r w:rsidRPr="00742779">
        <w:rPr>
          <w:rFonts w:eastAsia="Times New Roman"/>
        </w:rPr>
        <w:t>What Walkovszky Teaches</w:t>
      </w:r>
    </w:p>
    <w:p w14:paraId="20A34C58" w14:textId="77777777" w:rsidR="0033544D" w:rsidRPr="00742779" w:rsidRDefault="00742779" w:rsidP="000E54B1">
      <w:del w:id="6353" w:author="Seth Oranburg" w:date="2026-03-07T09:50:00Z" w16du:dateUtc="2026-03-07T14:50:00Z">
        <w:r w:rsidRPr="00742779">
          <w:rPr>
            <w:rStyle w:val="Emphasis"/>
            <w:rFonts w:ascii="ZWAdobeF" w:hAnsi="ZWAdobeF" w:cs="ZWAdobeF"/>
            <w:i w:val="0"/>
            <w:sz w:val="2"/>
            <w:szCs w:val="2"/>
          </w:rPr>
          <w:delText>2712B</w:delText>
        </w:r>
        <w:r w:rsidR="0033544D" w:rsidRPr="00742779">
          <w:rPr>
            <w:rStyle w:val="Emphasis"/>
          </w:rPr>
          <w:delText>Walkovszky</w:delText>
        </w:r>
      </w:del>
      <w:ins w:id="6354" w:author="Seth Oranburg" w:date="2026-03-07T09:50:00Z" w16du:dateUtc="2026-03-07T14:50:00Z">
        <w:r w:rsidR="0033544D" w:rsidRPr="00742779">
          <w:rPr>
            <w:rStyle w:val="Emphasis"/>
          </w:rPr>
          <w:t>Walkovszky</w:t>
        </w:r>
      </w:ins>
      <w:r w:rsidR="0033544D" w:rsidRPr="00742779">
        <w:t xml:space="preserve"> establishes principles that recur throughout veil-piercing doctrine. First, inadequate capitalization, standing alone, never justifies piercing. Every subsequent case cites this principle. But </w:t>
      </w:r>
      <w:r w:rsidR="009F60D1" w:rsidRPr="00742779">
        <w:t>“</w:t>
      </w:r>
      <w:r w:rsidR="0033544D" w:rsidRPr="00742779">
        <w:t>standing alone</w:t>
      </w:r>
      <w:r w:rsidR="009F60D1" w:rsidRPr="00742779">
        <w:t>”</w:t>
      </w:r>
      <w:r w:rsidR="0033544D" w:rsidRPr="00742779">
        <w:t xml:space="preserve"> does the work —inadequate capitalization plus other factors (commingling, </w:t>
      </w:r>
      <w:r w:rsidR="0033544D" w:rsidRPr="00742779">
        <w:lastRenderedPageBreak/>
        <w:t>formality failures, fraud) can justify piercing. The question is what other factors are required.</w:t>
      </w:r>
    </w:p>
    <w:p w14:paraId="33B48B36" w14:textId="77777777" w:rsidR="0033544D" w:rsidRPr="00742779" w:rsidRDefault="00742779" w:rsidP="000E54B1">
      <w:del w:id="6355" w:author="Seth Oranburg" w:date="2026-03-07T09:50:00Z" w16du:dateUtc="2026-03-07T14:50:00Z">
        <w:r w:rsidRPr="00742779">
          <w:rPr>
            <w:rFonts w:ascii="ZWAdobeF" w:hAnsi="ZWAdobeF" w:cs="ZWAdobeF"/>
            <w:sz w:val="2"/>
            <w:szCs w:val="2"/>
          </w:rPr>
          <w:delText>2713B</w:delText>
        </w:r>
        <w:r w:rsidR="0033544D" w:rsidRPr="00742779">
          <w:delText>Second</w:delText>
        </w:r>
      </w:del>
      <w:ins w:id="6356" w:author="Seth Oranburg" w:date="2026-03-07T09:50:00Z" w16du:dateUtc="2026-03-07T14:50:00Z">
        <w:r w:rsidR="0033544D" w:rsidRPr="00742779">
          <w:t>Second</w:t>
        </w:r>
      </w:ins>
      <w:r w:rsidR="0033544D" w:rsidRPr="00742779">
        <w:t>, statutory compliance provides strong protection. When a legislature sets minimum requirements (insurance, capital, etc.), courts defer to those minimums. Businesses that comply can plan with confidence. If minimums are inadequate, the remedy is legislative, not judicial.</w:t>
      </w:r>
    </w:p>
    <w:p w14:paraId="304D55C8" w14:textId="77777777" w:rsidR="0033544D" w:rsidRPr="00742779" w:rsidRDefault="00742779" w:rsidP="000E54B1">
      <w:del w:id="6357" w:author="Seth Oranburg" w:date="2026-03-07T09:50:00Z" w16du:dateUtc="2026-03-07T14:50:00Z">
        <w:r w:rsidRPr="00742779">
          <w:rPr>
            <w:rFonts w:ascii="ZWAdobeF" w:hAnsi="ZWAdobeF" w:cs="ZWAdobeF"/>
            <w:sz w:val="2"/>
            <w:szCs w:val="2"/>
          </w:rPr>
          <w:delText>2714B</w:delText>
        </w:r>
        <w:r w:rsidR="0033544D" w:rsidRPr="00742779">
          <w:delText>Third</w:delText>
        </w:r>
      </w:del>
      <w:ins w:id="6358" w:author="Seth Oranburg" w:date="2026-03-07T09:50:00Z" w16du:dateUtc="2026-03-07T14:50:00Z">
        <w:r w:rsidR="0033544D" w:rsidRPr="00742779">
          <w:t>Third</w:t>
        </w:r>
      </w:ins>
      <w:r w:rsidR="0033544D" w:rsidRPr="00742779">
        <w:t>, corporate structure is legitimate planning. Carlton could have operated twenty cabs through one corporation but chose ten separate corporations. This choice was lawful. Shareholders can structure businesses to minimize liability exposure—that is what limited liability is for.</w:t>
      </w:r>
    </w:p>
    <w:p w14:paraId="21E0B838" w14:textId="77777777" w:rsidR="0033544D" w:rsidRPr="00742779" w:rsidRDefault="00742779" w:rsidP="000E54B1">
      <w:del w:id="6359" w:author="Seth Oranburg" w:date="2026-03-07T09:50:00Z" w16du:dateUtc="2026-03-07T14:50:00Z">
        <w:r w:rsidRPr="00742779">
          <w:rPr>
            <w:rFonts w:ascii="ZWAdobeF" w:hAnsi="ZWAdobeF" w:cs="ZWAdobeF"/>
            <w:sz w:val="2"/>
            <w:szCs w:val="2"/>
          </w:rPr>
          <w:delText>2715B</w:delText>
        </w:r>
        <w:r w:rsidR="0033544D" w:rsidRPr="00742779">
          <w:delText>Fourth</w:delText>
        </w:r>
      </w:del>
      <w:ins w:id="6360" w:author="Seth Oranburg" w:date="2026-03-07T09:50:00Z" w16du:dateUtc="2026-03-07T14:50:00Z">
        <w:r w:rsidR="0033544D" w:rsidRPr="00742779">
          <w:t>Fourth</w:t>
        </w:r>
      </w:ins>
      <w:r w:rsidR="0033544D" w:rsidRPr="00742779">
        <w:t>, legitimate planning can produce unjust results. Walkovszky suffered serious injuries and recovered far less than his damages. Carlton</w:t>
      </w:r>
      <w:r w:rsidR="009F60D1" w:rsidRPr="00742779">
        <w:t>’</w:t>
      </w:r>
      <w:r w:rsidR="0033544D" w:rsidRPr="00742779">
        <w:t>s structure worked precisely as intended: externalizing accident costs to victims. The majority held this result, however troubling, is what limited liability permits.</w:t>
      </w:r>
    </w:p>
    <w:p w14:paraId="4507F8A9" w14:textId="77777777" w:rsidR="0033544D" w:rsidRPr="00742779" w:rsidRDefault="00742779" w:rsidP="000E54B1">
      <w:del w:id="6361" w:author="Seth Oranburg" w:date="2026-03-07T09:50:00Z" w16du:dateUtc="2026-03-07T14:50:00Z">
        <w:r w:rsidRPr="00742779">
          <w:rPr>
            <w:rFonts w:ascii="ZWAdobeF" w:hAnsi="ZWAdobeF" w:cs="ZWAdobeF"/>
            <w:sz w:val="2"/>
            <w:szCs w:val="2"/>
          </w:rPr>
          <w:delText>2716B</w:delText>
        </w:r>
        <w:r w:rsidR="0033544D" w:rsidRPr="00742779">
          <w:delText>Fifth</w:delText>
        </w:r>
      </w:del>
      <w:ins w:id="6362" w:author="Seth Oranburg" w:date="2026-03-07T09:50:00Z" w16du:dateUtc="2026-03-07T14:50:00Z">
        <w:r w:rsidR="0033544D" w:rsidRPr="00742779">
          <w:t>Fifth</w:t>
        </w:r>
      </w:ins>
      <w:r w:rsidR="0033544D" w:rsidRPr="00742779">
        <w:t>, formalities matter. Carlton</w:t>
      </w:r>
      <w:r w:rsidR="009F60D1" w:rsidRPr="00742779">
        <w:t>’</w:t>
      </w:r>
      <w:r w:rsidR="0033544D" w:rsidRPr="00742779">
        <w:t>s corporations were real: validly formed, properly operated, separately maintained. If they had been shams—no actual operations, no separate existence—the result might differ.</w:t>
      </w:r>
    </w:p>
    <w:p w14:paraId="5DDB4DB3" w14:textId="77777777" w:rsidR="0033544D" w:rsidRPr="00742779" w:rsidRDefault="00742779" w:rsidP="000E54B1">
      <w:del w:id="6363" w:author="Seth Oranburg" w:date="2026-03-07T09:50:00Z" w16du:dateUtc="2026-03-07T14:50:00Z">
        <w:r w:rsidRPr="00742779">
          <w:rPr>
            <w:rFonts w:ascii="ZWAdobeF" w:hAnsi="ZWAdobeF" w:cs="ZWAdobeF"/>
            <w:sz w:val="2"/>
            <w:szCs w:val="2"/>
          </w:rPr>
          <w:delText>2717B</w:delText>
        </w:r>
        <w:r w:rsidR="0033544D" w:rsidRPr="00742779">
          <w:delText>Sixth</w:delText>
        </w:r>
      </w:del>
      <w:ins w:id="6364" w:author="Seth Oranburg" w:date="2026-03-07T09:50:00Z" w16du:dateUtc="2026-03-07T14:50:00Z">
        <w:r w:rsidR="0033544D" w:rsidRPr="00742779">
          <w:t>Sixth</w:t>
        </w:r>
      </w:ins>
      <w:r w:rsidR="0033544D" w:rsidRPr="00742779">
        <w:t>, the complaint</w:t>
      </w:r>
      <w:r w:rsidR="009F60D1" w:rsidRPr="00742779">
        <w:t>’</w:t>
      </w:r>
      <w:r w:rsidR="0033544D" w:rsidRPr="00742779">
        <w:t xml:space="preserve">s allegations determine the outcome. </w:t>
      </w:r>
      <w:r w:rsidR="0033544D" w:rsidRPr="00742779">
        <w:rPr>
          <w:rStyle w:val="Emphasis"/>
        </w:rPr>
        <w:t>Walkovszky</w:t>
      </w:r>
      <w:r w:rsidR="0033544D" w:rsidRPr="00742779">
        <w:t xml:space="preserve"> was decided on motion to dismiss. The court took plaintiff</w:t>
      </w:r>
      <w:r w:rsidR="009F60D1" w:rsidRPr="00742779">
        <w:t>’</w:t>
      </w:r>
      <w:r w:rsidR="0033544D" w:rsidRPr="00742779">
        <w:t>s allegations as true but found them insufficient. Better-drafted allegations (commingling, alter ego, fraud) might have survived dismissal.</w:t>
      </w:r>
    </w:p>
    <w:p w14:paraId="4140B1DB" w14:textId="77777777" w:rsidR="0033544D" w:rsidRPr="00742779" w:rsidRDefault="00742779" w:rsidP="000E54B1">
      <w:del w:id="6365" w:author="Seth Oranburg" w:date="2026-03-07T09:50:00Z" w16du:dateUtc="2026-03-07T14:50:00Z">
        <w:r w:rsidRPr="00742779">
          <w:rPr>
            <w:rFonts w:ascii="ZWAdobeF" w:hAnsi="ZWAdobeF" w:cs="ZWAdobeF"/>
            <w:sz w:val="2"/>
            <w:szCs w:val="2"/>
          </w:rPr>
          <w:delText>2718B</w:delText>
        </w:r>
        <w:r w:rsidR="0033544D" w:rsidRPr="00742779">
          <w:delText>Seventh</w:delText>
        </w:r>
      </w:del>
      <w:ins w:id="6366" w:author="Seth Oranburg" w:date="2026-03-07T09:50:00Z" w16du:dateUtc="2026-03-07T14:50:00Z">
        <w:r w:rsidR="0033544D" w:rsidRPr="00742779">
          <w:t>Seventh</w:t>
        </w:r>
      </w:ins>
      <w:r w:rsidR="0033544D" w:rsidRPr="00742779">
        <w:t>, the tort victim problem remains unsolved. Keating</w:t>
      </w:r>
      <w:r w:rsidR="009F60D1" w:rsidRPr="00742779">
        <w:t>’</w:t>
      </w:r>
      <w:r w:rsidR="0033544D" w:rsidRPr="00742779">
        <w:t>s dissent identifies a genuine problem: tort victims bear externalized costs they cannot avoid. The majority</w:t>
      </w:r>
      <w:r w:rsidR="009F60D1" w:rsidRPr="00742779">
        <w:t>’</w:t>
      </w:r>
      <w:r w:rsidR="0033544D" w:rsidRPr="00742779">
        <w:t>s response—</w:t>
      </w:r>
      <w:r w:rsidR="009F60D1" w:rsidRPr="00742779">
        <w:t>”</w:t>
      </w:r>
      <w:r w:rsidR="0033544D" w:rsidRPr="00742779">
        <w:t>legislature should fix this</w:t>
      </w:r>
      <w:r w:rsidR="009F60D1" w:rsidRPr="00742779">
        <w:t>”</w:t>
      </w:r>
      <w:r w:rsidR="0033544D" w:rsidRPr="00742779">
        <w:t>—has not produced legislative action in most jurisdictions. The problem persists.</w:t>
      </w:r>
    </w:p>
    <w:p w14:paraId="69F3F2A0" w14:textId="77777777" w:rsidR="0033544D" w:rsidRPr="00742779" w:rsidRDefault="00742779" w:rsidP="000E54B1">
      <w:del w:id="6367" w:author="Seth Oranburg" w:date="2026-03-07T09:50:00Z" w16du:dateUtc="2026-03-07T14:50:00Z">
        <w:r w:rsidRPr="00742779">
          <w:rPr>
            <w:rFonts w:ascii="ZWAdobeF" w:hAnsi="ZWAdobeF" w:cs="ZWAdobeF"/>
            <w:sz w:val="2"/>
            <w:szCs w:val="2"/>
          </w:rPr>
          <w:delText>2719B</w:delText>
        </w:r>
        <w:r w:rsidR="0033544D" w:rsidRPr="00742779">
          <w:delText>Eighth</w:delText>
        </w:r>
      </w:del>
      <w:ins w:id="6368" w:author="Seth Oranburg" w:date="2026-03-07T09:50:00Z" w16du:dateUtc="2026-03-07T14:50:00Z">
        <w:r w:rsidR="0033544D" w:rsidRPr="00742779">
          <w:t>Eighth</w:t>
        </w:r>
      </w:ins>
      <w:r w:rsidR="0033544D" w:rsidRPr="00742779">
        <w:t xml:space="preserve">, different courts could reach different outcomes. </w:t>
      </w:r>
      <w:r w:rsidR="0033544D" w:rsidRPr="00742779">
        <w:rPr>
          <w:rStyle w:val="Emphasis"/>
        </w:rPr>
        <w:t>Walkovszky</w:t>
      </w:r>
      <w:r w:rsidR="0033544D" w:rsidRPr="00742779">
        <w:t xml:space="preserve"> is New York law. Other jurisdictions might reach different results on identical facts. Delaware might pierce. California might pierce. Illinois might not. Forum selection can determine liability.</w:t>
      </w:r>
    </w:p>
    <w:p w14:paraId="4EAFDCAF" w14:textId="77777777" w:rsidR="0033544D" w:rsidRPr="00742779" w:rsidRDefault="00742779" w:rsidP="000E54B1">
      <w:del w:id="6369" w:author="Seth Oranburg" w:date="2026-03-07T09:50:00Z" w16du:dateUtc="2026-03-07T14:50:00Z">
        <w:r w:rsidRPr="00742779">
          <w:rPr>
            <w:rStyle w:val="Emphasis"/>
            <w:rFonts w:ascii="ZWAdobeF" w:hAnsi="ZWAdobeF" w:cs="ZWAdobeF"/>
            <w:i w:val="0"/>
            <w:sz w:val="2"/>
            <w:szCs w:val="2"/>
          </w:rPr>
          <w:delText>2720B</w:delText>
        </w:r>
        <w:r w:rsidR="0033544D" w:rsidRPr="00742779">
          <w:rPr>
            <w:rStyle w:val="Emphasis"/>
          </w:rPr>
          <w:delText>Walkovszky</w:delText>
        </w:r>
      </w:del>
      <w:ins w:id="6370" w:author="Seth Oranburg" w:date="2026-03-07T09:50:00Z" w16du:dateUtc="2026-03-07T14:50:00Z">
        <w:r w:rsidR="0033544D" w:rsidRPr="00742779">
          <w:rPr>
            <w:rStyle w:val="Emphasis"/>
          </w:rPr>
          <w:t>Walkovszky</w:t>
        </w:r>
      </w:ins>
      <w:r w:rsidR="0033544D" w:rsidRPr="00742779">
        <w:t xml:space="preserve"> establishes that something more than inadequate capitalization is required. But what? The opinion lists factors that might justify piercing (alter ego, commingling, fraud) without explaining how much of each is needed. Subsequent cases must define how much commingling justifies piercing, which corporate formalities are essential versus optional, when inadequate capitalization plus other factors crosses the line, and whether tort victims and contract creditors should be treated differently. These questions drive the next two cases.</w:t>
      </w:r>
    </w:p>
    <w:p w14:paraId="4BB20961" w14:textId="77777777" w:rsidR="0033544D" w:rsidRPr="00742779" w:rsidRDefault="0033544D" w:rsidP="000E54B1">
      <w:pPr>
        <w:pStyle w:val="Heading3"/>
        <w:rPr>
          <w:rFonts w:eastAsia="Times New Roman"/>
        </w:rPr>
      </w:pPr>
      <w:r w:rsidRPr="00742779">
        <w:rPr>
          <w:rFonts w:eastAsia="Times New Roman"/>
        </w:rPr>
        <w:lastRenderedPageBreak/>
        <w:t>Sea-Land Services, Inc. v. Pepper Source: The Modern Multi-Factor Framework</w:t>
      </w:r>
    </w:p>
    <w:p w14:paraId="081EA5FC" w14:textId="77777777" w:rsidR="0033544D" w:rsidRPr="00742779" w:rsidRDefault="00742779" w:rsidP="000E54B1">
      <w:pPr>
        <w:pPrChange w:id="6371" w:author="Seth Oranburg" w:date="2026-03-07T09:50:00Z" w16du:dateUtc="2026-03-07T14:50:00Z">
          <w:pPr>
            <w:pStyle w:val="NormalWeb"/>
          </w:pPr>
        </w:pPrChange>
      </w:pPr>
      <w:del w:id="6372" w:author="Seth Oranburg" w:date="2026-03-07T09:50:00Z" w16du:dateUtc="2026-03-07T14:50:00Z">
        <w:r w:rsidRPr="00742779">
          <w:rPr>
            <w:rFonts w:ascii="ZWAdobeF" w:hAnsi="ZWAdobeF" w:cs="ZWAdobeF"/>
            <w:sz w:val="2"/>
            <w:szCs w:val="2"/>
          </w:rPr>
          <w:delText>2721B</w:delText>
        </w:r>
        <w:r w:rsidR="0033544D" w:rsidRPr="00742779">
          <w:delText>If</w:delText>
        </w:r>
      </w:del>
      <w:ins w:id="6373" w:author="Seth Oranburg" w:date="2026-03-07T09:50:00Z" w16du:dateUtc="2026-03-07T14:50:00Z">
        <w:r w:rsidR="0033544D" w:rsidRPr="00742779">
          <w:t>If</w:t>
        </w:r>
      </w:ins>
      <w:r w:rsidR="0033544D" w:rsidRPr="00742779">
        <w:t xml:space="preserve"> </w:t>
      </w:r>
      <w:r w:rsidR="0033544D" w:rsidRPr="00742779">
        <w:rPr>
          <w:rStyle w:val="Emphasis"/>
        </w:rPr>
        <w:t>Walkovszky</w:t>
      </w:r>
      <w:r w:rsidR="0033544D" w:rsidRPr="00742779">
        <w:t xml:space="preserve"> represents the outer boundary of what limited liability protects, </w:t>
      </w:r>
      <w:r w:rsidR="0033544D" w:rsidRPr="00742779">
        <w:rPr>
          <w:rStyle w:val="Emphasis"/>
        </w:rPr>
        <w:t>Sea-Land Services, Inc. v. Pepper Source</w:t>
      </w:r>
      <w:r w:rsidR="0033544D" w:rsidRPr="00742779">
        <w:t xml:space="preserve"> represents the paradigm case for when courts should pierce.</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r w:rsidR="0033544D" w:rsidRPr="00742779">
        <w:t xml:space="preserve"> Chief Judge Bauer</w:t>
      </w:r>
      <w:r w:rsidR="009F60D1" w:rsidRPr="00742779">
        <w:t>’</w:t>
      </w:r>
      <w:r w:rsidR="0033544D" w:rsidRPr="00742779">
        <w:t>s opinion for the Seventh Circuit synthesizes veil-piercing factors into the framework most courts now apply. The case illustrates that when shareholders systematically disregard corporate separateness—commingling funds, ignoring formalities, treating corporate assets as personal property—courts will pierce even for contract creditors who theoretically could have protected themselves.</w:t>
      </w:r>
    </w:p>
    <w:p w14:paraId="1AD25C90" w14:textId="77777777" w:rsidR="0033544D" w:rsidRPr="00742779" w:rsidRDefault="0033544D" w:rsidP="000E54B1">
      <w:pPr>
        <w:pStyle w:val="Heading4"/>
        <w:rPr>
          <w:rFonts w:eastAsia="Times New Roman"/>
        </w:rPr>
      </w:pPr>
      <w:r w:rsidRPr="00742779">
        <w:rPr>
          <w:rFonts w:eastAsia="Times New Roman"/>
        </w:rPr>
        <w:t>The Facts</w:t>
      </w:r>
    </w:p>
    <w:p w14:paraId="1335B3A4" w14:textId="77777777" w:rsidR="0033544D" w:rsidRPr="00742779" w:rsidRDefault="00742779" w:rsidP="000E54B1">
      <w:pPr>
        <w:pPrChange w:id="6374" w:author="Seth Oranburg" w:date="2026-03-07T09:50:00Z" w16du:dateUtc="2026-03-07T14:50:00Z">
          <w:pPr>
            <w:pStyle w:val="NormalWeb"/>
          </w:pPr>
        </w:pPrChange>
      </w:pPr>
      <w:del w:id="6375" w:author="Seth Oranburg" w:date="2026-03-07T09:50:00Z" w16du:dateUtc="2026-03-07T14:50:00Z">
        <w:r w:rsidRPr="00742779">
          <w:rPr>
            <w:rFonts w:ascii="ZWAdobeF" w:hAnsi="ZWAdobeF" w:cs="ZWAdobeF"/>
            <w:sz w:val="2"/>
            <w:szCs w:val="2"/>
          </w:rPr>
          <w:delText>2722B</w:delText>
        </w:r>
        <w:r w:rsidR="0033544D" w:rsidRPr="00742779">
          <w:delText>The</w:delText>
        </w:r>
      </w:del>
      <w:ins w:id="6376" w:author="Seth Oranburg" w:date="2026-03-07T09:50:00Z" w16du:dateUtc="2026-03-07T14:50:00Z">
        <w:r w:rsidR="0033544D" w:rsidRPr="00742779">
          <w:t>The</w:t>
        </w:r>
      </w:ins>
      <w:r w:rsidR="0033544D" w:rsidRPr="00742779">
        <w:t xml:space="preserve"> Pepper Source was a corporation engaged in importing Jamaican sweet peppers.</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r w:rsidR="0033544D" w:rsidRPr="00742779">
        <w:t xml:space="preserve"> Sea-Land Services, Inc., an ocean carrier, shipped peppers on behalf of The Pepper Source and billed the company for freight charges. The Pepper Source failed to pay, accumulating $86,767.70 in unpaid shipping charges.</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0E395E51" w14:textId="77777777" w:rsidR="0033544D" w:rsidRPr="00742779" w:rsidRDefault="00742779" w:rsidP="000E54B1">
      <w:pPr>
        <w:pPrChange w:id="6377" w:author="Seth Oranburg" w:date="2026-03-07T09:50:00Z" w16du:dateUtc="2026-03-07T14:50:00Z">
          <w:pPr>
            <w:pStyle w:val="NormalWeb"/>
          </w:pPr>
        </w:pPrChange>
      </w:pPr>
      <w:del w:id="6378" w:author="Seth Oranburg" w:date="2026-03-07T09:50:00Z" w16du:dateUtc="2026-03-07T14:50:00Z">
        <w:r w:rsidRPr="00742779">
          <w:rPr>
            <w:rFonts w:ascii="ZWAdobeF" w:hAnsi="ZWAdobeF" w:cs="ZWAdobeF"/>
            <w:sz w:val="2"/>
            <w:szCs w:val="2"/>
          </w:rPr>
          <w:delText>2723B</w:delText>
        </w:r>
        <w:r w:rsidR="0033544D" w:rsidRPr="00742779">
          <w:delText>When</w:delText>
        </w:r>
      </w:del>
      <w:ins w:id="6379" w:author="Seth Oranburg" w:date="2026-03-07T09:50:00Z" w16du:dateUtc="2026-03-07T14:50:00Z">
        <w:r w:rsidR="0033544D" w:rsidRPr="00742779">
          <w:t>When</w:t>
        </w:r>
      </w:ins>
      <w:r w:rsidR="0033544D" w:rsidRPr="00742779">
        <w:t xml:space="preserve"> Sea-Land obtained a default judgment against The Pepper Source in December 1987, the corporation was nowhere to be found—it had been dissolved for failure to pay the annual state franchise tax. Worse, even before dissolution, The Pepper Source apparently had no assets. The well was dry.</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49E404B2" w14:textId="77777777" w:rsidR="0033544D" w:rsidRPr="00742779" w:rsidRDefault="00742779" w:rsidP="000E54B1">
      <w:pPr>
        <w:pPrChange w:id="6380" w:author="Seth Oranburg" w:date="2026-03-07T09:50:00Z" w16du:dateUtc="2026-03-07T14:50:00Z">
          <w:pPr>
            <w:pStyle w:val="NormalWeb"/>
          </w:pPr>
        </w:pPrChange>
      </w:pPr>
      <w:del w:id="6381" w:author="Seth Oranburg" w:date="2026-03-07T09:50:00Z" w16du:dateUtc="2026-03-07T14:50:00Z">
        <w:r w:rsidRPr="00742779">
          <w:rPr>
            <w:rFonts w:ascii="ZWAdobeF" w:hAnsi="ZWAdobeF" w:cs="ZWAdobeF"/>
            <w:sz w:val="2"/>
            <w:szCs w:val="2"/>
          </w:rPr>
          <w:delText>2724B</w:delText>
        </w:r>
        <w:r w:rsidR="0033544D" w:rsidRPr="00742779">
          <w:delText>Gerald</w:delText>
        </w:r>
      </w:del>
      <w:ins w:id="6382" w:author="Seth Oranburg" w:date="2026-03-07T09:50:00Z" w16du:dateUtc="2026-03-07T14:50:00Z">
        <w:r w:rsidR="0033544D" w:rsidRPr="00742779">
          <w:t>Gerald</w:t>
        </w:r>
      </w:ins>
      <w:r w:rsidR="0033544D" w:rsidRPr="00742779">
        <w:t xml:space="preserve"> Marchese was the man behind the corporate curtain. He was the sole shareholder of The Pepper Source, Caribe Crown, Inc., Jamar Corp., and Salescaster Distributors, Inc. He was also one of two shareholders of Tie-Net International, Inc., owning half the stock while an individual named George Andre owned the other half. Sea-Land sought to pierce The Pepper Source</w:t>
      </w:r>
      <w:r w:rsidR="009F60D1" w:rsidRPr="00742779">
        <w:t>’</w:t>
      </w:r>
      <w:r w:rsidR="0033544D" w:rsidRPr="00742779">
        <w:t xml:space="preserve">s corporate veil to hold Marchese personally liable, and then </w:t>
      </w:r>
      <w:r w:rsidR="009F60D1" w:rsidRPr="00742779">
        <w:t>“</w:t>
      </w:r>
      <w:r w:rsidR="0033544D" w:rsidRPr="00742779">
        <w:t>reverse pierce</w:t>
      </w:r>
      <w:r w:rsidR="009F60D1" w:rsidRPr="00742779">
        <w:t>”</w:t>
      </w:r>
      <w:r w:rsidR="0033544D" w:rsidRPr="00742779">
        <w:t xml:space="preserve"> Marchese</w:t>
      </w:r>
      <w:r w:rsidR="009F60D1" w:rsidRPr="00742779">
        <w:t>’</w:t>
      </w:r>
      <w:r w:rsidR="0033544D" w:rsidRPr="00742779">
        <w:t>s other corporations so they too would be liable for the $86,767.70 judgment.</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4B94EE24" w14:textId="77777777" w:rsidR="0033544D" w:rsidRPr="00742779" w:rsidRDefault="00742779" w:rsidP="000E54B1">
      <w:pPr>
        <w:pPrChange w:id="6383" w:author="Seth Oranburg" w:date="2026-03-07T09:50:00Z" w16du:dateUtc="2026-03-07T14:50:00Z">
          <w:pPr>
            <w:pStyle w:val="NormalWeb"/>
          </w:pPr>
        </w:pPrChange>
      </w:pPr>
      <w:del w:id="6384" w:author="Seth Oranburg" w:date="2026-03-07T09:50:00Z" w16du:dateUtc="2026-03-07T14:50:00Z">
        <w:r w:rsidRPr="00742779">
          <w:rPr>
            <w:rFonts w:ascii="ZWAdobeF" w:hAnsi="ZWAdobeF" w:cs="ZWAdobeF"/>
            <w:sz w:val="2"/>
            <w:szCs w:val="2"/>
          </w:rPr>
          <w:delText>2725B</w:delText>
        </w:r>
        <w:r w:rsidR="0033544D" w:rsidRPr="00742779">
          <w:delText>The</w:delText>
        </w:r>
      </w:del>
      <w:ins w:id="6385" w:author="Seth Oranburg" w:date="2026-03-07T09:50:00Z" w16du:dateUtc="2026-03-07T14:50:00Z">
        <w:r w:rsidR="0033544D" w:rsidRPr="00742779">
          <w:t>The</w:t>
        </w:r>
      </w:ins>
      <w:r w:rsidR="0033544D" w:rsidRPr="00742779">
        <w:t xml:space="preserve"> evidence of corporate disregard was overwhelming. What the court called </w:t>
      </w:r>
      <w:r w:rsidR="009F60D1" w:rsidRPr="00742779">
        <w:t>“</w:t>
      </w:r>
      <w:r w:rsidR="0033544D" w:rsidRPr="00742779">
        <w:t>the first and most striking feature</w:t>
      </w:r>
      <w:r w:rsidR="009F60D1" w:rsidRPr="00742779">
        <w:t>”</w:t>
      </w:r>
      <w:r w:rsidR="0033544D" w:rsidRPr="00742779">
        <w:t xml:space="preserve"> from examining the record was that these corporations were not operated as separate entities.</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r w:rsidR="0033544D" w:rsidRPr="00742779">
        <w:t xml:space="preserve"> Marchese commingled funds among the various corporations and with his personal accounts. He transferred funds freely between corporate accounts to cover shortfalls, without any documentation, without any corporate authorization, and without any expectation of repayment. When Marchese needed to pay his personal debts—including alimony to his ex-wife—he simply wrote checks from whichever corporate account had funds available.</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2B80ADE0" w14:textId="77777777" w:rsidR="0033544D" w:rsidRPr="00742779" w:rsidRDefault="00742779" w:rsidP="000E54B1">
      <w:pPr>
        <w:pPrChange w:id="6386" w:author="Seth Oranburg" w:date="2026-03-07T09:50:00Z" w16du:dateUtc="2026-03-07T14:50:00Z">
          <w:pPr>
            <w:pStyle w:val="NormalWeb"/>
          </w:pPr>
        </w:pPrChange>
      </w:pPr>
      <w:del w:id="6387" w:author="Seth Oranburg" w:date="2026-03-07T09:50:00Z" w16du:dateUtc="2026-03-07T14:50:00Z">
        <w:r w:rsidRPr="00742779">
          <w:rPr>
            <w:rFonts w:ascii="ZWAdobeF" w:hAnsi="ZWAdobeF" w:cs="ZWAdobeF"/>
            <w:sz w:val="2"/>
            <w:szCs w:val="2"/>
          </w:rPr>
          <w:lastRenderedPageBreak/>
          <w:delText>2726B</w:delText>
        </w:r>
        <w:r w:rsidR="0033544D" w:rsidRPr="00742779">
          <w:delText>The</w:delText>
        </w:r>
      </w:del>
      <w:ins w:id="6388" w:author="Seth Oranburg" w:date="2026-03-07T09:50:00Z" w16du:dateUtc="2026-03-07T14:50:00Z">
        <w:r w:rsidR="0033544D" w:rsidRPr="00742779">
          <w:t>The</w:t>
        </w:r>
      </w:ins>
      <w:r w:rsidR="0033544D" w:rsidRPr="00742779">
        <w:t xml:space="preserve"> Pepper Source maintained no corporate records. There were no minutes of meetings, no resolutions, no documentation of any corporate decisions. When the corporation was formed, Marchese was the sole shareholder, director, and officer. He made all decisions unilaterally. The corporation existed on paper but not in practice.</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029B3934" w14:textId="77777777" w:rsidR="0033544D" w:rsidRPr="00742779" w:rsidRDefault="00742779" w:rsidP="000E54B1">
      <w:pPr>
        <w:pPrChange w:id="6389" w:author="Seth Oranburg" w:date="2026-03-07T09:50:00Z" w16du:dateUtc="2026-03-07T14:50:00Z">
          <w:pPr>
            <w:pStyle w:val="NormalWeb"/>
          </w:pPr>
        </w:pPrChange>
      </w:pPr>
      <w:del w:id="6390" w:author="Seth Oranburg" w:date="2026-03-07T09:50:00Z" w16du:dateUtc="2026-03-07T14:50:00Z">
        <w:r w:rsidRPr="00742779">
          <w:rPr>
            <w:rFonts w:ascii="ZWAdobeF" w:hAnsi="ZWAdobeF" w:cs="ZWAdobeF"/>
            <w:sz w:val="2"/>
            <w:szCs w:val="2"/>
          </w:rPr>
          <w:delText>2727B</w:delText>
        </w:r>
        <w:r w:rsidR="0033544D" w:rsidRPr="00742779">
          <w:delText>The</w:delText>
        </w:r>
      </w:del>
      <w:ins w:id="6391" w:author="Seth Oranburg" w:date="2026-03-07T09:50:00Z" w16du:dateUtc="2026-03-07T14:50:00Z">
        <w:r w:rsidR="0033544D" w:rsidRPr="00742779">
          <w:t>The</w:t>
        </w:r>
      </w:ins>
      <w:r w:rsidR="0033544D" w:rsidRPr="00742779">
        <w:t xml:space="preserve"> corporations shared office space, phone lines, and employees. An employee might work for multiple Marchese corporations simultaneously without any clear delineation of which corporation employed her for which tasks. Corporate letterhead was used interchangeably. Business cards identified individuals by name but not corporate affiliation.</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17EE36AA" w14:textId="77777777" w:rsidR="0033544D" w:rsidRPr="00742779" w:rsidRDefault="00742779" w:rsidP="000E54B1">
      <w:pPr>
        <w:pPrChange w:id="6392" w:author="Seth Oranburg" w:date="2026-03-07T09:50:00Z" w16du:dateUtc="2026-03-07T14:50:00Z">
          <w:pPr>
            <w:pStyle w:val="NormalWeb"/>
          </w:pPr>
        </w:pPrChange>
      </w:pPr>
      <w:del w:id="6393" w:author="Seth Oranburg" w:date="2026-03-07T09:50:00Z" w16du:dateUtc="2026-03-07T14:50:00Z">
        <w:r w:rsidRPr="00742779">
          <w:rPr>
            <w:rFonts w:ascii="ZWAdobeF" w:hAnsi="ZWAdobeF" w:cs="ZWAdobeF"/>
            <w:sz w:val="2"/>
            <w:szCs w:val="2"/>
          </w:rPr>
          <w:delText>2728B</w:delText>
        </w:r>
        <w:r w:rsidR="0033544D" w:rsidRPr="00742779">
          <w:delText>Perhaps</w:delText>
        </w:r>
      </w:del>
      <w:ins w:id="6394" w:author="Seth Oranburg" w:date="2026-03-07T09:50:00Z" w16du:dateUtc="2026-03-07T14:50:00Z">
        <w:r w:rsidR="0033544D" w:rsidRPr="00742779">
          <w:t>Perhaps</w:t>
        </w:r>
      </w:ins>
      <w:r w:rsidR="0033544D" w:rsidRPr="00742779">
        <w:t xml:space="preserve"> most damning, Marchese used corporate funds to manufacture jam—a business entirely unrelated to importing peppers. When Caribe Crown ran short of funds, Marchese simply transferred money from The Pepper Source. When The Pepper Source needed operating capital, Marchese pulled funds from Salescaster. The corporations were Marchese</w:t>
      </w:r>
      <w:r w:rsidR="009F60D1" w:rsidRPr="00742779">
        <w:t>’</w:t>
      </w:r>
      <w:r w:rsidR="0033544D" w:rsidRPr="00742779">
        <w:t>s personal piggy bank.</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28B3E922" w14:textId="77777777" w:rsidR="0033544D" w:rsidRPr="00742779" w:rsidRDefault="0033544D" w:rsidP="000E54B1">
      <w:pPr>
        <w:pStyle w:val="Heading4"/>
        <w:rPr>
          <w:rFonts w:eastAsia="Times New Roman"/>
        </w:rPr>
      </w:pPr>
      <w:r w:rsidRPr="00742779">
        <w:rPr>
          <w:rFonts w:eastAsia="Times New Roman"/>
        </w:rPr>
        <w:t>The Holdings</w:t>
      </w:r>
    </w:p>
    <w:p w14:paraId="190391E0" w14:textId="77777777" w:rsidR="0033544D" w:rsidRPr="00742779" w:rsidRDefault="00742779" w:rsidP="000E54B1">
      <w:pPr>
        <w:pPrChange w:id="6395" w:author="Seth Oranburg" w:date="2026-03-07T09:50:00Z" w16du:dateUtc="2026-03-07T14:50:00Z">
          <w:pPr>
            <w:pStyle w:val="NormalWeb"/>
          </w:pPr>
        </w:pPrChange>
      </w:pPr>
      <w:del w:id="6396" w:author="Seth Oranburg" w:date="2026-03-07T09:50:00Z" w16du:dateUtc="2026-03-07T14:50:00Z">
        <w:r w:rsidRPr="00742779">
          <w:rPr>
            <w:rFonts w:ascii="ZWAdobeF" w:hAnsi="ZWAdobeF" w:cs="ZWAdobeF"/>
            <w:sz w:val="2"/>
            <w:szCs w:val="2"/>
          </w:rPr>
          <w:delText>2729B</w:delText>
        </w:r>
        <w:r w:rsidR="0033544D" w:rsidRPr="00742779">
          <w:delText>The</w:delText>
        </w:r>
      </w:del>
      <w:ins w:id="6397" w:author="Seth Oranburg" w:date="2026-03-07T09:50:00Z" w16du:dateUtc="2026-03-07T14:50:00Z">
        <w:r w:rsidR="0033544D" w:rsidRPr="00742779">
          <w:t>The</w:t>
        </w:r>
      </w:ins>
      <w:r w:rsidR="0033544D" w:rsidRPr="00742779">
        <w:t xml:space="preserve"> Seventh Circuit had no difficulty piercing. Writing for the court, Chief Judge Bauer articulated the two-part Illinois test: unity of interest and ownership such that separate personalities no longer exist, plus circumstances where adherence to corporate separateness would sanction fraud or promote injustice.</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38FFEDA8" w14:textId="77777777" w:rsidR="0033544D" w:rsidRPr="00742779" w:rsidRDefault="00742779" w:rsidP="000E54B1">
      <w:pPr>
        <w:pPrChange w:id="6398" w:author="Seth Oranburg" w:date="2026-03-07T09:50:00Z" w16du:dateUtc="2026-03-07T14:50:00Z">
          <w:pPr>
            <w:pStyle w:val="NormalWeb"/>
          </w:pPr>
        </w:pPrChange>
      </w:pPr>
      <w:del w:id="6399" w:author="Seth Oranburg" w:date="2026-03-07T09:50:00Z" w16du:dateUtc="2026-03-07T14:50:00Z">
        <w:r w:rsidRPr="00742779">
          <w:rPr>
            <w:rStyle w:val="Strong"/>
            <w:rFonts w:ascii="ZWAdobeF" w:hAnsi="ZWAdobeF" w:cs="ZWAdobeF"/>
            <w:b w:val="0"/>
            <w:sz w:val="2"/>
            <w:szCs w:val="2"/>
          </w:rPr>
          <w:delText>2730B</w:delText>
        </w:r>
        <w:r w:rsidR="0033544D" w:rsidRPr="00742779">
          <w:rPr>
            <w:rStyle w:val="Strong"/>
          </w:rPr>
          <w:delText>Unity</w:delText>
        </w:r>
      </w:del>
      <w:ins w:id="6400" w:author="Seth Oranburg" w:date="2026-03-07T09:50:00Z" w16du:dateUtc="2026-03-07T14:50:00Z">
        <w:r w:rsidR="0033544D" w:rsidRPr="00742779">
          <w:rPr>
            <w:rStyle w:val="Strong"/>
          </w:rPr>
          <w:t>Unity</w:t>
        </w:r>
      </w:ins>
      <w:r w:rsidR="0033544D" w:rsidRPr="00742779">
        <w:rPr>
          <w:rStyle w:val="Strong"/>
        </w:rPr>
        <w:t xml:space="preserve"> of Interest.</w:t>
      </w:r>
      <w:r w:rsidR="0033544D" w:rsidRPr="00742779">
        <w:t xml:space="preserve"> The court listed eleven factors courts examine when determining unity of interest: (1) failure to maintain adequate corporate records or to comply with corporate formalities; (2) commingling of funds or assets; (3) undercapitalization; (4) one corporation treating the assets of another corporation as its own; (5) directors, officers, or shareholders of one corporation acting in their individual capacities rather than in a representative capacity; (6) absence of corporate records; (7) the corporation was a mere shell or conduit for individual affairs; (8) the corporation was insolvent at the time of the transaction in question; (9) diversion of corporate assets to individual use; (10) failure to maintain arm</w:t>
      </w:r>
      <w:r w:rsidR="009F60D1" w:rsidRPr="00742779">
        <w:t>’</w:t>
      </w:r>
      <w:r w:rsidR="0033544D" w:rsidRPr="00742779">
        <w:t>s length relationships in dealings between the individual and corporation; and (11) whether the corporation was used to promote fraud or illegality.</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4D4D111C" w14:textId="77777777" w:rsidR="0033544D" w:rsidRPr="00742779" w:rsidRDefault="00742779" w:rsidP="000E54B1">
      <w:pPr>
        <w:pPrChange w:id="6401" w:author="Seth Oranburg" w:date="2026-03-07T09:50:00Z" w16du:dateUtc="2026-03-07T14:50:00Z">
          <w:pPr>
            <w:pStyle w:val="NormalWeb"/>
          </w:pPr>
        </w:pPrChange>
      </w:pPr>
      <w:del w:id="6402" w:author="Seth Oranburg" w:date="2026-03-07T09:50:00Z" w16du:dateUtc="2026-03-07T14:50:00Z">
        <w:r w:rsidRPr="00742779">
          <w:rPr>
            <w:rFonts w:ascii="ZWAdobeF" w:hAnsi="ZWAdobeF" w:cs="ZWAdobeF"/>
            <w:sz w:val="2"/>
            <w:szCs w:val="2"/>
          </w:rPr>
          <w:delText>2731B</w:delText>
        </w:r>
        <w:r w:rsidR="0033544D" w:rsidRPr="00742779">
          <w:delText>The</w:delText>
        </w:r>
      </w:del>
      <w:ins w:id="6403" w:author="Seth Oranburg" w:date="2026-03-07T09:50:00Z" w16du:dateUtc="2026-03-07T14:50:00Z">
        <w:r w:rsidR="0033544D" w:rsidRPr="00742779">
          <w:t>The</w:t>
        </w:r>
      </w:ins>
      <w:r w:rsidR="0033544D" w:rsidRPr="00742779">
        <w:t xml:space="preserve"> court found nearly every factor present. Marchese failed to maintain records. He commingled funds systematically. He treated corporate assets as his own. The corporations served as shells for his personal business activities. He diverted corporate assets to pay personal debts. No arm</w:t>
      </w:r>
      <w:r w:rsidR="009F60D1" w:rsidRPr="00742779">
        <w:t>’</w:t>
      </w:r>
      <w:r w:rsidR="0033544D" w:rsidRPr="00742779">
        <w:t xml:space="preserve">s length </w:t>
      </w:r>
      <w:r w:rsidR="0033544D" w:rsidRPr="00742779">
        <w:lastRenderedPageBreak/>
        <w:t>dealing existed because Marchese was effectively both sides of every transaction. Unity of interest was undeniable.</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2096392A" w14:textId="77777777" w:rsidR="0033544D" w:rsidRPr="00742779" w:rsidRDefault="00742779" w:rsidP="000E54B1">
      <w:pPr>
        <w:pPrChange w:id="6404" w:author="Seth Oranburg" w:date="2026-03-07T09:50:00Z" w16du:dateUtc="2026-03-07T14:50:00Z">
          <w:pPr>
            <w:pStyle w:val="NormalWeb"/>
          </w:pPr>
        </w:pPrChange>
      </w:pPr>
      <w:del w:id="6405" w:author="Seth Oranburg" w:date="2026-03-07T09:50:00Z" w16du:dateUtc="2026-03-07T14:50:00Z">
        <w:r w:rsidRPr="00742779">
          <w:rPr>
            <w:rStyle w:val="Strong"/>
            <w:rFonts w:ascii="ZWAdobeF" w:hAnsi="ZWAdobeF" w:cs="ZWAdobeF"/>
            <w:b w:val="0"/>
            <w:sz w:val="2"/>
            <w:szCs w:val="2"/>
          </w:rPr>
          <w:delText>2732B</w:delText>
        </w:r>
        <w:r w:rsidR="0033544D" w:rsidRPr="00742779">
          <w:rPr>
            <w:rStyle w:val="Strong"/>
          </w:rPr>
          <w:delText>Fraud</w:delText>
        </w:r>
      </w:del>
      <w:ins w:id="6406" w:author="Seth Oranburg" w:date="2026-03-07T09:50:00Z" w16du:dateUtc="2026-03-07T14:50:00Z">
        <w:r w:rsidR="0033544D" w:rsidRPr="00742779">
          <w:rPr>
            <w:rStyle w:val="Strong"/>
          </w:rPr>
          <w:t>Fraud</w:t>
        </w:r>
      </w:ins>
      <w:r w:rsidR="0033544D" w:rsidRPr="00742779">
        <w:rPr>
          <w:rStyle w:val="Strong"/>
        </w:rPr>
        <w:t xml:space="preserve"> or Injustice.</w:t>
      </w:r>
      <w:r w:rsidR="0033544D" w:rsidRPr="00742779">
        <w:t xml:space="preserve"> The second prong proved equally straightforward. Sea-Land extended credit to The Pepper Source believing it was dealing with an operating business entity. Sea-Land had no reason to know that The Pepper Source was merely one label among several that Marchese applied to his personal business activities. When The Pepper Source could not pay, its assets had already been transferred to Marchese personally or to his other corporations. Respecting the corporate form in these circumstances would sanction precisely the kind of manipulation corporate law should prevent.</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3E1BB981" w14:textId="77777777" w:rsidR="0033544D" w:rsidRPr="00742779" w:rsidRDefault="00742779" w:rsidP="000E54B1">
      <w:pPr>
        <w:pPrChange w:id="6407" w:author="Seth Oranburg" w:date="2026-03-07T09:50:00Z" w16du:dateUtc="2026-03-07T14:50:00Z">
          <w:pPr>
            <w:pStyle w:val="NormalWeb"/>
          </w:pPr>
        </w:pPrChange>
      </w:pPr>
      <w:del w:id="6408" w:author="Seth Oranburg" w:date="2026-03-07T09:50:00Z" w16du:dateUtc="2026-03-07T14:50:00Z">
        <w:r w:rsidRPr="00742779">
          <w:rPr>
            <w:rFonts w:ascii="ZWAdobeF" w:hAnsi="ZWAdobeF" w:cs="ZWAdobeF"/>
            <w:sz w:val="2"/>
            <w:szCs w:val="2"/>
          </w:rPr>
          <w:delText>2733B</w:delText>
        </w:r>
        <w:r w:rsidR="0033544D" w:rsidRPr="00742779">
          <w:delText>The</w:delText>
        </w:r>
      </w:del>
      <w:ins w:id="6409" w:author="Seth Oranburg" w:date="2026-03-07T09:50:00Z" w16du:dateUtc="2026-03-07T14:50:00Z">
        <w:r w:rsidR="0033544D" w:rsidRPr="00742779">
          <w:t>The</w:t>
        </w:r>
      </w:ins>
      <w:r w:rsidR="0033544D" w:rsidRPr="00742779">
        <w:t xml:space="preserve"> court pierced both vertically (to reach Marchese individually) and horizontally (to reach his other corporations). All of Marchese</w:t>
      </w:r>
      <w:r w:rsidR="009F60D1" w:rsidRPr="00742779">
        <w:t>’</w:t>
      </w:r>
      <w:r w:rsidR="0033544D" w:rsidRPr="00742779">
        <w:t>s corporations were alter egos of each other and of Marchese himself. They shared unity of interest, conducted business interchangeably, and would be unjustly enriched if allowed to retain assets while The Pepper Source</w:t>
      </w:r>
      <w:r w:rsidR="009F60D1" w:rsidRPr="00742779">
        <w:t>’</w:t>
      </w:r>
      <w:r w:rsidR="0033544D" w:rsidRPr="00742779">
        <w:t>s creditors went unpaid.</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p>
    <w:p w14:paraId="48A85B03" w14:textId="77777777" w:rsidR="0033544D" w:rsidRPr="00742779" w:rsidRDefault="0033544D" w:rsidP="000E54B1">
      <w:pPr>
        <w:pStyle w:val="Heading4"/>
        <w:rPr>
          <w:rFonts w:eastAsia="Times New Roman"/>
        </w:rPr>
      </w:pPr>
      <w:r w:rsidRPr="00742779">
        <w:rPr>
          <w:rFonts w:eastAsia="Times New Roman"/>
        </w:rPr>
        <w:t>What Sea-Land Teaches</w:t>
      </w:r>
    </w:p>
    <w:p w14:paraId="7DB85110" w14:textId="77777777" w:rsidR="0033544D" w:rsidRPr="00742779" w:rsidRDefault="00742779" w:rsidP="000E54B1">
      <w:del w:id="6410" w:author="Seth Oranburg" w:date="2026-03-07T09:50:00Z" w16du:dateUtc="2026-03-07T14:50:00Z">
        <w:r w:rsidRPr="00742779">
          <w:rPr>
            <w:rStyle w:val="Emphasis"/>
            <w:rFonts w:ascii="ZWAdobeF" w:hAnsi="ZWAdobeF" w:cs="ZWAdobeF"/>
            <w:i w:val="0"/>
            <w:sz w:val="2"/>
            <w:szCs w:val="2"/>
          </w:rPr>
          <w:delText>2734B</w:delText>
        </w:r>
        <w:r w:rsidR="0033544D" w:rsidRPr="00742779">
          <w:rPr>
            <w:rStyle w:val="Emphasis"/>
          </w:rPr>
          <w:delText>Sea</w:delText>
        </w:r>
      </w:del>
      <w:ins w:id="6411" w:author="Seth Oranburg" w:date="2026-03-07T09:50:00Z" w16du:dateUtc="2026-03-07T14:50:00Z">
        <w:r w:rsidR="0033544D" w:rsidRPr="00742779">
          <w:rPr>
            <w:rStyle w:val="Emphasis"/>
          </w:rPr>
          <w:t>Sea</w:t>
        </w:r>
      </w:ins>
      <w:r w:rsidR="0033544D" w:rsidRPr="00742779">
        <w:rPr>
          <w:rStyle w:val="Emphasis"/>
        </w:rPr>
        <w:t>-Land</w:t>
      </w:r>
      <w:r w:rsidR="0033544D" w:rsidRPr="00742779">
        <w:t xml:space="preserve"> represents the paradigm piercing case. When shareholders systematically disregard entity separateness, courts pierce. Several principles emerge.</w:t>
      </w:r>
    </w:p>
    <w:p w14:paraId="230ABDE3" w14:textId="77777777" w:rsidR="0033544D" w:rsidRPr="00742779" w:rsidRDefault="00742779" w:rsidP="000E54B1">
      <w:del w:id="6412" w:author="Seth Oranburg" w:date="2026-03-07T09:50:00Z" w16du:dateUtc="2026-03-07T14:50:00Z">
        <w:r w:rsidRPr="00742779">
          <w:rPr>
            <w:rFonts w:ascii="ZWAdobeF" w:hAnsi="ZWAdobeF" w:cs="ZWAdobeF"/>
            <w:sz w:val="2"/>
            <w:szCs w:val="2"/>
          </w:rPr>
          <w:delText>2735B</w:delText>
        </w:r>
        <w:r w:rsidR="0033544D" w:rsidRPr="00742779">
          <w:delText>First</w:delText>
        </w:r>
      </w:del>
      <w:ins w:id="6413" w:author="Seth Oranburg" w:date="2026-03-07T09:50:00Z" w16du:dateUtc="2026-03-07T14:50:00Z">
        <w:r w:rsidR="0033544D" w:rsidRPr="00742779">
          <w:t>First</w:t>
        </w:r>
      </w:ins>
      <w:r w:rsidR="0033544D" w:rsidRPr="00742779">
        <w:t>, commingling is powerful evidence of failed separateness. Marchese did not occasionally mix personal and corporate funds; he operated a unified pool of assets with corporate labels attached arbitrarily. This pattern strongly predicts piercing.</w:t>
      </w:r>
    </w:p>
    <w:p w14:paraId="6E2376AB" w14:textId="77777777" w:rsidR="0033544D" w:rsidRPr="00742779" w:rsidRDefault="00742779" w:rsidP="000E54B1">
      <w:del w:id="6414" w:author="Seth Oranburg" w:date="2026-03-07T09:50:00Z" w16du:dateUtc="2026-03-07T14:50:00Z">
        <w:r w:rsidRPr="00742779">
          <w:rPr>
            <w:rFonts w:ascii="ZWAdobeF" w:hAnsi="ZWAdobeF" w:cs="ZWAdobeF"/>
            <w:sz w:val="2"/>
            <w:szCs w:val="2"/>
          </w:rPr>
          <w:delText>2736B</w:delText>
        </w:r>
        <w:r w:rsidR="0033544D" w:rsidRPr="00742779">
          <w:delText>Second</w:delText>
        </w:r>
      </w:del>
      <w:ins w:id="6415" w:author="Seth Oranburg" w:date="2026-03-07T09:50:00Z" w16du:dateUtc="2026-03-07T14:50:00Z">
        <w:r w:rsidR="0033544D" w:rsidRPr="00742779">
          <w:t>Second</w:t>
        </w:r>
      </w:ins>
      <w:r w:rsidR="0033544D" w:rsidRPr="00742779">
        <w:t>, complete absence of formalities matters when combined with substantive disregard. Marchese did not merely skip annual meetings; he maintained no records whatsoever. The corporation existed only as a name on checks and invoices.</w:t>
      </w:r>
    </w:p>
    <w:p w14:paraId="618C69B7" w14:textId="77777777" w:rsidR="0033544D" w:rsidRPr="00742779" w:rsidRDefault="00742779" w:rsidP="000E54B1">
      <w:del w:id="6416" w:author="Seth Oranburg" w:date="2026-03-07T09:50:00Z" w16du:dateUtc="2026-03-07T14:50:00Z">
        <w:r w:rsidRPr="00742779">
          <w:rPr>
            <w:rFonts w:ascii="ZWAdobeF" w:hAnsi="ZWAdobeF" w:cs="ZWAdobeF"/>
            <w:sz w:val="2"/>
            <w:szCs w:val="2"/>
          </w:rPr>
          <w:delText>2737B</w:delText>
        </w:r>
        <w:r w:rsidR="0033544D" w:rsidRPr="00742779">
          <w:delText>Third</w:delText>
        </w:r>
      </w:del>
      <w:ins w:id="6417" w:author="Seth Oranburg" w:date="2026-03-07T09:50:00Z" w16du:dateUtc="2026-03-07T14:50:00Z">
        <w:r w:rsidR="0033544D" w:rsidRPr="00742779">
          <w:t>Third</w:t>
        </w:r>
      </w:ins>
      <w:r w:rsidR="0033544D" w:rsidRPr="00742779">
        <w:t>, diversion of assets to personal use demonstrates that the shareholder treats the corporation as personal property. Using corporate funds to pay personal alimony is emblematic conduct.</w:t>
      </w:r>
    </w:p>
    <w:p w14:paraId="62C08B63" w14:textId="77777777" w:rsidR="0033544D" w:rsidRPr="00742779" w:rsidRDefault="00742779" w:rsidP="000E54B1">
      <w:del w:id="6418" w:author="Seth Oranburg" w:date="2026-03-07T09:50:00Z" w16du:dateUtc="2026-03-07T14:50:00Z">
        <w:r w:rsidRPr="00742779">
          <w:rPr>
            <w:rFonts w:ascii="ZWAdobeF" w:hAnsi="ZWAdobeF" w:cs="ZWAdobeF"/>
            <w:sz w:val="2"/>
            <w:szCs w:val="2"/>
          </w:rPr>
          <w:delText>2738B</w:delText>
        </w:r>
        <w:r w:rsidR="0033544D" w:rsidRPr="00742779">
          <w:delText>Fourth</w:delText>
        </w:r>
      </w:del>
      <w:ins w:id="6419" w:author="Seth Oranburg" w:date="2026-03-07T09:50:00Z" w16du:dateUtc="2026-03-07T14:50:00Z">
        <w:r w:rsidR="0033544D" w:rsidRPr="00742779">
          <w:t>Fourth</w:t>
        </w:r>
      </w:ins>
      <w:r w:rsidR="0033544D" w:rsidRPr="00742779">
        <w:t>, the multi-corporation context requires careful analysis. When a shareholder operates multiple corporations and treats them interchangeably, courts may pierce all of them simultaneously. The corporations rise and fall together.</w:t>
      </w:r>
    </w:p>
    <w:p w14:paraId="0FB0431D" w14:textId="77777777" w:rsidR="0033544D" w:rsidRPr="00742779" w:rsidRDefault="00742779" w:rsidP="000E54B1">
      <w:del w:id="6420" w:author="Seth Oranburg" w:date="2026-03-07T09:50:00Z" w16du:dateUtc="2026-03-07T14:50:00Z">
        <w:r w:rsidRPr="00742779">
          <w:rPr>
            <w:rFonts w:ascii="ZWAdobeF" w:hAnsi="ZWAdobeF" w:cs="ZWAdobeF"/>
            <w:sz w:val="2"/>
            <w:szCs w:val="2"/>
          </w:rPr>
          <w:delText>2739B</w:delText>
        </w:r>
        <w:r w:rsidR="0033544D" w:rsidRPr="00742779">
          <w:delText>Fifth</w:delText>
        </w:r>
      </w:del>
      <w:ins w:id="6421" w:author="Seth Oranburg" w:date="2026-03-07T09:50:00Z" w16du:dateUtc="2026-03-07T14:50:00Z">
        <w:r w:rsidR="0033544D" w:rsidRPr="00742779">
          <w:t>Fifth</w:t>
        </w:r>
      </w:ins>
      <w:r w:rsidR="0033544D" w:rsidRPr="00742779">
        <w:t xml:space="preserve">, contract creditors can pierce when they have been misled about the nature of the entity they were dealing with. Sea-Land thought it was contracting with an operating business. It was actually extending credit to </w:t>
      </w:r>
      <w:r w:rsidR="0033544D" w:rsidRPr="00742779">
        <w:lastRenderedPageBreak/>
        <w:t>Marchese personally under a corporate name. This misrepresentation satisfies the injustice prong.</w:t>
      </w:r>
    </w:p>
    <w:p w14:paraId="780B6375" w14:textId="77777777" w:rsidR="0033544D" w:rsidRPr="00742779" w:rsidRDefault="00742779" w:rsidP="000E54B1">
      <w:del w:id="6422" w:author="Seth Oranburg" w:date="2026-03-07T09:50:00Z" w16du:dateUtc="2026-03-07T14:50:00Z">
        <w:r w:rsidRPr="00742779">
          <w:rPr>
            <w:rFonts w:ascii="ZWAdobeF" w:hAnsi="ZWAdobeF" w:cs="ZWAdobeF"/>
            <w:sz w:val="2"/>
            <w:szCs w:val="2"/>
          </w:rPr>
          <w:delText>2740B</w:delText>
        </w:r>
        <w:r w:rsidR="0033544D" w:rsidRPr="00742779">
          <w:delText>Sixth</w:delText>
        </w:r>
      </w:del>
      <w:ins w:id="6423" w:author="Seth Oranburg" w:date="2026-03-07T09:50:00Z" w16du:dateUtc="2026-03-07T14:50:00Z">
        <w:r w:rsidR="0033544D" w:rsidRPr="00742779">
          <w:t>Sixth</w:t>
        </w:r>
      </w:ins>
      <w:r w:rsidR="0033544D" w:rsidRPr="00742779">
        <w:t>, no single factor is dispositive, but some combinations are overwhelming. Commingling plus absence of records plus diversion of assets plus use of corporations interchangeably equals piercing.</w:t>
      </w:r>
    </w:p>
    <w:p w14:paraId="67F37AFC" w14:textId="77777777" w:rsidR="0033544D" w:rsidRPr="00742779" w:rsidRDefault="00742779" w:rsidP="000E54B1">
      <w:del w:id="6424" w:author="Seth Oranburg" w:date="2026-03-07T09:50:00Z" w16du:dateUtc="2026-03-07T14:50:00Z">
        <w:r w:rsidRPr="00742779">
          <w:rPr>
            <w:rFonts w:ascii="ZWAdobeF" w:hAnsi="ZWAdobeF" w:cs="ZWAdobeF"/>
            <w:sz w:val="2"/>
            <w:szCs w:val="2"/>
          </w:rPr>
          <w:delText>2741B</w:delText>
        </w:r>
        <w:r w:rsidR="0033544D" w:rsidRPr="00742779">
          <w:delText>Seventh</w:delText>
        </w:r>
      </w:del>
      <w:ins w:id="6425" w:author="Seth Oranburg" w:date="2026-03-07T09:50:00Z" w16du:dateUtc="2026-03-07T14:50:00Z">
        <w:r w:rsidR="0033544D" w:rsidRPr="00742779">
          <w:t>Seventh</w:t>
        </w:r>
      </w:ins>
      <w:r w:rsidR="0033544D" w:rsidRPr="00742779">
        <w:t>, courts articulate multi-factor tests but apply them holistically. Judge Bauer listed eleven factors not as a checklist but as a framework for analysis. The question is whether the totality demonstrates that the corporation is the shareholder</w:t>
      </w:r>
      <w:r w:rsidR="009F60D1" w:rsidRPr="00742779">
        <w:t>’</w:t>
      </w:r>
      <w:r w:rsidR="0033544D" w:rsidRPr="00742779">
        <w:t>s alter ego.</w:t>
      </w:r>
    </w:p>
    <w:p w14:paraId="02C1FC94" w14:textId="77777777" w:rsidR="0033544D" w:rsidRPr="00742779" w:rsidRDefault="0033544D" w:rsidP="000E54B1">
      <w:pPr>
        <w:pStyle w:val="Heading3"/>
        <w:rPr>
          <w:rFonts w:eastAsia="Times New Roman"/>
        </w:rPr>
      </w:pPr>
      <w:r w:rsidRPr="00742779">
        <w:rPr>
          <w:rFonts w:eastAsia="Times New Roman"/>
        </w:rPr>
        <w:t>Kinney Shoe Corp. v. Polan: The Inadequately Capitalized Shell</w:t>
      </w:r>
    </w:p>
    <w:p w14:paraId="670363E0" w14:textId="77777777" w:rsidR="0033544D" w:rsidRPr="00742779" w:rsidRDefault="00742779" w:rsidP="000E54B1">
      <w:pPr>
        <w:pPrChange w:id="6426" w:author="Seth Oranburg" w:date="2026-03-07T09:50:00Z" w16du:dateUtc="2026-03-07T14:50:00Z">
          <w:pPr>
            <w:pStyle w:val="NormalWeb"/>
          </w:pPr>
        </w:pPrChange>
      </w:pPr>
      <w:del w:id="6427" w:author="Seth Oranburg" w:date="2026-03-07T09:50:00Z" w16du:dateUtc="2026-03-07T14:50:00Z">
        <w:r w:rsidRPr="00742779">
          <w:rPr>
            <w:rStyle w:val="Emphasis"/>
            <w:rFonts w:ascii="ZWAdobeF" w:hAnsi="ZWAdobeF" w:cs="ZWAdobeF"/>
            <w:i w:val="0"/>
            <w:sz w:val="2"/>
            <w:szCs w:val="2"/>
          </w:rPr>
          <w:delText>2742B</w:delText>
        </w:r>
        <w:r w:rsidR="0033544D" w:rsidRPr="00742779">
          <w:rPr>
            <w:rStyle w:val="Emphasis"/>
          </w:rPr>
          <w:delText>Kinney</w:delText>
        </w:r>
      </w:del>
      <w:ins w:id="6428" w:author="Seth Oranburg" w:date="2026-03-07T09:50:00Z" w16du:dateUtc="2026-03-07T14:50:00Z">
        <w:r w:rsidR="0033544D" w:rsidRPr="00742779">
          <w:rPr>
            <w:rStyle w:val="Emphasis"/>
          </w:rPr>
          <w:t>Kinney</w:t>
        </w:r>
      </w:ins>
      <w:r w:rsidR="0033544D" w:rsidRPr="00742779">
        <w:rPr>
          <w:rStyle w:val="Emphasis"/>
        </w:rPr>
        <w:t xml:space="preserve"> Shoe Corp. v. Polan</w:t>
      </w:r>
      <w:r w:rsidR="0033544D" w:rsidRPr="00742779">
        <w:t xml:space="preserve"> presents a cleaner fact pattern than </w:t>
      </w:r>
      <w:r w:rsidR="0033544D" w:rsidRPr="00742779">
        <w:rPr>
          <w:rStyle w:val="Emphasis"/>
        </w:rPr>
        <w:t>Sea-Land</w:t>
      </w:r>
      <w:r w:rsidR="0033544D" w:rsidRPr="00742779">
        <w:t>—no commingling, no multiple corporations, no diversion of assets to personal use—but reaches the same outcome because the corporation was grossly undercapitalized and operated as a transparent shell.</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r w:rsidR="0033544D" w:rsidRPr="00742779">
        <w:t xml:space="preserve"> The Fourth Circuit</w:t>
      </w:r>
      <w:r w:rsidR="009F60D1" w:rsidRPr="00742779">
        <w:t>’</w:t>
      </w:r>
      <w:r w:rsidR="0033544D" w:rsidRPr="00742779">
        <w:t xml:space="preserve">s decision illustrates that undercapitalization, though insufficient alone under </w:t>
      </w:r>
      <w:r w:rsidR="0033544D" w:rsidRPr="00742779">
        <w:rPr>
          <w:rStyle w:val="Emphasis"/>
        </w:rPr>
        <w:t>Walkovszky</w:t>
      </w:r>
      <w:r w:rsidR="0033544D" w:rsidRPr="00742779">
        <w:t>, becomes decisive when combined with other factors showing the corporation lacks substance.</w:t>
      </w:r>
    </w:p>
    <w:p w14:paraId="081B655E" w14:textId="77777777" w:rsidR="0033544D" w:rsidRPr="00742779" w:rsidRDefault="0033544D" w:rsidP="000E54B1">
      <w:pPr>
        <w:pStyle w:val="Heading4"/>
        <w:rPr>
          <w:rFonts w:eastAsia="Times New Roman"/>
        </w:rPr>
      </w:pPr>
      <w:r w:rsidRPr="00742779">
        <w:rPr>
          <w:rFonts w:eastAsia="Times New Roman"/>
        </w:rPr>
        <w:t>The Facts</w:t>
      </w:r>
    </w:p>
    <w:p w14:paraId="1E0C7B3A" w14:textId="77777777" w:rsidR="0033544D" w:rsidRPr="00742779" w:rsidRDefault="00742779" w:rsidP="000E54B1">
      <w:pPr>
        <w:pPrChange w:id="6429" w:author="Seth Oranburg" w:date="2026-03-07T09:50:00Z" w16du:dateUtc="2026-03-07T14:50:00Z">
          <w:pPr>
            <w:pStyle w:val="NormalWeb"/>
          </w:pPr>
        </w:pPrChange>
      </w:pPr>
      <w:del w:id="6430" w:author="Seth Oranburg" w:date="2026-03-07T09:50:00Z" w16du:dateUtc="2026-03-07T14:50:00Z">
        <w:r w:rsidRPr="00742779">
          <w:rPr>
            <w:rFonts w:ascii="ZWAdobeF" w:hAnsi="ZWAdobeF" w:cs="ZWAdobeF"/>
            <w:sz w:val="2"/>
            <w:szCs w:val="2"/>
          </w:rPr>
          <w:delText>2743B</w:delText>
        </w:r>
        <w:r w:rsidR="0033544D" w:rsidRPr="00742779">
          <w:delText>Lincoln</w:delText>
        </w:r>
      </w:del>
      <w:ins w:id="6431" w:author="Seth Oranburg" w:date="2026-03-07T09:50:00Z" w16du:dateUtc="2026-03-07T14:50:00Z">
        <w:r w:rsidR="0033544D" w:rsidRPr="00742779">
          <w:t>Lincoln</w:t>
        </w:r>
      </w:ins>
      <w:r w:rsidR="0033544D" w:rsidRPr="00742779">
        <w:t xml:space="preserve"> Polan formed two corporations: Polan Industries and Industrial Realty Company (IRC).</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r w:rsidR="0033544D" w:rsidRPr="00742779">
        <w:t xml:space="preserve"> Polan was the sole shareholder of both. Industrial Realty</w:t>
      </w:r>
      <w:r w:rsidR="009F60D1" w:rsidRPr="00742779">
        <w:t>’</w:t>
      </w:r>
      <w:r w:rsidR="0033544D" w:rsidRPr="00742779">
        <w:t>s purpose was to purchase and lease real estate. Polan Industries would operate a business in the leased space.</w:t>
      </w:r>
    </w:p>
    <w:p w14:paraId="5FE01CC3" w14:textId="77777777" w:rsidR="0033544D" w:rsidRPr="00742779" w:rsidRDefault="00742779" w:rsidP="000E54B1">
      <w:pPr>
        <w:pPrChange w:id="6432" w:author="Seth Oranburg" w:date="2026-03-07T09:50:00Z" w16du:dateUtc="2026-03-07T14:50:00Z">
          <w:pPr>
            <w:pStyle w:val="NormalWeb"/>
          </w:pPr>
        </w:pPrChange>
      </w:pPr>
      <w:del w:id="6433" w:author="Seth Oranburg" w:date="2026-03-07T09:50:00Z" w16du:dateUtc="2026-03-07T14:50:00Z">
        <w:r w:rsidRPr="00742779">
          <w:rPr>
            <w:rFonts w:ascii="ZWAdobeF" w:hAnsi="ZWAdobeF" w:cs="ZWAdobeF"/>
            <w:sz w:val="2"/>
            <w:szCs w:val="2"/>
          </w:rPr>
          <w:delText>2744B</w:delText>
        </w:r>
        <w:r w:rsidR="0033544D" w:rsidRPr="00742779">
          <w:delText>In</w:delText>
        </w:r>
      </w:del>
      <w:ins w:id="6434" w:author="Seth Oranburg" w:date="2026-03-07T09:50:00Z" w16du:dateUtc="2026-03-07T14:50:00Z">
        <w:r w:rsidR="0033544D" w:rsidRPr="00742779">
          <w:t>In</w:t>
        </w:r>
      </w:ins>
      <w:r w:rsidR="0033544D" w:rsidRPr="00742779">
        <w:t xml:space="preserve"> 1984, IRC leased a building from a third party. IRC then subleased the building to Polan Industries. Shortly afterward, Polan arranged for Kinney Shoe Corporation to become a subtenant, leasing space from Polan Industries for a retail shoe store.</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33BC43A0" w14:textId="77777777" w:rsidR="0033544D" w:rsidRPr="00742779" w:rsidRDefault="00742779" w:rsidP="000E54B1">
      <w:pPr>
        <w:pPrChange w:id="6435" w:author="Seth Oranburg" w:date="2026-03-07T09:50:00Z" w16du:dateUtc="2026-03-07T14:50:00Z">
          <w:pPr>
            <w:pStyle w:val="NormalWeb"/>
          </w:pPr>
        </w:pPrChange>
      </w:pPr>
      <w:del w:id="6436" w:author="Seth Oranburg" w:date="2026-03-07T09:50:00Z" w16du:dateUtc="2026-03-07T14:50:00Z">
        <w:r w:rsidRPr="00742779">
          <w:rPr>
            <w:rFonts w:ascii="ZWAdobeF" w:hAnsi="ZWAdobeF" w:cs="ZWAdobeF"/>
            <w:sz w:val="2"/>
            <w:szCs w:val="2"/>
          </w:rPr>
          <w:delText>2745B</w:delText>
        </w:r>
        <w:r w:rsidR="0033544D" w:rsidRPr="00742779">
          <w:delText>The</w:delText>
        </w:r>
      </w:del>
      <w:ins w:id="6437" w:author="Seth Oranburg" w:date="2026-03-07T09:50:00Z" w16du:dateUtc="2026-03-07T14:50:00Z">
        <w:r w:rsidR="0033544D" w:rsidRPr="00742779">
          <w:t>The</w:t>
        </w:r>
      </w:ins>
      <w:r w:rsidR="0033544D" w:rsidRPr="00742779">
        <w:t xml:space="preserve"> critical fact: IRC was incorporated with zero capitalization. Polan never contributed any funds to IRC. IRC never maintained a bank account. IRC had no assets whatsoever beyond the leasehold interest in the building. When IRC executed the lease, the corporation had no funds to perform any obligation under it.</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587B2259" w14:textId="77777777" w:rsidR="0033544D" w:rsidRPr="00742779" w:rsidRDefault="00742779" w:rsidP="000E54B1">
      <w:pPr>
        <w:pPrChange w:id="6438" w:author="Seth Oranburg" w:date="2026-03-07T09:50:00Z" w16du:dateUtc="2026-03-07T14:50:00Z">
          <w:pPr>
            <w:pStyle w:val="NormalWeb"/>
          </w:pPr>
        </w:pPrChange>
      </w:pPr>
      <w:del w:id="6439" w:author="Seth Oranburg" w:date="2026-03-07T09:50:00Z" w16du:dateUtc="2026-03-07T14:50:00Z">
        <w:r w:rsidRPr="00742779">
          <w:rPr>
            <w:rFonts w:ascii="ZWAdobeF" w:hAnsi="ZWAdobeF" w:cs="ZWAdobeF"/>
            <w:sz w:val="2"/>
            <w:szCs w:val="2"/>
          </w:rPr>
          <w:delText>2746B</w:delText>
        </w:r>
        <w:r w:rsidR="0033544D" w:rsidRPr="00742779">
          <w:delText>Polan</w:delText>
        </w:r>
      </w:del>
      <w:ins w:id="6440" w:author="Seth Oranburg" w:date="2026-03-07T09:50:00Z" w16du:dateUtc="2026-03-07T14:50:00Z">
        <w:r w:rsidR="0033544D" w:rsidRPr="00742779">
          <w:t>Polan</w:t>
        </w:r>
      </w:ins>
      <w:r w:rsidR="0033544D" w:rsidRPr="00742779">
        <w:t xml:space="preserve"> Industries operated in the building for a time but eventually ceased operations and abandoned the premises. Kinney continued operating its shoe store and paying rent—rent that apparently went to Polan personally rather than to IRC. When the master lease terminated and the building was returned to the original landlord, Kinney demanded return of its security deposit and prepaid rent. Neither IRC nor Polan responded.</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06E18647" w14:textId="77777777" w:rsidR="0033544D" w:rsidRPr="00742779" w:rsidRDefault="00742779" w:rsidP="000E54B1">
      <w:pPr>
        <w:pPrChange w:id="6441" w:author="Seth Oranburg" w:date="2026-03-07T09:50:00Z" w16du:dateUtc="2026-03-07T14:50:00Z">
          <w:pPr>
            <w:pStyle w:val="NormalWeb"/>
          </w:pPr>
        </w:pPrChange>
      </w:pPr>
      <w:del w:id="6442" w:author="Seth Oranburg" w:date="2026-03-07T09:50:00Z" w16du:dateUtc="2026-03-07T14:50:00Z">
        <w:r w:rsidRPr="00742779">
          <w:rPr>
            <w:rFonts w:ascii="ZWAdobeF" w:hAnsi="ZWAdobeF" w:cs="ZWAdobeF"/>
            <w:sz w:val="2"/>
            <w:szCs w:val="2"/>
          </w:rPr>
          <w:lastRenderedPageBreak/>
          <w:delText>2747B</w:delText>
        </w:r>
        <w:r w:rsidR="0033544D" w:rsidRPr="00742779">
          <w:delText>Kinney</w:delText>
        </w:r>
      </w:del>
      <w:ins w:id="6443" w:author="Seth Oranburg" w:date="2026-03-07T09:50:00Z" w16du:dateUtc="2026-03-07T14:50:00Z">
        <w:r w:rsidR="0033544D" w:rsidRPr="00742779">
          <w:t>Kinney</w:t>
        </w:r>
      </w:ins>
      <w:r w:rsidR="0033544D" w:rsidRPr="00742779">
        <w:t xml:space="preserve"> sued IRC for breach of the sublease and Polan personally, seeking to pierce IRC</w:t>
      </w:r>
      <w:r w:rsidR="009F60D1" w:rsidRPr="00742779">
        <w:t>’</w:t>
      </w:r>
      <w:r w:rsidR="0033544D" w:rsidRPr="00742779">
        <w:t>s corporate veil. The district court found that IRC was inadequately capitalized, had no separate existence from Polan, and that maintaining the corporate fiction would promote injustice. It pierced the veil and entered judgment against Polan personally for $166,000.</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14E91262" w14:textId="77777777" w:rsidR="0033544D" w:rsidRPr="00742779" w:rsidRDefault="0033544D" w:rsidP="000E54B1">
      <w:pPr>
        <w:pStyle w:val="Heading4"/>
        <w:rPr>
          <w:rFonts w:eastAsia="Times New Roman"/>
        </w:rPr>
      </w:pPr>
      <w:r w:rsidRPr="00742779">
        <w:rPr>
          <w:rFonts w:eastAsia="Times New Roman"/>
        </w:rPr>
        <w:t>The Holdings</w:t>
      </w:r>
    </w:p>
    <w:p w14:paraId="4C73031B" w14:textId="77777777" w:rsidR="0033544D" w:rsidRPr="00742779" w:rsidRDefault="00742779" w:rsidP="000E54B1">
      <w:pPr>
        <w:pPrChange w:id="6444" w:author="Seth Oranburg" w:date="2026-03-07T09:50:00Z" w16du:dateUtc="2026-03-07T14:50:00Z">
          <w:pPr>
            <w:pStyle w:val="NormalWeb"/>
          </w:pPr>
        </w:pPrChange>
      </w:pPr>
      <w:del w:id="6445" w:author="Seth Oranburg" w:date="2026-03-07T09:50:00Z" w16du:dateUtc="2026-03-07T14:50:00Z">
        <w:r w:rsidRPr="00742779">
          <w:rPr>
            <w:rFonts w:ascii="ZWAdobeF" w:hAnsi="ZWAdobeF" w:cs="ZWAdobeF"/>
            <w:sz w:val="2"/>
            <w:szCs w:val="2"/>
          </w:rPr>
          <w:delText>2748B</w:delText>
        </w:r>
        <w:r w:rsidR="0033544D" w:rsidRPr="00742779">
          <w:delText>The</w:delText>
        </w:r>
      </w:del>
      <w:ins w:id="6446" w:author="Seth Oranburg" w:date="2026-03-07T09:50:00Z" w16du:dateUtc="2026-03-07T14:50:00Z">
        <w:r w:rsidR="0033544D" w:rsidRPr="00742779">
          <w:t>The</w:t>
        </w:r>
      </w:ins>
      <w:r w:rsidR="0033544D" w:rsidRPr="00742779">
        <w:t xml:space="preserve"> Fourth Circuit affirmed. Writing for the court, Judge Chapman applied West Virginia</w:t>
      </w:r>
      <w:r w:rsidR="009F60D1" w:rsidRPr="00742779">
        <w:t>’</w:t>
      </w:r>
      <w:r w:rsidR="0033544D" w:rsidRPr="00742779">
        <w:t>s two-part test (substantially identical to Illinois law): unity of interest plus fraud or inequity.</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734B03EA" w14:textId="77777777" w:rsidR="0033544D" w:rsidRPr="00742779" w:rsidRDefault="00742779" w:rsidP="000E54B1">
      <w:pPr>
        <w:pPrChange w:id="6447" w:author="Seth Oranburg" w:date="2026-03-07T09:50:00Z" w16du:dateUtc="2026-03-07T14:50:00Z">
          <w:pPr>
            <w:pStyle w:val="NormalWeb"/>
          </w:pPr>
        </w:pPrChange>
      </w:pPr>
      <w:del w:id="6448" w:author="Seth Oranburg" w:date="2026-03-07T09:50:00Z" w16du:dateUtc="2026-03-07T14:50:00Z">
        <w:r w:rsidRPr="00742779">
          <w:rPr>
            <w:rStyle w:val="Strong"/>
            <w:rFonts w:ascii="ZWAdobeF" w:hAnsi="ZWAdobeF" w:cs="ZWAdobeF"/>
            <w:b w:val="0"/>
            <w:sz w:val="2"/>
            <w:szCs w:val="2"/>
          </w:rPr>
          <w:delText>2749B</w:delText>
        </w:r>
        <w:r w:rsidR="0033544D" w:rsidRPr="00742779">
          <w:rPr>
            <w:rStyle w:val="Strong"/>
          </w:rPr>
          <w:delText>Unity</w:delText>
        </w:r>
      </w:del>
      <w:ins w:id="6449" w:author="Seth Oranburg" w:date="2026-03-07T09:50:00Z" w16du:dateUtc="2026-03-07T14:50:00Z">
        <w:r w:rsidR="0033544D" w:rsidRPr="00742779">
          <w:rPr>
            <w:rStyle w:val="Strong"/>
          </w:rPr>
          <w:t>Unity</w:t>
        </w:r>
      </w:ins>
      <w:r w:rsidR="0033544D" w:rsidRPr="00742779">
        <w:rPr>
          <w:rStyle w:val="Strong"/>
        </w:rPr>
        <w:t xml:space="preserve"> of Interest Through Undercapitalization.</w:t>
      </w:r>
      <w:r w:rsidR="0033544D" w:rsidRPr="00742779">
        <w:t xml:space="preserve"> The court focused on capitalization. IRC was formed to hold a leasehold and sublease commercial space. These activities generate obligations: rent to the master landlord, maintenance obligations, liability for property damage, obligations to subtenants. A corporation entering such commitments needs working capital. IRC had none.</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1FE2116F" w14:textId="77777777" w:rsidR="0033544D" w:rsidRPr="00742779" w:rsidRDefault="00742779" w:rsidP="000E54B1">
      <w:pPr>
        <w:pPrChange w:id="6450" w:author="Seth Oranburg" w:date="2026-03-07T09:50:00Z" w16du:dateUtc="2026-03-07T14:50:00Z">
          <w:pPr>
            <w:pStyle w:val="NormalWeb"/>
          </w:pPr>
        </w:pPrChange>
      </w:pPr>
      <w:del w:id="6451" w:author="Seth Oranburg" w:date="2026-03-07T09:50:00Z" w16du:dateUtc="2026-03-07T14:50:00Z">
        <w:r w:rsidRPr="00742779">
          <w:rPr>
            <w:rFonts w:ascii="ZWAdobeF" w:hAnsi="ZWAdobeF" w:cs="ZWAdobeF"/>
            <w:sz w:val="2"/>
            <w:szCs w:val="2"/>
          </w:rPr>
          <w:delText>2750B</w:delText>
        </w:r>
        <w:r w:rsidR="0033544D" w:rsidRPr="00742779">
          <w:delText>The</w:delText>
        </w:r>
      </w:del>
      <w:ins w:id="6452" w:author="Seth Oranburg" w:date="2026-03-07T09:50:00Z" w16du:dateUtc="2026-03-07T14:50:00Z">
        <w:r w:rsidR="0033544D" w:rsidRPr="00742779">
          <w:t>The</w:t>
        </w:r>
      </w:ins>
      <w:r w:rsidR="0033544D" w:rsidRPr="00742779">
        <w:t xml:space="preserve"> court distinguished between starting a business with modest capital that proves insufficient and creating a corporation with zero capital from inception. Every business involves risk that initial capital proves inadequate. But IRC never had any capital adequate or otherwise. It was a shell from day one.</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3EC398AE" w14:textId="77777777" w:rsidR="0033544D" w:rsidRPr="00742779" w:rsidRDefault="00742779" w:rsidP="000E54B1">
      <w:pPr>
        <w:pPrChange w:id="6453" w:author="Seth Oranburg" w:date="2026-03-07T09:50:00Z" w16du:dateUtc="2026-03-07T14:50:00Z">
          <w:pPr>
            <w:pStyle w:val="NormalWeb"/>
          </w:pPr>
        </w:pPrChange>
      </w:pPr>
      <w:del w:id="6454" w:author="Seth Oranburg" w:date="2026-03-07T09:50:00Z" w16du:dateUtc="2026-03-07T14:50:00Z">
        <w:r w:rsidRPr="00742779">
          <w:rPr>
            <w:rFonts w:ascii="ZWAdobeF" w:hAnsi="ZWAdobeF" w:cs="ZWAdobeF"/>
            <w:sz w:val="2"/>
            <w:szCs w:val="2"/>
          </w:rPr>
          <w:delText>2751B</w:delText>
        </w:r>
        <w:r w:rsidR="0033544D" w:rsidRPr="00742779">
          <w:delText>Moreover</w:delText>
        </w:r>
      </w:del>
      <w:ins w:id="6455" w:author="Seth Oranburg" w:date="2026-03-07T09:50:00Z" w16du:dateUtc="2026-03-07T14:50:00Z">
        <w:r w:rsidR="0033544D" w:rsidRPr="00742779">
          <w:t>Moreover</w:t>
        </w:r>
      </w:ins>
      <w:r w:rsidR="0033544D" w:rsidRPr="00742779">
        <w:t>, IRC never held assets separately from Polan. Kinney</w:t>
      </w:r>
      <w:r w:rsidR="009F60D1" w:rsidRPr="00742779">
        <w:t>’</w:t>
      </w:r>
      <w:r w:rsidR="0033544D" w:rsidRPr="00742779">
        <w:t>s rent payments went to Polan, not IRC. IRC maintained no bank account to receive them. IRC had no mechanism to pay its obligations because it had no funds and no system for managing funds. The corporation existed only on paper.</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70C51E61" w14:textId="77777777" w:rsidR="0033544D" w:rsidRPr="00742779" w:rsidRDefault="00742779" w:rsidP="000E54B1">
      <w:pPr>
        <w:pPrChange w:id="6456" w:author="Seth Oranburg" w:date="2026-03-07T09:50:00Z" w16du:dateUtc="2026-03-07T14:50:00Z">
          <w:pPr>
            <w:pStyle w:val="NormalWeb"/>
          </w:pPr>
        </w:pPrChange>
      </w:pPr>
      <w:del w:id="6457" w:author="Seth Oranburg" w:date="2026-03-07T09:50:00Z" w16du:dateUtc="2026-03-07T14:50:00Z">
        <w:r w:rsidRPr="00742779">
          <w:rPr>
            <w:rFonts w:ascii="ZWAdobeF" w:hAnsi="ZWAdobeF" w:cs="ZWAdobeF"/>
            <w:sz w:val="2"/>
            <w:szCs w:val="2"/>
          </w:rPr>
          <w:delText>2752B</w:delText>
        </w:r>
        <w:r w:rsidR="0033544D" w:rsidRPr="00742779">
          <w:delText>The</w:delText>
        </w:r>
      </w:del>
      <w:ins w:id="6458" w:author="Seth Oranburg" w:date="2026-03-07T09:50:00Z" w16du:dateUtc="2026-03-07T14:50:00Z">
        <w:r w:rsidR="0033544D" w:rsidRPr="00742779">
          <w:t>The</w:t>
        </w:r>
      </w:ins>
      <w:r w:rsidR="0033544D" w:rsidRPr="00742779">
        <w:t xml:space="preserve"> court also noted the absence of corporate formalities. IRC held no meetings, maintained no minutes, and conducted no corporate business beyond Polan</w:t>
      </w:r>
      <w:r w:rsidR="009F60D1" w:rsidRPr="00742779">
        <w:t>’</w:t>
      </w:r>
      <w:r w:rsidR="0033544D" w:rsidRPr="00742779">
        <w:t>s execution of leases in IRC</w:t>
      </w:r>
      <w:r w:rsidR="009F60D1" w:rsidRPr="00742779">
        <w:t>’</w:t>
      </w:r>
      <w:r w:rsidR="0033544D" w:rsidRPr="00742779">
        <w:t>s name. These factors combined with zero capitalization demonstrated unity of interest.</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552B60E7" w14:textId="77777777" w:rsidR="0033544D" w:rsidRPr="00742779" w:rsidRDefault="00742779" w:rsidP="000E54B1">
      <w:pPr>
        <w:pPrChange w:id="6459" w:author="Seth Oranburg" w:date="2026-03-07T09:50:00Z" w16du:dateUtc="2026-03-07T14:50:00Z">
          <w:pPr>
            <w:pStyle w:val="NormalWeb"/>
          </w:pPr>
        </w:pPrChange>
      </w:pPr>
      <w:del w:id="6460" w:author="Seth Oranburg" w:date="2026-03-07T09:50:00Z" w16du:dateUtc="2026-03-07T14:50:00Z">
        <w:r w:rsidRPr="00742779">
          <w:rPr>
            <w:rStyle w:val="Strong"/>
            <w:rFonts w:ascii="ZWAdobeF" w:hAnsi="ZWAdobeF" w:cs="ZWAdobeF"/>
            <w:b w:val="0"/>
            <w:sz w:val="2"/>
            <w:szCs w:val="2"/>
          </w:rPr>
          <w:delText>2753B</w:delText>
        </w:r>
        <w:r w:rsidR="0033544D" w:rsidRPr="00742779">
          <w:rPr>
            <w:rStyle w:val="Strong"/>
          </w:rPr>
          <w:delText>Injustice</w:delText>
        </w:r>
      </w:del>
      <w:ins w:id="6461" w:author="Seth Oranburg" w:date="2026-03-07T09:50:00Z" w16du:dateUtc="2026-03-07T14:50:00Z">
        <w:r w:rsidR="0033544D" w:rsidRPr="00742779">
          <w:rPr>
            <w:rStyle w:val="Strong"/>
          </w:rPr>
          <w:t>Injustice</w:t>
        </w:r>
      </w:ins>
      <w:r w:rsidR="0033544D" w:rsidRPr="00742779">
        <w:rPr>
          <w:rStyle w:val="Strong"/>
        </w:rPr>
        <w:t>.</w:t>
      </w:r>
      <w:r w:rsidR="0033544D" w:rsidRPr="00742779">
        <w:t xml:space="preserve"> The second prong proved straightforward. Kinney dealt with IRC believing it was contracting with a corporate entity capable of performing lease obligations. Kinney had no notice that IRC was an empty shell. Kinney paid rent and a security deposit expecting IRC would meet its reciprocal obligations. If the corporate form shielded Polan from liability while he personally received Kinney</w:t>
      </w:r>
      <w:r w:rsidR="009F60D1" w:rsidRPr="00742779">
        <w:t>’</w:t>
      </w:r>
      <w:r w:rsidR="0033544D" w:rsidRPr="00742779">
        <w:t>s rent payments, the corporate form would have facilitated a fraud.</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7C316CE2" w14:textId="77777777" w:rsidR="0033544D" w:rsidRPr="00742779" w:rsidRDefault="00742779" w:rsidP="000E54B1">
      <w:pPr>
        <w:pPrChange w:id="6462" w:author="Seth Oranburg" w:date="2026-03-07T09:50:00Z" w16du:dateUtc="2026-03-07T14:50:00Z">
          <w:pPr>
            <w:pStyle w:val="NormalWeb"/>
          </w:pPr>
        </w:pPrChange>
      </w:pPr>
      <w:del w:id="6463" w:author="Seth Oranburg" w:date="2026-03-07T09:50:00Z" w16du:dateUtc="2026-03-07T14:50:00Z">
        <w:r w:rsidRPr="00742779">
          <w:rPr>
            <w:rFonts w:ascii="ZWAdobeF" w:hAnsi="ZWAdobeF" w:cs="ZWAdobeF"/>
            <w:sz w:val="2"/>
            <w:szCs w:val="2"/>
          </w:rPr>
          <w:delText>2754B</w:delText>
        </w:r>
        <w:r w:rsidR="0033544D" w:rsidRPr="00742779">
          <w:delText>The</w:delText>
        </w:r>
      </w:del>
      <w:ins w:id="6464" w:author="Seth Oranburg" w:date="2026-03-07T09:50:00Z" w16du:dateUtc="2026-03-07T14:50:00Z">
        <w:r w:rsidR="0033544D" w:rsidRPr="00742779">
          <w:t>The</w:t>
        </w:r>
      </w:ins>
      <w:r w:rsidR="0033544D" w:rsidRPr="00742779">
        <w:t xml:space="preserve"> court emphasized that Kinney was not a tort creditor who could have investigated IRC before dealing with it. Kinney did investigate—it </w:t>
      </w:r>
      <w:r w:rsidR="0033544D" w:rsidRPr="00742779">
        <w:lastRenderedPageBreak/>
        <w:t>checked whether IRC held a valid leasehold. But Kinney could not have discovered that IRC had zero capital because corporations are not required to disclose capitalization publicly. The injustice was information asymmetry: Polan knew IRC was a shell; Kinney did not.</w:t>
      </w:r>
      <w:r w:rsidR="0033544D">
        <w:fldChar w:fldCharType="begin"/>
      </w:r>
      <w:r w:rsidR="0033544D">
        <w:instrText>HYPERLINK \l "fn372-11647" \o "Jump to citation"</w:instrText>
      </w:r>
      <w:r w:rsidR="0033544D">
        <w:fldChar w:fldCharType="separate"/>
      </w:r>
      <w:r w:rsidR="0033544D" w:rsidRPr="00742779">
        <w:rPr>
          <w:rStyle w:val="Hyperlink"/>
          <w:color w:val="auto"/>
          <w:u w:val="none"/>
        </w:rPr>
        <w:t>[372</w:t>
      </w:r>
      <w:r w:rsidR="00EE2871" w:rsidRPr="00742779">
        <w:rPr>
          <w:rStyle w:val="Hyperlink"/>
          <w:color w:val="auto"/>
          <w:u w:val="none"/>
        </w:rPr>
        <w:t>]</w:t>
      </w:r>
      <w:r w:rsidR="0033544D">
        <w:fldChar w:fldCharType="end"/>
      </w:r>
    </w:p>
    <w:p w14:paraId="0F2B1AAF" w14:textId="77777777" w:rsidR="0033544D" w:rsidRPr="00742779" w:rsidRDefault="0033544D" w:rsidP="000E54B1">
      <w:pPr>
        <w:pStyle w:val="Heading4"/>
        <w:rPr>
          <w:rFonts w:eastAsia="Times New Roman"/>
        </w:rPr>
      </w:pPr>
      <w:r w:rsidRPr="00742779">
        <w:rPr>
          <w:rFonts w:eastAsia="Times New Roman"/>
        </w:rPr>
        <w:t>What Kinney Shoe Teaches</w:t>
      </w:r>
    </w:p>
    <w:p w14:paraId="03AB535D" w14:textId="77777777" w:rsidR="0033544D" w:rsidRPr="00742779" w:rsidRDefault="00742779" w:rsidP="000E54B1">
      <w:del w:id="6465" w:author="Seth Oranburg" w:date="2026-03-07T09:50:00Z" w16du:dateUtc="2026-03-07T14:50:00Z">
        <w:r w:rsidRPr="00742779">
          <w:rPr>
            <w:rStyle w:val="Emphasis"/>
            <w:rFonts w:ascii="ZWAdobeF" w:hAnsi="ZWAdobeF" w:cs="ZWAdobeF"/>
            <w:i w:val="0"/>
            <w:sz w:val="2"/>
            <w:szCs w:val="2"/>
          </w:rPr>
          <w:delText>2755B</w:delText>
        </w:r>
        <w:r w:rsidR="0033544D" w:rsidRPr="00742779">
          <w:rPr>
            <w:rStyle w:val="Emphasis"/>
          </w:rPr>
          <w:delText>Kinney</w:delText>
        </w:r>
      </w:del>
      <w:ins w:id="6466" w:author="Seth Oranburg" w:date="2026-03-07T09:50:00Z" w16du:dateUtc="2026-03-07T14:50:00Z">
        <w:r w:rsidR="0033544D" w:rsidRPr="00742779">
          <w:rPr>
            <w:rStyle w:val="Emphasis"/>
          </w:rPr>
          <w:t>Kinney</w:t>
        </w:r>
      </w:ins>
      <w:r w:rsidR="0033544D" w:rsidRPr="00742779">
        <w:rPr>
          <w:rStyle w:val="Emphasis"/>
        </w:rPr>
        <w:t xml:space="preserve"> Shoe</w:t>
      </w:r>
      <w:r w:rsidR="0033544D" w:rsidRPr="00742779">
        <w:t xml:space="preserve"> clarifies the role of undercapitalization in piercing analysis. Several lessons emerge.</w:t>
      </w:r>
    </w:p>
    <w:p w14:paraId="5EA9DB91" w14:textId="77777777" w:rsidR="0033544D" w:rsidRPr="00742779" w:rsidRDefault="00742779" w:rsidP="000E54B1">
      <w:del w:id="6467" w:author="Seth Oranburg" w:date="2026-03-07T09:50:00Z" w16du:dateUtc="2026-03-07T14:50:00Z">
        <w:r w:rsidRPr="00742779">
          <w:rPr>
            <w:rFonts w:ascii="ZWAdobeF" w:hAnsi="ZWAdobeF" w:cs="ZWAdobeF"/>
            <w:sz w:val="2"/>
            <w:szCs w:val="2"/>
          </w:rPr>
          <w:delText>2756B</w:delText>
        </w:r>
        <w:r w:rsidR="0033544D" w:rsidRPr="00742779">
          <w:delText>First</w:delText>
        </w:r>
      </w:del>
      <w:ins w:id="6468" w:author="Seth Oranburg" w:date="2026-03-07T09:50:00Z" w16du:dateUtc="2026-03-07T14:50:00Z">
        <w:r w:rsidR="0033544D" w:rsidRPr="00742779">
          <w:t>First</w:t>
        </w:r>
      </w:ins>
      <w:r w:rsidR="0033544D" w:rsidRPr="00742779">
        <w:t xml:space="preserve">, zero capitalization differs from inadequate capitalization. </w:t>
      </w:r>
      <w:r w:rsidR="0033544D" w:rsidRPr="00742779">
        <w:rPr>
          <w:rStyle w:val="Emphasis"/>
        </w:rPr>
        <w:t>Walkovszky</w:t>
      </w:r>
      <w:r w:rsidR="0033544D" w:rsidRPr="00742779">
        <w:t xml:space="preserve"> held that inadequate capitalization alone does not justify piercing. But Polan did not invest too little capital; he invested no capital. The distinction matters. Courts tolerate reasonable business judgments about how much capital a venture needs. Courts do not tolerate deliberate creation of empty shells.</w:t>
      </w:r>
    </w:p>
    <w:p w14:paraId="35594023" w14:textId="77777777" w:rsidR="0033544D" w:rsidRPr="00742779" w:rsidRDefault="00742779" w:rsidP="000E54B1">
      <w:del w:id="6469" w:author="Seth Oranburg" w:date="2026-03-07T09:50:00Z" w16du:dateUtc="2026-03-07T14:50:00Z">
        <w:r w:rsidRPr="00742779">
          <w:rPr>
            <w:rFonts w:ascii="ZWAdobeF" w:hAnsi="ZWAdobeF" w:cs="ZWAdobeF"/>
            <w:sz w:val="2"/>
            <w:szCs w:val="2"/>
          </w:rPr>
          <w:delText>2757B</w:delText>
        </w:r>
        <w:r w:rsidR="0033544D" w:rsidRPr="00742779">
          <w:delText>Second</w:delText>
        </w:r>
      </w:del>
      <w:ins w:id="6470" w:author="Seth Oranburg" w:date="2026-03-07T09:50:00Z" w16du:dateUtc="2026-03-07T14:50:00Z">
        <w:r w:rsidR="0033544D" w:rsidRPr="00742779">
          <w:t>Second</w:t>
        </w:r>
      </w:ins>
      <w:r w:rsidR="0033544D" w:rsidRPr="00742779">
        <w:t>, undercapitalization becomes decisive when combined with failure to maintain separate existence. IRC had no bank account, no assets, no mechanism to conduct business. It was Polan acting under a corporate name.</w:t>
      </w:r>
    </w:p>
    <w:p w14:paraId="3BFE5F39" w14:textId="77777777" w:rsidR="0033544D" w:rsidRPr="00742779" w:rsidRDefault="00742779" w:rsidP="000E54B1">
      <w:del w:id="6471" w:author="Seth Oranburg" w:date="2026-03-07T09:50:00Z" w16du:dateUtc="2026-03-07T14:50:00Z">
        <w:r w:rsidRPr="00742779">
          <w:rPr>
            <w:rFonts w:ascii="ZWAdobeF" w:hAnsi="ZWAdobeF" w:cs="ZWAdobeF"/>
            <w:sz w:val="2"/>
            <w:szCs w:val="2"/>
          </w:rPr>
          <w:delText>2758B</w:delText>
        </w:r>
        <w:r w:rsidR="0033544D" w:rsidRPr="00742779">
          <w:delText>Third</w:delText>
        </w:r>
      </w:del>
      <w:ins w:id="6472" w:author="Seth Oranburg" w:date="2026-03-07T09:50:00Z" w16du:dateUtc="2026-03-07T14:50:00Z">
        <w:r w:rsidR="0033544D" w:rsidRPr="00742779">
          <w:t>Third</w:t>
        </w:r>
      </w:ins>
      <w:r w:rsidR="0033544D" w:rsidRPr="00742779">
        <w:t>, the use of the corporation matters. Polan created IRC specifically to hold a lease. This was not a failed business; it was a liability-shielding device from inception. Courts pierce when corporations serve no purpose beyond limiting liability.</w:t>
      </w:r>
    </w:p>
    <w:p w14:paraId="2897E5C0" w14:textId="77777777" w:rsidR="0033544D" w:rsidRPr="00742779" w:rsidRDefault="00742779" w:rsidP="000E54B1">
      <w:del w:id="6473" w:author="Seth Oranburg" w:date="2026-03-07T09:50:00Z" w16du:dateUtc="2026-03-07T14:50:00Z">
        <w:r w:rsidRPr="00742779">
          <w:rPr>
            <w:rFonts w:ascii="ZWAdobeF" w:hAnsi="ZWAdobeF" w:cs="ZWAdobeF"/>
            <w:sz w:val="2"/>
            <w:szCs w:val="2"/>
          </w:rPr>
          <w:delText>2759B</w:delText>
        </w:r>
        <w:r w:rsidR="0033544D" w:rsidRPr="00742779">
          <w:delText>Fourth</w:delText>
        </w:r>
      </w:del>
      <w:ins w:id="6474" w:author="Seth Oranburg" w:date="2026-03-07T09:50:00Z" w16du:dateUtc="2026-03-07T14:50:00Z">
        <w:r w:rsidR="0033544D" w:rsidRPr="00742779">
          <w:t>Fourth</w:t>
        </w:r>
      </w:ins>
      <w:r w:rsidR="0033544D" w:rsidRPr="00742779">
        <w:t>, creditor sophistication does not prevent piercing when information asymmetry exists. Kinney was a sophisticated commercial tenant. It could have demanded financial statements or personal guarantees. But requiring such investigation as a matter of course would undermine the reliability of corporate form. Parties should be able to trust that a corporation exists as a genuine entity unless red flags suggest otherwise.</w:t>
      </w:r>
    </w:p>
    <w:p w14:paraId="6655BAA2" w14:textId="77777777" w:rsidR="0033544D" w:rsidRPr="00742779" w:rsidRDefault="00742779" w:rsidP="000E54B1">
      <w:del w:id="6475" w:author="Seth Oranburg" w:date="2026-03-07T09:50:00Z" w16du:dateUtc="2026-03-07T14:50:00Z">
        <w:r w:rsidRPr="00742779">
          <w:rPr>
            <w:rFonts w:ascii="ZWAdobeF" w:hAnsi="ZWAdobeF" w:cs="ZWAdobeF"/>
            <w:sz w:val="2"/>
            <w:szCs w:val="2"/>
          </w:rPr>
          <w:delText>2760B</w:delText>
        </w:r>
        <w:r w:rsidR="0033544D" w:rsidRPr="00742779">
          <w:delText>Fifth</w:delText>
        </w:r>
      </w:del>
      <w:ins w:id="6476" w:author="Seth Oranburg" w:date="2026-03-07T09:50:00Z" w16du:dateUtc="2026-03-07T14:50:00Z">
        <w:r w:rsidR="0033544D" w:rsidRPr="00742779">
          <w:t>Fifth</w:t>
        </w:r>
      </w:ins>
      <w:r w:rsidR="0033544D" w:rsidRPr="00742779">
        <w:t>, who receives the corporate funds matters. Kinney paid rent to IRC (nominally), but Polan received the funds personally. This pattern evidences that the corporation is a mere conduit, not a separate entity.</w:t>
      </w:r>
    </w:p>
    <w:p w14:paraId="01E5C86D" w14:textId="77777777" w:rsidR="0033544D" w:rsidRPr="00742779" w:rsidRDefault="00742779" w:rsidP="000E54B1">
      <w:del w:id="6477" w:author="Seth Oranburg" w:date="2026-03-07T09:50:00Z" w16du:dateUtc="2026-03-07T14:50:00Z">
        <w:r w:rsidRPr="00742779">
          <w:rPr>
            <w:rFonts w:ascii="ZWAdobeF" w:hAnsi="ZWAdobeF" w:cs="ZWAdobeF"/>
            <w:sz w:val="2"/>
            <w:szCs w:val="2"/>
          </w:rPr>
          <w:delText>2761B</w:delText>
        </w:r>
        <w:r w:rsidR="0033544D" w:rsidRPr="00742779">
          <w:delText>Sixth</w:delText>
        </w:r>
      </w:del>
      <w:ins w:id="6478" w:author="Seth Oranburg" w:date="2026-03-07T09:50:00Z" w16du:dateUtc="2026-03-07T14:50:00Z">
        <w:r w:rsidR="0033544D" w:rsidRPr="00742779">
          <w:t>Sixth</w:t>
        </w:r>
      </w:ins>
      <w:r w:rsidR="0033544D" w:rsidRPr="00742779">
        <w:t>, formalities matter as evidence of whether the corporation operates as a separate entity. IRC</w:t>
      </w:r>
      <w:r w:rsidR="009F60D1" w:rsidRPr="00742779">
        <w:t>’</w:t>
      </w:r>
      <w:r w:rsidR="0033544D" w:rsidRPr="00742779">
        <w:t>s complete absence of formalities supported the conclusion that it had no genuine existence.</w:t>
      </w:r>
    </w:p>
    <w:p w14:paraId="67469C77" w14:textId="77777777" w:rsidR="0033544D" w:rsidRPr="00742779" w:rsidRDefault="00742779" w:rsidP="000E54B1">
      <w:del w:id="6479" w:author="Seth Oranburg" w:date="2026-03-07T09:50:00Z" w16du:dateUtc="2026-03-07T14:50:00Z">
        <w:r w:rsidRPr="00742779">
          <w:rPr>
            <w:rFonts w:ascii="ZWAdobeF" w:hAnsi="ZWAdobeF" w:cs="ZWAdobeF"/>
            <w:sz w:val="2"/>
            <w:szCs w:val="2"/>
          </w:rPr>
          <w:delText>2762B</w:delText>
        </w:r>
        <w:r w:rsidR="0033544D" w:rsidRPr="00742779">
          <w:delText>Seventh</w:delText>
        </w:r>
      </w:del>
      <w:ins w:id="6480" w:author="Seth Oranburg" w:date="2026-03-07T09:50:00Z" w16du:dateUtc="2026-03-07T14:50:00Z">
        <w:r w:rsidR="0033544D" w:rsidRPr="00742779">
          <w:t>Seventh</w:t>
        </w:r>
      </w:ins>
      <w:r w:rsidR="0033544D" w:rsidRPr="00742779">
        <w:t xml:space="preserve">, the combination of zero capitalization, no separate bank account, no corporate formalities, and use of the corporation solely to shield liability is sufficient for piercing even absent commingling or diversion of assets. </w:t>
      </w:r>
      <w:r w:rsidR="0033544D" w:rsidRPr="00742779">
        <w:rPr>
          <w:rStyle w:val="Emphasis"/>
        </w:rPr>
        <w:t>Kinney Shoe</w:t>
      </w:r>
      <w:r w:rsidR="0033544D" w:rsidRPr="00742779">
        <w:t xml:space="preserve"> is a cleaner fact pattern than </w:t>
      </w:r>
      <w:r w:rsidR="0033544D" w:rsidRPr="00742779">
        <w:rPr>
          <w:rStyle w:val="Emphasis"/>
        </w:rPr>
        <w:t>Sea-Land</w:t>
      </w:r>
      <w:r w:rsidR="0033544D" w:rsidRPr="00742779">
        <w:t xml:space="preserve"> but produces the same outcome.</w:t>
      </w:r>
    </w:p>
    <w:p w14:paraId="1AED7B25" w14:textId="77777777" w:rsidR="0033544D" w:rsidRPr="00742779" w:rsidRDefault="0033544D" w:rsidP="000E54B1">
      <w:pPr>
        <w:pStyle w:val="Heading2"/>
        <w:rPr>
          <w:rFonts w:eastAsia="Times New Roman"/>
        </w:rPr>
      </w:pPr>
      <w:r w:rsidRPr="00742779">
        <w:rPr>
          <w:rFonts w:eastAsia="Times New Roman"/>
        </w:rPr>
        <w:lastRenderedPageBreak/>
        <w:t>Piercing Within Corporate Groups</w:t>
      </w:r>
    </w:p>
    <w:p w14:paraId="2399F2DD" w14:textId="77777777" w:rsidR="0033544D" w:rsidRPr="00742779" w:rsidRDefault="00742779" w:rsidP="000E54B1">
      <w:del w:id="6481" w:author="Seth Oranburg" w:date="2026-03-07T09:50:00Z" w16du:dateUtc="2026-03-07T14:50:00Z">
        <w:r w:rsidRPr="00742779">
          <w:rPr>
            <w:rFonts w:ascii="ZWAdobeF" w:hAnsi="ZWAdobeF" w:cs="ZWAdobeF"/>
            <w:sz w:val="2"/>
            <w:szCs w:val="2"/>
          </w:rPr>
          <w:delText>2763B</w:delText>
        </w:r>
        <w:r w:rsidR="0033544D" w:rsidRPr="00742779">
          <w:delText>The</w:delText>
        </w:r>
      </w:del>
      <w:ins w:id="6482" w:author="Seth Oranburg" w:date="2026-03-07T09:50:00Z" w16du:dateUtc="2026-03-07T14:50:00Z">
        <w:r w:rsidR="0033544D" w:rsidRPr="00742779">
          <w:t>The</w:t>
        </w:r>
      </w:ins>
      <w:r w:rsidR="0033544D" w:rsidRPr="00742779">
        <w:t xml:space="preserve"> piercing inquiry becomes more complex when the shareholder behind the veil is not an individual but another corporation. Parent-subsidiary structures present distinctive questions about when the parent should be liable for subsidiary obligations. These questions have grown increasingly important as modern business operates through networks of affiliated entities rather than monolithic corporations.</w:t>
      </w:r>
    </w:p>
    <w:p w14:paraId="6406D981" w14:textId="77777777" w:rsidR="0033544D" w:rsidRPr="00742779" w:rsidRDefault="0033544D" w:rsidP="000E54B1">
      <w:pPr>
        <w:pStyle w:val="Heading3"/>
        <w:rPr>
          <w:rFonts w:eastAsia="Times New Roman"/>
        </w:rPr>
      </w:pPr>
      <w:r w:rsidRPr="00742779">
        <w:rPr>
          <w:rFonts w:eastAsia="Times New Roman"/>
        </w:rPr>
        <w:t>The Enterprise Problem</w:t>
      </w:r>
    </w:p>
    <w:p w14:paraId="75D3262B" w14:textId="77777777" w:rsidR="0033544D" w:rsidRPr="00742779" w:rsidRDefault="00742779" w:rsidP="000E54B1">
      <w:del w:id="6483" w:author="Seth Oranburg" w:date="2026-03-07T09:50:00Z" w16du:dateUtc="2026-03-07T14:50:00Z">
        <w:r w:rsidRPr="00742779">
          <w:rPr>
            <w:rFonts w:ascii="ZWAdobeF" w:hAnsi="ZWAdobeF" w:cs="ZWAdobeF"/>
            <w:sz w:val="2"/>
            <w:szCs w:val="2"/>
          </w:rPr>
          <w:delText>2764B</w:delText>
        </w:r>
        <w:r w:rsidR="0033544D" w:rsidRPr="00742779">
          <w:delText>Consider</w:delText>
        </w:r>
      </w:del>
      <w:ins w:id="6484" w:author="Seth Oranburg" w:date="2026-03-07T09:50:00Z" w16du:dateUtc="2026-03-07T14:50:00Z">
        <w:r w:rsidR="0033544D" w:rsidRPr="00742779">
          <w:t>Consider</w:t>
        </w:r>
      </w:ins>
      <w:r w:rsidR="0033544D" w:rsidRPr="00742779">
        <w:t xml:space="preserve"> a simple structure: Parent Corporation owns one hundred percent of Subsidiary Corporation. Subsidiary engages in manufacturing operations that generate tort liabilities. When Subsidiary</w:t>
      </w:r>
      <w:r w:rsidR="009F60D1" w:rsidRPr="00742779">
        <w:t>’</w:t>
      </w:r>
      <w:r w:rsidR="0033544D" w:rsidRPr="00742779">
        <w:t>s assets prove insufficient to satisfy a judgment, may the tort creditor pierce Subsidiary</w:t>
      </w:r>
      <w:r w:rsidR="009F60D1" w:rsidRPr="00742779">
        <w:t>’</w:t>
      </w:r>
      <w:r w:rsidR="0033544D" w:rsidRPr="00742779">
        <w:t>s veil to reach Parent?</w:t>
      </w:r>
    </w:p>
    <w:p w14:paraId="406C2693" w14:textId="77777777" w:rsidR="0033544D" w:rsidRPr="00742779" w:rsidRDefault="00742779" w:rsidP="000E54B1">
      <w:del w:id="6485" w:author="Seth Oranburg" w:date="2026-03-07T09:50:00Z" w16du:dateUtc="2026-03-07T14:50:00Z">
        <w:r w:rsidRPr="00742779">
          <w:rPr>
            <w:rFonts w:ascii="ZWAdobeF" w:hAnsi="ZWAdobeF" w:cs="ZWAdobeF"/>
            <w:sz w:val="2"/>
            <w:szCs w:val="2"/>
          </w:rPr>
          <w:delText>2765B</w:delText>
        </w:r>
        <w:r w:rsidR="0033544D" w:rsidRPr="00742779">
          <w:delText>The</w:delText>
        </w:r>
      </w:del>
      <w:ins w:id="6486" w:author="Seth Oranburg" w:date="2026-03-07T09:50:00Z" w16du:dateUtc="2026-03-07T14:50:00Z">
        <w:r w:rsidR="0033544D" w:rsidRPr="00742779">
          <w:t>The</w:t>
        </w:r>
      </w:ins>
      <w:r w:rsidR="0033544D" w:rsidRPr="00742779">
        <w:t xml:space="preserve"> traditional piercing analysis applies: the creditor must show unity of interest between Parent and Subsidiary such that their separate personalities no longer exist, plus circumstances showing that respecting separateness would sanction fraud or promote injustice.</w:t>
      </w:r>
    </w:p>
    <w:p w14:paraId="10109EE9" w14:textId="77777777" w:rsidR="0033544D" w:rsidRPr="00742779" w:rsidRDefault="00742779" w:rsidP="000E54B1">
      <w:del w:id="6487" w:author="Seth Oranburg" w:date="2026-03-07T09:50:00Z" w16du:dateUtc="2026-03-07T14:50:00Z">
        <w:r w:rsidRPr="00742779">
          <w:rPr>
            <w:rFonts w:ascii="ZWAdobeF" w:hAnsi="ZWAdobeF" w:cs="ZWAdobeF"/>
            <w:sz w:val="2"/>
            <w:szCs w:val="2"/>
          </w:rPr>
          <w:delText>2766B</w:delText>
        </w:r>
        <w:r w:rsidR="0033544D" w:rsidRPr="00742779">
          <w:delText>But</w:delText>
        </w:r>
      </w:del>
      <w:ins w:id="6488" w:author="Seth Oranburg" w:date="2026-03-07T09:50:00Z" w16du:dateUtc="2026-03-07T14:50:00Z">
        <w:r w:rsidR="0033544D" w:rsidRPr="00742779">
          <w:t>But</w:t>
        </w:r>
      </w:ins>
      <w:r w:rsidR="0033544D" w:rsidRPr="00742779">
        <w:t xml:space="preserve"> this analysis raises questions that do not arise with individual shareholders. Parent, as a corporation, necessarily acts through human agents. Can Parent </w:t>
      </w:r>
      <w:r w:rsidR="009F60D1" w:rsidRPr="00742779">
        <w:t>“</w:t>
      </w:r>
      <w:r w:rsidR="0033544D" w:rsidRPr="00742779">
        <w:t>observe corporate formalities</w:t>
      </w:r>
      <w:r w:rsidR="009F60D1" w:rsidRPr="00742779">
        <w:t>”</w:t>
      </w:r>
      <w:r w:rsidR="0033544D" w:rsidRPr="00742779">
        <w:t xml:space="preserve"> when its board overlaps with Subsidiary</w:t>
      </w:r>
      <w:r w:rsidR="009F60D1" w:rsidRPr="00742779">
        <w:t>’</w:t>
      </w:r>
      <w:r w:rsidR="0033544D" w:rsidRPr="00742779">
        <w:t xml:space="preserve">s board? Does Parent </w:t>
      </w:r>
      <w:r w:rsidR="009F60D1" w:rsidRPr="00742779">
        <w:t>“</w:t>
      </w:r>
      <w:r w:rsidR="0033544D" w:rsidRPr="00742779">
        <w:t>commingle funds</w:t>
      </w:r>
      <w:r w:rsidR="009F60D1" w:rsidRPr="00742779">
        <w:t>”</w:t>
      </w:r>
      <w:r w:rsidR="0033544D" w:rsidRPr="00742779">
        <w:t xml:space="preserve"> when it operates a cash management system sweeping Subsidiary</w:t>
      </w:r>
      <w:r w:rsidR="009F60D1" w:rsidRPr="00742779">
        <w:t>’</w:t>
      </w:r>
      <w:r w:rsidR="0033544D" w:rsidRPr="00742779">
        <w:t xml:space="preserve">s receipts into a central account? Does Parent </w:t>
      </w:r>
      <w:r w:rsidR="009F60D1" w:rsidRPr="00742779">
        <w:t>“</w:t>
      </w:r>
      <w:r w:rsidR="0033544D" w:rsidRPr="00742779">
        <w:t>dominate</w:t>
      </w:r>
      <w:r w:rsidR="009F60D1" w:rsidRPr="00742779">
        <w:t>”</w:t>
      </w:r>
      <w:r w:rsidR="0033544D" w:rsidRPr="00742779">
        <w:t xml:space="preserve"> Subsidiary when Parent</w:t>
      </w:r>
      <w:r w:rsidR="009F60D1" w:rsidRPr="00742779">
        <w:t>’</w:t>
      </w:r>
      <w:r w:rsidR="0033544D" w:rsidRPr="00742779">
        <w:t>s strategic decisions determine Subsidiary</w:t>
      </w:r>
      <w:r w:rsidR="009F60D1" w:rsidRPr="00742779">
        <w:t>’</w:t>
      </w:r>
      <w:r w:rsidR="0033544D" w:rsidRPr="00742779">
        <w:t>s business direction?</w:t>
      </w:r>
    </w:p>
    <w:p w14:paraId="68AD0B63" w14:textId="77777777" w:rsidR="0033544D" w:rsidRPr="00742779" w:rsidRDefault="00742779" w:rsidP="000E54B1">
      <w:del w:id="6489" w:author="Seth Oranburg" w:date="2026-03-07T09:50:00Z" w16du:dateUtc="2026-03-07T14:50:00Z">
        <w:r w:rsidRPr="00742779">
          <w:rPr>
            <w:rFonts w:ascii="ZWAdobeF" w:hAnsi="ZWAdobeF" w:cs="ZWAdobeF"/>
            <w:sz w:val="2"/>
            <w:szCs w:val="2"/>
          </w:rPr>
          <w:delText>2767B</w:delText>
        </w:r>
        <w:r w:rsidR="0033544D" w:rsidRPr="00742779">
          <w:delText>The</w:delText>
        </w:r>
      </w:del>
      <w:ins w:id="6490" w:author="Seth Oranburg" w:date="2026-03-07T09:50:00Z" w16du:dateUtc="2026-03-07T14:50:00Z">
        <w:r w:rsidR="0033544D" w:rsidRPr="00742779">
          <w:t>The</w:t>
        </w:r>
      </w:ins>
      <w:r w:rsidR="0033544D" w:rsidRPr="00742779">
        <w:t xml:space="preserve"> reality of corporate groups is that parents exercise substantial control over subsidiaries. They appoint subsidiary directors. They approve major subsidiary decisions. They often integrate subsidiary operations into group-wide systems. If such control automatically produced piercing, limited liability within corporate groups would cease to exist.</w:t>
      </w:r>
    </w:p>
    <w:p w14:paraId="519ABE63" w14:textId="77777777" w:rsidR="0033544D" w:rsidRPr="00742779" w:rsidRDefault="00742779" w:rsidP="000E54B1">
      <w:pPr>
        <w:pPrChange w:id="6491" w:author="Seth Oranburg" w:date="2026-03-07T09:50:00Z" w16du:dateUtc="2026-03-07T14:50:00Z">
          <w:pPr>
            <w:pStyle w:val="NormalWeb"/>
          </w:pPr>
        </w:pPrChange>
      </w:pPr>
      <w:del w:id="6492" w:author="Seth Oranburg" w:date="2026-03-07T09:50:00Z" w16du:dateUtc="2026-03-07T14:50:00Z">
        <w:r w:rsidRPr="00742779">
          <w:rPr>
            <w:rFonts w:ascii="ZWAdobeF" w:hAnsi="ZWAdobeF" w:cs="ZWAdobeF"/>
            <w:sz w:val="2"/>
            <w:szCs w:val="2"/>
          </w:rPr>
          <w:delText>2768B</w:delText>
        </w:r>
        <w:r w:rsidR="0033544D" w:rsidRPr="00742779">
          <w:delText>Courts</w:delText>
        </w:r>
      </w:del>
      <w:ins w:id="6493" w:author="Seth Oranburg" w:date="2026-03-07T09:50:00Z" w16du:dateUtc="2026-03-07T14:50:00Z">
        <w:r w:rsidR="0033544D" w:rsidRPr="00742779">
          <w:t>Courts</w:t>
        </w:r>
      </w:ins>
      <w:r w:rsidR="0033544D" w:rsidRPr="00742779">
        <w:t xml:space="preserve"> have recognized this tension. The Supreme Court addressed it directly in </w:t>
      </w:r>
      <w:r w:rsidR="0033544D" w:rsidRPr="00742779">
        <w:rPr>
          <w:rStyle w:val="Emphasis"/>
        </w:rPr>
        <w:t>United States v. Bestfoods</w:t>
      </w:r>
      <w:r w:rsidR="0033544D" w:rsidRPr="00742779">
        <w:t>, a CERCLA environmental liability case.</w:t>
      </w:r>
      <w:r w:rsidR="0033544D">
        <w:fldChar w:fldCharType="begin"/>
      </w:r>
      <w:r w:rsidR="0033544D">
        <w:instrText>HYPERLINK \l "fn373-11647" \o "Jump to citation"</w:instrText>
      </w:r>
      <w:r w:rsidR="0033544D">
        <w:fldChar w:fldCharType="separate"/>
      </w:r>
      <w:r w:rsidR="0033544D" w:rsidRPr="00742779">
        <w:rPr>
          <w:rStyle w:val="Hyperlink"/>
          <w:color w:val="auto"/>
          <w:u w:val="none"/>
        </w:rPr>
        <w:t>[373</w:t>
      </w:r>
      <w:r w:rsidR="00EE2871" w:rsidRPr="00742779">
        <w:rPr>
          <w:rStyle w:val="Hyperlink"/>
          <w:color w:val="auto"/>
          <w:u w:val="none"/>
        </w:rPr>
        <w:t>]</w:t>
      </w:r>
      <w:r w:rsidR="0033544D">
        <w:fldChar w:fldCharType="end"/>
      </w:r>
      <w:r w:rsidR="0033544D" w:rsidRPr="00742779">
        <w:t xml:space="preserve"> The Court distinguished between a parent</w:t>
      </w:r>
      <w:r w:rsidR="009F60D1" w:rsidRPr="00742779">
        <w:t>’</w:t>
      </w:r>
      <w:r w:rsidR="0033544D" w:rsidRPr="00742779">
        <w:t>s control of a subsidiary through the subsidiary</w:t>
      </w:r>
      <w:r w:rsidR="009F60D1" w:rsidRPr="00742779">
        <w:t>’</w:t>
      </w:r>
      <w:r w:rsidR="0033544D" w:rsidRPr="00742779">
        <w:t>s board, which is the normal incident of ownership, and a parent</w:t>
      </w:r>
      <w:r w:rsidR="009F60D1" w:rsidRPr="00742779">
        <w:t>’</w:t>
      </w:r>
      <w:r w:rsidR="0033544D" w:rsidRPr="00742779">
        <w:t>s direct operation of the subsidiary</w:t>
      </w:r>
      <w:r w:rsidR="009F60D1" w:rsidRPr="00742779">
        <w:t>’</w:t>
      </w:r>
      <w:r w:rsidR="0033544D" w:rsidRPr="00742779">
        <w:t>s facility, which may support piercing or direct liability.</w:t>
      </w:r>
    </w:p>
    <w:p w14:paraId="3886CB9C" w14:textId="77777777" w:rsidR="0033544D" w:rsidRPr="00742779" w:rsidRDefault="00742779" w:rsidP="000E54B1">
      <w:pPr>
        <w:pPrChange w:id="6494" w:author="Seth Oranburg" w:date="2026-03-07T09:50:00Z" w16du:dateUtc="2026-03-07T14:50:00Z">
          <w:pPr>
            <w:pStyle w:val="NormalWeb"/>
          </w:pPr>
        </w:pPrChange>
      </w:pPr>
      <w:del w:id="6495" w:author="Seth Oranburg" w:date="2026-03-07T09:50:00Z" w16du:dateUtc="2026-03-07T14:50:00Z">
        <w:r w:rsidRPr="00742779">
          <w:rPr>
            <w:rFonts w:ascii="ZWAdobeF" w:hAnsi="ZWAdobeF" w:cs="ZWAdobeF"/>
            <w:sz w:val="2"/>
            <w:szCs w:val="2"/>
          </w:rPr>
          <w:lastRenderedPageBreak/>
          <w:delText>2769B</w:delText>
        </w:r>
      </w:del>
      <w:r w:rsidR="009F60D1" w:rsidRPr="00742779">
        <w:t>“</w:t>
      </w:r>
      <w:r w:rsidR="0033544D" w:rsidRPr="00742779">
        <w:t>It is a general principle of corporate law deeply ingrained in our economic and legal systems that a parent corporation... is not liable for the acts of its subsidiaries.</w:t>
      </w:r>
      <w:r w:rsidR="009F60D1" w:rsidRPr="00742779">
        <w:t>”</w:t>
      </w:r>
      <w:r w:rsidR="0033544D">
        <w:fldChar w:fldCharType="begin"/>
      </w:r>
      <w:r w:rsidR="0033544D">
        <w:instrText>HYPERLINK \l "fn373-11647" \o "Jump to citation"</w:instrText>
      </w:r>
      <w:r w:rsidR="0033544D">
        <w:fldChar w:fldCharType="separate"/>
      </w:r>
      <w:r w:rsidR="0033544D" w:rsidRPr="00742779">
        <w:rPr>
          <w:rStyle w:val="Hyperlink"/>
          <w:color w:val="auto"/>
          <w:u w:val="none"/>
        </w:rPr>
        <w:t>[373</w:t>
      </w:r>
      <w:r w:rsidR="00EE2871" w:rsidRPr="00742779">
        <w:rPr>
          <w:rStyle w:val="Hyperlink"/>
          <w:color w:val="auto"/>
          <w:u w:val="none"/>
        </w:rPr>
        <w:t>]</w:t>
      </w:r>
      <w:r w:rsidR="0033544D">
        <w:fldChar w:fldCharType="end"/>
      </w:r>
      <w:r w:rsidR="0033544D" w:rsidRPr="00742779">
        <w:t xml:space="preserve"> The Court acknowledged that control exercised through legitimate governance channels does not threaten limited liability. Only when the parent steps outside those channels and operates the subsidiary</w:t>
      </w:r>
      <w:r w:rsidR="009F60D1" w:rsidRPr="00742779">
        <w:t>’</w:t>
      </w:r>
      <w:r w:rsidR="0033544D" w:rsidRPr="00742779">
        <w:t>s business directly does liability attach.</w:t>
      </w:r>
    </w:p>
    <w:p w14:paraId="263DEBE0" w14:textId="77777777" w:rsidR="0033544D" w:rsidRPr="00742779" w:rsidRDefault="0033544D" w:rsidP="000E54B1">
      <w:pPr>
        <w:pStyle w:val="Heading3"/>
        <w:rPr>
          <w:rFonts w:eastAsia="Times New Roman"/>
        </w:rPr>
      </w:pPr>
      <w:r w:rsidRPr="00742779">
        <w:rPr>
          <w:rFonts w:eastAsia="Times New Roman"/>
        </w:rPr>
        <w:t>Empirical Patterns in Parent-Subsidiary Cases</w:t>
      </w:r>
    </w:p>
    <w:p w14:paraId="308EBFCD" w14:textId="77777777" w:rsidR="0033544D" w:rsidRPr="00742779" w:rsidRDefault="00742779" w:rsidP="000E54B1">
      <w:del w:id="6496" w:author="Seth Oranburg" w:date="2026-03-07T09:50:00Z" w16du:dateUtc="2026-03-07T14:50:00Z">
        <w:r w:rsidRPr="00742779">
          <w:rPr>
            <w:rFonts w:ascii="ZWAdobeF" w:hAnsi="ZWAdobeF" w:cs="ZWAdobeF"/>
            <w:sz w:val="2"/>
            <w:szCs w:val="2"/>
          </w:rPr>
          <w:delText>2770B</w:delText>
        </w:r>
        <w:r w:rsidR="0033544D" w:rsidRPr="00742779">
          <w:delText>Thompson</w:delText>
        </w:r>
        <w:r w:rsidR="009F60D1" w:rsidRPr="00742779">
          <w:delText>’</w:delText>
        </w:r>
        <w:r w:rsidR="0033544D" w:rsidRPr="00742779">
          <w:delText>s</w:delText>
        </w:r>
      </w:del>
      <w:ins w:id="6497" w:author="Seth Oranburg" w:date="2026-03-07T09:50:00Z" w16du:dateUtc="2026-03-07T14:50:00Z">
        <w:r w:rsidR="0033544D" w:rsidRPr="00742779">
          <w:t>Thompson</w:t>
        </w:r>
        <w:r w:rsidR="009F60D1" w:rsidRPr="00742779">
          <w:t>’</w:t>
        </w:r>
        <w:r w:rsidR="0033544D" w:rsidRPr="00742779">
          <w:t>s</w:t>
        </w:r>
      </w:ins>
      <w:r w:rsidR="0033544D" w:rsidRPr="00742779">
        <w:t xml:space="preserve"> data show that courts pierce in parent-subsidiary cases at rates similar to close corporation cases generally, approximately thirty-seven percent. This rate is lower than the piercing rate for corporations with individual shareholders. Thompson and subsequent researchers found this difference persisted across time periods and jurisdictions.</w:t>
      </w:r>
    </w:p>
    <w:p w14:paraId="6F60E3A0" w14:textId="77777777" w:rsidR="0033544D" w:rsidRPr="00742779" w:rsidRDefault="00742779" w:rsidP="000E54B1">
      <w:pPr>
        <w:pPrChange w:id="6498" w:author="Seth Oranburg" w:date="2026-03-07T09:50:00Z" w16du:dateUtc="2026-03-07T14:50:00Z">
          <w:pPr>
            <w:pStyle w:val="NormalWeb"/>
          </w:pPr>
        </w:pPrChange>
      </w:pPr>
      <w:del w:id="6499" w:author="Seth Oranburg" w:date="2026-03-07T09:50:00Z" w16du:dateUtc="2026-03-07T14:50:00Z">
        <w:r w:rsidRPr="00742779">
          <w:rPr>
            <w:rFonts w:ascii="ZWAdobeF" w:hAnsi="ZWAdobeF" w:cs="ZWAdobeF"/>
            <w:sz w:val="2"/>
            <w:szCs w:val="2"/>
          </w:rPr>
          <w:delText>2771B</w:delText>
        </w:r>
        <w:r w:rsidR="0033544D" w:rsidRPr="00742779">
          <w:delText>Professor</w:delText>
        </w:r>
      </w:del>
      <w:ins w:id="6500" w:author="Seth Oranburg" w:date="2026-03-07T09:50:00Z" w16du:dateUtc="2026-03-07T14:50:00Z">
        <w:r w:rsidR="0033544D" w:rsidRPr="00742779">
          <w:t>Professor</w:t>
        </w:r>
      </w:ins>
      <w:r w:rsidR="0033544D" w:rsidRPr="00742779">
        <w:t xml:space="preserve"> Thompson conducted a focused study of parent-subsidiary piercing to understand the distinctive factors at work.</w:t>
      </w:r>
      <w:r w:rsidR="000252CA">
        <w:fldChar w:fldCharType="begin"/>
      </w:r>
      <w:r w:rsidR="000252CA">
        <w:instrText>HYPERLINK \l "fn374-11647" \o "Jump to citation"</w:instrText>
      </w:r>
      <w:r w:rsidR="000252CA">
        <w:fldChar w:fldCharType="separate"/>
      </w:r>
      <w:r w:rsidR="000252CA" w:rsidRPr="00742779">
        <w:rPr>
          <w:rStyle w:val="Hyperlink"/>
          <w:color w:val="auto"/>
          <w:u w:val="none"/>
        </w:rPr>
        <w:t>[358]</w:t>
      </w:r>
      <w:r w:rsidR="000252CA">
        <w:fldChar w:fldCharType="end"/>
      </w:r>
      <w:r w:rsidR="0033544D" w:rsidRPr="00742779">
        <w:t xml:space="preserve"> He found that courts pay particular attention to whether the subsidiary was operated as an independent business enterprise or merely as a division or department of the parent. When subsidiaries maintained their own management, pursued their own business strategies, and transacted with the parent at arm</w:t>
      </w:r>
      <w:r w:rsidR="009F60D1" w:rsidRPr="00742779">
        <w:t>’</w:t>
      </w:r>
      <w:r w:rsidR="0033544D" w:rsidRPr="00742779">
        <w:t>s length, courts respected separateness. When subsidiaries existed only on paper while the parent made all decisions and controlled all resources, courts pierced.</w:t>
      </w:r>
    </w:p>
    <w:p w14:paraId="73096E41" w14:textId="77777777" w:rsidR="0033544D" w:rsidRPr="00742779" w:rsidRDefault="00742779" w:rsidP="000E54B1">
      <w:del w:id="6501" w:author="Seth Oranburg" w:date="2026-03-07T09:50:00Z" w16du:dateUtc="2026-03-07T14:50:00Z">
        <w:r w:rsidRPr="00742779">
          <w:rPr>
            <w:rFonts w:ascii="ZWAdobeF" w:hAnsi="ZWAdobeF" w:cs="ZWAdobeF"/>
            <w:sz w:val="2"/>
            <w:szCs w:val="2"/>
          </w:rPr>
          <w:delText>2772B</w:delText>
        </w:r>
        <w:r w:rsidR="0033544D" w:rsidRPr="00742779">
          <w:delText>This</w:delText>
        </w:r>
      </w:del>
      <w:ins w:id="6502" w:author="Seth Oranburg" w:date="2026-03-07T09:50:00Z" w16du:dateUtc="2026-03-07T14:50:00Z">
        <w:r w:rsidR="0033544D" w:rsidRPr="00742779">
          <w:t>This</w:t>
        </w:r>
      </w:ins>
      <w:r w:rsidR="0033544D" w:rsidRPr="00742779">
        <w:t xml:space="preserve"> focus on substantive independence echoes the individual-shareholder cases. The question is whether the entity exists as a genuine enterprise or merely as a label. Individual shareholders who use corporations as personal instrumentalities face piercing; parents who use subsidiaries as corporate instrumentalities face similar risk.</w:t>
      </w:r>
    </w:p>
    <w:p w14:paraId="4BD79A7D" w14:textId="77777777" w:rsidR="0033544D" w:rsidRPr="00742779" w:rsidRDefault="00742779" w:rsidP="000E54B1">
      <w:del w:id="6503" w:author="Seth Oranburg" w:date="2026-03-07T09:50:00Z" w16du:dateUtc="2026-03-07T14:50:00Z">
        <w:r w:rsidRPr="00742779">
          <w:rPr>
            <w:rFonts w:ascii="ZWAdobeF" w:hAnsi="ZWAdobeF" w:cs="ZWAdobeF"/>
            <w:sz w:val="2"/>
            <w:szCs w:val="2"/>
          </w:rPr>
          <w:delText>2773B</w:delText>
        </w:r>
        <w:r w:rsidR="0033544D" w:rsidRPr="00742779">
          <w:delText>Thompson</w:delText>
        </w:r>
      </w:del>
      <w:ins w:id="6504" w:author="Seth Oranburg" w:date="2026-03-07T09:50:00Z" w16du:dateUtc="2026-03-07T14:50:00Z">
        <w:r w:rsidR="0033544D" w:rsidRPr="00742779">
          <w:t>Thompson</w:t>
        </w:r>
      </w:ins>
      <w:r w:rsidR="0033544D" w:rsidRPr="00742779">
        <w:t xml:space="preserve"> also found that undercapitalization played a smaller role in parent-subsidiary cases than in individual-shareholder cases. Courts mentioned undercapitalization in only about eleven percent of parent-subsidiary piercing decisions. This difference may reflect recognition that subsidiary capitalization is largely a matter of internal corporate planning. A parent might rationally maintain a thinly capitalized subsidiary that operates with parent guarantees and integrated financial systems. This arrangement differs from an individual creating a shell corporation to externalize risk to third parties.</w:t>
      </w:r>
    </w:p>
    <w:p w14:paraId="294E9663" w14:textId="77777777" w:rsidR="0033544D" w:rsidRPr="00742779" w:rsidRDefault="0033544D" w:rsidP="000E54B1">
      <w:pPr>
        <w:pStyle w:val="Heading3"/>
        <w:rPr>
          <w:rFonts w:eastAsia="Times New Roman"/>
        </w:rPr>
      </w:pPr>
      <w:r w:rsidRPr="00742779">
        <w:rPr>
          <w:rFonts w:eastAsia="Times New Roman"/>
        </w:rPr>
        <w:lastRenderedPageBreak/>
        <w:t>The Contract-Tort Distinction in Corporate Groups</w:t>
      </w:r>
    </w:p>
    <w:p w14:paraId="46EC19CC" w14:textId="77777777" w:rsidR="0033544D" w:rsidRPr="00742779" w:rsidRDefault="00742779" w:rsidP="000E54B1">
      <w:del w:id="6505" w:author="Seth Oranburg" w:date="2026-03-07T09:50:00Z" w16du:dateUtc="2026-03-07T14:50:00Z">
        <w:r w:rsidRPr="00742779">
          <w:rPr>
            <w:rFonts w:ascii="ZWAdobeF" w:hAnsi="ZWAdobeF" w:cs="ZWAdobeF"/>
            <w:sz w:val="2"/>
            <w:szCs w:val="2"/>
          </w:rPr>
          <w:delText>2774B</w:delText>
        </w:r>
        <w:r w:rsidR="0033544D" w:rsidRPr="00742779">
          <w:delText>The</w:delText>
        </w:r>
      </w:del>
      <w:ins w:id="6506" w:author="Seth Oranburg" w:date="2026-03-07T09:50:00Z" w16du:dateUtc="2026-03-07T14:50:00Z">
        <w:r w:rsidR="0033544D" w:rsidRPr="00742779">
          <w:t>The</w:t>
        </w:r>
      </w:ins>
      <w:r w:rsidR="0033544D" w:rsidRPr="00742779">
        <w:t xml:space="preserve"> contract-tort differential that appeared in individual-shareholder cases largely disappears in parent-subsidiary cases. Courts pierce parent-subsidiary structures at roughly equal rates for contract and tort claims.</w:t>
      </w:r>
    </w:p>
    <w:p w14:paraId="6AA68C09" w14:textId="77777777" w:rsidR="0033544D" w:rsidRPr="00742779" w:rsidRDefault="00742779" w:rsidP="000E54B1">
      <w:del w:id="6507" w:author="Seth Oranburg" w:date="2026-03-07T09:50:00Z" w16du:dateUtc="2026-03-07T14:50:00Z">
        <w:r w:rsidRPr="00742779">
          <w:rPr>
            <w:rFonts w:ascii="ZWAdobeF" w:hAnsi="ZWAdobeF" w:cs="ZWAdobeF"/>
            <w:sz w:val="2"/>
            <w:szCs w:val="2"/>
          </w:rPr>
          <w:delText>2775B</w:delText>
        </w:r>
        <w:r w:rsidR="0033544D" w:rsidRPr="00742779">
          <w:delText>This</w:delText>
        </w:r>
      </w:del>
      <w:ins w:id="6508" w:author="Seth Oranburg" w:date="2026-03-07T09:50:00Z" w16du:dateUtc="2026-03-07T14:50:00Z">
        <w:r w:rsidR="0033544D" w:rsidRPr="00742779">
          <w:t>This</w:t>
        </w:r>
      </w:ins>
      <w:r w:rsidR="0033544D" w:rsidRPr="00742779">
        <w:t xml:space="preserve"> convergence makes sense in light of the misrepresentation explanation developed earlier. Contract creditors pierce individual shareholders more often because individual-shareholder cases more frequently involve misrepresentation about identity. But when dealing with corporate groups, contract creditors typically know they are contracting with a subsidiary. The credit decision turns on whether the parent will stand behind the subsidiary, not on whether a subsidiary exists.</w:t>
      </w:r>
    </w:p>
    <w:p w14:paraId="125728D0" w14:textId="77777777" w:rsidR="0033544D" w:rsidRPr="00742779" w:rsidRDefault="00742779" w:rsidP="000E54B1">
      <w:del w:id="6509" w:author="Seth Oranburg" w:date="2026-03-07T09:50:00Z" w16du:dateUtc="2026-03-07T14:50:00Z">
        <w:r w:rsidRPr="00742779">
          <w:rPr>
            <w:rFonts w:ascii="ZWAdobeF" w:hAnsi="ZWAdobeF" w:cs="ZWAdobeF"/>
            <w:sz w:val="2"/>
            <w:szCs w:val="2"/>
          </w:rPr>
          <w:delText>2776B</w:delText>
        </w:r>
        <w:r w:rsidR="0033544D" w:rsidRPr="00742779">
          <w:delText>Tort</w:delText>
        </w:r>
      </w:del>
      <w:ins w:id="6510" w:author="Seth Oranburg" w:date="2026-03-07T09:50:00Z" w16du:dateUtc="2026-03-07T14:50:00Z">
        <w:r w:rsidR="0033544D" w:rsidRPr="00742779">
          <w:t>Tort</w:t>
        </w:r>
      </w:ins>
      <w:r w:rsidR="0033544D" w:rsidRPr="00742779">
        <w:t xml:space="preserve"> creditors face similar information challenges in both contexts. They cannot investigate before injury occurs. The identity question is less salient because the injury victim</w:t>
      </w:r>
      <w:r w:rsidR="009F60D1" w:rsidRPr="00742779">
        <w:t>’</w:t>
      </w:r>
      <w:r w:rsidR="0033544D" w:rsidRPr="00742779">
        <w:t>s claim is against whoever caused the harm, whether parent, subsidiary, or both.</w:t>
      </w:r>
    </w:p>
    <w:p w14:paraId="34C56A7C" w14:textId="77777777" w:rsidR="0033544D" w:rsidRPr="00742779" w:rsidRDefault="0033544D" w:rsidP="000E54B1">
      <w:pPr>
        <w:pStyle w:val="Heading3"/>
        <w:rPr>
          <w:rFonts w:eastAsia="Times New Roman"/>
        </w:rPr>
      </w:pPr>
      <w:r w:rsidRPr="00742779">
        <w:rPr>
          <w:rFonts w:eastAsia="Times New Roman"/>
        </w:rPr>
        <w:t>Enterprise Liability and Successor Liability</w:t>
      </w:r>
    </w:p>
    <w:p w14:paraId="1492F65C" w14:textId="77777777" w:rsidR="0033544D" w:rsidRPr="00742779" w:rsidRDefault="00742779" w:rsidP="000E54B1">
      <w:pPr>
        <w:pPrChange w:id="6511" w:author="Seth Oranburg" w:date="2026-03-07T09:50:00Z" w16du:dateUtc="2026-03-07T14:50:00Z">
          <w:pPr>
            <w:pStyle w:val="NormalWeb"/>
          </w:pPr>
        </w:pPrChange>
      </w:pPr>
      <w:del w:id="6512" w:author="Seth Oranburg" w:date="2026-03-07T09:50:00Z" w16du:dateUtc="2026-03-07T14:50:00Z">
        <w:r w:rsidRPr="00742779">
          <w:rPr>
            <w:rFonts w:ascii="ZWAdobeF" w:hAnsi="ZWAdobeF" w:cs="ZWAdobeF"/>
            <w:sz w:val="2"/>
            <w:szCs w:val="2"/>
          </w:rPr>
          <w:delText>2777B</w:delText>
        </w:r>
        <w:r w:rsidR="0033544D" w:rsidRPr="00742779">
          <w:delText>Some</w:delText>
        </w:r>
      </w:del>
      <w:ins w:id="6513" w:author="Seth Oranburg" w:date="2026-03-07T09:50:00Z" w16du:dateUtc="2026-03-07T14:50:00Z">
        <w:r w:rsidR="0033544D" w:rsidRPr="00742779">
          <w:t>Some</w:t>
        </w:r>
      </w:ins>
      <w:r w:rsidR="0033544D" w:rsidRPr="00742779">
        <w:t xml:space="preserve"> scholars have proposed abandoning veil piercing in favor of enterprise liability for corporate groups.</w:t>
      </w:r>
      <w:r w:rsidR="0033544D">
        <w:fldChar w:fldCharType="begin"/>
      </w:r>
      <w:r w:rsidR="0033544D">
        <w:instrText>HYPERLINK \l "fn375-11647" \o "Jump to citation"</w:instrText>
      </w:r>
      <w:r w:rsidR="0033544D">
        <w:fldChar w:fldCharType="separate"/>
      </w:r>
      <w:r w:rsidR="0033544D" w:rsidRPr="00742779">
        <w:rPr>
          <w:rStyle w:val="Hyperlink"/>
          <w:color w:val="auto"/>
          <w:u w:val="none"/>
        </w:rPr>
        <w:t>[375</w:t>
      </w:r>
      <w:r w:rsidR="00FA601A" w:rsidRPr="00742779">
        <w:rPr>
          <w:rStyle w:val="Hyperlink"/>
          <w:color w:val="auto"/>
          <w:u w:val="none"/>
        </w:rPr>
        <w:t>]</w:t>
      </w:r>
      <w:r w:rsidR="0033544D">
        <w:fldChar w:fldCharType="end"/>
      </w:r>
      <w:r w:rsidR="0033544D" w:rsidRPr="00742779">
        <w:t xml:space="preserve"> Under enterprise liability, all corporations within an integrated group would be liable for obligations incurred by any member. The theory is that modern corporate groups operate as unified enterprises despite formal legal separation. Treating them as separate entities for liability purposes creates artificial boundaries.</w:t>
      </w:r>
    </w:p>
    <w:p w14:paraId="6501DCB2" w14:textId="77777777" w:rsidR="0033544D" w:rsidRPr="00742779" w:rsidRDefault="00742779" w:rsidP="000E54B1">
      <w:del w:id="6514" w:author="Seth Oranburg" w:date="2026-03-07T09:50:00Z" w16du:dateUtc="2026-03-07T14:50:00Z">
        <w:r w:rsidRPr="00742779">
          <w:rPr>
            <w:rFonts w:ascii="ZWAdobeF" w:hAnsi="ZWAdobeF" w:cs="ZWAdobeF"/>
            <w:sz w:val="2"/>
            <w:szCs w:val="2"/>
          </w:rPr>
          <w:delText>2778B</w:delText>
        </w:r>
        <w:r w:rsidR="0033544D" w:rsidRPr="00742779">
          <w:delText>Courts</w:delText>
        </w:r>
      </w:del>
      <w:ins w:id="6515" w:author="Seth Oranburg" w:date="2026-03-07T09:50:00Z" w16du:dateUtc="2026-03-07T14:50:00Z">
        <w:r w:rsidR="0033544D" w:rsidRPr="00742779">
          <w:t>Courts</w:t>
        </w:r>
      </w:ins>
      <w:r w:rsidR="0033544D" w:rsidRPr="00742779">
        <w:t xml:space="preserve"> have rejected wholesale adoption of enterprise liability, but the concept influences piercing analysis. When a corporate group operates with substantial integration—unified management, consolidated financial reporting, shared services, intercompany transactions—courts are more willing to pierce.</w:t>
      </w:r>
    </w:p>
    <w:p w14:paraId="137C7820" w14:textId="77777777" w:rsidR="0033544D" w:rsidRPr="00742779" w:rsidRDefault="00742779" w:rsidP="000E54B1">
      <w:del w:id="6516" w:author="Seth Oranburg" w:date="2026-03-07T09:50:00Z" w16du:dateUtc="2026-03-07T14:50:00Z">
        <w:r w:rsidRPr="00742779">
          <w:rPr>
            <w:rFonts w:ascii="ZWAdobeF" w:hAnsi="ZWAdobeF" w:cs="ZWAdobeF"/>
            <w:sz w:val="2"/>
            <w:szCs w:val="2"/>
          </w:rPr>
          <w:delText>2779B</w:delText>
        </w:r>
        <w:r w:rsidR="0033544D" w:rsidRPr="00742779">
          <w:delText>Related</w:delText>
        </w:r>
      </w:del>
      <w:ins w:id="6517" w:author="Seth Oranburg" w:date="2026-03-07T09:50:00Z" w16du:dateUtc="2026-03-07T14:50:00Z">
        <w:r w:rsidR="0033544D" w:rsidRPr="00742779">
          <w:t>Related</w:t>
        </w:r>
      </w:ins>
      <w:r w:rsidR="0033544D" w:rsidRPr="00742779">
        <w:t xml:space="preserve"> is successor liability, a doctrine that holds acquiring corporations liable for predecessor obligations under certain circumstances. Successor liability differs from piercing because it applies to asset acquisitions rather than ownership structures. But both doctrines respond to the same concern: shareholders should not be able to arrange corporate structures to evade legitimate obligations.</w:t>
      </w:r>
    </w:p>
    <w:p w14:paraId="291926D6" w14:textId="77777777" w:rsidR="0033544D" w:rsidRPr="00742779" w:rsidRDefault="0033544D" w:rsidP="000E54B1">
      <w:pPr>
        <w:pStyle w:val="Heading2"/>
        <w:rPr>
          <w:rFonts w:eastAsia="Times New Roman"/>
        </w:rPr>
      </w:pPr>
      <w:r w:rsidRPr="00742779">
        <w:rPr>
          <w:rFonts w:eastAsia="Times New Roman"/>
        </w:rPr>
        <w:lastRenderedPageBreak/>
        <w:t>Piercing in Limited Liability Companies</w:t>
      </w:r>
    </w:p>
    <w:p w14:paraId="44F3B6F5" w14:textId="77777777" w:rsidR="0033544D" w:rsidRPr="00742779" w:rsidRDefault="00742779" w:rsidP="000E54B1">
      <w:pPr>
        <w:pPrChange w:id="6518" w:author="Seth Oranburg" w:date="2026-03-07T09:50:00Z" w16du:dateUtc="2026-03-07T14:50:00Z">
          <w:pPr>
            <w:pStyle w:val="NormalWeb"/>
          </w:pPr>
        </w:pPrChange>
      </w:pPr>
      <w:del w:id="6519" w:author="Seth Oranburg" w:date="2026-03-07T09:50:00Z" w16du:dateUtc="2026-03-07T14:50:00Z">
        <w:r w:rsidRPr="00742779">
          <w:rPr>
            <w:rFonts w:ascii="ZWAdobeF" w:hAnsi="ZWAdobeF" w:cs="ZWAdobeF"/>
            <w:sz w:val="2"/>
            <w:szCs w:val="2"/>
          </w:rPr>
          <w:delText>2780B</w:delText>
        </w:r>
        <w:r w:rsidR="0033544D" w:rsidRPr="00742779">
          <w:delText>Does</w:delText>
        </w:r>
      </w:del>
      <w:ins w:id="6520" w:author="Seth Oranburg" w:date="2026-03-07T09:50:00Z" w16du:dateUtc="2026-03-07T14:50:00Z">
        <w:r w:rsidR="0033544D" w:rsidRPr="00742779">
          <w:t>Does</w:t>
        </w:r>
      </w:ins>
      <w:r w:rsidR="0033544D" w:rsidRPr="00742779">
        <w:t xml:space="preserve"> veil piercing apply to LLCs the same way it applies to corporations? Courts have almost uniformly held that it does, though some commentators argue the doctrine should be abolished or substantially modified for LLCs.</w:t>
      </w:r>
      <w:r w:rsidR="0033544D">
        <w:fldChar w:fldCharType="begin"/>
      </w:r>
      <w:r w:rsidR="0033544D">
        <w:instrText>HYPERLINK \l "fn366-11647" \o "Jump to citation"</w:instrText>
      </w:r>
      <w:r w:rsidR="0033544D">
        <w:fldChar w:fldCharType="separate"/>
      </w:r>
      <w:r w:rsidR="0033544D" w:rsidRPr="00742779">
        <w:rPr>
          <w:rStyle w:val="Hyperlink"/>
          <w:color w:val="auto"/>
          <w:u w:val="none"/>
        </w:rPr>
        <w:t>[366</w:t>
      </w:r>
      <w:r w:rsidR="00FA601A" w:rsidRPr="00742779">
        <w:rPr>
          <w:rStyle w:val="Hyperlink"/>
          <w:color w:val="auto"/>
          <w:u w:val="none"/>
        </w:rPr>
        <w:t>]</w:t>
      </w:r>
      <w:r w:rsidR="0033544D">
        <w:fldChar w:fldCharType="end"/>
      </w:r>
    </w:p>
    <w:p w14:paraId="54BEBF54" w14:textId="77777777" w:rsidR="0033544D" w:rsidRPr="00742779" w:rsidRDefault="00742779" w:rsidP="000E54B1">
      <w:del w:id="6521" w:author="Seth Oranburg" w:date="2026-03-07T09:50:00Z" w16du:dateUtc="2026-03-07T14:50:00Z">
        <w:r w:rsidRPr="00742779">
          <w:rPr>
            <w:rFonts w:ascii="ZWAdobeF" w:hAnsi="ZWAdobeF" w:cs="ZWAdobeF"/>
            <w:sz w:val="2"/>
            <w:szCs w:val="2"/>
          </w:rPr>
          <w:delText>2781B</w:delText>
        </w:r>
        <w:r w:rsidR="0033544D" w:rsidRPr="00742779">
          <w:delText>The</w:delText>
        </w:r>
      </w:del>
      <w:ins w:id="6522" w:author="Seth Oranburg" w:date="2026-03-07T09:50:00Z" w16du:dateUtc="2026-03-07T14:50:00Z">
        <w:r w:rsidR="0033544D" w:rsidRPr="00742779">
          <w:t>The</w:t>
        </w:r>
      </w:ins>
      <w:r w:rsidR="0033544D" w:rsidRPr="00742779">
        <w:t xml:space="preserve"> case for treating LLCs differently rests on several arguments. First, LLC statutes explicitly authorize flexibility in governance and structure. Rigid formality requirements seem inconsistent with this flexibility. Second, LLCs combine features of corporations and partnerships. Partnership law does not recognize veil piercing because partners already face unlimited liability. If LLCs are partnership-like, piercing seems unnecessary. Third, LLC operating agreements can contractually allocate risks. If members want protection, they should negotiate for it rather than relying on judicial intervention.</w:t>
      </w:r>
    </w:p>
    <w:p w14:paraId="34BEC9B1" w14:textId="77777777" w:rsidR="0033544D" w:rsidRPr="00742779" w:rsidRDefault="00742779" w:rsidP="000E54B1">
      <w:pPr>
        <w:pPrChange w:id="6523" w:author="Seth Oranburg" w:date="2026-03-07T09:50:00Z" w16du:dateUtc="2026-03-07T14:50:00Z">
          <w:pPr>
            <w:pStyle w:val="NormalWeb"/>
          </w:pPr>
        </w:pPrChange>
      </w:pPr>
      <w:del w:id="6524" w:author="Seth Oranburg" w:date="2026-03-07T09:50:00Z" w16du:dateUtc="2026-03-07T14:50:00Z">
        <w:r w:rsidRPr="00742779">
          <w:rPr>
            <w:rFonts w:ascii="ZWAdobeF" w:hAnsi="ZWAdobeF" w:cs="ZWAdobeF"/>
            <w:sz w:val="2"/>
            <w:szCs w:val="2"/>
          </w:rPr>
          <w:delText>2782B</w:delText>
        </w:r>
        <w:r w:rsidR="0033544D" w:rsidRPr="00742779">
          <w:delText>Courts</w:delText>
        </w:r>
      </w:del>
      <w:ins w:id="6525" w:author="Seth Oranburg" w:date="2026-03-07T09:50:00Z" w16du:dateUtc="2026-03-07T14:50:00Z">
        <w:r w:rsidR="0033544D" w:rsidRPr="00742779">
          <w:t>Courts</w:t>
        </w:r>
      </w:ins>
      <w:r w:rsidR="0033544D" w:rsidRPr="00742779">
        <w:t xml:space="preserve"> have rejected these arguments. The overwhelming majority of LLC piercing cases apply corporate veil-piercing standards with minor modifications to account for LLC statutory differences.</w:t>
      </w:r>
      <w:r w:rsidR="0033544D">
        <w:fldChar w:fldCharType="begin"/>
      </w:r>
      <w:r w:rsidR="0033544D">
        <w:instrText>HYPERLINK \l "fn376-11647" \o "Jump to citation"</w:instrText>
      </w:r>
      <w:r w:rsidR="0033544D">
        <w:fldChar w:fldCharType="separate"/>
      </w:r>
      <w:r w:rsidR="0033544D" w:rsidRPr="00742779">
        <w:rPr>
          <w:rStyle w:val="Hyperlink"/>
          <w:color w:val="auto"/>
          <w:u w:val="none"/>
        </w:rPr>
        <w:t>[376</w:t>
      </w:r>
      <w:r w:rsidR="00FA601A" w:rsidRPr="00742779">
        <w:rPr>
          <w:rStyle w:val="Hyperlink"/>
          <w:color w:val="auto"/>
          <w:u w:val="none"/>
        </w:rPr>
        <w:t>]</w:t>
      </w:r>
      <w:r w:rsidR="0033544D">
        <w:fldChar w:fldCharType="end"/>
      </w:r>
      <w:r w:rsidR="0033544D" w:rsidRPr="00742779">
        <w:t xml:space="preserve"> Courts pierce LLCs for the same reasons they pierce corporations: commingling of funds, failure to maintain separate existence, undercapitalization, and use of the entity form to perpetrate fraud.</w:t>
      </w:r>
    </w:p>
    <w:p w14:paraId="164C4C6B" w14:textId="77777777" w:rsidR="0033544D" w:rsidRPr="00742779" w:rsidRDefault="00742779" w:rsidP="000E54B1">
      <w:del w:id="6526" w:author="Seth Oranburg" w:date="2026-03-07T09:50:00Z" w16du:dateUtc="2026-03-07T14:50:00Z">
        <w:r w:rsidRPr="00742779">
          <w:rPr>
            <w:rFonts w:ascii="ZWAdobeF" w:hAnsi="ZWAdobeF" w:cs="ZWAdobeF"/>
            <w:sz w:val="2"/>
            <w:szCs w:val="2"/>
          </w:rPr>
          <w:delText>2783B</w:delText>
        </w:r>
        <w:r w:rsidR="0033544D" w:rsidRPr="00742779">
          <w:delText>Some</w:delText>
        </w:r>
      </w:del>
      <w:ins w:id="6527" w:author="Seth Oranburg" w:date="2026-03-07T09:50:00Z" w16du:dateUtc="2026-03-07T14:50:00Z">
        <w:r w:rsidR="0033544D" w:rsidRPr="00742779">
          <w:t>Some</w:t>
        </w:r>
      </w:ins>
      <w:r w:rsidR="0033544D" w:rsidRPr="00742779">
        <w:t xml:space="preserve"> LLC-specific issues arise. LLC statutes do not require meetings or minutes. Does failure to hold meetings matter for LLCs when it has no statutory basis? Most courts say no—the relevant question is whether the LLC was operated as a separate entity, not whether it observed formalities that are not legally required.</w:t>
      </w:r>
    </w:p>
    <w:p w14:paraId="081C526E" w14:textId="77777777" w:rsidR="0033544D" w:rsidRPr="00742779" w:rsidRDefault="00742779" w:rsidP="000E54B1">
      <w:del w:id="6528" w:author="Seth Oranburg" w:date="2026-03-07T09:50:00Z" w16du:dateUtc="2026-03-07T14:50:00Z">
        <w:r w:rsidRPr="00742779">
          <w:rPr>
            <w:rFonts w:ascii="ZWAdobeF" w:hAnsi="ZWAdobeF" w:cs="ZWAdobeF"/>
            <w:sz w:val="2"/>
            <w:szCs w:val="2"/>
          </w:rPr>
          <w:delText>2784B</w:delText>
        </w:r>
        <w:r w:rsidR="0033544D" w:rsidRPr="00742779">
          <w:delText>LLC</w:delText>
        </w:r>
      </w:del>
      <w:ins w:id="6529" w:author="Seth Oranburg" w:date="2026-03-07T09:50:00Z" w16du:dateUtc="2026-03-07T14:50:00Z">
        <w:r w:rsidR="0033544D" w:rsidRPr="00742779">
          <w:t>LLC</w:t>
        </w:r>
      </w:ins>
      <w:r w:rsidR="0033544D" w:rsidRPr="00742779">
        <w:t xml:space="preserve"> operating agreements often specify that the LLC is member-managed rather than manager-managed. In member-managed LLCs, members make business decisions directly. Does this level of member control automatically satisfy the unity-of-interest prong? Again, most courts say no. The relevant question is whether members respected the LLC as a separate entity, not whether they actively managed it.</w:t>
      </w:r>
    </w:p>
    <w:p w14:paraId="41930A39" w14:textId="77777777" w:rsidR="0033544D" w:rsidRPr="00742779" w:rsidRDefault="00742779" w:rsidP="000E54B1">
      <w:del w:id="6530" w:author="Seth Oranburg" w:date="2026-03-07T09:50:00Z" w16du:dateUtc="2026-03-07T14:50:00Z">
        <w:r w:rsidRPr="00742779">
          <w:rPr>
            <w:rFonts w:ascii="ZWAdobeF" w:hAnsi="ZWAdobeF" w:cs="ZWAdobeF"/>
            <w:sz w:val="2"/>
            <w:szCs w:val="2"/>
          </w:rPr>
          <w:delText>2785B</w:delText>
        </w:r>
        <w:r w:rsidR="0033544D" w:rsidRPr="00742779">
          <w:delText>The</w:delText>
        </w:r>
      </w:del>
      <w:ins w:id="6531" w:author="Seth Oranburg" w:date="2026-03-07T09:50:00Z" w16du:dateUtc="2026-03-07T14:50:00Z">
        <w:r w:rsidR="0033544D" w:rsidRPr="00742779">
          <w:t>The</w:t>
        </w:r>
      </w:ins>
      <w:r w:rsidR="0033544D" w:rsidRPr="00742779">
        <w:t xml:space="preserve"> empirical evidence on LLC piercing is limited but suggests courts pierce LLCs at rates similar to close corporations. The same factors predict outcomes: misrepresentation, commingling, undercapitalization, and absence of substantive separation.</w:t>
      </w:r>
    </w:p>
    <w:p w14:paraId="40FBF264" w14:textId="77777777" w:rsidR="0033544D" w:rsidRPr="00742779" w:rsidRDefault="0033544D" w:rsidP="000E54B1">
      <w:pPr>
        <w:pStyle w:val="Heading2"/>
        <w:rPr>
          <w:rFonts w:eastAsia="Times New Roman"/>
        </w:rPr>
      </w:pPr>
      <w:r w:rsidRPr="00742779">
        <w:rPr>
          <w:rFonts w:eastAsia="Times New Roman"/>
        </w:rPr>
        <w:lastRenderedPageBreak/>
        <w:t>What Lawyers Should Tell Clients</w:t>
      </w:r>
    </w:p>
    <w:p w14:paraId="1C8EBD53" w14:textId="77777777" w:rsidR="0033544D" w:rsidRPr="00742779" w:rsidRDefault="00742779" w:rsidP="000E54B1">
      <w:del w:id="6532" w:author="Seth Oranburg" w:date="2026-03-07T09:50:00Z" w16du:dateUtc="2026-03-07T14:50:00Z">
        <w:r w:rsidRPr="00742779">
          <w:rPr>
            <w:rFonts w:ascii="ZWAdobeF" w:hAnsi="ZWAdobeF" w:cs="ZWAdobeF"/>
            <w:sz w:val="2"/>
            <w:szCs w:val="2"/>
          </w:rPr>
          <w:delText>2786B</w:delText>
        </w:r>
        <w:r w:rsidR="0033544D" w:rsidRPr="00742779">
          <w:delText>Understanding</w:delText>
        </w:r>
      </w:del>
      <w:ins w:id="6533" w:author="Seth Oranburg" w:date="2026-03-07T09:50:00Z" w16du:dateUtc="2026-03-07T14:50:00Z">
        <w:r w:rsidR="0033544D" w:rsidRPr="00742779">
          <w:t>Understanding</w:t>
        </w:r>
      </w:ins>
      <w:r w:rsidR="0033544D" w:rsidRPr="00742779">
        <w:t xml:space="preserve"> veil piercing doctrine allows lawyers to advise clients about how to preserve limited liability protections. The empirical patterns suggest clear guidance.</w:t>
      </w:r>
    </w:p>
    <w:p w14:paraId="2B01C835" w14:textId="77777777" w:rsidR="0033544D" w:rsidRPr="00742779" w:rsidRDefault="00742779" w:rsidP="000E54B1">
      <w:del w:id="6534" w:author="Seth Oranburg" w:date="2026-03-07T09:50:00Z" w16du:dateUtc="2026-03-07T14:50:00Z">
        <w:r w:rsidRPr="00742779">
          <w:rPr>
            <w:rStyle w:val="Strong"/>
            <w:rFonts w:ascii="ZWAdobeF" w:hAnsi="ZWAdobeF" w:cs="ZWAdobeF"/>
            <w:b w:val="0"/>
            <w:sz w:val="2"/>
            <w:szCs w:val="2"/>
          </w:rPr>
          <w:delText>2787B</w:delText>
        </w:r>
        <w:r w:rsidR="0033544D" w:rsidRPr="00742779">
          <w:rPr>
            <w:rStyle w:val="Strong"/>
          </w:rPr>
          <w:delText>Maintain</w:delText>
        </w:r>
      </w:del>
      <w:ins w:id="6535" w:author="Seth Oranburg" w:date="2026-03-07T09:50:00Z" w16du:dateUtc="2026-03-07T14:50:00Z">
        <w:r w:rsidR="0033544D" w:rsidRPr="00742779">
          <w:rPr>
            <w:rStyle w:val="Strong"/>
          </w:rPr>
          <w:t>Maintain</w:t>
        </w:r>
      </w:ins>
      <w:r w:rsidR="0033544D" w:rsidRPr="00742779">
        <w:rPr>
          <w:rStyle w:val="Strong"/>
        </w:rPr>
        <w:t xml:space="preserve"> Separate Bank Accounts.</w:t>
      </w:r>
      <w:r w:rsidR="0033544D" w:rsidRPr="00742779">
        <w:t xml:space="preserve"> This is the single most important protection. Corporate funds go in corporate accounts. Personal funds go in personal accounts. Never write personal checks from corporate accounts. Never deposit corporate receipts in personal accounts. When the bank statement arrives, it should show a clear corporate identity separate from the owner.</w:t>
      </w:r>
    </w:p>
    <w:p w14:paraId="7E6A75C9" w14:textId="77777777" w:rsidR="0033544D" w:rsidRPr="00742779" w:rsidRDefault="00742779" w:rsidP="000E54B1">
      <w:del w:id="6536" w:author="Seth Oranburg" w:date="2026-03-07T09:50:00Z" w16du:dateUtc="2026-03-07T14:50:00Z">
        <w:r w:rsidRPr="00742779">
          <w:rPr>
            <w:rStyle w:val="Strong"/>
            <w:rFonts w:ascii="ZWAdobeF" w:hAnsi="ZWAdobeF" w:cs="ZWAdobeF"/>
            <w:b w:val="0"/>
            <w:sz w:val="2"/>
            <w:szCs w:val="2"/>
          </w:rPr>
          <w:delText>2788B</w:delText>
        </w:r>
        <w:r w:rsidR="0033544D" w:rsidRPr="00742779">
          <w:rPr>
            <w:rStyle w:val="Strong"/>
          </w:rPr>
          <w:delText>Capitalize</w:delText>
        </w:r>
      </w:del>
      <w:ins w:id="6537" w:author="Seth Oranburg" w:date="2026-03-07T09:50:00Z" w16du:dateUtc="2026-03-07T14:50:00Z">
        <w:r w:rsidR="0033544D" w:rsidRPr="00742779">
          <w:rPr>
            <w:rStyle w:val="Strong"/>
          </w:rPr>
          <w:t>Capitalize</w:t>
        </w:r>
      </w:ins>
      <w:r w:rsidR="0033544D" w:rsidRPr="00742779">
        <w:rPr>
          <w:rStyle w:val="Strong"/>
        </w:rPr>
        <w:t xml:space="preserve"> Adequately Relative to Operations.</w:t>
      </w:r>
      <w:r w:rsidR="0033544D" w:rsidRPr="00742779">
        <w:t xml:space="preserve"> The corporation should start with sufficient capital to operate. What counts as sufficient depends on the business. A consulting firm might operate responsibly with minimal capital. A construction company needs more. Insurance can substitute for capital. The key is demonstrating that the corporation has resources to meet reasonably foreseeable obligations.</w:t>
      </w:r>
    </w:p>
    <w:p w14:paraId="5535ACBC" w14:textId="77777777" w:rsidR="0033544D" w:rsidRPr="00742779" w:rsidRDefault="00742779" w:rsidP="000E54B1">
      <w:del w:id="6538" w:author="Seth Oranburg" w:date="2026-03-07T09:50:00Z" w16du:dateUtc="2026-03-07T14:50:00Z">
        <w:r w:rsidRPr="00742779">
          <w:rPr>
            <w:rStyle w:val="Strong"/>
            <w:rFonts w:ascii="ZWAdobeF" w:hAnsi="ZWAdobeF" w:cs="ZWAdobeF"/>
            <w:b w:val="0"/>
            <w:sz w:val="2"/>
            <w:szCs w:val="2"/>
          </w:rPr>
          <w:delText>2789B</w:delText>
        </w:r>
        <w:r w:rsidR="0033544D" w:rsidRPr="00742779">
          <w:rPr>
            <w:rStyle w:val="Strong"/>
          </w:rPr>
          <w:delText>Maintain</w:delText>
        </w:r>
      </w:del>
      <w:ins w:id="6539" w:author="Seth Oranburg" w:date="2026-03-07T09:50:00Z" w16du:dateUtc="2026-03-07T14:50:00Z">
        <w:r w:rsidR="0033544D" w:rsidRPr="00742779">
          <w:rPr>
            <w:rStyle w:val="Strong"/>
          </w:rPr>
          <w:t>Maintain</w:t>
        </w:r>
      </w:ins>
      <w:r w:rsidR="0033544D" w:rsidRPr="00742779">
        <w:rPr>
          <w:rStyle w:val="Strong"/>
        </w:rPr>
        <w:t xml:space="preserve"> Corporate Formalities Where Required.</w:t>
      </w:r>
      <w:r w:rsidR="0033544D" w:rsidRPr="00742779">
        <w:t xml:space="preserve"> Hold annual meetings. Elect directors. Document major decisions in corporate resolutions. Maintain a minute book. These formalities prove the corporation operates as a distinct entity. They also protect against claims that decisions were made by shareholders rather than by the board.</w:t>
      </w:r>
    </w:p>
    <w:p w14:paraId="073086C9" w14:textId="77777777" w:rsidR="0033544D" w:rsidRPr="00742779" w:rsidRDefault="00742779" w:rsidP="000E54B1">
      <w:del w:id="6540" w:author="Seth Oranburg" w:date="2026-03-07T09:50:00Z" w16du:dateUtc="2026-03-07T14:50:00Z">
        <w:r w:rsidRPr="00742779">
          <w:rPr>
            <w:rStyle w:val="Strong"/>
            <w:rFonts w:ascii="ZWAdobeF" w:hAnsi="ZWAdobeF" w:cs="ZWAdobeF"/>
            <w:b w:val="0"/>
            <w:sz w:val="2"/>
            <w:szCs w:val="2"/>
          </w:rPr>
          <w:delText>2790B</w:delText>
        </w:r>
        <w:r w:rsidR="0033544D" w:rsidRPr="00742779">
          <w:rPr>
            <w:rStyle w:val="Strong"/>
          </w:rPr>
          <w:delText>Deal</w:delText>
        </w:r>
      </w:del>
      <w:ins w:id="6541" w:author="Seth Oranburg" w:date="2026-03-07T09:50:00Z" w16du:dateUtc="2026-03-07T14:50:00Z">
        <w:r w:rsidR="0033544D" w:rsidRPr="00742779">
          <w:rPr>
            <w:rStyle w:val="Strong"/>
          </w:rPr>
          <w:t>Deal</w:t>
        </w:r>
      </w:ins>
      <w:r w:rsidR="0033544D" w:rsidRPr="00742779">
        <w:rPr>
          <w:rStyle w:val="Strong"/>
        </w:rPr>
        <w:t xml:space="preserve"> at Arm</w:t>
      </w:r>
      <w:r w:rsidR="009F60D1" w:rsidRPr="00742779">
        <w:rPr>
          <w:rStyle w:val="Strong"/>
        </w:rPr>
        <w:t>’</w:t>
      </w:r>
      <w:r w:rsidR="0033544D" w:rsidRPr="00742779">
        <w:rPr>
          <w:rStyle w:val="Strong"/>
        </w:rPr>
        <w:t>s Length.</w:t>
      </w:r>
      <w:r w:rsidR="0033544D" w:rsidRPr="00742779">
        <w:t xml:space="preserve"> Transactions between the corporation and shareholders should be documented and conducted at fair market value. If the corporation borrows from a shareholder, execute a promissory note and pay market interest. If the corporation leases property from a shareholder, pay market rent. Arm</w:t>
      </w:r>
      <w:r w:rsidR="009F60D1" w:rsidRPr="00742779">
        <w:t>’</w:t>
      </w:r>
      <w:r w:rsidR="0033544D" w:rsidRPr="00742779">
        <w:t>s length dealing shows the corporation is not merely a shareholder</w:t>
      </w:r>
      <w:r w:rsidR="009F60D1" w:rsidRPr="00742779">
        <w:t>’</w:t>
      </w:r>
      <w:r w:rsidR="0033544D" w:rsidRPr="00742779">
        <w:t>s instrumentality.</w:t>
      </w:r>
    </w:p>
    <w:p w14:paraId="6BAF825E" w14:textId="77777777" w:rsidR="0033544D" w:rsidRPr="00742779" w:rsidRDefault="00742779" w:rsidP="000E54B1">
      <w:del w:id="6542" w:author="Seth Oranburg" w:date="2026-03-07T09:50:00Z" w16du:dateUtc="2026-03-07T14:50:00Z">
        <w:r w:rsidRPr="00742779">
          <w:rPr>
            <w:rStyle w:val="Strong"/>
            <w:rFonts w:ascii="ZWAdobeF" w:hAnsi="ZWAdobeF" w:cs="ZWAdobeF"/>
            <w:b w:val="0"/>
            <w:sz w:val="2"/>
            <w:szCs w:val="2"/>
          </w:rPr>
          <w:delText>2791B</w:delText>
        </w:r>
        <w:r w:rsidR="0033544D" w:rsidRPr="00742779">
          <w:rPr>
            <w:rStyle w:val="Strong"/>
          </w:rPr>
          <w:delText>Maintain</w:delText>
        </w:r>
      </w:del>
      <w:ins w:id="6543" w:author="Seth Oranburg" w:date="2026-03-07T09:50:00Z" w16du:dateUtc="2026-03-07T14:50:00Z">
        <w:r w:rsidR="0033544D" w:rsidRPr="00742779">
          <w:rPr>
            <w:rStyle w:val="Strong"/>
          </w:rPr>
          <w:t>Maintain</w:t>
        </w:r>
      </w:ins>
      <w:r w:rsidR="0033544D" w:rsidRPr="00742779">
        <w:rPr>
          <w:rStyle w:val="Strong"/>
        </w:rPr>
        <w:t xml:space="preserve"> Insurance.</w:t>
      </w:r>
      <w:r w:rsidR="0033544D" w:rsidRPr="00742779">
        <w:t xml:space="preserve"> Liability insurance both provides resources to pay claims and signals that the corporation took risk management seriously. Insurance is particularly important for corporations engaged in risky activities.</w:t>
      </w:r>
    </w:p>
    <w:p w14:paraId="47293693" w14:textId="77777777" w:rsidR="0033544D" w:rsidRPr="00742779" w:rsidRDefault="00742779" w:rsidP="000E54B1">
      <w:del w:id="6544" w:author="Seth Oranburg" w:date="2026-03-07T09:50:00Z" w16du:dateUtc="2026-03-07T14:50:00Z">
        <w:r w:rsidRPr="00742779">
          <w:rPr>
            <w:rStyle w:val="Strong"/>
            <w:rFonts w:ascii="ZWAdobeF" w:hAnsi="ZWAdobeF" w:cs="ZWAdobeF"/>
            <w:b w:val="0"/>
            <w:sz w:val="2"/>
            <w:szCs w:val="2"/>
          </w:rPr>
          <w:delText>2792B</w:delText>
        </w:r>
        <w:r w:rsidR="0033544D" w:rsidRPr="00742779">
          <w:rPr>
            <w:rStyle w:val="Strong"/>
          </w:rPr>
          <w:delText>File</w:delText>
        </w:r>
      </w:del>
      <w:ins w:id="6545" w:author="Seth Oranburg" w:date="2026-03-07T09:50:00Z" w16du:dateUtc="2026-03-07T14:50:00Z">
        <w:r w:rsidR="0033544D" w:rsidRPr="00742779">
          <w:rPr>
            <w:rStyle w:val="Strong"/>
          </w:rPr>
          <w:t>File</w:t>
        </w:r>
      </w:ins>
      <w:r w:rsidR="0033544D" w:rsidRPr="00742779">
        <w:rPr>
          <w:rStyle w:val="Strong"/>
        </w:rPr>
        <w:t xml:space="preserve"> Required Reports.</w:t>
      </w:r>
      <w:r w:rsidR="0033544D" w:rsidRPr="00742779">
        <w:t xml:space="preserve"> Pay franchise taxes. File annual reports. Maintain a registered agent. These ministerial tasks prove the corporation exists and remains in good standing.</w:t>
      </w:r>
    </w:p>
    <w:p w14:paraId="131F8AEF" w14:textId="77777777" w:rsidR="0033544D" w:rsidRPr="00742779" w:rsidRDefault="00742779" w:rsidP="000E54B1">
      <w:del w:id="6546" w:author="Seth Oranburg" w:date="2026-03-07T09:50:00Z" w16du:dateUtc="2026-03-07T14:50:00Z">
        <w:r w:rsidRPr="00742779">
          <w:rPr>
            <w:rStyle w:val="Strong"/>
            <w:rFonts w:ascii="ZWAdobeF" w:hAnsi="ZWAdobeF" w:cs="ZWAdobeF"/>
            <w:b w:val="0"/>
            <w:sz w:val="2"/>
            <w:szCs w:val="2"/>
          </w:rPr>
          <w:delText>2793B</w:delText>
        </w:r>
        <w:r w:rsidR="0033544D" w:rsidRPr="00742779">
          <w:rPr>
            <w:rStyle w:val="Strong"/>
          </w:rPr>
          <w:delText>Use</w:delText>
        </w:r>
      </w:del>
      <w:ins w:id="6547" w:author="Seth Oranburg" w:date="2026-03-07T09:50:00Z" w16du:dateUtc="2026-03-07T14:50:00Z">
        <w:r w:rsidR="0033544D" w:rsidRPr="00742779">
          <w:rPr>
            <w:rStyle w:val="Strong"/>
          </w:rPr>
          <w:t>Use</w:t>
        </w:r>
      </w:ins>
      <w:r w:rsidR="0033544D" w:rsidRPr="00742779">
        <w:rPr>
          <w:rStyle w:val="Strong"/>
        </w:rPr>
        <w:t xml:space="preserve"> Corporate Identity Consistently.</w:t>
      </w:r>
      <w:r w:rsidR="0033544D" w:rsidRPr="00742779">
        <w:t xml:space="preserve"> Sign contracts in the corporate name. Use corporate letterhead. Include corporate designation on business cards. Third parties should know they are dealing with a limited liability entity.</w:t>
      </w:r>
    </w:p>
    <w:p w14:paraId="3C21AB05" w14:textId="77777777" w:rsidR="0033544D" w:rsidRPr="00742779" w:rsidRDefault="00742779" w:rsidP="000E54B1">
      <w:del w:id="6548" w:author="Seth Oranburg" w:date="2026-03-07T09:50:00Z" w16du:dateUtc="2026-03-07T14:50:00Z">
        <w:r w:rsidRPr="00742779">
          <w:rPr>
            <w:rStyle w:val="Strong"/>
            <w:rFonts w:ascii="ZWAdobeF" w:hAnsi="ZWAdobeF" w:cs="ZWAdobeF"/>
            <w:b w:val="0"/>
            <w:sz w:val="2"/>
            <w:szCs w:val="2"/>
          </w:rPr>
          <w:lastRenderedPageBreak/>
          <w:delText>2794B</w:delText>
        </w:r>
        <w:r w:rsidR="0033544D" w:rsidRPr="00742779">
          <w:rPr>
            <w:rStyle w:val="Strong"/>
          </w:rPr>
          <w:delText>Keep</w:delText>
        </w:r>
      </w:del>
      <w:ins w:id="6549" w:author="Seth Oranburg" w:date="2026-03-07T09:50:00Z" w16du:dateUtc="2026-03-07T14:50:00Z">
        <w:r w:rsidR="0033544D" w:rsidRPr="00742779">
          <w:rPr>
            <w:rStyle w:val="Strong"/>
          </w:rPr>
          <w:t>Keep</w:t>
        </w:r>
      </w:ins>
      <w:r w:rsidR="0033544D" w:rsidRPr="00742779">
        <w:rPr>
          <w:rStyle w:val="Strong"/>
        </w:rPr>
        <w:t xml:space="preserve"> Personal and Corporate Affairs Separate.</w:t>
      </w:r>
      <w:r w:rsidR="0033544D" w:rsidRPr="00742779">
        <w:t xml:space="preserve"> Do not use corporate vehicles for personal errands. Do not use the corporate office for personal business. Do not pay personal expenses from corporate funds. Separation of affairs demonstrates that the corporation is distinct from its owners.</w:t>
      </w:r>
    </w:p>
    <w:p w14:paraId="72AAC17F" w14:textId="77777777" w:rsidR="0033544D" w:rsidRPr="00742779" w:rsidRDefault="00742779" w:rsidP="000E54B1">
      <w:del w:id="6550" w:author="Seth Oranburg" w:date="2026-03-07T09:50:00Z" w16du:dateUtc="2026-03-07T14:50:00Z">
        <w:r w:rsidRPr="00742779">
          <w:rPr>
            <w:rFonts w:ascii="ZWAdobeF" w:hAnsi="ZWAdobeF" w:cs="ZWAdobeF"/>
            <w:sz w:val="2"/>
            <w:szCs w:val="2"/>
          </w:rPr>
          <w:delText>2795B</w:delText>
        </w:r>
        <w:r w:rsidR="0033544D" w:rsidRPr="00742779">
          <w:delText>These</w:delText>
        </w:r>
      </w:del>
      <w:ins w:id="6551" w:author="Seth Oranburg" w:date="2026-03-07T09:50:00Z" w16du:dateUtc="2026-03-07T14:50:00Z">
        <w:r w:rsidR="0033544D" w:rsidRPr="00742779">
          <w:t>These</w:t>
        </w:r>
      </w:ins>
      <w:r w:rsidR="0033544D" w:rsidRPr="00742779">
        <w:t xml:space="preserve"> practices do not guarantee protection. Courts can still pierce when circumstances warrant. But systematic adherence to these practices makes piercing substantially less likely. The empirical data show that corporations maintaining these practices retain limited liability even when claims arise.</w:t>
      </w:r>
    </w:p>
    <w:p w14:paraId="1BCE0772" w14:textId="77777777" w:rsidR="0033544D" w:rsidRPr="00742779" w:rsidRDefault="00742779" w:rsidP="000E54B1">
      <w:del w:id="6552" w:author="Seth Oranburg" w:date="2026-03-07T09:50:00Z" w16du:dateUtc="2026-03-07T14:50:00Z">
        <w:r w:rsidRPr="00742779">
          <w:rPr>
            <w:rFonts w:ascii="ZWAdobeF" w:hAnsi="ZWAdobeF" w:cs="ZWAdobeF"/>
            <w:sz w:val="2"/>
            <w:szCs w:val="2"/>
          </w:rPr>
          <w:delText>2796B</w:delText>
        </w:r>
        <w:r w:rsidR="0033544D" w:rsidRPr="00742779">
          <w:delText>Conversely</w:delText>
        </w:r>
      </w:del>
      <w:ins w:id="6553" w:author="Seth Oranburg" w:date="2026-03-07T09:50:00Z" w16du:dateUtc="2026-03-07T14:50:00Z">
        <w:r w:rsidR="0033544D" w:rsidRPr="00742779">
          <w:t>Conversely</w:t>
        </w:r>
      </w:ins>
      <w:r w:rsidR="0033544D" w:rsidRPr="00742779">
        <w:t xml:space="preserve">, failing to follow these practices creates vulnerability. The lawyer who advises a client to </w:t>
      </w:r>
      <w:r w:rsidR="009F60D1" w:rsidRPr="00742779">
        <w:t>“</w:t>
      </w:r>
      <w:r w:rsidR="0033544D" w:rsidRPr="00742779">
        <w:t>not worry about formalities</w:t>
      </w:r>
      <w:r w:rsidR="009F60D1" w:rsidRPr="00742779">
        <w:t>”</w:t>
      </w:r>
      <w:r w:rsidR="0033544D" w:rsidRPr="00742779">
        <w:t xml:space="preserve"> because </w:t>
      </w:r>
      <w:r w:rsidR="009F60D1" w:rsidRPr="00742779">
        <w:t>“</w:t>
      </w:r>
      <w:r w:rsidR="0033544D" w:rsidRPr="00742779">
        <w:t>nobody pierces for that</w:t>
      </w:r>
      <w:r w:rsidR="009F60D1" w:rsidRPr="00742779">
        <w:t>”</w:t>
      </w:r>
      <w:r w:rsidR="0033544D" w:rsidRPr="00742779">
        <w:t xml:space="preserve"> has misread the empirical evidence. Courts frequently cite formality failures as evidence of unity of interest. More importantly, formality failures correlate with other problems—commingling, undercapitalization, misrepresentation—that strongly predict piercing.</w:t>
      </w:r>
    </w:p>
    <w:p w14:paraId="4A005FE1" w14:textId="77777777" w:rsidR="0033544D" w:rsidRPr="00742779" w:rsidRDefault="00742779" w:rsidP="000E54B1">
      <w:del w:id="6554" w:author="Seth Oranburg" w:date="2026-03-07T09:50:00Z" w16du:dateUtc="2026-03-07T14:50:00Z">
        <w:r w:rsidRPr="00742779">
          <w:rPr>
            <w:rFonts w:ascii="ZWAdobeF" w:hAnsi="ZWAdobeF" w:cs="ZWAdobeF"/>
            <w:sz w:val="2"/>
            <w:szCs w:val="2"/>
          </w:rPr>
          <w:delText>2797B</w:delText>
        </w:r>
        <w:r w:rsidR="0033544D" w:rsidRPr="00742779">
          <w:delText>The</w:delText>
        </w:r>
      </w:del>
      <w:ins w:id="6555" w:author="Seth Oranburg" w:date="2026-03-07T09:50:00Z" w16du:dateUtc="2026-03-07T14:50:00Z">
        <w:r w:rsidR="0033544D" w:rsidRPr="00742779">
          <w:t>The</w:t>
        </w:r>
      </w:ins>
      <w:r w:rsidR="0033544D" w:rsidRPr="00742779">
        <w:t xml:space="preserve"> ultimate lesson from empirical study of veil piercing is that courts care about substance. Shareholders who treat corporations as genuine separate entities receive limited liability protection. Shareholders who treat corporations as personal instrumentalities risk personal liability. The formalities matter not as magic words but as evidence of whether the shareholder respected the entity boundary.</w:t>
      </w:r>
    </w:p>
    <w:p w14:paraId="0B6B0ED0" w14:textId="77777777" w:rsidR="0033544D" w:rsidRPr="00742779" w:rsidRDefault="0033544D" w:rsidP="000E54B1">
      <w:pPr>
        <w:pStyle w:val="Heading2"/>
        <w:rPr>
          <w:rFonts w:eastAsia="Times New Roman"/>
        </w:rPr>
      </w:pPr>
      <w:r w:rsidRPr="00742779">
        <w:rPr>
          <w:rFonts w:eastAsia="Times New Roman"/>
        </w:rPr>
        <w:t>References</w:t>
      </w:r>
    </w:p>
    <w:p w14:paraId="2523ED66" w14:textId="77777777" w:rsidR="0033544D" w:rsidRPr="00742779" w:rsidRDefault="0033544D" w:rsidP="000E54B1">
      <w:pPr>
        <w:pStyle w:val="Heading1"/>
        <w:rPr>
          <w:rFonts w:eastAsia="Times New Roman"/>
        </w:rPr>
      </w:pPr>
      <w:bookmarkStart w:id="6556" w:name="_Toc220771167"/>
      <w:r w:rsidRPr="00742779">
        <w:rPr>
          <w:rFonts w:eastAsia="Times New Roman"/>
        </w:rPr>
        <w:lastRenderedPageBreak/>
        <w:t>Chapter 15: Capital Structure and Creditors</w:t>
      </w:r>
      <w:r w:rsidR="009F60D1" w:rsidRPr="00742779">
        <w:rPr>
          <w:rFonts w:eastAsia="Times New Roman"/>
        </w:rPr>
        <w:t>’</w:t>
      </w:r>
      <w:r w:rsidRPr="00742779">
        <w:rPr>
          <w:rFonts w:eastAsia="Times New Roman"/>
        </w:rPr>
        <w:t xml:space="preserve"> Rights</w:t>
      </w:r>
      <w:bookmarkEnd w:id="6556"/>
    </w:p>
    <w:p w14:paraId="6E571F7E" w14:textId="77777777" w:rsidR="00753506" w:rsidRDefault="00742779">
      <w:pPr>
        <w:pStyle w:val="Heading4"/>
        <w:rPr>
          <w:ins w:id="6557" w:author="Seth Oranburg" w:date="2026-03-07T09:50:00Z" w16du:dateUtc="2026-03-07T14:50:00Z"/>
        </w:rPr>
      </w:pPr>
      <w:del w:id="6558" w:author="Seth Oranburg" w:date="2026-03-07T09:50:00Z" w16du:dateUtc="2026-03-07T14:50:00Z">
        <w:r w:rsidRPr="00742779">
          <w:rPr>
            <w:rFonts w:ascii="ZWAdobeF" w:hAnsi="ZWAdobeF" w:cs="ZWAdobeF"/>
            <w:sz w:val="2"/>
            <w:szCs w:val="2"/>
          </w:rPr>
          <w:delText>2798B</w:delText>
        </w:r>
        <w:r w:rsidR="0033544D" w:rsidRPr="00742779">
          <w:delText>Zeeva</w:delText>
        </w:r>
      </w:del>
      <w:ins w:id="6559" w:author="Seth Oranburg" w:date="2026-03-07T09:50:00Z" w16du:dateUtc="2026-03-07T14:50:00Z">
        <w:r w:rsidR="0059744E">
          <w:t>Learning Objectives</w:t>
        </w:r>
      </w:ins>
    </w:p>
    <w:p w14:paraId="1F6022E1" w14:textId="77777777" w:rsidR="00753506" w:rsidRDefault="0059744E">
      <w:pPr>
        <w:rPr>
          <w:ins w:id="6560" w:author="Seth Oranburg" w:date="2026-03-07T09:50:00Z" w16du:dateUtc="2026-03-07T14:50:00Z"/>
        </w:rPr>
      </w:pPr>
      <w:ins w:id="6561" w:author="Seth Oranburg" w:date="2026-03-07T09:50:00Z" w16du:dateUtc="2026-03-07T14:50:00Z">
        <w:r>
          <w:t>1. Analyze the Four Problems framework and explain how it organizes each subsequent doctrinal chapter.</w:t>
        </w:r>
      </w:ins>
    </w:p>
    <w:p w14:paraId="4626E030" w14:textId="77777777" w:rsidR="00753506" w:rsidRDefault="0059744E">
      <w:pPr>
        <w:rPr>
          <w:ins w:id="6562" w:author="Seth Oranburg" w:date="2026-03-07T09:50:00Z" w16du:dateUtc="2026-03-07T14:50:00Z"/>
        </w:rPr>
      </w:pPr>
      <w:ins w:id="6563" w:author="Seth Oranburg" w:date="2026-03-07T09:50:00Z" w16du:dateUtc="2026-03-07T14:50:00Z">
        <w:r>
          <w:t>2. Compare the contractual and statutory solutions to the coordination problems businesses face.</w:t>
        </w:r>
      </w:ins>
    </w:p>
    <w:p w14:paraId="5C737218" w14:textId="77777777" w:rsidR="00753506" w:rsidRDefault="0059744E">
      <w:pPr>
        <w:rPr>
          <w:ins w:id="6564" w:author="Seth Oranburg" w:date="2026-03-07T09:50:00Z" w16du:dateUtc="2026-03-07T14:50:00Z"/>
        </w:rPr>
      </w:pPr>
      <w:ins w:id="6565" w:author="Seth Oranburg" w:date="2026-03-07T09:50:00Z" w16du:dateUtc="2026-03-07T14:50:00Z">
        <w:r>
          <w:t>3. Evaluate why common law alone cannot fully address the attribution, governance, risk, and partitioning problems.</w:t>
        </w:r>
      </w:ins>
    </w:p>
    <w:p w14:paraId="53ECE8B2" w14:textId="77777777" w:rsidR="00753506" w:rsidRDefault="0059744E">
      <w:pPr>
        <w:rPr>
          <w:ins w:id="6566" w:author="Seth Oranburg" w:date="2026-03-07T09:50:00Z" w16du:dateUtc="2026-03-07T14:50:00Z"/>
        </w:rPr>
      </w:pPr>
      <w:ins w:id="6567" w:author="Seth Oranburg" w:date="2026-03-07T09:50:00Z" w16du:dateUtc="2026-03-07T14:50:00Z">
        <w:r>
          <w:t>4. Distinguish between the roles of courts and legislators in developing business law doctrine.</w:t>
        </w:r>
      </w:ins>
    </w:p>
    <w:p w14:paraId="42A7D6AC" w14:textId="77777777" w:rsidR="0033544D" w:rsidRPr="00742779" w:rsidRDefault="0033544D" w:rsidP="000E54B1">
      <w:ins w:id="6568" w:author="Seth Oranburg" w:date="2026-03-07T09:50:00Z" w16du:dateUtc="2026-03-07T14:50:00Z">
        <w:r w:rsidRPr="00742779">
          <w:t>Zeeva</w:t>
        </w:r>
      </w:ins>
      <w:r w:rsidRPr="00742779">
        <w:t xml:space="preserve"> sits in the ConstructEdge boardroom reviewing a single decision that divides the directors present. Four years after the initial public offering, the operating business generates thirty-two million dollars in annual revenue. It carries eighteen million in bank debt secured by all assets and six million in trade payables owed to suppliers and subcontractors. Atlas Capital, which led the Series B round before the IPO, now holds eight percent of the outstanding common stock and controls two of the seven board seats through contractual nomination rights that survived the public offering. Public shareholders own the remaining ninety-two percent but are dispersed across institutional investors and retail holders who have never met.</w:t>
      </w:r>
    </w:p>
    <w:p w14:paraId="3BE34E70" w14:textId="77777777" w:rsidR="0033544D" w:rsidRPr="00742779" w:rsidRDefault="00742779" w:rsidP="000E54B1">
      <w:del w:id="6569" w:author="Seth Oranburg" w:date="2026-03-07T09:50:00Z" w16du:dateUtc="2026-03-07T14:50:00Z">
        <w:r w:rsidRPr="00742779">
          <w:rPr>
            <w:rFonts w:ascii="ZWAdobeF" w:hAnsi="ZWAdobeF" w:cs="ZWAdobeF"/>
            <w:sz w:val="2"/>
            <w:szCs w:val="2"/>
          </w:rPr>
          <w:delText>2799B</w:delText>
        </w:r>
        <w:r w:rsidR="0033544D" w:rsidRPr="00742779">
          <w:delText>The</w:delText>
        </w:r>
      </w:del>
      <w:ins w:id="6570" w:author="Seth Oranburg" w:date="2026-03-07T09:50:00Z" w16du:dateUtc="2026-03-07T14:50:00Z">
        <w:r w:rsidR="0033544D" w:rsidRPr="00742779">
          <w:t>The</w:t>
        </w:r>
      </w:ins>
      <w:r w:rsidR="0033544D" w:rsidRPr="00742779">
        <w:t xml:space="preserve"> bank debt was manageable when quarterly earnings beat analyst expectations and the stock traded at fifteen dollars per share. The stock closed yesterday at four dollars and seventy cents. Revenue has stagnated. EBITDA declined twelve percent year-over-year.</w:t>
      </w:r>
    </w:p>
    <w:p w14:paraId="1A45033E" w14:textId="77777777" w:rsidR="0033544D" w:rsidRPr="00742779" w:rsidRDefault="00742779" w:rsidP="000E54B1">
      <w:del w:id="6571" w:author="Seth Oranburg" w:date="2026-03-07T09:50:00Z" w16du:dateUtc="2026-03-07T14:50:00Z">
        <w:r w:rsidRPr="00742779">
          <w:rPr>
            <w:rFonts w:ascii="ZWAdobeF" w:hAnsi="ZWAdobeF" w:cs="ZWAdobeF"/>
            <w:sz w:val="2"/>
            <w:szCs w:val="2"/>
          </w:rPr>
          <w:delText>2800B</w:delText>
        </w:r>
        <w:r w:rsidR="0033544D" w:rsidRPr="00742779">
          <w:delText>The</w:delText>
        </w:r>
      </w:del>
      <w:ins w:id="6572" w:author="Seth Oranburg" w:date="2026-03-07T09:50:00Z" w16du:dateUtc="2026-03-07T14:50:00Z">
        <w:r w:rsidR="0033544D" w:rsidRPr="00742779">
          <w:t>The</w:t>
        </w:r>
      </w:ins>
      <w:r w:rsidR="0033544D" w:rsidRPr="00742779">
        <w:t xml:space="preserve"> opportunity before the board is straightforward in description but divisive in implication. A distressed competitor, Summit Construction, is available for eight million dollars. Summit has excellent customer relationships, skilled project managers, and a backlog worth fifteen million. Summit</w:t>
      </w:r>
      <w:r w:rsidR="009F60D1" w:rsidRPr="00742779">
        <w:t>’</w:t>
      </w:r>
      <w:r w:rsidR="0033544D" w:rsidRPr="00742779">
        <w:t>s owner is retiring and needs liquidity quickly. The acquisition would double ConstructEdge</w:t>
      </w:r>
      <w:r w:rsidR="009F60D1" w:rsidRPr="00742779">
        <w:t>’</w:t>
      </w:r>
      <w:r w:rsidR="0033544D" w:rsidRPr="00742779">
        <w:t>s EBITDA within eighteen months if integration succeeds.</w:t>
      </w:r>
    </w:p>
    <w:p w14:paraId="649A3238" w14:textId="77777777" w:rsidR="0033544D" w:rsidRPr="00742779" w:rsidRDefault="00742779" w:rsidP="000E54B1">
      <w:del w:id="6573" w:author="Seth Oranburg" w:date="2026-03-07T09:50:00Z" w16du:dateUtc="2026-03-07T14:50:00Z">
        <w:r w:rsidRPr="00742779">
          <w:rPr>
            <w:rFonts w:ascii="ZWAdobeF" w:hAnsi="ZWAdobeF" w:cs="ZWAdobeF"/>
            <w:sz w:val="2"/>
            <w:szCs w:val="2"/>
          </w:rPr>
          <w:delText>2801B</w:delText>
        </w:r>
        <w:r w:rsidR="0033544D" w:rsidRPr="00742779">
          <w:delText>The</w:delText>
        </w:r>
      </w:del>
      <w:ins w:id="6574" w:author="Seth Oranburg" w:date="2026-03-07T09:50:00Z" w16du:dateUtc="2026-03-07T14:50:00Z">
        <w:r w:rsidR="0033544D" w:rsidRPr="00742779">
          <w:t>The</w:t>
        </w:r>
      </w:ins>
      <w:r w:rsidR="0033544D" w:rsidRPr="00742779">
        <w:t xml:space="preserve"> financing is the problem. The bank will not increase its existing facility. The acquisition must be financed with subordinated debt from a mezzanine lender at fourteen percent interest. The mezzanine lender wants </w:t>
      </w:r>
      <w:r w:rsidR="0033544D" w:rsidRPr="00742779">
        <w:lastRenderedPageBreak/>
        <w:t>warrants for ten percent of the fully diluted equity, a board observer seat, and consent rights over major capital expenditures. The total leverage ratio, post-acquisition, would reach three point five times EBITDA.</w:t>
      </w:r>
    </w:p>
    <w:p w14:paraId="0A85803D" w14:textId="77777777" w:rsidR="0033544D" w:rsidRPr="00742779" w:rsidRDefault="00742779" w:rsidP="000E54B1">
      <w:del w:id="6575" w:author="Seth Oranburg" w:date="2026-03-07T09:50:00Z" w16du:dateUtc="2026-03-07T14:50:00Z">
        <w:r w:rsidRPr="00742779">
          <w:rPr>
            <w:rFonts w:ascii="ZWAdobeF" w:hAnsi="ZWAdobeF" w:cs="ZWAdobeF"/>
            <w:sz w:val="2"/>
            <w:szCs w:val="2"/>
          </w:rPr>
          <w:delText>2802B</w:delText>
        </w:r>
        <w:r w:rsidR="0033544D" w:rsidRPr="00742779">
          <w:delText>Atlas</w:delText>
        </w:r>
      </w:del>
      <w:ins w:id="6576" w:author="Seth Oranburg" w:date="2026-03-07T09:50:00Z" w16du:dateUtc="2026-03-07T14:50:00Z">
        <w:r w:rsidR="0033544D" w:rsidRPr="00742779">
          <w:t>Atlas</w:t>
        </w:r>
      </w:ins>
      <w:r w:rsidR="0033544D" w:rsidRPr="00742779">
        <w:t xml:space="preserve"> Capital</w:t>
      </w:r>
      <w:r w:rsidR="009F60D1" w:rsidRPr="00742779">
        <w:t>’</w:t>
      </w:r>
      <w:r w:rsidR="0033544D" w:rsidRPr="00742779">
        <w:t>s representatives on the board see massive upside. If the acquisition succeeds and revenue doubles, their equity stake could be worth forty million dollars, five times their current mark. Even if integration takes longer than expected, Atlas believes the combined company can refinance at lower rates once the growth trajectory is clear. The independent directors appointed through the IPO nominating process see the same numbers but worry about execution risk.</w:t>
      </w:r>
    </w:p>
    <w:p w14:paraId="3E955B3C" w14:textId="77777777" w:rsidR="0033544D" w:rsidRPr="00742779" w:rsidRDefault="00742779" w:rsidP="000E54B1">
      <w:del w:id="6577" w:author="Seth Oranburg" w:date="2026-03-07T09:50:00Z" w16du:dateUtc="2026-03-07T14:50:00Z">
        <w:r w:rsidRPr="00742779">
          <w:rPr>
            <w:rFonts w:ascii="ZWAdobeF" w:hAnsi="ZWAdobeF" w:cs="ZWAdobeF"/>
            <w:sz w:val="2"/>
            <w:szCs w:val="2"/>
          </w:rPr>
          <w:delText>2803B</w:delText>
        </w:r>
        <w:r w:rsidR="0033544D" w:rsidRPr="00742779">
          <w:delText>The</w:delText>
        </w:r>
      </w:del>
      <w:ins w:id="6578" w:author="Seth Oranburg" w:date="2026-03-07T09:50:00Z" w16du:dateUtc="2026-03-07T14:50:00Z">
        <w:r w:rsidR="0033544D" w:rsidRPr="00742779">
          <w:t>The</w:t>
        </w:r>
      </w:ins>
      <w:r w:rsidR="0033544D" w:rsidRPr="00742779">
        <w:t xml:space="preserve"> bank</w:t>
      </w:r>
      <w:r w:rsidR="009F60D1" w:rsidRPr="00742779">
        <w:t>’</w:t>
      </w:r>
      <w:r w:rsidR="0033544D" w:rsidRPr="00742779">
        <w:t>s credit officer, attending the meeting at the bank</w:t>
      </w:r>
      <w:r w:rsidR="009F60D1" w:rsidRPr="00742779">
        <w:t>’</w:t>
      </w:r>
      <w:r w:rsidR="0033544D" w:rsidRPr="00742779">
        <w:t>s request under covenant provisions allowing lender observation of board meetings, sees different calculations. Current leverage is already two point three times EBITDA. Adding eight million in subordinated debt while taking on execution risk in integrating a distressed acquisition would breach financial covenants if revenue declines instead of growing. If things go wrong, the bank</w:t>
      </w:r>
      <w:r w:rsidR="009F60D1" w:rsidRPr="00742779">
        <w:t>’</w:t>
      </w:r>
      <w:r w:rsidR="0033544D" w:rsidRPr="00742779">
        <w:t>s secured position might not fully recover. The bank wants the board to decline the acquisition and focus on de-leveraging.</w:t>
      </w:r>
    </w:p>
    <w:p w14:paraId="02D9D3AF" w14:textId="77777777" w:rsidR="0033544D" w:rsidRPr="00742779" w:rsidRDefault="00742779" w:rsidP="000E54B1">
      <w:del w:id="6579" w:author="Seth Oranburg" w:date="2026-03-07T09:50:00Z" w16du:dateUtc="2026-03-07T14:50:00Z">
        <w:r w:rsidRPr="00742779">
          <w:rPr>
            <w:rFonts w:ascii="ZWAdobeF" w:hAnsi="ZWAdobeF" w:cs="ZWAdobeF"/>
            <w:sz w:val="2"/>
            <w:szCs w:val="2"/>
          </w:rPr>
          <w:delText>2804B</w:delText>
        </w:r>
        <w:r w:rsidR="0033544D" w:rsidRPr="00742779">
          <w:delText>The</w:delText>
        </w:r>
      </w:del>
      <w:ins w:id="6580" w:author="Seth Oranburg" w:date="2026-03-07T09:50:00Z" w16du:dateUtc="2026-03-07T14:50:00Z">
        <w:r w:rsidR="0033544D" w:rsidRPr="00742779">
          <w:t>The</w:t>
        </w:r>
      </w:ins>
      <w:r w:rsidR="0033544D" w:rsidRPr="00742779">
        <w:t xml:space="preserve"> trade creditors, who supply materials and services on thirty-day payment terms, are not in the room. They have no board representation. They hold no security interests. They cannot monitor daily decisions about capital allocation. They will discover the acquisition only when ConstructEdge files an 8-K with the Securities and Exchange Commission announcing a material transaction, long after the board vote.</w:t>
      </w:r>
    </w:p>
    <w:p w14:paraId="799A8D9A" w14:textId="77777777" w:rsidR="0033544D" w:rsidRPr="00742779" w:rsidRDefault="00742779" w:rsidP="000E54B1">
      <w:del w:id="6581" w:author="Seth Oranburg" w:date="2026-03-07T09:50:00Z" w16du:dateUtc="2026-03-07T14:50:00Z">
        <w:r w:rsidRPr="00742779">
          <w:rPr>
            <w:rFonts w:ascii="ZWAdobeF" w:hAnsi="ZWAdobeF" w:cs="ZWAdobeF"/>
            <w:sz w:val="2"/>
            <w:szCs w:val="2"/>
          </w:rPr>
          <w:delText>2805B</w:delText>
        </w:r>
        <w:r w:rsidR="0033544D" w:rsidRPr="00742779">
          <w:delText>Public</w:delText>
        </w:r>
      </w:del>
      <w:ins w:id="6582" w:author="Seth Oranburg" w:date="2026-03-07T09:50:00Z" w16du:dateUtc="2026-03-07T14:50:00Z">
        <w:r w:rsidR="0033544D" w:rsidRPr="00742779">
          <w:t>Public</w:t>
        </w:r>
      </w:ins>
      <w:r w:rsidR="0033544D" w:rsidRPr="00742779">
        <w:t xml:space="preserve"> shareholders, who bought stock expecting a growth story, do not attend board meetings. They learn of major decisions through SEC filings and quarterly earnings calls. Some bought at fourteen dollars during the post-IPO peak. Others accumulated shares at current prices hoping for a turnaround. They have different time horizons, different risk tolerances, and different views about whether a leveraged acquisition is prudent or reckless. None have spoken to the board directly.</w:t>
      </w:r>
    </w:p>
    <w:p w14:paraId="39375385" w14:textId="77777777" w:rsidR="0033544D" w:rsidRPr="00742779" w:rsidRDefault="00742779" w:rsidP="000E54B1">
      <w:del w:id="6583" w:author="Seth Oranburg" w:date="2026-03-07T09:50:00Z" w16du:dateUtc="2026-03-07T14:50:00Z">
        <w:r w:rsidRPr="00742779">
          <w:rPr>
            <w:rFonts w:ascii="ZWAdobeF" w:hAnsi="ZWAdobeF" w:cs="ZWAdobeF"/>
            <w:sz w:val="2"/>
            <w:szCs w:val="2"/>
          </w:rPr>
          <w:delText>2806B</w:delText>
        </w:r>
        <w:r w:rsidR="0033544D" w:rsidRPr="00742779">
          <w:delText>Lourdes</w:delText>
        </w:r>
      </w:del>
      <w:ins w:id="6584" w:author="Seth Oranburg" w:date="2026-03-07T09:50:00Z" w16du:dateUtc="2026-03-07T14:50:00Z">
        <w:r w:rsidR="0033544D" w:rsidRPr="00742779">
          <w:t>Lourdes</w:t>
        </w:r>
      </w:ins>
      <w:r w:rsidR="0033544D" w:rsidRPr="00742779">
        <w:t xml:space="preserve">, an independent director who joined the board through the IPO process and chairs the audit committee, asks the question that has no simple answer. </w:t>
      </w:r>
      <w:r w:rsidR="009F60D1" w:rsidRPr="00742779">
        <w:t>“</w:t>
      </w:r>
      <w:r w:rsidR="0033544D" w:rsidRPr="00742779">
        <w:t>Who are we managing this company for? The public shareholders who own ninety-two percent of the equity? Atlas, which has board seats and effective control over major decisions? The bank that financed us and can accelerate the debt if we breach covenants? The suppliers who trust us to pay them?</w:t>
      </w:r>
      <w:r w:rsidR="009F60D1" w:rsidRPr="00742779">
        <w:t>”</w:t>
      </w:r>
    </w:p>
    <w:p w14:paraId="1A8BE86A" w14:textId="77777777" w:rsidR="0033544D" w:rsidRPr="00742779" w:rsidRDefault="00742779" w:rsidP="000E54B1">
      <w:del w:id="6585" w:author="Seth Oranburg" w:date="2026-03-07T09:50:00Z" w16du:dateUtc="2026-03-07T14:50:00Z">
        <w:r w:rsidRPr="00742779">
          <w:rPr>
            <w:rFonts w:ascii="ZWAdobeF" w:hAnsi="ZWAdobeF" w:cs="ZWAdobeF"/>
            <w:sz w:val="2"/>
            <w:szCs w:val="2"/>
          </w:rPr>
          <w:lastRenderedPageBreak/>
          <w:delText>2807B</w:delText>
        </w:r>
        <w:r w:rsidR="0033544D" w:rsidRPr="00742779">
          <w:delText>Understanding</w:delText>
        </w:r>
      </w:del>
      <w:ins w:id="6586" w:author="Seth Oranburg" w:date="2026-03-07T09:50:00Z" w16du:dateUtc="2026-03-07T14:50:00Z">
        <w:r w:rsidR="0033544D" w:rsidRPr="00742779">
          <w:t>Understanding</w:t>
        </w:r>
      </w:ins>
      <w:r w:rsidR="0033544D" w:rsidRPr="00742779">
        <w:t xml:space="preserve"> why this question has no simple answer requires examining how capital structure allocates both control and risk, and why those allocations cannot be efficiently governed by contract alone.</w:t>
      </w:r>
    </w:p>
    <w:p w14:paraId="045FEED9" w14:textId="77777777" w:rsidR="0033544D" w:rsidRPr="00742779" w:rsidRDefault="0033544D" w:rsidP="000E54B1">
      <w:pPr>
        <w:pStyle w:val="Heading2"/>
        <w:rPr>
          <w:rFonts w:eastAsia="Times New Roman"/>
        </w:rPr>
      </w:pPr>
      <w:del w:id="6587" w:author="Seth Oranburg" w:date="2026-03-07T09:50:00Z" w16du:dateUtc="2026-03-07T14:50:00Z">
        <w:r w:rsidRPr="00742779">
          <w:rPr>
            <w:rFonts w:eastAsia="Times New Roman"/>
          </w:rPr>
          <w:delText xml:space="preserve">Part I: </w:delText>
        </w:r>
      </w:del>
      <w:r>
        <w:t>The Capital Structure Puzzle</w:t>
      </w:r>
    </w:p>
    <w:p w14:paraId="6F5AA11E" w14:textId="77777777" w:rsidR="0033544D" w:rsidRPr="00742779" w:rsidRDefault="00742779" w:rsidP="000E54B1">
      <w:del w:id="6588" w:author="Seth Oranburg" w:date="2026-03-07T09:50:00Z" w16du:dateUtc="2026-03-07T14:50:00Z">
        <w:r w:rsidRPr="00742779">
          <w:rPr>
            <w:rFonts w:ascii="ZWAdobeF" w:hAnsi="ZWAdobeF" w:cs="ZWAdobeF"/>
            <w:sz w:val="2"/>
            <w:szCs w:val="2"/>
          </w:rPr>
          <w:delText>2808B</w:delText>
        </w:r>
        <w:r w:rsidR="0033544D" w:rsidRPr="00742779">
          <w:delText>Businesses</w:delText>
        </w:r>
      </w:del>
      <w:ins w:id="6589" w:author="Seth Oranburg" w:date="2026-03-07T09:50:00Z" w16du:dateUtc="2026-03-07T14:50:00Z">
        <w:r w:rsidR="0033544D" w:rsidRPr="00742779">
          <w:t>Businesses</w:t>
        </w:r>
      </w:ins>
      <w:r w:rsidR="0033544D" w:rsidRPr="00742779">
        <w:t xml:space="preserve"> finance operations through two fundamental instruments. Debt obligates the firm to make fixed payments regardless of performance. Equity entitles holders to residual value after all fixed obligations are paid. This distinction seems simple but creates coordination failures that contract cannot solve and that business law addresses imperfectly.</w:t>
      </w:r>
    </w:p>
    <w:p w14:paraId="02E3F523" w14:textId="77777777" w:rsidR="0033544D" w:rsidRPr="00742779" w:rsidRDefault="0033544D" w:rsidP="000E54B1">
      <w:pPr>
        <w:pStyle w:val="Heading3"/>
        <w:rPr>
          <w:rFonts w:eastAsia="Times New Roman"/>
        </w:rPr>
      </w:pPr>
      <w:r w:rsidRPr="00742779">
        <w:rPr>
          <w:rFonts w:eastAsia="Times New Roman"/>
        </w:rPr>
        <w:t>Why Firms Use Debt and Equity</w:t>
      </w:r>
    </w:p>
    <w:p w14:paraId="7E3FEF24" w14:textId="77777777" w:rsidR="0033544D" w:rsidRPr="00742779" w:rsidRDefault="00742779" w:rsidP="000E54B1">
      <w:pPr>
        <w:pPrChange w:id="6590" w:author="Seth Oranburg" w:date="2026-03-07T09:50:00Z" w16du:dateUtc="2026-03-07T14:50:00Z">
          <w:pPr>
            <w:pStyle w:val="NormalWeb"/>
          </w:pPr>
        </w:pPrChange>
      </w:pPr>
      <w:del w:id="6591" w:author="Seth Oranburg" w:date="2026-03-07T09:50:00Z" w16du:dateUtc="2026-03-07T14:50:00Z">
        <w:r w:rsidRPr="00742779">
          <w:rPr>
            <w:rFonts w:ascii="ZWAdobeF" w:hAnsi="ZWAdobeF" w:cs="ZWAdobeF"/>
            <w:sz w:val="2"/>
            <w:szCs w:val="2"/>
          </w:rPr>
          <w:delText>2809B</w:delText>
        </w:r>
        <w:r w:rsidR="0033544D" w:rsidRPr="00742779">
          <w:delText>In</w:delText>
        </w:r>
      </w:del>
      <w:ins w:id="6592" w:author="Seth Oranburg" w:date="2026-03-07T09:50:00Z" w16du:dateUtc="2026-03-07T14:50:00Z">
        <w:r w:rsidR="0033544D" w:rsidRPr="00742779">
          <w:t>In</w:t>
        </w:r>
      </w:ins>
      <w:r w:rsidR="0033544D" w:rsidRPr="00742779">
        <w:t xml:space="preserve"> nineteen fifty-eight, Franco Modigliani and Merton Miller published a theorem that became the starting point for all capital structure analysis. The Modigliani-Miller theorem demonstrates that in perfect markets with no taxes, no bankruptcy costs, and no information asymmetries, a firm</w:t>
      </w:r>
      <w:r w:rsidR="009F60D1" w:rsidRPr="00742779">
        <w:t>’</w:t>
      </w:r>
      <w:r w:rsidR="0033544D" w:rsidRPr="00742779">
        <w:t>s value is independent of its capital structure.</w:t>
      </w:r>
      <w:r w:rsidR="0033544D">
        <w:fldChar w:fldCharType="begin"/>
      </w:r>
      <w:r w:rsidR="0033544D">
        <w:instrText>HYPERLINK \l "fn377-11647" \o "Jump to citation"</w:instrText>
      </w:r>
      <w:r w:rsidR="0033544D">
        <w:fldChar w:fldCharType="separate"/>
      </w:r>
      <w:r w:rsidR="0033544D" w:rsidRPr="00742779">
        <w:rPr>
          <w:rStyle w:val="Hyperlink"/>
          <w:color w:val="auto"/>
          <w:u w:val="none"/>
        </w:rPr>
        <w:t>[377</w:t>
      </w:r>
      <w:r w:rsidR="00B258E5" w:rsidRPr="00742779">
        <w:rPr>
          <w:rStyle w:val="Hyperlink"/>
          <w:color w:val="auto"/>
          <w:u w:val="none"/>
        </w:rPr>
        <w:t>]</w:t>
      </w:r>
      <w:r w:rsidR="0033544D">
        <w:fldChar w:fldCharType="end"/>
      </w:r>
      <w:r w:rsidR="0033544D" w:rsidRPr="00742779">
        <w:t xml:space="preserve"> Whether a firm finances a project with debt or equity makes no difference to total enterprise value. The theorem shows that capital structure is merely a way of dividing a fixed pie among different claimants. Changing the proportions changes who gets which slices but does not change the pie</w:t>
      </w:r>
      <w:r w:rsidR="009F60D1" w:rsidRPr="00742779">
        <w:t>’</w:t>
      </w:r>
      <w:r w:rsidR="0033544D" w:rsidRPr="00742779">
        <w:t>s size.</w:t>
      </w:r>
    </w:p>
    <w:p w14:paraId="75C63775" w14:textId="77777777" w:rsidR="0033544D" w:rsidRPr="00742779" w:rsidRDefault="00742779" w:rsidP="000E54B1">
      <w:del w:id="6593" w:author="Seth Oranburg" w:date="2026-03-07T09:50:00Z" w16du:dateUtc="2026-03-07T14:50:00Z">
        <w:r w:rsidRPr="00742779">
          <w:rPr>
            <w:rFonts w:ascii="ZWAdobeF" w:hAnsi="ZWAdobeF" w:cs="ZWAdobeF"/>
            <w:sz w:val="2"/>
            <w:szCs w:val="2"/>
          </w:rPr>
          <w:delText>2810B</w:delText>
        </w:r>
        <w:r w:rsidR="0033544D" w:rsidRPr="00742779">
          <w:delText>Apply</w:delText>
        </w:r>
      </w:del>
      <w:ins w:id="6594" w:author="Seth Oranburg" w:date="2026-03-07T09:50:00Z" w16du:dateUtc="2026-03-07T14:50:00Z">
        <w:r w:rsidR="0033544D" w:rsidRPr="00742779">
          <w:t>Apply</w:t>
        </w:r>
      </w:ins>
      <w:r w:rsidR="0033544D" w:rsidRPr="00742779">
        <w:t xml:space="preserve"> the theorem to ConstructEdge</w:t>
      </w:r>
      <w:r w:rsidR="009F60D1" w:rsidRPr="00742779">
        <w:t>’</w:t>
      </w:r>
      <w:r w:rsidR="0033544D" w:rsidRPr="00742779">
        <w:t>s Summit acquisition. The project requires eight million dollars in financing. One option is issuing eight million dollars in new equity to public shareholders through a secondary offering. Another option is borrowing eight million dollars from a mezzanine lender. In a perfect Modigliani-Miller world, the choice would not matter. The enterprise value of the combined company would be identical under either financing method. Existing equity holders, new equity holders, and creditors would simply hold different claims on that fixed value.</w:t>
      </w:r>
    </w:p>
    <w:p w14:paraId="504A6C2E" w14:textId="77777777" w:rsidR="0033544D" w:rsidRPr="00742779" w:rsidRDefault="00742779" w:rsidP="000E54B1">
      <w:del w:id="6595" w:author="Seth Oranburg" w:date="2026-03-07T09:50:00Z" w16du:dateUtc="2026-03-07T14:50:00Z">
        <w:r w:rsidRPr="00742779">
          <w:rPr>
            <w:rFonts w:ascii="ZWAdobeF" w:hAnsi="ZWAdobeF" w:cs="ZWAdobeF"/>
            <w:sz w:val="2"/>
            <w:szCs w:val="2"/>
          </w:rPr>
          <w:delText>2811B</w:delText>
        </w:r>
        <w:r w:rsidR="0033544D" w:rsidRPr="00742779">
          <w:delText>The</w:delText>
        </w:r>
      </w:del>
      <w:ins w:id="6596" w:author="Seth Oranburg" w:date="2026-03-07T09:50:00Z" w16du:dateUtc="2026-03-07T14:50:00Z">
        <w:r w:rsidR="0033544D" w:rsidRPr="00742779">
          <w:t>The</w:t>
        </w:r>
      </w:ins>
      <w:r w:rsidR="0033544D" w:rsidRPr="00742779">
        <w:t xml:space="preserve"> theorem</w:t>
      </w:r>
      <w:r w:rsidR="009F60D1" w:rsidRPr="00742779">
        <w:t>’</w:t>
      </w:r>
      <w:r w:rsidR="0033544D" w:rsidRPr="00742779">
        <w:t>s power comes not from describing reality but from identifying what must be true for capital structure to matter. If capital structure affects firm value in the real world, it must be because real markets violate the theorem</w:t>
      </w:r>
      <w:r w:rsidR="009F60D1" w:rsidRPr="00742779">
        <w:t>’</w:t>
      </w:r>
      <w:r w:rsidR="0033544D" w:rsidRPr="00742779">
        <w:t>s assumptions. They do. Three violations matter most for understanding when law must intervene.</w:t>
      </w:r>
    </w:p>
    <w:p w14:paraId="5224F11C" w14:textId="77777777" w:rsidR="0033544D" w:rsidRPr="00742779" w:rsidRDefault="00742779" w:rsidP="000E54B1">
      <w:del w:id="6597" w:author="Seth Oranburg" w:date="2026-03-07T09:50:00Z" w16du:dateUtc="2026-03-07T14:50:00Z">
        <w:r w:rsidRPr="00742779">
          <w:rPr>
            <w:rFonts w:ascii="ZWAdobeF" w:hAnsi="ZWAdobeF" w:cs="ZWAdobeF"/>
            <w:sz w:val="2"/>
            <w:szCs w:val="2"/>
          </w:rPr>
          <w:delText>2812B</w:delText>
        </w:r>
        <w:r w:rsidR="0033544D" w:rsidRPr="00742779">
          <w:delText>First</w:delText>
        </w:r>
      </w:del>
      <w:ins w:id="6598" w:author="Seth Oranburg" w:date="2026-03-07T09:50:00Z" w16du:dateUtc="2026-03-07T14:50:00Z">
        <w:r w:rsidR="0033544D" w:rsidRPr="00742779">
          <w:t>First</w:t>
        </w:r>
      </w:ins>
      <w:r w:rsidR="0033544D" w:rsidRPr="00742779">
        <w:t xml:space="preserve">, the tax system treats debt and equity asymmetrically. Interest payments on debt are tax-deductible as ordinary business expenses. Dividend </w:t>
      </w:r>
      <w:r w:rsidR="0033544D" w:rsidRPr="00742779">
        <w:lastRenderedPageBreak/>
        <w:t>payments to equity holders are not deductible. A firm that borrows eight million dollars at fourteen percent interest deducts one point one two million dollars in annual interest expense. Assuming a twenty-one percent federal corporate tax rate, this deduction saves ConstructEdge two hundred thirty-five thousand dollars annually in taxes. Over five years, the tax savings total one point one seven million dollars in present value terms. A firm that raises the same eight million through equity foregoes this tax shield entirely.</w:t>
      </w:r>
    </w:p>
    <w:p w14:paraId="6E429530" w14:textId="77777777" w:rsidR="0033544D" w:rsidRPr="00742779" w:rsidRDefault="00742779" w:rsidP="000E54B1">
      <w:del w:id="6599" w:author="Seth Oranburg" w:date="2026-03-07T09:50:00Z" w16du:dateUtc="2026-03-07T14:50:00Z">
        <w:r w:rsidRPr="00742779">
          <w:rPr>
            <w:rFonts w:ascii="ZWAdobeF" w:hAnsi="ZWAdobeF" w:cs="ZWAdobeF"/>
            <w:sz w:val="2"/>
            <w:szCs w:val="2"/>
          </w:rPr>
          <w:delText>2813B</w:delText>
        </w:r>
        <w:r w:rsidR="0033544D" w:rsidRPr="00742779">
          <w:delText>This</w:delText>
        </w:r>
      </w:del>
      <w:ins w:id="6600" w:author="Seth Oranburg" w:date="2026-03-07T09:50:00Z" w16du:dateUtc="2026-03-07T14:50:00Z">
        <w:r w:rsidR="0033544D" w:rsidRPr="00742779">
          <w:t>This</w:t>
        </w:r>
      </w:ins>
      <w:r w:rsidR="0033544D" w:rsidRPr="00742779">
        <w:t xml:space="preserve"> tax advantage of debt explains part of Atlas Capital</w:t>
      </w:r>
      <w:r w:rsidR="009F60D1" w:rsidRPr="00742779">
        <w:t>’</w:t>
      </w:r>
      <w:r w:rsidR="0033544D" w:rsidRPr="00742779">
        <w:t>s enthusiasm for the leveraged acquisition. The mezzanine debt allows ConstructEdge to finance the acquisition while preserving the tax deductibility of carrying costs. An equity issuance at four dollars and seventy cents per share would require issuing one point seven million new shares, diluting existing shareholders by nearly twenty percent. The debt structure avoids that dilution while creating a valuable tax shield.</w:t>
      </w:r>
    </w:p>
    <w:p w14:paraId="0B62405C" w14:textId="77777777" w:rsidR="0033544D" w:rsidRPr="00742779" w:rsidRDefault="00742779" w:rsidP="000E54B1">
      <w:del w:id="6601" w:author="Seth Oranburg" w:date="2026-03-07T09:50:00Z" w16du:dateUtc="2026-03-07T14:50:00Z">
        <w:r w:rsidRPr="00742779">
          <w:rPr>
            <w:rFonts w:ascii="ZWAdobeF" w:hAnsi="ZWAdobeF" w:cs="ZWAdobeF"/>
            <w:sz w:val="2"/>
            <w:szCs w:val="2"/>
          </w:rPr>
          <w:delText>2814B</w:delText>
        </w:r>
        <w:r w:rsidR="0033544D" w:rsidRPr="00742779">
          <w:delText>The</w:delText>
        </w:r>
      </w:del>
      <w:ins w:id="6602" w:author="Seth Oranburg" w:date="2026-03-07T09:50:00Z" w16du:dateUtc="2026-03-07T14:50:00Z">
        <w:r w:rsidR="0033544D" w:rsidRPr="00742779">
          <w:t>The</w:t>
        </w:r>
      </w:ins>
      <w:r w:rsidR="0033544D" w:rsidRPr="00742779">
        <w:t xml:space="preserve"> tax benefit explains why firms use debt, but it does not explain why they do not use only debt. If debt saves taxes, why do firms issue any equity? The answer connects to the second violation of Modigliani-Miller assumptions. Bankruptcy is costly. When firms cannot meet debt obligations, they enter formal bankruptcy proceedings or negotiate restructurings with creditors outside of bankruptcy. Both processes consume value. Lawyers, accountants, consultants, and investment bankers charge fees that can reach ten to twenty percent of firm value in complex restructurings. Management time diverts from operations to negotiations with creditors. Customers defer purchases, uncertain whether the firm will survive to provide warranty service or ongoing support. Suppliers demand cash on delivery rather than extending trade credit. Employees with marketable skills leave for more stable employers.</w:t>
      </w:r>
    </w:p>
    <w:p w14:paraId="534BCEE1" w14:textId="77777777" w:rsidR="0033544D" w:rsidRPr="00742779" w:rsidRDefault="00742779" w:rsidP="000E54B1">
      <w:del w:id="6603" w:author="Seth Oranburg" w:date="2026-03-07T09:50:00Z" w16du:dateUtc="2026-03-07T14:50:00Z">
        <w:r w:rsidRPr="00742779">
          <w:rPr>
            <w:rFonts w:ascii="ZWAdobeF" w:hAnsi="ZWAdobeF" w:cs="ZWAdobeF"/>
            <w:sz w:val="2"/>
            <w:szCs w:val="2"/>
          </w:rPr>
          <w:delText>2815B</w:delText>
        </w:r>
        <w:r w:rsidR="0033544D" w:rsidRPr="00742779">
          <w:delText>These</w:delText>
        </w:r>
      </w:del>
      <w:ins w:id="6604" w:author="Seth Oranburg" w:date="2026-03-07T09:50:00Z" w16du:dateUtc="2026-03-07T14:50:00Z">
        <w:r w:rsidR="0033544D" w:rsidRPr="00742779">
          <w:t>These</w:t>
        </w:r>
      </w:ins>
      <w:r w:rsidR="0033544D" w:rsidRPr="00742779">
        <w:t xml:space="preserve"> direct and indirect costs of financial distress reduce the value available to all claimants. The bank</w:t>
      </w:r>
      <w:r w:rsidR="009F60D1" w:rsidRPr="00742779">
        <w:t>’</w:t>
      </w:r>
      <w:r w:rsidR="0033544D" w:rsidRPr="00742779">
        <w:t>s credit officer understands this. Adding eight million in subordinated debt increases ConstructEdge</w:t>
      </w:r>
      <w:r w:rsidR="009F60D1" w:rsidRPr="00742779">
        <w:t>’</w:t>
      </w:r>
      <w:r w:rsidR="0033544D" w:rsidRPr="00742779">
        <w:t>s fixed obligations from eighteen million to twenty-six million. Annual debt service climbs from one point four four million to two point five six million. If the acquisition fails to deliver projected revenue growth, ConstructEdge may lack cash flow to service both the senior bank debt and the subordinated mezzanine debt. The probability of financial distress rises materially.</w:t>
      </w:r>
    </w:p>
    <w:p w14:paraId="1E4C7631" w14:textId="77777777" w:rsidR="0033544D" w:rsidRPr="00742779" w:rsidRDefault="00742779" w:rsidP="000E54B1">
      <w:del w:id="6605" w:author="Seth Oranburg" w:date="2026-03-07T09:50:00Z" w16du:dateUtc="2026-03-07T14:50:00Z">
        <w:r w:rsidRPr="00742779">
          <w:rPr>
            <w:rFonts w:ascii="ZWAdobeF" w:hAnsi="ZWAdobeF" w:cs="ZWAdobeF"/>
            <w:sz w:val="2"/>
            <w:szCs w:val="2"/>
          </w:rPr>
          <w:delText>2816B</w:delText>
        </w:r>
        <w:r w:rsidR="0033544D" w:rsidRPr="00742779">
          <w:delText>The</w:delText>
        </w:r>
      </w:del>
      <w:ins w:id="6606" w:author="Seth Oranburg" w:date="2026-03-07T09:50:00Z" w16du:dateUtc="2026-03-07T14:50:00Z">
        <w:r w:rsidR="0033544D" w:rsidRPr="00742779">
          <w:t>The</w:t>
        </w:r>
      </w:ins>
      <w:r w:rsidR="0033544D" w:rsidRPr="00742779">
        <w:t xml:space="preserve"> bank faces two concerns. First, even though the bank holds senior secured debt with first priority on all assets, financial distress reduces the value of those assets. Customers cancel projects. Suppliers refuse to deliver materials on credit. Project managers leave for competitors. The collateral value </w:t>
      </w:r>
      <w:r w:rsidR="0033544D" w:rsidRPr="00742779">
        <w:lastRenderedPageBreak/>
        <w:t>deteriorates. Second, if ConstructEdge enters bankruptcy, the automatic stay prevents the bank from foreclosing immediately. The bankruptcy process can take months or years. During that time, legal and administrative costs consume assets that would otherwise be available to satisfy the bank</w:t>
      </w:r>
      <w:r w:rsidR="009F60D1" w:rsidRPr="00742779">
        <w:t>’</w:t>
      </w:r>
      <w:r w:rsidR="0033544D" w:rsidRPr="00742779">
        <w:t>s secured claim.</w:t>
      </w:r>
    </w:p>
    <w:p w14:paraId="765EF137" w14:textId="77777777" w:rsidR="0033544D" w:rsidRPr="00742779" w:rsidRDefault="00742779" w:rsidP="000E54B1">
      <w:pPr>
        <w:pPrChange w:id="6607" w:author="Seth Oranburg" w:date="2026-03-07T09:50:00Z" w16du:dateUtc="2026-03-07T14:50:00Z">
          <w:pPr>
            <w:pStyle w:val="NormalWeb"/>
          </w:pPr>
        </w:pPrChange>
      </w:pPr>
      <w:del w:id="6608" w:author="Seth Oranburg" w:date="2026-03-07T09:50:00Z" w16du:dateUtc="2026-03-07T14:50:00Z">
        <w:r w:rsidRPr="00742779">
          <w:rPr>
            <w:rFonts w:ascii="ZWAdobeF" w:hAnsi="ZWAdobeF" w:cs="ZWAdobeF"/>
            <w:sz w:val="2"/>
            <w:szCs w:val="2"/>
          </w:rPr>
          <w:delText>2817B</w:delText>
        </w:r>
        <w:r w:rsidR="0033544D" w:rsidRPr="00742779">
          <w:delText>These</w:delText>
        </w:r>
      </w:del>
      <w:ins w:id="6609" w:author="Seth Oranburg" w:date="2026-03-07T09:50:00Z" w16du:dateUtc="2026-03-07T14:50:00Z">
        <w:r w:rsidR="0033544D" w:rsidRPr="00742779">
          <w:t>These</w:t>
        </w:r>
      </w:ins>
      <w:r w:rsidR="0033544D" w:rsidRPr="00742779">
        <w:t xml:space="preserve"> bankruptcy costs trade off against the tax benefit of debt. ConstructEdge</w:t>
      </w:r>
      <w:r w:rsidR="009F60D1" w:rsidRPr="00742779">
        <w:t>’</w:t>
      </w:r>
      <w:r w:rsidR="0033544D" w:rsidRPr="00742779">
        <w:t>s decision to finance the Summit acquisition with mezzanine debt captures tax savings but increases the probability and magnitude of financial distress costs. This is the static tradeoff theory of capital structure.</w:t>
      </w:r>
      <w:r w:rsidR="0033544D">
        <w:fldChar w:fldCharType="begin"/>
      </w:r>
      <w:r w:rsidR="0033544D">
        <w:instrText>HYPERLINK \l "fn378-11647" \o "Jump to citation"</w:instrText>
      </w:r>
      <w:r w:rsidR="0033544D">
        <w:fldChar w:fldCharType="separate"/>
      </w:r>
      <w:r w:rsidR="0033544D" w:rsidRPr="00742779">
        <w:rPr>
          <w:rStyle w:val="Hyperlink"/>
          <w:color w:val="auto"/>
          <w:u w:val="none"/>
        </w:rPr>
        <w:t>[378</w:t>
      </w:r>
      <w:r w:rsidR="00FA601A" w:rsidRPr="00742779">
        <w:rPr>
          <w:rStyle w:val="Hyperlink"/>
          <w:color w:val="auto"/>
          <w:u w:val="none"/>
        </w:rPr>
        <w:t>]</w:t>
      </w:r>
      <w:r w:rsidR="0033544D">
        <w:fldChar w:fldCharType="end"/>
      </w:r>
      <w:r w:rsidR="0033544D" w:rsidRPr="00742779">
        <w:t xml:space="preserve"> Firms choose leverage that balances these opposing forces. Too little debt means paying unnecessary taxes. Too much debt means risking value-destructive financial distress.</w:t>
      </w:r>
    </w:p>
    <w:p w14:paraId="3358CCC2" w14:textId="77777777" w:rsidR="0033544D" w:rsidRPr="00742779" w:rsidRDefault="00742779" w:rsidP="000E54B1">
      <w:del w:id="6610" w:author="Seth Oranburg" w:date="2026-03-07T09:50:00Z" w16du:dateUtc="2026-03-07T14:50:00Z">
        <w:r w:rsidRPr="00742779">
          <w:rPr>
            <w:rFonts w:ascii="ZWAdobeF" w:hAnsi="ZWAdobeF" w:cs="ZWAdobeF"/>
            <w:sz w:val="2"/>
            <w:szCs w:val="2"/>
          </w:rPr>
          <w:delText>2818B</w:delText>
        </w:r>
        <w:r w:rsidR="0033544D" w:rsidRPr="00742779">
          <w:delText>The</w:delText>
        </w:r>
      </w:del>
      <w:ins w:id="6611" w:author="Seth Oranburg" w:date="2026-03-07T09:50:00Z" w16du:dateUtc="2026-03-07T14:50:00Z">
        <w:r w:rsidR="0033544D" w:rsidRPr="00742779">
          <w:t>The</w:t>
        </w:r>
      </w:ins>
      <w:r w:rsidR="0033544D" w:rsidRPr="00742779">
        <w:t xml:space="preserve"> third violation addresses information asymmetries that Chapter One identified as central to business law. Managers know more about firm prospects than outside investors. When a firm needs capital, managers choose whether to raise debt or equity based partly on whether they believe the firm</w:t>
      </w:r>
      <w:r w:rsidR="009F60D1" w:rsidRPr="00742779">
        <w:t>’</w:t>
      </w:r>
      <w:r w:rsidR="0033544D" w:rsidRPr="00742779">
        <w:t>s stock is overvalued or undervalued.</w:t>
      </w:r>
    </w:p>
    <w:p w14:paraId="70B3F907" w14:textId="77777777" w:rsidR="0033544D" w:rsidRPr="00742779" w:rsidRDefault="00742779" w:rsidP="000E54B1">
      <w:del w:id="6612" w:author="Seth Oranburg" w:date="2026-03-07T09:50:00Z" w16du:dateUtc="2026-03-07T14:50:00Z">
        <w:r w:rsidRPr="00742779">
          <w:rPr>
            <w:rFonts w:ascii="ZWAdobeF" w:hAnsi="ZWAdobeF" w:cs="ZWAdobeF"/>
            <w:sz w:val="2"/>
            <w:szCs w:val="2"/>
          </w:rPr>
          <w:delText>2819B</w:delText>
        </w:r>
        <w:r w:rsidR="0033544D" w:rsidRPr="00742779">
          <w:delText>If</w:delText>
        </w:r>
      </w:del>
      <w:ins w:id="6613" w:author="Seth Oranburg" w:date="2026-03-07T09:50:00Z" w16du:dateUtc="2026-03-07T14:50:00Z">
        <w:r w:rsidR="0033544D" w:rsidRPr="00742779">
          <w:t>If</w:t>
        </w:r>
      </w:ins>
      <w:r w:rsidR="0033544D" w:rsidRPr="00742779">
        <w:t xml:space="preserve"> managers believe the stock is overvalued, they prefer to issue equity, selling expensive shares to new investors who will bear losses when the market corrects its valuation. If managers believe the stock is undervalued, they prefer to issue debt, avoiding dilution that would transfer value from existing shareholders to new equity holders. Outside investors understand this dynamic. When a firm announces an equity offering, the stock price typically declines because the market infers that managers believe the shares are overvalued.</w:t>
      </w:r>
    </w:p>
    <w:p w14:paraId="4365777B" w14:textId="77777777" w:rsidR="0033544D" w:rsidRPr="00742779" w:rsidRDefault="00742779" w:rsidP="000E54B1">
      <w:del w:id="6614" w:author="Seth Oranburg" w:date="2026-03-07T09:50:00Z" w16du:dateUtc="2026-03-07T14:50:00Z">
        <w:r w:rsidRPr="00742779">
          <w:rPr>
            <w:rFonts w:ascii="ZWAdobeF" w:hAnsi="ZWAdobeF" w:cs="ZWAdobeF"/>
            <w:sz w:val="2"/>
            <w:szCs w:val="2"/>
          </w:rPr>
          <w:delText>2820B</w:delText>
        </w:r>
        <w:r w:rsidR="0033544D" w:rsidRPr="00742779">
          <w:delText>Apply</w:delText>
        </w:r>
      </w:del>
      <w:ins w:id="6615" w:author="Seth Oranburg" w:date="2026-03-07T09:50:00Z" w16du:dateUtc="2026-03-07T14:50:00Z">
        <w:r w:rsidR="0033544D" w:rsidRPr="00742779">
          <w:t>Apply</w:t>
        </w:r>
      </w:ins>
      <w:r w:rsidR="0033544D" w:rsidRPr="00742779">
        <w:t xml:space="preserve"> this to ConstructEdge</w:t>
      </w:r>
      <w:r w:rsidR="009F60D1" w:rsidRPr="00742779">
        <w:t>’</w:t>
      </w:r>
      <w:r w:rsidR="0033544D" w:rsidRPr="00742779">
        <w:t>s choice. The stock trades at four dollars and seventy cents. Zeeva and the board believe this price reflects excessive pessimism about the company</w:t>
      </w:r>
      <w:r w:rsidR="009F60D1" w:rsidRPr="00742779">
        <w:t>’</w:t>
      </w:r>
      <w:r w:rsidR="0033544D" w:rsidRPr="00742779">
        <w:t>s prospects. They project that successfully integrating Summit will restore revenue growth and cause the stock to re-rate to ten or twelve dollars per share within two years. Issuing equity at four dollars and seventy cents would dilute existing shareholders at what management believes is an unfairly depressed price. Debt financing allows ConstructEdge to execute the acquisition while preserving upside for existing equity holders.</w:t>
      </w:r>
    </w:p>
    <w:p w14:paraId="26A57FC7" w14:textId="77777777" w:rsidR="0033544D" w:rsidRPr="00742779" w:rsidRDefault="00742779" w:rsidP="000E54B1">
      <w:del w:id="6616" w:author="Seth Oranburg" w:date="2026-03-07T09:50:00Z" w16du:dateUtc="2026-03-07T14:50:00Z">
        <w:r w:rsidRPr="00742779">
          <w:rPr>
            <w:rFonts w:ascii="ZWAdobeF" w:hAnsi="ZWAdobeF" w:cs="ZWAdobeF"/>
            <w:sz w:val="2"/>
            <w:szCs w:val="2"/>
          </w:rPr>
          <w:delText>2821B</w:delText>
        </w:r>
        <w:r w:rsidR="0033544D" w:rsidRPr="00742779">
          <w:delText>But</w:delText>
        </w:r>
      </w:del>
      <w:ins w:id="6617" w:author="Seth Oranburg" w:date="2026-03-07T09:50:00Z" w16du:dateUtc="2026-03-07T14:50:00Z">
        <w:r w:rsidR="0033544D" w:rsidRPr="00742779">
          <w:t>But</w:t>
        </w:r>
      </w:ins>
      <w:r w:rsidR="0033544D" w:rsidRPr="00742779">
        <w:t xml:space="preserve"> public shareholders observing this choice must ask why management chose debt over equity. One possibility is that management genuinely believes the stock is undervalued and wants to avoid unfair dilution. Another possibility is that management is gambling for resurrection using creditors</w:t>
      </w:r>
      <w:r w:rsidR="009F60D1" w:rsidRPr="00742779">
        <w:t>’</w:t>
      </w:r>
      <w:r w:rsidR="0033544D" w:rsidRPr="00742779">
        <w:t xml:space="preserve"> money, pursuing a high-risk strategy that transfers wealth from creditors to equity holders. The market cannot distinguish these scenarios perfectly. This </w:t>
      </w:r>
      <w:r w:rsidR="0033544D" w:rsidRPr="00742779">
        <w:lastRenderedPageBreak/>
        <w:t>information asymmetry affects how investors interpret management</w:t>
      </w:r>
      <w:r w:rsidR="009F60D1" w:rsidRPr="00742779">
        <w:t>’</w:t>
      </w:r>
      <w:r w:rsidR="0033544D" w:rsidRPr="00742779">
        <w:t>s financing choices.</w:t>
      </w:r>
    </w:p>
    <w:p w14:paraId="3623C3D2" w14:textId="77777777" w:rsidR="0033544D" w:rsidRPr="00742779" w:rsidRDefault="00742779" w:rsidP="000E54B1">
      <w:pPr>
        <w:pPrChange w:id="6618" w:author="Seth Oranburg" w:date="2026-03-07T09:50:00Z" w16du:dateUtc="2026-03-07T14:50:00Z">
          <w:pPr>
            <w:pStyle w:val="NormalWeb"/>
          </w:pPr>
        </w:pPrChange>
      </w:pPr>
      <w:del w:id="6619" w:author="Seth Oranburg" w:date="2026-03-07T09:50:00Z" w16du:dateUtc="2026-03-07T14:50:00Z">
        <w:r w:rsidRPr="00742779">
          <w:rPr>
            <w:rFonts w:ascii="ZWAdobeF" w:hAnsi="ZWAdobeF" w:cs="ZWAdobeF"/>
            <w:sz w:val="2"/>
            <w:szCs w:val="2"/>
          </w:rPr>
          <w:delText>2822B</w:delText>
        </w:r>
        <w:r w:rsidR="0033544D" w:rsidRPr="00742779">
          <w:delText>This</w:delText>
        </w:r>
      </w:del>
      <w:ins w:id="6620" w:author="Seth Oranburg" w:date="2026-03-07T09:50:00Z" w16du:dateUtc="2026-03-07T14:50:00Z">
        <w:r w:rsidR="0033544D" w:rsidRPr="00742779">
          <w:t>This</w:t>
        </w:r>
      </w:ins>
      <w:r w:rsidR="0033544D" w:rsidRPr="00742779">
        <w:t xml:space="preserve"> informational dynamic creates a pecking order. Firms prefer internal financing from retained earnings, which avoids both adverse selection and the transaction costs of external financing. When internal funds are insufficient, firms prefer debt to equity because debt issuance sends a less negative signal about management</w:t>
      </w:r>
      <w:r w:rsidR="009F60D1" w:rsidRPr="00742779">
        <w:t>’</w:t>
      </w:r>
      <w:r w:rsidR="0033544D" w:rsidRPr="00742779">
        <w:t>s private information. Firms issue equity only when debt capacity is exhausted and the investment opportunity is valuable enough to justify the negative signal.</w:t>
      </w:r>
      <w:r w:rsidR="0033544D">
        <w:fldChar w:fldCharType="begin"/>
      </w:r>
      <w:r w:rsidR="0033544D">
        <w:instrText>HYPERLINK \l "fn379-11647" \o "Jump to citation"</w:instrText>
      </w:r>
      <w:r w:rsidR="0033544D">
        <w:fldChar w:fldCharType="separate"/>
      </w:r>
      <w:r w:rsidR="0033544D" w:rsidRPr="00742779">
        <w:rPr>
          <w:rStyle w:val="Hyperlink"/>
          <w:color w:val="auto"/>
          <w:u w:val="none"/>
        </w:rPr>
        <w:t>[379</w:t>
      </w:r>
      <w:r w:rsidR="00FA601A" w:rsidRPr="00742779">
        <w:rPr>
          <w:rStyle w:val="Hyperlink"/>
          <w:color w:val="auto"/>
          <w:u w:val="none"/>
        </w:rPr>
        <w:t>]</w:t>
      </w:r>
      <w:r w:rsidR="0033544D">
        <w:fldChar w:fldCharType="end"/>
      </w:r>
    </w:p>
    <w:p w14:paraId="151C108E" w14:textId="77777777" w:rsidR="0033544D" w:rsidRPr="00742779" w:rsidRDefault="00742779" w:rsidP="000E54B1">
      <w:del w:id="6621" w:author="Seth Oranburg" w:date="2026-03-07T09:50:00Z" w16du:dateUtc="2026-03-07T14:50:00Z">
        <w:r w:rsidRPr="00742779">
          <w:rPr>
            <w:rFonts w:ascii="ZWAdobeF" w:hAnsi="ZWAdobeF" w:cs="ZWAdobeF"/>
            <w:sz w:val="2"/>
            <w:szCs w:val="2"/>
          </w:rPr>
          <w:delText>2823B</w:delText>
        </w:r>
        <w:r w:rsidR="0033544D" w:rsidRPr="00742779">
          <w:delText>These</w:delText>
        </w:r>
      </w:del>
      <w:ins w:id="6622" w:author="Seth Oranburg" w:date="2026-03-07T09:50:00Z" w16du:dateUtc="2026-03-07T14:50:00Z">
        <w:r w:rsidR="0033544D" w:rsidRPr="00742779">
          <w:t>These</w:t>
        </w:r>
      </w:ins>
      <w:r w:rsidR="0033544D" w:rsidRPr="00742779">
        <w:t xml:space="preserve"> three forces—tax benefits, bankruptcy costs, and information asymmetries—explain why firms use both debt and equity and why the proportions vary across firms and over time. They also explain why capital structure creates coordination problems that contract alone cannot solve. Each force creates conflicts between equity holders who control the firm and creditors who bear downside risk but cannot directly influence decisions.</w:t>
      </w:r>
    </w:p>
    <w:p w14:paraId="70B3D314" w14:textId="77777777" w:rsidR="0033544D" w:rsidRPr="00742779" w:rsidRDefault="0033544D" w:rsidP="000E54B1">
      <w:pPr>
        <w:pStyle w:val="Heading3"/>
        <w:rPr>
          <w:rFonts w:eastAsia="Times New Roman"/>
        </w:rPr>
      </w:pPr>
      <w:r w:rsidRPr="00742779">
        <w:rPr>
          <w:rFonts w:eastAsia="Times New Roman"/>
        </w:rPr>
        <w:t>The Residual Claimant Shift</w:t>
      </w:r>
    </w:p>
    <w:p w14:paraId="3DB588A6" w14:textId="77777777" w:rsidR="0033544D" w:rsidRPr="00742779" w:rsidRDefault="00742779" w:rsidP="000E54B1">
      <w:del w:id="6623" w:author="Seth Oranburg" w:date="2026-03-07T09:50:00Z" w16du:dateUtc="2026-03-07T14:50:00Z">
        <w:r w:rsidRPr="00742779">
          <w:rPr>
            <w:rFonts w:ascii="ZWAdobeF" w:hAnsi="ZWAdobeF" w:cs="ZWAdobeF"/>
            <w:sz w:val="2"/>
            <w:szCs w:val="2"/>
          </w:rPr>
          <w:delText>2824B</w:delText>
        </w:r>
        <w:r w:rsidR="0033544D" w:rsidRPr="00742779">
          <w:delText>Capital</w:delText>
        </w:r>
      </w:del>
      <w:ins w:id="6624" w:author="Seth Oranburg" w:date="2026-03-07T09:50:00Z" w16du:dateUtc="2026-03-07T14:50:00Z">
        <w:r w:rsidR="0033544D" w:rsidRPr="00742779">
          <w:t>Capital</w:t>
        </w:r>
      </w:ins>
      <w:r w:rsidR="0033544D" w:rsidRPr="00742779">
        <w:t xml:space="preserve"> structure determines who holds residual claims on the firm</w:t>
      </w:r>
      <w:r w:rsidR="009F60D1" w:rsidRPr="00742779">
        <w:t>’</w:t>
      </w:r>
      <w:r w:rsidR="0033544D" w:rsidRPr="00742779">
        <w:t>s value. The residual claimant receives whatever value remains after all senior claims are satisfied. This is not a symbolic designation. It determines whose financial interests directors serve when they maximize firm value.</w:t>
      </w:r>
    </w:p>
    <w:p w14:paraId="78480ECF" w14:textId="77777777" w:rsidR="0033544D" w:rsidRPr="00742779" w:rsidRDefault="00742779" w:rsidP="000E54B1">
      <w:del w:id="6625" w:author="Seth Oranburg" w:date="2026-03-07T09:50:00Z" w16du:dateUtc="2026-03-07T14:50:00Z">
        <w:r w:rsidRPr="00742779">
          <w:rPr>
            <w:rFonts w:ascii="ZWAdobeF" w:hAnsi="ZWAdobeF" w:cs="ZWAdobeF"/>
            <w:sz w:val="2"/>
            <w:szCs w:val="2"/>
          </w:rPr>
          <w:delText>2825B</w:delText>
        </w:r>
        <w:r w:rsidR="0033544D" w:rsidRPr="00742779">
          <w:delText>When</w:delText>
        </w:r>
      </w:del>
      <w:ins w:id="6626" w:author="Seth Oranburg" w:date="2026-03-07T09:50:00Z" w16du:dateUtc="2026-03-07T14:50:00Z">
        <w:r w:rsidR="0033544D" w:rsidRPr="00742779">
          <w:t>When</w:t>
        </w:r>
      </w:ins>
      <w:r w:rsidR="0033544D" w:rsidRPr="00742779">
        <w:t xml:space="preserve"> a firm is solvent, equity holders are the residual claimants. Creditors hold fixed claims that must be paid in full before equity receives anything. Debt obligations specify payment amounts and maturity dates. The bank</w:t>
      </w:r>
      <w:r w:rsidR="009F60D1" w:rsidRPr="00742779">
        <w:t>’</w:t>
      </w:r>
      <w:r w:rsidR="0033544D" w:rsidRPr="00742779">
        <w:t>s eighteen million dollar secured loan requires quarterly interest payments and principal amortization over five years. The mezzanine lender</w:t>
      </w:r>
      <w:r w:rsidR="009F60D1" w:rsidRPr="00742779">
        <w:t>’</w:t>
      </w:r>
      <w:r w:rsidR="0033544D" w:rsidRPr="00742779">
        <w:t>s proposed eight million dollar note would require annual interest payments at fourteen percent with a bullet payment of principal at maturity in seven years. These are contractual obligations. If ConstructEdge performs, creditors receive exactly what their contracts specify, nothing more.</w:t>
      </w:r>
    </w:p>
    <w:p w14:paraId="7F6D187A" w14:textId="77777777" w:rsidR="0033544D" w:rsidRPr="00742779" w:rsidRDefault="00742779" w:rsidP="000E54B1">
      <w:del w:id="6627" w:author="Seth Oranburg" w:date="2026-03-07T09:50:00Z" w16du:dateUtc="2026-03-07T14:50:00Z">
        <w:r w:rsidRPr="00742779">
          <w:rPr>
            <w:rFonts w:ascii="ZWAdobeF" w:hAnsi="ZWAdobeF" w:cs="ZWAdobeF"/>
            <w:sz w:val="2"/>
            <w:szCs w:val="2"/>
          </w:rPr>
          <w:delText>2826B</w:delText>
        </w:r>
        <w:r w:rsidR="0033544D" w:rsidRPr="00742779">
          <w:delText>Equity</w:delText>
        </w:r>
      </w:del>
      <w:ins w:id="6628" w:author="Seth Oranburg" w:date="2026-03-07T09:50:00Z" w16du:dateUtc="2026-03-07T14:50:00Z">
        <w:r w:rsidR="0033544D" w:rsidRPr="00742779">
          <w:t>Equity</w:t>
        </w:r>
      </w:ins>
      <w:r w:rsidR="0033544D" w:rsidRPr="00742779">
        <w:t xml:space="preserve"> holders receive whatever value remains after all debt obligations are satisfied. If ConstructEdge</w:t>
      </w:r>
      <w:r w:rsidR="009F60D1" w:rsidRPr="00742779">
        <w:t>’</w:t>
      </w:r>
      <w:r w:rsidR="0033544D" w:rsidRPr="00742779">
        <w:t>s enterprise value is forty million dollars, creditors take the first twenty-six million, and equity holders receive the residual fourteen million. If enterprise value grows to eighty million, creditors still take only twenty-six million, and equity captures the incremental value growth of fifty-four million. If enterprise value falls to twenty million dollars, creditors receive less than full payment, and equity receives nothing.</w:t>
      </w:r>
    </w:p>
    <w:p w14:paraId="1750F523" w14:textId="77777777" w:rsidR="0033544D" w:rsidRPr="00742779" w:rsidRDefault="00742779" w:rsidP="000E54B1">
      <w:del w:id="6629" w:author="Seth Oranburg" w:date="2026-03-07T09:50:00Z" w16du:dateUtc="2026-03-07T14:50:00Z">
        <w:r w:rsidRPr="00742779">
          <w:rPr>
            <w:rFonts w:ascii="ZWAdobeF" w:hAnsi="ZWAdobeF" w:cs="ZWAdobeF"/>
            <w:sz w:val="2"/>
            <w:szCs w:val="2"/>
          </w:rPr>
          <w:lastRenderedPageBreak/>
          <w:delText>2827B</w:delText>
        </w:r>
        <w:r w:rsidR="0033544D" w:rsidRPr="00742779">
          <w:delText>This</w:delText>
        </w:r>
      </w:del>
      <w:ins w:id="6630" w:author="Seth Oranburg" w:date="2026-03-07T09:50:00Z" w16du:dateUtc="2026-03-07T14:50:00Z">
        <w:r w:rsidR="0033544D" w:rsidRPr="00742779">
          <w:t>This</w:t>
        </w:r>
      </w:ins>
      <w:r w:rsidR="0033544D" w:rsidRPr="00742779">
        <w:t xml:space="preserve"> structure creates option-like payoffs. Equity holders have unlimited upside because they capture all value above debt obligations. They have limited downside because their maximum loss is the value of their investment. They cannot lose more than they contributed. This payoff structure is convex, meaning the payoff curve accelerates as enterprise value increases. Doubling enterprise value more than doubles equity value because the debt claims remain fixed.</w:t>
      </w:r>
    </w:p>
    <w:p w14:paraId="17D8FA16" w14:textId="77777777" w:rsidR="0033544D" w:rsidRPr="00742779" w:rsidRDefault="00742779" w:rsidP="000E54B1">
      <w:del w:id="6631" w:author="Seth Oranburg" w:date="2026-03-07T09:50:00Z" w16du:dateUtc="2026-03-07T14:50:00Z">
        <w:r w:rsidRPr="00742779">
          <w:rPr>
            <w:rFonts w:ascii="ZWAdobeF" w:hAnsi="ZWAdobeF" w:cs="ZWAdobeF"/>
            <w:sz w:val="2"/>
            <w:szCs w:val="2"/>
          </w:rPr>
          <w:delText>2828B</w:delText>
        </w:r>
        <w:r w:rsidR="0033544D" w:rsidRPr="00742779">
          <w:delText>Creditors</w:delText>
        </w:r>
      </w:del>
      <w:ins w:id="6632" w:author="Seth Oranburg" w:date="2026-03-07T09:50:00Z" w16du:dateUtc="2026-03-07T14:50:00Z">
        <w:r w:rsidR="0033544D" w:rsidRPr="00742779">
          <w:t>Creditors</w:t>
        </w:r>
      </w:ins>
      <w:r w:rsidR="0033544D" w:rsidRPr="00742779">
        <w:t xml:space="preserve"> face the opposite payoff structure. Their maximum gain is receiving full payment according to their contracts. They cannot capture upside beyond the specified interest rate and principal repayment. Their downside is substantial because they can lose the entire amount they lent if the firm cannot repay. This payoff structure is concave, meaning the payoff curve flattens as enterprise value increases and declines steeply as enterprise value falls below debt obligations.</w:t>
      </w:r>
    </w:p>
    <w:p w14:paraId="79FEE492" w14:textId="77777777" w:rsidR="0033544D" w:rsidRPr="00742779" w:rsidRDefault="00742779" w:rsidP="000E54B1">
      <w:del w:id="6633" w:author="Seth Oranburg" w:date="2026-03-07T09:50:00Z" w16du:dateUtc="2026-03-07T14:50:00Z">
        <w:r w:rsidRPr="00742779">
          <w:rPr>
            <w:rFonts w:ascii="ZWAdobeF" w:hAnsi="ZWAdobeF" w:cs="ZWAdobeF"/>
            <w:sz w:val="2"/>
            <w:szCs w:val="2"/>
          </w:rPr>
          <w:delText>2829B</w:delText>
        </w:r>
        <w:r w:rsidR="0033544D" w:rsidRPr="00742779">
          <w:delText>The</w:delText>
        </w:r>
      </w:del>
      <w:ins w:id="6634" w:author="Seth Oranburg" w:date="2026-03-07T09:50:00Z" w16du:dateUtc="2026-03-07T14:50:00Z">
        <w:r w:rsidR="0033544D" w:rsidRPr="00742779">
          <w:t>The</w:t>
        </w:r>
      </w:ins>
      <w:r w:rsidR="0033544D" w:rsidRPr="00742779">
        <w:t xml:space="preserve"> convexity of equity returns and the concavity of debt returns create conflicts that become acute when firms approach financial distress. Consider ConstructEdge</w:t>
      </w:r>
      <w:r w:rsidR="009F60D1" w:rsidRPr="00742779">
        <w:t>’</w:t>
      </w:r>
      <w:r w:rsidR="0033544D" w:rsidRPr="00742779">
        <w:t>s Summit acquisition decision. Atlas Capital analyzes the decision using expected value. They estimate a forty percent probability that integration succeeds brilliantly, producing an enterprise value of eighty million dollars. They estimate a sixty percent probability that integration encounters problems, leaving enterprise value at twenty-five million dollars. The expected enterprise value is fifty million dollars, calculated as zero point four times eighty million plus zero point six times twenty-five million.</w:t>
      </w:r>
    </w:p>
    <w:p w14:paraId="4293B94A" w14:textId="77777777" w:rsidR="0033544D" w:rsidRPr="00742779" w:rsidRDefault="00742779" w:rsidP="000E54B1">
      <w:del w:id="6635" w:author="Seth Oranburg" w:date="2026-03-07T09:50:00Z" w16du:dateUtc="2026-03-07T14:50:00Z">
        <w:r w:rsidRPr="00742779">
          <w:rPr>
            <w:rFonts w:ascii="ZWAdobeF" w:hAnsi="ZWAdobeF" w:cs="ZWAdobeF"/>
            <w:sz w:val="2"/>
            <w:szCs w:val="2"/>
          </w:rPr>
          <w:delText>2830B</w:delText>
        </w:r>
        <w:r w:rsidR="0033544D" w:rsidRPr="00742779">
          <w:delText>From</w:delText>
        </w:r>
      </w:del>
      <w:ins w:id="6636" w:author="Seth Oranburg" w:date="2026-03-07T09:50:00Z" w16du:dateUtc="2026-03-07T14:50:00Z">
        <w:r w:rsidR="0033544D" w:rsidRPr="00742779">
          <w:t>From</w:t>
        </w:r>
      </w:ins>
      <w:r w:rsidR="0033544D" w:rsidRPr="00742779">
        <w:t xml:space="preserve"> Atlas Capital</w:t>
      </w:r>
      <w:r w:rsidR="009F60D1" w:rsidRPr="00742779">
        <w:t>’</w:t>
      </w:r>
      <w:r w:rsidR="0033544D" w:rsidRPr="00742779">
        <w:t>s perspective, this is attractive. In the success scenario, equity holders capture fifty-four million dollars of value after creditors are paid in full. In the failure scenario, equity receives nothing because enterprise value barely covers debt obligations. Atlas</w:t>
      </w:r>
      <w:r w:rsidR="009F60D1" w:rsidRPr="00742779">
        <w:t>’</w:t>
      </w:r>
      <w:r w:rsidR="0033544D" w:rsidRPr="00742779">
        <w:t>s expected equity value is twenty-one point six million dollars, more than double their current mark of eight million. The acquisition has positive expected value for equity despite the sixty percent probability of failure.</w:t>
      </w:r>
    </w:p>
    <w:p w14:paraId="3838164A" w14:textId="77777777" w:rsidR="0033544D" w:rsidRPr="00742779" w:rsidRDefault="00742779" w:rsidP="000E54B1">
      <w:del w:id="6637" w:author="Seth Oranburg" w:date="2026-03-07T09:50:00Z" w16du:dateUtc="2026-03-07T14:50:00Z">
        <w:r w:rsidRPr="00742779">
          <w:rPr>
            <w:rFonts w:ascii="ZWAdobeF" w:hAnsi="ZWAdobeF" w:cs="ZWAdobeF"/>
            <w:sz w:val="2"/>
            <w:szCs w:val="2"/>
          </w:rPr>
          <w:delText>2831B</w:delText>
        </w:r>
        <w:r w:rsidR="0033544D" w:rsidRPr="00742779">
          <w:delText>The</w:delText>
        </w:r>
      </w:del>
      <w:ins w:id="6638" w:author="Seth Oranburg" w:date="2026-03-07T09:50:00Z" w16du:dateUtc="2026-03-07T14:50:00Z">
        <w:r w:rsidR="0033544D" w:rsidRPr="00742779">
          <w:t>The</w:t>
        </w:r>
      </w:ins>
      <w:r w:rsidR="0033544D" w:rsidRPr="00742779">
        <w:t xml:space="preserve"> bank</w:t>
      </w:r>
      <w:r w:rsidR="009F60D1" w:rsidRPr="00742779">
        <w:t>’</w:t>
      </w:r>
      <w:r w:rsidR="0033544D" w:rsidRPr="00742779">
        <w:t>s credit officer performs the same calculation but reaches a different conclusion. In the success scenario, the bank receives its full eighteen million with interest, exactly what the loan contract specifies. The bank captures no upside from the transaction</w:t>
      </w:r>
      <w:r w:rsidR="009F60D1" w:rsidRPr="00742779">
        <w:t>’</w:t>
      </w:r>
      <w:r w:rsidR="0033544D" w:rsidRPr="00742779">
        <w:t>s success. In the failure scenario, enterprise value of twenty-five million may be insufficient to fully satisfy the bank</w:t>
      </w:r>
      <w:r w:rsidR="009F60D1" w:rsidRPr="00742779">
        <w:t>’</w:t>
      </w:r>
      <w:r w:rsidR="0033544D" w:rsidRPr="00742779">
        <w:t>s secured claim after bankruptcy costs consume several million dollars of value. The bank</w:t>
      </w:r>
      <w:r w:rsidR="009F60D1" w:rsidRPr="00742779">
        <w:t>’</w:t>
      </w:r>
      <w:r w:rsidR="0033544D" w:rsidRPr="00742779">
        <w:t xml:space="preserve">s expected recovery is less than full payment. The acquisition has </w:t>
      </w:r>
      <w:r w:rsidR="0033544D" w:rsidRPr="00742779">
        <w:lastRenderedPageBreak/>
        <w:t>negative expected value for the bank despite the same underlying probability distribution.</w:t>
      </w:r>
    </w:p>
    <w:p w14:paraId="5ABBD685" w14:textId="77777777" w:rsidR="0033544D" w:rsidRPr="00742779" w:rsidRDefault="00742779" w:rsidP="000E54B1">
      <w:del w:id="6639" w:author="Seth Oranburg" w:date="2026-03-07T09:50:00Z" w16du:dateUtc="2026-03-07T14:50:00Z">
        <w:r w:rsidRPr="00742779">
          <w:rPr>
            <w:rFonts w:ascii="ZWAdobeF" w:hAnsi="ZWAdobeF" w:cs="ZWAdobeF"/>
            <w:sz w:val="2"/>
            <w:szCs w:val="2"/>
          </w:rPr>
          <w:delText>2832B</w:delText>
        </w:r>
        <w:r w:rsidR="0033544D" w:rsidRPr="00742779">
          <w:delText>The</w:delText>
        </w:r>
      </w:del>
      <w:ins w:id="6640" w:author="Seth Oranburg" w:date="2026-03-07T09:50:00Z" w16du:dateUtc="2026-03-07T14:50:00Z">
        <w:r w:rsidR="0033544D" w:rsidRPr="00742779">
          <w:t>The</w:t>
        </w:r>
      </w:ins>
      <w:r w:rsidR="0033544D" w:rsidRPr="00742779">
        <w:t xml:space="preserve"> mezzanine lender faces even more extreme exposure. The mezzanine debt is subordinated, meaning it gets paid only after the senior bank debt is satisfied in full. In the success scenario, the mezzanine lender receives eight million in principal plus accumulated interest. In the failure scenario, the mezzanine lender receives nothing because enterprise value barely covers the senior bank debt. But the mezzanine lender also receives warrants for ten percent of the equity, which partially aligns their incentives with equity holders. This hybrid claim creates mixed incentives.</w:t>
      </w:r>
    </w:p>
    <w:p w14:paraId="73218AA6" w14:textId="77777777" w:rsidR="0033544D" w:rsidRPr="00742779" w:rsidRDefault="00742779" w:rsidP="000E54B1">
      <w:del w:id="6641" w:author="Seth Oranburg" w:date="2026-03-07T09:50:00Z" w16du:dateUtc="2026-03-07T14:50:00Z">
        <w:r w:rsidRPr="00742779">
          <w:rPr>
            <w:rFonts w:ascii="ZWAdobeF" w:hAnsi="ZWAdobeF" w:cs="ZWAdobeF"/>
            <w:sz w:val="2"/>
            <w:szCs w:val="2"/>
          </w:rPr>
          <w:delText>2833B</w:delText>
        </w:r>
        <w:r w:rsidR="0033544D" w:rsidRPr="00742779">
          <w:delText>These</w:delText>
        </w:r>
      </w:del>
      <w:ins w:id="6642" w:author="Seth Oranburg" w:date="2026-03-07T09:50:00Z" w16du:dateUtc="2026-03-07T14:50:00Z">
        <w:r w:rsidR="0033544D" w:rsidRPr="00742779">
          <w:t>These</w:t>
        </w:r>
      </w:ins>
      <w:r w:rsidR="0033544D" w:rsidRPr="00742779">
        <w:t xml:space="preserve"> different payoff structures explain why the same transaction appears attractive to Atlas Capital, dangerous to the bank, and acceptable to the mezzanine lender only with equity participation. The coordination problem arises because equity holders control the decision through their power to elect directors, but creditors bear significant downside risk without control rights.</w:t>
      </w:r>
    </w:p>
    <w:p w14:paraId="68D0F671" w14:textId="77777777" w:rsidR="0033544D" w:rsidRPr="00742779" w:rsidRDefault="00742779" w:rsidP="000E54B1">
      <w:del w:id="6643" w:author="Seth Oranburg" w:date="2026-03-07T09:50:00Z" w16du:dateUtc="2026-03-07T14:50:00Z">
        <w:r w:rsidRPr="00742779">
          <w:rPr>
            <w:rFonts w:ascii="ZWAdobeF" w:hAnsi="ZWAdobeF" w:cs="ZWAdobeF"/>
            <w:sz w:val="2"/>
            <w:szCs w:val="2"/>
          </w:rPr>
          <w:delText>2834B</w:delText>
        </w:r>
        <w:r w:rsidR="0033544D" w:rsidRPr="00742779">
          <w:delText>Contract</w:delText>
        </w:r>
      </w:del>
      <w:ins w:id="6644" w:author="Seth Oranburg" w:date="2026-03-07T09:50:00Z" w16du:dateUtc="2026-03-07T14:50:00Z">
        <w:r w:rsidR="0033544D" w:rsidRPr="00742779">
          <w:t>Contract</w:t>
        </w:r>
      </w:ins>
      <w:r w:rsidR="0033544D" w:rsidRPr="00742779">
        <w:t xml:space="preserve"> can solve some of these conflicts. The bank</w:t>
      </w:r>
      <w:r w:rsidR="009F60D1" w:rsidRPr="00742779">
        <w:t>’</w:t>
      </w:r>
      <w:r w:rsidR="0033544D" w:rsidRPr="00742779">
        <w:t>s loan agreement includes covenants that restrict ConstructEdge</w:t>
      </w:r>
      <w:r w:rsidR="009F60D1" w:rsidRPr="00742779">
        <w:t>’</w:t>
      </w:r>
      <w:r w:rsidR="0033544D" w:rsidRPr="00742779">
        <w:t>s ability to incur additional debt, make acquisitions above specified dollar thresholds, or change its business materially without bank consent. These covenants give the bank veto rights over decisions that increase leverage or risk. But covenants are incomplete contracts. They cannot anticipate every transaction that might affect creditor interests. The Summit acquisition may technically comply with the debt covenants even though it materially increases the risk of the bank not being repaid in full.</w:t>
      </w:r>
    </w:p>
    <w:p w14:paraId="338B3BB9" w14:textId="77777777" w:rsidR="0033544D" w:rsidRPr="00742779" w:rsidRDefault="00742779" w:rsidP="000E54B1">
      <w:del w:id="6645" w:author="Seth Oranburg" w:date="2026-03-07T09:50:00Z" w16du:dateUtc="2026-03-07T14:50:00Z">
        <w:r w:rsidRPr="00742779">
          <w:rPr>
            <w:rFonts w:ascii="ZWAdobeF" w:hAnsi="ZWAdobeF" w:cs="ZWAdobeF"/>
            <w:sz w:val="2"/>
            <w:szCs w:val="2"/>
          </w:rPr>
          <w:delText>2835B</w:delText>
        </w:r>
        <w:r w:rsidR="0033544D" w:rsidRPr="00742779">
          <w:delText>The</w:delText>
        </w:r>
      </w:del>
      <w:ins w:id="6646" w:author="Seth Oranburg" w:date="2026-03-07T09:50:00Z" w16du:dateUtc="2026-03-07T14:50:00Z">
        <w:r w:rsidR="0033544D" w:rsidRPr="00742779">
          <w:t>The</w:t>
        </w:r>
      </w:ins>
      <w:r w:rsidR="0033544D" w:rsidRPr="00742779">
        <w:t xml:space="preserve"> residual claimant designation matters because directors owe fiduciary duties to the corporation. But the corporation is a legal abstraction. When directors maximize corporate value, they effectively maximize value for whoever holds the residual claim. When equity is in the money, meaning enterprise value exceeds debt obligations by a comfortable margin, maximizing corporate value means maximizing equity value. Directors naturally focus on equity holder interests because equity holders are the residual beneficiaries of value creation.</w:t>
      </w:r>
    </w:p>
    <w:p w14:paraId="7F7EE68B" w14:textId="77777777" w:rsidR="0033544D" w:rsidRPr="00742779" w:rsidRDefault="00742779" w:rsidP="000E54B1">
      <w:del w:id="6647" w:author="Seth Oranburg" w:date="2026-03-07T09:50:00Z" w16du:dateUtc="2026-03-07T14:50:00Z">
        <w:r w:rsidRPr="00742779">
          <w:rPr>
            <w:rFonts w:ascii="ZWAdobeF" w:hAnsi="ZWAdobeF" w:cs="ZWAdobeF"/>
            <w:sz w:val="2"/>
            <w:szCs w:val="2"/>
          </w:rPr>
          <w:delText>2836B</w:delText>
        </w:r>
        <w:r w:rsidR="0033544D" w:rsidRPr="00742779">
          <w:delText>When</w:delText>
        </w:r>
      </w:del>
      <w:ins w:id="6648" w:author="Seth Oranburg" w:date="2026-03-07T09:50:00Z" w16du:dateUtc="2026-03-07T14:50:00Z">
        <w:r w:rsidR="0033544D" w:rsidRPr="00742779">
          <w:t>When</w:t>
        </w:r>
      </w:ins>
      <w:r w:rsidR="0033544D" w:rsidRPr="00742779">
        <w:t xml:space="preserve"> a firm approaches insolvency, the residual claimant identity shifts. If enterprise value falls below or near the total amount of debt obligations, equity moves out of the money. Creditors become the residual claimants because they bear the risk of further value deterioration. Yet control remains with the board of directors elected by equity holders. This creates a fundamental misalignment. Those who control decisions have option-like payoffs that </w:t>
      </w:r>
      <w:r w:rsidR="0033544D" w:rsidRPr="00742779">
        <w:lastRenderedPageBreak/>
        <w:t>reward risky strategies. Those who bear the downside risk lack control to prevent those strategies.</w:t>
      </w:r>
    </w:p>
    <w:p w14:paraId="425F677E" w14:textId="77777777" w:rsidR="0033544D" w:rsidRPr="00742779" w:rsidRDefault="00742779" w:rsidP="000E54B1">
      <w:del w:id="6649" w:author="Seth Oranburg" w:date="2026-03-07T09:50:00Z" w16du:dateUtc="2026-03-07T14:50:00Z">
        <w:r w:rsidRPr="00742779">
          <w:rPr>
            <w:rFonts w:ascii="ZWAdobeF" w:hAnsi="ZWAdobeF" w:cs="ZWAdobeF"/>
            <w:sz w:val="2"/>
            <w:szCs w:val="2"/>
          </w:rPr>
          <w:delText>2837B</w:delText>
        </w:r>
        <w:r w:rsidR="0033544D" w:rsidRPr="00742779">
          <w:delText>Delaware</w:delText>
        </w:r>
      </w:del>
      <w:ins w:id="6650" w:author="Seth Oranburg" w:date="2026-03-07T09:50:00Z" w16du:dateUtc="2026-03-07T14:50:00Z">
        <w:r w:rsidR="0033544D" w:rsidRPr="00742779">
          <w:t>Delaware</w:t>
        </w:r>
      </w:ins>
      <w:r w:rsidR="0033544D" w:rsidRPr="00742779">
        <w:t xml:space="preserve"> law addresses this misalignment imperfectly through a duty shift mechanism that will be examined in detail after studying how directors manage solvent firms facing creditor conflicts. Understanding that mechanism requires first understanding the baseline rule. When firms are clearly solvent, directors owe fiduciary duties to the corporation for the benefit of its stockholders, and creditors must protect themselves through contract and through statutory protections against fraudulent transfers.</w:t>
      </w:r>
    </w:p>
    <w:p w14:paraId="6112367F" w14:textId="77777777" w:rsidR="0033544D" w:rsidRPr="00742779" w:rsidRDefault="0033544D" w:rsidP="000E54B1">
      <w:pPr>
        <w:pStyle w:val="Heading3"/>
        <w:rPr>
          <w:rFonts w:eastAsia="Times New Roman"/>
        </w:rPr>
      </w:pPr>
      <w:r w:rsidRPr="00742779">
        <w:rPr>
          <w:rFonts w:eastAsia="Times New Roman"/>
        </w:rPr>
        <w:t>Four Distinct Conflicts Capital Structure Creates</w:t>
      </w:r>
    </w:p>
    <w:p w14:paraId="12C18B4B" w14:textId="77777777" w:rsidR="0033544D" w:rsidRPr="00742779" w:rsidRDefault="00742779" w:rsidP="000E54B1">
      <w:del w:id="6651" w:author="Seth Oranburg" w:date="2026-03-07T09:50:00Z" w16du:dateUtc="2026-03-07T14:50:00Z">
        <w:r w:rsidRPr="00742779">
          <w:rPr>
            <w:rFonts w:ascii="ZWAdobeF" w:hAnsi="ZWAdobeF" w:cs="ZWAdobeF"/>
            <w:sz w:val="2"/>
            <w:szCs w:val="2"/>
          </w:rPr>
          <w:delText>2838B</w:delText>
        </w:r>
        <w:r w:rsidR="0033544D" w:rsidRPr="00742779">
          <w:delText>The</w:delText>
        </w:r>
      </w:del>
      <w:ins w:id="6652" w:author="Seth Oranburg" w:date="2026-03-07T09:50:00Z" w16du:dateUtc="2026-03-07T14:50:00Z">
        <w:r w:rsidR="0033544D" w:rsidRPr="00742779">
          <w:t>The</w:t>
        </w:r>
      </w:ins>
      <w:r w:rsidR="0033544D" w:rsidRPr="00742779">
        <w:t xml:space="preserve"> residual claimant shift explains the fundamental tension between equity and creditors, but capital structure creates more granular conflicts that affect how legal rules must be designed.</w:t>
      </w:r>
    </w:p>
    <w:p w14:paraId="260977F7" w14:textId="77777777" w:rsidR="0033544D" w:rsidRPr="00742779" w:rsidRDefault="00742779" w:rsidP="000E54B1">
      <w:pPr>
        <w:pPrChange w:id="6653" w:author="Seth Oranburg" w:date="2026-03-07T09:50:00Z" w16du:dateUtc="2026-03-07T14:50:00Z">
          <w:pPr>
            <w:pStyle w:val="NormalWeb"/>
          </w:pPr>
        </w:pPrChange>
      </w:pPr>
      <w:del w:id="6654" w:author="Seth Oranburg" w:date="2026-03-07T09:50:00Z" w16du:dateUtc="2026-03-07T14:50:00Z">
        <w:r w:rsidRPr="00742779">
          <w:rPr>
            <w:rFonts w:ascii="ZWAdobeF" w:hAnsi="ZWAdobeF" w:cs="ZWAdobeF"/>
            <w:sz w:val="2"/>
            <w:szCs w:val="2"/>
          </w:rPr>
          <w:delText>2839B</w:delText>
        </w:r>
        <w:r w:rsidR="0033544D" w:rsidRPr="00742779">
          <w:delText>The</w:delText>
        </w:r>
      </w:del>
      <w:ins w:id="6655" w:author="Seth Oranburg" w:date="2026-03-07T09:50:00Z" w16du:dateUtc="2026-03-07T14:50:00Z">
        <w:r w:rsidR="0033544D" w:rsidRPr="00742779">
          <w:t>The</w:t>
        </w:r>
      </w:ins>
      <w:r w:rsidR="0033544D" w:rsidRPr="00742779">
        <w:t xml:space="preserve"> first conflict is between equity holders and creditors as classes. Equity holders prefer high variance strategies because they capture unlimited upside while their downside is limited to their investment. Creditors prefer low variance strategies because they have capped upside and substantial downside. When ConstructEdge</w:t>
      </w:r>
      <w:r w:rsidR="009F60D1" w:rsidRPr="00742779">
        <w:t>’</w:t>
      </w:r>
      <w:r w:rsidR="0033544D" w:rsidRPr="00742779">
        <w:t>s board considers the Summit acquisition, equity holders see the forty percent probability of enormous success. Creditors see the sixty percent probability of value-destructive failure. This is the gambling for resurrection problem that agency cost theory predicts.</w:t>
      </w:r>
      <w:r w:rsidR="0033544D">
        <w:fldChar w:fldCharType="begin"/>
      </w:r>
      <w:r w:rsidR="0033544D">
        <w:instrText>HYPERLINK \l "fn9-11647" \o "Jump to citation"</w:instrText>
      </w:r>
      <w:r w:rsidR="0033544D">
        <w:fldChar w:fldCharType="separate"/>
      </w:r>
      <w:r w:rsidR="0033544D" w:rsidRPr="00742779">
        <w:rPr>
          <w:rStyle w:val="Hyperlink"/>
          <w:color w:val="auto"/>
          <w:u w:val="none"/>
        </w:rPr>
        <w:t>[9</w:t>
      </w:r>
      <w:r w:rsidR="00F062F5" w:rsidRPr="00742779">
        <w:rPr>
          <w:rStyle w:val="Hyperlink"/>
          <w:color w:val="auto"/>
          <w:u w:val="none"/>
        </w:rPr>
        <w:t>]</w:t>
      </w:r>
      <w:r w:rsidR="0033544D">
        <w:fldChar w:fldCharType="end"/>
      </w:r>
      <w:r w:rsidR="0033544D" w:rsidRPr="00742779">
        <w:t xml:space="preserve"> Equity holders of distressed firms have incentives to take excessive risks using creditors</w:t>
      </w:r>
      <w:r w:rsidR="009F60D1" w:rsidRPr="00742779">
        <w:t>’</w:t>
      </w:r>
      <w:r w:rsidR="0033544D" w:rsidRPr="00742779">
        <w:t xml:space="preserve"> capital.</w:t>
      </w:r>
    </w:p>
    <w:p w14:paraId="544C0FA7" w14:textId="77777777" w:rsidR="0033544D" w:rsidRPr="00742779" w:rsidRDefault="00742779" w:rsidP="000E54B1">
      <w:del w:id="6656" w:author="Seth Oranburg" w:date="2026-03-07T09:50:00Z" w16du:dateUtc="2026-03-07T14:50:00Z">
        <w:r w:rsidRPr="00742779">
          <w:rPr>
            <w:rFonts w:ascii="ZWAdobeF" w:hAnsi="ZWAdobeF" w:cs="ZWAdobeF"/>
            <w:sz w:val="2"/>
            <w:szCs w:val="2"/>
          </w:rPr>
          <w:delText>2840B</w:delText>
        </w:r>
        <w:r w:rsidR="0033544D" w:rsidRPr="00742779">
          <w:delText>The</w:delText>
        </w:r>
      </w:del>
      <w:ins w:id="6657" w:author="Seth Oranburg" w:date="2026-03-07T09:50:00Z" w16du:dateUtc="2026-03-07T14:50:00Z">
        <w:r w:rsidR="0033544D" w:rsidRPr="00742779">
          <w:t>The</w:t>
        </w:r>
      </w:ins>
      <w:r w:rsidR="0033544D" w:rsidRPr="00742779">
        <w:t xml:space="preserve"> second conflict is between senior and junior creditors. Senior creditors hold priority claims that must be satisfied before junior creditors receive anything. Junior creditors receive payment only if value remains after senior claims are fully satisfied. This priority structure creates conflicts about firm strategy. Senior secured creditors may prefer immediate liquidation that satisfies their claims even if continuing operations would create more total value for all claimants. Junior creditors and equity holders prefer continuing operations that preserve option value, even if that strategy risks consuming assets that would otherwise satisfy senior claims.</w:t>
      </w:r>
    </w:p>
    <w:p w14:paraId="05015A1B" w14:textId="77777777" w:rsidR="0033544D" w:rsidRPr="00742779" w:rsidRDefault="00742779" w:rsidP="000E54B1">
      <w:del w:id="6658" w:author="Seth Oranburg" w:date="2026-03-07T09:50:00Z" w16du:dateUtc="2026-03-07T14:50:00Z">
        <w:r w:rsidRPr="00742779">
          <w:rPr>
            <w:rFonts w:ascii="ZWAdobeF" w:hAnsi="ZWAdobeF" w:cs="ZWAdobeF"/>
            <w:sz w:val="2"/>
            <w:szCs w:val="2"/>
          </w:rPr>
          <w:delText>2841B</w:delText>
        </w:r>
        <w:r w:rsidR="0033544D" w:rsidRPr="00742779">
          <w:delText>ConstructEdge</w:delText>
        </w:r>
        <w:r w:rsidR="009F60D1" w:rsidRPr="00742779">
          <w:delText>’</w:delText>
        </w:r>
        <w:r w:rsidR="0033544D" w:rsidRPr="00742779">
          <w:delText>s</w:delText>
        </w:r>
      </w:del>
      <w:ins w:id="6659" w:author="Seth Oranburg" w:date="2026-03-07T09:50:00Z" w16du:dateUtc="2026-03-07T14:50:00Z">
        <w:r w:rsidR="0033544D" w:rsidRPr="00742779">
          <w:t>ConstructEdge</w:t>
        </w:r>
        <w:r w:rsidR="009F60D1" w:rsidRPr="00742779">
          <w:t>’</w:t>
        </w:r>
        <w:r w:rsidR="0033544D" w:rsidRPr="00742779">
          <w:t>s</w:t>
        </w:r>
      </w:ins>
      <w:r w:rsidR="0033544D" w:rsidRPr="00742779">
        <w:t xml:space="preserve"> capital structure illustrates this conflict. The bank holds senior secured debt with first priority liens on all assets. The proposed mezzanine debt would be contractually subordinated to the bank debt. If ConstructEdge encounters financial distress, the bank can demand immediate repayment and foreclose on collateral. That action would eliminate any recovery for the mezzanine lender and equity holders, even if </w:t>
      </w:r>
      <w:r w:rsidR="0033544D" w:rsidRPr="00742779">
        <w:lastRenderedPageBreak/>
        <w:t>ConstructEdge</w:t>
      </w:r>
      <w:r w:rsidR="009F60D1" w:rsidRPr="00742779">
        <w:t>’</w:t>
      </w:r>
      <w:r w:rsidR="0033544D" w:rsidRPr="00742779">
        <w:t>s business could recover with additional time and capital. The bank</w:t>
      </w:r>
      <w:r w:rsidR="009F60D1" w:rsidRPr="00742779">
        <w:t>’</w:t>
      </w:r>
      <w:r w:rsidR="0033544D" w:rsidRPr="00742779">
        <w:t>s incentive is to protect its recovery. The mezzanine lender</w:t>
      </w:r>
      <w:r w:rsidR="009F60D1" w:rsidRPr="00742779">
        <w:t>’</w:t>
      </w:r>
      <w:r w:rsidR="0033544D" w:rsidRPr="00742779">
        <w:t>s incentive is to preserve going concern value that might grow into sufficient value to cover both senior and junior debt.</w:t>
      </w:r>
    </w:p>
    <w:p w14:paraId="1FEA6885" w14:textId="77777777" w:rsidR="0033544D" w:rsidRPr="00742779" w:rsidRDefault="00742779" w:rsidP="000E54B1">
      <w:del w:id="6660" w:author="Seth Oranburg" w:date="2026-03-07T09:50:00Z" w16du:dateUtc="2026-03-07T14:50:00Z">
        <w:r w:rsidRPr="00742779">
          <w:rPr>
            <w:rFonts w:ascii="ZWAdobeF" w:hAnsi="ZWAdobeF" w:cs="ZWAdobeF"/>
            <w:sz w:val="2"/>
            <w:szCs w:val="2"/>
          </w:rPr>
          <w:delText>2842B</w:delText>
        </w:r>
        <w:r w:rsidR="0033544D" w:rsidRPr="00742779">
          <w:delText>The</w:delText>
        </w:r>
      </w:del>
      <w:ins w:id="6661" w:author="Seth Oranburg" w:date="2026-03-07T09:50:00Z" w16du:dateUtc="2026-03-07T14:50:00Z">
        <w:r w:rsidR="0033544D" w:rsidRPr="00742779">
          <w:t>The</w:t>
        </w:r>
      </w:ins>
      <w:r w:rsidR="0033544D" w:rsidRPr="00742779">
        <w:t xml:space="preserve"> third conflict is between secured and unsecured creditors. Secured creditors hold liens on specific assets, giving them priority over those assets in bankruptcy. Unsecured creditors have no specific collateral and must recover from whatever assets remain after secured claims are satisfied. Secured creditors may support decisions that preserve the specific assets securing their loans even if those decisions reduce overall firm value. Unsecured creditors prefer strategies that maximize total firm value because they depend on the general asset pool.</w:t>
      </w:r>
    </w:p>
    <w:p w14:paraId="7EB87E52" w14:textId="77777777" w:rsidR="0033544D" w:rsidRPr="00742779" w:rsidRDefault="00742779" w:rsidP="000E54B1">
      <w:del w:id="6662" w:author="Seth Oranburg" w:date="2026-03-07T09:50:00Z" w16du:dateUtc="2026-03-07T14:50:00Z">
        <w:r w:rsidRPr="00742779">
          <w:rPr>
            <w:rFonts w:ascii="ZWAdobeF" w:hAnsi="ZWAdobeF" w:cs="ZWAdobeF"/>
            <w:sz w:val="2"/>
            <w:szCs w:val="2"/>
          </w:rPr>
          <w:delText>2843B</w:delText>
        </w:r>
        <w:r w:rsidR="0033544D" w:rsidRPr="00742779">
          <w:delText>ConstructEdge</w:delText>
        </w:r>
        <w:r w:rsidR="009F60D1" w:rsidRPr="00742779">
          <w:delText>’</w:delText>
        </w:r>
        <w:r w:rsidR="0033544D" w:rsidRPr="00742779">
          <w:delText>s</w:delText>
        </w:r>
      </w:del>
      <w:ins w:id="6663" w:author="Seth Oranburg" w:date="2026-03-07T09:50:00Z" w16du:dateUtc="2026-03-07T14:50:00Z">
        <w:r w:rsidR="0033544D" w:rsidRPr="00742779">
          <w:t>ConstructEdge</w:t>
        </w:r>
        <w:r w:rsidR="009F60D1" w:rsidRPr="00742779">
          <w:t>’</w:t>
        </w:r>
        <w:r w:rsidR="0033544D" w:rsidRPr="00742779">
          <w:t>s</w:t>
        </w:r>
      </w:ins>
      <w:r w:rsidR="0033544D" w:rsidRPr="00742779">
        <w:t xml:space="preserve"> trade creditors are unsecured. They have no liens on assets and no contractual protections beyond the right to sue for breach if ConstructEdge fails to pay invoices. If ConstructEdge files bankruptcy, the bank</w:t>
      </w:r>
      <w:r w:rsidR="009F60D1" w:rsidRPr="00742779">
        <w:t>’</w:t>
      </w:r>
      <w:r w:rsidR="0033544D" w:rsidRPr="00742779">
        <w:t>s security interest gives it first claim on all assets. Trade creditors receive distributions only from value remaining after the bank is satisfied. The bank has little reason to consider trade creditor interests when evaluating strategy because the bank</w:t>
      </w:r>
      <w:r w:rsidR="009F60D1" w:rsidRPr="00742779">
        <w:t>’</w:t>
      </w:r>
      <w:r w:rsidR="0033544D" w:rsidRPr="00742779">
        <w:t>s recovery does not depend on preserving value for unsecured claimants.</w:t>
      </w:r>
    </w:p>
    <w:p w14:paraId="06D2FEFD" w14:textId="77777777" w:rsidR="0033544D" w:rsidRPr="00742779" w:rsidRDefault="00742779" w:rsidP="000E54B1">
      <w:del w:id="6664" w:author="Seth Oranburg" w:date="2026-03-07T09:50:00Z" w16du:dateUtc="2026-03-07T14:50:00Z">
        <w:r w:rsidRPr="00742779">
          <w:rPr>
            <w:rFonts w:ascii="ZWAdobeF" w:hAnsi="ZWAdobeF" w:cs="ZWAdobeF"/>
            <w:sz w:val="2"/>
            <w:szCs w:val="2"/>
          </w:rPr>
          <w:delText>2844B</w:delText>
        </w:r>
        <w:r w:rsidR="0033544D" w:rsidRPr="00742779">
          <w:delText>The</w:delText>
        </w:r>
      </w:del>
      <w:ins w:id="6665" w:author="Seth Oranburg" w:date="2026-03-07T09:50:00Z" w16du:dateUtc="2026-03-07T14:50:00Z">
        <w:r w:rsidR="0033544D" w:rsidRPr="00742779">
          <w:t>The</w:t>
        </w:r>
      </w:ins>
      <w:r w:rsidR="0033544D" w:rsidRPr="00742779">
        <w:t xml:space="preserve"> fourth conflict is between voluntary and involuntary creditors. Voluntary creditors extend credit through negotiated contracts. They can bargain for interest rates that reflect risk, demand security interests, and negotiate covenants that restrict firm behavior. Involuntary creditors extend credit without negotiating terms. The primary example is tort claimants, who become creditors when the firm causes injuries. Involuntary creditors cannot protect themselves ex ante through contract terms. They depend entirely on legal rules that impose liability and give them priority in bankruptcy.</w:t>
      </w:r>
    </w:p>
    <w:p w14:paraId="678CD24D" w14:textId="77777777" w:rsidR="0033544D" w:rsidRPr="00742779" w:rsidRDefault="00742779" w:rsidP="000E54B1">
      <w:del w:id="6666" w:author="Seth Oranburg" w:date="2026-03-07T09:50:00Z" w16du:dateUtc="2026-03-07T14:50:00Z">
        <w:r w:rsidRPr="00742779">
          <w:rPr>
            <w:rFonts w:ascii="ZWAdobeF" w:hAnsi="ZWAdobeF" w:cs="ZWAdobeF"/>
            <w:sz w:val="2"/>
            <w:szCs w:val="2"/>
          </w:rPr>
          <w:delText>2845B</w:delText>
        </w:r>
        <w:r w:rsidR="0033544D" w:rsidRPr="00742779">
          <w:delText>ConstructEdge</w:delText>
        </w:r>
        <w:r w:rsidR="009F60D1" w:rsidRPr="00742779">
          <w:delText>’</w:delText>
        </w:r>
        <w:r w:rsidR="0033544D" w:rsidRPr="00742779">
          <w:delText>s</w:delText>
        </w:r>
      </w:del>
      <w:ins w:id="6667" w:author="Seth Oranburg" w:date="2026-03-07T09:50:00Z" w16du:dateUtc="2026-03-07T14:50:00Z">
        <w:r w:rsidR="0033544D" w:rsidRPr="00742779">
          <w:t>ConstructEdge</w:t>
        </w:r>
        <w:r w:rsidR="009F60D1" w:rsidRPr="00742779">
          <w:t>’</w:t>
        </w:r>
        <w:r w:rsidR="0033544D" w:rsidRPr="00742779">
          <w:t>s</w:t>
        </w:r>
      </w:ins>
      <w:r w:rsidR="0033544D" w:rsidRPr="00742779">
        <w:t xml:space="preserve"> voluntary creditors include the bank and trade suppliers who chose to extend credit and could have negotiated better terms or refused the relationship. Potential involuntary creditors include workers injured on construction sites, property owners claiming construction defects, and third parties harmed by ConstructEdge</w:t>
      </w:r>
      <w:r w:rsidR="009F60D1" w:rsidRPr="00742779">
        <w:t>’</w:t>
      </w:r>
      <w:r w:rsidR="0033544D" w:rsidRPr="00742779">
        <w:t>s operations. These future claimants have no voice in current decisions about leverage and risk-taking, yet they will bear consequences if ConstructEdge becomes unable to satisfy judgments against it.</w:t>
      </w:r>
    </w:p>
    <w:p w14:paraId="206CBC20" w14:textId="77777777" w:rsidR="0033544D" w:rsidRPr="00742779" w:rsidRDefault="00742779" w:rsidP="000E54B1">
      <w:del w:id="6668" w:author="Seth Oranburg" w:date="2026-03-07T09:50:00Z" w16du:dateUtc="2026-03-07T14:50:00Z">
        <w:r w:rsidRPr="00742779">
          <w:rPr>
            <w:rFonts w:ascii="ZWAdobeF" w:hAnsi="ZWAdobeF" w:cs="ZWAdobeF"/>
            <w:sz w:val="2"/>
            <w:szCs w:val="2"/>
          </w:rPr>
          <w:delText>2846B</w:delText>
        </w:r>
        <w:r w:rsidR="0033544D" w:rsidRPr="00742779">
          <w:delText>These</w:delText>
        </w:r>
      </w:del>
      <w:ins w:id="6669" w:author="Seth Oranburg" w:date="2026-03-07T09:50:00Z" w16du:dateUtc="2026-03-07T14:50:00Z">
        <w:r w:rsidR="0033544D" w:rsidRPr="00742779">
          <w:t>These</w:t>
        </w:r>
      </w:ins>
      <w:r w:rsidR="0033544D" w:rsidRPr="00742779">
        <w:t xml:space="preserve"> four conflicts cannot be resolved through a single legal rule. Different creditor classes have competing interests that cannot all be protected </w:t>
      </w:r>
      <w:r w:rsidR="0033544D" w:rsidRPr="00742779">
        <w:lastRenderedPageBreak/>
        <w:t>simultaneously. Business law responds with a combination of mandatory rules, default rules that parties can modify by contract, and equitable doctrines that apply when statutory rules do not adequately protect vulnerable parties.</w:t>
      </w:r>
    </w:p>
    <w:p w14:paraId="0679DD89" w14:textId="77777777" w:rsidR="0033544D" w:rsidRPr="00742779" w:rsidRDefault="00742779" w:rsidP="000E54B1">
      <w:del w:id="6670" w:author="Seth Oranburg" w:date="2026-03-07T09:50:00Z" w16du:dateUtc="2026-03-07T14:50:00Z">
        <w:r w:rsidRPr="00742779">
          <w:rPr>
            <w:rFonts w:ascii="ZWAdobeF" w:hAnsi="ZWAdobeF" w:cs="ZWAdobeF"/>
            <w:sz w:val="2"/>
            <w:szCs w:val="2"/>
          </w:rPr>
          <w:delText>2847B</w:delText>
        </w:r>
        <w:r w:rsidR="0033544D" w:rsidRPr="00742779">
          <w:delText>The</w:delText>
        </w:r>
      </w:del>
      <w:ins w:id="6671" w:author="Seth Oranburg" w:date="2026-03-07T09:50:00Z" w16du:dateUtc="2026-03-07T14:50:00Z">
        <w:r w:rsidR="0033544D" w:rsidRPr="00742779">
          <w:t>The</w:t>
        </w:r>
      </w:ins>
      <w:r w:rsidR="0033544D" w:rsidRPr="00742779">
        <w:t xml:space="preserve"> mandatory rules include fraudulent transfer statutes that allow clawing back transactions that leave firms unable to pay debts. These statutes protect creditors as a class from opportunistic distributions that extract value before creditors can collect. The default rules include priority rules in bankruptcy that determine the order in which different creditor classes receive payment. These rules can be modified by contract through subordination agreements and security interests. The equitable doctrines include fiduciary duty rules that determine when creditors gain standing to enforce duties that directors owe to the corporation.</w:t>
      </w:r>
    </w:p>
    <w:p w14:paraId="0C34964E" w14:textId="77777777" w:rsidR="0033544D" w:rsidRPr="00742779" w:rsidRDefault="00742779" w:rsidP="000E54B1">
      <w:del w:id="6672" w:author="Seth Oranburg" w:date="2026-03-07T09:50:00Z" w16du:dateUtc="2026-03-07T14:50:00Z">
        <w:r w:rsidRPr="00742779">
          <w:rPr>
            <w:rFonts w:ascii="ZWAdobeF" w:hAnsi="ZWAdobeF" w:cs="ZWAdobeF"/>
            <w:sz w:val="2"/>
            <w:szCs w:val="2"/>
          </w:rPr>
          <w:delText>2848B</w:delText>
        </w:r>
        <w:r w:rsidR="0033544D" w:rsidRPr="00742779">
          <w:delText>The</w:delText>
        </w:r>
      </w:del>
      <w:ins w:id="6673" w:author="Seth Oranburg" w:date="2026-03-07T09:50:00Z" w16du:dateUtc="2026-03-07T14:50:00Z">
        <w:r w:rsidR="0033544D" w:rsidRPr="00742779">
          <w:t>The</w:t>
        </w:r>
      </w:ins>
      <w:r w:rsidR="0033544D" w:rsidRPr="00742779">
        <w:t xml:space="preserve"> remainder of this chapter examines each of these protections by presenting the coordination failure each addresses and the doctrine that responds. The pattern that emerges is that law protects creditors primarily through rules that constrain transactions that seem designed to harm creditors and through procedural rules that give creditors standing to sue when firms become insolvent. Law does not protect creditors by imposing fiduciary duties that require directors to manage conservatively or to prefer creditor interests over equity interests while firms remain solvent.</w:t>
      </w:r>
    </w:p>
    <w:p w14:paraId="5876F764" w14:textId="77777777" w:rsidR="0033544D" w:rsidRPr="00742779" w:rsidRDefault="00742779" w:rsidP="000E54B1">
      <w:del w:id="6674" w:author="Seth Oranburg" w:date="2026-03-07T09:50:00Z" w16du:dateUtc="2026-03-07T14:50:00Z">
        <w:r w:rsidRPr="00742779">
          <w:rPr>
            <w:rFonts w:ascii="ZWAdobeF" w:hAnsi="ZWAdobeF" w:cs="ZWAdobeF"/>
            <w:sz w:val="2"/>
            <w:szCs w:val="2"/>
          </w:rPr>
          <w:delText>2849B</w:delText>
        </w:r>
        <w:r w:rsidR="0033544D" w:rsidRPr="00742779">
          <w:delText>This</w:delText>
        </w:r>
      </w:del>
      <w:ins w:id="6675" w:author="Seth Oranburg" w:date="2026-03-07T09:50:00Z" w16du:dateUtc="2026-03-07T14:50:00Z">
        <w:r w:rsidR="0033544D" w:rsidRPr="00742779">
          <w:t>This</w:t>
        </w:r>
      </w:ins>
      <w:r w:rsidR="0033544D" w:rsidRPr="00742779">
        <w:t xml:space="preserve"> framework produces a legal architecture where creditors who can protect themselves through contract are expected to do so, involuntary creditors are protected through liability rules and limited liability exceptions, and all creditors gain derivative enforcement rights when the firm becomes actually insolvent and equity</w:t>
      </w:r>
      <w:r w:rsidR="009F60D1" w:rsidRPr="00742779">
        <w:t>’</w:t>
      </w:r>
      <w:r w:rsidR="0033544D" w:rsidRPr="00742779">
        <w:t>s interest is eliminated. The system is not perfectly protective of any constituency, but it balances the competing demands of enabling firms to take value-creating risks while preventing opportunistic wealth transfers that exploit creditors</w:t>
      </w:r>
      <w:r w:rsidR="009F60D1" w:rsidRPr="00742779">
        <w:t>’</w:t>
      </w:r>
      <w:r w:rsidR="0033544D" w:rsidRPr="00742779">
        <w:t xml:space="preserve"> weak bargaining positions or limited ability to monitor.</w:t>
      </w:r>
    </w:p>
    <w:p w14:paraId="66FD94FD" w14:textId="77777777" w:rsidR="0033544D" w:rsidRPr="00742779" w:rsidRDefault="0033544D" w:rsidP="000E54B1">
      <w:pPr>
        <w:pStyle w:val="Heading2"/>
        <w:rPr>
          <w:rFonts w:eastAsia="Times New Roman"/>
        </w:rPr>
      </w:pPr>
      <w:del w:id="6676" w:author="Seth Oranburg" w:date="2026-03-07T09:50:00Z" w16du:dateUtc="2026-03-07T14:50:00Z">
        <w:r w:rsidRPr="00742779">
          <w:rPr>
            <w:rFonts w:eastAsia="Times New Roman"/>
          </w:rPr>
          <w:delText xml:space="preserve">Part II: </w:delText>
        </w:r>
      </w:del>
      <w:r>
        <w:t>When Directors Don’t Owe Duties to Creditors</w:t>
      </w:r>
    </w:p>
    <w:p w14:paraId="294989B3" w14:textId="77777777" w:rsidR="0033544D" w:rsidRPr="00742779" w:rsidRDefault="00742779" w:rsidP="000E54B1">
      <w:del w:id="6677" w:author="Seth Oranburg" w:date="2026-03-07T09:50:00Z" w16du:dateUtc="2026-03-07T14:50:00Z">
        <w:r w:rsidRPr="00742779">
          <w:rPr>
            <w:rFonts w:ascii="ZWAdobeF" w:hAnsi="ZWAdobeF" w:cs="ZWAdobeF"/>
            <w:sz w:val="2"/>
            <w:szCs w:val="2"/>
          </w:rPr>
          <w:delText>2850B</w:delText>
        </w:r>
        <w:r w:rsidR="0033544D" w:rsidRPr="00742779">
          <w:delText>The</w:delText>
        </w:r>
      </w:del>
      <w:ins w:id="6678" w:author="Seth Oranburg" w:date="2026-03-07T09:50:00Z" w16du:dateUtc="2026-03-07T14:50:00Z">
        <w:r w:rsidR="0033544D" w:rsidRPr="00742779">
          <w:t>The</w:t>
        </w:r>
      </w:ins>
      <w:r w:rsidR="0033544D" w:rsidRPr="00742779">
        <w:t xml:space="preserve"> conflicts that capital structure creates become acute when firms suffer catastrophic losses. Creditors who extended credit expecting repayment watch asset values evaporate. They know directors made decisions that led to the losses. They want recovery. The question is whether directors owe fiduciary </w:t>
      </w:r>
      <w:r w:rsidR="0033544D" w:rsidRPr="00742779">
        <w:lastRenderedPageBreak/>
        <w:t>duties to creditors that would provide a basis for liability when business strategies fail and leave creditors holding worthless claims.</w:t>
      </w:r>
    </w:p>
    <w:p w14:paraId="05345F10" w14:textId="77777777" w:rsidR="0033544D" w:rsidRPr="00742779" w:rsidRDefault="00742779" w:rsidP="000E54B1">
      <w:del w:id="6679" w:author="Seth Oranburg" w:date="2026-03-07T09:50:00Z" w16du:dateUtc="2026-03-07T14:50:00Z">
        <w:r w:rsidRPr="00742779">
          <w:rPr>
            <w:rFonts w:ascii="ZWAdobeF" w:hAnsi="ZWAdobeF" w:cs="ZWAdobeF"/>
            <w:sz w:val="2"/>
            <w:szCs w:val="2"/>
          </w:rPr>
          <w:delText>2851B</w:delText>
        </w:r>
        <w:r w:rsidR="0033544D" w:rsidRPr="00742779">
          <w:delText>Delaware</w:delText>
        </w:r>
      </w:del>
      <w:ins w:id="6680" w:author="Seth Oranburg" w:date="2026-03-07T09:50:00Z" w16du:dateUtc="2026-03-07T14:50:00Z">
        <w:r w:rsidR="0033544D" w:rsidRPr="00742779">
          <w:t>Delaware</w:t>
        </w:r>
      </w:ins>
      <w:r w:rsidR="0033544D" w:rsidRPr="00742779">
        <w:t xml:space="preserve"> law answers this question clearly when firms are solvent. Directors owe fiduciary duties to the corporation for the benefit of its stockholders. Creditors are not beneficiaries of those duties. Creditors must protect themselves through negotiated contract terms and through statutory protections like fraudulent transfer law. This rule is not intuitive. Creditors bear real losses when firms fail. But the rule reflects a judgment about institutional competence and economic efficiency. Courts cannot second-guess business decisions that turn out badly. If directors faced liability to creditors for strategies that failed, directors would manage too conservatively and would forego value-creating but risky projects.</w:t>
      </w:r>
    </w:p>
    <w:p w14:paraId="452FA3C8" w14:textId="77777777" w:rsidR="0033544D" w:rsidRPr="00742779" w:rsidRDefault="0033544D" w:rsidP="000E54B1">
      <w:pPr>
        <w:pStyle w:val="Heading3"/>
        <w:rPr>
          <w:rFonts w:eastAsia="Times New Roman"/>
        </w:rPr>
      </w:pPr>
      <w:r w:rsidRPr="00742779">
        <w:rPr>
          <w:rFonts w:eastAsia="Times New Roman"/>
        </w:rPr>
        <w:t>Citigroup</w:t>
      </w:r>
      <w:r w:rsidR="009F60D1" w:rsidRPr="00742779">
        <w:rPr>
          <w:rFonts w:eastAsia="Times New Roman"/>
        </w:rPr>
        <w:t>’</w:t>
      </w:r>
      <w:r w:rsidRPr="00742779">
        <w:rPr>
          <w:rFonts w:eastAsia="Times New Roman"/>
        </w:rPr>
        <w:t>s Subprime Disaster</w:t>
      </w:r>
    </w:p>
    <w:p w14:paraId="4FAB079F" w14:textId="77777777" w:rsidR="0033544D" w:rsidRPr="00742779" w:rsidRDefault="00742779" w:rsidP="000E54B1">
      <w:del w:id="6681" w:author="Seth Oranburg" w:date="2026-03-07T09:50:00Z" w16du:dateUtc="2026-03-07T14:50:00Z">
        <w:r w:rsidRPr="00742779">
          <w:rPr>
            <w:rFonts w:ascii="ZWAdobeF" w:hAnsi="ZWAdobeF" w:cs="ZWAdobeF"/>
            <w:sz w:val="2"/>
            <w:szCs w:val="2"/>
          </w:rPr>
          <w:delText>2852B</w:delText>
        </w:r>
        <w:r w:rsidR="0033544D" w:rsidRPr="00742779">
          <w:delText>The</w:delText>
        </w:r>
      </w:del>
      <w:ins w:id="6682" w:author="Seth Oranburg" w:date="2026-03-07T09:50:00Z" w16du:dateUtc="2026-03-07T14:50:00Z">
        <w:r w:rsidR="0033544D" w:rsidRPr="00742779">
          <w:t>The</w:t>
        </w:r>
      </w:ins>
      <w:r w:rsidR="0033544D" w:rsidRPr="00742779">
        <w:t xml:space="preserve"> financial crisis of two thousand eight produced spectacular failures at major financial institutions. Shareholders lost hundreds of billions of dollars in market capitalization. Creditors faced the prospect of losses that would have been unthinkable years earlier. Some of the largest and most sophisticated financial institutions in the world required government bailouts to avoid collapse. The question arose whether directors who oversaw these institutions breached fiduciary duties by failing to prevent the losses.</w:t>
      </w:r>
    </w:p>
    <w:p w14:paraId="6F50420A" w14:textId="77777777" w:rsidR="0033544D" w:rsidRPr="00742779" w:rsidRDefault="00742779" w:rsidP="000E54B1">
      <w:pPr>
        <w:pPrChange w:id="6683" w:author="Seth Oranburg" w:date="2026-03-07T09:50:00Z" w16du:dateUtc="2026-03-07T14:50:00Z">
          <w:pPr>
            <w:pStyle w:val="NormalWeb"/>
          </w:pPr>
        </w:pPrChange>
      </w:pPr>
      <w:del w:id="6684" w:author="Seth Oranburg" w:date="2026-03-07T09:50:00Z" w16du:dateUtc="2026-03-07T14:50:00Z">
        <w:r w:rsidRPr="00742779">
          <w:rPr>
            <w:rStyle w:val="Emphasis"/>
            <w:rFonts w:ascii="ZWAdobeF" w:hAnsi="ZWAdobeF" w:cs="ZWAdobeF"/>
            <w:i w:val="0"/>
            <w:sz w:val="2"/>
            <w:szCs w:val="2"/>
          </w:rPr>
          <w:delText>2853B</w:delText>
        </w:r>
        <w:r w:rsidR="0033544D" w:rsidRPr="00742779">
          <w:rPr>
            <w:rStyle w:val="Emphasis"/>
          </w:rPr>
          <w:delText>In</w:delText>
        </w:r>
      </w:del>
      <w:ins w:id="6685" w:author="Seth Oranburg" w:date="2026-03-07T09:50:00Z" w16du:dateUtc="2026-03-07T14:50:00Z">
        <w:r w:rsidR="0033544D" w:rsidRPr="00742779">
          <w:rPr>
            <w:rStyle w:val="Emphasis"/>
          </w:rPr>
          <w:t>In</w:t>
        </w:r>
      </w:ins>
      <w:r w:rsidR="0033544D" w:rsidRPr="00742779">
        <w:rPr>
          <w:rStyle w:val="Emphasis"/>
        </w:rPr>
        <w:t xml:space="preserve"> re Citigroup Inc. Shareholder Derivative Litigation</w:t>
      </w:r>
      <w:r w:rsidR="0033544D" w:rsidRPr="00742779">
        <w:t xml:space="preserve"> addressed this question in the context of Citigroup</w:t>
      </w:r>
      <w:r w:rsidR="009F60D1" w:rsidRPr="00742779">
        <w:t>’</w:t>
      </w:r>
      <w:r w:rsidR="0033544D" w:rsidRPr="00742779">
        <w:t>s fifty-five billion dollar loss from exposure to subprime mortgage securities.</w:t>
      </w:r>
      <w:r w:rsidR="0033544D">
        <w:fldChar w:fldCharType="begin"/>
      </w:r>
      <w:r w:rsidR="0033544D">
        <w:instrText>HYPERLINK \l "fn380-11647" \o "Jump to citation"</w:instrText>
      </w:r>
      <w:r w:rsidR="0033544D">
        <w:fldChar w:fldCharType="separate"/>
      </w:r>
      <w:r w:rsidR="0033544D" w:rsidRPr="00742779">
        <w:rPr>
          <w:rStyle w:val="Hyperlink"/>
          <w:color w:val="auto"/>
          <w:u w:val="none"/>
        </w:rPr>
        <w:t>[380</w:t>
      </w:r>
      <w:r w:rsidR="00FA601A" w:rsidRPr="00742779">
        <w:rPr>
          <w:rStyle w:val="Hyperlink"/>
          <w:color w:val="auto"/>
          <w:u w:val="none"/>
        </w:rPr>
        <w:t>]</w:t>
      </w:r>
      <w:r w:rsidR="0033544D">
        <w:fldChar w:fldCharType="end"/>
      </w:r>
      <w:r w:rsidR="0033544D" w:rsidRPr="00742779">
        <w:t xml:space="preserve"> The case provides the clearest articulation of what </w:t>
      </w:r>
      <w:r w:rsidR="0033544D" w:rsidRPr="00742779">
        <w:rPr>
          <w:rStyle w:val="Emphasis"/>
        </w:rPr>
        <w:t>Caremark</w:t>
      </w:r>
      <w:r w:rsidR="0033544D" w:rsidRPr="00742779">
        <w:t xml:space="preserve"> oversight liability does not cover and why directors cannot be held liable simply because business strategies produced catastrophic losses.</w:t>
      </w:r>
    </w:p>
    <w:p w14:paraId="75026D52" w14:textId="77777777" w:rsidR="0033544D" w:rsidRPr="00742779" w:rsidRDefault="00742779" w:rsidP="000E54B1">
      <w:del w:id="6686" w:author="Seth Oranburg" w:date="2026-03-07T09:50:00Z" w16du:dateUtc="2026-03-07T14:50:00Z">
        <w:r w:rsidRPr="00742779">
          <w:rPr>
            <w:rFonts w:ascii="ZWAdobeF" w:hAnsi="ZWAdobeF" w:cs="ZWAdobeF"/>
            <w:sz w:val="2"/>
            <w:szCs w:val="2"/>
          </w:rPr>
          <w:delText>2854B</w:delText>
        </w:r>
        <w:r w:rsidR="0033544D" w:rsidRPr="00742779">
          <w:delText>Citigroup</w:delText>
        </w:r>
      </w:del>
      <w:ins w:id="6687" w:author="Seth Oranburg" w:date="2026-03-07T09:50:00Z" w16du:dateUtc="2026-03-07T14:50:00Z">
        <w:r w:rsidR="0033544D" w:rsidRPr="00742779">
          <w:t>Citigroup</w:t>
        </w:r>
      </w:ins>
      <w:r w:rsidR="0033544D" w:rsidRPr="00742779">
        <w:t xml:space="preserve"> was one of the world</w:t>
      </w:r>
      <w:r w:rsidR="009F60D1" w:rsidRPr="00742779">
        <w:t>’</w:t>
      </w:r>
      <w:r w:rsidR="0033544D" w:rsidRPr="00742779">
        <w:t>s largest financial institutions, with operations spanning commercial banking, investment banking, and securities trading. Beginning in two thousand five, Citigroup became heavily involved in mortgage-backed securities and collateralized debt obligations, which are financial instruments backed by pools of residential mortgages. By two thousand seven, Citigroup held approximately fifty-five billion dollars in exposure to subprime-related assets.</w:t>
      </w:r>
    </w:p>
    <w:p w14:paraId="7928CE02" w14:textId="77777777" w:rsidR="0033544D" w:rsidRPr="00742779" w:rsidRDefault="00742779" w:rsidP="000E54B1">
      <w:del w:id="6688" w:author="Seth Oranburg" w:date="2026-03-07T09:50:00Z" w16du:dateUtc="2026-03-07T14:50:00Z">
        <w:r w:rsidRPr="00742779">
          <w:rPr>
            <w:rFonts w:ascii="ZWAdobeF" w:hAnsi="ZWAdobeF" w:cs="ZWAdobeF"/>
            <w:sz w:val="2"/>
            <w:szCs w:val="2"/>
          </w:rPr>
          <w:delText>2855B</w:delText>
        </w:r>
        <w:r w:rsidR="0033544D" w:rsidRPr="00742779">
          <w:delText>Subprime</w:delText>
        </w:r>
      </w:del>
      <w:ins w:id="6689" w:author="Seth Oranburg" w:date="2026-03-07T09:50:00Z" w16du:dateUtc="2026-03-07T14:50:00Z">
        <w:r w:rsidR="0033544D" w:rsidRPr="00742779">
          <w:t>Subprime</w:t>
        </w:r>
      </w:ins>
      <w:r w:rsidR="0033544D" w:rsidRPr="00742779">
        <w:t xml:space="preserve"> mortgages are loans to borrowers with poor credit histories or limited ability to document income. These mortgages carried higher default risk than prime mortgages but also paid higher interest rates. Financial institutions purchased subprime mortgages, pooled them with other mortgages, and created securities backed by the mortgage payments. Rating </w:t>
      </w:r>
      <w:r w:rsidR="0033544D" w:rsidRPr="00742779">
        <w:lastRenderedPageBreak/>
        <w:t>agencies assigned high credit ratings to many of these securities based on assumptions about diversification and the low probability that many mortgages would default simultaneously.</w:t>
      </w:r>
    </w:p>
    <w:p w14:paraId="2D74203C" w14:textId="77777777" w:rsidR="0033544D" w:rsidRPr="00742779" w:rsidRDefault="00742779" w:rsidP="000E54B1">
      <w:del w:id="6690" w:author="Seth Oranburg" w:date="2026-03-07T09:50:00Z" w16du:dateUtc="2026-03-07T14:50:00Z">
        <w:r w:rsidRPr="00742779">
          <w:rPr>
            <w:rFonts w:ascii="ZWAdobeF" w:hAnsi="ZWAdobeF" w:cs="ZWAdobeF"/>
            <w:sz w:val="2"/>
            <w:szCs w:val="2"/>
          </w:rPr>
          <w:delText>2856B</w:delText>
        </w:r>
        <w:r w:rsidR="0033544D" w:rsidRPr="00742779">
          <w:delText>Those</w:delText>
        </w:r>
      </w:del>
      <w:ins w:id="6691" w:author="Seth Oranburg" w:date="2026-03-07T09:50:00Z" w16du:dateUtc="2026-03-07T14:50:00Z">
        <w:r w:rsidR="0033544D" w:rsidRPr="00742779">
          <w:t>Those</w:t>
        </w:r>
      </w:ins>
      <w:r w:rsidR="0033544D" w:rsidRPr="00742779">
        <w:t xml:space="preserve"> assumptions proved catastrophically wrong. Beginning in late two thousand five, housing prices began to decline. Adjustable rate mortgages that had been issued with low initial interest rates began to reset to higher rates. Borrowers who could afford the initial payments could not afford the reset payments. Defaults and foreclosures increased. Assets backed by mortgage payments began to lose value. By two thousand seven, the subprime mortgage market was collapsing, and securities backed by subprime mortgages were experiencing massive write-downs.</w:t>
      </w:r>
    </w:p>
    <w:p w14:paraId="5B055ADD" w14:textId="77777777" w:rsidR="0033544D" w:rsidRPr="00742779" w:rsidRDefault="00742779" w:rsidP="000E54B1">
      <w:del w:id="6692" w:author="Seth Oranburg" w:date="2026-03-07T09:50:00Z" w16du:dateUtc="2026-03-07T14:50:00Z">
        <w:r w:rsidRPr="00742779">
          <w:rPr>
            <w:rFonts w:ascii="ZWAdobeF" w:hAnsi="ZWAdobeF" w:cs="ZWAdobeF"/>
            <w:sz w:val="2"/>
            <w:szCs w:val="2"/>
          </w:rPr>
          <w:delText>2857B</w:delText>
        </w:r>
        <w:r w:rsidR="0033544D" w:rsidRPr="00742779">
          <w:delText>Citigroup</w:delText>
        </w:r>
        <w:r w:rsidR="009F60D1" w:rsidRPr="00742779">
          <w:delText>’</w:delText>
        </w:r>
        <w:r w:rsidR="0033544D" w:rsidRPr="00742779">
          <w:delText>s</w:delText>
        </w:r>
      </w:del>
      <w:ins w:id="6693" w:author="Seth Oranburg" w:date="2026-03-07T09:50:00Z" w16du:dateUtc="2026-03-07T14:50:00Z">
        <w:r w:rsidR="0033544D" w:rsidRPr="00742779">
          <w:t>Citigroup</w:t>
        </w:r>
        <w:r w:rsidR="009F60D1" w:rsidRPr="00742779">
          <w:t>’</w:t>
        </w:r>
        <w:r w:rsidR="0033544D" w:rsidRPr="00742779">
          <w:t>s</w:t>
        </w:r>
      </w:ins>
      <w:r w:rsidR="0033544D" w:rsidRPr="00742779">
        <w:t xml:space="preserve"> losses from subprime exposure became apparent in stages. In October two thousand seven, Citigroup announced write-downs of one point four billion dollars. In November, the company announced that its subprime-related exposure totaled fifty-five billion dollars and that additional write-downs would range between eight and eleven billion dollars. By January two thousand eight, Citigroup announced an additional eighteen point one billion dollar write-down and a quarterly loss of nine point eight three billion dollars. The company cut its dividend by forty percent. By March two thousand eight, Citigroup shares traded below book value and the company announced layoffs of more than six thousand employees.</w:t>
      </w:r>
    </w:p>
    <w:p w14:paraId="777BAB8B" w14:textId="77777777" w:rsidR="0033544D" w:rsidRPr="00742779" w:rsidRDefault="00742779" w:rsidP="000E54B1">
      <w:del w:id="6694" w:author="Seth Oranburg" w:date="2026-03-07T09:50:00Z" w16du:dateUtc="2026-03-07T14:50:00Z">
        <w:r w:rsidRPr="00742779">
          <w:rPr>
            <w:rFonts w:ascii="ZWAdobeF" w:hAnsi="ZWAdobeF" w:cs="ZWAdobeF"/>
            <w:sz w:val="2"/>
            <w:szCs w:val="2"/>
          </w:rPr>
          <w:delText>2858B</w:delText>
        </w:r>
        <w:r w:rsidR="0033544D" w:rsidRPr="00742779">
          <w:delText>Shareholders</w:delText>
        </w:r>
      </w:del>
      <w:ins w:id="6695" w:author="Seth Oranburg" w:date="2026-03-07T09:50:00Z" w16du:dateUtc="2026-03-07T14:50:00Z">
        <w:r w:rsidR="0033544D" w:rsidRPr="00742779">
          <w:t>Shareholders</w:t>
        </w:r>
      </w:ins>
      <w:r w:rsidR="0033544D" w:rsidRPr="00742779">
        <w:t xml:space="preserve"> brought derivative actions on behalf of Citigroup against current and former directors and officers. The consolidated complaint alleged that defendants breached fiduciary duties by failing to properly monitor and manage the risks Citigroup faced from exposure to subprime lending. Plaintiffs alleged that defendants ignored extensive red flags that should have alerted them to problems in the real estate and credit markets.</w:t>
      </w:r>
    </w:p>
    <w:p w14:paraId="5E70FCD7" w14:textId="77777777" w:rsidR="0033544D" w:rsidRPr="00742779" w:rsidRDefault="00742779" w:rsidP="000E54B1">
      <w:del w:id="6696" w:author="Seth Oranburg" w:date="2026-03-07T09:50:00Z" w16du:dateUtc="2026-03-07T14:50:00Z">
        <w:r w:rsidRPr="00742779">
          <w:rPr>
            <w:rFonts w:ascii="ZWAdobeF" w:hAnsi="ZWAdobeF" w:cs="ZWAdobeF"/>
            <w:sz w:val="2"/>
            <w:szCs w:val="2"/>
          </w:rPr>
          <w:delText>2859B</w:delText>
        </w:r>
        <w:r w:rsidR="0033544D" w:rsidRPr="00742779">
          <w:delText>The</w:delText>
        </w:r>
      </w:del>
      <w:ins w:id="6697" w:author="Seth Oranburg" w:date="2026-03-07T09:50:00Z" w16du:dateUtc="2026-03-07T14:50:00Z">
        <w:r w:rsidR="0033544D" w:rsidRPr="00742779">
          <w:t>The</w:t>
        </w:r>
      </w:ins>
      <w:r w:rsidR="0033544D" w:rsidRPr="00742779">
        <w:t xml:space="preserve"> red flags alleged in the complaint included public information about deteriorating conditions in housing and mortgage markets. In May two thousand five, an economist wrote in the New York Times that he saw signs of a housing bubble reaching its final stages. In May two thousand six, Ameriquest Mortgage, one of the United States</w:t>
      </w:r>
      <w:r w:rsidR="009F60D1" w:rsidRPr="00742779">
        <w:t>’</w:t>
      </w:r>
      <w:r w:rsidR="0033544D" w:rsidRPr="00742779">
        <w:t xml:space="preserve"> leading subprime lenders, announced the closing of its retail offices and reduction of thousands of employees. In February two thousand seven, a subprime lender filed for bankruptcy, stating in its filing that the subprime mortgage market had been crippled. In July two thousand seven, rating agencies downgraded bonds backed by subprime mortgages. In August two thousand seven, two hedge funds managed by Bear Stearns that invested heavily in subprime mortgages declared bankruptcy.</w:t>
      </w:r>
    </w:p>
    <w:p w14:paraId="2FA09BFF" w14:textId="77777777" w:rsidR="0033544D" w:rsidRPr="00742779" w:rsidRDefault="00742779" w:rsidP="000E54B1">
      <w:del w:id="6698" w:author="Seth Oranburg" w:date="2026-03-07T09:50:00Z" w16du:dateUtc="2026-03-07T14:50:00Z">
        <w:r w:rsidRPr="00742779">
          <w:rPr>
            <w:rFonts w:ascii="ZWAdobeF" w:hAnsi="ZWAdobeF" w:cs="ZWAdobeF"/>
            <w:sz w:val="2"/>
            <w:szCs w:val="2"/>
          </w:rPr>
          <w:lastRenderedPageBreak/>
          <w:delText>2860B</w:delText>
        </w:r>
        <w:r w:rsidR="0033544D" w:rsidRPr="00742779">
          <w:delText>Plaintiffs</w:delText>
        </w:r>
      </w:del>
      <w:ins w:id="6699" w:author="Seth Oranburg" w:date="2026-03-07T09:50:00Z" w16du:dateUtc="2026-03-07T14:50:00Z">
        <w:r w:rsidR="0033544D" w:rsidRPr="00742779">
          <w:t>Plaintiffs</w:t>
        </w:r>
      </w:ins>
      <w:r w:rsidR="0033544D" w:rsidRPr="00742779">
        <w:t xml:space="preserve"> also alleged that directors breached oversight duties by failing to ensure adequate risk management systems. Plaintiffs pointed to the existence of the Audit and Risk Management Committee, which was charged with monitoring Citigroup</w:t>
      </w:r>
      <w:r w:rsidR="009F60D1" w:rsidRPr="00742779">
        <w:t>’</w:t>
      </w:r>
      <w:r w:rsidR="0033544D" w:rsidRPr="00742779">
        <w:t>s risk exposure, and alleged that the committee failed to function properly because it did not prevent the losses that materialized.</w:t>
      </w:r>
    </w:p>
    <w:p w14:paraId="3F8D61F3" w14:textId="77777777" w:rsidR="0033544D" w:rsidRPr="00742779" w:rsidRDefault="00742779" w:rsidP="000E54B1">
      <w:del w:id="6700" w:author="Seth Oranburg" w:date="2026-03-07T09:50:00Z" w16du:dateUtc="2026-03-07T14:50:00Z">
        <w:r w:rsidRPr="00742779">
          <w:rPr>
            <w:rFonts w:ascii="ZWAdobeF" w:hAnsi="ZWAdobeF" w:cs="ZWAdobeF"/>
            <w:sz w:val="2"/>
            <w:szCs w:val="2"/>
          </w:rPr>
          <w:delText>2861B</w:delText>
        </w:r>
        <w:r w:rsidR="0033544D" w:rsidRPr="00742779">
          <w:delText>Defendants</w:delText>
        </w:r>
      </w:del>
      <w:ins w:id="6701" w:author="Seth Oranburg" w:date="2026-03-07T09:50:00Z" w16du:dateUtc="2026-03-07T14:50:00Z">
        <w:r w:rsidR="0033544D" w:rsidRPr="00742779">
          <w:t>Defendants</w:t>
        </w:r>
      </w:ins>
      <w:r w:rsidR="0033544D" w:rsidRPr="00742779">
        <w:t xml:space="preserve"> moved to dismiss the complaint under Delaware Court of Chancery Rule 23.1 for failure to adequately plead demand futility. Demand futility requires showing that a majority of the board faces a substantial likelihood of personal liability for the challenged conduct, such that the board cannot be trusted to make an impartial decision about whether to pursue the claims. Plaintiffs alleged that demand was futile because a majority of the director defendants were members of the Audit and Risk Management Committee and thus faced liability for oversight failures.</w:t>
      </w:r>
    </w:p>
    <w:p w14:paraId="2DF378BA" w14:textId="77777777" w:rsidR="0033544D" w:rsidRPr="00742779" w:rsidRDefault="0033544D" w:rsidP="000E54B1">
      <w:pPr>
        <w:pStyle w:val="Heading3"/>
        <w:rPr>
          <w:rFonts w:eastAsia="Times New Roman"/>
        </w:rPr>
      </w:pPr>
      <w:r w:rsidRPr="00742779">
        <w:rPr>
          <w:rFonts w:eastAsia="Times New Roman"/>
        </w:rPr>
        <w:t>Why Red Flags About Business Risk Don</w:t>
      </w:r>
      <w:r w:rsidR="009F60D1" w:rsidRPr="00742779">
        <w:rPr>
          <w:rFonts w:eastAsia="Times New Roman"/>
        </w:rPr>
        <w:t>’</w:t>
      </w:r>
      <w:r w:rsidRPr="00742779">
        <w:rPr>
          <w:rFonts w:eastAsia="Times New Roman"/>
        </w:rPr>
        <w:t>t Create Liability</w:t>
      </w:r>
    </w:p>
    <w:p w14:paraId="706B3C0D" w14:textId="77777777" w:rsidR="0033544D" w:rsidRPr="00742779" w:rsidRDefault="00742779" w:rsidP="000E54B1">
      <w:del w:id="6702" w:author="Seth Oranburg" w:date="2026-03-07T09:50:00Z" w16du:dateUtc="2026-03-07T14:50:00Z">
        <w:r w:rsidRPr="00742779">
          <w:rPr>
            <w:rFonts w:ascii="ZWAdobeF" w:hAnsi="ZWAdobeF" w:cs="ZWAdobeF"/>
            <w:sz w:val="2"/>
            <w:szCs w:val="2"/>
          </w:rPr>
          <w:delText>2862B</w:delText>
        </w:r>
        <w:r w:rsidR="0033544D" w:rsidRPr="00742779">
          <w:delText>Chancellor</w:delText>
        </w:r>
      </w:del>
      <w:ins w:id="6703" w:author="Seth Oranburg" w:date="2026-03-07T09:50:00Z" w16du:dateUtc="2026-03-07T14:50:00Z">
        <w:r w:rsidR="0033544D" w:rsidRPr="00742779">
          <w:t>Chancellor</w:t>
        </w:r>
      </w:ins>
      <w:r w:rsidR="0033544D" w:rsidRPr="00742779">
        <w:t xml:space="preserve"> Chandler granted the motion to dismiss as to all claims except one claim for corporate waste related to an executive compensation package. The court held that plaintiffs failed to adequately plead demand futility because they did not plead particularized facts creating a reasonable doubt that the directors acted in good faith.</w:t>
      </w:r>
    </w:p>
    <w:p w14:paraId="5CEBBFAC" w14:textId="77777777" w:rsidR="0033544D" w:rsidRPr="00742779" w:rsidRDefault="00742779" w:rsidP="000E54B1">
      <w:pPr>
        <w:pPrChange w:id="6704" w:author="Seth Oranburg" w:date="2026-03-07T09:50:00Z" w16du:dateUtc="2026-03-07T14:50:00Z">
          <w:pPr>
            <w:pStyle w:val="NormalWeb"/>
          </w:pPr>
        </w:pPrChange>
      </w:pPr>
      <w:del w:id="6705" w:author="Seth Oranburg" w:date="2026-03-07T09:50:00Z" w16du:dateUtc="2026-03-07T14:50:00Z">
        <w:r w:rsidRPr="00742779">
          <w:rPr>
            <w:rFonts w:ascii="ZWAdobeF" w:hAnsi="ZWAdobeF" w:cs="ZWAdobeF"/>
            <w:sz w:val="2"/>
            <w:szCs w:val="2"/>
          </w:rPr>
          <w:delText>2863B</w:delText>
        </w:r>
        <w:r w:rsidR="0033544D" w:rsidRPr="00742779">
          <w:delText>The</w:delText>
        </w:r>
      </w:del>
      <w:ins w:id="6706" w:author="Seth Oranburg" w:date="2026-03-07T09:50:00Z" w16du:dateUtc="2026-03-07T14:50:00Z">
        <w:r w:rsidR="0033544D" w:rsidRPr="00742779">
          <w:t>The</w:t>
        </w:r>
      </w:ins>
      <w:r w:rsidR="0033544D" w:rsidRPr="00742779">
        <w:t xml:space="preserve"> court began by reaffirming the standards for </w:t>
      </w:r>
      <w:r w:rsidR="0033544D" w:rsidRPr="00742779">
        <w:rPr>
          <w:rStyle w:val="Emphasis"/>
        </w:rPr>
        <w:t>Caremark</w:t>
      </w:r>
      <w:r w:rsidR="0033544D" w:rsidRPr="00742779">
        <w:t xml:space="preserve"> oversight liability established in </w:t>
      </w:r>
      <w:r w:rsidR="0033544D" w:rsidRPr="00742779">
        <w:rPr>
          <w:rStyle w:val="Emphasis"/>
        </w:rPr>
        <w:t>Stone v. Ritter</w:t>
      </w:r>
      <w:r w:rsidR="0033544D" w:rsidRPr="00742779">
        <w:t>.</w:t>
      </w:r>
      <w:r w:rsidR="0033544D">
        <w:fldChar w:fldCharType="begin"/>
      </w:r>
      <w:r w:rsidR="0033544D">
        <w:instrText>HYPERLINK \l "fn213-11647" \o "Jump to citation"</w:instrText>
      </w:r>
      <w:r w:rsidR="0033544D">
        <w:fldChar w:fldCharType="separate"/>
      </w:r>
      <w:r w:rsidR="0033544D" w:rsidRPr="00742779">
        <w:rPr>
          <w:rStyle w:val="Hyperlink"/>
          <w:color w:val="auto"/>
          <w:u w:val="none"/>
        </w:rPr>
        <w:t>[213</w:t>
      </w:r>
      <w:r w:rsidR="00EE2871" w:rsidRPr="00742779">
        <w:rPr>
          <w:rStyle w:val="Hyperlink"/>
          <w:color w:val="auto"/>
          <w:u w:val="none"/>
        </w:rPr>
        <w:t>]</w:t>
      </w:r>
      <w:r w:rsidR="0033544D">
        <w:fldChar w:fldCharType="end"/>
      </w:r>
      <w:r w:rsidR="0033544D" w:rsidRPr="00742779">
        <w:t xml:space="preserve"> </w:t>
      </w:r>
      <w:r w:rsidR="0033544D" w:rsidRPr="00742779">
        <w:rPr>
          <w:rStyle w:val="Emphasis"/>
        </w:rPr>
        <w:t>Caremark</w:t>
      </w:r>
      <w:r w:rsidR="0033544D" w:rsidRPr="00742779">
        <w:t xml:space="preserve"> claims require showing that directors completely failed to implement any reporting or information system or controls, or that having implemented such a system, the directors consciously failed to monitor or oversee its operations, thereby disabling themselves from being informed of risks or problems requiring their attention. The second prong requires a showing that the directors knew they were not discharging their fiduciary obligations, meaning they acted in bad faith.</w:t>
      </w:r>
    </w:p>
    <w:p w14:paraId="5B251A8D" w14:textId="77777777" w:rsidR="0033544D" w:rsidRPr="00742779" w:rsidRDefault="00742779" w:rsidP="000E54B1">
      <w:del w:id="6707" w:author="Seth Oranburg" w:date="2026-03-07T09:50:00Z" w16du:dateUtc="2026-03-07T14:50:00Z">
        <w:r w:rsidRPr="00742779">
          <w:rPr>
            <w:rFonts w:ascii="ZWAdobeF" w:hAnsi="ZWAdobeF" w:cs="ZWAdobeF"/>
            <w:sz w:val="2"/>
            <w:szCs w:val="2"/>
          </w:rPr>
          <w:delText>2864B</w:delText>
        </w:r>
        <w:r w:rsidR="0033544D" w:rsidRPr="00742779">
          <w:delText>Bad</w:delText>
        </w:r>
      </w:del>
      <w:ins w:id="6708" w:author="Seth Oranburg" w:date="2026-03-07T09:50:00Z" w16du:dateUtc="2026-03-07T14:50:00Z">
        <w:r w:rsidR="0033544D" w:rsidRPr="00742779">
          <w:t>Bad</w:t>
        </w:r>
      </w:ins>
      <w:r w:rsidR="0033544D" w:rsidRPr="00742779">
        <w:t xml:space="preserve"> faith means a conscious disregard of duties, not mere inattention or failure to prevent harm. A director who makes a good faith effort to oversee the corporation, even if that effort proves insufficient to prevent losses, has not acted in bad faith. The business judgment rule protects directors who make informed decisions in good faith pursuit of corporate purposes, even when those decisions produce terrible outcomes.</w:t>
      </w:r>
    </w:p>
    <w:p w14:paraId="397870BC" w14:textId="77777777" w:rsidR="0033544D" w:rsidRPr="00742779" w:rsidRDefault="00742779" w:rsidP="000E54B1">
      <w:del w:id="6709" w:author="Seth Oranburg" w:date="2026-03-07T09:50:00Z" w16du:dateUtc="2026-03-07T14:50:00Z">
        <w:r w:rsidRPr="00742779">
          <w:rPr>
            <w:rFonts w:ascii="ZWAdobeF" w:hAnsi="ZWAdobeF" w:cs="ZWAdobeF"/>
            <w:sz w:val="2"/>
            <w:szCs w:val="2"/>
          </w:rPr>
          <w:delText>2865B</w:delText>
        </w:r>
        <w:r w:rsidR="0033544D" w:rsidRPr="00742779">
          <w:delText>Plaintiffs</w:delText>
        </w:r>
        <w:r w:rsidR="009F60D1" w:rsidRPr="00742779">
          <w:delText>’</w:delText>
        </w:r>
      </w:del>
      <w:ins w:id="6710" w:author="Seth Oranburg" w:date="2026-03-07T09:50:00Z" w16du:dateUtc="2026-03-07T14:50:00Z">
        <w:r w:rsidR="0033544D" w:rsidRPr="00742779">
          <w:t>Plaintiffs</w:t>
        </w:r>
        <w:r w:rsidR="009F60D1" w:rsidRPr="00742779">
          <w:t>’</w:t>
        </w:r>
      </w:ins>
      <w:r w:rsidR="0033544D" w:rsidRPr="00742779">
        <w:t xml:space="preserve"> theory was that the red flags about deteriorating conditions in the subprime mortgage market should have alerted directors to problems with Citigroup</w:t>
      </w:r>
      <w:r w:rsidR="009F60D1" w:rsidRPr="00742779">
        <w:t>’</w:t>
      </w:r>
      <w:r w:rsidR="0033544D" w:rsidRPr="00742779">
        <w:t>s exposure, and that directors</w:t>
      </w:r>
      <w:r w:rsidR="009F60D1" w:rsidRPr="00742779">
        <w:t>’</w:t>
      </w:r>
      <w:r w:rsidR="0033544D" w:rsidRPr="00742779">
        <w:t xml:space="preserve"> failure to respond to those </w:t>
      </w:r>
      <w:r w:rsidR="0033544D" w:rsidRPr="00742779">
        <w:lastRenderedPageBreak/>
        <w:t>warnings constituted conscious disregard of duty. The court rejected this theory. The alleged red flags were public information about general market conditions, not information about wrongdoing at Citigroup that directors failed to stop.</w:t>
      </w:r>
    </w:p>
    <w:p w14:paraId="5C89AA25" w14:textId="77777777" w:rsidR="0033544D" w:rsidRPr="00742779" w:rsidRDefault="00742779" w:rsidP="000E54B1">
      <w:del w:id="6711" w:author="Seth Oranburg" w:date="2026-03-07T09:50:00Z" w16du:dateUtc="2026-03-07T14:50:00Z">
        <w:r w:rsidRPr="00742779">
          <w:rPr>
            <w:rFonts w:ascii="ZWAdobeF" w:hAnsi="ZWAdobeF" w:cs="ZWAdobeF"/>
            <w:sz w:val="2"/>
            <w:szCs w:val="2"/>
          </w:rPr>
          <w:delText>2866B</w:delText>
        </w:r>
        <w:r w:rsidR="0033544D" w:rsidRPr="00742779">
          <w:delText>The</w:delText>
        </w:r>
      </w:del>
      <w:ins w:id="6712" w:author="Seth Oranburg" w:date="2026-03-07T09:50:00Z" w16du:dateUtc="2026-03-07T14:50:00Z">
        <w:r w:rsidR="0033544D" w:rsidRPr="00742779">
          <w:t>The</w:t>
        </w:r>
      </w:ins>
      <w:r w:rsidR="0033544D" w:rsidRPr="00742779">
        <w:t xml:space="preserve"> distinction is critical. </w:t>
      </w:r>
      <w:r w:rsidR="0033544D" w:rsidRPr="00742779">
        <w:rPr>
          <w:rStyle w:val="Emphasis"/>
        </w:rPr>
        <w:t>Caremark</w:t>
      </w:r>
      <w:r w:rsidR="0033544D" w:rsidRPr="00742779">
        <w:t xml:space="preserve"> liability requires showing that directors knew or should have known about illegal or harmful conduct within the corporation and consciously failed to take action. </w:t>
      </w:r>
      <w:r w:rsidR="0033544D" w:rsidRPr="00742779">
        <w:rPr>
          <w:rStyle w:val="Emphasis"/>
        </w:rPr>
        <w:t>Caremark</w:t>
      </w:r>
      <w:r w:rsidR="0033544D" w:rsidRPr="00742779">
        <w:t xml:space="preserve"> does not impose liability for failing to predict market downturns or for failing to avoid business risks. The red flags alleged by plaintiffs showed that directors knew Citigroup faced risks from subprime exposure. Knowing about business risks is not the same as knowing about wrongdoing.</w:t>
      </w:r>
    </w:p>
    <w:p w14:paraId="28514315" w14:textId="77777777" w:rsidR="0033544D" w:rsidRPr="00742779" w:rsidRDefault="00742779" w:rsidP="000E54B1">
      <w:del w:id="6713" w:author="Seth Oranburg" w:date="2026-03-07T09:50:00Z" w16du:dateUtc="2026-03-07T14:50:00Z">
        <w:r w:rsidRPr="00742779">
          <w:rPr>
            <w:rFonts w:ascii="ZWAdobeF" w:hAnsi="ZWAdobeF" w:cs="ZWAdobeF"/>
            <w:sz w:val="2"/>
            <w:szCs w:val="2"/>
          </w:rPr>
          <w:delText>2867B</w:delText>
        </w:r>
        <w:r w:rsidR="0033544D" w:rsidRPr="00742779">
          <w:delText>The</w:delText>
        </w:r>
      </w:del>
      <w:ins w:id="6714" w:author="Seth Oranburg" w:date="2026-03-07T09:50:00Z" w16du:dateUtc="2026-03-07T14:50:00Z">
        <w:r w:rsidR="0033544D" w:rsidRPr="00742779">
          <w:t>The</w:t>
        </w:r>
      </w:ins>
      <w:r w:rsidR="0033544D" w:rsidRPr="00742779">
        <w:t xml:space="preserve"> court emphasized that the complaint did not allege that Citigroup</w:t>
      </w:r>
      <w:r w:rsidR="009F60D1" w:rsidRPr="00742779">
        <w:t>’</w:t>
      </w:r>
      <w:r w:rsidR="0033544D" w:rsidRPr="00742779">
        <w:t>s subprime investments violated any law or regulation, or that directors knew employees were engaged in misconduct that required intervention. The complaint alleged only that directors knew market conditions were deteriorating and knew Citigroup had substantial exposure to those markets. Directors are entitled to make business decisions about how to respond to known risks. They are not guarantors that those decisions will succeed.</w:t>
      </w:r>
    </w:p>
    <w:p w14:paraId="508736D9" w14:textId="77777777" w:rsidR="0033544D" w:rsidRPr="00742779" w:rsidRDefault="00742779" w:rsidP="000E54B1">
      <w:del w:id="6715" w:author="Seth Oranburg" w:date="2026-03-07T09:50:00Z" w16du:dateUtc="2026-03-07T14:50:00Z">
        <w:r w:rsidRPr="00742779">
          <w:rPr>
            <w:rFonts w:ascii="ZWAdobeF" w:hAnsi="ZWAdobeF" w:cs="ZWAdobeF"/>
            <w:sz w:val="2"/>
            <w:szCs w:val="2"/>
          </w:rPr>
          <w:delText>2868B</w:delText>
        </w:r>
        <w:r w:rsidR="0033544D" w:rsidRPr="00742779">
          <w:delText>The</w:delText>
        </w:r>
      </w:del>
      <w:ins w:id="6716" w:author="Seth Oranburg" w:date="2026-03-07T09:50:00Z" w16du:dateUtc="2026-03-07T14:50:00Z">
        <w:r w:rsidR="0033544D" w:rsidRPr="00742779">
          <w:t>The</w:t>
        </w:r>
      </w:ins>
      <w:r w:rsidR="0033544D" w:rsidRPr="00742779">
        <w:t xml:space="preserve"> court stated the principle directly. Director liability for failure to monitor business risk would be the same as director liability for a failure to correctly predict the future and to act on that correct prediction. The reality is that directors often face situations where risks are known but the magnitude and timing of potential losses are uncertain. Business judgment requires weighing those risks against potential rewards and making decisions based on incomplete information. If directors could be held liable for failing to avoid known risks, they would be incentivized to avoid all risky ventures, eliminating the possibility of value creation through entrepreneurial activity.</w:t>
      </w:r>
    </w:p>
    <w:p w14:paraId="6E5001D7" w14:textId="77777777" w:rsidR="0033544D" w:rsidRPr="00742779" w:rsidRDefault="00742779" w:rsidP="000E54B1">
      <w:del w:id="6717" w:author="Seth Oranburg" w:date="2026-03-07T09:50:00Z" w16du:dateUtc="2026-03-07T14:50:00Z">
        <w:r w:rsidRPr="00742779">
          <w:rPr>
            <w:rFonts w:ascii="ZWAdobeF" w:hAnsi="ZWAdobeF" w:cs="ZWAdobeF"/>
            <w:sz w:val="2"/>
            <w:szCs w:val="2"/>
          </w:rPr>
          <w:delText>2869B</w:delText>
        </w:r>
        <w:r w:rsidR="0033544D" w:rsidRPr="00742779">
          <w:delText>The</w:delText>
        </w:r>
      </w:del>
      <w:ins w:id="6718" w:author="Seth Oranburg" w:date="2026-03-07T09:50:00Z" w16du:dateUtc="2026-03-07T14:50:00Z">
        <w:r w:rsidR="0033544D" w:rsidRPr="00742779">
          <w:t>The</w:t>
        </w:r>
      </w:ins>
      <w:r w:rsidR="0033544D" w:rsidRPr="00742779">
        <w:t xml:space="preserve"> court also addressed plaintiffs</w:t>
      </w:r>
      <w:r w:rsidR="009F60D1" w:rsidRPr="00742779">
        <w:t>’</w:t>
      </w:r>
      <w:r w:rsidR="0033544D" w:rsidRPr="00742779">
        <w:t xml:space="preserve"> claim that the Audit and Risk Management Committee failed to function properly. Plaintiffs admitted that Citigroup had established the committee and amended its charter to include oversight of risk assessment and risk management. The committee met eleven times in two thousand six and twelve times in two thousand seven. These facts showed that Citigroup had implemented reporting and control systems, not that it failed to implement any system.</w:t>
      </w:r>
    </w:p>
    <w:p w14:paraId="0E637B3C" w14:textId="77777777" w:rsidR="0033544D" w:rsidRPr="00742779" w:rsidRDefault="00742779" w:rsidP="000E54B1">
      <w:del w:id="6719" w:author="Seth Oranburg" w:date="2026-03-07T09:50:00Z" w16du:dateUtc="2026-03-07T14:50:00Z">
        <w:r w:rsidRPr="00742779">
          <w:rPr>
            <w:rFonts w:ascii="ZWAdobeF" w:hAnsi="ZWAdobeF" w:cs="ZWAdobeF"/>
            <w:sz w:val="2"/>
            <w:szCs w:val="2"/>
          </w:rPr>
          <w:delText>2870B</w:delText>
        </w:r>
        <w:r w:rsidR="0033544D" w:rsidRPr="00742779">
          <w:delText>Plaintiffs</w:delText>
        </w:r>
      </w:del>
      <w:ins w:id="6720" w:author="Seth Oranburg" w:date="2026-03-07T09:50:00Z" w16du:dateUtc="2026-03-07T14:50:00Z">
        <w:r w:rsidR="0033544D" w:rsidRPr="00742779">
          <w:t>Plaintiffs</w:t>
        </w:r>
      </w:ins>
      <w:r w:rsidR="0033544D" w:rsidRPr="00742779">
        <w:t xml:space="preserve"> argued that the committee</w:t>
      </w:r>
      <w:r w:rsidR="009F60D1" w:rsidRPr="00742779">
        <w:t>’</w:t>
      </w:r>
      <w:r w:rsidR="0033544D" w:rsidRPr="00742779">
        <w:t xml:space="preserve">s existence was inadequate because the committee failed to prevent the losses. The court rejected this argument as attempting to impose liability for bad outcomes rather than bad faith process. The fact that risk management systems did not prevent losses </w:t>
      </w:r>
      <w:r w:rsidR="0033544D" w:rsidRPr="00742779">
        <w:lastRenderedPageBreak/>
        <w:t>does not establish that directors consciously disregarded their duties in operating those systems. Directors who establish committees, meet regularly, receive reports, and make decisions based on information available to them have not acted in bad faith merely because risks materialized in ways that produced losses.</w:t>
      </w:r>
    </w:p>
    <w:p w14:paraId="197B7674" w14:textId="77777777" w:rsidR="0033544D" w:rsidRPr="00742779" w:rsidRDefault="00742779" w:rsidP="000E54B1">
      <w:del w:id="6721" w:author="Seth Oranburg" w:date="2026-03-07T09:50:00Z" w16du:dateUtc="2026-03-07T14:50:00Z">
        <w:r w:rsidRPr="00742779">
          <w:rPr>
            <w:rFonts w:ascii="ZWAdobeF" w:hAnsi="ZWAdobeF" w:cs="ZWAdobeF"/>
            <w:sz w:val="2"/>
            <w:szCs w:val="2"/>
          </w:rPr>
          <w:delText>2871B</w:delText>
        </w:r>
        <w:r w:rsidR="0033544D" w:rsidRPr="00742779">
          <w:delText>The</w:delText>
        </w:r>
      </w:del>
      <w:ins w:id="6722" w:author="Seth Oranburg" w:date="2026-03-07T09:50:00Z" w16du:dateUtc="2026-03-07T14:50:00Z">
        <w:r w:rsidR="0033544D" w:rsidRPr="00742779">
          <w:t>The</w:t>
        </w:r>
      </w:ins>
      <w:r w:rsidR="0033544D" w:rsidRPr="00742779">
        <w:t xml:space="preserve"> court acknowledged that the losses were enormous and that hindsight makes clear that Citigroup</w:t>
      </w:r>
      <w:r w:rsidR="009F60D1" w:rsidRPr="00742779">
        <w:t>’</w:t>
      </w:r>
      <w:r w:rsidR="0033544D" w:rsidRPr="00742779">
        <w:t>s subprime exposure was excessive. But liability cannot be imposed based on hindsight evaluation of business decisions. The question is whether directors consciously disregarded their duties at the time they made decisions, not whether those decisions later proved to be mistakes.</w:t>
      </w:r>
    </w:p>
    <w:p w14:paraId="307C08D3" w14:textId="77777777" w:rsidR="0033544D" w:rsidRPr="00742779" w:rsidRDefault="00742779" w:rsidP="000E54B1">
      <w:del w:id="6723" w:author="Seth Oranburg" w:date="2026-03-07T09:50:00Z" w16du:dateUtc="2026-03-07T14:50:00Z">
        <w:r w:rsidRPr="00742779">
          <w:rPr>
            <w:rFonts w:ascii="ZWAdobeF" w:hAnsi="ZWAdobeF" w:cs="ZWAdobeF"/>
            <w:sz w:val="2"/>
            <w:szCs w:val="2"/>
          </w:rPr>
          <w:delText>2872B</w:delText>
        </w:r>
        <w:r w:rsidR="0033544D" w:rsidRPr="00742779">
          <w:delText>The</w:delText>
        </w:r>
      </w:del>
      <w:ins w:id="6724" w:author="Seth Oranburg" w:date="2026-03-07T09:50:00Z" w16du:dateUtc="2026-03-07T14:50:00Z">
        <w:r w:rsidR="0033544D" w:rsidRPr="00742779">
          <w:t>The</w:t>
        </w:r>
      </w:ins>
      <w:r w:rsidR="0033544D" w:rsidRPr="00742779">
        <w:t xml:space="preserve"> court noted that directors face constant pressure from shareholders to maximize returns. Shareholders reward risk-taking that succeeds and criticize risk-taking that fails. Directors who avoid risks entirely may face shareholder complaints that they are too conservative and are failing to pursue value-creating opportunities. The business judgment rule protects directors</w:t>
      </w:r>
      <w:r w:rsidR="009F60D1" w:rsidRPr="00742779">
        <w:t>’</w:t>
      </w:r>
      <w:r w:rsidR="0033544D" w:rsidRPr="00742779">
        <w:t xml:space="preserve"> authority to balance these competing considerations and make risk decisions without fear that courts will second-guess those decisions based on outcomes.</w:t>
      </w:r>
    </w:p>
    <w:p w14:paraId="216B4179" w14:textId="77777777" w:rsidR="0033544D" w:rsidRPr="00742779" w:rsidRDefault="0033544D" w:rsidP="000E54B1">
      <w:pPr>
        <w:pStyle w:val="Heading3"/>
        <w:rPr>
          <w:rFonts w:eastAsia="Times New Roman"/>
        </w:rPr>
      </w:pPr>
      <w:r w:rsidRPr="00742779">
        <w:rPr>
          <w:rFonts w:eastAsia="Times New Roman"/>
        </w:rPr>
        <w:t>Implications for Creditor Protection</w:t>
      </w:r>
    </w:p>
    <w:p w14:paraId="2ABB88FD" w14:textId="77777777" w:rsidR="0033544D" w:rsidRPr="00742779" w:rsidRDefault="00742779" w:rsidP="000E54B1">
      <w:del w:id="6725" w:author="Seth Oranburg" w:date="2026-03-07T09:50:00Z" w16du:dateUtc="2026-03-07T14:50:00Z">
        <w:r w:rsidRPr="00742779">
          <w:rPr>
            <w:rStyle w:val="Emphasis"/>
            <w:rFonts w:ascii="ZWAdobeF" w:hAnsi="ZWAdobeF" w:cs="ZWAdobeF"/>
            <w:i w:val="0"/>
            <w:sz w:val="2"/>
            <w:szCs w:val="2"/>
          </w:rPr>
          <w:delText>2873B</w:delText>
        </w:r>
        <w:r w:rsidR="0033544D" w:rsidRPr="00742779">
          <w:rPr>
            <w:rStyle w:val="Emphasis"/>
          </w:rPr>
          <w:delText>Citigroup</w:delText>
        </w:r>
      </w:del>
      <w:ins w:id="6726" w:author="Seth Oranburg" w:date="2026-03-07T09:50:00Z" w16du:dateUtc="2026-03-07T14:50:00Z">
        <w:r w:rsidR="0033544D" w:rsidRPr="00742779">
          <w:rPr>
            <w:rStyle w:val="Emphasis"/>
          </w:rPr>
          <w:t>Citigroup</w:t>
        </w:r>
      </w:ins>
      <w:r w:rsidR="0033544D" w:rsidRPr="00742779">
        <w:t xml:space="preserve"> establishes the boundaries of </w:t>
      </w:r>
      <w:r w:rsidR="0033544D" w:rsidRPr="00742779">
        <w:rPr>
          <w:rStyle w:val="Emphasis"/>
        </w:rPr>
        <w:t>Caremark</w:t>
      </w:r>
      <w:r w:rsidR="0033544D" w:rsidRPr="00742779">
        <w:t xml:space="preserve"> oversight liability and clarifies what directors are not liable for when firms suffer losses. Three lessons matter most for understanding creditor protection.</w:t>
      </w:r>
    </w:p>
    <w:p w14:paraId="77831711" w14:textId="77777777" w:rsidR="0033544D" w:rsidRPr="00742779" w:rsidRDefault="00742779" w:rsidP="000E54B1">
      <w:del w:id="6727" w:author="Seth Oranburg" w:date="2026-03-07T09:50:00Z" w16du:dateUtc="2026-03-07T14:50:00Z">
        <w:r w:rsidRPr="00742779">
          <w:rPr>
            <w:rFonts w:ascii="ZWAdobeF" w:hAnsi="ZWAdobeF" w:cs="ZWAdobeF"/>
            <w:sz w:val="2"/>
            <w:szCs w:val="2"/>
          </w:rPr>
          <w:delText>2874B</w:delText>
        </w:r>
        <w:r w:rsidR="0033544D" w:rsidRPr="00742779">
          <w:delText>First</w:delText>
        </w:r>
      </w:del>
      <w:ins w:id="6728" w:author="Seth Oranburg" w:date="2026-03-07T09:50:00Z" w16du:dateUtc="2026-03-07T14:50:00Z">
        <w:r w:rsidR="0033544D" w:rsidRPr="00742779">
          <w:t>First</w:t>
        </w:r>
      </w:ins>
      <w:r w:rsidR="0033544D" w:rsidRPr="00742779">
        <w:t xml:space="preserve">, </w:t>
      </w:r>
      <w:r w:rsidR="0033544D" w:rsidRPr="00742779">
        <w:rPr>
          <w:rStyle w:val="Emphasis"/>
        </w:rPr>
        <w:t>Caremark</w:t>
      </w:r>
      <w:r w:rsidR="0033544D" w:rsidRPr="00742779">
        <w:t xml:space="preserve"> liability does not extend to business risks. Directors are not liable for failing to prevent losses from business strategies that turn out badly. The distinction between monitoring for wrongdoing and monitoring business risks is fundamental. Directors must implement systems to detect and prevent illegal conduct, fraud, or violations of law. But directors are not required to implement systems that prevent business failures or that ensure business strategies succeed.</w:t>
      </w:r>
    </w:p>
    <w:p w14:paraId="7B18DA1D" w14:textId="77777777" w:rsidR="0033544D" w:rsidRPr="00742779" w:rsidRDefault="00742779" w:rsidP="000E54B1">
      <w:del w:id="6729" w:author="Seth Oranburg" w:date="2026-03-07T09:50:00Z" w16du:dateUtc="2026-03-07T14:50:00Z">
        <w:r w:rsidRPr="00742779">
          <w:rPr>
            <w:rFonts w:ascii="ZWAdobeF" w:hAnsi="ZWAdobeF" w:cs="ZWAdobeF"/>
            <w:sz w:val="2"/>
            <w:szCs w:val="2"/>
          </w:rPr>
          <w:delText>2875B</w:delText>
        </w:r>
        <w:r w:rsidR="0033544D" w:rsidRPr="00742779">
          <w:delText>This</w:delText>
        </w:r>
      </w:del>
      <w:ins w:id="6730" w:author="Seth Oranburg" w:date="2026-03-07T09:50:00Z" w16du:dateUtc="2026-03-07T14:50:00Z">
        <w:r w:rsidR="0033544D" w:rsidRPr="00742779">
          <w:t>This</w:t>
        </w:r>
      </w:ins>
      <w:r w:rsidR="0033544D" w:rsidRPr="00742779">
        <w:t xml:space="preserve"> distinction means that creditors cannot bring </w:t>
      </w:r>
      <w:r w:rsidR="0033544D" w:rsidRPr="00742779">
        <w:rPr>
          <w:rStyle w:val="Emphasis"/>
        </w:rPr>
        <w:t>Caremark</w:t>
      </w:r>
      <w:r w:rsidR="0033544D" w:rsidRPr="00742779">
        <w:t xml:space="preserve"> claims based on directors</w:t>
      </w:r>
      <w:r w:rsidR="009F60D1" w:rsidRPr="00742779">
        <w:t>’</w:t>
      </w:r>
      <w:r w:rsidR="0033544D" w:rsidRPr="00742779">
        <w:t xml:space="preserve"> failure to avoid business risks that harmed creditor interests. Citigroup</w:t>
      </w:r>
      <w:r w:rsidR="009F60D1" w:rsidRPr="00742779">
        <w:t>’</w:t>
      </w:r>
      <w:r w:rsidR="0033544D" w:rsidRPr="00742779">
        <w:t>s creditors faced losses when Citigroup</w:t>
      </w:r>
      <w:r w:rsidR="009F60D1" w:rsidRPr="00742779">
        <w:t>’</w:t>
      </w:r>
      <w:r w:rsidR="0033544D" w:rsidRPr="00742779">
        <w:t xml:space="preserve">s subprime exposure produced write-downs. Those losses resulted from business decisions about risk exposure, not from failure to monitor illegal activity. </w:t>
      </w:r>
      <w:r w:rsidR="0033544D" w:rsidRPr="00742779">
        <w:rPr>
          <w:rStyle w:val="Emphasis"/>
        </w:rPr>
        <w:t>Caremark</w:t>
      </w:r>
      <w:r w:rsidR="0033544D" w:rsidRPr="00742779">
        <w:t xml:space="preserve"> provides no remedy for creditors in that situation.</w:t>
      </w:r>
    </w:p>
    <w:p w14:paraId="03747CCE" w14:textId="77777777" w:rsidR="0033544D" w:rsidRPr="00742779" w:rsidRDefault="00742779" w:rsidP="000E54B1">
      <w:del w:id="6731" w:author="Seth Oranburg" w:date="2026-03-07T09:50:00Z" w16du:dateUtc="2026-03-07T14:50:00Z">
        <w:r w:rsidRPr="00742779">
          <w:rPr>
            <w:rFonts w:ascii="ZWAdobeF" w:hAnsi="ZWAdobeF" w:cs="ZWAdobeF"/>
            <w:sz w:val="2"/>
            <w:szCs w:val="2"/>
          </w:rPr>
          <w:delText>2876B</w:delText>
        </w:r>
        <w:r w:rsidR="0033544D" w:rsidRPr="00742779">
          <w:delText>Second</w:delText>
        </w:r>
      </w:del>
      <w:ins w:id="6732" w:author="Seth Oranburg" w:date="2026-03-07T09:50:00Z" w16du:dateUtc="2026-03-07T14:50:00Z">
        <w:r w:rsidR="0033544D" w:rsidRPr="00742779">
          <w:t>Second</w:t>
        </w:r>
      </w:ins>
      <w:r w:rsidR="0033544D" w:rsidRPr="00742779">
        <w:t xml:space="preserve">, red flags must indicate wrongdoing, not merely business risk. Plaintiffs alleged extensive red flags showing that the housing market was deteriorating and that subprime exposure was dangerous. The court held that </w:t>
      </w:r>
      <w:r w:rsidR="0033544D" w:rsidRPr="00742779">
        <w:lastRenderedPageBreak/>
        <w:t xml:space="preserve">these red flags did not trigger </w:t>
      </w:r>
      <w:r w:rsidR="0033544D" w:rsidRPr="00742779">
        <w:rPr>
          <w:rStyle w:val="Emphasis"/>
        </w:rPr>
        <w:t>Caremark</w:t>
      </w:r>
      <w:r w:rsidR="0033544D" w:rsidRPr="00742779">
        <w:t xml:space="preserve"> duties because they reflected business risks that directors were entitled to evaluate and manage through business judgment. Red flags that trigger </w:t>
      </w:r>
      <w:r w:rsidR="0033544D" w:rsidRPr="00742779">
        <w:rPr>
          <w:rStyle w:val="Emphasis"/>
        </w:rPr>
        <w:t>Caremark</w:t>
      </w:r>
      <w:r w:rsidR="0033544D" w:rsidRPr="00742779">
        <w:t xml:space="preserve"> duties must suggest that employees are engaged in illegal activity or that compliance systems are failing to prevent legal violations.</w:t>
      </w:r>
    </w:p>
    <w:p w14:paraId="26E49E77" w14:textId="77777777" w:rsidR="0033544D" w:rsidRPr="00742779" w:rsidRDefault="00742779" w:rsidP="000E54B1">
      <w:del w:id="6733" w:author="Seth Oranburg" w:date="2026-03-07T09:50:00Z" w16du:dateUtc="2026-03-07T14:50:00Z">
        <w:r w:rsidRPr="00742779">
          <w:rPr>
            <w:rFonts w:ascii="ZWAdobeF" w:hAnsi="ZWAdobeF" w:cs="ZWAdobeF"/>
            <w:sz w:val="2"/>
            <w:szCs w:val="2"/>
          </w:rPr>
          <w:delText>2877B</w:delText>
        </w:r>
        <w:r w:rsidR="0033544D" w:rsidRPr="00742779">
          <w:delText>This</w:delText>
        </w:r>
      </w:del>
      <w:ins w:id="6734" w:author="Seth Oranburg" w:date="2026-03-07T09:50:00Z" w16du:dateUtc="2026-03-07T14:50:00Z">
        <w:r w:rsidR="0033544D" w:rsidRPr="00742779">
          <w:t>This</w:t>
        </w:r>
      </w:ins>
      <w:r w:rsidR="0033544D" w:rsidRPr="00742779">
        <w:t xml:space="preserve"> requirement protects directors</w:t>
      </w:r>
      <w:r w:rsidR="009F60D1" w:rsidRPr="00742779">
        <w:t>’</w:t>
      </w:r>
      <w:r w:rsidR="0033544D" w:rsidRPr="00742779">
        <w:t xml:space="preserve"> authority to make risk decisions. If public information about market conditions could trigger liability for failing to avoid those risks, directors would face pressure to exit any business where negative information appeared in the press. That pressure would prevent firms from pursuing strategies that might succeed despite negative public sentiment or market conditions.</w:t>
      </w:r>
    </w:p>
    <w:p w14:paraId="2B9FF47A" w14:textId="77777777" w:rsidR="0033544D" w:rsidRPr="00742779" w:rsidRDefault="00742779" w:rsidP="000E54B1">
      <w:del w:id="6735" w:author="Seth Oranburg" w:date="2026-03-07T09:50:00Z" w16du:dateUtc="2026-03-07T14:50:00Z">
        <w:r w:rsidRPr="00742779">
          <w:rPr>
            <w:rFonts w:ascii="ZWAdobeF" w:hAnsi="ZWAdobeF" w:cs="ZWAdobeF"/>
            <w:sz w:val="2"/>
            <w:szCs w:val="2"/>
          </w:rPr>
          <w:delText>2878B</w:delText>
        </w:r>
        <w:r w:rsidR="0033544D" w:rsidRPr="00742779">
          <w:delText>Third</w:delText>
        </w:r>
      </w:del>
      <w:ins w:id="6736" w:author="Seth Oranburg" w:date="2026-03-07T09:50:00Z" w16du:dateUtc="2026-03-07T14:50:00Z">
        <w:r w:rsidR="0033544D" w:rsidRPr="00742779">
          <w:t>Third</w:t>
        </w:r>
      </w:ins>
      <w:r w:rsidR="0033544D" w:rsidRPr="00742779">
        <w:t>, hindsight cannot determine liability. The court repeatedly emphasized that the test is whether directors acted in bad faith at the time, not whether their decisions proved correct in retrospect. Directors who make informed decisions based on available information are protected by the business judgment rule even when outcomes are terrible. This temporal restriction reflects a policy judgment that directors must be free to take risks without fear that courts will evaluate those risks using information that only became clear after the fact.</w:t>
      </w:r>
    </w:p>
    <w:p w14:paraId="3272BD78" w14:textId="77777777" w:rsidR="0033544D" w:rsidRPr="00742779" w:rsidRDefault="00742779" w:rsidP="000E54B1">
      <w:del w:id="6737" w:author="Seth Oranburg" w:date="2026-03-07T09:50:00Z" w16du:dateUtc="2026-03-07T14:50:00Z">
        <w:r w:rsidRPr="00742779">
          <w:rPr>
            <w:rFonts w:ascii="ZWAdobeF" w:hAnsi="ZWAdobeF" w:cs="ZWAdobeF"/>
            <w:sz w:val="2"/>
            <w:szCs w:val="2"/>
          </w:rPr>
          <w:delText>2879B</w:delText>
        </w:r>
        <w:r w:rsidR="0033544D" w:rsidRPr="00742779">
          <w:delText>These</w:delText>
        </w:r>
      </w:del>
      <w:ins w:id="6738" w:author="Seth Oranburg" w:date="2026-03-07T09:50:00Z" w16du:dateUtc="2026-03-07T14:50:00Z">
        <w:r w:rsidR="0033544D" w:rsidRPr="00742779">
          <w:t>These</w:t>
        </w:r>
      </w:ins>
      <w:r w:rsidR="0033544D" w:rsidRPr="00742779">
        <w:t xml:space="preserve"> three principles combine to establish that creditors cannot use </w:t>
      </w:r>
      <w:r w:rsidR="0033544D" w:rsidRPr="00742779">
        <w:rPr>
          <w:rStyle w:val="Emphasis"/>
        </w:rPr>
        <w:t>Caremark</w:t>
      </w:r>
      <w:r w:rsidR="0033544D" w:rsidRPr="00742779">
        <w:t xml:space="preserve"> claims to recover losses from business failures. </w:t>
      </w:r>
      <w:r w:rsidR="0033544D" w:rsidRPr="00742779">
        <w:rPr>
          <w:rStyle w:val="Emphasis"/>
        </w:rPr>
        <w:t>Caremark</w:t>
      </w:r>
      <w:r w:rsidR="0033544D" w:rsidRPr="00742779">
        <w:t xml:space="preserve"> protects against illegal conduct and compliance failures, not against business decisions that harm creditors. Creditors who want protection against business risks must negotiate contractual protections that restrict firm behavior or must decline to extend credit to firms with risk profiles they find unacceptable.</w:t>
      </w:r>
    </w:p>
    <w:p w14:paraId="76DB7391" w14:textId="77777777" w:rsidR="0033544D" w:rsidRPr="00742779" w:rsidRDefault="00742779" w:rsidP="000E54B1">
      <w:del w:id="6739" w:author="Seth Oranburg" w:date="2026-03-07T09:50:00Z" w16du:dateUtc="2026-03-07T14:50:00Z">
        <w:r w:rsidRPr="00742779">
          <w:rPr>
            <w:rFonts w:ascii="ZWAdobeF" w:hAnsi="ZWAdobeF" w:cs="ZWAdobeF"/>
            <w:sz w:val="2"/>
            <w:szCs w:val="2"/>
          </w:rPr>
          <w:delText>2880B</w:delText>
        </w:r>
        <w:r w:rsidR="0033544D" w:rsidRPr="00742779">
          <w:delText>The</w:delText>
        </w:r>
      </w:del>
      <w:ins w:id="6740" w:author="Seth Oranburg" w:date="2026-03-07T09:50:00Z" w16du:dateUtc="2026-03-07T14:50:00Z">
        <w:r w:rsidR="0033544D" w:rsidRPr="00742779">
          <w:t>The</w:t>
        </w:r>
      </w:ins>
      <w:r w:rsidR="0033544D" w:rsidRPr="00742779">
        <w:t xml:space="preserve"> </w:t>
      </w:r>
      <w:r w:rsidR="0033544D" w:rsidRPr="00742779">
        <w:rPr>
          <w:rStyle w:val="Emphasis"/>
        </w:rPr>
        <w:t>Citigroup</w:t>
      </w:r>
      <w:r w:rsidR="0033544D" w:rsidRPr="00742779">
        <w:t xml:space="preserve"> holding also clarifies the relationship between oversight liability and capital structure. Citigroup</w:t>
      </w:r>
      <w:r w:rsidR="009F60D1" w:rsidRPr="00742779">
        <w:t>’</w:t>
      </w:r>
      <w:r w:rsidR="0033544D" w:rsidRPr="00742779">
        <w:t>s capital structure included substantial debt, and creditors bore losses when the firm</w:t>
      </w:r>
      <w:r w:rsidR="009F60D1" w:rsidRPr="00742779">
        <w:t>’</w:t>
      </w:r>
      <w:r w:rsidR="0033544D" w:rsidRPr="00742779">
        <w:t>s value declined. But capital structure does not change the content of directors</w:t>
      </w:r>
      <w:r w:rsidR="009F60D1" w:rsidRPr="00742779">
        <w:t>’</w:t>
      </w:r>
      <w:r w:rsidR="0033544D" w:rsidRPr="00742779">
        <w:t xml:space="preserve"> oversight duties. Directors owe duties to the corporation, which benefits stockholders when the firm is solvent. The fact that creditors also suffer when firms fail does not transform oversight duties into guarantees that business strategies will succeed.</w:t>
      </w:r>
    </w:p>
    <w:p w14:paraId="5BED6CBF" w14:textId="77777777" w:rsidR="0033544D" w:rsidRPr="00742779" w:rsidRDefault="00742779" w:rsidP="000E54B1">
      <w:del w:id="6741" w:author="Seth Oranburg" w:date="2026-03-07T09:50:00Z" w16du:dateUtc="2026-03-07T14:50:00Z">
        <w:r w:rsidRPr="00742779">
          <w:rPr>
            <w:rFonts w:ascii="ZWAdobeF" w:hAnsi="ZWAdobeF" w:cs="ZWAdobeF"/>
            <w:sz w:val="2"/>
            <w:szCs w:val="2"/>
          </w:rPr>
          <w:delText>2881B</w:delText>
        </w:r>
        <w:r w:rsidR="0033544D" w:rsidRPr="00742779">
          <w:delText>Chancellor</w:delText>
        </w:r>
      </w:del>
      <w:ins w:id="6742" w:author="Seth Oranburg" w:date="2026-03-07T09:50:00Z" w16du:dateUtc="2026-03-07T14:50:00Z">
        <w:r w:rsidR="0033544D" w:rsidRPr="00742779">
          <w:t>Chancellor</w:t>
        </w:r>
      </w:ins>
      <w:r w:rsidR="0033544D" w:rsidRPr="00742779">
        <w:t xml:space="preserve"> Chandler</w:t>
      </w:r>
      <w:r w:rsidR="009F60D1" w:rsidRPr="00742779">
        <w:t>’</w:t>
      </w:r>
      <w:r w:rsidR="0033544D" w:rsidRPr="00742779">
        <w:t>s opinion acknowledged the magnitude of Citigroup</w:t>
      </w:r>
      <w:r w:rsidR="009F60D1" w:rsidRPr="00742779">
        <w:t>’</w:t>
      </w:r>
      <w:r w:rsidR="0033544D" w:rsidRPr="00742779">
        <w:t xml:space="preserve">s losses and the devastating impact on shareholders and creditors. But the opinion refused to convert sympathy for those losses into legal liability. The business judgment rule exists precisely to protect directors from liability based on bad outcomes rather than bad faith. If courts imposed liability for business failures, directors would manage too conservatively and firms would </w:t>
      </w:r>
      <w:r w:rsidR="0033544D" w:rsidRPr="00742779">
        <w:lastRenderedPageBreak/>
        <w:t>forego value-creating risks. The cost of that excessive caution would ultimately fall on shareholders, creditors, and the economy as a whole.</w:t>
      </w:r>
    </w:p>
    <w:p w14:paraId="3E71CAF5" w14:textId="77777777" w:rsidR="0033544D" w:rsidRPr="00742779" w:rsidRDefault="0033544D" w:rsidP="000E54B1">
      <w:pPr>
        <w:pStyle w:val="Heading3"/>
        <w:rPr>
          <w:rFonts w:eastAsia="Times New Roman"/>
        </w:rPr>
      </w:pPr>
      <w:r w:rsidRPr="00742779">
        <w:rPr>
          <w:rFonts w:eastAsia="Times New Roman"/>
        </w:rPr>
        <w:t>When Subsidiaries Serve Parents</w:t>
      </w:r>
    </w:p>
    <w:p w14:paraId="2E83DE3D" w14:textId="77777777" w:rsidR="0033544D" w:rsidRPr="00742779" w:rsidRDefault="00742779" w:rsidP="000E54B1">
      <w:pPr>
        <w:pPrChange w:id="6743" w:author="Seth Oranburg" w:date="2026-03-07T09:50:00Z" w16du:dateUtc="2026-03-07T14:50:00Z">
          <w:pPr>
            <w:pStyle w:val="NormalWeb"/>
          </w:pPr>
        </w:pPrChange>
      </w:pPr>
      <w:del w:id="6744" w:author="Seth Oranburg" w:date="2026-03-07T09:50:00Z" w16du:dateUtc="2026-03-07T14:50:00Z">
        <w:r w:rsidRPr="00742779">
          <w:rPr>
            <w:rFonts w:ascii="ZWAdobeF" w:hAnsi="ZWAdobeF" w:cs="ZWAdobeF"/>
            <w:sz w:val="2"/>
            <w:szCs w:val="2"/>
          </w:rPr>
          <w:delText>2882B</w:delText>
        </w:r>
        <w:r w:rsidR="0033544D" w:rsidRPr="00742779">
          <w:delText>If</w:delText>
        </w:r>
      </w:del>
      <w:ins w:id="6745" w:author="Seth Oranburg" w:date="2026-03-07T09:50:00Z" w16du:dateUtc="2026-03-07T14:50:00Z">
        <w:r w:rsidR="0033544D" w:rsidRPr="00742779">
          <w:t>If</w:t>
        </w:r>
      </w:ins>
      <w:r w:rsidR="0033544D" w:rsidRPr="00742779">
        <w:t xml:space="preserve"> directors cannot be held liable under </w:t>
      </w:r>
      <w:r w:rsidR="0033544D" w:rsidRPr="00742779">
        <w:rPr>
          <w:rStyle w:val="Emphasis"/>
        </w:rPr>
        <w:t>Caremark</w:t>
      </w:r>
      <w:r w:rsidR="0033544D" w:rsidRPr="00742779">
        <w:t xml:space="preserve"> for oversight failures that lead to catastrophic losses, can creditors at least recover damages measured by the extent to which directors</w:t>
      </w:r>
      <w:r w:rsidR="009F60D1" w:rsidRPr="00742779">
        <w:t>’</w:t>
      </w:r>
      <w:r w:rsidR="0033544D" w:rsidRPr="00742779">
        <w:t xml:space="preserve"> decisions deepened the firm</w:t>
      </w:r>
      <w:r w:rsidR="009F60D1" w:rsidRPr="00742779">
        <w:t>’</w:t>
      </w:r>
      <w:r w:rsidR="0033544D" w:rsidRPr="00742779">
        <w:t>s insolvency before inevitable failure? Some courts recognized a tort theory called deepening insolvency, which imposed liability on directors who prolonged an insolvent firm</w:t>
      </w:r>
      <w:r w:rsidR="009F60D1" w:rsidRPr="00742779">
        <w:t>’</w:t>
      </w:r>
      <w:r w:rsidR="0033544D" w:rsidRPr="00742779">
        <w:t xml:space="preserve">s operations and thereby increased its debts before ultimate collapse. Delaware rejected that theory in </w:t>
      </w:r>
      <w:r w:rsidR="0033544D" w:rsidRPr="00742779">
        <w:rPr>
          <w:rStyle w:val="Emphasis"/>
        </w:rPr>
        <w:t>Trenwick America Litigation Trust v. Ernst &amp; Young, L.L.P.</w:t>
      </w:r>
      <w:r w:rsidR="0033544D">
        <w:fldChar w:fldCharType="begin"/>
      </w:r>
      <w:r w:rsidR="0033544D">
        <w:instrText>HYPERLINK \l "fn381-11647" \o "Jump to citation"</w:instrText>
      </w:r>
      <w:r w:rsidR="0033544D">
        <w:fldChar w:fldCharType="separate"/>
      </w:r>
      <w:r w:rsidR="0033544D" w:rsidRPr="00742779">
        <w:rPr>
          <w:rStyle w:val="Hyperlink"/>
          <w:color w:val="auto"/>
          <w:u w:val="none"/>
        </w:rPr>
        <w:t>[381</w:t>
      </w:r>
      <w:r w:rsidR="00FA601A" w:rsidRPr="00742779">
        <w:rPr>
          <w:rStyle w:val="Hyperlink"/>
          <w:color w:val="auto"/>
          <w:u w:val="none"/>
        </w:rPr>
        <w:t>]</w:t>
      </w:r>
      <w:r w:rsidR="0033544D">
        <w:fldChar w:fldCharType="end"/>
      </w:r>
    </w:p>
    <w:p w14:paraId="13F19DB5" w14:textId="77777777" w:rsidR="0033544D" w:rsidRPr="00742779" w:rsidRDefault="00742779" w:rsidP="000E54B1">
      <w:del w:id="6746" w:author="Seth Oranburg" w:date="2026-03-07T09:50:00Z" w16du:dateUtc="2026-03-07T14:50:00Z">
        <w:r w:rsidRPr="00742779">
          <w:rPr>
            <w:rFonts w:ascii="ZWAdobeF" w:hAnsi="ZWAdobeF" w:cs="ZWAdobeF"/>
            <w:sz w:val="2"/>
            <w:szCs w:val="2"/>
          </w:rPr>
          <w:delText>2883B</w:delText>
        </w:r>
        <w:r w:rsidR="0033544D" w:rsidRPr="00742779">
          <w:delText>Trenwick</w:delText>
        </w:r>
      </w:del>
      <w:ins w:id="6747" w:author="Seth Oranburg" w:date="2026-03-07T09:50:00Z" w16du:dateUtc="2026-03-07T14:50:00Z">
        <w:r w:rsidR="0033544D" w:rsidRPr="00742779">
          <w:t>Trenwick</w:t>
        </w:r>
      </w:ins>
      <w:r w:rsidR="0033544D" w:rsidRPr="00742779">
        <w:t xml:space="preserve"> Group, Ltd. was a Bermuda holding company that owned Trenwick America Corporation, a Delaware insurance company subsidiary. Throughout the late nineteen nineties, Trenwick pursued an aggressive acquisition strategy, purchasing other insurance companies to grow its business. The acquisitions were financed through debt, increasing Trenwick</w:t>
      </w:r>
      <w:r w:rsidR="009F60D1" w:rsidRPr="00742779">
        <w:t>’</w:t>
      </w:r>
      <w:r w:rsidR="0033544D" w:rsidRPr="00742779">
        <w:t>s leverage substantially.</w:t>
      </w:r>
    </w:p>
    <w:p w14:paraId="373BF089" w14:textId="77777777" w:rsidR="0033544D" w:rsidRPr="00742779" w:rsidRDefault="00742779" w:rsidP="000E54B1">
      <w:del w:id="6748" w:author="Seth Oranburg" w:date="2026-03-07T09:50:00Z" w16du:dateUtc="2026-03-07T14:50:00Z">
        <w:r w:rsidRPr="00742779">
          <w:rPr>
            <w:rFonts w:ascii="ZWAdobeF" w:hAnsi="ZWAdobeF" w:cs="ZWAdobeF"/>
            <w:sz w:val="2"/>
            <w:szCs w:val="2"/>
          </w:rPr>
          <w:delText>2884B</w:delText>
        </w:r>
        <w:r w:rsidR="0033544D" w:rsidRPr="00742779">
          <w:delText>By</w:delText>
        </w:r>
      </w:del>
      <w:ins w:id="6749" w:author="Seth Oranburg" w:date="2026-03-07T09:50:00Z" w16du:dateUtc="2026-03-07T14:50:00Z">
        <w:r w:rsidR="0033544D" w:rsidRPr="00742779">
          <w:t>By</w:t>
        </w:r>
      </w:ins>
      <w:r w:rsidR="0033544D" w:rsidRPr="00742779">
        <w:t xml:space="preserve"> two thousand, Trenwick faced financial difficulties. Its insurance reserves proved inadequate to cover claims. Its debt burden limited its ability to write new business or to respond to market changes. Trenwick</w:t>
      </w:r>
      <w:r w:rsidR="009F60D1" w:rsidRPr="00742779">
        <w:t>’</w:t>
      </w:r>
      <w:r w:rsidR="0033544D" w:rsidRPr="00742779">
        <w:t>s financial condition deteriorated throughout two thousand and two thousand one. In September two thousand three, Trenwick filed for bankruptcy.</w:t>
      </w:r>
    </w:p>
    <w:p w14:paraId="11879210" w14:textId="77777777" w:rsidR="0033544D" w:rsidRPr="00742779" w:rsidRDefault="00742779" w:rsidP="000E54B1">
      <w:del w:id="6750" w:author="Seth Oranburg" w:date="2026-03-07T09:50:00Z" w16du:dateUtc="2026-03-07T14:50:00Z">
        <w:r w:rsidRPr="00742779">
          <w:rPr>
            <w:rFonts w:ascii="ZWAdobeF" w:hAnsi="ZWAdobeF" w:cs="ZWAdobeF"/>
            <w:sz w:val="2"/>
            <w:szCs w:val="2"/>
          </w:rPr>
          <w:delText>2885B</w:delText>
        </w:r>
        <w:r w:rsidR="0033544D" w:rsidRPr="00742779">
          <w:delText>The</w:delText>
        </w:r>
      </w:del>
      <w:ins w:id="6751" w:author="Seth Oranburg" w:date="2026-03-07T09:50:00Z" w16du:dateUtc="2026-03-07T14:50:00Z">
        <w:r w:rsidR="0033544D" w:rsidRPr="00742779">
          <w:t>The</w:t>
        </w:r>
      </w:ins>
      <w:r w:rsidR="0033544D" w:rsidRPr="00742779">
        <w:t xml:space="preserve"> bankruptcy court appointed a litigation trust to pursue claims on behalf of Trenwick</w:t>
      </w:r>
      <w:r w:rsidR="009F60D1" w:rsidRPr="00742779">
        <w:t>’</w:t>
      </w:r>
      <w:r w:rsidR="0033544D" w:rsidRPr="00742779">
        <w:t>s creditors. The trust sued Trenwick</w:t>
      </w:r>
      <w:r w:rsidR="009F60D1" w:rsidRPr="00742779">
        <w:t>’</w:t>
      </w:r>
      <w:r w:rsidR="0033544D" w:rsidRPr="00742779">
        <w:t>s former directors and various advisors, including accountants and law firms that provided services to Trenwick during the period of financial decline. The complaint alleged multiple theories of liability, including claims that directors breached fiduciary duties of care and loyalty and claims that directors deepened Trenwick</w:t>
      </w:r>
      <w:r w:rsidR="009F60D1" w:rsidRPr="00742779">
        <w:t>’</w:t>
      </w:r>
      <w:r w:rsidR="0033544D" w:rsidRPr="00742779">
        <w:t>s insolvency by continuing operations when they should have liquidated the company.</w:t>
      </w:r>
    </w:p>
    <w:p w14:paraId="18FB1E92" w14:textId="77777777" w:rsidR="0033544D" w:rsidRPr="00742779" w:rsidRDefault="00742779" w:rsidP="000E54B1">
      <w:del w:id="6752" w:author="Seth Oranburg" w:date="2026-03-07T09:50:00Z" w16du:dateUtc="2026-03-07T14:50:00Z">
        <w:r w:rsidRPr="00742779">
          <w:rPr>
            <w:rFonts w:ascii="ZWAdobeF" w:hAnsi="ZWAdobeF" w:cs="ZWAdobeF"/>
            <w:sz w:val="2"/>
            <w:szCs w:val="2"/>
          </w:rPr>
          <w:delText>2886B</w:delText>
        </w:r>
        <w:r w:rsidR="0033544D" w:rsidRPr="00742779">
          <w:delText>The</w:delText>
        </w:r>
      </w:del>
      <w:ins w:id="6753" w:author="Seth Oranburg" w:date="2026-03-07T09:50:00Z" w16du:dateUtc="2026-03-07T14:50:00Z">
        <w:r w:rsidR="0033544D" w:rsidRPr="00742779">
          <w:t>The</w:t>
        </w:r>
      </w:ins>
      <w:r w:rsidR="0033544D" w:rsidRPr="00742779">
        <w:t xml:space="preserve"> deepening insolvency theory alleged that directors knew or should have known that Trenwick was insolvent or near insolvency, and that directors breached duties to creditors by continuing to operate the business and incurring additional debts rather than ceasing operations and liquidating assets. The theory measured damages as the difference between what creditors would have recovered if the firm had liquidated when insolvency became apparent and what creditors actually recovered after the firm operated for additional months or years while insolvent.</w:t>
      </w:r>
    </w:p>
    <w:p w14:paraId="74D087B3" w14:textId="77777777" w:rsidR="0033544D" w:rsidRPr="00742779" w:rsidRDefault="00742779" w:rsidP="000E54B1">
      <w:del w:id="6754" w:author="Seth Oranburg" w:date="2026-03-07T09:50:00Z" w16du:dateUtc="2026-03-07T14:50:00Z">
        <w:r w:rsidRPr="00742779">
          <w:rPr>
            <w:rFonts w:ascii="ZWAdobeF" w:hAnsi="ZWAdobeF" w:cs="ZWAdobeF"/>
            <w:sz w:val="2"/>
            <w:szCs w:val="2"/>
          </w:rPr>
          <w:lastRenderedPageBreak/>
          <w:delText>2887B</w:delText>
        </w:r>
        <w:r w:rsidR="0033544D" w:rsidRPr="00742779">
          <w:delText>Defendants</w:delText>
        </w:r>
      </w:del>
      <w:ins w:id="6755" w:author="Seth Oranburg" w:date="2026-03-07T09:50:00Z" w16du:dateUtc="2026-03-07T14:50:00Z">
        <w:r w:rsidR="0033544D" w:rsidRPr="00742779">
          <w:t>Defendants</w:t>
        </w:r>
      </w:ins>
      <w:r w:rsidR="0033544D" w:rsidRPr="00742779">
        <w:t xml:space="preserve"> moved to dismiss the complaint under Delaware Court of Chancery Rule 12(b)(6) for failure to state a claim. The motion challenged both the breach of fiduciary duty claims and the deepening insolvency claims.</w:t>
      </w:r>
    </w:p>
    <w:p w14:paraId="7EF2D4DC" w14:textId="77777777" w:rsidR="0033544D" w:rsidRPr="00742779" w:rsidRDefault="0033544D" w:rsidP="000E54B1">
      <w:pPr>
        <w:pStyle w:val="Heading3"/>
        <w:rPr>
          <w:rFonts w:eastAsia="Times New Roman"/>
        </w:rPr>
      </w:pPr>
      <w:r w:rsidRPr="00742779">
        <w:rPr>
          <w:rFonts w:eastAsia="Times New Roman"/>
        </w:rPr>
        <w:t>Rejecting Deepening Insolvency</w:t>
      </w:r>
    </w:p>
    <w:p w14:paraId="44DCFF45" w14:textId="77777777" w:rsidR="0033544D" w:rsidRPr="00742779" w:rsidRDefault="00742779" w:rsidP="000E54B1">
      <w:del w:id="6756" w:author="Seth Oranburg" w:date="2026-03-07T09:50:00Z" w16du:dateUtc="2026-03-07T14:50:00Z">
        <w:r w:rsidRPr="00742779">
          <w:rPr>
            <w:rFonts w:ascii="ZWAdobeF" w:hAnsi="ZWAdobeF" w:cs="ZWAdobeF"/>
            <w:sz w:val="2"/>
            <w:szCs w:val="2"/>
          </w:rPr>
          <w:delText>2888B</w:delText>
        </w:r>
        <w:r w:rsidR="0033544D" w:rsidRPr="00742779">
          <w:delText>Vice</w:delText>
        </w:r>
      </w:del>
      <w:ins w:id="6757" w:author="Seth Oranburg" w:date="2026-03-07T09:50:00Z" w16du:dateUtc="2026-03-07T14:50:00Z">
        <w:r w:rsidR="0033544D" w:rsidRPr="00742779">
          <w:t>Vice</w:t>
        </w:r>
      </w:ins>
      <w:r w:rsidR="0033544D" w:rsidRPr="00742779">
        <w:t xml:space="preserve"> Chancellor Strine granted the motion to dismiss on most claims, including the deepening insolvency claims. The opinion provided a comprehensive rejection of deepening insolvency as an independent cause of action under Delaware law.</w:t>
      </w:r>
    </w:p>
    <w:p w14:paraId="6D39E3F0" w14:textId="77777777" w:rsidR="0033544D" w:rsidRPr="00742779" w:rsidRDefault="00742779" w:rsidP="000E54B1">
      <w:del w:id="6758" w:author="Seth Oranburg" w:date="2026-03-07T09:50:00Z" w16du:dateUtc="2026-03-07T14:50:00Z">
        <w:r w:rsidRPr="00742779">
          <w:rPr>
            <w:rFonts w:ascii="ZWAdobeF" w:hAnsi="ZWAdobeF" w:cs="ZWAdobeF"/>
            <w:sz w:val="2"/>
            <w:szCs w:val="2"/>
          </w:rPr>
          <w:delText>2889B</w:delText>
        </w:r>
        <w:r w:rsidR="0033544D" w:rsidRPr="00742779">
          <w:delText>The</w:delText>
        </w:r>
      </w:del>
      <w:ins w:id="6759" w:author="Seth Oranburg" w:date="2026-03-07T09:50:00Z" w16du:dateUtc="2026-03-07T14:50:00Z">
        <w:r w:rsidR="0033544D" w:rsidRPr="00742779">
          <w:t>The</w:t>
        </w:r>
      </w:ins>
      <w:r w:rsidR="0033544D" w:rsidRPr="00742779">
        <w:t xml:space="preserve"> court began by addressing the relationship between Trenwick Group and its subsidiary Trenwick America. Plaintiffs argued that Trenwick Group</w:t>
      </w:r>
      <w:r w:rsidR="009F60D1" w:rsidRPr="00742779">
        <w:t>’</w:t>
      </w:r>
      <w:r w:rsidR="0033544D" w:rsidRPr="00742779">
        <w:t>s directors owed fiduciary duties to Trenwick America and to Trenwick America</w:t>
      </w:r>
      <w:r w:rsidR="009F60D1" w:rsidRPr="00742779">
        <w:t>’</w:t>
      </w:r>
      <w:r w:rsidR="0033544D" w:rsidRPr="00742779">
        <w:t>s creditors because Trenwick Group controlled the subsidiary and directed its business strategy. The court rejected this theory. Delaware law is clear that wholly-owned subsidiary corporations are expected to operate for the benefit of their parent corporations. That is why subsidiaries are created. Parent corporations do not owe fiduciary duties to their subsidiaries.</w:t>
      </w:r>
    </w:p>
    <w:p w14:paraId="60EA6147" w14:textId="77777777" w:rsidR="0033544D" w:rsidRPr="00742779" w:rsidRDefault="00742779" w:rsidP="000E54B1">
      <w:del w:id="6760" w:author="Seth Oranburg" w:date="2026-03-07T09:50:00Z" w16du:dateUtc="2026-03-07T14:50:00Z">
        <w:r w:rsidRPr="00742779">
          <w:rPr>
            <w:rFonts w:ascii="ZWAdobeF" w:hAnsi="ZWAdobeF" w:cs="ZWAdobeF"/>
            <w:sz w:val="2"/>
            <w:szCs w:val="2"/>
          </w:rPr>
          <w:delText>2890B</w:delText>
        </w:r>
        <w:r w:rsidR="0033544D" w:rsidRPr="00742779">
          <w:delText>This</w:delText>
        </w:r>
      </w:del>
      <w:ins w:id="6761" w:author="Seth Oranburg" w:date="2026-03-07T09:50:00Z" w16du:dateUtc="2026-03-07T14:50:00Z">
        <w:r w:rsidR="0033544D" w:rsidRPr="00742779">
          <w:t>This</w:t>
        </w:r>
      </w:ins>
      <w:r w:rsidR="0033544D" w:rsidRPr="00742779">
        <w:t xml:space="preserve"> holding matters for understanding capital structure in corporate groups. Companies frequently create holding company structures where operating subsidiaries carry debt and operational liabilities while parent companies remain lightly capitalized. Creditors who extend credit to subsidiaries understand that the subsidiary exists to serve the parent</w:t>
      </w:r>
      <w:r w:rsidR="009F60D1" w:rsidRPr="00742779">
        <w:t>’</w:t>
      </w:r>
      <w:r w:rsidR="0033544D" w:rsidRPr="00742779">
        <w:t>s strategic objectives. If creditors want protection against the parent extracting value from the subsidiary, they must negotiate contractual restrictions or must decline to extend credit.</w:t>
      </w:r>
    </w:p>
    <w:p w14:paraId="1AA2BAA2" w14:textId="77777777" w:rsidR="0033544D" w:rsidRPr="00742779" w:rsidRDefault="00742779" w:rsidP="000E54B1">
      <w:pPr>
        <w:pPrChange w:id="6762" w:author="Seth Oranburg" w:date="2026-03-07T09:50:00Z" w16du:dateUtc="2026-03-07T14:50:00Z">
          <w:pPr>
            <w:pStyle w:val="NormalWeb"/>
          </w:pPr>
        </w:pPrChange>
      </w:pPr>
      <w:del w:id="6763" w:author="Seth Oranburg" w:date="2026-03-07T09:50:00Z" w16du:dateUtc="2026-03-07T14:50:00Z">
        <w:r w:rsidRPr="00742779">
          <w:rPr>
            <w:rFonts w:ascii="ZWAdobeF" w:hAnsi="ZWAdobeF" w:cs="ZWAdobeF"/>
            <w:sz w:val="2"/>
            <w:szCs w:val="2"/>
          </w:rPr>
          <w:delText>2891B</w:delText>
        </w:r>
        <w:r w:rsidR="0033544D" w:rsidRPr="00742779">
          <w:delText>Delaware</w:delText>
        </w:r>
      </w:del>
      <w:ins w:id="6764" w:author="Seth Oranburg" w:date="2026-03-07T09:50:00Z" w16du:dateUtc="2026-03-07T14:50:00Z">
        <w:r w:rsidR="0033544D" w:rsidRPr="00742779">
          <w:t>Delaware</w:t>
        </w:r>
      </w:ins>
      <w:r w:rsidR="0033544D" w:rsidRPr="00742779">
        <w:t xml:space="preserve"> law provides statutory protections for creditors in this situation through fraudulent conveyance statutes that allow challenging transactions where parents extract value from undercapitalized subsidiaries. The court emphasized that creditors are not without remedies. Delaware has a potent fraudulent conveyance statute enabling creditors to challenge actions by parent corporations siphoning assets from subsidiaries.</w:t>
      </w:r>
      <w:r w:rsidR="0033544D">
        <w:fldChar w:fldCharType="begin"/>
      </w:r>
      <w:r w:rsidR="0033544D">
        <w:instrText>HYPERLINK \l "fn382-11647" \o "Jump to citation"</w:instrText>
      </w:r>
      <w:r w:rsidR="0033544D">
        <w:fldChar w:fldCharType="separate"/>
      </w:r>
      <w:r w:rsidR="0033544D" w:rsidRPr="00742779">
        <w:rPr>
          <w:rStyle w:val="Hyperlink"/>
          <w:color w:val="auto"/>
          <w:u w:val="none"/>
        </w:rPr>
        <w:t>[382</w:t>
      </w:r>
      <w:r w:rsidR="00EE2871" w:rsidRPr="00742779">
        <w:rPr>
          <w:rStyle w:val="Hyperlink"/>
          <w:color w:val="auto"/>
          <w:u w:val="none"/>
        </w:rPr>
        <w:t>]</w:t>
      </w:r>
      <w:r w:rsidR="0033544D">
        <w:fldChar w:fldCharType="end"/>
      </w:r>
      <w:r w:rsidR="0033544D" w:rsidRPr="00742779">
        <w:t xml:space="preserve"> Creditors can also protect themselves through contractual provisions that limit the subsidiary</w:t>
      </w:r>
      <w:r w:rsidR="009F60D1" w:rsidRPr="00742779">
        <w:t>’</w:t>
      </w:r>
      <w:r w:rsidR="0033544D" w:rsidRPr="00742779">
        <w:t>s ability to transfer assets to the parent or that require the parent to maintain specified capitalization levels.</w:t>
      </w:r>
    </w:p>
    <w:p w14:paraId="6FDEAA85" w14:textId="77777777" w:rsidR="0033544D" w:rsidRPr="00742779" w:rsidRDefault="00742779" w:rsidP="000E54B1">
      <w:del w:id="6765" w:author="Seth Oranburg" w:date="2026-03-07T09:50:00Z" w16du:dateUtc="2026-03-07T14:50:00Z">
        <w:r w:rsidRPr="00742779">
          <w:rPr>
            <w:rFonts w:ascii="ZWAdobeF" w:hAnsi="ZWAdobeF" w:cs="ZWAdobeF"/>
            <w:sz w:val="2"/>
            <w:szCs w:val="2"/>
          </w:rPr>
          <w:delText>2892B</w:delText>
        </w:r>
        <w:r w:rsidR="0033544D" w:rsidRPr="00742779">
          <w:delText>What</w:delText>
        </w:r>
      </w:del>
      <w:ins w:id="6766" w:author="Seth Oranburg" w:date="2026-03-07T09:50:00Z" w16du:dateUtc="2026-03-07T14:50:00Z">
        <w:r w:rsidR="0033544D" w:rsidRPr="00742779">
          <w:t>What</w:t>
        </w:r>
      </w:ins>
      <w:r w:rsidR="0033544D" w:rsidRPr="00742779">
        <w:t xml:space="preserve"> Delaware law does not do is impose retroactive fiduciary obligations on directors simply because their chosen business strategy did not succeed. The court stated this principle emphatically. Imposing fiduciary duties based on failure would mean that directors face no liability if strategies succeed </w:t>
      </w:r>
      <w:r w:rsidR="0033544D" w:rsidRPr="00742779">
        <w:lastRenderedPageBreak/>
        <w:t>but face liability if identical strategies fail. That rule would make directors guarantors of success, which is incompatible with the business judgment rule.</w:t>
      </w:r>
    </w:p>
    <w:p w14:paraId="4C40B012" w14:textId="77777777" w:rsidR="0033544D" w:rsidRPr="00742779" w:rsidRDefault="00742779" w:rsidP="000E54B1">
      <w:del w:id="6767" w:author="Seth Oranburg" w:date="2026-03-07T09:50:00Z" w16du:dateUtc="2026-03-07T14:50:00Z">
        <w:r w:rsidRPr="00742779">
          <w:rPr>
            <w:rFonts w:ascii="ZWAdobeF" w:hAnsi="ZWAdobeF" w:cs="ZWAdobeF"/>
            <w:sz w:val="2"/>
            <w:szCs w:val="2"/>
          </w:rPr>
          <w:delText>2893B</w:delText>
        </w:r>
        <w:r w:rsidR="0033544D" w:rsidRPr="00742779">
          <w:delText>The</w:delText>
        </w:r>
      </w:del>
      <w:ins w:id="6768" w:author="Seth Oranburg" w:date="2026-03-07T09:50:00Z" w16du:dateUtc="2026-03-07T14:50:00Z">
        <w:r w:rsidR="0033544D" w:rsidRPr="00742779">
          <w:t>The</w:t>
        </w:r>
      </w:ins>
      <w:r w:rsidR="0033544D" w:rsidRPr="00742779">
        <w:t xml:space="preserve"> court then addressed the deepening insolvency theory directly. Plaintiffs alleged that directors deepened insolvency by continuing to operate Trenwick while insolvent, incurring additional debts that could not be repaid, and thereby increasing the losses that creditors ultimately suffered. The complaint alleged that directors should have ceased operations and liquidated when insolvency became apparent.</w:t>
      </w:r>
    </w:p>
    <w:p w14:paraId="68AF70D6" w14:textId="77777777" w:rsidR="0033544D" w:rsidRPr="00742779" w:rsidRDefault="00742779" w:rsidP="000E54B1">
      <w:del w:id="6769" w:author="Seth Oranburg" w:date="2026-03-07T09:50:00Z" w16du:dateUtc="2026-03-07T14:50:00Z">
        <w:r w:rsidRPr="00742779">
          <w:rPr>
            <w:rFonts w:ascii="ZWAdobeF" w:hAnsi="ZWAdobeF" w:cs="ZWAdobeF"/>
            <w:sz w:val="2"/>
            <w:szCs w:val="2"/>
          </w:rPr>
          <w:delText>2894B</w:delText>
        </w:r>
        <w:r w:rsidR="0033544D" w:rsidRPr="00742779">
          <w:delText>Vice</w:delText>
        </w:r>
      </w:del>
      <w:ins w:id="6770" w:author="Seth Oranburg" w:date="2026-03-07T09:50:00Z" w16du:dateUtc="2026-03-07T14:50:00Z">
        <w:r w:rsidR="0033544D" w:rsidRPr="00742779">
          <w:t>Vice</w:t>
        </w:r>
      </w:ins>
      <w:r w:rsidR="0033544D" w:rsidRPr="00742779">
        <w:t xml:space="preserve"> Chancellor Strine held that Delaware law does not recognize deepening insolvency as an independent cause of action. The court gave two reasons for this holding, one doctrinal and one policy-based.</w:t>
      </w:r>
    </w:p>
    <w:p w14:paraId="2D88BAD4" w14:textId="77777777" w:rsidR="0033544D" w:rsidRPr="00742779" w:rsidRDefault="00742779" w:rsidP="000E54B1">
      <w:del w:id="6771" w:author="Seth Oranburg" w:date="2026-03-07T09:50:00Z" w16du:dateUtc="2026-03-07T14:50:00Z">
        <w:r w:rsidRPr="00742779">
          <w:rPr>
            <w:rFonts w:ascii="ZWAdobeF" w:hAnsi="ZWAdobeF" w:cs="ZWAdobeF"/>
            <w:sz w:val="2"/>
            <w:szCs w:val="2"/>
          </w:rPr>
          <w:delText>2895B</w:delText>
        </w:r>
        <w:r w:rsidR="0033544D" w:rsidRPr="00742779">
          <w:delText>The</w:delText>
        </w:r>
      </w:del>
      <w:ins w:id="6772" w:author="Seth Oranburg" w:date="2026-03-07T09:50:00Z" w16du:dateUtc="2026-03-07T14:50:00Z">
        <w:r w:rsidR="0033544D" w:rsidRPr="00742779">
          <w:t>The</w:t>
        </w:r>
      </w:ins>
      <w:r w:rsidR="0033544D" w:rsidRPr="00742779">
        <w:t xml:space="preserve"> doctrinal reason is that deepening insolvency is redundant with existing causes of action. If directors engaged in fraud, self-dealing, or grossly negligent conduct while managing an insolvent company, existing fiduciary duty doctrines provide remedies. If directors acted loyally and carefully but their business decisions failed to restore solvency, the business judgment rule protects those decisions. Creating a new cause of action for deepening insolvency would either duplicate existing claims or would eliminate the business judgment rule</w:t>
      </w:r>
      <w:r w:rsidR="009F60D1" w:rsidRPr="00742779">
        <w:t>’</w:t>
      </w:r>
      <w:r w:rsidR="0033544D" w:rsidRPr="00742779">
        <w:t>s protection for decisions made while the firm is insolvent.</w:t>
      </w:r>
    </w:p>
    <w:p w14:paraId="71741EDF" w14:textId="77777777" w:rsidR="0033544D" w:rsidRPr="00742779" w:rsidRDefault="00742779" w:rsidP="000E54B1">
      <w:del w:id="6773" w:author="Seth Oranburg" w:date="2026-03-07T09:50:00Z" w16du:dateUtc="2026-03-07T14:50:00Z">
        <w:r w:rsidRPr="00742779">
          <w:rPr>
            <w:rFonts w:ascii="ZWAdobeF" w:hAnsi="ZWAdobeF" w:cs="ZWAdobeF"/>
            <w:sz w:val="2"/>
            <w:szCs w:val="2"/>
          </w:rPr>
          <w:delText>2896B</w:delText>
        </w:r>
        <w:r w:rsidR="0033544D" w:rsidRPr="00742779">
          <w:delText>The</w:delText>
        </w:r>
      </w:del>
      <w:ins w:id="6774" w:author="Seth Oranburg" w:date="2026-03-07T09:50:00Z" w16du:dateUtc="2026-03-07T14:50:00Z">
        <w:r w:rsidR="0033544D" w:rsidRPr="00742779">
          <w:t>The</w:t>
        </w:r>
      </w:ins>
      <w:r w:rsidR="0033544D" w:rsidRPr="00742779">
        <w:t xml:space="preserve"> policy reason is that recognizing deepening insolvency as a cause of action would force premature liquidations and would prevent directors from attempting value-preserving turnarounds. Many firms that become temporarily insolvent can be restored to financial health through operational improvements, restructurings, or strategic transactions. Directors of insolvent firms often face a choice between liquidating immediately, which crystallizes losses at current asset values, or continuing operations in an attempt to improve performance and restore solvency.</w:t>
      </w:r>
    </w:p>
    <w:p w14:paraId="0ED13246" w14:textId="77777777" w:rsidR="0033544D" w:rsidRPr="00742779" w:rsidRDefault="00742779" w:rsidP="000E54B1">
      <w:del w:id="6775" w:author="Seth Oranburg" w:date="2026-03-07T09:50:00Z" w16du:dateUtc="2026-03-07T14:50:00Z">
        <w:r w:rsidRPr="00742779">
          <w:rPr>
            <w:rFonts w:ascii="ZWAdobeF" w:hAnsi="ZWAdobeF" w:cs="ZWAdobeF"/>
            <w:sz w:val="2"/>
            <w:szCs w:val="2"/>
          </w:rPr>
          <w:delText>2897B</w:delText>
        </w:r>
        <w:r w:rsidR="0033544D" w:rsidRPr="00742779">
          <w:delText>If</w:delText>
        </w:r>
      </w:del>
      <w:ins w:id="6776" w:author="Seth Oranburg" w:date="2026-03-07T09:50:00Z" w16du:dateUtc="2026-03-07T14:50:00Z">
        <w:r w:rsidR="0033544D" w:rsidRPr="00742779">
          <w:t>If</w:t>
        </w:r>
      </w:ins>
      <w:r w:rsidR="0033544D" w:rsidRPr="00742779">
        <w:t xml:space="preserve"> directors faced strict liability for any deepening of insolvency while attempting turnarounds, they would be forced to liquidate immediately upon any indication of financial distress. That rule would destroy value in every case where a turnaround could have succeeded. The costs would fall most heavily on creditors, the supposed beneficiaries of the deepening insolvency doctrine, because creditors often recover more from successful turnarounds than from immediate liquidation.</w:t>
      </w:r>
    </w:p>
    <w:p w14:paraId="0A825211" w14:textId="77777777" w:rsidR="0033544D" w:rsidRPr="00742779" w:rsidRDefault="00742779" w:rsidP="000E54B1">
      <w:del w:id="6777" w:author="Seth Oranburg" w:date="2026-03-07T09:50:00Z" w16du:dateUtc="2026-03-07T14:50:00Z">
        <w:r w:rsidRPr="00742779">
          <w:rPr>
            <w:rFonts w:ascii="ZWAdobeF" w:hAnsi="ZWAdobeF" w:cs="ZWAdobeF"/>
            <w:sz w:val="2"/>
            <w:szCs w:val="2"/>
          </w:rPr>
          <w:delText>2898B</w:delText>
        </w:r>
        <w:r w:rsidR="0033544D" w:rsidRPr="00742779">
          <w:delText>The</w:delText>
        </w:r>
      </w:del>
      <w:ins w:id="6778" w:author="Seth Oranburg" w:date="2026-03-07T09:50:00Z" w16du:dateUtc="2026-03-07T14:50:00Z">
        <w:r w:rsidR="0033544D" w:rsidRPr="00742779">
          <w:t>The</w:t>
        </w:r>
      </w:ins>
      <w:r w:rsidR="0033544D" w:rsidRPr="00742779">
        <w:t xml:space="preserve"> court articulated the point with a memorable comparison. Under Delaware law, deepening insolvency is no more a cause of action when a firm is insolvent than shallowing profitability would be when a firm is solvent. A solvent firm that pursues a strategy that reduces profits does not face liability </w:t>
      </w:r>
      <w:r w:rsidR="0033544D" w:rsidRPr="00742779">
        <w:lastRenderedPageBreak/>
        <w:t>for shallowing profitability if directors made the strategic decision in good faith. An insolvent firm that pursues a turnaround strategy that fails to restore solvency does not face liability for deepening insolvency if directors made the strategic decision in good faith.</w:t>
      </w:r>
    </w:p>
    <w:p w14:paraId="44931737" w14:textId="77777777" w:rsidR="0033544D" w:rsidRPr="00742779" w:rsidRDefault="00742779" w:rsidP="000E54B1">
      <w:del w:id="6779" w:author="Seth Oranburg" w:date="2026-03-07T09:50:00Z" w16du:dateUtc="2026-03-07T14:50:00Z">
        <w:r w:rsidRPr="00742779">
          <w:rPr>
            <w:rFonts w:ascii="ZWAdobeF" w:hAnsi="ZWAdobeF" w:cs="ZWAdobeF"/>
            <w:sz w:val="2"/>
            <w:szCs w:val="2"/>
          </w:rPr>
          <w:delText>2899B</w:delText>
        </w:r>
        <w:r w:rsidR="0033544D" w:rsidRPr="00742779">
          <w:delText>The</w:delText>
        </w:r>
      </w:del>
      <w:ins w:id="6780" w:author="Seth Oranburg" w:date="2026-03-07T09:50:00Z" w16du:dateUtc="2026-03-07T14:50:00Z">
        <w:r w:rsidR="0033544D" w:rsidRPr="00742779">
          <w:t>The</w:t>
        </w:r>
      </w:ins>
      <w:r w:rsidR="0033544D" w:rsidRPr="00742779">
        <w:t xml:space="preserve"> court emphasized that this holding does not leave creditors without remedies. Creditors can sue for breach of fiduciary duty if directors engaged in self-dealing, fraud, or gross negligence. Creditors can pursue fraudulent conveyance claims if directors made distributions or transfers that rendered the firm unable to pay debts. Creditors can pursue breach of contract claims if directors violated loan covenants or other contractual obligations. What creditors cannot do is impose liability on directors merely because business strategies failed to prevent insolvency or failed to improve an already-insolvent firm</w:t>
      </w:r>
      <w:r w:rsidR="009F60D1" w:rsidRPr="00742779">
        <w:t>’</w:t>
      </w:r>
      <w:r w:rsidR="0033544D" w:rsidRPr="00742779">
        <w:t>s financial position.</w:t>
      </w:r>
    </w:p>
    <w:p w14:paraId="59EE65EE" w14:textId="77777777" w:rsidR="0033544D" w:rsidRPr="00742779" w:rsidRDefault="00742779" w:rsidP="000E54B1">
      <w:del w:id="6781" w:author="Seth Oranburg" w:date="2026-03-07T09:50:00Z" w16du:dateUtc="2026-03-07T14:50:00Z">
        <w:r w:rsidRPr="00742779">
          <w:rPr>
            <w:rFonts w:ascii="ZWAdobeF" w:hAnsi="ZWAdobeF" w:cs="ZWAdobeF"/>
            <w:sz w:val="2"/>
            <w:szCs w:val="2"/>
          </w:rPr>
          <w:delText>2900B</w:delText>
        </w:r>
        <w:r w:rsidR="0033544D" w:rsidRPr="00742779">
          <w:delText>Vice</w:delText>
        </w:r>
      </w:del>
      <w:ins w:id="6782" w:author="Seth Oranburg" w:date="2026-03-07T09:50:00Z" w16du:dateUtc="2026-03-07T14:50:00Z">
        <w:r w:rsidR="0033544D" w:rsidRPr="00742779">
          <w:t>Vice</w:t>
        </w:r>
      </w:ins>
      <w:r w:rsidR="0033544D" w:rsidRPr="00742779">
        <w:t xml:space="preserve"> Chancellor Strine also addressed the concern that directors of insolvent firms have inadequate incentives to consider creditor interests. The court acknowledged that directors</w:t>
      </w:r>
      <w:r w:rsidR="009F60D1" w:rsidRPr="00742779">
        <w:t>’</w:t>
      </w:r>
      <w:r w:rsidR="0033544D" w:rsidRPr="00742779">
        <w:t xml:space="preserve"> fiduciary duties shift when firms become insolvent, such that creditors step into shareholders</w:t>
      </w:r>
      <w:r w:rsidR="009F60D1" w:rsidRPr="00742779">
        <w:t>’</w:t>
      </w:r>
      <w:r w:rsidR="0033544D" w:rsidRPr="00742779">
        <w:t xml:space="preserve"> shoes as the beneficiaries of those duties. But the duties themselves do not change. Directors continue to owe duties of care and loyalty to the corporation. They must act in good faith to maximize the value of the corporate enterprise. Whether that value flows to shareholders or to creditors depends on whether the firm is solvent, but the content of the duty remains constant.</w:t>
      </w:r>
    </w:p>
    <w:p w14:paraId="29C94A35" w14:textId="77777777" w:rsidR="0033544D" w:rsidRPr="00742779" w:rsidRDefault="00742779" w:rsidP="000E54B1">
      <w:del w:id="6783" w:author="Seth Oranburg" w:date="2026-03-07T09:50:00Z" w16du:dateUtc="2026-03-07T14:50:00Z">
        <w:r w:rsidRPr="00742779">
          <w:rPr>
            <w:rFonts w:ascii="ZWAdobeF" w:hAnsi="ZWAdobeF" w:cs="ZWAdobeF"/>
            <w:sz w:val="2"/>
            <w:szCs w:val="2"/>
          </w:rPr>
          <w:delText>2901B</w:delText>
        </w:r>
        <w:r w:rsidR="0033544D" w:rsidRPr="00742779">
          <w:delText>The</w:delText>
        </w:r>
      </w:del>
      <w:ins w:id="6784" w:author="Seth Oranburg" w:date="2026-03-07T09:50:00Z" w16du:dateUtc="2026-03-07T14:50:00Z">
        <w:r w:rsidR="0033544D" w:rsidRPr="00742779">
          <w:t>The</w:t>
        </w:r>
      </w:ins>
      <w:r w:rsidR="0033544D" w:rsidRPr="00742779">
        <w:t xml:space="preserve"> deepening insolvency theory attempted to create a new duty that applies only when firms are insolvent. That duty would require directors to avoid any action that increases debt or prolongs insolvency. The court refused to recognize such a duty because it conflicts with directors</w:t>
      </w:r>
      <w:r w:rsidR="009F60D1" w:rsidRPr="00742779">
        <w:t>’</w:t>
      </w:r>
      <w:r w:rsidR="0033544D" w:rsidRPr="00742779">
        <w:t xml:space="preserve"> obligation to exercise business judgment in managing the corporation. Directors must be free to pursue strategies that might restore solvency even if those strategies risk additional losses if they fail.</w:t>
      </w:r>
    </w:p>
    <w:p w14:paraId="2A309890" w14:textId="77777777" w:rsidR="0033544D" w:rsidRPr="00742779" w:rsidRDefault="0033544D" w:rsidP="000E54B1">
      <w:pPr>
        <w:pStyle w:val="Heading3"/>
        <w:rPr>
          <w:rFonts w:eastAsia="Times New Roman"/>
        </w:rPr>
      </w:pPr>
      <w:r w:rsidRPr="00742779">
        <w:rPr>
          <w:rFonts w:eastAsia="Times New Roman"/>
        </w:rPr>
        <w:t>Authority to Pursue Turnarounds</w:t>
      </w:r>
    </w:p>
    <w:p w14:paraId="2559A6D4" w14:textId="77777777" w:rsidR="0033544D" w:rsidRPr="00742779" w:rsidRDefault="00742779" w:rsidP="000E54B1">
      <w:del w:id="6785" w:author="Seth Oranburg" w:date="2026-03-07T09:50:00Z" w16du:dateUtc="2026-03-07T14:50:00Z">
        <w:r w:rsidRPr="00742779">
          <w:rPr>
            <w:rStyle w:val="Emphasis"/>
            <w:rFonts w:ascii="ZWAdobeF" w:hAnsi="ZWAdobeF" w:cs="ZWAdobeF"/>
            <w:i w:val="0"/>
            <w:sz w:val="2"/>
            <w:szCs w:val="2"/>
          </w:rPr>
          <w:delText>2902B</w:delText>
        </w:r>
        <w:r w:rsidR="0033544D" w:rsidRPr="00742779">
          <w:rPr>
            <w:rStyle w:val="Emphasis"/>
          </w:rPr>
          <w:delText>Trenwick</w:delText>
        </w:r>
      </w:del>
      <w:ins w:id="6786" w:author="Seth Oranburg" w:date="2026-03-07T09:50:00Z" w16du:dateUtc="2026-03-07T14:50:00Z">
        <w:r w:rsidR="0033544D" w:rsidRPr="00742779">
          <w:rPr>
            <w:rStyle w:val="Emphasis"/>
          </w:rPr>
          <w:t>Trenwick</w:t>
        </w:r>
      </w:ins>
      <w:r w:rsidR="0033544D" w:rsidRPr="00742779">
        <w:t xml:space="preserve"> establishes three principles that define creditor protection in corporate groups and during financial distress.</w:t>
      </w:r>
    </w:p>
    <w:p w14:paraId="7B61D6AC" w14:textId="77777777" w:rsidR="0033544D" w:rsidRPr="00742779" w:rsidRDefault="00742779" w:rsidP="000E54B1">
      <w:del w:id="6787" w:author="Seth Oranburg" w:date="2026-03-07T09:50:00Z" w16du:dateUtc="2026-03-07T14:50:00Z">
        <w:r w:rsidRPr="00742779">
          <w:rPr>
            <w:rFonts w:ascii="ZWAdobeF" w:hAnsi="ZWAdobeF" w:cs="ZWAdobeF"/>
            <w:sz w:val="2"/>
            <w:szCs w:val="2"/>
          </w:rPr>
          <w:delText>2903B</w:delText>
        </w:r>
        <w:r w:rsidR="0033544D" w:rsidRPr="00742779">
          <w:delText>First</w:delText>
        </w:r>
      </w:del>
      <w:ins w:id="6788" w:author="Seth Oranburg" w:date="2026-03-07T09:50:00Z" w16du:dateUtc="2026-03-07T14:50:00Z">
        <w:r w:rsidR="0033544D" w:rsidRPr="00742779">
          <w:t>First</w:t>
        </w:r>
      </w:ins>
      <w:r w:rsidR="0033544D" w:rsidRPr="00742779">
        <w:t>, parent corporations do not owe fiduciary duties to wholly-owned subsidiaries or to those subsidiaries</w:t>
      </w:r>
      <w:r w:rsidR="009F60D1" w:rsidRPr="00742779">
        <w:t>’</w:t>
      </w:r>
      <w:r w:rsidR="0033544D" w:rsidRPr="00742779">
        <w:t xml:space="preserve"> creditors. Subsidiaries exist to serve parent strategies. This is fundamental to understanding how corporate groups allocate risk through entity structure. Parents can create thinly capitalized subsidiaries to conduct risky operations, and creditors who extend credit to those </w:t>
      </w:r>
      <w:r w:rsidR="0033544D" w:rsidRPr="00742779">
        <w:lastRenderedPageBreak/>
        <w:t>subsidiaries bear the risk that the subsidiary</w:t>
      </w:r>
      <w:r w:rsidR="009F60D1" w:rsidRPr="00742779">
        <w:t>’</w:t>
      </w:r>
      <w:r w:rsidR="0033544D" w:rsidRPr="00742779">
        <w:t>s assets will prove insufficient to satisfy claims. Creditors must protect themselves through contract or must pursue fraudulent conveyance claims if parents extract value inappropriately.</w:t>
      </w:r>
    </w:p>
    <w:p w14:paraId="73758582" w14:textId="77777777" w:rsidR="0033544D" w:rsidRPr="00742779" w:rsidRDefault="00742779" w:rsidP="000E54B1">
      <w:del w:id="6789" w:author="Seth Oranburg" w:date="2026-03-07T09:50:00Z" w16du:dateUtc="2026-03-07T14:50:00Z">
        <w:r w:rsidRPr="00742779">
          <w:rPr>
            <w:rFonts w:ascii="ZWAdobeF" w:hAnsi="ZWAdobeF" w:cs="ZWAdobeF"/>
            <w:sz w:val="2"/>
            <w:szCs w:val="2"/>
          </w:rPr>
          <w:delText>2904B</w:delText>
        </w:r>
        <w:r w:rsidR="0033544D" w:rsidRPr="00742779">
          <w:delText>This</w:delText>
        </w:r>
      </w:del>
      <w:ins w:id="6790" w:author="Seth Oranburg" w:date="2026-03-07T09:50:00Z" w16du:dateUtc="2026-03-07T14:50:00Z">
        <w:r w:rsidR="0033544D" w:rsidRPr="00742779">
          <w:t>This</w:t>
        </w:r>
      </w:ins>
      <w:r w:rsidR="0033544D" w:rsidRPr="00742779">
        <w:t xml:space="preserve"> principle matters for capital structure because it allows firms to use entity structure to partition risk. A parent corporation can own multiple subsidiaries, each conducting a different line of business or operating in a different jurisdiction. Debt issued by one subsidiary generally has recourse only to that subsidiary</w:t>
      </w:r>
      <w:r w:rsidR="009F60D1" w:rsidRPr="00742779">
        <w:t>’</w:t>
      </w:r>
      <w:r w:rsidR="0033544D" w:rsidRPr="00742779">
        <w:t>s assets, not to the parent</w:t>
      </w:r>
      <w:r w:rsidR="009F60D1" w:rsidRPr="00742779">
        <w:t>’</w:t>
      </w:r>
      <w:r w:rsidR="0033544D" w:rsidRPr="00742779">
        <w:t>s assets or to other subsidiaries</w:t>
      </w:r>
      <w:r w:rsidR="009F60D1" w:rsidRPr="00742779">
        <w:t>’</w:t>
      </w:r>
      <w:r w:rsidR="0033544D" w:rsidRPr="00742779">
        <w:t xml:space="preserve"> assets. This structure enables firms to raise capital for specific projects without putting the entire enterprise at risk if the project fails.</w:t>
      </w:r>
    </w:p>
    <w:p w14:paraId="7E8FC42F" w14:textId="77777777" w:rsidR="0033544D" w:rsidRPr="00742779" w:rsidRDefault="00742779" w:rsidP="000E54B1">
      <w:del w:id="6791" w:author="Seth Oranburg" w:date="2026-03-07T09:50:00Z" w16du:dateUtc="2026-03-07T14:50:00Z">
        <w:r w:rsidRPr="00742779">
          <w:rPr>
            <w:rFonts w:ascii="ZWAdobeF" w:hAnsi="ZWAdobeF" w:cs="ZWAdobeF"/>
            <w:sz w:val="2"/>
            <w:szCs w:val="2"/>
          </w:rPr>
          <w:delText>2905B</w:delText>
        </w:r>
        <w:r w:rsidR="0033544D" w:rsidRPr="00742779">
          <w:delText>Creditors</w:delText>
        </w:r>
      </w:del>
      <w:ins w:id="6792" w:author="Seth Oranburg" w:date="2026-03-07T09:50:00Z" w16du:dateUtc="2026-03-07T14:50:00Z">
        <w:r w:rsidR="0033544D" w:rsidRPr="00742779">
          <w:t>Creditors</w:t>
        </w:r>
      </w:ins>
      <w:r w:rsidR="0033544D" w:rsidRPr="00742779">
        <w:t xml:space="preserve"> who understand this structure can demand parent guarantees or cross-collateralization provisions that give them access to assets beyond the borrowing subsidiary. Sophisticated creditors routinely negotiate these protections. Unsophisticated creditors or involuntary creditors may not protect themselves adequately. But Delaware law does not solve that problem by imposing fiduciary duties that limit how parent corporations allocate assets among subsidiaries.</w:t>
      </w:r>
    </w:p>
    <w:p w14:paraId="6C6637EE" w14:textId="77777777" w:rsidR="0033544D" w:rsidRPr="00742779" w:rsidRDefault="00742779" w:rsidP="000E54B1">
      <w:del w:id="6793" w:author="Seth Oranburg" w:date="2026-03-07T09:50:00Z" w16du:dateUtc="2026-03-07T14:50:00Z">
        <w:r w:rsidRPr="00742779">
          <w:rPr>
            <w:rFonts w:ascii="ZWAdobeF" w:hAnsi="ZWAdobeF" w:cs="ZWAdobeF"/>
            <w:sz w:val="2"/>
            <w:szCs w:val="2"/>
          </w:rPr>
          <w:delText>2906B</w:delText>
        </w:r>
        <w:r w:rsidR="0033544D" w:rsidRPr="00742779">
          <w:delText>Second</w:delText>
        </w:r>
      </w:del>
      <w:ins w:id="6794" w:author="Seth Oranburg" w:date="2026-03-07T09:50:00Z" w16du:dateUtc="2026-03-07T14:50:00Z">
        <w:r w:rsidR="0033544D" w:rsidRPr="00742779">
          <w:t>Second</w:t>
        </w:r>
      </w:ins>
      <w:r w:rsidR="0033544D" w:rsidRPr="00742779">
        <w:t>, deepening insolvency is not a cause of action under Delaware law. Directors cannot be held liable for continuing to operate insolvent firms in good faith attempts to restore solvency, even if those attempts fail and creditors</w:t>
      </w:r>
      <w:r w:rsidR="009F60D1" w:rsidRPr="00742779">
        <w:t>’</w:t>
      </w:r>
      <w:r w:rsidR="0033544D" w:rsidRPr="00742779">
        <w:t xml:space="preserve"> ultimate recovery is reduced. This holding preserves directors</w:t>
      </w:r>
      <w:r w:rsidR="009F60D1" w:rsidRPr="00742779">
        <w:t>’</w:t>
      </w:r>
      <w:r w:rsidR="0033544D" w:rsidRPr="00742779">
        <w:t xml:space="preserve"> authority to pursue value-maximizing strategies when firms face financial distress.</w:t>
      </w:r>
    </w:p>
    <w:p w14:paraId="287CA537" w14:textId="77777777" w:rsidR="0033544D" w:rsidRPr="00742779" w:rsidRDefault="00742779" w:rsidP="000E54B1">
      <w:del w:id="6795" w:author="Seth Oranburg" w:date="2026-03-07T09:50:00Z" w16du:dateUtc="2026-03-07T14:50:00Z">
        <w:r w:rsidRPr="00742779">
          <w:rPr>
            <w:rFonts w:ascii="ZWAdobeF" w:hAnsi="ZWAdobeF" w:cs="ZWAdobeF"/>
            <w:sz w:val="2"/>
            <w:szCs w:val="2"/>
          </w:rPr>
          <w:delText>2907B</w:delText>
        </w:r>
        <w:r w:rsidR="0033544D" w:rsidRPr="00742779">
          <w:delText>The</w:delText>
        </w:r>
      </w:del>
      <w:ins w:id="6796" w:author="Seth Oranburg" w:date="2026-03-07T09:50:00Z" w16du:dateUtc="2026-03-07T14:50:00Z">
        <w:r w:rsidR="0033544D" w:rsidRPr="00742779">
          <w:t>The</w:t>
        </w:r>
      </w:ins>
      <w:r w:rsidR="0033544D" w:rsidRPr="00742779">
        <w:t xml:space="preserve"> rejection of deepening insolvency reflects a core principle of corporate law. Directors are not guarantors of success. They are fiduciaries obligated to act in good faith pursuit of corporate purposes. When firms become insolvent, directors continue to exercise business judgment about how to maximize value. Sometimes that judgment leads to liquidation. Sometimes it leads to attempting operational turnarounds. Sometimes it leads to pursuing risky strategies that might restore value even if they carry significant downside risk.</w:t>
      </w:r>
    </w:p>
    <w:p w14:paraId="50DAFD48" w14:textId="77777777" w:rsidR="0033544D" w:rsidRPr="00742779" w:rsidRDefault="00742779" w:rsidP="000E54B1">
      <w:del w:id="6797" w:author="Seth Oranburg" w:date="2026-03-07T09:50:00Z" w16du:dateUtc="2026-03-07T14:50:00Z">
        <w:r w:rsidRPr="00742779">
          <w:rPr>
            <w:rFonts w:ascii="ZWAdobeF" w:hAnsi="ZWAdobeF" w:cs="ZWAdobeF"/>
            <w:sz w:val="2"/>
            <w:szCs w:val="2"/>
          </w:rPr>
          <w:delText>2908B</w:delText>
        </w:r>
        <w:r w:rsidR="0033544D" w:rsidRPr="00742779">
          <w:delText>If</w:delText>
        </w:r>
      </w:del>
      <w:ins w:id="6798" w:author="Seth Oranburg" w:date="2026-03-07T09:50:00Z" w16du:dateUtc="2026-03-07T14:50:00Z">
        <w:r w:rsidR="0033544D" w:rsidRPr="00742779">
          <w:t>If</w:t>
        </w:r>
      </w:ins>
      <w:r w:rsidR="0033544D" w:rsidRPr="00742779">
        <w:t xml:space="preserve"> any of these strategies that failed subjected directors to personal liability, directors would choose immediate liquidation in every case of financial distress. That rule would destroy value systematically. Many firms that face temporary financial problems can be restored to financial health through operational improvements, cost reductions, strategic transactions, or market recoveries. Forcing liquidation eliminates the option value that time provides.</w:t>
      </w:r>
    </w:p>
    <w:p w14:paraId="7C3385E0" w14:textId="77777777" w:rsidR="0033544D" w:rsidRPr="00742779" w:rsidRDefault="00742779" w:rsidP="000E54B1">
      <w:del w:id="6799" w:author="Seth Oranburg" w:date="2026-03-07T09:50:00Z" w16du:dateUtc="2026-03-07T14:50:00Z">
        <w:r w:rsidRPr="00742779">
          <w:rPr>
            <w:rFonts w:ascii="ZWAdobeF" w:hAnsi="ZWAdobeF" w:cs="ZWAdobeF"/>
            <w:sz w:val="2"/>
            <w:szCs w:val="2"/>
          </w:rPr>
          <w:delText>2909B</w:delText>
        </w:r>
        <w:r w:rsidR="0033544D" w:rsidRPr="00742779">
          <w:delText>Third</w:delText>
        </w:r>
      </w:del>
      <w:ins w:id="6800" w:author="Seth Oranburg" w:date="2026-03-07T09:50:00Z" w16du:dateUtc="2026-03-07T14:50:00Z">
        <w:r w:rsidR="0033544D" w:rsidRPr="00742779">
          <w:t>Third</w:t>
        </w:r>
      </w:ins>
      <w:r w:rsidR="0033544D" w:rsidRPr="00742779">
        <w:t xml:space="preserve">, creditors are better positioned than equity holders to protect themselves against firm failure. Vice Chancellor Strine noted that creditors can </w:t>
      </w:r>
      <w:r w:rsidR="0033544D" w:rsidRPr="00742779">
        <w:lastRenderedPageBreak/>
        <w:t>negotiate contractual protections ex ante through covenants, security interests, and guarantees. They can demand higher interest rates to compensate for risk. They can monitor compliance with covenants and accelerate debt if covenants are breached. Equity holders, by contrast, cannot easily protect themselves against managerial incompetence or disloyalty because they delegate management authority to directors and cannot efficiently monitor daily decisions.</w:t>
      </w:r>
    </w:p>
    <w:p w14:paraId="5FA3D098" w14:textId="77777777" w:rsidR="0033544D" w:rsidRPr="00742779" w:rsidRDefault="00742779" w:rsidP="000E54B1">
      <w:del w:id="6801" w:author="Seth Oranburg" w:date="2026-03-07T09:50:00Z" w16du:dateUtc="2026-03-07T14:50:00Z">
        <w:r w:rsidRPr="00742779">
          <w:rPr>
            <w:rFonts w:ascii="ZWAdobeF" w:hAnsi="ZWAdobeF" w:cs="ZWAdobeF"/>
            <w:sz w:val="2"/>
            <w:szCs w:val="2"/>
          </w:rPr>
          <w:delText>2910B</w:delText>
        </w:r>
        <w:r w:rsidR="0033544D" w:rsidRPr="00742779">
          <w:delText>This</w:delText>
        </w:r>
      </w:del>
      <w:ins w:id="6802" w:author="Seth Oranburg" w:date="2026-03-07T09:50:00Z" w16du:dateUtc="2026-03-07T14:50:00Z">
        <w:r w:rsidR="0033544D" w:rsidRPr="00742779">
          <w:t>This</w:t>
        </w:r>
      </w:ins>
      <w:r w:rsidR="0033544D" w:rsidRPr="00742779">
        <w:t xml:space="preserve"> observation supports the holding that creditors do not receive the same fiduciary protections that equity holders receive. Delaware</w:t>
      </w:r>
      <w:r w:rsidR="009F60D1" w:rsidRPr="00742779">
        <w:t>’</w:t>
      </w:r>
      <w:r w:rsidR="0033544D" w:rsidRPr="00742779">
        <w:t>s fiduciary duty framework protects the party that is most vulnerable to managerial opportunism and has the weakest ability to protect itself through contract. For solvent firms, that party is equity holders. For insolvent firms, creditors become residual claimants and gain standing to enforce duties on the corporation</w:t>
      </w:r>
      <w:r w:rsidR="009F60D1" w:rsidRPr="00742779">
        <w:t>’</w:t>
      </w:r>
      <w:r w:rsidR="0033544D" w:rsidRPr="00742779">
        <w:t>s behalf, but those duties are standard fiduciary duties, not special duties tailored to creditor interests.</w:t>
      </w:r>
    </w:p>
    <w:p w14:paraId="2A86388D" w14:textId="77777777" w:rsidR="0033544D" w:rsidRPr="00742779" w:rsidRDefault="00742779" w:rsidP="000E54B1">
      <w:del w:id="6803" w:author="Seth Oranburg" w:date="2026-03-07T09:50:00Z" w16du:dateUtc="2026-03-07T14:50:00Z">
        <w:r w:rsidRPr="00742779">
          <w:rPr>
            <w:rStyle w:val="Emphasis"/>
            <w:rFonts w:ascii="ZWAdobeF" w:hAnsi="ZWAdobeF" w:cs="ZWAdobeF"/>
            <w:i w:val="0"/>
            <w:sz w:val="2"/>
            <w:szCs w:val="2"/>
          </w:rPr>
          <w:delText>2911B</w:delText>
        </w:r>
        <w:r w:rsidR="0033544D" w:rsidRPr="00742779">
          <w:rPr>
            <w:rStyle w:val="Emphasis"/>
          </w:rPr>
          <w:delText>Trenwick</w:delText>
        </w:r>
      </w:del>
      <w:ins w:id="6804" w:author="Seth Oranburg" w:date="2026-03-07T09:50:00Z" w16du:dateUtc="2026-03-07T14:50:00Z">
        <w:r w:rsidR="0033544D" w:rsidRPr="00742779">
          <w:rPr>
            <w:rStyle w:val="Emphasis"/>
          </w:rPr>
          <w:t>Trenwick</w:t>
        </w:r>
      </w:ins>
      <w:r w:rsidR="0033544D" w:rsidRPr="00742779">
        <w:t xml:space="preserve"> and </w:t>
      </w:r>
      <w:r w:rsidR="0033544D" w:rsidRPr="00742779">
        <w:rPr>
          <w:rStyle w:val="Emphasis"/>
        </w:rPr>
        <w:t>Citigroup</w:t>
      </w:r>
      <w:r w:rsidR="0033544D" w:rsidRPr="00742779">
        <w:t xml:space="preserve"> together establish the baseline rule for directors managing solvent firms. Directors owe duties to the corporation for the benefit of stockholders. They are not liable for business decisions that produce losses, even catastrophic losses, if those decisions were made in good faith. They are not liable for deepening insolvency if they attempt in good faith to restore solvency and fail. Creditors must protect themselves through contract and through statutory protections like fraudulent conveyance law. Fiduciary duty claims are not available to creditors of solvent firms.</w:t>
      </w:r>
    </w:p>
    <w:p w14:paraId="7A34512F" w14:textId="77777777" w:rsidR="0033544D" w:rsidRPr="00742779" w:rsidRDefault="00742779" w:rsidP="000E54B1">
      <w:del w:id="6805" w:author="Seth Oranburg" w:date="2026-03-07T09:50:00Z" w16du:dateUtc="2026-03-07T14:50:00Z">
        <w:r w:rsidRPr="00742779">
          <w:rPr>
            <w:rFonts w:ascii="ZWAdobeF" w:hAnsi="ZWAdobeF" w:cs="ZWAdobeF"/>
            <w:sz w:val="2"/>
            <w:szCs w:val="2"/>
          </w:rPr>
          <w:delText>2912B</w:delText>
        </w:r>
        <w:r w:rsidR="0033544D" w:rsidRPr="00742779">
          <w:delText>This</w:delText>
        </w:r>
      </w:del>
      <w:ins w:id="6806" w:author="Seth Oranburg" w:date="2026-03-07T09:50:00Z" w16du:dateUtc="2026-03-07T14:50:00Z">
        <w:r w:rsidR="0033544D" w:rsidRPr="00742779">
          <w:t>This</w:t>
        </w:r>
      </w:ins>
      <w:r w:rsidR="0033544D" w:rsidRPr="00742779">
        <w:t xml:space="preserve"> framework creates clear incentives. Directors manage firms to maximize equity value when firms are solvent because equity holds the residual claim. Creditors who want protection against risky strategies must negotiate covenants that restrict director discretion. Creditors who cannot negotiate adequate protection must price that risk into their lending decisions or must decline to extend credit. The law does not provide creditors with fiduciary protections that substitute for weak bargaining positions or inadequate due diligence.</w:t>
      </w:r>
    </w:p>
    <w:p w14:paraId="441B81B8" w14:textId="77777777" w:rsidR="0033544D" w:rsidRPr="00742779" w:rsidRDefault="0033544D" w:rsidP="000E54B1">
      <w:pPr>
        <w:pStyle w:val="Heading2"/>
        <w:rPr>
          <w:rFonts w:eastAsia="Times New Roman"/>
        </w:rPr>
      </w:pPr>
      <w:del w:id="6807" w:author="Seth Oranburg" w:date="2026-03-07T09:50:00Z" w16du:dateUtc="2026-03-07T14:50:00Z">
        <w:r w:rsidRPr="00742779">
          <w:rPr>
            <w:rFonts w:eastAsia="Times New Roman"/>
          </w:rPr>
          <w:delText xml:space="preserve">Part III: </w:delText>
        </w:r>
      </w:del>
      <w:r>
        <w:t>When Capital Structure Causes Fraudulent Transfers</w:t>
      </w:r>
    </w:p>
    <w:p w14:paraId="6E4C3D3E" w14:textId="77777777" w:rsidR="0033544D" w:rsidRPr="00742779" w:rsidRDefault="00742779" w:rsidP="000E54B1">
      <w:del w:id="6808" w:author="Seth Oranburg" w:date="2026-03-07T09:50:00Z" w16du:dateUtc="2026-03-07T14:50:00Z">
        <w:r w:rsidRPr="00742779">
          <w:rPr>
            <w:rFonts w:ascii="ZWAdobeF" w:hAnsi="ZWAdobeF" w:cs="ZWAdobeF"/>
            <w:sz w:val="2"/>
            <w:szCs w:val="2"/>
          </w:rPr>
          <w:delText>2913B</w:delText>
        </w:r>
        <w:r w:rsidR="0033544D" w:rsidRPr="00742779">
          <w:delText>Directors</w:delText>
        </w:r>
      </w:del>
      <w:ins w:id="6809" w:author="Seth Oranburg" w:date="2026-03-07T09:50:00Z" w16du:dateUtc="2026-03-07T14:50:00Z">
        <w:r w:rsidR="0033544D" w:rsidRPr="00742779">
          <w:t>Directors</w:t>
        </w:r>
      </w:ins>
      <w:r w:rsidR="0033544D" w:rsidRPr="00742779">
        <w:t xml:space="preserve"> managing solvent firms owe duties to stockholders, not to creditors. Creditors must protect themselves through contract. But contract alone cannot protect creditors from one category of opportunistic conduct. Equity holders who control firms can extract value through dividends, </w:t>
      </w:r>
      <w:r w:rsidR="0033544D" w:rsidRPr="00742779">
        <w:lastRenderedPageBreak/>
        <w:t>distributions, share repurchases, or leveraged transactions that leave insufficient assets to satisfy creditor claims. These extractions transfer wealth from creditors to equity holders without creditor consent and without compensating creditors for the increased risk.</w:t>
      </w:r>
    </w:p>
    <w:p w14:paraId="7DD665B6" w14:textId="77777777" w:rsidR="0033544D" w:rsidRPr="00742779" w:rsidRDefault="00742779" w:rsidP="000E54B1">
      <w:pPr>
        <w:pPrChange w:id="6810" w:author="Seth Oranburg" w:date="2026-03-07T09:50:00Z" w16du:dateUtc="2026-03-07T14:50:00Z">
          <w:pPr>
            <w:pStyle w:val="NormalWeb"/>
          </w:pPr>
        </w:pPrChange>
      </w:pPr>
      <w:del w:id="6811" w:author="Seth Oranburg" w:date="2026-03-07T09:50:00Z" w16du:dateUtc="2026-03-07T14:50:00Z">
        <w:r w:rsidRPr="00742779">
          <w:rPr>
            <w:rFonts w:ascii="ZWAdobeF" w:hAnsi="ZWAdobeF" w:cs="ZWAdobeF"/>
            <w:sz w:val="2"/>
            <w:szCs w:val="2"/>
          </w:rPr>
          <w:delText>2914B</w:delText>
        </w:r>
        <w:r w:rsidR="0033544D" w:rsidRPr="00742779">
          <w:delText>Fraudulent</w:delText>
        </w:r>
      </w:del>
      <w:ins w:id="6812" w:author="Seth Oranburg" w:date="2026-03-07T09:50:00Z" w16du:dateUtc="2026-03-07T14:50:00Z">
        <w:r w:rsidR="0033544D" w:rsidRPr="00742779">
          <w:t>Fraudulent</w:t>
        </w:r>
      </w:ins>
      <w:r w:rsidR="0033544D" w:rsidRPr="00742779">
        <w:t xml:space="preserve"> transfer law addresses this coordination failure. Every state has adopted some version of the Uniform Fraudulent Transfer Act or its successor, the Uniform Voidable Transactions Act.</w:t>
      </w:r>
      <w:r w:rsidR="0033544D">
        <w:fldChar w:fldCharType="begin"/>
      </w:r>
      <w:r w:rsidR="0033544D">
        <w:instrText>HYPERLINK \l "fn383-11647" \o "Jump to citation"</w:instrText>
      </w:r>
      <w:r w:rsidR="0033544D">
        <w:fldChar w:fldCharType="separate"/>
      </w:r>
      <w:r w:rsidR="0033544D" w:rsidRPr="00742779">
        <w:rPr>
          <w:rStyle w:val="Hyperlink"/>
          <w:color w:val="auto"/>
          <w:u w:val="none"/>
        </w:rPr>
        <w:t>[383</w:t>
      </w:r>
      <w:r w:rsidR="00EE2871" w:rsidRPr="00742779">
        <w:rPr>
          <w:rStyle w:val="Hyperlink"/>
          <w:color w:val="auto"/>
          <w:u w:val="none"/>
        </w:rPr>
        <w:t>]</w:t>
      </w:r>
      <w:r w:rsidR="0033544D">
        <w:fldChar w:fldCharType="end"/>
      </w:r>
      <w:r w:rsidR="0033544D">
        <w:fldChar w:fldCharType="begin"/>
      </w:r>
      <w:r w:rsidR="0033544D">
        <w:instrText>HYPERLINK \l "fn384-11647" \o "Jump to citation"</w:instrText>
      </w:r>
      <w:r w:rsidR="0033544D">
        <w:fldChar w:fldCharType="separate"/>
      </w:r>
      <w:r w:rsidR="0033544D" w:rsidRPr="00742779">
        <w:rPr>
          <w:rStyle w:val="Hyperlink"/>
          <w:color w:val="auto"/>
          <w:u w:val="none"/>
        </w:rPr>
        <w:t>[384</w:t>
      </w:r>
      <w:r w:rsidR="00EE2871" w:rsidRPr="00742779">
        <w:rPr>
          <w:rStyle w:val="Hyperlink"/>
          <w:color w:val="auto"/>
          <w:u w:val="none"/>
        </w:rPr>
        <w:t>]</w:t>
      </w:r>
      <w:r w:rsidR="0033544D">
        <w:fldChar w:fldCharType="end"/>
      </w:r>
      <w:r w:rsidR="0033544D" w:rsidRPr="00742779">
        <w:t xml:space="preserve"> These statutes allow creditors to void transactions that render firms unable to pay debts or that leave firms with unreasonably small capital. The statutes operate retrospectively, permitting trustees in bankruptcy or creditors</w:t>
      </w:r>
      <w:r w:rsidR="009F60D1" w:rsidRPr="00742779">
        <w:t>’</w:t>
      </w:r>
      <w:r w:rsidR="0033544D" w:rsidRPr="00742779">
        <w:t xml:space="preserve"> committees to claw back distributions that occurred months or years before insolvency became apparent.</w:t>
      </w:r>
    </w:p>
    <w:p w14:paraId="2508F06E" w14:textId="77777777" w:rsidR="0033544D" w:rsidRPr="00742779" w:rsidRDefault="00742779" w:rsidP="000E54B1">
      <w:pPr>
        <w:pPrChange w:id="6813" w:author="Seth Oranburg" w:date="2026-03-07T09:50:00Z" w16du:dateUtc="2026-03-07T14:50:00Z">
          <w:pPr>
            <w:pStyle w:val="NormalWeb"/>
          </w:pPr>
        </w:pPrChange>
      </w:pPr>
      <w:del w:id="6814" w:author="Seth Oranburg" w:date="2026-03-07T09:50:00Z" w16du:dateUtc="2026-03-07T14:50:00Z">
        <w:r w:rsidRPr="00742779">
          <w:rPr>
            <w:rFonts w:ascii="ZWAdobeF" w:hAnsi="ZWAdobeF" w:cs="ZWAdobeF"/>
            <w:sz w:val="2"/>
            <w:szCs w:val="2"/>
          </w:rPr>
          <w:delText>2915B</w:delText>
        </w:r>
        <w:r w:rsidR="0033544D" w:rsidRPr="00742779">
          <w:delText>Fraudulent</w:delText>
        </w:r>
      </w:del>
      <w:ins w:id="6815" w:author="Seth Oranburg" w:date="2026-03-07T09:50:00Z" w16du:dateUtc="2026-03-07T14:50:00Z">
        <w:r w:rsidR="0033544D" w:rsidRPr="00742779">
          <w:t>Fraudulent</w:t>
        </w:r>
      </w:ins>
      <w:r w:rsidR="0033544D" w:rsidRPr="00742779">
        <w:t xml:space="preserve"> transfer law creates two categories of voidable transactions. Actual fraud requires showing that the debtor made the transfer with actual intent to hinder, delay, or defraud creditors.</w:t>
      </w:r>
      <w:r w:rsidR="0033544D">
        <w:fldChar w:fldCharType="begin"/>
      </w:r>
      <w:r w:rsidR="0033544D">
        <w:instrText>HYPERLINK \l "fn385-11647" \o "Jump to citation"</w:instrText>
      </w:r>
      <w:r w:rsidR="0033544D">
        <w:fldChar w:fldCharType="separate"/>
      </w:r>
      <w:r w:rsidR="0033544D" w:rsidRPr="00742779">
        <w:rPr>
          <w:rStyle w:val="Hyperlink"/>
          <w:color w:val="auto"/>
          <w:u w:val="none"/>
        </w:rPr>
        <w:t>[385</w:t>
      </w:r>
      <w:r w:rsidR="00FA601A" w:rsidRPr="00742779">
        <w:rPr>
          <w:rStyle w:val="Hyperlink"/>
          <w:color w:val="auto"/>
          <w:u w:val="none"/>
        </w:rPr>
        <w:t>]</w:t>
      </w:r>
      <w:r w:rsidR="0033544D">
        <w:fldChar w:fldCharType="end"/>
      </w:r>
      <w:r w:rsidR="0033544D" w:rsidRPr="00742779">
        <w:t xml:space="preserve"> This is difficult to prove because it requires evidence of subjective intent. Courts examine badges of fraud, which are circumstantial factors that suggest fraudulent intent, such as transferring assets to family members for nominal consideration or concealing the transfer.</w:t>
      </w:r>
    </w:p>
    <w:p w14:paraId="62FC626F" w14:textId="77777777" w:rsidR="0033544D" w:rsidRPr="00742779" w:rsidRDefault="00742779" w:rsidP="000E54B1">
      <w:pPr>
        <w:pPrChange w:id="6816" w:author="Seth Oranburg" w:date="2026-03-07T09:50:00Z" w16du:dateUtc="2026-03-07T14:50:00Z">
          <w:pPr>
            <w:pStyle w:val="NormalWeb"/>
          </w:pPr>
        </w:pPrChange>
      </w:pPr>
      <w:del w:id="6817" w:author="Seth Oranburg" w:date="2026-03-07T09:50:00Z" w16du:dateUtc="2026-03-07T14:50:00Z">
        <w:r w:rsidRPr="00742779">
          <w:rPr>
            <w:rFonts w:ascii="ZWAdobeF" w:hAnsi="ZWAdobeF" w:cs="ZWAdobeF"/>
            <w:sz w:val="2"/>
            <w:szCs w:val="2"/>
          </w:rPr>
          <w:delText>2916B</w:delText>
        </w:r>
        <w:r w:rsidR="0033544D" w:rsidRPr="00742779">
          <w:delText>Constructive</w:delText>
        </w:r>
      </w:del>
      <w:ins w:id="6818" w:author="Seth Oranburg" w:date="2026-03-07T09:50:00Z" w16du:dateUtc="2026-03-07T14:50:00Z">
        <w:r w:rsidR="0033544D" w:rsidRPr="00742779">
          <w:t>Constructive</w:t>
        </w:r>
      </w:ins>
      <w:r w:rsidR="0033544D" w:rsidRPr="00742779">
        <w:t xml:space="preserve"> fraud does not require proving intent. A transfer is constructively fraudulent if the debtor received less than reasonably equivalent value in exchange for the transfer and the transfer left the debtor insolvent, undercapitalized, or unable to pay debts as they mature.</w:t>
      </w:r>
      <w:r w:rsidR="0033544D">
        <w:fldChar w:fldCharType="begin"/>
      </w:r>
      <w:r w:rsidR="0033544D">
        <w:instrText>HYPERLINK \l "fn385-11647" \o "Jump to citation"</w:instrText>
      </w:r>
      <w:r w:rsidR="0033544D">
        <w:fldChar w:fldCharType="separate"/>
      </w:r>
      <w:r w:rsidR="0033544D" w:rsidRPr="00742779">
        <w:rPr>
          <w:rStyle w:val="Hyperlink"/>
          <w:color w:val="auto"/>
          <w:u w:val="none"/>
        </w:rPr>
        <w:t>[385</w:t>
      </w:r>
      <w:r w:rsidR="00FA601A" w:rsidRPr="00742779">
        <w:rPr>
          <w:rStyle w:val="Hyperlink"/>
          <w:color w:val="auto"/>
          <w:u w:val="none"/>
        </w:rPr>
        <w:t>]</w:t>
      </w:r>
      <w:r w:rsidR="0033544D">
        <w:fldChar w:fldCharType="end"/>
      </w:r>
      <w:r w:rsidR="0033544D">
        <w:fldChar w:fldCharType="begin"/>
      </w:r>
      <w:r w:rsidR="0033544D">
        <w:instrText>HYPERLINK \l "fn386-11647" \o "Jump to citation"</w:instrText>
      </w:r>
      <w:r w:rsidR="0033544D">
        <w:fldChar w:fldCharType="separate"/>
      </w:r>
      <w:r w:rsidR="0033544D" w:rsidRPr="00742779">
        <w:rPr>
          <w:rStyle w:val="Hyperlink"/>
          <w:color w:val="auto"/>
          <w:u w:val="none"/>
        </w:rPr>
        <w:t>[386</w:t>
      </w:r>
      <w:r w:rsidR="00FA601A" w:rsidRPr="00742779">
        <w:rPr>
          <w:rStyle w:val="Hyperlink"/>
          <w:color w:val="auto"/>
          <w:u w:val="none"/>
        </w:rPr>
        <w:t>]</w:t>
      </w:r>
      <w:r w:rsidR="0033544D">
        <w:fldChar w:fldCharType="end"/>
      </w:r>
      <w:r w:rsidR="0033544D" w:rsidRPr="00742779">
        <w:t xml:space="preserve"> Constructive fraud focuses on the economic effect of the transaction, not on the debtor</w:t>
      </w:r>
      <w:r w:rsidR="009F60D1" w:rsidRPr="00742779">
        <w:t>’</w:t>
      </w:r>
      <w:r w:rsidR="0033544D" w:rsidRPr="00742779">
        <w:t>s state of mind. This makes constructive fraud the primary tool for challenging leveraged transactions that extract value while leaving firms vulnerable to financial distress.</w:t>
      </w:r>
    </w:p>
    <w:p w14:paraId="07591831" w14:textId="77777777" w:rsidR="0033544D" w:rsidRPr="00742779" w:rsidRDefault="0033544D" w:rsidP="000E54B1">
      <w:pPr>
        <w:pStyle w:val="Heading3"/>
        <w:rPr>
          <w:rFonts w:eastAsia="Times New Roman"/>
        </w:rPr>
      </w:pPr>
      <w:r w:rsidRPr="00742779">
        <w:rPr>
          <w:rFonts w:eastAsia="Times New Roman"/>
        </w:rPr>
        <w:t>The Leveraged Buyout Problem</w:t>
      </w:r>
    </w:p>
    <w:p w14:paraId="0001B771" w14:textId="77777777" w:rsidR="0033544D" w:rsidRPr="00742779" w:rsidRDefault="00742779" w:rsidP="000E54B1">
      <w:del w:id="6819" w:author="Seth Oranburg" w:date="2026-03-07T09:50:00Z" w16du:dateUtc="2026-03-07T14:50:00Z">
        <w:r w:rsidRPr="00742779">
          <w:rPr>
            <w:rFonts w:ascii="ZWAdobeF" w:hAnsi="ZWAdobeF" w:cs="ZWAdobeF"/>
            <w:sz w:val="2"/>
            <w:szCs w:val="2"/>
          </w:rPr>
          <w:delText>2917B</w:delText>
        </w:r>
        <w:r w:rsidR="0033544D" w:rsidRPr="00742779">
          <w:delText>Leveraged</w:delText>
        </w:r>
      </w:del>
      <w:ins w:id="6820" w:author="Seth Oranburg" w:date="2026-03-07T09:50:00Z" w16du:dateUtc="2026-03-07T14:50:00Z">
        <w:r w:rsidR="0033544D" w:rsidRPr="00742779">
          <w:t>Leveraged</w:t>
        </w:r>
      </w:ins>
      <w:r w:rsidR="0033544D" w:rsidRPr="00742779">
        <w:t xml:space="preserve"> buyouts embody the capital structure puzzle in concentrated form. In an LBO, an acquirer purchases a target company using borrowed money. The borrowing is secured by the target company</w:t>
      </w:r>
      <w:r w:rsidR="009F60D1" w:rsidRPr="00742779">
        <w:t>’</w:t>
      </w:r>
      <w:r w:rsidR="0033544D" w:rsidRPr="00742779">
        <w:t>s own assets. After closing, the target company</w:t>
      </w:r>
      <w:r w:rsidR="009F60D1" w:rsidRPr="00742779">
        <w:t>’</w:t>
      </w:r>
      <w:r w:rsidR="0033544D" w:rsidRPr="00742779">
        <w:t>s balance sheet reflects new debt that did not exist before the transaction, and that debt was incurred to benefit the selling shareholders, not to benefit the company itself.</w:t>
      </w:r>
    </w:p>
    <w:p w14:paraId="5CE720E6" w14:textId="77777777" w:rsidR="0033544D" w:rsidRPr="00742779" w:rsidRDefault="00742779" w:rsidP="000E54B1">
      <w:del w:id="6821" w:author="Seth Oranburg" w:date="2026-03-07T09:50:00Z" w16du:dateUtc="2026-03-07T14:50:00Z">
        <w:r w:rsidRPr="00742779">
          <w:rPr>
            <w:rFonts w:ascii="ZWAdobeF" w:hAnsi="ZWAdobeF" w:cs="ZWAdobeF"/>
            <w:sz w:val="2"/>
            <w:szCs w:val="2"/>
          </w:rPr>
          <w:delText>2918B</w:delText>
        </w:r>
        <w:r w:rsidR="0033544D" w:rsidRPr="00742779">
          <w:delText>The</w:delText>
        </w:r>
      </w:del>
      <w:ins w:id="6822" w:author="Seth Oranburg" w:date="2026-03-07T09:50:00Z" w16du:dateUtc="2026-03-07T14:50:00Z">
        <w:r w:rsidR="0033544D" w:rsidRPr="00742779">
          <w:t>The</w:t>
        </w:r>
      </w:ins>
      <w:r w:rsidR="0033544D" w:rsidRPr="00742779">
        <w:t xml:space="preserve"> mechanics work as follows. A private equity sponsor identifies a target company worth one hundred million dollars. The sponsor contributes twenty million in equity. The sponsor borrows eighty million from lenders, </w:t>
      </w:r>
      <w:r w:rsidR="0033544D" w:rsidRPr="00742779">
        <w:lastRenderedPageBreak/>
        <w:t>secured by liens on the target</w:t>
      </w:r>
      <w:r w:rsidR="009F60D1" w:rsidRPr="00742779">
        <w:t>’</w:t>
      </w:r>
      <w:r w:rsidR="0033544D" w:rsidRPr="00742779">
        <w:t>s assets. At closing, the one hundred million flows to the target</w:t>
      </w:r>
      <w:r w:rsidR="009F60D1" w:rsidRPr="00742779">
        <w:t>’</w:t>
      </w:r>
      <w:r w:rsidR="0033544D" w:rsidRPr="00742779">
        <w:t>s selling shareholders. The target company emerges from the transaction with eighty million in new debt on its balance sheet and twenty million in new equity held by the sponsor. The target</w:t>
      </w:r>
      <w:r w:rsidR="009F60D1" w:rsidRPr="00742779">
        <w:t>’</w:t>
      </w:r>
      <w:r w:rsidR="0033544D" w:rsidRPr="00742779">
        <w:t>s assets have not changed, but its capital structure has transformed from unlevered to highly levered.</w:t>
      </w:r>
    </w:p>
    <w:p w14:paraId="29E5EFE6" w14:textId="77777777" w:rsidR="0033544D" w:rsidRPr="00742779" w:rsidRDefault="00742779" w:rsidP="000E54B1">
      <w:del w:id="6823" w:author="Seth Oranburg" w:date="2026-03-07T09:50:00Z" w16du:dateUtc="2026-03-07T14:50:00Z">
        <w:r w:rsidRPr="00742779">
          <w:rPr>
            <w:rFonts w:ascii="ZWAdobeF" w:hAnsi="ZWAdobeF" w:cs="ZWAdobeF"/>
            <w:sz w:val="2"/>
            <w:szCs w:val="2"/>
          </w:rPr>
          <w:delText>2919B</w:delText>
        </w:r>
        <w:r w:rsidR="0033544D" w:rsidRPr="00742779">
          <w:delText>The</w:delText>
        </w:r>
      </w:del>
      <w:ins w:id="6824" w:author="Seth Oranburg" w:date="2026-03-07T09:50:00Z" w16du:dateUtc="2026-03-07T14:50:00Z">
        <w:r w:rsidR="0033544D" w:rsidRPr="00742779">
          <w:t>The</w:t>
        </w:r>
      </w:ins>
      <w:r w:rsidR="0033544D" w:rsidRPr="00742779">
        <w:t xml:space="preserve"> selling shareholders receive full value for their stock and exit the transaction. They bear no ongoing risk. The lenders hold secured claims against the target</w:t>
      </w:r>
      <w:r w:rsidR="009F60D1" w:rsidRPr="00742779">
        <w:t>’</w:t>
      </w:r>
      <w:r w:rsidR="0033544D" w:rsidRPr="00742779">
        <w:t>s assets. They negotiated interest rates reflecting the risk and obtained security interests and covenants. The sponsor holds equity in a leveraged firm. The sponsor</w:t>
      </w:r>
      <w:r w:rsidR="009F60D1" w:rsidRPr="00742779">
        <w:t>’</w:t>
      </w:r>
      <w:r w:rsidR="0033544D" w:rsidRPr="00742779">
        <w:t>s expected returns are high if the target performs well, but the sponsor can lose its entire investment if performance disappoints.</w:t>
      </w:r>
    </w:p>
    <w:p w14:paraId="753111CF" w14:textId="77777777" w:rsidR="0033544D" w:rsidRPr="00742779" w:rsidRDefault="00742779" w:rsidP="000E54B1">
      <w:del w:id="6825" w:author="Seth Oranburg" w:date="2026-03-07T09:50:00Z" w16du:dateUtc="2026-03-07T14:50:00Z">
        <w:r w:rsidRPr="00742779">
          <w:rPr>
            <w:rFonts w:ascii="ZWAdobeF" w:hAnsi="ZWAdobeF" w:cs="ZWAdobeF"/>
            <w:sz w:val="2"/>
            <w:szCs w:val="2"/>
          </w:rPr>
          <w:delText>2920B</w:delText>
        </w:r>
        <w:r w:rsidR="0033544D" w:rsidRPr="00742779">
          <w:delText>The</w:delText>
        </w:r>
      </w:del>
      <w:ins w:id="6826" w:author="Seth Oranburg" w:date="2026-03-07T09:50:00Z" w16du:dateUtc="2026-03-07T14:50:00Z">
        <w:r w:rsidR="0033544D" w:rsidRPr="00742779">
          <w:t>The</w:t>
        </w:r>
      </w:ins>
      <w:r w:rsidR="0033544D" w:rsidRPr="00742779">
        <w:t xml:space="preserve"> coordination problem arises because the target company</w:t>
      </w:r>
      <w:r w:rsidR="009F60D1" w:rsidRPr="00742779">
        <w:t>’</w:t>
      </w:r>
      <w:r w:rsidR="0033544D" w:rsidRPr="00742779">
        <w:t>s pre-existing creditors, who extended credit when the company was unlevered, now find themselves creditors of a highly leveraged firm. Trade creditors who supplied goods on thirty-day payment terms expected to be repaid from a company with minimal debt and substantial equity cushion. After the LBO, those same creditors face repayment from a company whose cash flow must first service eighty million in senior secured debt.</w:t>
      </w:r>
    </w:p>
    <w:p w14:paraId="7685286F" w14:textId="77777777" w:rsidR="0033544D" w:rsidRPr="00742779" w:rsidRDefault="00742779" w:rsidP="000E54B1">
      <w:del w:id="6827" w:author="Seth Oranburg" w:date="2026-03-07T09:50:00Z" w16du:dateUtc="2026-03-07T14:50:00Z">
        <w:r w:rsidRPr="00742779">
          <w:rPr>
            <w:rFonts w:ascii="ZWAdobeF" w:hAnsi="ZWAdobeF" w:cs="ZWAdobeF"/>
            <w:sz w:val="2"/>
            <w:szCs w:val="2"/>
          </w:rPr>
          <w:delText>2921B</w:delText>
        </w:r>
        <w:r w:rsidR="0033544D" w:rsidRPr="00742779">
          <w:delText>If</w:delText>
        </w:r>
      </w:del>
      <w:ins w:id="6828" w:author="Seth Oranburg" w:date="2026-03-07T09:50:00Z" w16du:dateUtc="2026-03-07T14:50:00Z">
        <w:r w:rsidR="0033544D" w:rsidRPr="00742779">
          <w:t>If</w:t>
        </w:r>
      </w:ins>
      <w:r w:rsidR="0033544D" w:rsidRPr="00742779">
        <w:t xml:space="preserve"> the LBO succeeds and the target thrives under new ownership, everyone benefits. Selling shareholders received fair value. The lenders receive interest and principal payments. The sponsor earns returns on its equity. Even pre-existing creditors may benefit if the sponsor</w:t>
      </w:r>
      <w:r w:rsidR="009F60D1" w:rsidRPr="00742779">
        <w:t>’</w:t>
      </w:r>
      <w:r w:rsidR="0033544D" w:rsidRPr="00742779">
        <w:t>s operational improvements increase the target</w:t>
      </w:r>
      <w:r w:rsidR="009F60D1" w:rsidRPr="00742779">
        <w:t>’</w:t>
      </w:r>
      <w:r w:rsidR="0033544D" w:rsidRPr="00742779">
        <w:t>s ability to pay all obligations.</w:t>
      </w:r>
    </w:p>
    <w:p w14:paraId="6D6D1C4A" w14:textId="77777777" w:rsidR="0033544D" w:rsidRPr="00742779" w:rsidRDefault="00742779" w:rsidP="000E54B1">
      <w:del w:id="6829" w:author="Seth Oranburg" w:date="2026-03-07T09:50:00Z" w16du:dateUtc="2026-03-07T14:50:00Z">
        <w:r w:rsidRPr="00742779">
          <w:rPr>
            <w:rFonts w:ascii="ZWAdobeF" w:hAnsi="ZWAdobeF" w:cs="ZWAdobeF"/>
            <w:sz w:val="2"/>
            <w:szCs w:val="2"/>
          </w:rPr>
          <w:delText>2922B</w:delText>
        </w:r>
        <w:r w:rsidR="0033544D" w:rsidRPr="00742779">
          <w:delText>If</w:delText>
        </w:r>
      </w:del>
      <w:ins w:id="6830" w:author="Seth Oranburg" w:date="2026-03-07T09:50:00Z" w16du:dateUtc="2026-03-07T14:50:00Z">
        <w:r w:rsidR="0033544D" w:rsidRPr="00742779">
          <w:t>If</w:t>
        </w:r>
      </w:ins>
      <w:r w:rsidR="0033544D" w:rsidRPr="00742779">
        <w:t xml:space="preserve"> the LBO fails and the target enters bankruptcy, losses fall disproportionately on unsecured creditors who extended credit before the LBO. Secured lenders hold first priority claims on all assets. The sponsor</w:t>
      </w:r>
      <w:r w:rsidR="009F60D1" w:rsidRPr="00742779">
        <w:t>’</w:t>
      </w:r>
      <w:r w:rsidR="0033544D" w:rsidRPr="00742779">
        <w:t>s equity is eliminated. Unsecured creditors recover only what remains after secured claims are satisfied, which may be substantially less than they would have recovered if the LBO had never occurred.</w:t>
      </w:r>
    </w:p>
    <w:p w14:paraId="0DE3275D" w14:textId="77777777" w:rsidR="0033544D" w:rsidRPr="00742779" w:rsidRDefault="00742779" w:rsidP="000E54B1">
      <w:del w:id="6831" w:author="Seth Oranburg" w:date="2026-03-07T09:50:00Z" w16du:dateUtc="2026-03-07T14:50:00Z">
        <w:r w:rsidRPr="00742779">
          <w:rPr>
            <w:rFonts w:ascii="ZWAdobeF" w:hAnsi="ZWAdobeF" w:cs="ZWAdobeF"/>
            <w:sz w:val="2"/>
            <w:szCs w:val="2"/>
          </w:rPr>
          <w:delText>2923B</w:delText>
        </w:r>
        <w:r w:rsidR="0033544D" w:rsidRPr="00742779">
          <w:delText>Fraudulent</w:delText>
        </w:r>
      </w:del>
      <w:ins w:id="6832" w:author="Seth Oranburg" w:date="2026-03-07T09:50:00Z" w16du:dateUtc="2026-03-07T14:50:00Z">
        <w:r w:rsidR="0033544D" w:rsidRPr="00742779">
          <w:t>Fraudulent</w:t>
        </w:r>
      </w:ins>
      <w:r w:rsidR="0033544D" w:rsidRPr="00742779">
        <w:t xml:space="preserve"> transfer law addresses this problem by asking whether the LBO left the target with adequate capital to meet its obligations. If the answer is no, creditors can void the LBO and recover distributions that flowed to selling shareholders. This remedy is retrospective. It operates years after the LBO closed, using information about actual performance to evaluate whether the transaction was adequately capitalized at inception.</w:t>
      </w:r>
    </w:p>
    <w:p w14:paraId="5E69E497" w14:textId="77777777" w:rsidR="0033544D" w:rsidRPr="00742779" w:rsidRDefault="0033544D" w:rsidP="000E54B1">
      <w:pPr>
        <w:pStyle w:val="Heading3"/>
        <w:rPr>
          <w:rFonts w:eastAsia="Times New Roman"/>
        </w:rPr>
      </w:pPr>
      <w:r w:rsidRPr="00742779">
        <w:rPr>
          <w:rFonts w:eastAsia="Times New Roman"/>
        </w:rPr>
        <w:lastRenderedPageBreak/>
        <w:t>Jeannette</w:t>
      </w:r>
      <w:r w:rsidR="009F60D1" w:rsidRPr="00742779">
        <w:rPr>
          <w:rFonts w:eastAsia="Times New Roman"/>
        </w:rPr>
        <w:t>’</w:t>
      </w:r>
      <w:r w:rsidRPr="00742779">
        <w:rPr>
          <w:rFonts w:eastAsia="Times New Roman"/>
        </w:rPr>
        <w:t>s Leveraged Transformation</w:t>
      </w:r>
    </w:p>
    <w:p w14:paraId="1F734B7A" w14:textId="77777777" w:rsidR="0033544D" w:rsidRPr="00742779" w:rsidRDefault="00742779" w:rsidP="000E54B1">
      <w:pPr>
        <w:pPrChange w:id="6833" w:author="Seth Oranburg" w:date="2026-03-07T09:50:00Z" w16du:dateUtc="2026-03-07T14:50:00Z">
          <w:pPr>
            <w:pStyle w:val="NormalWeb"/>
          </w:pPr>
        </w:pPrChange>
      </w:pPr>
      <w:del w:id="6834" w:author="Seth Oranburg" w:date="2026-03-07T09:50:00Z" w16du:dateUtc="2026-03-07T14:50:00Z">
        <w:r w:rsidRPr="00742779">
          <w:rPr>
            <w:rStyle w:val="Emphasis"/>
            <w:rFonts w:ascii="ZWAdobeF" w:hAnsi="ZWAdobeF" w:cs="ZWAdobeF"/>
            <w:i w:val="0"/>
            <w:sz w:val="2"/>
            <w:szCs w:val="2"/>
          </w:rPr>
          <w:delText>2924B</w:delText>
        </w:r>
        <w:r w:rsidR="0033544D" w:rsidRPr="00742779">
          <w:rPr>
            <w:rStyle w:val="Emphasis"/>
          </w:rPr>
          <w:delText>Moody</w:delText>
        </w:r>
      </w:del>
      <w:ins w:id="6835" w:author="Seth Oranburg" w:date="2026-03-07T09:50:00Z" w16du:dateUtc="2026-03-07T14:50:00Z">
        <w:r w:rsidR="0033544D" w:rsidRPr="00742779">
          <w:rPr>
            <w:rStyle w:val="Emphasis"/>
          </w:rPr>
          <w:t>Moody</w:t>
        </w:r>
      </w:ins>
      <w:r w:rsidR="0033544D" w:rsidRPr="00742779">
        <w:rPr>
          <w:rStyle w:val="Emphasis"/>
        </w:rPr>
        <w:t xml:space="preserve"> v. Security Pacific Business Credit Inc.</w:t>
      </w:r>
      <w:r w:rsidR="0033544D" w:rsidRPr="00742779">
        <w:t xml:space="preserve"> provides the leading analysis of when LBOs constitute constructive fraud under fraudulent transfer statutes.</w:t>
      </w:r>
      <w:r w:rsidR="0033544D">
        <w:fldChar w:fldCharType="begin"/>
      </w:r>
      <w:r w:rsidR="0033544D">
        <w:instrText>HYPERLINK \l "fn387-11647" \o "Jump to citation"</w:instrText>
      </w:r>
      <w:r w:rsidR="0033544D">
        <w:fldChar w:fldCharType="separate"/>
      </w:r>
      <w:r w:rsidR="0033544D" w:rsidRPr="00742779">
        <w:rPr>
          <w:rStyle w:val="Hyperlink"/>
          <w:color w:val="auto"/>
          <w:u w:val="none"/>
        </w:rPr>
        <w:t>[387</w:t>
      </w:r>
      <w:r w:rsidR="00EE2871" w:rsidRPr="00742779">
        <w:rPr>
          <w:rStyle w:val="Hyperlink"/>
          <w:color w:val="auto"/>
          <w:u w:val="none"/>
        </w:rPr>
        <w:t>]</w:t>
      </w:r>
      <w:r w:rsidR="0033544D">
        <w:fldChar w:fldCharType="end"/>
      </w:r>
      <w:r w:rsidR="0033544D" w:rsidRPr="00742779">
        <w:t xml:space="preserve"> The case illustrates how courts apply solvency tests to leveraged transactions and shows why reasonableness at the time of the transaction matters more than outcomes after the fact.</w:t>
      </w:r>
    </w:p>
    <w:p w14:paraId="252339E6" w14:textId="77777777" w:rsidR="0033544D" w:rsidRPr="00742779" w:rsidRDefault="00742779" w:rsidP="000E54B1">
      <w:del w:id="6836" w:author="Seth Oranburg" w:date="2026-03-07T09:50:00Z" w16du:dateUtc="2026-03-07T14:50:00Z">
        <w:r w:rsidRPr="00742779">
          <w:rPr>
            <w:rFonts w:ascii="ZWAdobeF" w:hAnsi="ZWAdobeF" w:cs="ZWAdobeF"/>
            <w:sz w:val="2"/>
            <w:szCs w:val="2"/>
          </w:rPr>
          <w:delText>2925B</w:delText>
        </w:r>
        <w:r w:rsidR="0033544D" w:rsidRPr="00742779">
          <w:delText>Jeannette</w:delText>
        </w:r>
      </w:del>
      <w:ins w:id="6837" w:author="Seth Oranburg" w:date="2026-03-07T09:50:00Z" w16du:dateUtc="2026-03-07T14:50:00Z">
        <w:r w:rsidR="0033544D" w:rsidRPr="00742779">
          <w:t>Jeannette</w:t>
        </w:r>
      </w:ins>
      <w:r w:rsidR="0033544D" w:rsidRPr="00742779">
        <w:t xml:space="preserve"> Corporation manufactured glass tableware and decorative glass products. The company had been family-owned for decades. In nineteen eighty-six, the shareholders decided to sell. The buyers were a group that included some of the selling shareholders, members of Jeannette</w:t>
      </w:r>
      <w:r w:rsidR="009F60D1" w:rsidRPr="00742779">
        <w:t>’</w:t>
      </w:r>
      <w:r w:rsidR="0033544D" w:rsidRPr="00742779">
        <w:t>s management, and outside investors. This transaction structure is common in management buyouts, where existing management teams partner with financial sponsors to acquire the companies they manage.</w:t>
      </w:r>
    </w:p>
    <w:p w14:paraId="5370F755" w14:textId="77777777" w:rsidR="0033544D" w:rsidRPr="00742779" w:rsidRDefault="00742779" w:rsidP="000E54B1">
      <w:del w:id="6838" w:author="Seth Oranburg" w:date="2026-03-07T09:50:00Z" w16du:dateUtc="2026-03-07T14:50:00Z">
        <w:r w:rsidRPr="00742779">
          <w:rPr>
            <w:rFonts w:ascii="ZWAdobeF" w:hAnsi="ZWAdobeF" w:cs="ZWAdobeF"/>
            <w:sz w:val="2"/>
            <w:szCs w:val="2"/>
          </w:rPr>
          <w:delText>2926B</w:delText>
        </w:r>
        <w:r w:rsidR="0033544D" w:rsidRPr="00742779">
          <w:delText>The</w:delText>
        </w:r>
      </w:del>
      <w:ins w:id="6839" w:author="Seth Oranburg" w:date="2026-03-07T09:50:00Z" w16du:dateUtc="2026-03-07T14:50:00Z">
        <w:r w:rsidR="0033544D" w:rsidRPr="00742779">
          <w:t>The</w:t>
        </w:r>
      </w:ins>
      <w:r w:rsidR="0033544D" w:rsidRPr="00742779">
        <w:t xml:space="preserve"> purchase price was fifteen million five hundred thousand dollars. The buyers contributed virtually no equity capital themselves. They financed the entire purchase price through borrowing. Security Pacific Business Credit extended a ten million five hundred thousand dollar secured loan. Manufacturers Hanover Trust extended a five million dollar secured loan. Both loans were secured by substantially all of Jeannette</w:t>
      </w:r>
      <w:r w:rsidR="009F60D1" w:rsidRPr="00742779">
        <w:t>’</w:t>
      </w:r>
      <w:r w:rsidR="0033544D" w:rsidRPr="00742779">
        <w:t>s assets, including inventory, receivables, equipment, and real property.</w:t>
      </w:r>
    </w:p>
    <w:p w14:paraId="2FCD5C5C" w14:textId="77777777" w:rsidR="0033544D" w:rsidRPr="00742779" w:rsidRDefault="00742779" w:rsidP="000E54B1">
      <w:del w:id="6840" w:author="Seth Oranburg" w:date="2026-03-07T09:50:00Z" w16du:dateUtc="2026-03-07T14:50:00Z">
        <w:r w:rsidRPr="00742779">
          <w:rPr>
            <w:rFonts w:ascii="ZWAdobeF" w:hAnsi="ZWAdobeF" w:cs="ZWAdobeF"/>
            <w:sz w:val="2"/>
            <w:szCs w:val="2"/>
          </w:rPr>
          <w:delText>2927B</w:delText>
        </w:r>
        <w:r w:rsidR="0033544D" w:rsidRPr="00742779">
          <w:delText>The</w:delText>
        </w:r>
      </w:del>
      <w:ins w:id="6841" w:author="Seth Oranburg" w:date="2026-03-07T09:50:00Z" w16du:dateUtc="2026-03-07T14:50:00Z">
        <w:r w:rsidR="0033544D" w:rsidRPr="00742779">
          <w:t>The</w:t>
        </w:r>
      </w:ins>
      <w:r w:rsidR="0033544D" w:rsidRPr="00742779">
        <w:t xml:space="preserve"> mechanics of the transaction created the LBO structure described earlier. At closing, Jeannette</w:t>
      </w:r>
      <w:r w:rsidR="009F60D1" w:rsidRPr="00742779">
        <w:t>’</w:t>
      </w:r>
      <w:r w:rsidR="0033544D" w:rsidRPr="00742779">
        <w:t>s selling shareholders received fifteen million five hundred thousand dollars and exited completely. Jeannette emerged from the closing with fifteen million five hundred thousand dollars in new secured debt on its balance sheet. The company</w:t>
      </w:r>
      <w:r w:rsidR="009F60D1" w:rsidRPr="00742779">
        <w:t>’</w:t>
      </w:r>
      <w:r w:rsidR="0033544D" w:rsidRPr="00742779">
        <w:t>s assets had not changed. The company</w:t>
      </w:r>
      <w:r w:rsidR="009F60D1" w:rsidRPr="00742779">
        <w:t>’</w:t>
      </w:r>
      <w:r w:rsidR="0033544D" w:rsidRPr="00742779">
        <w:t>s revenue-generating operations had not changed. But the company</w:t>
      </w:r>
      <w:r w:rsidR="009F60D1" w:rsidRPr="00742779">
        <w:t>’</w:t>
      </w:r>
      <w:r w:rsidR="0033544D" w:rsidRPr="00742779">
        <w:t>s capital structure had transformed from unlevered to highly leveraged.</w:t>
      </w:r>
    </w:p>
    <w:p w14:paraId="745CFF26" w14:textId="77777777" w:rsidR="0033544D" w:rsidRPr="00742779" w:rsidRDefault="00742779" w:rsidP="000E54B1">
      <w:del w:id="6842" w:author="Seth Oranburg" w:date="2026-03-07T09:50:00Z" w16du:dateUtc="2026-03-07T14:50:00Z">
        <w:r w:rsidRPr="00742779">
          <w:rPr>
            <w:rFonts w:ascii="ZWAdobeF" w:hAnsi="ZWAdobeF" w:cs="ZWAdobeF"/>
            <w:sz w:val="2"/>
            <w:szCs w:val="2"/>
          </w:rPr>
          <w:delText>2928B</w:delText>
        </w:r>
        <w:r w:rsidR="0033544D" w:rsidRPr="00742779">
          <w:delText>The</w:delText>
        </w:r>
      </w:del>
      <w:ins w:id="6843" w:author="Seth Oranburg" w:date="2026-03-07T09:50:00Z" w16du:dateUtc="2026-03-07T14:50:00Z">
        <w:r w:rsidR="0033544D" w:rsidRPr="00742779">
          <w:t>The</w:t>
        </w:r>
      </w:ins>
      <w:r w:rsidR="0033544D" w:rsidRPr="00742779">
        <w:t xml:space="preserve"> buyers projected that Jeannette could service the debt through operating cash flow. The projections assumed revenue growth, cost controls, and operational improvements. The projections were aggressive but not entirely unrealistic. They assumed Jeannette would achieve performance near the high end of its historical range.</w:t>
      </w:r>
    </w:p>
    <w:p w14:paraId="2EB54AD1" w14:textId="77777777" w:rsidR="0033544D" w:rsidRPr="00742779" w:rsidRDefault="00742779" w:rsidP="000E54B1">
      <w:del w:id="6844" w:author="Seth Oranburg" w:date="2026-03-07T09:50:00Z" w16du:dateUtc="2026-03-07T14:50:00Z">
        <w:r w:rsidRPr="00742779">
          <w:rPr>
            <w:rFonts w:ascii="ZWAdobeF" w:hAnsi="ZWAdobeF" w:cs="ZWAdobeF"/>
            <w:sz w:val="2"/>
            <w:szCs w:val="2"/>
          </w:rPr>
          <w:delText>2929B</w:delText>
        </w:r>
        <w:r w:rsidR="0033544D" w:rsidRPr="00742779">
          <w:delText>Jeannette</w:delText>
        </w:r>
      </w:del>
      <w:ins w:id="6845" w:author="Seth Oranburg" w:date="2026-03-07T09:50:00Z" w16du:dateUtc="2026-03-07T14:50:00Z">
        <w:r w:rsidR="0033544D" w:rsidRPr="00742779">
          <w:t>Jeannette</w:t>
        </w:r>
      </w:ins>
      <w:r w:rsidR="0033544D" w:rsidRPr="00742779">
        <w:t xml:space="preserve"> operated under this capital structure for approximately two years. During that time, the company encountered problems that the buyers had not anticipated. A major customer filed bankruptcy, eliminating a substantial portion of projected revenue. Equipment failures required unexpected capital expenditures. Competition intensified in some of Jeannette</w:t>
      </w:r>
      <w:r w:rsidR="009F60D1" w:rsidRPr="00742779">
        <w:t>’</w:t>
      </w:r>
      <w:r w:rsidR="0033544D" w:rsidRPr="00742779">
        <w:t xml:space="preserve">s key </w:t>
      </w:r>
      <w:r w:rsidR="0033544D" w:rsidRPr="00742779">
        <w:lastRenderedPageBreak/>
        <w:t>product lines. Management</w:t>
      </w:r>
      <w:r w:rsidR="009F60D1" w:rsidRPr="00742779">
        <w:t>’</w:t>
      </w:r>
      <w:r w:rsidR="0033544D" w:rsidRPr="00742779">
        <w:t>s operational improvements did not materialize as quickly as projected.</w:t>
      </w:r>
    </w:p>
    <w:p w14:paraId="7C04110F" w14:textId="77777777" w:rsidR="0033544D" w:rsidRPr="00742779" w:rsidRDefault="00742779" w:rsidP="000E54B1">
      <w:del w:id="6846" w:author="Seth Oranburg" w:date="2026-03-07T09:50:00Z" w16du:dateUtc="2026-03-07T14:50:00Z">
        <w:r w:rsidRPr="00742779">
          <w:rPr>
            <w:rFonts w:ascii="ZWAdobeF" w:hAnsi="ZWAdobeF" w:cs="ZWAdobeF"/>
            <w:sz w:val="2"/>
            <w:szCs w:val="2"/>
          </w:rPr>
          <w:delText>2930B</w:delText>
        </w:r>
        <w:r w:rsidR="0033544D" w:rsidRPr="00742779">
          <w:delText>By</w:delText>
        </w:r>
      </w:del>
      <w:ins w:id="6847" w:author="Seth Oranburg" w:date="2026-03-07T09:50:00Z" w16du:dateUtc="2026-03-07T14:50:00Z">
        <w:r w:rsidR="0033544D" w:rsidRPr="00742779">
          <w:t>By</w:t>
        </w:r>
      </w:ins>
      <w:r w:rsidR="0033544D" w:rsidRPr="00742779">
        <w:t xml:space="preserve"> nineteen eighty-eight, Jeannette could no longer service its debt. The company filed for bankruptcy under Chapter Eleven. Bruce A. Moody was appointed as trustee. The trustee</w:t>
      </w:r>
      <w:r w:rsidR="009F60D1" w:rsidRPr="00742779">
        <w:t>’</w:t>
      </w:r>
      <w:r w:rsidR="0033544D" w:rsidRPr="00742779">
        <w:t>s role is to marshal the bankruptcy estate</w:t>
      </w:r>
      <w:r w:rsidR="009F60D1" w:rsidRPr="00742779">
        <w:t>’</w:t>
      </w:r>
      <w:r w:rsidR="0033544D" w:rsidRPr="00742779">
        <w:t>s assets, pursue claims on behalf of creditors, and maximize recovery for all creditor classes.</w:t>
      </w:r>
    </w:p>
    <w:p w14:paraId="430F642F" w14:textId="77777777" w:rsidR="0033544D" w:rsidRPr="00742779" w:rsidRDefault="00742779" w:rsidP="000E54B1">
      <w:del w:id="6848" w:author="Seth Oranburg" w:date="2026-03-07T09:50:00Z" w16du:dateUtc="2026-03-07T14:50:00Z">
        <w:r w:rsidRPr="00742779">
          <w:rPr>
            <w:rFonts w:ascii="ZWAdobeF" w:hAnsi="ZWAdobeF" w:cs="ZWAdobeF"/>
            <w:sz w:val="2"/>
            <w:szCs w:val="2"/>
          </w:rPr>
          <w:delText>2931B</w:delText>
        </w:r>
        <w:r w:rsidR="0033544D" w:rsidRPr="00742779">
          <w:delText>The</w:delText>
        </w:r>
      </w:del>
      <w:ins w:id="6849" w:author="Seth Oranburg" w:date="2026-03-07T09:50:00Z" w16du:dateUtc="2026-03-07T14:50:00Z">
        <w:r w:rsidR="0033544D" w:rsidRPr="00742779">
          <w:t>The</w:t>
        </w:r>
      </w:ins>
      <w:r w:rsidR="0033544D" w:rsidRPr="00742779">
        <w:t xml:space="preserve"> trustee sued Security Pacific and Manufacturers Hanover, seeking to void the LBO as a fraudulent transfer under Pennsylvania</w:t>
      </w:r>
      <w:r w:rsidR="009F60D1" w:rsidRPr="00742779">
        <w:t>’</w:t>
      </w:r>
      <w:r w:rsidR="0033544D" w:rsidRPr="00742779">
        <w:t>s Uniform Fraudulent Conveyance Act. Pennsylvania</w:t>
      </w:r>
      <w:r w:rsidR="009F60D1" w:rsidRPr="00742779">
        <w:t>’</w:t>
      </w:r>
      <w:r w:rsidR="0033544D" w:rsidRPr="00742779">
        <w:t>s statute was functionally identical to the Uniform Fraudulent Transfer Act that most states have adopted. The trustee alleged that the LBO left Jeannette with unreasonably small capital and rendered the company unable to pay its debts, making the transaction constructively fraudulent.</w:t>
      </w:r>
    </w:p>
    <w:p w14:paraId="408342F4" w14:textId="77777777" w:rsidR="0033544D" w:rsidRPr="00742779" w:rsidRDefault="00742779" w:rsidP="000E54B1">
      <w:del w:id="6850" w:author="Seth Oranburg" w:date="2026-03-07T09:50:00Z" w16du:dateUtc="2026-03-07T14:50:00Z">
        <w:r w:rsidRPr="00742779">
          <w:rPr>
            <w:rFonts w:ascii="ZWAdobeF" w:hAnsi="ZWAdobeF" w:cs="ZWAdobeF"/>
            <w:sz w:val="2"/>
            <w:szCs w:val="2"/>
          </w:rPr>
          <w:delText>2932B</w:delText>
        </w:r>
        <w:r w:rsidR="0033544D" w:rsidRPr="00742779">
          <w:delText>The</w:delText>
        </w:r>
      </w:del>
      <w:ins w:id="6851" w:author="Seth Oranburg" w:date="2026-03-07T09:50:00Z" w16du:dateUtc="2026-03-07T14:50:00Z">
        <w:r w:rsidR="0033544D" w:rsidRPr="00742779">
          <w:t>The</w:t>
        </w:r>
      </w:ins>
      <w:r w:rsidR="0033544D" w:rsidRPr="00742779">
        <w:t xml:space="preserve"> trustee</w:t>
      </w:r>
      <w:r w:rsidR="009F60D1" w:rsidRPr="00742779">
        <w:t>’</w:t>
      </w:r>
      <w:r w:rsidR="0033544D" w:rsidRPr="00742779">
        <w:t>s theory was straightforward. Jeannette received no value from the LBO. The purchase price flowed entirely to selling shareholders. Jeannette received only new debt obligations. A transfer for which the debtor receives no reasonably equivalent value is fraudulent if it leaves the debtor insolvent or undercapitalized. The LBO satisfied those conditions. Therefore, the trustee could avoid the transfer and recover the funds that had been distributed to selling shareholders.</w:t>
      </w:r>
    </w:p>
    <w:p w14:paraId="06AC695B" w14:textId="77777777" w:rsidR="0033544D" w:rsidRPr="00742779" w:rsidRDefault="00742779" w:rsidP="000E54B1">
      <w:del w:id="6852" w:author="Seth Oranburg" w:date="2026-03-07T09:50:00Z" w16du:dateUtc="2026-03-07T14:50:00Z">
        <w:r w:rsidRPr="00742779">
          <w:rPr>
            <w:rFonts w:ascii="ZWAdobeF" w:hAnsi="ZWAdobeF" w:cs="ZWAdobeF"/>
            <w:sz w:val="2"/>
            <w:szCs w:val="2"/>
          </w:rPr>
          <w:delText>2933B</w:delText>
        </w:r>
        <w:r w:rsidR="0033544D" w:rsidRPr="00742779">
          <w:delText>The</w:delText>
        </w:r>
      </w:del>
      <w:ins w:id="6853" w:author="Seth Oranburg" w:date="2026-03-07T09:50:00Z" w16du:dateUtc="2026-03-07T14:50:00Z">
        <w:r w:rsidR="0033544D" w:rsidRPr="00742779">
          <w:t>The</w:t>
        </w:r>
      </w:ins>
      <w:r w:rsidR="0033544D" w:rsidRPr="00742779">
        <w:t xml:space="preserve"> lenders defended on multiple grounds. They argued that Jeannette received reasonably equivalent value because the LBO allowed the company to continue operating under new ownership that planned operational improvements. They argued that Jeannette was solvent immediately after the LBO under applicable legal tests. They argued that even if Jeannette was thinly capitalized, the company had adequate capital when credit availability was considered. They argued that Jeannette failed because of unforeseen events, not because the capital structure was inadequate at closing.</w:t>
      </w:r>
    </w:p>
    <w:p w14:paraId="1F526BF4" w14:textId="77777777" w:rsidR="0033544D" w:rsidRPr="00742779" w:rsidRDefault="00742779" w:rsidP="000E54B1">
      <w:del w:id="6854" w:author="Seth Oranburg" w:date="2026-03-07T09:50:00Z" w16du:dateUtc="2026-03-07T14:50:00Z">
        <w:r w:rsidRPr="00742779">
          <w:rPr>
            <w:rFonts w:ascii="ZWAdobeF" w:hAnsi="ZWAdobeF" w:cs="ZWAdobeF"/>
            <w:sz w:val="2"/>
            <w:szCs w:val="2"/>
          </w:rPr>
          <w:delText>2934B</w:delText>
        </w:r>
        <w:r w:rsidR="0033544D" w:rsidRPr="00742779">
          <w:delText>The</w:delText>
        </w:r>
      </w:del>
      <w:ins w:id="6855" w:author="Seth Oranburg" w:date="2026-03-07T09:50:00Z" w16du:dateUtc="2026-03-07T14:50:00Z">
        <w:r w:rsidR="0033544D" w:rsidRPr="00742779">
          <w:t>The</w:t>
        </w:r>
      </w:ins>
      <w:r w:rsidR="0033544D" w:rsidRPr="00742779">
        <w:t xml:space="preserve"> United States District Court for the Middle District of Pennsylvania conducted a trial and issued detailed findings of fact. The court examined Jeannette</w:t>
      </w:r>
      <w:r w:rsidR="009F60D1" w:rsidRPr="00742779">
        <w:t>’</w:t>
      </w:r>
      <w:r w:rsidR="0033544D" w:rsidRPr="00742779">
        <w:t>s financial condition immediately post-LBO, the reasonableness of the projections, the role of credit availability, and the causes of Jeannette</w:t>
      </w:r>
      <w:r w:rsidR="009F60D1" w:rsidRPr="00742779">
        <w:t>’</w:t>
      </w:r>
      <w:r w:rsidR="0033544D" w:rsidRPr="00742779">
        <w:t>s bankruptcy. The Third Circuit Court of Appeals reviewed the district court</w:t>
      </w:r>
      <w:r w:rsidR="009F60D1" w:rsidRPr="00742779">
        <w:t>’</w:t>
      </w:r>
      <w:r w:rsidR="0033544D" w:rsidRPr="00742779">
        <w:t>s findings under the clearly erroneous standard, which provides substantial deference to trial court fact-finding.</w:t>
      </w:r>
    </w:p>
    <w:p w14:paraId="38042358" w14:textId="77777777" w:rsidR="0033544D" w:rsidRPr="00742779" w:rsidRDefault="0033544D" w:rsidP="000E54B1">
      <w:pPr>
        <w:pStyle w:val="Heading3"/>
        <w:rPr>
          <w:rFonts w:eastAsia="Times New Roman"/>
        </w:rPr>
      </w:pPr>
      <w:r w:rsidRPr="00742779">
        <w:rPr>
          <w:rFonts w:eastAsia="Times New Roman"/>
        </w:rPr>
        <w:lastRenderedPageBreak/>
        <w:t>Testing Solvency After an LBO</w:t>
      </w:r>
    </w:p>
    <w:p w14:paraId="11CCA72F" w14:textId="77777777" w:rsidR="0033544D" w:rsidRPr="00742779" w:rsidRDefault="00742779" w:rsidP="000E54B1">
      <w:del w:id="6856" w:author="Seth Oranburg" w:date="2026-03-07T09:50:00Z" w16du:dateUtc="2026-03-07T14:50:00Z">
        <w:r w:rsidRPr="00742779">
          <w:rPr>
            <w:rFonts w:ascii="ZWAdobeF" w:hAnsi="ZWAdobeF" w:cs="ZWAdobeF"/>
            <w:sz w:val="2"/>
            <w:szCs w:val="2"/>
          </w:rPr>
          <w:delText>2935B</w:delText>
        </w:r>
        <w:r w:rsidR="0033544D" w:rsidRPr="00742779">
          <w:delText>The</w:delText>
        </w:r>
      </w:del>
      <w:ins w:id="6857" w:author="Seth Oranburg" w:date="2026-03-07T09:50:00Z" w16du:dateUtc="2026-03-07T14:50:00Z">
        <w:r w:rsidR="0033544D" w:rsidRPr="00742779">
          <w:t>The</w:t>
        </w:r>
      </w:ins>
      <w:r w:rsidR="0033544D" w:rsidRPr="00742779">
        <w:t xml:space="preserve"> Third Circuit affirmed the district court</w:t>
      </w:r>
      <w:r w:rsidR="009F60D1" w:rsidRPr="00742779">
        <w:t>’</w:t>
      </w:r>
      <w:r w:rsidR="0033544D" w:rsidRPr="00742779">
        <w:t>s holding that the LBO was not a fraudulent transfer, but only after extensive analysis of the two primary constructive fraud provisions under fraudulent transfer law.</w:t>
      </w:r>
    </w:p>
    <w:p w14:paraId="73368319" w14:textId="77777777" w:rsidR="0033544D" w:rsidRPr="00742779" w:rsidRDefault="00742779" w:rsidP="000E54B1">
      <w:pPr>
        <w:pPrChange w:id="6858" w:author="Seth Oranburg" w:date="2026-03-07T09:50:00Z" w16du:dateUtc="2026-03-07T14:50:00Z">
          <w:pPr>
            <w:pStyle w:val="NormalWeb"/>
          </w:pPr>
        </w:pPrChange>
      </w:pPr>
      <w:del w:id="6859" w:author="Seth Oranburg" w:date="2026-03-07T09:50:00Z" w16du:dateUtc="2026-03-07T14:50:00Z">
        <w:r w:rsidRPr="00742779">
          <w:rPr>
            <w:rFonts w:ascii="ZWAdobeF" w:hAnsi="ZWAdobeF" w:cs="ZWAdobeF"/>
            <w:sz w:val="2"/>
            <w:szCs w:val="2"/>
          </w:rPr>
          <w:delText>2936B</w:delText>
        </w:r>
        <w:r w:rsidR="0033544D" w:rsidRPr="00742779">
          <w:delText>The</w:delText>
        </w:r>
      </w:del>
      <w:ins w:id="6860" w:author="Seth Oranburg" w:date="2026-03-07T09:50:00Z" w16du:dateUtc="2026-03-07T14:50:00Z">
        <w:r w:rsidR="0033544D" w:rsidRPr="00742779">
          <w:t>The</w:t>
        </w:r>
      </w:ins>
      <w:r w:rsidR="0033544D" w:rsidRPr="00742779">
        <w:t xml:space="preserve"> court began with Section Four of the Pennsylvania UFCA, which provides that a transfer is fraudulent if made without fair consideration and if it renders the debtor insolvent.</w:t>
      </w:r>
      <w:r w:rsidR="0033544D">
        <w:fldChar w:fldCharType="begin"/>
      </w:r>
      <w:r w:rsidR="0033544D">
        <w:instrText>HYPERLINK \l "fn388-11647" \o "Jump to citation"</w:instrText>
      </w:r>
      <w:r w:rsidR="0033544D">
        <w:fldChar w:fldCharType="separate"/>
      </w:r>
      <w:r w:rsidR="0033544D" w:rsidRPr="00742779">
        <w:rPr>
          <w:rStyle w:val="Hyperlink"/>
          <w:color w:val="auto"/>
          <w:u w:val="none"/>
        </w:rPr>
        <w:t>[388</w:t>
      </w:r>
      <w:r w:rsidR="00FA601A" w:rsidRPr="00742779">
        <w:rPr>
          <w:rStyle w:val="Hyperlink"/>
          <w:color w:val="auto"/>
          <w:u w:val="none"/>
        </w:rPr>
        <w:t>]</w:t>
      </w:r>
      <w:r w:rsidR="0033544D">
        <w:fldChar w:fldCharType="end"/>
      </w:r>
      <w:r w:rsidR="0033544D" w:rsidRPr="00742779">
        <w:t xml:space="preserve"> Section Four addresses two situations. First, a transfer is fraudulent if made without fair consideration when the debtor is engaged in business for which the debtor</w:t>
      </w:r>
      <w:r w:rsidR="009F60D1" w:rsidRPr="00742779">
        <w:t>’</w:t>
      </w:r>
      <w:r w:rsidR="0033544D" w:rsidRPr="00742779">
        <w:t>s remaining property is unreasonably small capital. Second, a transfer is fraudulent if made without fair consideration when the debtor intends to incur or believes it will incur debts beyond its ability to pay as they mature.</w:t>
      </w:r>
    </w:p>
    <w:p w14:paraId="0D504BCC" w14:textId="77777777" w:rsidR="0033544D" w:rsidRPr="00742779" w:rsidRDefault="00742779" w:rsidP="000E54B1">
      <w:del w:id="6861" w:author="Seth Oranburg" w:date="2026-03-07T09:50:00Z" w16du:dateUtc="2026-03-07T14:50:00Z">
        <w:r w:rsidRPr="00742779">
          <w:rPr>
            <w:rFonts w:ascii="ZWAdobeF" w:hAnsi="ZWAdobeF" w:cs="ZWAdobeF"/>
            <w:sz w:val="2"/>
            <w:szCs w:val="2"/>
          </w:rPr>
          <w:delText>2937B</w:delText>
        </w:r>
        <w:r w:rsidR="0033544D" w:rsidRPr="00742779">
          <w:delText>Fair</w:delText>
        </w:r>
      </w:del>
      <w:ins w:id="6862" w:author="Seth Oranburg" w:date="2026-03-07T09:50:00Z" w16du:dateUtc="2026-03-07T14:50:00Z">
        <w:r w:rsidR="0033544D" w:rsidRPr="00742779">
          <w:t>Fair</w:t>
        </w:r>
      </w:ins>
      <w:r w:rsidR="0033544D" w:rsidRPr="00742779">
        <w:t xml:space="preserve"> consideration under the statute has two components. The transfer must be made in good faith, and the debtor must receive value that is fairly equivalent to the value transferred. The good faith requirement is satisfied if the parties deal honestly without intent to defraud. The equivalence requirement asks whether what the debtor received is roughly comparable in value to what the debtor gave up.</w:t>
      </w:r>
    </w:p>
    <w:p w14:paraId="5C78925F" w14:textId="77777777" w:rsidR="0033544D" w:rsidRPr="00742779" w:rsidRDefault="00742779" w:rsidP="000E54B1">
      <w:del w:id="6863" w:author="Seth Oranburg" w:date="2026-03-07T09:50:00Z" w16du:dateUtc="2026-03-07T14:50:00Z">
        <w:r w:rsidRPr="00742779">
          <w:rPr>
            <w:rFonts w:ascii="ZWAdobeF" w:hAnsi="ZWAdobeF" w:cs="ZWAdobeF"/>
            <w:sz w:val="2"/>
            <w:szCs w:val="2"/>
          </w:rPr>
          <w:delText>2938B</w:delText>
        </w:r>
        <w:r w:rsidR="0033544D" w:rsidRPr="00742779">
          <w:delText>The</w:delText>
        </w:r>
      </w:del>
      <w:ins w:id="6864" w:author="Seth Oranburg" w:date="2026-03-07T09:50:00Z" w16du:dateUtc="2026-03-07T14:50:00Z">
        <w:r w:rsidR="0033544D" w:rsidRPr="00742779">
          <w:t>The</w:t>
        </w:r>
      </w:ins>
      <w:r w:rsidR="0033544D" w:rsidRPr="00742779">
        <w:t xml:space="preserve"> trustee argued that Jeannette received no fair consideration because the purchase price flowed to selling shareholders, not to the company. This argument is standard in LBO fraudulent transfer litigation. The company borrows money, uses that money to buy its own stock from existing shareholders, and emerges with debt but no offsetting assets. From the company</w:t>
      </w:r>
      <w:r w:rsidR="009F60D1" w:rsidRPr="00742779">
        <w:t>’</w:t>
      </w:r>
      <w:r w:rsidR="0033544D" w:rsidRPr="00742779">
        <w:t>s perspective, it gave up creditworthiness in exchange for nothing.</w:t>
      </w:r>
    </w:p>
    <w:p w14:paraId="1894285F" w14:textId="77777777" w:rsidR="0033544D" w:rsidRPr="00742779" w:rsidRDefault="00742779" w:rsidP="000E54B1">
      <w:del w:id="6865" w:author="Seth Oranburg" w:date="2026-03-07T09:50:00Z" w16du:dateUtc="2026-03-07T14:50:00Z">
        <w:r w:rsidRPr="00742779">
          <w:rPr>
            <w:rFonts w:ascii="ZWAdobeF" w:hAnsi="ZWAdobeF" w:cs="ZWAdobeF"/>
            <w:sz w:val="2"/>
            <w:szCs w:val="2"/>
          </w:rPr>
          <w:delText>2939B</w:delText>
        </w:r>
        <w:r w:rsidR="0033544D" w:rsidRPr="00742779">
          <w:delText>The</w:delText>
        </w:r>
      </w:del>
      <w:ins w:id="6866" w:author="Seth Oranburg" w:date="2026-03-07T09:50:00Z" w16du:dateUtc="2026-03-07T14:50:00Z">
        <w:r w:rsidR="0033544D" w:rsidRPr="00742779">
          <w:t>The</w:t>
        </w:r>
      </w:ins>
      <w:r w:rsidR="0033544D" w:rsidRPr="00742779">
        <w:t xml:space="preserve"> lenders responded that the company received indirect benefits from the LBO. The transaction allowed Jeannette to continue operating as a going concern under new ownership. The new owners planned operational improvements that would increase profitability. The new capital structure was tax-advantaged because interest payments are deductible. These indirect benefits constitute fair consideration even though the purchase price did not flow directly to the company.</w:t>
      </w:r>
    </w:p>
    <w:p w14:paraId="06DD8088" w14:textId="77777777" w:rsidR="0033544D" w:rsidRPr="00742779" w:rsidRDefault="00742779" w:rsidP="000E54B1">
      <w:del w:id="6867" w:author="Seth Oranburg" w:date="2026-03-07T09:50:00Z" w16du:dateUtc="2026-03-07T14:50:00Z">
        <w:r w:rsidRPr="00742779">
          <w:rPr>
            <w:rFonts w:ascii="ZWAdobeF" w:hAnsi="ZWAdobeF" w:cs="ZWAdobeF"/>
            <w:sz w:val="2"/>
            <w:szCs w:val="2"/>
          </w:rPr>
          <w:delText>2940B</w:delText>
        </w:r>
        <w:r w:rsidR="0033544D" w:rsidRPr="00742779">
          <w:delText>The</w:delText>
        </w:r>
      </w:del>
      <w:ins w:id="6868" w:author="Seth Oranburg" w:date="2026-03-07T09:50:00Z" w16du:dateUtc="2026-03-07T14:50:00Z">
        <w:r w:rsidR="0033544D" w:rsidRPr="00742779">
          <w:t>The</w:t>
        </w:r>
      </w:ins>
      <w:r w:rsidR="0033544D" w:rsidRPr="00742779">
        <w:t xml:space="preserve"> Third Circuit declined to resolve this issue definitively because the court found that Jeannette was not insolvent immediately post-LBO and did not have unreasonably small capital. The court analyzed both grounds independently.</w:t>
      </w:r>
    </w:p>
    <w:p w14:paraId="7A98A7D6" w14:textId="77777777" w:rsidR="0033544D" w:rsidRPr="00742779" w:rsidRDefault="00742779" w:rsidP="000E54B1">
      <w:del w:id="6869" w:author="Seth Oranburg" w:date="2026-03-07T09:50:00Z" w16du:dateUtc="2026-03-07T14:50:00Z">
        <w:r w:rsidRPr="00742779">
          <w:rPr>
            <w:rStyle w:val="Strong"/>
            <w:rFonts w:ascii="ZWAdobeF" w:hAnsi="ZWAdobeF" w:cs="ZWAdobeF"/>
            <w:b w:val="0"/>
            <w:sz w:val="2"/>
            <w:szCs w:val="2"/>
          </w:rPr>
          <w:delText>2941B</w:delText>
        </w:r>
        <w:r w:rsidR="0033544D" w:rsidRPr="00742779">
          <w:rPr>
            <w:rStyle w:val="Strong"/>
          </w:rPr>
          <w:delText>Applying</w:delText>
        </w:r>
      </w:del>
      <w:ins w:id="6870" w:author="Seth Oranburg" w:date="2026-03-07T09:50:00Z" w16du:dateUtc="2026-03-07T14:50:00Z">
        <w:r w:rsidR="0033544D" w:rsidRPr="00742779">
          <w:rPr>
            <w:rStyle w:val="Strong"/>
          </w:rPr>
          <w:t>Applying</w:t>
        </w:r>
      </w:ins>
      <w:r w:rsidR="0033544D" w:rsidRPr="00742779">
        <w:rPr>
          <w:rStyle w:val="Strong"/>
        </w:rPr>
        <w:t xml:space="preserve"> the Balance Sheet Test</w:t>
      </w:r>
      <w:r w:rsidR="0033544D" w:rsidRPr="00742779">
        <w:t>: Insolvency under fraudulent transfer law can be measured two ways. The balance sheet test asks whether the debtor</w:t>
      </w:r>
      <w:r w:rsidR="009F60D1" w:rsidRPr="00742779">
        <w:t>’</w:t>
      </w:r>
      <w:r w:rsidR="0033544D" w:rsidRPr="00742779">
        <w:t>s liabilities exceed the fair value of the debtor</w:t>
      </w:r>
      <w:r w:rsidR="009F60D1" w:rsidRPr="00742779">
        <w:t>’</w:t>
      </w:r>
      <w:r w:rsidR="0033544D" w:rsidRPr="00742779">
        <w:t xml:space="preserve">s assets. The equity </w:t>
      </w:r>
      <w:r w:rsidR="0033544D" w:rsidRPr="00742779">
        <w:lastRenderedPageBreak/>
        <w:t>insolvency test asks whether the debtor is generally unable to pay debts as they mature.</w:t>
      </w:r>
    </w:p>
    <w:p w14:paraId="4D6BB30E" w14:textId="77777777" w:rsidR="0033544D" w:rsidRPr="00742779" w:rsidRDefault="00742779" w:rsidP="000E54B1">
      <w:del w:id="6871" w:author="Seth Oranburg" w:date="2026-03-07T09:50:00Z" w16du:dateUtc="2026-03-07T14:50:00Z">
        <w:r w:rsidRPr="00742779">
          <w:rPr>
            <w:rFonts w:ascii="ZWAdobeF" w:hAnsi="ZWAdobeF" w:cs="ZWAdobeF"/>
            <w:sz w:val="2"/>
            <w:szCs w:val="2"/>
          </w:rPr>
          <w:delText>2942B</w:delText>
        </w:r>
        <w:r w:rsidR="0033544D" w:rsidRPr="00742779">
          <w:delText>Under</w:delText>
        </w:r>
      </w:del>
      <w:ins w:id="6872" w:author="Seth Oranburg" w:date="2026-03-07T09:50:00Z" w16du:dateUtc="2026-03-07T14:50:00Z">
        <w:r w:rsidR="0033544D" w:rsidRPr="00742779">
          <w:t>Under</w:t>
        </w:r>
      </w:ins>
      <w:r w:rsidR="0033544D" w:rsidRPr="00742779">
        <w:t xml:space="preserve"> the balance sheet test, the court must value assets at fair value, not book value. Fair value typically means going concern value, which assumes the business continues operating and generates cash flow. Liquidation value applies only when liquidation is imminent.</w:t>
      </w:r>
    </w:p>
    <w:p w14:paraId="37C0F2BC" w14:textId="77777777" w:rsidR="0033544D" w:rsidRPr="00742779" w:rsidRDefault="00742779" w:rsidP="000E54B1">
      <w:del w:id="6873" w:author="Seth Oranburg" w:date="2026-03-07T09:50:00Z" w16du:dateUtc="2026-03-07T14:50:00Z">
        <w:r w:rsidRPr="00742779">
          <w:rPr>
            <w:rFonts w:ascii="ZWAdobeF" w:hAnsi="ZWAdobeF" w:cs="ZWAdobeF"/>
            <w:sz w:val="2"/>
            <w:szCs w:val="2"/>
          </w:rPr>
          <w:delText>2943B</w:delText>
        </w:r>
        <w:r w:rsidR="0033544D" w:rsidRPr="00742779">
          <w:delText>The</w:delText>
        </w:r>
      </w:del>
      <w:ins w:id="6874" w:author="Seth Oranburg" w:date="2026-03-07T09:50:00Z" w16du:dateUtc="2026-03-07T14:50:00Z">
        <w:r w:rsidR="0033544D" w:rsidRPr="00742779">
          <w:t>The</w:t>
        </w:r>
      </w:ins>
      <w:r w:rsidR="0033544D" w:rsidRPr="00742779">
        <w:t xml:space="preserve"> district court found that immediately post-LBO, Jeannette</w:t>
      </w:r>
      <w:r w:rsidR="009F60D1" w:rsidRPr="00742779">
        <w:t>’</w:t>
      </w:r>
      <w:r w:rsidR="0033544D" w:rsidRPr="00742779">
        <w:t>s assets had a fair value between twenty-six and twenty-eight million dollars under going concern valuation. Jeannette</w:t>
      </w:r>
      <w:r w:rsidR="009F60D1" w:rsidRPr="00742779">
        <w:t>’</w:t>
      </w:r>
      <w:r w:rsidR="0033544D" w:rsidRPr="00742779">
        <w:t>s liabilities totaled approximately twenty-five million dollars, including the fifteen million five hundred thousand dollars in LBO debt plus existing trade payables and other obligations. This produced a positive net worth of one to three million dollars. The company was solvent under the balance sheet test, though barely.</w:t>
      </w:r>
    </w:p>
    <w:p w14:paraId="002CD730" w14:textId="77777777" w:rsidR="0033544D" w:rsidRPr="00742779" w:rsidRDefault="00742779" w:rsidP="000E54B1">
      <w:del w:id="6875" w:author="Seth Oranburg" w:date="2026-03-07T09:50:00Z" w16du:dateUtc="2026-03-07T14:50:00Z">
        <w:r w:rsidRPr="00742779">
          <w:rPr>
            <w:rFonts w:ascii="ZWAdobeF" w:hAnsi="ZWAdobeF" w:cs="ZWAdobeF"/>
            <w:sz w:val="2"/>
            <w:szCs w:val="2"/>
          </w:rPr>
          <w:delText>2944B</w:delText>
        </w:r>
        <w:r w:rsidR="0033544D" w:rsidRPr="00742779">
          <w:delText>The</w:delText>
        </w:r>
      </w:del>
      <w:ins w:id="6876" w:author="Seth Oranburg" w:date="2026-03-07T09:50:00Z" w16du:dateUtc="2026-03-07T14:50:00Z">
        <w:r w:rsidR="0033544D" w:rsidRPr="00742779">
          <w:t>The</w:t>
        </w:r>
      </w:ins>
      <w:r w:rsidR="0033544D" w:rsidRPr="00742779">
        <w:t xml:space="preserve"> Third Circuit upheld these findings as not clearly erroneous. The valuation evidence included expert testimony about Jeannette</w:t>
      </w:r>
      <w:r w:rsidR="009F60D1" w:rsidRPr="00742779">
        <w:t>’</w:t>
      </w:r>
      <w:r w:rsidR="0033544D" w:rsidRPr="00742779">
        <w:t>s earnings capacity, asset values, and market multiples. The experts disagreed about precise values, but the evidence supported a finding that assets exceeded liabilities by at least a small margin.</w:t>
      </w:r>
    </w:p>
    <w:p w14:paraId="53480B74" w14:textId="77777777" w:rsidR="0033544D" w:rsidRPr="00742779" w:rsidRDefault="00742779" w:rsidP="000E54B1">
      <w:del w:id="6877" w:author="Seth Oranburg" w:date="2026-03-07T09:50:00Z" w16du:dateUtc="2026-03-07T14:50:00Z">
        <w:r w:rsidRPr="00742779">
          <w:rPr>
            <w:rStyle w:val="Strong"/>
            <w:rFonts w:ascii="ZWAdobeF" w:hAnsi="ZWAdobeF" w:cs="ZWAdobeF"/>
            <w:b w:val="0"/>
            <w:sz w:val="2"/>
            <w:szCs w:val="2"/>
          </w:rPr>
          <w:delText>2945B</w:delText>
        </w:r>
        <w:r w:rsidR="0033544D" w:rsidRPr="00742779">
          <w:rPr>
            <w:rStyle w:val="Strong"/>
          </w:rPr>
          <w:delText>Applying</w:delText>
        </w:r>
      </w:del>
      <w:ins w:id="6878" w:author="Seth Oranburg" w:date="2026-03-07T09:50:00Z" w16du:dateUtc="2026-03-07T14:50:00Z">
        <w:r w:rsidR="0033544D" w:rsidRPr="00742779">
          <w:rPr>
            <w:rStyle w:val="Strong"/>
          </w:rPr>
          <w:t>Applying</w:t>
        </w:r>
      </w:ins>
      <w:r w:rsidR="0033544D" w:rsidRPr="00742779">
        <w:rPr>
          <w:rStyle w:val="Strong"/>
        </w:rPr>
        <w:t xml:space="preserve"> the Cash Flow Test</w:t>
      </w:r>
      <w:r w:rsidR="0033544D" w:rsidRPr="00742779">
        <w:t>: Under the equity insolvency test, the question is whether the debtor could pay debts as they matured. This requires projecting cash flows and comparing them to required payments. The district court found that Jeannette</w:t>
      </w:r>
      <w:r w:rsidR="009F60D1" w:rsidRPr="00742779">
        <w:t>’</w:t>
      </w:r>
      <w:r w:rsidR="0033544D" w:rsidRPr="00742779">
        <w:t>s projected cash flows were adequate to service debt obligations, assuming the projections were reasonable. This brought the court to the critical question of whether the projections on which the LBO was based were reasonable at the time.</w:t>
      </w:r>
    </w:p>
    <w:p w14:paraId="0DEC31C5" w14:textId="77777777" w:rsidR="0033544D" w:rsidRPr="00742779" w:rsidRDefault="00742779" w:rsidP="000E54B1">
      <w:del w:id="6879" w:author="Seth Oranburg" w:date="2026-03-07T09:50:00Z" w16du:dateUtc="2026-03-07T14:50:00Z">
        <w:r w:rsidRPr="00742779">
          <w:rPr>
            <w:rFonts w:ascii="ZWAdobeF" w:hAnsi="ZWAdobeF" w:cs="ZWAdobeF"/>
            <w:sz w:val="2"/>
            <w:szCs w:val="2"/>
          </w:rPr>
          <w:delText>2946B</w:delText>
        </w:r>
        <w:r w:rsidR="0033544D" w:rsidRPr="00742779">
          <w:delText>The</w:delText>
        </w:r>
      </w:del>
      <w:ins w:id="6880" w:author="Seth Oranburg" w:date="2026-03-07T09:50:00Z" w16du:dateUtc="2026-03-07T14:50:00Z">
        <w:r w:rsidR="0033544D" w:rsidRPr="00742779">
          <w:t>The</w:t>
        </w:r>
      </w:ins>
      <w:r w:rsidR="0033544D" w:rsidRPr="00742779">
        <w:t xml:space="preserve"> trustee argued that the projections were unrealistically optimistic and that any reasonable analysis would have shown Jeannette could not service the debt. The district court rejected this argument. The projections assumed revenue growth and margin improvement, but those assumptions were consistent with Jeannette</w:t>
      </w:r>
      <w:r w:rsidR="009F60D1" w:rsidRPr="00742779">
        <w:t>’</w:t>
      </w:r>
      <w:r w:rsidR="0033544D" w:rsidRPr="00742779">
        <w:t>s historical performance in good years. The projections were aggressive but not delusional. Lenders had conducted due diligence and concluded the projections were achievable. Management believed in the projections and staked their careers on the transaction.</w:t>
      </w:r>
    </w:p>
    <w:p w14:paraId="393DFF26" w14:textId="77777777" w:rsidR="0033544D" w:rsidRPr="00742779" w:rsidRDefault="00742779" w:rsidP="000E54B1">
      <w:del w:id="6881" w:author="Seth Oranburg" w:date="2026-03-07T09:50:00Z" w16du:dateUtc="2026-03-07T14:50:00Z">
        <w:r w:rsidRPr="00742779">
          <w:rPr>
            <w:rFonts w:ascii="ZWAdobeF" w:hAnsi="ZWAdobeF" w:cs="ZWAdobeF"/>
            <w:sz w:val="2"/>
            <w:szCs w:val="2"/>
          </w:rPr>
          <w:delText>2947B</w:delText>
        </w:r>
        <w:r w:rsidR="0033544D" w:rsidRPr="00742779">
          <w:delText>The</w:delText>
        </w:r>
      </w:del>
      <w:ins w:id="6882" w:author="Seth Oranburg" w:date="2026-03-07T09:50:00Z" w16du:dateUtc="2026-03-07T14:50:00Z">
        <w:r w:rsidR="0033544D" w:rsidRPr="00742779">
          <w:t>The</w:t>
        </w:r>
      </w:ins>
      <w:r w:rsidR="0033544D" w:rsidRPr="00742779">
        <w:t xml:space="preserve"> fact that the projections proved wrong does not make them unreasonable ex ante. This distinction between ex ante reasonableness and ex post outcomes is central to fraudulent transfer analysis. Courts evaluate whether the transaction was adequately capitalized based on information available at closing, not based on what actually happened afterward. If fraudulent transfer </w:t>
      </w:r>
      <w:r w:rsidR="0033544D" w:rsidRPr="00742779">
        <w:lastRenderedPageBreak/>
        <w:t>law imposed liability based on outcomes, every failed LBO would be fraudulent. That rule would eliminate LBOs entirely because no transaction can guarantee success.</w:t>
      </w:r>
    </w:p>
    <w:p w14:paraId="1A723192" w14:textId="77777777" w:rsidR="0033544D" w:rsidRPr="00742779" w:rsidRDefault="00742779" w:rsidP="000E54B1">
      <w:del w:id="6883" w:author="Seth Oranburg" w:date="2026-03-07T09:50:00Z" w16du:dateUtc="2026-03-07T14:50:00Z">
        <w:r w:rsidRPr="00742779">
          <w:rPr>
            <w:rFonts w:ascii="ZWAdobeF" w:hAnsi="ZWAdobeF" w:cs="ZWAdobeF"/>
            <w:sz w:val="2"/>
            <w:szCs w:val="2"/>
          </w:rPr>
          <w:delText>2948B</w:delText>
        </w:r>
        <w:r w:rsidR="0033544D" w:rsidRPr="00742779">
          <w:delText>The</w:delText>
        </w:r>
      </w:del>
      <w:ins w:id="6884" w:author="Seth Oranburg" w:date="2026-03-07T09:50:00Z" w16du:dateUtc="2026-03-07T14:50:00Z">
        <w:r w:rsidR="0033544D" w:rsidRPr="00742779">
          <w:t>The</w:t>
        </w:r>
      </w:ins>
      <w:r w:rsidR="0033544D" w:rsidRPr="00742779">
        <w:t xml:space="preserve"> Third Circuit emphasized this point. The test is not whether Jeannette ultimately failed. The test is whether the capital structure was so inadequate at closing that failure was highly probable. The evidence showed that success required achieving historical performance levels in favorable market conditions. That is a risky bet, but it is not an unreasonable capital structure.</w:t>
      </w:r>
    </w:p>
    <w:p w14:paraId="29E45C92" w14:textId="77777777" w:rsidR="0033544D" w:rsidRPr="00742779" w:rsidRDefault="00742779" w:rsidP="000E54B1">
      <w:pPr>
        <w:pPrChange w:id="6885" w:author="Seth Oranburg" w:date="2026-03-07T09:50:00Z" w16du:dateUtc="2026-03-07T14:50:00Z">
          <w:pPr>
            <w:pStyle w:val="NormalWeb"/>
          </w:pPr>
        </w:pPrChange>
      </w:pPr>
      <w:del w:id="6886" w:author="Seth Oranburg" w:date="2026-03-07T09:50:00Z" w16du:dateUtc="2026-03-07T14:50:00Z">
        <w:r w:rsidRPr="00742779">
          <w:rPr>
            <w:rStyle w:val="Strong"/>
            <w:rFonts w:ascii="ZWAdobeF" w:hAnsi="ZWAdobeF" w:cs="ZWAdobeF"/>
            <w:b w:val="0"/>
            <w:sz w:val="2"/>
            <w:szCs w:val="2"/>
          </w:rPr>
          <w:delText>2949B</w:delText>
        </w:r>
        <w:r w:rsidR="0033544D" w:rsidRPr="00742779">
          <w:rPr>
            <w:rStyle w:val="Strong"/>
          </w:rPr>
          <w:delText>The</w:delText>
        </w:r>
      </w:del>
      <w:ins w:id="6887" w:author="Seth Oranburg" w:date="2026-03-07T09:50:00Z" w16du:dateUtc="2026-03-07T14:50:00Z">
        <w:r w:rsidR="0033544D" w:rsidRPr="00742779">
          <w:rPr>
            <w:rStyle w:val="Strong"/>
          </w:rPr>
          <w:t>The</w:t>
        </w:r>
      </w:ins>
      <w:r w:rsidR="0033544D" w:rsidRPr="00742779">
        <w:rPr>
          <w:rStyle w:val="Strong"/>
        </w:rPr>
        <w:t xml:space="preserve"> Unreasonably Small Capital Analysis</w:t>
      </w:r>
      <w:r w:rsidR="0033544D" w:rsidRPr="00742779">
        <w:t>: Section Five of the Pennsylvania UFCA provides a separate ground for avoiding transfers. A transfer made without fair consideration is fraudulent if it leaves the debtor with unreasonably small capital in relation to the debtor</w:t>
      </w:r>
      <w:r w:rsidR="009F60D1" w:rsidRPr="00742779">
        <w:t>’</w:t>
      </w:r>
      <w:r w:rsidR="0033544D" w:rsidRPr="00742779">
        <w:t>s business.</w:t>
      </w:r>
      <w:r w:rsidR="0033544D">
        <w:fldChar w:fldCharType="begin"/>
      </w:r>
      <w:r w:rsidR="0033544D">
        <w:instrText>HYPERLINK \l "fn389-11647" \o "Jump to citation"</w:instrText>
      </w:r>
      <w:r w:rsidR="0033544D">
        <w:fldChar w:fldCharType="separate"/>
      </w:r>
      <w:r w:rsidR="0033544D" w:rsidRPr="00742779">
        <w:rPr>
          <w:rStyle w:val="Hyperlink"/>
          <w:color w:val="auto"/>
          <w:u w:val="none"/>
        </w:rPr>
        <w:t>[389</w:t>
      </w:r>
      <w:r w:rsidR="00FA601A" w:rsidRPr="00742779">
        <w:rPr>
          <w:rStyle w:val="Hyperlink"/>
          <w:color w:val="auto"/>
          <w:u w:val="none"/>
        </w:rPr>
        <w:t>]</w:t>
      </w:r>
      <w:r w:rsidR="0033544D">
        <w:fldChar w:fldCharType="end"/>
      </w:r>
      <w:r w:rsidR="0033544D" w:rsidRPr="00742779">
        <w:t xml:space="preserve"> This provision does not require proving insolvency. Even a technically solvent company may have unreasonably small capital if its capital cushion is inadequate given the nature and risks of its business.</w:t>
      </w:r>
    </w:p>
    <w:p w14:paraId="38C01F29" w14:textId="77777777" w:rsidR="0033544D" w:rsidRPr="00742779" w:rsidRDefault="00742779" w:rsidP="000E54B1">
      <w:del w:id="6888" w:author="Seth Oranburg" w:date="2026-03-07T09:50:00Z" w16du:dateUtc="2026-03-07T14:50:00Z">
        <w:r w:rsidRPr="00742779">
          <w:rPr>
            <w:rFonts w:ascii="ZWAdobeF" w:hAnsi="ZWAdobeF" w:cs="ZWAdobeF"/>
            <w:sz w:val="2"/>
            <w:szCs w:val="2"/>
          </w:rPr>
          <w:delText>2950B</w:delText>
        </w:r>
        <w:r w:rsidR="0033544D" w:rsidRPr="00742779">
          <w:delText>The</w:delText>
        </w:r>
      </w:del>
      <w:ins w:id="6889" w:author="Seth Oranburg" w:date="2026-03-07T09:50:00Z" w16du:dateUtc="2026-03-07T14:50:00Z">
        <w:r w:rsidR="0033544D" w:rsidRPr="00742779">
          <w:t>The</w:t>
        </w:r>
      </w:ins>
      <w:r w:rsidR="0033544D" w:rsidRPr="00742779">
        <w:t xml:space="preserve"> unreasonably small capital test asks whether the debtor has sufficient financial resources to operate its business and meet its obligations as they come due, taking into account the risks inherent in the business. This is a fact-intensive inquiry that considers multiple factors including the nature of the business, the typical capital requirements for similar businesses, the debtor</w:t>
      </w:r>
      <w:r w:rsidR="009F60D1" w:rsidRPr="00742779">
        <w:t>’</w:t>
      </w:r>
      <w:r w:rsidR="0033544D" w:rsidRPr="00742779">
        <w:t>s debt service obligations, the availability of credit, and the probability of adverse events.</w:t>
      </w:r>
    </w:p>
    <w:p w14:paraId="3D7844BB" w14:textId="77777777" w:rsidR="0033544D" w:rsidRPr="00742779" w:rsidRDefault="00742779" w:rsidP="000E54B1">
      <w:del w:id="6890" w:author="Seth Oranburg" w:date="2026-03-07T09:50:00Z" w16du:dateUtc="2026-03-07T14:50:00Z">
        <w:r w:rsidRPr="00742779">
          <w:rPr>
            <w:rFonts w:ascii="ZWAdobeF" w:hAnsi="ZWAdobeF" w:cs="ZWAdobeF"/>
            <w:sz w:val="2"/>
            <w:szCs w:val="2"/>
          </w:rPr>
          <w:delText>2951B</w:delText>
        </w:r>
        <w:r w:rsidR="0033544D" w:rsidRPr="00742779">
          <w:delText>The</w:delText>
        </w:r>
      </w:del>
      <w:ins w:id="6891" w:author="Seth Oranburg" w:date="2026-03-07T09:50:00Z" w16du:dateUtc="2026-03-07T14:50:00Z">
        <w:r w:rsidR="0033544D" w:rsidRPr="00742779">
          <w:t>The</w:t>
        </w:r>
      </w:ins>
      <w:r w:rsidR="0033544D" w:rsidRPr="00742779">
        <w:t xml:space="preserve"> trustee argued that Jeannette</w:t>
      </w:r>
      <w:r w:rsidR="009F60D1" w:rsidRPr="00742779">
        <w:t>’</w:t>
      </w:r>
      <w:r w:rsidR="0033544D" w:rsidRPr="00742779">
        <w:t>s post-LBO capital structure was unreasonably small because the company had minimal equity cushion and heavy debt service requirements. Any adverse event would push the company into distress. The lenders responded that capital includes not just equity but also access to credit, and that Jeannette had unused lines of credit that could be drawn if needed.</w:t>
      </w:r>
    </w:p>
    <w:p w14:paraId="49F195CC" w14:textId="77777777" w:rsidR="0033544D" w:rsidRPr="00742779" w:rsidRDefault="00742779" w:rsidP="000E54B1">
      <w:del w:id="6892" w:author="Seth Oranburg" w:date="2026-03-07T09:50:00Z" w16du:dateUtc="2026-03-07T14:50:00Z">
        <w:r w:rsidRPr="00742779">
          <w:rPr>
            <w:rFonts w:ascii="ZWAdobeF" w:hAnsi="ZWAdobeF" w:cs="ZWAdobeF"/>
            <w:sz w:val="2"/>
            <w:szCs w:val="2"/>
          </w:rPr>
          <w:delText>2952B</w:delText>
        </w:r>
        <w:r w:rsidR="0033544D" w:rsidRPr="00742779">
          <w:delText>The</w:delText>
        </w:r>
      </w:del>
      <w:ins w:id="6893" w:author="Seth Oranburg" w:date="2026-03-07T09:50:00Z" w16du:dateUtc="2026-03-07T14:50:00Z">
        <w:r w:rsidR="0033544D" w:rsidRPr="00742779">
          <w:t>The</w:t>
        </w:r>
      </w:ins>
      <w:r w:rsidR="0033544D" w:rsidRPr="00742779">
        <w:t xml:space="preserve"> Third Circuit held that credit availability can count as capital for purposes of the unreasonably small capital test. A company that has minimal equity but substantial borrowing capacity is not necessarily undercapitalized. The ability to borrow is itself a form of capital in leveraged transactions. Lenders who extend credit assess whether projected cash flows can service debt, and their willingness to lend reflects a judgment that the company has adequate resources.</w:t>
      </w:r>
    </w:p>
    <w:p w14:paraId="540C811C" w14:textId="77777777" w:rsidR="0033544D" w:rsidRPr="00742779" w:rsidRDefault="00742779" w:rsidP="000E54B1">
      <w:del w:id="6894" w:author="Seth Oranburg" w:date="2026-03-07T09:50:00Z" w16du:dateUtc="2026-03-07T14:50:00Z">
        <w:r w:rsidRPr="00742779">
          <w:rPr>
            <w:rFonts w:ascii="ZWAdobeF" w:hAnsi="ZWAdobeF" w:cs="ZWAdobeF"/>
            <w:sz w:val="2"/>
            <w:szCs w:val="2"/>
          </w:rPr>
          <w:delText>2953B</w:delText>
        </w:r>
        <w:r w:rsidR="0033544D" w:rsidRPr="00742779">
          <w:delText>This</w:delText>
        </w:r>
      </w:del>
      <w:ins w:id="6895" w:author="Seth Oranburg" w:date="2026-03-07T09:50:00Z" w16du:dateUtc="2026-03-07T14:50:00Z">
        <w:r w:rsidR="0033544D" w:rsidRPr="00742779">
          <w:t>This</w:t>
        </w:r>
      </w:ins>
      <w:r w:rsidR="0033544D" w:rsidRPr="00742779">
        <w:t xml:space="preserve"> holding is critical for understanding LBO capital structures. LBOs by definition have minimal equity and maximal leverage. If only contributed equity counted as capital, every LBO would have unreasonably small capital </w:t>
      </w:r>
      <w:r w:rsidR="0033544D" w:rsidRPr="00742779">
        <w:lastRenderedPageBreak/>
        <w:t>and would be fraudulent. The Third Circuit recognized that this outcome would be economically irrational. LBOs can create value through operational improvements, better incentives for management, and tax advantages. Preventing all LBOs through fraudulent transfer law would eliminate a legitimate business strategy.</w:t>
      </w:r>
    </w:p>
    <w:p w14:paraId="7EC1EC61" w14:textId="77777777" w:rsidR="0033544D" w:rsidRPr="00742779" w:rsidRDefault="00742779" w:rsidP="000E54B1">
      <w:del w:id="6896" w:author="Seth Oranburg" w:date="2026-03-07T09:50:00Z" w16du:dateUtc="2026-03-07T14:50:00Z">
        <w:r w:rsidRPr="00742779">
          <w:rPr>
            <w:rFonts w:ascii="ZWAdobeF" w:hAnsi="ZWAdobeF" w:cs="ZWAdobeF"/>
            <w:sz w:val="2"/>
            <w:szCs w:val="2"/>
          </w:rPr>
          <w:delText>2954B</w:delText>
        </w:r>
        <w:r w:rsidR="0033544D" w:rsidRPr="00742779">
          <w:delText>The</w:delText>
        </w:r>
      </w:del>
      <w:ins w:id="6897" w:author="Seth Oranburg" w:date="2026-03-07T09:50:00Z" w16du:dateUtc="2026-03-07T14:50:00Z">
        <w:r w:rsidR="0033544D" w:rsidRPr="00742779">
          <w:t>The</w:t>
        </w:r>
      </w:ins>
      <w:r w:rsidR="0033544D" w:rsidRPr="00742779">
        <w:t xml:space="preserve"> court instead held that capital includes credit availability, cash flow generating capacity, and management</w:t>
      </w:r>
      <w:r w:rsidR="009F60D1" w:rsidRPr="00742779">
        <w:t>’</w:t>
      </w:r>
      <w:r w:rsidR="0033544D" w:rsidRPr="00742779">
        <w:t>s ability to respond to adverse events. A company with strong cash flows and access to additional credit has adequate capital even if its equity cushion is thin. Jeannette satisfied this test immediately post-LBO because the company had unused credit lines and because lenders had conducted due diligence showing that projected cash flows could service debt.</w:t>
      </w:r>
    </w:p>
    <w:p w14:paraId="709643F0" w14:textId="77777777" w:rsidR="0033544D" w:rsidRPr="00742779" w:rsidRDefault="00742779" w:rsidP="000E54B1">
      <w:del w:id="6898" w:author="Seth Oranburg" w:date="2026-03-07T09:50:00Z" w16du:dateUtc="2026-03-07T14:50:00Z">
        <w:r w:rsidRPr="00742779">
          <w:rPr>
            <w:rStyle w:val="Strong"/>
            <w:rFonts w:ascii="ZWAdobeF" w:hAnsi="ZWAdobeF" w:cs="ZWAdobeF"/>
            <w:b w:val="0"/>
            <w:sz w:val="2"/>
            <w:szCs w:val="2"/>
          </w:rPr>
          <w:delText>2955B</w:delText>
        </w:r>
        <w:r w:rsidR="0033544D" w:rsidRPr="00742779">
          <w:rPr>
            <w:rStyle w:val="Strong"/>
          </w:rPr>
          <w:delText>The</w:delText>
        </w:r>
      </w:del>
      <w:ins w:id="6899" w:author="Seth Oranburg" w:date="2026-03-07T09:50:00Z" w16du:dateUtc="2026-03-07T14:50:00Z">
        <w:r w:rsidR="0033544D" w:rsidRPr="00742779">
          <w:rPr>
            <w:rStyle w:val="Strong"/>
          </w:rPr>
          <w:t>The</w:t>
        </w:r>
      </w:ins>
      <w:r w:rsidR="0033544D" w:rsidRPr="00742779">
        <w:rPr>
          <w:rStyle w:val="Strong"/>
        </w:rPr>
        <w:t xml:space="preserve"> Role of Causation</w:t>
      </w:r>
      <w:r w:rsidR="0033544D" w:rsidRPr="00742779">
        <w:t>: The court</w:t>
      </w:r>
      <w:r w:rsidR="009F60D1" w:rsidRPr="00742779">
        <w:t>’</w:t>
      </w:r>
      <w:r w:rsidR="0033544D" w:rsidRPr="00742779">
        <w:t>s analysis of causation reinforced this conclusion. Jeannette failed not because the capital structure was inadequate at closing but because unforeseen events intervened. A major customer</w:t>
      </w:r>
      <w:r w:rsidR="009F60D1" w:rsidRPr="00742779">
        <w:t>’</w:t>
      </w:r>
      <w:r w:rsidR="0033544D" w:rsidRPr="00742779">
        <w:t>s bankruptcy eliminated revenue that the projections assumed. Equipment failures required capital expenditures that were not budgeted. These events were not reasonably foreseeable at closing. The capital structure was adequate for the business as reasonably projected, even though it proved inadequate for the business as it actually unfolded.</w:t>
      </w:r>
    </w:p>
    <w:p w14:paraId="4FB95462" w14:textId="77777777" w:rsidR="0033544D" w:rsidRPr="00742779" w:rsidRDefault="00742779" w:rsidP="000E54B1">
      <w:del w:id="6900" w:author="Seth Oranburg" w:date="2026-03-07T09:50:00Z" w16du:dateUtc="2026-03-07T14:50:00Z">
        <w:r w:rsidRPr="00742779">
          <w:rPr>
            <w:rFonts w:ascii="ZWAdobeF" w:hAnsi="ZWAdobeF" w:cs="ZWAdobeF"/>
            <w:sz w:val="2"/>
            <w:szCs w:val="2"/>
          </w:rPr>
          <w:delText>2956B</w:delText>
        </w:r>
        <w:r w:rsidR="0033544D" w:rsidRPr="00742779">
          <w:delText>The</w:delText>
        </w:r>
      </w:del>
      <w:ins w:id="6901" w:author="Seth Oranburg" w:date="2026-03-07T09:50:00Z" w16du:dateUtc="2026-03-07T14:50:00Z">
        <w:r w:rsidR="0033544D" w:rsidRPr="00742779">
          <w:t>The</w:t>
        </w:r>
      </w:ins>
      <w:r w:rsidR="0033544D" w:rsidRPr="00742779">
        <w:t xml:space="preserve"> Third Circuit acknowledged that this distinction creates a narrow window through which most LBOs can pass. If projections need only be reasonable at the time, and if unforeseen events excuse failures, then few LBOs will be voidable as fraudulent. The court accepted this outcome as consistent with the policy goals of fraudulent transfer law.</w:t>
      </w:r>
    </w:p>
    <w:p w14:paraId="13E719BB" w14:textId="77777777" w:rsidR="0033544D" w:rsidRPr="00742779" w:rsidRDefault="00742779" w:rsidP="000E54B1">
      <w:del w:id="6902" w:author="Seth Oranburg" w:date="2026-03-07T09:50:00Z" w16du:dateUtc="2026-03-07T14:50:00Z">
        <w:r w:rsidRPr="00742779">
          <w:rPr>
            <w:rFonts w:ascii="ZWAdobeF" w:hAnsi="ZWAdobeF" w:cs="ZWAdobeF"/>
            <w:sz w:val="2"/>
            <w:szCs w:val="2"/>
          </w:rPr>
          <w:delText>2957B</w:delText>
        </w:r>
        <w:r w:rsidR="0033544D" w:rsidRPr="00742779">
          <w:delText>Fraudulent</w:delText>
        </w:r>
      </w:del>
      <w:ins w:id="6903" w:author="Seth Oranburg" w:date="2026-03-07T09:50:00Z" w16du:dateUtc="2026-03-07T14:50:00Z">
        <w:r w:rsidR="0033544D" w:rsidRPr="00742779">
          <w:t>Fraudulent</w:t>
        </w:r>
      </w:ins>
      <w:r w:rsidR="0033544D" w:rsidRPr="00742779">
        <w:t xml:space="preserve"> transfer law is not designed to eliminate risk-taking or to make creditors whole whenever firms fail. It is designed to prevent opportunistic extractions that leave firms obviously unable to meet obligations. An LBO based on reasonable projections, backed by lenders who conducted due diligence, and supported by management that believed in the plan, is not an opportunistic extraction even if it ultimately fails.</w:t>
      </w:r>
    </w:p>
    <w:p w14:paraId="23D2E484" w14:textId="77777777" w:rsidR="0033544D" w:rsidRPr="00742779" w:rsidRDefault="00742779" w:rsidP="000E54B1">
      <w:del w:id="6904" w:author="Seth Oranburg" w:date="2026-03-07T09:50:00Z" w16du:dateUtc="2026-03-07T14:50:00Z">
        <w:r w:rsidRPr="00742779">
          <w:rPr>
            <w:rFonts w:ascii="ZWAdobeF" w:hAnsi="ZWAdobeF" w:cs="ZWAdobeF"/>
            <w:sz w:val="2"/>
            <w:szCs w:val="2"/>
          </w:rPr>
          <w:delText>2958B</w:delText>
        </w:r>
        <w:r w:rsidR="0033544D" w:rsidRPr="00742779">
          <w:delText>The</w:delText>
        </w:r>
      </w:del>
      <w:ins w:id="6905" w:author="Seth Oranburg" w:date="2026-03-07T09:50:00Z" w16du:dateUtc="2026-03-07T14:50:00Z">
        <w:r w:rsidR="0033544D" w:rsidRPr="00742779">
          <w:t>The</w:t>
        </w:r>
      </w:ins>
      <w:r w:rsidR="0033544D" w:rsidRPr="00742779">
        <w:t xml:space="preserve"> court distinguished transactions that would be fraudulent. If projections are wildly unrealistic such that no reasonable person could believe them, the transaction leaves the company with unreasonably small capital. If the buyer extracts value through distributions or related-party transactions immediately post-LBO, those subsequent transfers may be fraudulent even if the LBO itself was not. If the company was already insolvent pre-LBO and the </w:t>
      </w:r>
      <w:r w:rsidR="0033544D" w:rsidRPr="00742779">
        <w:lastRenderedPageBreak/>
        <w:t>transaction merely delayed inevitable failure while increasing debts, the LBO may be fraudulent.</w:t>
      </w:r>
    </w:p>
    <w:p w14:paraId="6C955DAA" w14:textId="77777777" w:rsidR="0033544D" w:rsidRPr="00742779" w:rsidRDefault="00742779" w:rsidP="000E54B1">
      <w:del w:id="6906" w:author="Seth Oranburg" w:date="2026-03-07T09:50:00Z" w16du:dateUtc="2026-03-07T14:50:00Z">
        <w:r w:rsidRPr="00742779">
          <w:rPr>
            <w:rFonts w:ascii="ZWAdobeF" w:hAnsi="ZWAdobeF" w:cs="ZWAdobeF"/>
            <w:sz w:val="2"/>
            <w:szCs w:val="2"/>
          </w:rPr>
          <w:delText>2959B</w:delText>
        </w:r>
        <w:r w:rsidR="0033544D" w:rsidRPr="00742779">
          <w:delText>Jeannette</w:delText>
        </w:r>
      </w:del>
      <w:ins w:id="6907" w:author="Seth Oranburg" w:date="2026-03-07T09:50:00Z" w16du:dateUtc="2026-03-07T14:50:00Z">
        <w:r w:rsidR="0033544D" w:rsidRPr="00742779">
          <w:t>Jeannette</w:t>
        </w:r>
      </w:ins>
      <w:r w:rsidR="0033544D" w:rsidRPr="00742779">
        <w:t xml:space="preserve"> did not present any of these patterns. The projections were aggressive but defensible. No post-LBO distributions occurred. The company was solvent pre-LBO and post-LBO. The failure resulted from specific adverse events, not from a capital structure that was doomed from inception. Under these facts, the LBO was not a fraudulent transfer.</w:t>
      </w:r>
    </w:p>
    <w:p w14:paraId="39372810" w14:textId="77777777" w:rsidR="0033544D" w:rsidRPr="00742779" w:rsidRDefault="0033544D" w:rsidP="000E54B1">
      <w:pPr>
        <w:pStyle w:val="Heading3"/>
        <w:rPr>
          <w:rFonts w:eastAsia="Times New Roman"/>
        </w:rPr>
      </w:pPr>
      <w:r w:rsidRPr="00742779">
        <w:rPr>
          <w:rFonts w:eastAsia="Times New Roman"/>
        </w:rPr>
        <w:t>Ex Ante Reasonableness, Not Ex Post Outcomes</w:t>
      </w:r>
    </w:p>
    <w:p w14:paraId="1408B778" w14:textId="77777777" w:rsidR="0033544D" w:rsidRPr="00742779" w:rsidRDefault="00742779" w:rsidP="000E54B1">
      <w:del w:id="6908" w:author="Seth Oranburg" w:date="2026-03-07T09:50:00Z" w16du:dateUtc="2026-03-07T14:50:00Z">
        <w:r w:rsidRPr="00742779">
          <w:rPr>
            <w:rStyle w:val="Emphasis"/>
            <w:rFonts w:ascii="ZWAdobeF" w:hAnsi="ZWAdobeF" w:cs="ZWAdobeF"/>
            <w:i w:val="0"/>
            <w:sz w:val="2"/>
            <w:szCs w:val="2"/>
          </w:rPr>
          <w:delText>2960B</w:delText>
        </w:r>
        <w:r w:rsidR="0033544D" w:rsidRPr="00742779">
          <w:rPr>
            <w:rStyle w:val="Emphasis"/>
          </w:rPr>
          <w:delText>Moody</w:delText>
        </w:r>
      </w:del>
      <w:ins w:id="6909" w:author="Seth Oranburg" w:date="2026-03-07T09:50:00Z" w16du:dateUtc="2026-03-07T14:50:00Z">
        <w:r w:rsidR="0033544D" w:rsidRPr="00742779">
          <w:rPr>
            <w:rStyle w:val="Emphasis"/>
          </w:rPr>
          <w:t>Moody</w:t>
        </w:r>
      </w:ins>
      <w:r w:rsidR="0033544D" w:rsidRPr="00742779">
        <w:t xml:space="preserve"> establishes the framework for analyzing whether leveraged transactions constitute fraudulent transfers. Four principles structure the analysis.</w:t>
      </w:r>
    </w:p>
    <w:p w14:paraId="2D733F47" w14:textId="77777777" w:rsidR="0033544D" w:rsidRPr="00742779" w:rsidRDefault="00742779" w:rsidP="000E54B1">
      <w:del w:id="6910" w:author="Seth Oranburg" w:date="2026-03-07T09:50:00Z" w16du:dateUtc="2026-03-07T14:50:00Z">
        <w:r w:rsidRPr="00742779">
          <w:rPr>
            <w:rFonts w:ascii="ZWAdobeF" w:hAnsi="ZWAdobeF" w:cs="ZWAdobeF"/>
            <w:sz w:val="2"/>
            <w:szCs w:val="2"/>
          </w:rPr>
          <w:delText>2961B</w:delText>
        </w:r>
        <w:r w:rsidR="0033544D" w:rsidRPr="00742779">
          <w:delText>First</w:delText>
        </w:r>
      </w:del>
      <w:ins w:id="6911" w:author="Seth Oranburg" w:date="2026-03-07T09:50:00Z" w16du:dateUtc="2026-03-07T14:50:00Z">
        <w:r w:rsidR="0033544D" w:rsidRPr="00742779">
          <w:t>First</w:t>
        </w:r>
      </w:ins>
      <w:r w:rsidR="0033544D" w:rsidRPr="00742779">
        <w:t>, solvency is tested using both balance sheet and cash flow measures. The balance sheet test compares asset values to liabilities. Assets are valued at going concern value unless liquidation is imminent. If assets exceed liabilities, the company is solvent under the balance sheet test. The cash flow test asks whether the company can pay debts as they mature. This requires projecting revenues, expenses, and debt service, then assessing whether projected cash flow is adequate.</w:t>
      </w:r>
    </w:p>
    <w:p w14:paraId="394F419D" w14:textId="77777777" w:rsidR="0033544D" w:rsidRPr="00742779" w:rsidRDefault="00742779" w:rsidP="000E54B1">
      <w:del w:id="6912" w:author="Seth Oranburg" w:date="2026-03-07T09:50:00Z" w16du:dateUtc="2026-03-07T14:50:00Z">
        <w:r w:rsidRPr="00742779">
          <w:rPr>
            <w:rFonts w:ascii="ZWAdobeF" w:hAnsi="ZWAdobeF" w:cs="ZWAdobeF"/>
            <w:sz w:val="2"/>
            <w:szCs w:val="2"/>
          </w:rPr>
          <w:delText>2962B</w:delText>
        </w:r>
        <w:r w:rsidR="0033544D" w:rsidRPr="00742779">
          <w:delText>Both</w:delText>
        </w:r>
      </w:del>
      <w:ins w:id="6913" w:author="Seth Oranburg" w:date="2026-03-07T09:50:00Z" w16du:dateUtc="2026-03-07T14:50:00Z">
        <w:r w:rsidR="0033544D" w:rsidRPr="00742779">
          <w:t>Both</w:t>
        </w:r>
      </w:ins>
      <w:r w:rsidR="0033544D" w:rsidRPr="00742779">
        <w:t xml:space="preserve"> tests must be satisfied for the company to be solvent. A company with positive net worth on paper may still be insolvent if it lacks liquidity to meet near-term obligations. A company with adequate cash flow may be insolvent if total liabilities exceed total assets. Most LBO fraudulent transfer litigation focuses on the cash flow test because leveraged companies often have positive net worth but thin cash flow margins.</w:t>
      </w:r>
    </w:p>
    <w:p w14:paraId="3094EE11" w14:textId="77777777" w:rsidR="0033544D" w:rsidRPr="00742779" w:rsidRDefault="00742779" w:rsidP="000E54B1">
      <w:del w:id="6914" w:author="Seth Oranburg" w:date="2026-03-07T09:50:00Z" w16du:dateUtc="2026-03-07T14:50:00Z">
        <w:r w:rsidRPr="00742779">
          <w:rPr>
            <w:rFonts w:ascii="ZWAdobeF" w:hAnsi="ZWAdobeF" w:cs="ZWAdobeF"/>
            <w:sz w:val="2"/>
            <w:szCs w:val="2"/>
          </w:rPr>
          <w:delText>2963B</w:delText>
        </w:r>
        <w:r w:rsidR="0033544D" w:rsidRPr="00742779">
          <w:delText>Second</w:delText>
        </w:r>
      </w:del>
      <w:ins w:id="6915" w:author="Seth Oranburg" w:date="2026-03-07T09:50:00Z" w16du:dateUtc="2026-03-07T14:50:00Z">
        <w:r w:rsidR="0033544D" w:rsidRPr="00742779">
          <w:t>Second</w:t>
        </w:r>
      </w:ins>
      <w:r w:rsidR="0033544D" w:rsidRPr="00742779">
        <w:t>, unreasonably small capital is judged by whether the company has adequate resources for its business, not by comparing equity to debt ratios. Capital includes equity, retained earnings, and access to credit. A company with minimal equity but strong cash flows and unused credit lines may have adequate capital. A company with substantial equity but no access to credit and weak cash flows may be undercapitalized.</w:t>
      </w:r>
    </w:p>
    <w:p w14:paraId="5C7DC755" w14:textId="77777777" w:rsidR="0033544D" w:rsidRPr="00742779" w:rsidRDefault="00742779" w:rsidP="000E54B1">
      <w:del w:id="6916" w:author="Seth Oranburg" w:date="2026-03-07T09:50:00Z" w16du:dateUtc="2026-03-07T14:50:00Z">
        <w:r w:rsidRPr="00742779">
          <w:rPr>
            <w:rFonts w:ascii="ZWAdobeF" w:hAnsi="ZWAdobeF" w:cs="ZWAdobeF"/>
            <w:sz w:val="2"/>
            <w:szCs w:val="2"/>
          </w:rPr>
          <w:delText>2964B</w:delText>
        </w:r>
        <w:r w:rsidR="0033544D" w:rsidRPr="00742779">
          <w:delText>This</w:delText>
        </w:r>
      </w:del>
      <w:ins w:id="6917" w:author="Seth Oranburg" w:date="2026-03-07T09:50:00Z" w16du:dateUtc="2026-03-07T14:50:00Z">
        <w:r w:rsidR="0033544D" w:rsidRPr="00742779">
          <w:t>This</w:t>
        </w:r>
      </w:ins>
      <w:r w:rsidR="0033544D" w:rsidRPr="00742779">
        <w:t xml:space="preserve"> principle reflects economic reality. Highly leveraged companies depend on their ability to generate cash and to access additional credit when needed. Lenders who provide credit assess these factors and price risk accordingly. Courts applying fraudulent transfer law must make the same assessment. The question is not whether the capital structure is conservative. The question is whether it is adequate given the business</w:t>
      </w:r>
      <w:r w:rsidR="009F60D1" w:rsidRPr="00742779">
        <w:t>’</w:t>
      </w:r>
      <w:r w:rsidR="0033544D" w:rsidRPr="00742779">
        <w:t>s characteristics and risks.</w:t>
      </w:r>
    </w:p>
    <w:p w14:paraId="6054FAD1" w14:textId="77777777" w:rsidR="0033544D" w:rsidRPr="00742779" w:rsidRDefault="00742779" w:rsidP="000E54B1">
      <w:del w:id="6918" w:author="Seth Oranburg" w:date="2026-03-07T09:50:00Z" w16du:dateUtc="2026-03-07T14:50:00Z">
        <w:r w:rsidRPr="00742779">
          <w:rPr>
            <w:rFonts w:ascii="ZWAdobeF" w:hAnsi="ZWAdobeF" w:cs="ZWAdobeF"/>
            <w:sz w:val="2"/>
            <w:szCs w:val="2"/>
          </w:rPr>
          <w:lastRenderedPageBreak/>
          <w:delText>2965B</w:delText>
        </w:r>
        <w:r w:rsidR="0033544D" w:rsidRPr="00742779">
          <w:delText>Third</w:delText>
        </w:r>
      </w:del>
      <w:ins w:id="6919" w:author="Seth Oranburg" w:date="2026-03-07T09:50:00Z" w16du:dateUtc="2026-03-07T14:50:00Z">
        <w:r w:rsidR="0033544D" w:rsidRPr="00742779">
          <w:t>Third</w:t>
        </w:r>
      </w:ins>
      <w:r w:rsidR="0033544D" w:rsidRPr="00742779">
        <w:t>, projections are judged by reasonableness at the time, not by accuracy after the fact. An LBO based on reasonable projections that prove wrong is not fraudulent merely because it failed. Courts must distinguish between transactions that were adequately capitalized based on available information and transactions that failed, and transactions that were obviously undercapitalized from inception but were undertaken with the hope that luck would intervene.</w:t>
      </w:r>
    </w:p>
    <w:p w14:paraId="37271631" w14:textId="77777777" w:rsidR="0033544D" w:rsidRPr="00742779" w:rsidRDefault="00742779" w:rsidP="000E54B1">
      <w:del w:id="6920" w:author="Seth Oranburg" w:date="2026-03-07T09:50:00Z" w16du:dateUtc="2026-03-07T14:50:00Z">
        <w:r w:rsidRPr="00742779">
          <w:rPr>
            <w:rFonts w:ascii="ZWAdobeF" w:hAnsi="ZWAdobeF" w:cs="ZWAdobeF"/>
            <w:sz w:val="2"/>
            <w:szCs w:val="2"/>
          </w:rPr>
          <w:delText>2966B</w:delText>
        </w:r>
        <w:r w:rsidR="0033544D" w:rsidRPr="00742779">
          <w:delText>The</w:delText>
        </w:r>
      </w:del>
      <w:ins w:id="6921" w:author="Seth Oranburg" w:date="2026-03-07T09:50:00Z" w16du:dateUtc="2026-03-07T14:50:00Z">
        <w:r w:rsidR="0033544D" w:rsidRPr="00742779">
          <w:t>The</w:t>
        </w:r>
      </w:ins>
      <w:r w:rsidR="0033544D" w:rsidRPr="00742779">
        <w:t xml:space="preserve"> distinction requires examining the quality of the projections, the due diligence lenders conducted, and whether management genuinely believed the projections were achievable. If multiple sophisticated parties evaluated the transaction and concluded it was viable, that provides strong evidence of reasonableness even if outcomes disappoint. If no reasonable analysis would support the projections, the transaction may be fraudulent even if the parties genuinely hoped it would succeed.</w:t>
      </w:r>
    </w:p>
    <w:p w14:paraId="718B2FB6" w14:textId="77777777" w:rsidR="0033544D" w:rsidRPr="00742779" w:rsidRDefault="00742779" w:rsidP="000E54B1">
      <w:del w:id="6922" w:author="Seth Oranburg" w:date="2026-03-07T09:50:00Z" w16du:dateUtc="2026-03-07T14:50:00Z">
        <w:r w:rsidRPr="00742779">
          <w:rPr>
            <w:rFonts w:ascii="ZWAdobeF" w:hAnsi="ZWAdobeF" w:cs="ZWAdobeF"/>
            <w:sz w:val="2"/>
            <w:szCs w:val="2"/>
          </w:rPr>
          <w:delText>2967B</w:delText>
        </w:r>
        <w:r w:rsidR="0033544D" w:rsidRPr="00742779">
          <w:delText>Fourth</w:delText>
        </w:r>
      </w:del>
      <w:ins w:id="6923" w:author="Seth Oranburg" w:date="2026-03-07T09:50:00Z" w16du:dateUtc="2026-03-07T14:50:00Z">
        <w:r w:rsidR="0033544D" w:rsidRPr="00742779">
          <w:t>Fourth</w:t>
        </w:r>
      </w:ins>
      <w:r w:rsidR="0033544D" w:rsidRPr="00742779">
        <w:t>, causation matters. Even if a company fails after an LBO, the LBO is not fraudulent if the failure resulted from intervening events that were not reasonably foreseeable. A customer bankruptcy, a regulatory change, a natural disaster, or a market collapse that occurs after the LBO may cause failure without making the LBO fraudulent. The test is whether the capital structure was adequate for the business as it could reasonably be projected, not whether it proved adequate for the business as it actually occurred.</w:t>
      </w:r>
    </w:p>
    <w:p w14:paraId="03B25820" w14:textId="77777777" w:rsidR="0033544D" w:rsidRPr="00742779" w:rsidRDefault="00742779" w:rsidP="000E54B1">
      <w:del w:id="6924" w:author="Seth Oranburg" w:date="2026-03-07T09:50:00Z" w16du:dateUtc="2026-03-07T14:50:00Z">
        <w:r w:rsidRPr="00742779">
          <w:rPr>
            <w:rFonts w:ascii="ZWAdobeF" w:hAnsi="ZWAdobeF" w:cs="ZWAdobeF"/>
            <w:sz w:val="2"/>
            <w:szCs w:val="2"/>
          </w:rPr>
          <w:delText>2968B</w:delText>
        </w:r>
        <w:r w:rsidR="0033544D" w:rsidRPr="00742779">
          <w:delText>This</w:delText>
        </w:r>
      </w:del>
      <w:ins w:id="6925" w:author="Seth Oranburg" w:date="2026-03-07T09:50:00Z" w16du:dateUtc="2026-03-07T14:50:00Z">
        <w:r w:rsidR="0033544D" w:rsidRPr="00742779">
          <w:t>This</w:t>
        </w:r>
      </w:ins>
      <w:r w:rsidR="0033544D" w:rsidRPr="00742779">
        <w:t xml:space="preserve"> causation requirement protects against hindsight bias. Every bankruptcy looks inevitable in retrospect. The specific events that caused failure seem obvious after the fact. But ex ante, those events were uncertain. Directors and lenders making decisions at closing cannot predict all possible adverse events. Requiring them to capitalize for worst-case scenarios would make leveraged transactions impossible.</w:t>
      </w:r>
    </w:p>
    <w:p w14:paraId="6BEB729A" w14:textId="77777777" w:rsidR="0033544D" w:rsidRPr="00742779" w:rsidRDefault="00742779" w:rsidP="000E54B1">
      <w:del w:id="6926" w:author="Seth Oranburg" w:date="2026-03-07T09:50:00Z" w16du:dateUtc="2026-03-07T14:50:00Z">
        <w:r w:rsidRPr="00742779">
          <w:rPr>
            <w:rStyle w:val="Emphasis"/>
            <w:rFonts w:ascii="ZWAdobeF" w:hAnsi="ZWAdobeF" w:cs="ZWAdobeF"/>
            <w:i w:val="0"/>
            <w:sz w:val="2"/>
            <w:szCs w:val="2"/>
          </w:rPr>
          <w:delText>2969B</w:delText>
        </w:r>
        <w:r w:rsidR="0033544D" w:rsidRPr="00742779">
          <w:rPr>
            <w:rStyle w:val="Emphasis"/>
          </w:rPr>
          <w:delText>Moody</w:delText>
        </w:r>
      </w:del>
      <w:ins w:id="6927" w:author="Seth Oranburg" w:date="2026-03-07T09:50:00Z" w16du:dateUtc="2026-03-07T14:50:00Z">
        <w:r w:rsidR="0033544D" w:rsidRPr="00742779">
          <w:rPr>
            <w:rStyle w:val="Emphasis"/>
          </w:rPr>
          <w:t>Moody</w:t>
        </w:r>
      </w:ins>
      <w:r w:rsidR="0033544D" w:rsidRPr="00742779">
        <w:t xml:space="preserve"> also clarifies what creditors must prove to void LBOs. The creditor must show that the company received less than reasonably equivalent value, and that the transaction left the company insolvent or with unreasonably small capital. For LBOs, the first element is often easy to establish because the purchase price flows to selling shareholders. The second element requires detailed financial analysis showing that the company could not meet obligations based on reasonable projections.</w:t>
      </w:r>
    </w:p>
    <w:p w14:paraId="429879E0" w14:textId="77777777" w:rsidR="0033544D" w:rsidRPr="00742779" w:rsidRDefault="00742779" w:rsidP="000E54B1">
      <w:del w:id="6928" w:author="Seth Oranburg" w:date="2026-03-07T09:50:00Z" w16du:dateUtc="2026-03-07T14:50:00Z">
        <w:r w:rsidRPr="00742779">
          <w:rPr>
            <w:rFonts w:ascii="ZWAdobeF" w:hAnsi="ZWAdobeF" w:cs="ZWAdobeF"/>
            <w:sz w:val="2"/>
            <w:szCs w:val="2"/>
          </w:rPr>
          <w:delText>2970B</w:delText>
        </w:r>
        <w:r w:rsidR="0033544D" w:rsidRPr="00742779">
          <w:delText>Creditors</w:delText>
        </w:r>
      </w:del>
      <w:ins w:id="6929" w:author="Seth Oranburg" w:date="2026-03-07T09:50:00Z" w16du:dateUtc="2026-03-07T14:50:00Z">
        <w:r w:rsidR="0033544D" w:rsidRPr="00742779">
          <w:t>Creditors</w:t>
        </w:r>
      </w:ins>
      <w:r w:rsidR="0033544D" w:rsidRPr="00742779">
        <w:t xml:space="preserve"> who successfully void LBOs can recover distributions made to selling shareholders. This remedy operates retrospectively, allowing recovery of funds distributed years before bankruptcy. But the remedy is limited to actual distributions. Creditors cannot recover consequential damages </w:t>
      </w:r>
      <w:r w:rsidR="0033544D" w:rsidRPr="00742779">
        <w:lastRenderedPageBreak/>
        <w:t>for value the company lost while operating under excessive leverage. They can only recover the amount transferred.</w:t>
      </w:r>
    </w:p>
    <w:p w14:paraId="6E8870D8" w14:textId="77777777" w:rsidR="0033544D" w:rsidRPr="00742779" w:rsidRDefault="00742779" w:rsidP="000E54B1">
      <w:del w:id="6930" w:author="Seth Oranburg" w:date="2026-03-07T09:50:00Z" w16du:dateUtc="2026-03-07T14:50:00Z">
        <w:r w:rsidRPr="00742779">
          <w:rPr>
            <w:rFonts w:ascii="ZWAdobeF" w:hAnsi="ZWAdobeF" w:cs="ZWAdobeF"/>
            <w:sz w:val="2"/>
            <w:szCs w:val="2"/>
          </w:rPr>
          <w:delText>2971B</w:delText>
        </w:r>
        <w:r w:rsidR="0033544D" w:rsidRPr="00742779">
          <w:delText>The</w:delText>
        </w:r>
      </w:del>
      <w:ins w:id="6931" w:author="Seth Oranburg" w:date="2026-03-07T09:50:00Z" w16du:dateUtc="2026-03-07T14:50:00Z">
        <w:r w:rsidR="0033544D" w:rsidRPr="00742779">
          <w:t>The</w:t>
        </w:r>
      </w:ins>
      <w:r w:rsidR="0033544D" w:rsidRPr="00742779">
        <w:t xml:space="preserve"> retrospective nature of fraudulent transfer remedies creates uncertainty for transaction participants. Selling shareholders who receive distributions in LBOs may be required to return those distributions years later if the transaction is voided. Lenders who took security interests may find those interests avoided if the underlying transaction was fraudulent. This uncertainty affects pricing and transaction structure. Parties demand higher returns to compensate for fraudulent transfer risk, and they negotiate representations, warranties, and indemnities that allocate that risk among transaction participants.</w:t>
      </w:r>
    </w:p>
    <w:p w14:paraId="035E12F2" w14:textId="77777777" w:rsidR="0033544D" w:rsidRPr="00742779" w:rsidRDefault="0033544D" w:rsidP="000E54B1">
      <w:pPr>
        <w:pStyle w:val="Heading3"/>
        <w:rPr>
          <w:rFonts w:eastAsia="Times New Roman"/>
        </w:rPr>
      </w:pPr>
      <w:r w:rsidRPr="00742779">
        <w:rPr>
          <w:rFonts w:eastAsia="Times New Roman"/>
        </w:rPr>
        <w:t>How to Run Solvency Tests in Practice</w:t>
      </w:r>
    </w:p>
    <w:p w14:paraId="4B0986C9" w14:textId="77777777" w:rsidR="0033544D" w:rsidRPr="00742779" w:rsidRDefault="00742779" w:rsidP="000E54B1">
      <w:del w:id="6932" w:author="Seth Oranburg" w:date="2026-03-07T09:50:00Z" w16du:dateUtc="2026-03-07T14:50:00Z">
        <w:r w:rsidRPr="00742779">
          <w:rPr>
            <w:rStyle w:val="Emphasis"/>
            <w:rFonts w:ascii="ZWAdobeF" w:hAnsi="ZWAdobeF" w:cs="ZWAdobeF"/>
            <w:i w:val="0"/>
            <w:sz w:val="2"/>
            <w:szCs w:val="2"/>
          </w:rPr>
          <w:delText>2972B</w:delText>
        </w:r>
        <w:r w:rsidR="0033544D" w:rsidRPr="00742779">
          <w:rPr>
            <w:rStyle w:val="Emphasis"/>
          </w:rPr>
          <w:delText>Moody</w:delText>
        </w:r>
      </w:del>
      <w:ins w:id="6933" w:author="Seth Oranburg" w:date="2026-03-07T09:50:00Z" w16du:dateUtc="2026-03-07T14:50:00Z">
        <w:r w:rsidR="0033544D" w:rsidRPr="00742779">
          <w:rPr>
            <w:rStyle w:val="Emphasis"/>
          </w:rPr>
          <w:t>Moody</w:t>
        </w:r>
      </w:ins>
      <w:r w:rsidR="0033544D" w:rsidRPr="00742779">
        <w:t xml:space="preserve"> articulates two solvency tests that matter throughout corporate law, not just for fraudulent transfer analysis. These tests determine when firms are solvent, when they approach insolvency, and when creditors</w:t>
      </w:r>
      <w:r w:rsidR="009F60D1" w:rsidRPr="00742779">
        <w:t>’</w:t>
      </w:r>
      <w:r w:rsidR="0033544D" w:rsidRPr="00742779">
        <w:t xml:space="preserve"> interests must be considered in board decision-making. Understanding how to apply these tests is essential for lawyers advising boards.</w:t>
      </w:r>
    </w:p>
    <w:p w14:paraId="4784A1B0" w14:textId="77777777" w:rsidR="0033544D" w:rsidRPr="00742779" w:rsidRDefault="00742779" w:rsidP="000E54B1">
      <w:del w:id="6934" w:author="Seth Oranburg" w:date="2026-03-07T09:50:00Z" w16du:dateUtc="2026-03-07T14:50:00Z">
        <w:r w:rsidRPr="00742779">
          <w:rPr>
            <w:rStyle w:val="Strong"/>
            <w:rFonts w:ascii="ZWAdobeF" w:hAnsi="ZWAdobeF" w:cs="ZWAdobeF"/>
            <w:b w:val="0"/>
            <w:sz w:val="2"/>
            <w:szCs w:val="2"/>
          </w:rPr>
          <w:delText>2973B</w:delText>
        </w:r>
        <w:r w:rsidR="0033544D" w:rsidRPr="00742779">
          <w:rPr>
            <w:rStyle w:val="Strong"/>
          </w:rPr>
          <w:delText>Running</w:delText>
        </w:r>
      </w:del>
      <w:ins w:id="6935" w:author="Seth Oranburg" w:date="2026-03-07T09:50:00Z" w16du:dateUtc="2026-03-07T14:50:00Z">
        <w:r w:rsidR="0033544D" w:rsidRPr="00742779">
          <w:rPr>
            <w:rStyle w:val="Strong"/>
          </w:rPr>
          <w:t>Running</w:t>
        </w:r>
      </w:ins>
      <w:r w:rsidR="0033544D" w:rsidRPr="00742779">
        <w:rPr>
          <w:rStyle w:val="Strong"/>
        </w:rPr>
        <w:t xml:space="preserve"> the Balance Sheet Test</w:t>
      </w:r>
      <w:r w:rsidR="0033544D" w:rsidRPr="00742779">
        <w:t>: The balance sheet test compares total assets to total liabilities. If assets exceed liabilities, the company is solvent. If liabilities exceed assets, the company is insolvent. This seems straightforward but requires judgments about asset valuation and liability recognition that introduce substantial complexity.</w:t>
      </w:r>
    </w:p>
    <w:p w14:paraId="463BC084" w14:textId="77777777" w:rsidR="0033544D" w:rsidRPr="00742779" w:rsidRDefault="00742779" w:rsidP="000E54B1">
      <w:del w:id="6936" w:author="Seth Oranburg" w:date="2026-03-07T09:50:00Z" w16du:dateUtc="2026-03-07T14:50:00Z">
        <w:r w:rsidRPr="00742779">
          <w:rPr>
            <w:rFonts w:ascii="ZWAdobeF" w:hAnsi="ZWAdobeF" w:cs="ZWAdobeF"/>
            <w:sz w:val="2"/>
            <w:szCs w:val="2"/>
          </w:rPr>
          <w:delText>2974B</w:delText>
        </w:r>
        <w:r w:rsidR="0033544D" w:rsidRPr="00742779">
          <w:delText>Assets</w:delText>
        </w:r>
      </w:del>
      <w:ins w:id="6937" w:author="Seth Oranburg" w:date="2026-03-07T09:50:00Z" w16du:dateUtc="2026-03-07T14:50:00Z">
        <w:r w:rsidR="0033544D" w:rsidRPr="00742779">
          <w:t>Assets</w:t>
        </w:r>
      </w:ins>
      <w:r w:rsidR="0033544D" w:rsidRPr="00742779">
        <w:t xml:space="preserve"> must be valued at fair value, not historical cost. Fair value is the price at which an asset could be sold in an arm</w:t>
      </w:r>
      <w:r w:rsidR="009F60D1" w:rsidRPr="00742779">
        <w:t>’</w:t>
      </w:r>
      <w:r w:rsidR="0033544D" w:rsidRPr="00742779">
        <w:t>s-length transaction between willing parties. For tangible assets like equipment and real property, fair value may be determined through appraisals. For financial assets like receivables, fair value depends on collectability. For intangible assets like customer relationships and intellectual property, fair value is notoriously difficult to estimate.</w:t>
      </w:r>
    </w:p>
    <w:p w14:paraId="7D557126" w14:textId="77777777" w:rsidR="0033544D" w:rsidRPr="00742779" w:rsidRDefault="00742779" w:rsidP="000E54B1">
      <w:del w:id="6938" w:author="Seth Oranburg" w:date="2026-03-07T09:50:00Z" w16du:dateUtc="2026-03-07T14:50:00Z">
        <w:r w:rsidRPr="00742779">
          <w:rPr>
            <w:rFonts w:ascii="ZWAdobeF" w:hAnsi="ZWAdobeF" w:cs="ZWAdobeF"/>
            <w:sz w:val="2"/>
            <w:szCs w:val="2"/>
          </w:rPr>
          <w:delText>2975B</w:delText>
        </w:r>
        <w:r w:rsidR="0033544D" w:rsidRPr="00742779">
          <w:delText>The</w:delText>
        </w:r>
      </w:del>
      <w:ins w:id="6939" w:author="Seth Oranburg" w:date="2026-03-07T09:50:00Z" w16du:dateUtc="2026-03-07T14:50:00Z">
        <w:r w:rsidR="0033544D" w:rsidRPr="00742779">
          <w:t>The</w:t>
        </w:r>
      </w:ins>
      <w:r w:rsidR="0033544D" w:rsidRPr="00742779">
        <w:t xml:space="preserve"> critical judgment is whether to use going concern valuation or liquidation valuation. Going concern value assumes the business continues operating and generating cash flow. This produces higher asset values because productive assets are worth more when used together in an operating business than when sold piecemeal. Liquidation value assumes the business ceases operations and assets are sold individually. This produces lower values because forced sales in distressed situations realize less than fair value.</w:t>
      </w:r>
    </w:p>
    <w:p w14:paraId="51E2BFE8" w14:textId="77777777" w:rsidR="0033544D" w:rsidRPr="00742779" w:rsidRDefault="00742779" w:rsidP="000E54B1">
      <w:pPr>
        <w:pPrChange w:id="6940" w:author="Seth Oranburg" w:date="2026-03-07T09:50:00Z" w16du:dateUtc="2026-03-07T14:50:00Z">
          <w:pPr>
            <w:pStyle w:val="NormalWeb"/>
          </w:pPr>
        </w:pPrChange>
      </w:pPr>
      <w:del w:id="6941" w:author="Seth Oranburg" w:date="2026-03-07T09:50:00Z" w16du:dateUtc="2026-03-07T14:50:00Z">
        <w:r w:rsidRPr="00742779">
          <w:rPr>
            <w:rFonts w:ascii="ZWAdobeF" w:hAnsi="ZWAdobeF" w:cs="ZWAdobeF"/>
            <w:sz w:val="2"/>
            <w:szCs w:val="2"/>
          </w:rPr>
          <w:delText>2976B</w:delText>
        </w:r>
        <w:r w:rsidR="0033544D" w:rsidRPr="00742779">
          <w:delText>Delaware</w:delText>
        </w:r>
      </w:del>
      <w:ins w:id="6942" w:author="Seth Oranburg" w:date="2026-03-07T09:50:00Z" w16du:dateUtc="2026-03-07T14:50:00Z">
        <w:r w:rsidR="0033544D" w:rsidRPr="00742779">
          <w:t>Delaware</w:t>
        </w:r>
      </w:ins>
      <w:r w:rsidR="0033544D" w:rsidRPr="00742779">
        <w:t xml:space="preserve"> courts apply going concern valuation unless liquidation is imminent.</w:t>
      </w:r>
      <w:r w:rsidR="0033544D">
        <w:fldChar w:fldCharType="begin"/>
      </w:r>
      <w:r w:rsidR="0033544D">
        <w:instrText>HYPERLINK \l "fn390-11647" \o "Jump to citation"</w:instrText>
      </w:r>
      <w:r w:rsidR="0033544D">
        <w:fldChar w:fldCharType="separate"/>
      </w:r>
      <w:r w:rsidR="0033544D" w:rsidRPr="00742779">
        <w:rPr>
          <w:rStyle w:val="Hyperlink"/>
          <w:color w:val="auto"/>
          <w:u w:val="none"/>
        </w:rPr>
        <w:t>[390</w:t>
      </w:r>
      <w:r w:rsidR="000B4948" w:rsidRPr="00742779">
        <w:rPr>
          <w:rStyle w:val="Hyperlink"/>
          <w:color w:val="auto"/>
          <w:u w:val="none"/>
        </w:rPr>
        <w:t>]</w:t>
      </w:r>
      <w:r w:rsidR="0033544D">
        <w:fldChar w:fldCharType="end"/>
      </w:r>
      <w:r w:rsidR="0033544D" w:rsidRPr="00742779">
        <w:t xml:space="preserve"> The assumption is that businesses continue operating until </w:t>
      </w:r>
      <w:r w:rsidR="0033544D" w:rsidRPr="00742779">
        <w:lastRenderedPageBreak/>
        <w:t>there is clear evidence that they will not. This assumption favors finding solvency because going concern values exceed liquidation values for most operating businesses.</w:t>
      </w:r>
    </w:p>
    <w:p w14:paraId="02E8FFED" w14:textId="77777777" w:rsidR="0033544D" w:rsidRPr="00742779" w:rsidRDefault="00742779" w:rsidP="000E54B1">
      <w:del w:id="6943" w:author="Seth Oranburg" w:date="2026-03-07T09:50:00Z" w16du:dateUtc="2026-03-07T14:50:00Z">
        <w:r w:rsidRPr="00742779">
          <w:rPr>
            <w:rFonts w:ascii="ZWAdobeF" w:hAnsi="ZWAdobeF" w:cs="ZWAdobeF"/>
            <w:sz w:val="2"/>
            <w:szCs w:val="2"/>
          </w:rPr>
          <w:delText>2977B</w:delText>
        </w:r>
        <w:r w:rsidR="0033544D" w:rsidRPr="00742779">
          <w:delText>Liabilities</w:delText>
        </w:r>
      </w:del>
      <w:ins w:id="6944" w:author="Seth Oranburg" w:date="2026-03-07T09:50:00Z" w16du:dateUtc="2026-03-07T14:50:00Z">
        <w:r w:rsidR="0033544D" w:rsidRPr="00742779">
          <w:t>Liabilities</w:t>
        </w:r>
      </w:ins>
      <w:r w:rsidR="0033544D" w:rsidRPr="00742779">
        <w:t xml:space="preserve"> must include all obligations, not just recorded debts. Contingent liabilities that are probable and estimable must be included. Off-balance-sheet obligations like operating leases, pension underfunding, and environmental remediation liabilities must be estimated and included. This requirement captures the economic reality that firms owe more than balance sheets show through financial accounting conventions.</w:t>
      </w:r>
    </w:p>
    <w:p w14:paraId="3FAED601" w14:textId="77777777" w:rsidR="0033544D" w:rsidRPr="00742779" w:rsidRDefault="00742779" w:rsidP="000E54B1">
      <w:del w:id="6945" w:author="Seth Oranburg" w:date="2026-03-07T09:50:00Z" w16du:dateUtc="2026-03-07T14:50:00Z">
        <w:r w:rsidRPr="00742779">
          <w:rPr>
            <w:rFonts w:ascii="ZWAdobeF" w:hAnsi="ZWAdobeF" w:cs="ZWAdobeF"/>
            <w:sz w:val="2"/>
            <w:szCs w:val="2"/>
          </w:rPr>
          <w:delText>2978B</w:delText>
        </w:r>
        <w:r w:rsidR="0033544D" w:rsidRPr="00742779">
          <w:delText>The</w:delText>
        </w:r>
      </w:del>
      <w:ins w:id="6946" w:author="Seth Oranburg" w:date="2026-03-07T09:50:00Z" w16du:dateUtc="2026-03-07T14:50:00Z">
        <w:r w:rsidR="0033544D" w:rsidRPr="00742779">
          <w:t>The</w:t>
        </w:r>
      </w:ins>
      <w:r w:rsidR="0033544D" w:rsidRPr="00742779">
        <w:t xml:space="preserve"> judgment about which liabilities to include can change solvency determinations. A company with modest recorded debt may be insolvent when contingent liabilities are properly estimated. Tort claimants, warranty claims, and contractual obligations that have not yet matured all count as liabilities for solvency purposes even if they do not appear as liabilities under generally accepted accounting principles.</w:t>
      </w:r>
    </w:p>
    <w:p w14:paraId="3154B2F7" w14:textId="77777777" w:rsidR="0033544D" w:rsidRPr="00742779" w:rsidRDefault="00742779" w:rsidP="000E54B1">
      <w:del w:id="6947" w:author="Seth Oranburg" w:date="2026-03-07T09:50:00Z" w16du:dateUtc="2026-03-07T14:50:00Z">
        <w:r w:rsidRPr="00742779">
          <w:rPr>
            <w:rStyle w:val="Strong"/>
            <w:rFonts w:ascii="ZWAdobeF" w:hAnsi="ZWAdobeF" w:cs="ZWAdobeF"/>
            <w:b w:val="0"/>
            <w:sz w:val="2"/>
            <w:szCs w:val="2"/>
          </w:rPr>
          <w:delText>2979B</w:delText>
        </w:r>
        <w:r w:rsidR="0033544D" w:rsidRPr="00742779">
          <w:rPr>
            <w:rStyle w:val="Strong"/>
          </w:rPr>
          <w:delText>Running</w:delText>
        </w:r>
      </w:del>
      <w:ins w:id="6948" w:author="Seth Oranburg" w:date="2026-03-07T09:50:00Z" w16du:dateUtc="2026-03-07T14:50:00Z">
        <w:r w:rsidR="0033544D" w:rsidRPr="00742779">
          <w:rPr>
            <w:rStyle w:val="Strong"/>
          </w:rPr>
          <w:t>Running</w:t>
        </w:r>
      </w:ins>
      <w:r w:rsidR="0033544D" w:rsidRPr="00742779">
        <w:rPr>
          <w:rStyle w:val="Strong"/>
        </w:rPr>
        <w:t xml:space="preserve"> the Cash Flow Test</w:t>
      </w:r>
      <w:r w:rsidR="0033544D" w:rsidRPr="00742779">
        <w:t>: The cash flow test asks whether the company can pay debts as they mature. This is sometimes called the equity insolvency test or the going concern test. The test requires projecting cash inflows and outflows over a reasonable time horizon and determining whether cash available will be sufficient to meet obligations when they become due.</w:t>
      </w:r>
    </w:p>
    <w:p w14:paraId="19628CF8" w14:textId="77777777" w:rsidR="0033544D" w:rsidRPr="00742779" w:rsidRDefault="00742779" w:rsidP="000E54B1">
      <w:del w:id="6949" w:author="Seth Oranburg" w:date="2026-03-07T09:50:00Z" w16du:dateUtc="2026-03-07T14:50:00Z">
        <w:r w:rsidRPr="00742779">
          <w:rPr>
            <w:rFonts w:ascii="ZWAdobeF" w:hAnsi="ZWAdobeF" w:cs="ZWAdobeF"/>
            <w:sz w:val="2"/>
            <w:szCs w:val="2"/>
          </w:rPr>
          <w:delText>2980B</w:delText>
        </w:r>
        <w:r w:rsidR="0033544D" w:rsidRPr="00742779">
          <w:delText>The</w:delText>
        </w:r>
      </w:del>
      <w:ins w:id="6950" w:author="Seth Oranburg" w:date="2026-03-07T09:50:00Z" w16du:dateUtc="2026-03-07T14:50:00Z">
        <w:r w:rsidR="0033544D" w:rsidRPr="00742779">
          <w:t>The</w:t>
        </w:r>
      </w:ins>
      <w:r w:rsidR="0033544D" w:rsidRPr="00742779">
        <w:t xml:space="preserve"> time horizon is typically twelve to twenty-four months, though courts have not established a firm rule. The projection must be reasonable, meaning based on evidence rather than speculation, but it need not be conservative. Management</w:t>
      </w:r>
      <w:r w:rsidR="009F60D1" w:rsidRPr="00742779">
        <w:t>’</w:t>
      </w:r>
      <w:r w:rsidR="0033544D" w:rsidRPr="00742779">
        <w:t>s business plan typically serves as the starting point, subject to adjustment if the plan is unrealistic.</w:t>
      </w:r>
    </w:p>
    <w:p w14:paraId="74C6B466" w14:textId="77777777" w:rsidR="0033544D" w:rsidRPr="00742779" w:rsidRDefault="00742779" w:rsidP="000E54B1">
      <w:del w:id="6951" w:author="Seth Oranburg" w:date="2026-03-07T09:50:00Z" w16du:dateUtc="2026-03-07T14:50:00Z">
        <w:r w:rsidRPr="00742779">
          <w:rPr>
            <w:rFonts w:ascii="ZWAdobeF" w:hAnsi="ZWAdobeF" w:cs="ZWAdobeF"/>
            <w:sz w:val="2"/>
            <w:szCs w:val="2"/>
          </w:rPr>
          <w:delText>2981B</w:delText>
        </w:r>
        <w:r w:rsidR="0033544D" w:rsidRPr="00742779">
          <w:delText>Cash</w:delText>
        </w:r>
      </w:del>
      <w:ins w:id="6952" w:author="Seth Oranburg" w:date="2026-03-07T09:50:00Z" w16du:dateUtc="2026-03-07T14:50:00Z">
        <w:r w:rsidR="0033544D" w:rsidRPr="00742779">
          <w:t>Cash</w:t>
        </w:r>
      </w:ins>
      <w:r w:rsidR="0033544D" w:rsidRPr="00742779">
        <w:t xml:space="preserve"> inflows include operating cash flow from revenue, collections on receivables, asset sales, and available borrowing capacity under credit lines. Cash outflows include operating expenses, debt service, capital expenditures required to maintain operations, and other required payments. If projected cash inflows exceed cash outflows over the projection period, the company passes the cash flow test.</w:t>
      </w:r>
    </w:p>
    <w:p w14:paraId="060390A3" w14:textId="77777777" w:rsidR="0033544D" w:rsidRPr="00742779" w:rsidRDefault="00742779" w:rsidP="000E54B1">
      <w:del w:id="6953" w:author="Seth Oranburg" w:date="2026-03-07T09:50:00Z" w16du:dateUtc="2026-03-07T14:50:00Z">
        <w:r w:rsidRPr="00742779">
          <w:rPr>
            <w:rFonts w:ascii="ZWAdobeF" w:hAnsi="ZWAdobeF" w:cs="ZWAdobeF"/>
            <w:sz w:val="2"/>
            <w:szCs w:val="2"/>
          </w:rPr>
          <w:delText>2982B</w:delText>
        </w:r>
        <w:r w:rsidR="0033544D" w:rsidRPr="00742779">
          <w:delText>The</w:delText>
        </w:r>
      </w:del>
      <w:ins w:id="6954" w:author="Seth Oranburg" w:date="2026-03-07T09:50:00Z" w16du:dateUtc="2026-03-07T14:50:00Z">
        <w:r w:rsidR="0033544D" w:rsidRPr="00742779">
          <w:t>The</w:t>
        </w:r>
      </w:ins>
      <w:r w:rsidR="0033544D" w:rsidRPr="00742779">
        <w:t xml:space="preserve"> critical judgment is assessing borrowing capacity. A company with negative operating cash flow may still satisfy the cash flow test if it has unused credit lines that can be drawn to cover shortfalls. Lenders</w:t>
      </w:r>
      <w:r w:rsidR="009F60D1" w:rsidRPr="00742779">
        <w:t>’</w:t>
      </w:r>
      <w:r w:rsidR="0033544D" w:rsidRPr="00742779">
        <w:t xml:space="preserve"> commitments to provide credit count as available cash. But borrowing capacity counts only if the company can actually draw on the credit. If covenants prohibit additional borrowing or if the company has already breached covenants, committed credit lines may not be available.</w:t>
      </w:r>
    </w:p>
    <w:p w14:paraId="51D08020" w14:textId="77777777" w:rsidR="0033544D" w:rsidRPr="00742779" w:rsidRDefault="00742779" w:rsidP="000E54B1">
      <w:del w:id="6955" w:author="Seth Oranburg" w:date="2026-03-07T09:50:00Z" w16du:dateUtc="2026-03-07T14:50:00Z">
        <w:r w:rsidRPr="00742779">
          <w:rPr>
            <w:rFonts w:ascii="ZWAdobeF" w:hAnsi="ZWAdobeF" w:cs="ZWAdobeF"/>
            <w:sz w:val="2"/>
            <w:szCs w:val="2"/>
          </w:rPr>
          <w:lastRenderedPageBreak/>
          <w:delText>2983B</w:delText>
        </w:r>
        <w:r w:rsidR="0033544D" w:rsidRPr="00742779">
          <w:delText>The</w:delText>
        </w:r>
      </w:del>
      <w:ins w:id="6956" w:author="Seth Oranburg" w:date="2026-03-07T09:50:00Z" w16du:dateUtc="2026-03-07T14:50:00Z">
        <w:r w:rsidR="0033544D" w:rsidRPr="00742779">
          <w:t>The</w:t>
        </w:r>
      </w:ins>
      <w:r w:rsidR="0033544D" w:rsidRPr="00742779">
        <w:t xml:space="preserve"> distinction between committed and uncommitted credit matters. A revolving credit facility with a legal commitment from the lender provides reliable borrowing capacity. An informal relationship with a bank that has historically provided credit does not provide the same reliability. Courts applying the cash flow test focus on contractually committed credit that the company can legally access.</w:t>
      </w:r>
    </w:p>
    <w:p w14:paraId="46D02D55" w14:textId="77777777" w:rsidR="0033544D" w:rsidRPr="00742779" w:rsidRDefault="00742779" w:rsidP="000E54B1">
      <w:del w:id="6957" w:author="Seth Oranburg" w:date="2026-03-07T09:50:00Z" w16du:dateUtc="2026-03-07T14:50:00Z">
        <w:r w:rsidRPr="00742779">
          <w:rPr>
            <w:rFonts w:ascii="ZWAdobeF" w:hAnsi="ZWAdobeF" w:cs="ZWAdobeF"/>
            <w:sz w:val="2"/>
            <w:szCs w:val="2"/>
          </w:rPr>
          <w:delText>2984B</w:delText>
        </w:r>
        <w:r w:rsidR="0033544D" w:rsidRPr="00742779">
          <w:delText>Both</w:delText>
        </w:r>
      </w:del>
      <w:ins w:id="6958" w:author="Seth Oranburg" w:date="2026-03-07T09:50:00Z" w16du:dateUtc="2026-03-07T14:50:00Z">
        <w:r w:rsidR="0033544D" w:rsidRPr="00742779">
          <w:t>Both</w:t>
        </w:r>
      </w:ins>
      <w:r w:rsidR="0033544D" w:rsidRPr="00742779">
        <w:t xml:space="preserve"> solvency tests must be satisfied. A company that is balance sheet solvent but cash flow insolvent is insolvent for fraudulent transfer purposes. This can occur when a company owns valuable assets but cannot generate cash flow to service debt. A company that is cash flow solvent but balance sheet insolvent is also insolvent. This can occur when a company generates sufficient revenue to pay bills but has negative net worth because liabilities exceed assets.</w:t>
      </w:r>
    </w:p>
    <w:p w14:paraId="3B67EA53" w14:textId="77777777" w:rsidR="0033544D" w:rsidRPr="00742779" w:rsidRDefault="0033544D" w:rsidP="000E54B1">
      <w:pPr>
        <w:pStyle w:val="Heading3"/>
        <w:rPr>
          <w:rFonts w:eastAsia="Times New Roman"/>
        </w:rPr>
      </w:pPr>
      <w:r w:rsidRPr="00742779">
        <w:rPr>
          <w:rFonts w:eastAsia="Times New Roman"/>
        </w:rPr>
        <w:t>Board Practice When Leverage Matters</w:t>
      </w:r>
    </w:p>
    <w:p w14:paraId="1C9540D4" w14:textId="77777777" w:rsidR="0033544D" w:rsidRPr="00742779" w:rsidRDefault="00742779" w:rsidP="000E54B1">
      <w:del w:id="6959" w:author="Seth Oranburg" w:date="2026-03-07T09:50:00Z" w16du:dateUtc="2026-03-07T14:50:00Z">
        <w:r w:rsidRPr="00742779">
          <w:rPr>
            <w:rFonts w:ascii="ZWAdobeF" w:hAnsi="ZWAdobeF" w:cs="ZWAdobeF"/>
            <w:sz w:val="2"/>
            <w:szCs w:val="2"/>
          </w:rPr>
          <w:delText>2985B</w:delText>
        </w:r>
        <w:r w:rsidR="0033544D" w:rsidRPr="00742779">
          <w:delText>Directors</w:delText>
        </w:r>
      </w:del>
      <w:ins w:id="6960" w:author="Seth Oranburg" w:date="2026-03-07T09:50:00Z" w16du:dateUtc="2026-03-07T14:50:00Z">
        <w:r w:rsidR="0033544D" w:rsidRPr="00742779">
          <w:t>Directors</w:t>
        </w:r>
      </w:ins>
      <w:r w:rsidR="0033544D" w:rsidRPr="00742779">
        <w:t xml:space="preserve"> managing leveraged companies face distinct challenges. Covenant violations can shift practical control to lenders even when the company remains solvent. Distributions that seem prudent based on earnings may violate fraudulent transfer law if they leave the company with unreasonably small capital. Decisions that maximize equity value may harm creditors without creating any legal violation.</w:t>
      </w:r>
    </w:p>
    <w:p w14:paraId="24E4D438" w14:textId="77777777" w:rsidR="0033544D" w:rsidRPr="00742779" w:rsidRDefault="00742779" w:rsidP="000E54B1">
      <w:del w:id="6961" w:author="Seth Oranburg" w:date="2026-03-07T09:50:00Z" w16du:dateUtc="2026-03-07T14:50:00Z">
        <w:r w:rsidRPr="00742779">
          <w:rPr>
            <w:rFonts w:ascii="ZWAdobeF" w:hAnsi="ZWAdobeF" w:cs="ZWAdobeF"/>
            <w:sz w:val="2"/>
            <w:szCs w:val="2"/>
          </w:rPr>
          <w:delText>2986B</w:delText>
        </w:r>
        <w:r w:rsidR="0033544D" w:rsidRPr="00742779">
          <w:delText>Best</w:delText>
        </w:r>
      </w:del>
      <w:ins w:id="6962" w:author="Seth Oranburg" w:date="2026-03-07T09:50:00Z" w16du:dateUtc="2026-03-07T14:50:00Z">
        <w:r w:rsidR="0033544D" w:rsidRPr="00742779">
          <w:t>Best</w:t>
        </w:r>
      </w:ins>
      <w:r w:rsidR="0033544D" w:rsidRPr="00742779">
        <w:t xml:space="preserve"> practice for boards overseeing leveraged companies includes several elements. First, monitor compliance with all debt covenants continuously. Covenant violations trigger default provisions that allow lenders to accelerate debt and foreclose on collateral. Even technical violations that lenders waive create leverage that lenders can use to extract concessions. Boards should require management to report covenant compliance at every meeting and should project covenant compliance for upcoming quarters.</w:t>
      </w:r>
    </w:p>
    <w:p w14:paraId="79AE1B97" w14:textId="77777777" w:rsidR="0033544D" w:rsidRPr="00742779" w:rsidRDefault="00742779" w:rsidP="000E54B1">
      <w:del w:id="6963" w:author="Seth Oranburg" w:date="2026-03-07T09:50:00Z" w16du:dateUtc="2026-03-07T14:50:00Z">
        <w:r w:rsidRPr="00742779">
          <w:rPr>
            <w:rFonts w:ascii="ZWAdobeF" w:hAnsi="ZWAdobeF" w:cs="ZWAdobeF"/>
            <w:sz w:val="2"/>
            <w:szCs w:val="2"/>
          </w:rPr>
          <w:delText>2987B</w:delText>
        </w:r>
        <w:r w:rsidR="0033544D" w:rsidRPr="00742779">
          <w:delText>Second</w:delText>
        </w:r>
      </w:del>
      <w:ins w:id="6964" w:author="Seth Oranburg" w:date="2026-03-07T09:50:00Z" w16du:dateUtc="2026-03-07T14:50:00Z">
        <w:r w:rsidR="0033544D" w:rsidRPr="00742779">
          <w:t>Second</w:t>
        </w:r>
      </w:ins>
      <w:r w:rsidR="0033544D" w:rsidRPr="00742779">
        <w:t>, obtain solvency opinions for any transaction that materially affects capital structure. Solvency opinions are formal analyses prepared by financial advisors concluding that the company is solvent under balance sheet and cash flow tests after a proposed transaction. These opinions provide evidence that the board reasonably concluded the transaction left the company adequately capitalized. They do not prevent fraudulent transfer challenges, but they substantially strengthen the defense.</w:t>
      </w:r>
    </w:p>
    <w:p w14:paraId="2765795A" w14:textId="77777777" w:rsidR="0033544D" w:rsidRPr="00742779" w:rsidRDefault="00742779" w:rsidP="000E54B1">
      <w:del w:id="6965" w:author="Seth Oranburg" w:date="2026-03-07T09:50:00Z" w16du:dateUtc="2026-03-07T14:50:00Z">
        <w:r w:rsidRPr="00742779">
          <w:rPr>
            <w:rFonts w:ascii="ZWAdobeF" w:hAnsi="ZWAdobeF" w:cs="ZWAdobeF"/>
            <w:sz w:val="2"/>
            <w:szCs w:val="2"/>
          </w:rPr>
          <w:delText>2988B</w:delText>
        </w:r>
        <w:r w:rsidR="0033544D" w:rsidRPr="00742779">
          <w:delText>Third</w:delText>
        </w:r>
      </w:del>
      <w:ins w:id="6966" w:author="Seth Oranburg" w:date="2026-03-07T09:50:00Z" w16du:dateUtc="2026-03-07T14:50:00Z">
        <w:r w:rsidR="0033544D" w:rsidRPr="00742779">
          <w:t>Third</w:t>
        </w:r>
      </w:ins>
      <w:r w:rsidR="0033544D" w:rsidRPr="00742779">
        <w:t>, document the board</w:t>
      </w:r>
      <w:r w:rsidR="009F60D1" w:rsidRPr="00742779">
        <w:t>’</w:t>
      </w:r>
      <w:r w:rsidR="0033544D" w:rsidRPr="00742779">
        <w:t xml:space="preserve">s consideration of alternatives and its reasons for choosing the proposed course of action. If the board approves a risky acquisition financed with debt, the minutes should reflect that the board considered less risky alternatives, analyzed the probability of success, concluded </w:t>
      </w:r>
      <w:r w:rsidR="0033544D" w:rsidRPr="00742779">
        <w:lastRenderedPageBreak/>
        <w:t>that the expected value justified the risk, and determined that the capital structure would be adequate based on reasonable projections. This documentation shows that the board exercised business judgment rather than acting recklessly.</w:t>
      </w:r>
    </w:p>
    <w:p w14:paraId="7AED3128" w14:textId="77777777" w:rsidR="0033544D" w:rsidRPr="00742779" w:rsidRDefault="00742779" w:rsidP="000E54B1">
      <w:del w:id="6967" w:author="Seth Oranburg" w:date="2026-03-07T09:50:00Z" w16du:dateUtc="2026-03-07T14:50:00Z">
        <w:r w:rsidRPr="00742779">
          <w:rPr>
            <w:rFonts w:ascii="ZWAdobeF" w:hAnsi="ZWAdobeF" w:cs="ZWAdobeF"/>
            <w:sz w:val="2"/>
            <w:szCs w:val="2"/>
          </w:rPr>
          <w:delText>2989B</w:delText>
        </w:r>
        <w:r w:rsidR="0033544D" w:rsidRPr="00742779">
          <w:delText>Fourth</w:delText>
        </w:r>
      </w:del>
      <w:ins w:id="6968" w:author="Seth Oranburg" w:date="2026-03-07T09:50:00Z" w16du:dateUtc="2026-03-07T14:50:00Z">
        <w:r w:rsidR="0033544D" w:rsidRPr="00742779">
          <w:t>Fourth</w:t>
        </w:r>
      </w:ins>
      <w:r w:rsidR="0033544D" w:rsidRPr="00742779">
        <w:t>, consider whether to form a special committee when conflicts arise. If management proposes a transaction that increases leverage and benefits management through equity upside, independent directors should evaluate whether the transaction serves the corporation or primarily serves management. A special committee of independent directors advised by independent advisors can provide credibility that the transaction was approved through adequate process.</w:t>
      </w:r>
    </w:p>
    <w:p w14:paraId="7883C5F6" w14:textId="77777777" w:rsidR="0033544D" w:rsidRPr="00742779" w:rsidRDefault="00742779" w:rsidP="000E54B1">
      <w:del w:id="6969" w:author="Seth Oranburg" w:date="2026-03-07T09:50:00Z" w16du:dateUtc="2026-03-07T14:50:00Z">
        <w:r w:rsidRPr="00742779">
          <w:rPr>
            <w:rFonts w:ascii="ZWAdobeF" w:hAnsi="ZWAdobeF" w:cs="ZWAdobeF"/>
            <w:sz w:val="2"/>
            <w:szCs w:val="2"/>
          </w:rPr>
          <w:delText>2990B</w:delText>
        </w:r>
        <w:r w:rsidR="0033544D" w:rsidRPr="00742779">
          <w:delText>Fifth</w:delText>
        </w:r>
      </w:del>
      <w:ins w:id="6970" w:author="Seth Oranburg" w:date="2026-03-07T09:50:00Z" w16du:dateUtc="2026-03-07T14:50:00Z">
        <w:r w:rsidR="0033544D" w:rsidRPr="00742779">
          <w:t>Fifth</w:t>
        </w:r>
      </w:ins>
      <w:r w:rsidR="0033544D" w:rsidRPr="00742779">
        <w:t>, understand that capital structure decisions are business judgments but that business judgment rule protection depends on adequate process. Courts defer to board decisions about how much leverage is appropriate if the board made informed decisions in good faith. But if the board approves leverage increases without analyzing solvency, without understanding the risks, or without adequate information, the business judgment rule may not apply.</w:t>
      </w:r>
    </w:p>
    <w:p w14:paraId="724E66ED" w14:textId="77777777" w:rsidR="0033544D" w:rsidRPr="00742779" w:rsidRDefault="00742779" w:rsidP="000E54B1">
      <w:del w:id="6971" w:author="Seth Oranburg" w:date="2026-03-07T09:50:00Z" w16du:dateUtc="2026-03-07T14:50:00Z">
        <w:r w:rsidRPr="00742779">
          <w:rPr>
            <w:rFonts w:ascii="ZWAdobeF" w:hAnsi="ZWAdobeF" w:cs="ZWAdobeF"/>
            <w:sz w:val="2"/>
            <w:szCs w:val="2"/>
          </w:rPr>
          <w:delText>2991B</w:delText>
        </w:r>
        <w:r w:rsidR="0033544D" w:rsidRPr="00742779">
          <w:delText>The</w:delText>
        </w:r>
      </w:del>
      <w:ins w:id="6972" w:author="Seth Oranburg" w:date="2026-03-07T09:50:00Z" w16du:dateUtc="2026-03-07T14:50:00Z">
        <w:r w:rsidR="0033544D" w:rsidRPr="00742779">
          <w:t>The</w:t>
        </w:r>
      </w:ins>
      <w:r w:rsidR="0033544D" w:rsidRPr="00742779">
        <w:t xml:space="preserve"> ConstructEdge Summit acquisition presents these issues directly. The board must determine whether the acquisition leaves the company with adequate capital under fraudulent transfer law. This requires projecting revenue for the combined company, estimating integration costs, assessing whether projected cash flow can service existing bank debt plus new mezzanine debt, and valuing assets to determine balance sheet solvency.</w:t>
      </w:r>
    </w:p>
    <w:p w14:paraId="44CF75FA" w14:textId="77777777" w:rsidR="0033544D" w:rsidRPr="00742779" w:rsidRDefault="00742779" w:rsidP="000E54B1">
      <w:del w:id="6973" w:author="Seth Oranburg" w:date="2026-03-07T09:50:00Z" w16du:dateUtc="2026-03-07T14:50:00Z">
        <w:r w:rsidRPr="00742779">
          <w:rPr>
            <w:rFonts w:ascii="ZWAdobeF" w:hAnsi="ZWAdobeF" w:cs="ZWAdobeF"/>
            <w:sz w:val="2"/>
            <w:szCs w:val="2"/>
          </w:rPr>
          <w:delText>2992B</w:delText>
        </w:r>
        <w:r w:rsidR="0033544D" w:rsidRPr="00742779">
          <w:delText>If</w:delText>
        </w:r>
      </w:del>
      <w:ins w:id="6974" w:author="Seth Oranburg" w:date="2026-03-07T09:50:00Z" w16du:dateUtc="2026-03-07T14:50:00Z">
        <w:r w:rsidR="0033544D" w:rsidRPr="00742779">
          <w:t>If</w:t>
        </w:r>
      </w:ins>
      <w:r w:rsidR="0033544D" w:rsidRPr="00742779">
        <w:t xml:space="preserve"> the projections are reasonable and show that the combined company can service the debt, the transaction does not constitute a fraudulent transfer even if the acquisition ultimately fails. But if the projections are aggressive to the point of unreasonableness, or if they show that success requires achieving best-case scenarios with low probability, the transaction may leave the company with unreasonably small capital.</w:t>
      </w:r>
    </w:p>
    <w:p w14:paraId="65EDD69A" w14:textId="77777777" w:rsidR="0033544D" w:rsidRPr="00742779" w:rsidRDefault="00742779" w:rsidP="000E54B1">
      <w:del w:id="6975" w:author="Seth Oranburg" w:date="2026-03-07T09:50:00Z" w16du:dateUtc="2026-03-07T14:50:00Z">
        <w:r w:rsidRPr="00742779">
          <w:rPr>
            <w:rFonts w:ascii="ZWAdobeF" w:hAnsi="ZWAdobeF" w:cs="ZWAdobeF"/>
            <w:sz w:val="2"/>
            <w:szCs w:val="2"/>
          </w:rPr>
          <w:delText>2993B</w:delText>
        </w:r>
        <w:r w:rsidR="0033544D" w:rsidRPr="00742779">
          <w:delText>The</w:delText>
        </w:r>
      </w:del>
      <w:ins w:id="6976" w:author="Seth Oranburg" w:date="2026-03-07T09:50:00Z" w16du:dateUtc="2026-03-07T14:50:00Z">
        <w:r w:rsidR="0033544D" w:rsidRPr="00742779">
          <w:t>The</w:t>
        </w:r>
      </w:ins>
      <w:r w:rsidR="0033544D" w:rsidRPr="00742779">
        <w:t xml:space="preserve"> board</w:t>
      </w:r>
      <w:r w:rsidR="009F60D1" w:rsidRPr="00742779">
        <w:t>’</w:t>
      </w:r>
      <w:r w:rsidR="0033544D" w:rsidRPr="00742779">
        <w:t>s documentation of this analysis matters enormously. If the board approves the transaction after reviewing solvency analyses, considering alternatives, and concluding that expected value justifies the risk, the business judgment rule applies. If the board approves the transaction without adequate analysis, directors face personal liability risk if the transaction fails and creditors challenge it as a fraudulent transfer.</w:t>
      </w:r>
    </w:p>
    <w:p w14:paraId="704EC987" w14:textId="77777777" w:rsidR="0033544D" w:rsidRPr="00742779" w:rsidRDefault="0033544D" w:rsidP="000E54B1">
      <w:pPr>
        <w:pStyle w:val="Heading2"/>
        <w:rPr>
          <w:rFonts w:eastAsia="Times New Roman"/>
        </w:rPr>
      </w:pPr>
      <w:del w:id="6977" w:author="Seth Oranburg" w:date="2026-03-07T09:50:00Z" w16du:dateUtc="2026-03-07T14:50:00Z">
        <w:r w:rsidRPr="00742779">
          <w:rPr>
            <w:rFonts w:eastAsia="Times New Roman"/>
          </w:rPr>
          <w:lastRenderedPageBreak/>
          <w:delText xml:space="preserve">Part IV: </w:delText>
        </w:r>
      </w:del>
      <w:r>
        <w:t>Fiduciary Duties in the Zone of Insolvency</w:t>
      </w:r>
    </w:p>
    <w:p w14:paraId="19963C5A" w14:textId="77777777" w:rsidR="0033544D" w:rsidRPr="00742779" w:rsidRDefault="00742779" w:rsidP="000E54B1">
      <w:del w:id="6978" w:author="Seth Oranburg" w:date="2026-03-07T09:50:00Z" w16du:dateUtc="2026-03-07T14:50:00Z">
        <w:r w:rsidRPr="00742779">
          <w:rPr>
            <w:rFonts w:ascii="ZWAdobeF" w:hAnsi="ZWAdobeF" w:cs="ZWAdobeF"/>
            <w:sz w:val="2"/>
            <w:szCs w:val="2"/>
          </w:rPr>
          <w:delText>2994B</w:delText>
        </w:r>
        <w:r w:rsidR="0033544D" w:rsidRPr="00742779">
          <w:delText>Directors</w:delText>
        </w:r>
      </w:del>
      <w:ins w:id="6979" w:author="Seth Oranburg" w:date="2026-03-07T09:50:00Z" w16du:dateUtc="2026-03-07T14:50:00Z">
        <w:r w:rsidR="0033544D" w:rsidRPr="00742779">
          <w:t>Directors</w:t>
        </w:r>
      </w:ins>
      <w:r w:rsidR="0033544D" w:rsidRPr="00742779">
        <w:t xml:space="preserve"> managing solvent firms owe duties to stockholders and face no liability to creditors for business decisions that produce losses. Directors managing insolvent firms owe duties to the corporation that benefit creditors as the residual claimants. The transition between these regimes creates a zone of ambiguity. When does the duty shift occur? What triggers creditor standing to enforce fiduciary duties? Does approaching insolvency change how directors should manage the firm?</w:t>
      </w:r>
    </w:p>
    <w:p w14:paraId="3396095C" w14:textId="77777777" w:rsidR="0033544D" w:rsidRPr="00742779" w:rsidRDefault="00742779" w:rsidP="000E54B1">
      <w:pPr>
        <w:pPrChange w:id="6980" w:author="Seth Oranburg" w:date="2026-03-07T09:50:00Z" w16du:dateUtc="2026-03-07T14:50:00Z">
          <w:pPr>
            <w:pStyle w:val="NormalWeb"/>
          </w:pPr>
        </w:pPrChange>
      </w:pPr>
      <w:del w:id="6981" w:author="Seth Oranburg" w:date="2026-03-07T09:50:00Z" w16du:dateUtc="2026-03-07T14:50:00Z">
        <w:r w:rsidRPr="00742779">
          <w:rPr>
            <w:rFonts w:ascii="ZWAdobeF" w:hAnsi="ZWAdobeF" w:cs="ZWAdobeF"/>
            <w:sz w:val="2"/>
            <w:szCs w:val="2"/>
          </w:rPr>
          <w:delText>2995B</w:delText>
        </w:r>
        <w:r w:rsidR="0033544D" w:rsidRPr="00742779">
          <w:delText>For</w:delText>
        </w:r>
      </w:del>
      <w:ins w:id="6982" w:author="Seth Oranburg" w:date="2026-03-07T09:50:00Z" w16du:dateUtc="2026-03-07T14:50:00Z">
        <w:r w:rsidR="0033544D" w:rsidRPr="00742779">
          <w:t>For</w:t>
        </w:r>
      </w:ins>
      <w:r w:rsidR="0033544D" w:rsidRPr="00742779">
        <w:t xml:space="preserve"> two decades, Delaware cases created confusion about these questions. Dicta in influential opinions suggested that directors operating in the vicinity of insolvency owed duties to the community of interests including creditors, not just to stockholders.</w:t>
      </w:r>
      <w:r w:rsidR="0033544D">
        <w:fldChar w:fldCharType="begin"/>
      </w:r>
      <w:r w:rsidR="0033544D">
        <w:instrText>HYPERLINK \l "fn391-11647" \o "Jump to citation"</w:instrText>
      </w:r>
      <w:r w:rsidR="0033544D">
        <w:fldChar w:fldCharType="separate"/>
      </w:r>
      <w:r w:rsidR="0033544D" w:rsidRPr="00742779">
        <w:rPr>
          <w:rStyle w:val="Hyperlink"/>
          <w:color w:val="auto"/>
          <w:u w:val="none"/>
        </w:rPr>
        <w:t>[391</w:t>
      </w:r>
      <w:r w:rsidR="00EE2871" w:rsidRPr="00742779">
        <w:rPr>
          <w:rStyle w:val="Hyperlink"/>
          <w:color w:val="auto"/>
          <w:u w:val="none"/>
        </w:rPr>
        <w:t>]</w:t>
      </w:r>
      <w:r w:rsidR="0033544D">
        <w:fldChar w:fldCharType="end"/>
      </w:r>
      <w:r w:rsidR="0033544D" w:rsidRPr="00742779">
        <w:t xml:space="preserve"> This suggested a middle ground where directors must balance stockholder and creditor interests, exercising discretion to consider creditor concerns even before actual insolvency. The Delaware Supreme Court eliminated this confusion in </w:t>
      </w:r>
      <w:r w:rsidR="0033544D" w:rsidRPr="00742779">
        <w:rPr>
          <w:rStyle w:val="Emphasis"/>
        </w:rPr>
        <w:t>North American Catholic Educational Programming Foundation v. Gheewalla</w:t>
      </w:r>
      <w:r w:rsidR="0033544D" w:rsidRPr="00742779">
        <w:t>, holding clearly that no duty shift occurs until actual insolvency and that creditors have no direct claims against directors at any point.</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p>
    <w:p w14:paraId="1DF1DEE6" w14:textId="77777777" w:rsidR="0033544D" w:rsidRPr="00742779" w:rsidRDefault="0033544D" w:rsidP="000E54B1">
      <w:pPr>
        <w:pStyle w:val="Heading3"/>
        <w:rPr>
          <w:rFonts w:eastAsia="Times New Roman"/>
        </w:rPr>
      </w:pPr>
      <w:r w:rsidRPr="00742779">
        <w:rPr>
          <w:rFonts w:eastAsia="Times New Roman"/>
        </w:rPr>
        <w:t>The Credit Lyonnais Confusion</w:t>
      </w:r>
    </w:p>
    <w:p w14:paraId="6300D42D" w14:textId="77777777" w:rsidR="0033544D" w:rsidRPr="00742779" w:rsidRDefault="00742779" w:rsidP="000E54B1">
      <w:pPr>
        <w:pPrChange w:id="6983" w:author="Seth Oranburg" w:date="2026-03-07T09:50:00Z" w16du:dateUtc="2026-03-07T14:50:00Z">
          <w:pPr>
            <w:pStyle w:val="NormalWeb"/>
          </w:pPr>
        </w:pPrChange>
      </w:pPr>
      <w:del w:id="6984" w:author="Seth Oranburg" w:date="2026-03-07T09:50:00Z" w16du:dateUtc="2026-03-07T14:50:00Z">
        <w:r w:rsidRPr="00742779">
          <w:rPr>
            <w:rFonts w:ascii="ZWAdobeF" w:hAnsi="ZWAdobeF" w:cs="ZWAdobeF"/>
            <w:sz w:val="2"/>
            <w:szCs w:val="2"/>
          </w:rPr>
          <w:delText>2996B</w:delText>
        </w:r>
        <w:r w:rsidR="0033544D" w:rsidRPr="00742779">
          <w:delText>The</w:delText>
        </w:r>
      </w:del>
      <w:ins w:id="6985" w:author="Seth Oranburg" w:date="2026-03-07T09:50:00Z" w16du:dateUtc="2026-03-07T14:50:00Z">
        <w:r w:rsidR="0033544D" w:rsidRPr="00742779">
          <w:t>The</w:t>
        </w:r>
      </w:ins>
      <w:r w:rsidR="0033544D" w:rsidRPr="00742779">
        <w:t xml:space="preserve"> zone of insolvency concept originated in Chancellor Allen</w:t>
      </w:r>
      <w:r w:rsidR="009F60D1" w:rsidRPr="00742779">
        <w:t>’</w:t>
      </w:r>
      <w:r w:rsidR="0033544D" w:rsidRPr="00742779">
        <w:t xml:space="preserve">s opinion in </w:t>
      </w:r>
      <w:r w:rsidR="0033544D" w:rsidRPr="00742779">
        <w:rPr>
          <w:rStyle w:val="Emphasis"/>
        </w:rPr>
        <w:t>Credit Lyonnais Bank Nederland, N.V. v. Pathe Communications Corp.</w:t>
      </w:r>
      <w:r w:rsidR="0033544D">
        <w:fldChar w:fldCharType="begin"/>
      </w:r>
      <w:r w:rsidR="0033544D">
        <w:instrText>HYPERLINK \l "fn391-11647" \o "Jump to citation"</w:instrText>
      </w:r>
      <w:r w:rsidR="0033544D">
        <w:fldChar w:fldCharType="separate"/>
      </w:r>
      <w:r w:rsidR="0033544D" w:rsidRPr="00742779">
        <w:rPr>
          <w:rStyle w:val="Hyperlink"/>
          <w:color w:val="auto"/>
          <w:u w:val="none"/>
        </w:rPr>
        <w:t>[391</w:t>
      </w:r>
      <w:r w:rsidR="00EE2871" w:rsidRPr="00742779">
        <w:rPr>
          <w:rStyle w:val="Hyperlink"/>
          <w:color w:val="auto"/>
          <w:u w:val="none"/>
        </w:rPr>
        <w:t>]</w:t>
      </w:r>
      <w:r w:rsidR="0033544D">
        <w:fldChar w:fldCharType="end"/>
      </w:r>
      <w:r w:rsidR="0033544D" w:rsidRPr="00742779">
        <w:t xml:space="preserve"> The case involved a dispute about whether Pathe</w:t>
      </w:r>
      <w:r w:rsidR="009F60D1" w:rsidRPr="00742779">
        <w:t>’</w:t>
      </w:r>
      <w:r w:rsidR="0033544D" w:rsidRPr="00742779">
        <w:t>s board properly rejected a merger offer while the company faced severe financial distress. Chancellor Allen</w:t>
      </w:r>
      <w:r w:rsidR="009F60D1" w:rsidRPr="00742779">
        <w:t>’</w:t>
      </w:r>
      <w:r w:rsidR="0033544D" w:rsidRPr="00742779">
        <w:t>s analysis included footnote fifty-five, which became one of the most cited passages in Delaware corporate law despite being dictum in a case that settled before final judgment.</w:t>
      </w:r>
    </w:p>
    <w:p w14:paraId="31D8AC26" w14:textId="77777777" w:rsidR="0033544D" w:rsidRPr="00742779" w:rsidRDefault="00742779" w:rsidP="000E54B1">
      <w:del w:id="6986" w:author="Seth Oranburg" w:date="2026-03-07T09:50:00Z" w16du:dateUtc="2026-03-07T14:50:00Z">
        <w:r w:rsidRPr="00742779">
          <w:rPr>
            <w:rFonts w:ascii="ZWAdobeF" w:hAnsi="ZWAdobeF" w:cs="ZWAdobeF"/>
            <w:sz w:val="2"/>
            <w:szCs w:val="2"/>
          </w:rPr>
          <w:delText>2997B</w:delText>
        </w:r>
        <w:r w:rsidR="0033544D" w:rsidRPr="00742779">
          <w:delText>The</w:delText>
        </w:r>
      </w:del>
      <w:ins w:id="6987" w:author="Seth Oranburg" w:date="2026-03-07T09:50:00Z" w16du:dateUtc="2026-03-07T14:50:00Z">
        <w:r w:rsidR="0033544D" w:rsidRPr="00742779">
          <w:t>The</w:t>
        </w:r>
      </w:ins>
      <w:r w:rsidR="0033544D" w:rsidRPr="00742779">
        <w:t xml:space="preserve"> footnote stated that when a corporation is operating in the vicinity of insolvency, directors are not merely the agents of the residual risk bearers, meaning equity holders. Rather, the board owes duties to the corporate enterprise, which includes consideration of creditor interests. Chancellor Allen explained that at this point the residual bearers are not limited to stockholders but include creditors as well. The footnote suggested that this creates discretion for directors to consider creditor interests and to reject strategies that maximize equity value at creditor expense.</w:t>
      </w:r>
    </w:p>
    <w:p w14:paraId="6050F390" w14:textId="77777777" w:rsidR="0033544D" w:rsidRPr="00742779" w:rsidRDefault="00742779" w:rsidP="000E54B1">
      <w:del w:id="6988" w:author="Seth Oranburg" w:date="2026-03-07T09:50:00Z" w16du:dateUtc="2026-03-07T14:50:00Z">
        <w:r w:rsidRPr="00742779">
          <w:rPr>
            <w:rFonts w:ascii="ZWAdobeF" w:hAnsi="ZWAdobeF" w:cs="ZWAdobeF"/>
            <w:sz w:val="2"/>
            <w:szCs w:val="2"/>
          </w:rPr>
          <w:delText>2998B</w:delText>
        </w:r>
        <w:r w:rsidR="0033544D" w:rsidRPr="00742779">
          <w:delText>The</w:delText>
        </w:r>
      </w:del>
      <w:ins w:id="6989" w:author="Seth Oranburg" w:date="2026-03-07T09:50:00Z" w16du:dateUtc="2026-03-07T14:50:00Z">
        <w:r w:rsidR="0033544D" w:rsidRPr="00742779">
          <w:t>The</w:t>
        </w:r>
      </w:ins>
      <w:r w:rsidR="0033544D" w:rsidRPr="00742779">
        <w:t xml:space="preserve"> phrase vicinity of insolvency created immediate problems. Delaware law traditionally provided clear rules about when duties shift. Before </w:t>
      </w:r>
      <w:r w:rsidR="0033544D" w:rsidRPr="00742779">
        <w:lastRenderedPageBreak/>
        <w:t>insolvency, directors manage for stockholders. After insolvency, creditors gain derivative standing to sue on behalf of the corporation. But vicinity of insolvency defined no clear boundary. Was a company in the vicinity when it breached covenants? When it faced declining revenue? When leverage reached certain ratios? The statute provided no guidance and cases provided no definition.</w:t>
      </w:r>
    </w:p>
    <w:p w14:paraId="1C9CB946" w14:textId="77777777" w:rsidR="0033544D" w:rsidRPr="00742779" w:rsidRDefault="00742779" w:rsidP="000E54B1">
      <w:del w:id="6990" w:author="Seth Oranburg" w:date="2026-03-07T09:50:00Z" w16du:dateUtc="2026-03-07T14:50:00Z">
        <w:r w:rsidRPr="00742779">
          <w:rPr>
            <w:rFonts w:ascii="ZWAdobeF" w:hAnsi="ZWAdobeF" w:cs="ZWAdobeF"/>
            <w:sz w:val="2"/>
            <w:szCs w:val="2"/>
          </w:rPr>
          <w:delText>2999B</w:delText>
        </w:r>
        <w:r w:rsidR="0033544D" w:rsidRPr="00742779">
          <w:delText>The</w:delText>
        </w:r>
      </w:del>
      <w:ins w:id="6991" w:author="Seth Oranburg" w:date="2026-03-07T09:50:00Z" w16du:dateUtc="2026-03-07T14:50:00Z">
        <w:r w:rsidR="0033544D" w:rsidRPr="00742779">
          <w:t>The</w:t>
        </w:r>
      </w:ins>
      <w:r w:rsidR="0033544D" w:rsidRPr="00742779">
        <w:t xml:space="preserve"> ambiguity mattered because parties invoked the zone to argue that directors owed duties to creditors even while the firm remained solvent. Creditors claimed direct standing to sue directors for decisions that harmed creditor interests. Directors claimed they faced impossible conflicts, unable to determine whether they should manage to maximize equity value or to preserve creditor recoveries. The confusion spread beyond Delaware as other jurisdictions adopted similar language without clarifying when the zone began or what legal consequences followed.</w:t>
      </w:r>
    </w:p>
    <w:p w14:paraId="437C83BA" w14:textId="77777777" w:rsidR="0033544D" w:rsidRPr="00742779" w:rsidRDefault="00742779" w:rsidP="000E54B1">
      <w:pPr>
        <w:pPrChange w:id="6992" w:author="Seth Oranburg" w:date="2026-03-07T09:50:00Z" w16du:dateUtc="2026-03-07T14:50:00Z">
          <w:pPr>
            <w:pStyle w:val="NormalWeb"/>
          </w:pPr>
        </w:pPrChange>
      </w:pPr>
      <w:del w:id="6993" w:author="Seth Oranburg" w:date="2026-03-07T09:50:00Z" w16du:dateUtc="2026-03-07T14:50:00Z">
        <w:r w:rsidRPr="00742779">
          <w:rPr>
            <w:rFonts w:ascii="ZWAdobeF" w:hAnsi="ZWAdobeF" w:cs="ZWAdobeF"/>
            <w:sz w:val="2"/>
            <w:szCs w:val="2"/>
          </w:rPr>
          <w:delText>3000B</w:delText>
        </w:r>
        <w:r w:rsidR="0033544D" w:rsidRPr="00742779">
          <w:delText>Delaware</w:delText>
        </w:r>
      </w:del>
      <w:ins w:id="6994" w:author="Seth Oranburg" w:date="2026-03-07T09:50:00Z" w16du:dateUtc="2026-03-07T14:50:00Z">
        <w:r w:rsidR="0033544D" w:rsidRPr="00742779">
          <w:t>Delaware</w:t>
        </w:r>
      </w:ins>
      <w:r w:rsidR="0033544D" w:rsidRPr="00742779">
        <w:t xml:space="preserve"> courts struggled with the zone concept for years. Some opinions suggested that the zone created enforceable duties to creditors.</w:t>
      </w:r>
      <w:r w:rsidR="0033544D">
        <w:fldChar w:fldCharType="begin"/>
      </w:r>
      <w:r w:rsidR="0033544D">
        <w:instrText>HYPERLINK \l "fn393-11647" \o "Jump to citation"</w:instrText>
      </w:r>
      <w:r w:rsidR="0033544D">
        <w:fldChar w:fldCharType="separate"/>
      </w:r>
      <w:r w:rsidR="0033544D" w:rsidRPr="00742779">
        <w:rPr>
          <w:rStyle w:val="Hyperlink"/>
          <w:color w:val="auto"/>
          <w:u w:val="none"/>
        </w:rPr>
        <w:t>[393</w:t>
      </w:r>
      <w:r w:rsidR="00EE2871" w:rsidRPr="00742779">
        <w:rPr>
          <w:rStyle w:val="Hyperlink"/>
          <w:color w:val="auto"/>
          <w:u w:val="none"/>
        </w:rPr>
        <w:t>]</w:t>
      </w:r>
      <w:r w:rsidR="0033544D">
        <w:fldChar w:fldCharType="end"/>
      </w:r>
      <w:r w:rsidR="0033544D" w:rsidRPr="00742779">
        <w:t xml:space="preserve"> Others suggested the zone merely gave directors discretion to consider creditor interests without creating creditor standing to enforce duties.</w:t>
      </w:r>
      <w:r w:rsidR="0033544D">
        <w:fldChar w:fldCharType="begin"/>
      </w:r>
      <w:r w:rsidR="0033544D">
        <w:instrText>HYPERLINK \l "fn394-11647" \o "Jump to citation"</w:instrText>
      </w:r>
      <w:r w:rsidR="0033544D">
        <w:fldChar w:fldCharType="separate"/>
      </w:r>
      <w:r w:rsidR="0033544D" w:rsidRPr="00742779">
        <w:rPr>
          <w:rStyle w:val="Hyperlink"/>
          <w:color w:val="auto"/>
          <w:u w:val="none"/>
        </w:rPr>
        <w:t>[394</w:t>
      </w:r>
      <w:r w:rsidR="00EE2871" w:rsidRPr="00742779">
        <w:rPr>
          <w:rStyle w:val="Hyperlink"/>
          <w:color w:val="auto"/>
          <w:u w:val="none"/>
        </w:rPr>
        <w:t>]</w:t>
      </w:r>
      <w:r w:rsidR="0033544D">
        <w:fldChar w:fldCharType="end"/>
      </w:r>
      <w:r w:rsidR="0033544D" w:rsidRPr="00742779">
        <w:t xml:space="preserve"> The cases could not be reconciled. The Delaware Supreme Court resolved the confusion definitively in </w:t>
      </w:r>
      <w:r w:rsidR="0033544D" w:rsidRPr="00742779">
        <w:rPr>
          <w:rStyle w:val="Emphasis"/>
        </w:rPr>
        <w:t>Gheewalla</w:t>
      </w:r>
      <w:r w:rsidR="0033544D" w:rsidRPr="00742779">
        <w:t>.</w:t>
      </w:r>
    </w:p>
    <w:p w14:paraId="1AD6537C" w14:textId="77777777" w:rsidR="0033544D" w:rsidRPr="00742779" w:rsidRDefault="0033544D" w:rsidP="000E54B1">
      <w:pPr>
        <w:pStyle w:val="Heading3"/>
        <w:rPr>
          <w:rFonts w:eastAsia="Times New Roman"/>
        </w:rPr>
      </w:pPr>
      <w:r w:rsidRPr="00742779">
        <w:rPr>
          <w:rFonts w:eastAsia="Times New Roman"/>
        </w:rPr>
        <w:t>When Clearwire</w:t>
      </w:r>
      <w:r w:rsidR="009F60D1" w:rsidRPr="00742779">
        <w:rPr>
          <w:rFonts w:eastAsia="Times New Roman"/>
        </w:rPr>
        <w:t>’</w:t>
      </w:r>
      <w:r w:rsidRPr="00742779">
        <w:rPr>
          <w:rFonts w:eastAsia="Times New Roman"/>
        </w:rPr>
        <w:t>s Creditors Sued Directors</w:t>
      </w:r>
    </w:p>
    <w:p w14:paraId="2B4D7884" w14:textId="77777777" w:rsidR="0033544D" w:rsidRPr="00742779" w:rsidRDefault="00742779" w:rsidP="000E54B1">
      <w:pPr>
        <w:pPrChange w:id="6995" w:author="Seth Oranburg" w:date="2026-03-07T09:50:00Z" w16du:dateUtc="2026-03-07T14:50:00Z">
          <w:pPr>
            <w:pStyle w:val="NormalWeb"/>
          </w:pPr>
        </w:pPrChange>
      </w:pPr>
      <w:del w:id="6996" w:author="Seth Oranburg" w:date="2026-03-07T09:50:00Z" w16du:dateUtc="2026-03-07T14:50:00Z">
        <w:r w:rsidRPr="00742779">
          <w:rPr>
            <w:rStyle w:val="Emphasis"/>
            <w:rFonts w:ascii="ZWAdobeF" w:hAnsi="ZWAdobeF" w:cs="ZWAdobeF"/>
            <w:i w:val="0"/>
            <w:sz w:val="2"/>
            <w:szCs w:val="2"/>
          </w:rPr>
          <w:delText>3001B</w:delText>
        </w:r>
        <w:r w:rsidR="0033544D" w:rsidRPr="00742779">
          <w:rPr>
            <w:rStyle w:val="Emphasis"/>
          </w:rPr>
          <w:delText>North</w:delText>
        </w:r>
      </w:del>
      <w:ins w:id="6997" w:author="Seth Oranburg" w:date="2026-03-07T09:50:00Z" w16du:dateUtc="2026-03-07T14:50:00Z">
        <w:r w:rsidR="0033544D" w:rsidRPr="00742779">
          <w:rPr>
            <w:rStyle w:val="Emphasis"/>
          </w:rPr>
          <w:t>North</w:t>
        </w:r>
      </w:ins>
      <w:r w:rsidR="0033544D" w:rsidRPr="00742779">
        <w:rPr>
          <w:rStyle w:val="Emphasis"/>
        </w:rPr>
        <w:t xml:space="preserve"> American Catholic Educational Programming Foundation, Inc. v. Gheewalla</w:t>
      </w:r>
      <w:r w:rsidR="0033544D" w:rsidRPr="00742779">
        <w:t xml:space="preserve"> involved a creditor attempting to sue directors directly for decisions made while the company approached insolvency.</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r w:rsidR="0033544D" w:rsidRPr="00742779">
        <w:t xml:space="preserve"> The Supreme Court used the case to clarify the zone of insolvency doctrine and to establish bright-line rules about when creditors gain standing.</w:t>
      </w:r>
    </w:p>
    <w:p w14:paraId="561529D5" w14:textId="77777777" w:rsidR="0033544D" w:rsidRPr="00742779" w:rsidRDefault="00742779" w:rsidP="000E54B1">
      <w:del w:id="6998" w:author="Seth Oranburg" w:date="2026-03-07T09:50:00Z" w16du:dateUtc="2026-03-07T14:50:00Z">
        <w:r w:rsidRPr="00742779">
          <w:rPr>
            <w:rFonts w:ascii="ZWAdobeF" w:hAnsi="ZWAdobeF" w:cs="ZWAdobeF"/>
            <w:sz w:val="2"/>
            <w:szCs w:val="2"/>
          </w:rPr>
          <w:delText>3002B</w:delText>
        </w:r>
        <w:r w:rsidR="0033544D" w:rsidRPr="00742779">
          <w:delText>Clearwire</w:delText>
        </w:r>
      </w:del>
      <w:ins w:id="6999" w:author="Seth Oranburg" w:date="2026-03-07T09:50:00Z" w16du:dateUtc="2026-03-07T14:50:00Z">
        <w:r w:rsidR="0033544D" w:rsidRPr="00742779">
          <w:t>Clearwire</w:t>
        </w:r>
      </w:ins>
      <w:r w:rsidR="0033544D" w:rsidRPr="00742779">
        <w:t xml:space="preserve"> Holdings, Inc. provided fixed wireless broadband internet services. The company raised substantial capital during the internet boom of the late nineteen nineties. By two thousand one, Clearwire faced financial difficulties. Revenue fell short of projections. Operating losses mounted. The company borrowed additional funds but continued burning cash. By two thousand three, Clearwire was in severe financial distress.</w:t>
      </w:r>
    </w:p>
    <w:p w14:paraId="04F2ADF8" w14:textId="77777777" w:rsidR="0033544D" w:rsidRPr="00742779" w:rsidRDefault="00742779" w:rsidP="000E54B1">
      <w:del w:id="7000" w:author="Seth Oranburg" w:date="2026-03-07T09:50:00Z" w16du:dateUtc="2026-03-07T14:50:00Z">
        <w:r w:rsidRPr="00742779">
          <w:rPr>
            <w:rFonts w:ascii="ZWAdobeF" w:hAnsi="ZWAdobeF" w:cs="ZWAdobeF"/>
            <w:sz w:val="2"/>
            <w:szCs w:val="2"/>
          </w:rPr>
          <w:delText>3003B</w:delText>
        </w:r>
        <w:r w:rsidR="0033544D" w:rsidRPr="00742779">
          <w:delText>North</w:delText>
        </w:r>
      </w:del>
      <w:ins w:id="7001" w:author="Seth Oranburg" w:date="2026-03-07T09:50:00Z" w16du:dateUtc="2026-03-07T14:50:00Z">
        <w:r w:rsidR="0033544D" w:rsidRPr="00742779">
          <w:t>North</w:t>
        </w:r>
      </w:ins>
      <w:r w:rsidR="0033544D" w:rsidRPr="00742779">
        <w:t xml:space="preserve"> American Catholic Educational Programming Foundation, which went by the acronym NACEPF, held debt obligations issued by Clearwire. NACEPF became concerned that Clearwire</w:t>
      </w:r>
      <w:r w:rsidR="009F60D1" w:rsidRPr="00742779">
        <w:t>’</w:t>
      </w:r>
      <w:r w:rsidR="0033544D" w:rsidRPr="00742779">
        <w:t xml:space="preserve">s directors were managing the company to benefit equity holders rather than preserving value for creditors. </w:t>
      </w:r>
      <w:r w:rsidR="0033544D" w:rsidRPr="00742779">
        <w:lastRenderedPageBreak/>
        <w:t>NACEPF sued Clearwire</w:t>
      </w:r>
      <w:r w:rsidR="009F60D1" w:rsidRPr="00742779">
        <w:t>’</w:t>
      </w:r>
      <w:r w:rsidR="0033544D" w:rsidRPr="00742779">
        <w:t>s directors individually, alleging breach of fiduciary duty.</w:t>
      </w:r>
    </w:p>
    <w:p w14:paraId="6D08B18C" w14:textId="77777777" w:rsidR="0033544D" w:rsidRPr="00742779" w:rsidRDefault="00742779" w:rsidP="000E54B1">
      <w:del w:id="7002" w:author="Seth Oranburg" w:date="2026-03-07T09:50:00Z" w16du:dateUtc="2026-03-07T14:50:00Z">
        <w:r w:rsidRPr="00742779">
          <w:rPr>
            <w:rFonts w:ascii="ZWAdobeF" w:hAnsi="ZWAdobeF" w:cs="ZWAdobeF"/>
            <w:sz w:val="2"/>
            <w:szCs w:val="2"/>
          </w:rPr>
          <w:delText>3004B</w:delText>
        </w:r>
        <w:r w:rsidR="0033544D" w:rsidRPr="00742779">
          <w:delText>The</w:delText>
        </w:r>
      </w:del>
      <w:ins w:id="7003" w:author="Seth Oranburg" w:date="2026-03-07T09:50:00Z" w16du:dateUtc="2026-03-07T14:50:00Z">
        <w:r w:rsidR="0033544D" w:rsidRPr="00742779">
          <w:t>The</w:t>
        </w:r>
      </w:ins>
      <w:r w:rsidR="0033544D" w:rsidRPr="00742779">
        <w:t xml:space="preserve"> complaint alleged that directors breached duties owed to creditors by continuing to operate the company and incur additional debt while in the zone of insolvency. NACEPF claimed that directors should have ceased operations and liquidated assets to maximize creditor recovery. By continuing operations, directors allegedly deepened insolvency and reduced the value available to satisfy NACEPF</w:t>
      </w:r>
      <w:r w:rsidR="009F60D1" w:rsidRPr="00742779">
        <w:t>’</w:t>
      </w:r>
      <w:r w:rsidR="0033544D" w:rsidRPr="00742779">
        <w:t>s claims.</w:t>
      </w:r>
    </w:p>
    <w:p w14:paraId="01903961" w14:textId="77777777" w:rsidR="0033544D" w:rsidRPr="00742779" w:rsidRDefault="00742779" w:rsidP="000E54B1">
      <w:del w:id="7004" w:author="Seth Oranburg" w:date="2026-03-07T09:50:00Z" w16du:dateUtc="2026-03-07T14:50:00Z">
        <w:r w:rsidRPr="00742779">
          <w:rPr>
            <w:rFonts w:ascii="ZWAdobeF" w:hAnsi="ZWAdobeF" w:cs="ZWAdobeF"/>
            <w:sz w:val="2"/>
            <w:szCs w:val="2"/>
          </w:rPr>
          <w:delText>3005B</w:delText>
        </w:r>
        <w:r w:rsidR="0033544D" w:rsidRPr="00742779">
          <w:delText>The</w:delText>
        </w:r>
      </w:del>
      <w:ins w:id="7005" w:author="Seth Oranburg" w:date="2026-03-07T09:50:00Z" w16du:dateUtc="2026-03-07T14:50:00Z">
        <w:r w:rsidR="0033544D" w:rsidRPr="00742779">
          <w:t>The</w:t>
        </w:r>
      </w:ins>
      <w:r w:rsidR="0033544D" w:rsidRPr="00742779">
        <w:t xml:space="preserve"> Court of Chancery dismissed NACEPF</w:t>
      </w:r>
      <w:r w:rsidR="009F60D1" w:rsidRPr="00742779">
        <w:t>’</w:t>
      </w:r>
      <w:r w:rsidR="0033544D" w:rsidRPr="00742779">
        <w:t>s complaint for failure to state a claim. Vice Chancellor Strine held that creditors have no direct right to sue directors for breach of fiduciary duty, even when the corporation is in the zone of insolvency. Only when the corporation becomes actually insolvent do creditors gain derivative standing to sue on behalf of the corporation. NACEPF appealed to the Delaware Supreme Court.</w:t>
      </w:r>
    </w:p>
    <w:p w14:paraId="14F5F8E9" w14:textId="77777777" w:rsidR="0033544D" w:rsidRPr="00742779" w:rsidRDefault="0033544D" w:rsidP="000E54B1">
      <w:pPr>
        <w:pStyle w:val="Heading3"/>
        <w:rPr>
          <w:rFonts w:eastAsia="Times New Roman"/>
        </w:rPr>
      </w:pPr>
      <w:r w:rsidRPr="00742779">
        <w:rPr>
          <w:rFonts w:eastAsia="Times New Roman"/>
        </w:rPr>
        <w:t>Three Principles from the Supreme Court</w:t>
      </w:r>
    </w:p>
    <w:p w14:paraId="3B5ABEBD" w14:textId="77777777" w:rsidR="0033544D" w:rsidRPr="00742779" w:rsidRDefault="00742779" w:rsidP="000E54B1">
      <w:del w:id="7006" w:author="Seth Oranburg" w:date="2026-03-07T09:50:00Z" w16du:dateUtc="2026-03-07T14:50:00Z">
        <w:r w:rsidRPr="00742779">
          <w:rPr>
            <w:rFonts w:ascii="ZWAdobeF" w:hAnsi="ZWAdobeF" w:cs="ZWAdobeF"/>
            <w:sz w:val="2"/>
            <w:szCs w:val="2"/>
          </w:rPr>
          <w:delText>3006B</w:delText>
        </w:r>
        <w:r w:rsidR="0033544D" w:rsidRPr="00742779">
          <w:delText>The</w:delText>
        </w:r>
      </w:del>
      <w:ins w:id="7007" w:author="Seth Oranburg" w:date="2026-03-07T09:50:00Z" w16du:dateUtc="2026-03-07T14:50:00Z">
        <w:r w:rsidR="0033544D" w:rsidRPr="00742779">
          <w:t>The</w:t>
        </w:r>
      </w:ins>
      <w:r w:rsidR="0033544D" w:rsidRPr="00742779">
        <w:t xml:space="preserve"> Delaware Supreme Court affirmed the dismissal and used the case to establish three clear principles about creditor standing and director duties near insolvency.</w:t>
      </w:r>
    </w:p>
    <w:p w14:paraId="23543191" w14:textId="77777777" w:rsidR="0033544D" w:rsidRPr="00742779" w:rsidRDefault="00742779" w:rsidP="000E54B1">
      <w:del w:id="7008" w:author="Seth Oranburg" w:date="2026-03-07T09:50:00Z" w16du:dateUtc="2026-03-07T14:50:00Z">
        <w:r w:rsidRPr="00742779">
          <w:rPr>
            <w:rStyle w:val="Strong"/>
            <w:rFonts w:ascii="ZWAdobeF" w:hAnsi="ZWAdobeF" w:cs="ZWAdobeF"/>
            <w:b w:val="0"/>
            <w:sz w:val="2"/>
            <w:szCs w:val="2"/>
          </w:rPr>
          <w:delText>3007B</w:delText>
        </w:r>
        <w:r w:rsidR="0033544D" w:rsidRPr="00742779">
          <w:rPr>
            <w:rStyle w:val="Strong"/>
          </w:rPr>
          <w:delText>First</w:delText>
        </w:r>
      </w:del>
      <w:ins w:id="7009" w:author="Seth Oranburg" w:date="2026-03-07T09:50:00Z" w16du:dateUtc="2026-03-07T14:50:00Z">
        <w:r w:rsidR="0033544D" w:rsidRPr="00742779">
          <w:rPr>
            <w:rStyle w:val="Strong"/>
          </w:rPr>
          <w:t>First</w:t>
        </w:r>
      </w:ins>
      <w:r w:rsidR="0033544D" w:rsidRPr="00742779">
        <w:rPr>
          <w:rStyle w:val="Strong"/>
        </w:rPr>
        <w:t xml:space="preserve"> Principle: No Direct Creditor Claims in the Zone</w:t>
      </w:r>
      <w:r w:rsidR="0033544D" w:rsidRPr="00742779">
        <w:t>: The Court held that when a corporation is in the zone of insolvency, creditors do not gain direct standing to sue directors for breach of fiduciary duty. Directors</w:t>
      </w:r>
      <w:r w:rsidR="009F60D1" w:rsidRPr="00742779">
        <w:t>’</w:t>
      </w:r>
      <w:r w:rsidR="0033544D" w:rsidRPr="00742779">
        <w:t xml:space="preserve"> fiduciary duties run to the corporation at all times. While the corporation is solvent, stockholders are the ultimate beneficiaries of those duties and have derivative standing to enforce them. As the corporation approaches insolvency, the duties remain owed to the corporation, not to any particular constituency.</w:t>
      </w:r>
    </w:p>
    <w:p w14:paraId="6FFE3BD3" w14:textId="77777777" w:rsidR="0033544D" w:rsidRPr="00742779" w:rsidRDefault="00742779" w:rsidP="000E54B1">
      <w:del w:id="7010" w:author="Seth Oranburg" w:date="2026-03-07T09:50:00Z" w16du:dateUtc="2026-03-07T14:50:00Z">
        <w:r w:rsidRPr="00742779">
          <w:rPr>
            <w:rFonts w:ascii="ZWAdobeF" w:hAnsi="ZWAdobeF" w:cs="ZWAdobeF"/>
            <w:sz w:val="2"/>
            <w:szCs w:val="2"/>
          </w:rPr>
          <w:delText>3008B</w:delText>
        </w:r>
        <w:r w:rsidR="0033544D" w:rsidRPr="00742779">
          <w:delText>The</w:delText>
        </w:r>
      </w:del>
      <w:ins w:id="7011" w:author="Seth Oranburg" w:date="2026-03-07T09:50:00Z" w16du:dateUtc="2026-03-07T14:50:00Z">
        <w:r w:rsidR="0033544D" w:rsidRPr="00742779">
          <w:t>The</w:t>
        </w:r>
      </w:ins>
      <w:r w:rsidR="0033544D" w:rsidRPr="00742779">
        <w:t xml:space="preserve"> Court explained that the zone of insolvency does not create new rights for creditors. It does not create new duties for directors. It does not change the standard of review that applies to board decisions. The phrase itself is descriptive rather than operational, describing a financial condition without triggering legal consequences.</w:t>
      </w:r>
    </w:p>
    <w:p w14:paraId="0749F7AE" w14:textId="77777777" w:rsidR="0033544D" w:rsidRPr="00742779" w:rsidRDefault="00742779" w:rsidP="000E54B1">
      <w:del w:id="7012" w:author="Seth Oranburg" w:date="2026-03-07T09:50:00Z" w16du:dateUtc="2026-03-07T14:50:00Z">
        <w:r w:rsidRPr="00742779">
          <w:rPr>
            <w:rFonts w:ascii="ZWAdobeF" w:hAnsi="ZWAdobeF" w:cs="ZWAdobeF"/>
            <w:sz w:val="2"/>
            <w:szCs w:val="2"/>
          </w:rPr>
          <w:delText>3009B</w:delText>
        </w:r>
        <w:r w:rsidR="0033544D" w:rsidRPr="00742779">
          <w:delText>This</w:delText>
        </w:r>
      </w:del>
      <w:ins w:id="7013" w:author="Seth Oranburg" w:date="2026-03-07T09:50:00Z" w16du:dateUtc="2026-03-07T14:50:00Z">
        <w:r w:rsidR="0033544D" w:rsidRPr="00742779">
          <w:t>This</w:t>
        </w:r>
      </w:ins>
      <w:r w:rsidR="0033544D" w:rsidRPr="00742779">
        <w:t xml:space="preserve"> holding rejected the interpretation of </w:t>
      </w:r>
      <w:r w:rsidR="0033544D" w:rsidRPr="00742779">
        <w:rPr>
          <w:rStyle w:val="Emphasis"/>
        </w:rPr>
        <w:t>Credit Lyonnais</w:t>
      </w:r>
      <w:r w:rsidR="0033544D" w:rsidRPr="00742779">
        <w:t xml:space="preserve"> that had proliferated in lower court decisions. The Court clarified that Chancellor Allen</w:t>
      </w:r>
      <w:r w:rsidR="009F60D1" w:rsidRPr="00742779">
        <w:t>’</w:t>
      </w:r>
      <w:r w:rsidR="0033544D" w:rsidRPr="00742779">
        <w:t>s footnote described directors</w:t>
      </w:r>
      <w:r w:rsidR="009F60D1" w:rsidRPr="00742779">
        <w:t>’</w:t>
      </w:r>
      <w:r w:rsidR="0033544D" w:rsidRPr="00742779">
        <w:t xml:space="preserve"> discretion to consider multiple constituencies when evaluating what serves corporate interests. It did not create enforceable duties running directly to creditors or give creditors standing to challenge board decisions.</w:t>
      </w:r>
    </w:p>
    <w:p w14:paraId="3BAF8296" w14:textId="77777777" w:rsidR="0033544D" w:rsidRPr="00742779" w:rsidRDefault="00742779" w:rsidP="000E54B1">
      <w:del w:id="7014" w:author="Seth Oranburg" w:date="2026-03-07T09:50:00Z" w16du:dateUtc="2026-03-07T14:50:00Z">
        <w:r w:rsidRPr="00742779">
          <w:rPr>
            <w:rFonts w:ascii="ZWAdobeF" w:hAnsi="ZWAdobeF" w:cs="ZWAdobeF"/>
            <w:sz w:val="2"/>
            <w:szCs w:val="2"/>
          </w:rPr>
          <w:lastRenderedPageBreak/>
          <w:delText>3010B</w:delText>
        </w:r>
        <w:r w:rsidR="0033544D" w:rsidRPr="00742779">
          <w:delText>The</w:delText>
        </w:r>
      </w:del>
      <w:ins w:id="7015" w:author="Seth Oranburg" w:date="2026-03-07T09:50:00Z" w16du:dateUtc="2026-03-07T14:50:00Z">
        <w:r w:rsidR="0033544D" w:rsidRPr="00742779">
          <w:t>The</w:t>
        </w:r>
      </w:ins>
      <w:r w:rsidR="0033544D" w:rsidRPr="00742779">
        <w:t xml:space="preserve"> Court</w:t>
      </w:r>
      <w:r w:rsidR="009F60D1" w:rsidRPr="00742779">
        <w:t>’</w:t>
      </w:r>
      <w:r w:rsidR="0033544D" w:rsidRPr="00742779">
        <w:t>s reasoning emphasized that creditors are protected through other legal mechanisms. Creditors can negotiate contractual protections through loan covenants, security interests, and guarantees. They can monitor covenant compliance and can accelerate debt if covenants are breached. They can pursue fraudulent transfer claims if the corporation makes distributions that render it unable to pay debts. These protections are adequate for parties who voluntarily extend credit and can protect themselves through contract terms.</w:t>
      </w:r>
    </w:p>
    <w:p w14:paraId="57318D0E" w14:textId="77777777" w:rsidR="0033544D" w:rsidRPr="00742779" w:rsidRDefault="00742779" w:rsidP="000E54B1">
      <w:del w:id="7016" w:author="Seth Oranburg" w:date="2026-03-07T09:50:00Z" w16du:dateUtc="2026-03-07T14:50:00Z">
        <w:r w:rsidRPr="00742779">
          <w:rPr>
            <w:rFonts w:ascii="ZWAdobeF" w:hAnsi="ZWAdobeF" w:cs="ZWAdobeF"/>
            <w:sz w:val="2"/>
            <w:szCs w:val="2"/>
          </w:rPr>
          <w:delText>3011B</w:delText>
        </w:r>
        <w:r w:rsidR="0033544D" w:rsidRPr="00742779">
          <w:delText>Creating</w:delText>
        </w:r>
      </w:del>
      <w:ins w:id="7017" w:author="Seth Oranburg" w:date="2026-03-07T09:50:00Z" w16du:dateUtc="2026-03-07T14:50:00Z">
        <w:r w:rsidR="0033544D" w:rsidRPr="00742779">
          <w:t>Creating</w:t>
        </w:r>
      </w:ins>
      <w:r w:rsidR="0033544D" w:rsidRPr="00742779">
        <w:t xml:space="preserve"> direct fiduciary duties to creditors would create intractable problems. Which creditor class would directors owe duties to? Senior secured creditors have different interests than junior unsecured creditors. Voluntary creditors who negotiated their positions have different interests than involuntary tort creditors. Trade creditors have different time horizons than bondholders. Giving all these creditor classes direct standing to sue directors for breach of fiduciary duty would paralyze board decision-making and would flood courts with competing claims about what serves creditor interests.</w:t>
      </w:r>
    </w:p>
    <w:p w14:paraId="22FD46C0" w14:textId="77777777" w:rsidR="0033544D" w:rsidRPr="00742779" w:rsidRDefault="00742779" w:rsidP="000E54B1">
      <w:del w:id="7018" w:author="Seth Oranburg" w:date="2026-03-07T09:50:00Z" w16du:dateUtc="2026-03-07T14:50:00Z">
        <w:r w:rsidRPr="00742779">
          <w:rPr>
            <w:rStyle w:val="Strong"/>
            <w:rFonts w:ascii="ZWAdobeF" w:hAnsi="ZWAdobeF" w:cs="ZWAdobeF"/>
            <w:b w:val="0"/>
            <w:sz w:val="2"/>
            <w:szCs w:val="2"/>
          </w:rPr>
          <w:delText>3012B</w:delText>
        </w:r>
        <w:r w:rsidR="0033544D" w:rsidRPr="00742779">
          <w:rPr>
            <w:rStyle w:val="Strong"/>
          </w:rPr>
          <w:delText>Second</w:delText>
        </w:r>
      </w:del>
      <w:ins w:id="7019" w:author="Seth Oranburg" w:date="2026-03-07T09:50:00Z" w16du:dateUtc="2026-03-07T14:50:00Z">
        <w:r w:rsidR="0033544D" w:rsidRPr="00742779">
          <w:rPr>
            <w:rStyle w:val="Strong"/>
          </w:rPr>
          <w:t>Second</w:t>
        </w:r>
      </w:ins>
      <w:r w:rsidR="0033544D" w:rsidRPr="00742779">
        <w:rPr>
          <w:rStyle w:val="Strong"/>
        </w:rPr>
        <w:t xml:space="preserve"> Principle: Creditor Standing at Actual Insolvency</w:t>
      </w:r>
      <w:r w:rsidR="0033544D" w:rsidRPr="00742779">
        <w:t>: The Court held that when a corporation becomes actually insolvent, creditors gain derivative standing to sue directors for breach of fiduciary duties owed to the corporation. This standing is derivative, meaning creditors sue on behalf of the corporation to enforce duties that directors owe to the corporate entity. Creditors do not gain direct claims based on duties owed to them personally.</w:t>
      </w:r>
    </w:p>
    <w:p w14:paraId="69900678" w14:textId="77777777" w:rsidR="0033544D" w:rsidRPr="00742779" w:rsidRDefault="00742779" w:rsidP="000E54B1">
      <w:del w:id="7020" w:author="Seth Oranburg" w:date="2026-03-07T09:50:00Z" w16du:dateUtc="2026-03-07T14:50:00Z">
        <w:r w:rsidRPr="00742779">
          <w:rPr>
            <w:rFonts w:ascii="ZWAdobeF" w:hAnsi="ZWAdobeF" w:cs="ZWAdobeF"/>
            <w:sz w:val="2"/>
            <w:szCs w:val="2"/>
          </w:rPr>
          <w:delText>3013B</w:delText>
        </w:r>
        <w:r w:rsidR="0033544D" w:rsidRPr="00742779">
          <w:delText>The</w:delText>
        </w:r>
      </w:del>
      <w:ins w:id="7021" w:author="Seth Oranburg" w:date="2026-03-07T09:50:00Z" w16du:dateUtc="2026-03-07T14:50:00Z">
        <w:r w:rsidR="0033544D" w:rsidRPr="00742779">
          <w:t>The</w:t>
        </w:r>
      </w:ins>
      <w:r w:rsidR="0033544D" w:rsidRPr="00742779">
        <w:t xml:space="preserve"> distinction between direct and derivative standing matters procedurally and substantively. Derivative claims are subject to demand requirements, meaning the plaintiff must first demand that the board pursue the claim or must plead facts showing that demand would be futile. Derivative claims belong to the corporation, so any recovery goes to the corporation for distribution to all creditors according to priority rules, not to the individual creditor who brought the suit. Derivative claims are governed by the business judgment rule and entire fairness standards that apply to stockholder derivative suits.</w:t>
      </w:r>
    </w:p>
    <w:p w14:paraId="555517D0" w14:textId="77777777" w:rsidR="0033544D" w:rsidRPr="00742779" w:rsidRDefault="00742779" w:rsidP="000E54B1">
      <w:del w:id="7022" w:author="Seth Oranburg" w:date="2026-03-07T09:50:00Z" w16du:dateUtc="2026-03-07T14:50:00Z">
        <w:r w:rsidRPr="00742779">
          <w:rPr>
            <w:rFonts w:ascii="ZWAdobeF" w:hAnsi="ZWAdobeF" w:cs="ZWAdobeF"/>
            <w:sz w:val="2"/>
            <w:szCs w:val="2"/>
          </w:rPr>
          <w:delText>3014B</w:delText>
        </w:r>
        <w:r w:rsidR="0033544D" w:rsidRPr="00742779">
          <w:delText>Direct</w:delText>
        </w:r>
      </w:del>
      <w:ins w:id="7023" w:author="Seth Oranburg" w:date="2026-03-07T09:50:00Z" w16du:dateUtc="2026-03-07T14:50:00Z">
        <w:r w:rsidR="0033544D" w:rsidRPr="00742779">
          <w:t>Direct</w:t>
        </w:r>
      </w:ins>
      <w:r w:rsidR="0033544D" w:rsidRPr="00742779">
        <w:t xml:space="preserve"> claims would avoid these procedural requirements. If creditors had direct standing, they could sue without making demand, could recover individually rather than for the corporation</w:t>
      </w:r>
      <w:r w:rsidR="009F60D1" w:rsidRPr="00742779">
        <w:t>’</w:t>
      </w:r>
      <w:r w:rsidR="0033544D" w:rsidRPr="00742779">
        <w:t>s benefit, and might argue for different standards of review focused on creditor protection rather than corporate value maximization. The Court</w:t>
      </w:r>
      <w:r w:rsidR="009F60D1" w:rsidRPr="00742779">
        <w:t>’</w:t>
      </w:r>
      <w:r w:rsidR="0033544D" w:rsidRPr="00742779">
        <w:t>s holding that creditor standing is derivative rather than direct preserves consistency in how fiduciary duty claims are litigated.</w:t>
      </w:r>
    </w:p>
    <w:p w14:paraId="3C7F67D2" w14:textId="77777777" w:rsidR="0033544D" w:rsidRPr="00742779" w:rsidRDefault="00742779" w:rsidP="000E54B1">
      <w:del w:id="7024" w:author="Seth Oranburg" w:date="2026-03-07T09:50:00Z" w16du:dateUtc="2026-03-07T14:50:00Z">
        <w:r w:rsidRPr="00742779">
          <w:rPr>
            <w:rFonts w:ascii="ZWAdobeF" w:hAnsi="ZWAdobeF" w:cs="ZWAdobeF"/>
            <w:sz w:val="2"/>
            <w:szCs w:val="2"/>
          </w:rPr>
          <w:lastRenderedPageBreak/>
          <w:delText>3015B</w:delText>
        </w:r>
        <w:r w:rsidR="0033544D" w:rsidRPr="00742779">
          <w:delText>The</w:delText>
        </w:r>
      </w:del>
      <w:ins w:id="7025" w:author="Seth Oranburg" w:date="2026-03-07T09:50:00Z" w16du:dateUtc="2026-03-07T14:50:00Z">
        <w:r w:rsidR="0033544D" w:rsidRPr="00742779">
          <w:t>The</w:t>
        </w:r>
      </w:ins>
      <w:r w:rsidR="0033544D" w:rsidRPr="00742779">
        <w:t xml:space="preserve"> Court explained that this rule reflects creditors</w:t>
      </w:r>
      <w:r w:rsidR="009F60D1" w:rsidRPr="00742779">
        <w:t>’</w:t>
      </w:r>
      <w:r w:rsidR="0033544D" w:rsidRPr="00742779">
        <w:t xml:space="preserve"> status as residual risk bearers once equity is eliminated. When the corporation is solvent, equity holders bear residual risk because they receive value only after all debt obligations are satisfied. When the corporation becomes insolvent, equity value is eliminated and creditors become residual risk bearers. Fiduciary duties continue to run to the corporation for the benefit of residual risk bearers, but the identity of those bearers shifts from equity to creditors.</w:t>
      </w:r>
    </w:p>
    <w:p w14:paraId="7EBEB448" w14:textId="77777777" w:rsidR="0033544D" w:rsidRPr="00742779" w:rsidRDefault="00742779" w:rsidP="000E54B1">
      <w:del w:id="7026" w:author="Seth Oranburg" w:date="2026-03-07T09:50:00Z" w16du:dateUtc="2026-03-07T14:50:00Z">
        <w:r w:rsidRPr="00742779">
          <w:rPr>
            <w:rFonts w:ascii="ZWAdobeF" w:hAnsi="ZWAdobeF" w:cs="ZWAdobeF"/>
            <w:sz w:val="2"/>
            <w:szCs w:val="2"/>
          </w:rPr>
          <w:delText>3016B</w:delText>
        </w:r>
        <w:r w:rsidR="0033544D" w:rsidRPr="00742779">
          <w:delText>This</w:delText>
        </w:r>
      </w:del>
      <w:ins w:id="7027" w:author="Seth Oranburg" w:date="2026-03-07T09:50:00Z" w16du:dateUtc="2026-03-07T14:50:00Z">
        <w:r w:rsidR="0033544D" w:rsidRPr="00742779">
          <w:t>This</w:t>
        </w:r>
      </w:ins>
      <w:r w:rsidR="0033544D" w:rsidRPr="00742779">
        <w:t xml:space="preserve"> shift means directors of insolvent corporations should maximize corporate value for creditors</w:t>
      </w:r>
      <w:r w:rsidR="009F60D1" w:rsidRPr="00742779">
        <w:t>’</w:t>
      </w:r>
      <w:r w:rsidR="0033544D" w:rsidRPr="00742779">
        <w:t xml:space="preserve"> benefit, not for equity holders who have no economic interest in the corporation. But the shift does not change the content of fiduciary duties. Directors still owe duties of care and loyalty. They still receive business judgment rule protection for informed, good faith decisions. They are still not liable for business decisions that fail if those decisions were made through adequate process.</w:t>
      </w:r>
    </w:p>
    <w:p w14:paraId="75173BEB" w14:textId="77777777" w:rsidR="0033544D" w:rsidRPr="00742779" w:rsidRDefault="00742779" w:rsidP="000E54B1">
      <w:del w:id="7028" w:author="Seth Oranburg" w:date="2026-03-07T09:50:00Z" w16du:dateUtc="2026-03-07T14:50:00Z">
        <w:r w:rsidRPr="00742779">
          <w:rPr>
            <w:rStyle w:val="Strong"/>
            <w:rFonts w:ascii="ZWAdobeF" w:hAnsi="ZWAdobeF" w:cs="ZWAdobeF"/>
            <w:b w:val="0"/>
            <w:sz w:val="2"/>
            <w:szCs w:val="2"/>
          </w:rPr>
          <w:delText>3017B</w:delText>
        </w:r>
        <w:r w:rsidR="0033544D" w:rsidRPr="00742779">
          <w:rPr>
            <w:rStyle w:val="Strong"/>
          </w:rPr>
          <w:delText>Third</w:delText>
        </w:r>
      </w:del>
      <w:ins w:id="7029" w:author="Seth Oranburg" w:date="2026-03-07T09:50:00Z" w16du:dateUtc="2026-03-07T14:50:00Z">
        <w:r w:rsidR="0033544D" w:rsidRPr="00742779">
          <w:rPr>
            <w:rStyle w:val="Strong"/>
          </w:rPr>
          <w:t>Third</w:t>
        </w:r>
      </w:ins>
      <w:r w:rsidR="0033544D" w:rsidRPr="00742779">
        <w:rPr>
          <w:rStyle w:val="Strong"/>
        </w:rPr>
        <w:t xml:space="preserve"> Principle: Duties Always Run to the Corporation</w:t>
      </w:r>
      <w:r w:rsidR="0033544D" w:rsidRPr="00742779">
        <w:t>: The Court emphasized that at all times, whether the corporation is solvent, insolvent, or in between, directors owe fiduciary duties to the corporation for the benefit of its residual risk bearers. The duties do not shift from running to stockholders to running to creditors. The duties always run to the corporate entity. What changes with insolvency is who benefits from those duties and who has standing to enforce them.</w:t>
      </w:r>
    </w:p>
    <w:p w14:paraId="176299B0" w14:textId="77777777" w:rsidR="0033544D" w:rsidRPr="00742779" w:rsidRDefault="00742779" w:rsidP="000E54B1">
      <w:del w:id="7030" w:author="Seth Oranburg" w:date="2026-03-07T09:50:00Z" w16du:dateUtc="2026-03-07T14:50:00Z">
        <w:r w:rsidRPr="00742779">
          <w:rPr>
            <w:rFonts w:ascii="ZWAdobeF" w:hAnsi="ZWAdobeF" w:cs="ZWAdobeF"/>
            <w:sz w:val="2"/>
            <w:szCs w:val="2"/>
          </w:rPr>
          <w:delText>3018B</w:delText>
        </w:r>
        <w:r w:rsidR="0033544D" w:rsidRPr="00742779">
          <w:delText>This</w:delText>
        </w:r>
      </w:del>
      <w:ins w:id="7031" w:author="Seth Oranburg" w:date="2026-03-07T09:50:00Z" w16du:dateUtc="2026-03-07T14:50:00Z">
        <w:r w:rsidR="0033544D" w:rsidRPr="00742779">
          <w:t>This</w:t>
        </w:r>
      </w:ins>
      <w:r w:rsidR="0033544D" w:rsidRPr="00742779">
        <w:t xml:space="preserve"> principle matters for understanding what directors should do when approaching insolvency. Directors should continue to exercise business judgment to maximize corporate value. They should not shift to managing primarily for creditor preservation. They should not abandon risky but value-creating strategies merely because creditors prefer safety. They should make decisions that serve the corporate enterprise, recognizing that if the enterprise is solvent, equity benefits, and if it is insolvent, creditors benefit.</w:t>
      </w:r>
    </w:p>
    <w:p w14:paraId="3CAEBD65" w14:textId="77777777" w:rsidR="0033544D" w:rsidRPr="00742779" w:rsidRDefault="00742779" w:rsidP="000E54B1">
      <w:del w:id="7032" w:author="Seth Oranburg" w:date="2026-03-07T09:50:00Z" w16du:dateUtc="2026-03-07T14:50:00Z">
        <w:r w:rsidRPr="00742779">
          <w:rPr>
            <w:rFonts w:ascii="ZWAdobeF" w:hAnsi="ZWAdobeF" w:cs="ZWAdobeF"/>
            <w:sz w:val="2"/>
            <w:szCs w:val="2"/>
          </w:rPr>
          <w:delText>3019B</w:delText>
        </w:r>
        <w:r w:rsidR="0033544D" w:rsidRPr="00742779">
          <w:delText>The</w:delText>
        </w:r>
      </w:del>
      <w:ins w:id="7033" w:author="Seth Oranburg" w:date="2026-03-07T09:50:00Z" w16du:dateUtc="2026-03-07T14:50:00Z">
        <w:r w:rsidR="0033544D" w:rsidRPr="00742779">
          <w:t>The</w:t>
        </w:r>
      </w:ins>
      <w:r w:rsidR="0033544D" w:rsidRPr="00742779">
        <w:t xml:space="preserve"> Court acknowledged that this framework gives directors substantial discretion. Directors facing financial distress must decide whether to pursue operational turnarounds, seek restructurings, or liquidate. These decisions involve risk. Turnarounds may fail and may consume assets that could have satisfied creditor claims if the company had liquidated earlier. But the business judgment rule protects directors who make these decisions in good faith based on reasonable analysis.</w:t>
      </w:r>
    </w:p>
    <w:p w14:paraId="16A497F9" w14:textId="77777777" w:rsidR="0033544D" w:rsidRPr="00742779" w:rsidRDefault="00742779" w:rsidP="000E54B1">
      <w:pPr>
        <w:pPrChange w:id="7034" w:author="Seth Oranburg" w:date="2026-03-07T09:50:00Z" w16du:dateUtc="2026-03-07T14:50:00Z">
          <w:pPr>
            <w:pStyle w:val="NormalWeb"/>
          </w:pPr>
        </w:pPrChange>
      </w:pPr>
      <w:del w:id="7035" w:author="Seth Oranburg" w:date="2026-03-07T09:50:00Z" w16du:dateUtc="2026-03-07T14:50:00Z">
        <w:r w:rsidRPr="00742779">
          <w:rPr>
            <w:rFonts w:ascii="ZWAdobeF" w:hAnsi="ZWAdobeF" w:cs="ZWAdobeF"/>
            <w:sz w:val="2"/>
            <w:szCs w:val="2"/>
          </w:rPr>
          <w:delText>3020B</w:delText>
        </w:r>
        <w:r w:rsidR="0033544D" w:rsidRPr="00742779">
          <w:delText>Eliminating</w:delText>
        </w:r>
      </w:del>
      <w:ins w:id="7036" w:author="Seth Oranburg" w:date="2026-03-07T09:50:00Z" w16du:dateUtc="2026-03-07T14:50:00Z">
        <w:r w:rsidR="0033544D" w:rsidRPr="00742779">
          <w:t>Eliminating</w:t>
        </w:r>
      </w:ins>
      <w:r w:rsidR="0033544D" w:rsidRPr="00742779">
        <w:t xml:space="preserve"> director discretion by imposing strict duties to preserve creditor value would force premature liquidations and would prevent value-creating turnarounds. The Court cited Vice Chancellor Strine</w:t>
      </w:r>
      <w:r w:rsidR="009F60D1" w:rsidRPr="00742779">
        <w:t>’</w:t>
      </w:r>
      <w:r w:rsidR="0033544D" w:rsidRPr="00742779">
        <w:t xml:space="preserve">s analysis </w:t>
      </w:r>
      <w:r w:rsidR="0033544D" w:rsidRPr="00742779">
        <w:lastRenderedPageBreak/>
        <w:t xml:space="preserve">in </w:t>
      </w:r>
      <w:r w:rsidR="0033544D" w:rsidRPr="00742779">
        <w:rPr>
          <w:rStyle w:val="Emphasis"/>
        </w:rPr>
        <w:t>Trenwick</w:t>
      </w:r>
      <w:r w:rsidR="0033544D" w:rsidRPr="00742779">
        <w:t xml:space="preserve"> approvingly, noting that directors must be free to pursue strategies that might restore solvency even if those strategies risk additional losses.</w:t>
      </w:r>
      <w:r w:rsidR="0033544D">
        <w:fldChar w:fldCharType="begin"/>
      </w:r>
      <w:r w:rsidR="0033544D">
        <w:instrText>HYPERLINK \l "fn381-11647" \o "Jump to citation"</w:instrText>
      </w:r>
      <w:r w:rsidR="0033544D">
        <w:fldChar w:fldCharType="separate"/>
      </w:r>
      <w:r w:rsidR="0033544D" w:rsidRPr="00742779">
        <w:rPr>
          <w:rStyle w:val="Hyperlink"/>
          <w:color w:val="auto"/>
          <w:u w:val="none"/>
        </w:rPr>
        <w:t>[381</w:t>
      </w:r>
      <w:r w:rsidR="00FA601A" w:rsidRPr="00742779">
        <w:rPr>
          <w:rStyle w:val="Hyperlink"/>
          <w:color w:val="auto"/>
          <w:u w:val="none"/>
        </w:rPr>
        <w:t>]</w:t>
      </w:r>
      <w:r w:rsidR="0033544D">
        <w:fldChar w:fldCharType="end"/>
      </w:r>
    </w:p>
    <w:p w14:paraId="4366DB7C" w14:textId="77777777" w:rsidR="0033544D" w:rsidRPr="00742779" w:rsidRDefault="0033544D" w:rsidP="000E54B1">
      <w:pPr>
        <w:pStyle w:val="Heading3"/>
        <w:rPr>
          <w:rFonts w:eastAsia="Times New Roman"/>
        </w:rPr>
      </w:pPr>
      <w:r w:rsidRPr="00742779">
        <w:rPr>
          <w:rFonts w:eastAsia="Times New Roman"/>
        </w:rPr>
        <w:t>Actual Insolvency as the Bright Line</w:t>
      </w:r>
    </w:p>
    <w:p w14:paraId="5BFF0E72" w14:textId="77777777" w:rsidR="0033544D" w:rsidRPr="00742779" w:rsidRDefault="00742779" w:rsidP="000E54B1">
      <w:del w:id="7037" w:author="Seth Oranburg" w:date="2026-03-07T09:50:00Z" w16du:dateUtc="2026-03-07T14:50:00Z">
        <w:r w:rsidRPr="00742779">
          <w:rPr>
            <w:rStyle w:val="Emphasis"/>
            <w:rFonts w:ascii="ZWAdobeF" w:hAnsi="ZWAdobeF" w:cs="ZWAdobeF"/>
            <w:i w:val="0"/>
            <w:sz w:val="2"/>
            <w:szCs w:val="2"/>
          </w:rPr>
          <w:delText>3021B</w:delText>
        </w:r>
        <w:r w:rsidR="0033544D" w:rsidRPr="00742779">
          <w:rPr>
            <w:rStyle w:val="Emphasis"/>
          </w:rPr>
          <w:delText>Gheewalla</w:delText>
        </w:r>
      </w:del>
      <w:ins w:id="7038" w:author="Seth Oranburg" w:date="2026-03-07T09:50:00Z" w16du:dateUtc="2026-03-07T14:50:00Z">
        <w:r w:rsidR="0033544D" w:rsidRPr="00742779">
          <w:rPr>
            <w:rStyle w:val="Emphasis"/>
          </w:rPr>
          <w:t>Gheewalla</w:t>
        </w:r>
      </w:ins>
      <w:r w:rsidR="0033544D" w:rsidRPr="00742779">
        <w:t xml:space="preserve"> eliminates the zone of insolvency as a source of independent legal consequences. Three core lessons structure the doctrine going forward.</w:t>
      </w:r>
    </w:p>
    <w:p w14:paraId="62DA028E" w14:textId="77777777" w:rsidR="0033544D" w:rsidRPr="00742779" w:rsidRDefault="00742779" w:rsidP="000E54B1">
      <w:del w:id="7039" w:author="Seth Oranburg" w:date="2026-03-07T09:50:00Z" w16du:dateUtc="2026-03-07T14:50:00Z">
        <w:r w:rsidRPr="00742779">
          <w:rPr>
            <w:rFonts w:ascii="ZWAdobeF" w:hAnsi="ZWAdobeF" w:cs="ZWAdobeF"/>
            <w:sz w:val="2"/>
            <w:szCs w:val="2"/>
          </w:rPr>
          <w:delText>3022B</w:delText>
        </w:r>
        <w:r w:rsidR="0033544D" w:rsidRPr="00742779">
          <w:delText>First</w:delText>
        </w:r>
      </w:del>
      <w:ins w:id="7040" w:author="Seth Oranburg" w:date="2026-03-07T09:50:00Z" w16du:dateUtc="2026-03-07T14:50:00Z">
        <w:r w:rsidR="0033544D" w:rsidRPr="00742779">
          <w:t>First</w:t>
        </w:r>
      </w:ins>
      <w:r w:rsidR="0033544D" w:rsidRPr="00742779">
        <w:t>, financial distress does not trigger duty shifts. Approaching insolvency, facing covenant violations, experiencing declining revenue, and operating with thin capital margins do not change directors</w:t>
      </w:r>
      <w:r w:rsidR="009F60D1" w:rsidRPr="00742779">
        <w:t>’</w:t>
      </w:r>
      <w:r w:rsidR="0033544D" w:rsidRPr="00742779">
        <w:t xml:space="preserve"> fiduciary obligations or give creditors any enforcement rights. Directors managing distressed but solvent companies owe duties to the corporation for the benefit of stockholders. They apply business judgment to determine what strategies maximize value. They are not required to manage conservatively or to prefer creditor interests over equity interests.</w:t>
      </w:r>
    </w:p>
    <w:p w14:paraId="60A0E4F0" w14:textId="77777777" w:rsidR="0033544D" w:rsidRPr="00742779" w:rsidRDefault="00742779" w:rsidP="000E54B1">
      <w:del w:id="7041" w:author="Seth Oranburg" w:date="2026-03-07T09:50:00Z" w16du:dateUtc="2026-03-07T14:50:00Z">
        <w:r w:rsidRPr="00742779">
          <w:rPr>
            <w:rFonts w:ascii="ZWAdobeF" w:hAnsi="ZWAdobeF" w:cs="ZWAdobeF"/>
            <w:sz w:val="2"/>
            <w:szCs w:val="2"/>
          </w:rPr>
          <w:delText>3023B</w:delText>
        </w:r>
        <w:r w:rsidR="0033544D" w:rsidRPr="00742779">
          <w:delText>This</w:delText>
        </w:r>
      </w:del>
      <w:ins w:id="7042" w:author="Seth Oranburg" w:date="2026-03-07T09:50:00Z" w16du:dateUtc="2026-03-07T14:50:00Z">
        <w:r w:rsidR="0033544D" w:rsidRPr="00742779">
          <w:t>This</w:t>
        </w:r>
      </w:ins>
      <w:r w:rsidR="0033544D" w:rsidRPr="00742779">
        <w:t xml:space="preserve"> principle preserves directors</w:t>
      </w:r>
      <w:r w:rsidR="009F60D1" w:rsidRPr="00742779">
        <w:t>’</w:t>
      </w:r>
      <w:r w:rsidR="0033544D" w:rsidRPr="00742779">
        <w:t xml:space="preserve"> authority to manage through financial difficulty. Companies often experience temporary distress that they can overcome through operational changes, strategic transactions, or market recoveries. If directors faced liability for continuing operations whenever financial conditions deteriorated, they would liquidate prematurely and would destroy value that could have been preserved.</w:t>
      </w:r>
    </w:p>
    <w:p w14:paraId="177BC5D9" w14:textId="77777777" w:rsidR="0033544D" w:rsidRPr="00742779" w:rsidRDefault="00742779" w:rsidP="000E54B1">
      <w:del w:id="7043" w:author="Seth Oranburg" w:date="2026-03-07T09:50:00Z" w16du:dateUtc="2026-03-07T14:50:00Z">
        <w:r w:rsidRPr="00742779">
          <w:rPr>
            <w:rFonts w:ascii="ZWAdobeF" w:hAnsi="ZWAdobeF" w:cs="ZWAdobeF"/>
            <w:sz w:val="2"/>
            <w:szCs w:val="2"/>
          </w:rPr>
          <w:delText>3024B</w:delText>
        </w:r>
        <w:r w:rsidR="0033544D" w:rsidRPr="00742779">
          <w:delText>Second</w:delText>
        </w:r>
      </w:del>
      <w:ins w:id="7044" w:author="Seth Oranburg" w:date="2026-03-07T09:50:00Z" w16du:dateUtc="2026-03-07T14:50:00Z">
        <w:r w:rsidR="0033544D" w:rsidRPr="00742779">
          <w:t>Second</w:t>
        </w:r>
      </w:ins>
      <w:r w:rsidR="0033544D" w:rsidRPr="00742779">
        <w:t>, creditor standing arises only at actual insolvency. The test for actual insolvency uses the two solvency tests examined in connection with fraudulent transfers. A corporation is insolvent when its liabilities exceed the fair value of its assets under the balance sheet test, or when it is unable to pay its debts as they mature under the cash flow test. Only when one of these conditions is satisfied do creditors gain derivative standing to enforce fiduciary duties.</w:t>
      </w:r>
    </w:p>
    <w:p w14:paraId="0261D693" w14:textId="77777777" w:rsidR="0033544D" w:rsidRPr="00742779" w:rsidRDefault="00742779" w:rsidP="000E54B1">
      <w:del w:id="7045" w:author="Seth Oranburg" w:date="2026-03-07T09:50:00Z" w16du:dateUtc="2026-03-07T14:50:00Z">
        <w:r w:rsidRPr="00742779">
          <w:rPr>
            <w:rFonts w:ascii="ZWAdobeF" w:hAnsi="ZWAdobeF" w:cs="ZWAdobeF"/>
            <w:sz w:val="2"/>
            <w:szCs w:val="2"/>
          </w:rPr>
          <w:delText>3025B</w:delText>
        </w:r>
        <w:r w:rsidR="0033544D" w:rsidRPr="00742779">
          <w:delText>This</w:delText>
        </w:r>
      </w:del>
      <w:ins w:id="7046" w:author="Seth Oranburg" w:date="2026-03-07T09:50:00Z" w16du:dateUtc="2026-03-07T14:50:00Z">
        <w:r w:rsidR="0033544D" w:rsidRPr="00742779">
          <w:t>This</w:t>
        </w:r>
      </w:ins>
      <w:r w:rsidR="0033544D" w:rsidRPr="00742779">
        <w:t xml:space="preserve"> bright-line rule eliminates the uncertainty that the zone of insolvency created. Parties can determine whether creditors have standing by applying objective financial tests. They do not need to interpret vague phrases like vicinity of insolvency or assess proximity to insolvency. The tests are the same tests used for fraudulent transfer analysis, providing consistency across doctrines.</w:t>
      </w:r>
    </w:p>
    <w:p w14:paraId="7E71767A" w14:textId="77777777" w:rsidR="0033544D" w:rsidRPr="00742779" w:rsidRDefault="00742779" w:rsidP="000E54B1">
      <w:del w:id="7047" w:author="Seth Oranburg" w:date="2026-03-07T09:50:00Z" w16du:dateUtc="2026-03-07T14:50:00Z">
        <w:r w:rsidRPr="00742779">
          <w:rPr>
            <w:rFonts w:ascii="ZWAdobeF" w:hAnsi="ZWAdobeF" w:cs="ZWAdobeF"/>
            <w:sz w:val="2"/>
            <w:szCs w:val="2"/>
          </w:rPr>
          <w:delText>3026B</w:delText>
        </w:r>
        <w:r w:rsidR="0033544D" w:rsidRPr="00742779">
          <w:delText>Third</w:delText>
        </w:r>
      </w:del>
      <w:ins w:id="7048" w:author="Seth Oranburg" w:date="2026-03-07T09:50:00Z" w16du:dateUtc="2026-03-07T14:50:00Z">
        <w:r w:rsidR="0033544D" w:rsidRPr="00742779">
          <w:t>Third</w:t>
        </w:r>
      </w:ins>
      <w:r w:rsidR="0033544D" w:rsidRPr="00742779">
        <w:t xml:space="preserve">, creditor protection comes primarily from contract and statute, not from fiduciary duties. Creditors who want protection against risky strategies must negotiate covenants that limit leverage, restrict acquisitions, or require maintaining specified financial ratios. Creditors who want security must </w:t>
      </w:r>
      <w:r w:rsidR="0033544D" w:rsidRPr="00742779">
        <w:lastRenderedPageBreak/>
        <w:t>negotiate liens on assets. Creditors who want priority must negotiate subordination agreements with junior creditors. These contractual protections are the primary tools for creditor protection.</w:t>
      </w:r>
    </w:p>
    <w:p w14:paraId="61DB258D" w14:textId="77777777" w:rsidR="0033544D" w:rsidRPr="00742779" w:rsidRDefault="00742779" w:rsidP="000E54B1">
      <w:del w:id="7049" w:author="Seth Oranburg" w:date="2026-03-07T09:50:00Z" w16du:dateUtc="2026-03-07T14:50:00Z">
        <w:r w:rsidRPr="00742779">
          <w:rPr>
            <w:rFonts w:ascii="ZWAdobeF" w:hAnsi="ZWAdobeF" w:cs="ZWAdobeF"/>
            <w:sz w:val="2"/>
            <w:szCs w:val="2"/>
          </w:rPr>
          <w:delText>3027B</w:delText>
        </w:r>
        <w:r w:rsidR="0033544D" w:rsidRPr="00742779">
          <w:delText>When</w:delText>
        </w:r>
      </w:del>
      <w:ins w:id="7050" w:author="Seth Oranburg" w:date="2026-03-07T09:50:00Z" w16du:dateUtc="2026-03-07T14:50:00Z">
        <w:r w:rsidR="0033544D" w:rsidRPr="00742779">
          <w:t>When</w:t>
        </w:r>
      </w:ins>
      <w:r w:rsidR="0033544D" w:rsidRPr="00742779">
        <w:t xml:space="preserve"> contractual protections fail, creditors have statutory remedies through fraudulent transfer law, through veil-piercing in extreme cases, and through bankruptcy priority rules. Fiduciary duty claims are not part of the creditor protection toolkit until the corporation becomes actually insolvent and creditors step into stockholders</w:t>
      </w:r>
      <w:r w:rsidR="009F60D1" w:rsidRPr="00742779">
        <w:t>’</w:t>
      </w:r>
      <w:r w:rsidR="0033544D" w:rsidRPr="00742779">
        <w:t xml:space="preserve"> shoes to enforce duties on the corporation</w:t>
      </w:r>
      <w:r w:rsidR="009F60D1" w:rsidRPr="00742779">
        <w:t>’</w:t>
      </w:r>
      <w:r w:rsidR="0033544D" w:rsidRPr="00742779">
        <w:t>s behalf.</w:t>
      </w:r>
    </w:p>
    <w:p w14:paraId="2F3C6CF6" w14:textId="77777777" w:rsidR="0033544D" w:rsidRPr="00742779" w:rsidRDefault="00742779" w:rsidP="000E54B1">
      <w:del w:id="7051" w:author="Seth Oranburg" w:date="2026-03-07T09:50:00Z" w16du:dateUtc="2026-03-07T14:50:00Z">
        <w:r w:rsidRPr="00742779">
          <w:rPr>
            <w:rFonts w:ascii="ZWAdobeF" w:hAnsi="ZWAdobeF" w:cs="ZWAdobeF"/>
            <w:sz w:val="2"/>
            <w:szCs w:val="2"/>
          </w:rPr>
          <w:delText>3028B</w:delText>
        </w:r>
        <w:r w:rsidR="0033544D" w:rsidRPr="00742779">
          <w:delText>The</w:delText>
        </w:r>
      </w:del>
      <w:ins w:id="7052" w:author="Seth Oranburg" w:date="2026-03-07T09:50:00Z" w16du:dateUtc="2026-03-07T14:50:00Z">
        <w:r w:rsidR="0033544D" w:rsidRPr="00742779">
          <w:t>The</w:t>
        </w:r>
      </w:ins>
      <w:r w:rsidR="0033544D" w:rsidRPr="00742779">
        <w:t xml:space="preserve"> </w:t>
      </w:r>
      <w:r w:rsidR="0033544D" w:rsidRPr="00742779">
        <w:rPr>
          <w:rStyle w:val="Emphasis"/>
        </w:rPr>
        <w:t>Gheewalla</w:t>
      </w:r>
      <w:r w:rsidR="0033544D" w:rsidRPr="00742779">
        <w:t xml:space="preserve"> framework gives directors clear guidance. While the corporation is solvent, manage for equity value. Exercise business judgment. Pursue strategies that maximize expected value even if they involve risk. Do not try to balance stockholder and creditor interests because creditors have no standing to complain about decisions that maximize equity value at their expense.</w:t>
      </w:r>
    </w:p>
    <w:p w14:paraId="3C2CF1EF" w14:textId="77777777" w:rsidR="0033544D" w:rsidRPr="00742779" w:rsidRDefault="00742779" w:rsidP="000E54B1">
      <w:del w:id="7053" w:author="Seth Oranburg" w:date="2026-03-07T09:50:00Z" w16du:dateUtc="2026-03-07T14:50:00Z">
        <w:r w:rsidRPr="00742779">
          <w:rPr>
            <w:rFonts w:ascii="ZWAdobeF" w:hAnsi="ZWAdobeF" w:cs="ZWAdobeF"/>
            <w:sz w:val="2"/>
            <w:szCs w:val="2"/>
          </w:rPr>
          <w:delText>3029B</w:delText>
        </w:r>
        <w:r w:rsidR="0033544D" w:rsidRPr="00742779">
          <w:delText>When</w:delText>
        </w:r>
      </w:del>
      <w:ins w:id="7054" w:author="Seth Oranburg" w:date="2026-03-07T09:50:00Z" w16du:dateUtc="2026-03-07T14:50:00Z">
        <w:r w:rsidR="0033544D" w:rsidRPr="00742779">
          <w:t>When</w:t>
        </w:r>
      </w:ins>
      <w:r w:rsidR="0033544D" w:rsidRPr="00742779">
        <w:t xml:space="preserve"> the corporation becomes insolvent, recognize that creditors are now the residual risk bearers. Maximize corporate value for their benefit. This may mean pursuing turnarounds that risk additional losses if there is reasonable probability of success. It may mean liquidating if that preserves more value than continuing operations. It does not mean being risk-averse or abandoning value-creating strategies merely because they might fail.</w:t>
      </w:r>
    </w:p>
    <w:p w14:paraId="234A2C20" w14:textId="77777777" w:rsidR="0033544D" w:rsidRPr="00742779" w:rsidRDefault="0033544D" w:rsidP="000E54B1">
      <w:pPr>
        <w:pStyle w:val="Heading3"/>
        <w:rPr>
          <w:rFonts w:eastAsia="Times New Roman"/>
        </w:rPr>
      </w:pPr>
      <w:r w:rsidRPr="00742779">
        <w:rPr>
          <w:rFonts w:eastAsia="Times New Roman"/>
        </w:rPr>
        <w:t>Clarifications from Quadrant</w:t>
      </w:r>
    </w:p>
    <w:p w14:paraId="6F8B9A58" w14:textId="77777777" w:rsidR="0033544D" w:rsidRPr="00742779" w:rsidRDefault="00742779" w:rsidP="000E54B1">
      <w:pPr>
        <w:pPrChange w:id="7055" w:author="Seth Oranburg" w:date="2026-03-07T09:50:00Z" w16du:dateUtc="2026-03-07T14:50:00Z">
          <w:pPr>
            <w:pStyle w:val="NormalWeb"/>
          </w:pPr>
        </w:pPrChange>
      </w:pPr>
      <w:del w:id="7056" w:author="Seth Oranburg" w:date="2026-03-07T09:50:00Z" w16du:dateUtc="2026-03-07T14:50:00Z">
        <w:r w:rsidRPr="00742779">
          <w:rPr>
            <w:rStyle w:val="Emphasis"/>
            <w:rFonts w:ascii="ZWAdobeF" w:hAnsi="ZWAdobeF" w:cs="ZWAdobeF"/>
            <w:i w:val="0"/>
            <w:sz w:val="2"/>
            <w:szCs w:val="2"/>
          </w:rPr>
          <w:delText>3030B</w:delText>
        </w:r>
        <w:r w:rsidR="0033544D" w:rsidRPr="00742779">
          <w:rPr>
            <w:rStyle w:val="Emphasis"/>
          </w:rPr>
          <w:delText>Quadrant</w:delText>
        </w:r>
      </w:del>
      <w:ins w:id="7057" w:author="Seth Oranburg" w:date="2026-03-07T09:50:00Z" w16du:dateUtc="2026-03-07T14:50:00Z">
        <w:r w:rsidR="0033544D" w:rsidRPr="00742779">
          <w:rPr>
            <w:rStyle w:val="Emphasis"/>
          </w:rPr>
          <w:t>Quadrant</w:t>
        </w:r>
      </w:ins>
      <w:r w:rsidR="0033544D" w:rsidRPr="00742779">
        <w:rPr>
          <w:rStyle w:val="Emphasis"/>
        </w:rPr>
        <w:t xml:space="preserve"> Structured Products Company, Ltd. v. Vertin</w:t>
      </w:r>
      <w:r w:rsidR="0033544D" w:rsidRPr="00742779">
        <w:t xml:space="preserve"> addressed three questions that </w:t>
      </w:r>
      <w:r w:rsidR="0033544D" w:rsidRPr="00742779">
        <w:rPr>
          <w:rStyle w:val="Emphasis"/>
        </w:rPr>
        <w:t>Gheewalla</w:t>
      </w:r>
      <w:r w:rsidR="0033544D" w:rsidRPr="00742779">
        <w:t xml:space="preserve"> left open about when creditor standing arises and what rights creditors have once standing is established.</w:t>
      </w:r>
      <w:r w:rsidR="0033544D">
        <w:fldChar w:fldCharType="begin"/>
      </w:r>
      <w:r w:rsidR="0033544D">
        <w:instrText>HYPERLINK \l "fn395-11647" \o "Jump to citation"</w:instrText>
      </w:r>
      <w:r w:rsidR="0033544D">
        <w:fldChar w:fldCharType="separate"/>
      </w:r>
      <w:r w:rsidR="0033544D" w:rsidRPr="00742779">
        <w:rPr>
          <w:rStyle w:val="Hyperlink"/>
          <w:color w:val="auto"/>
          <w:u w:val="none"/>
        </w:rPr>
        <w:t>[395</w:t>
      </w:r>
      <w:r w:rsidR="00FA601A" w:rsidRPr="00742779">
        <w:rPr>
          <w:rStyle w:val="Hyperlink"/>
          <w:color w:val="auto"/>
          <w:u w:val="none"/>
        </w:rPr>
        <w:t>]</w:t>
      </w:r>
      <w:r w:rsidR="0033544D">
        <w:fldChar w:fldCharType="end"/>
      </w:r>
    </w:p>
    <w:p w14:paraId="59AD1030" w14:textId="77777777" w:rsidR="0033544D" w:rsidRPr="00742779" w:rsidRDefault="00742779" w:rsidP="000E54B1">
      <w:del w:id="7058" w:author="Seth Oranburg" w:date="2026-03-07T09:50:00Z" w16du:dateUtc="2026-03-07T14:50:00Z">
        <w:r w:rsidRPr="00742779">
          <w:rPr>
            <w:rFonts w:ascii="ZWAdobeF" w:hAnsi="ZWAdobeF" w:cs="ZWAdobeF"/>
            <w:sz w:val="2"/>
            <w:szCs w:val="2"/>
          </w:rPr>
          <w:delText>3031B</w:delText>
        </w:r>
        <w:r w:rsidR="0033544D" w:rsidRPr="00742779">
          <w:delText>First</w:delText>
        </w:r>
      </w:del>
      <w:ins w:id="7059" w:author="Seth Oranburg" w:date="2026-03-07T09:50:00Z" w16du:dateUtc="2026-03-07T14:50:00Z">
        <w:r w:rsidR="0033544D" w:rsidRPr="00742779">
          <w:t>First</w:t>
        </w:r>
      </w:ins>
      <w:r w:rsidR="0033544D" w:rsidRPr="00742779">
        <w:t>, does creditor standing require showing that insolvency is irreversible, such that equity will never regain value? The Court of Chancery held that it does not. Creditors gain standing when the corporation is actually insolvent, regardless of whether recovery is possible. If standing required showing irreversible insolvency, there would be a monitoring gap during which creditors are residual risk bearers but have no ability to enforce duties. This would allow directors to waste assets during temporary insolvency with no accountability.</w:t>
      </w:r>
    </w:p>
    <w:p w14:paraId="5F52E2C5" w14:textId="77777777" w:rsidR="0033544D" w:rsidRPr="00742779" w:rsidRDefault="00742779" w:rsidP="000E54B1">
      <w:del w:id="7060" w:author="Seth Oranburg" w:date="2026-03-07T09:50:00Z" w16du:dateUtc="2026-03-07T14:50:00Z">
        <w:r w:rsidRPr="00742779">
          <w:rPr>
            <w:rFonts w:ascii="ZWAdobeF" w:hAnsi="ZWAdobeF" w:cs="ZWAdobeF"/>
            <w:sz w:val="2"/>
            <w:szCs w:val="2"/>
          </w:rPr>
          <w:delText>3032B</w:delText>
        </w:r>
        <w:r w:rsidR="0033544D" w:rsidRPr="00742779">
          <w:delText>The</w:delText>
        </w:r>
      </w:del>
      <w:ins w:id="7061" w:author="Seth Oranburg" w:date="2026-03-07T09:50:00Z" w16du:dateUtc="2026-03-07T14:50:00Z">
        <w:r w:rsidR="0033544D" w:rsidRPr="00742779">
          <w:t>The</w:t>
        </w:r>
      </w:ins>
      <w:r w:rsidR="0033544D" w:rsidRPr="00742779">
        <w:t xml:space="preserve"> Court explained that creditor standing tracks economic reality. When a corporation is insolvent, creditors bear the risk of director decisions even if insolvency might be temporary. They should have standing to enforce duties during that period. If the corporation returns to solvency, creditor </w:t>
      </w:r>
      <w:r w:rsidR="0033544D" w:rsidRPr="00742779">
        <w:lastRenderedPageBreak/>
        <w:t>standing terminates and stockholders regain it. But while insolvency persists, creditors have standing regardless of whether insolvency is permanent.</w:t>
      </w:r>
    </w:p>
    <w:p w14:paraId="09D27789" w14:textId="77777777" w:rsidR="0033544D" w:rsidRPr="00742779" w:rsidRDefault="00742779" w:rsidP="000E54B1">
      <w:del w:id="7062" w:author="Seth Oranburg" w:date="2026-03-07T09:50:00Z" w16du:dateUtc="2026-03-07T14:50:00Z">
        <w:r w:rsidRPr="00742779">
          <w:rPr>
            <w:rFonts w:ascii="ZWAdobeF" w:hAnsi="ZWAdobeF" w:cs="ZWAdobeF"/>
            <w:sz w:val="2"/>
            <w:szCs w:val="2"/>
          </w:rPr>
          <w:delText>3033B</w:delText>
        </w:r>
        <w:r w:rsidR="0033544D" w:rsidRPr="00742779">
          <w:delText>Second</w:delText>
        </w:r>
      </w:del>
      <w:ins w:id="7063" w:author="Seth Oranburg" w:date="2026-03-07T09:50:00Z" w16du:dateUtc="2026-03-07T14:50:00Z">
        <w:r w:rsidR="0033544D" w:rsidRPr="00742779">
          <w:t>Second</w:t>
        </w:r>
      </w:ins>
      <w:r w:rsidR="0033544D" w:rsidRPr="00742779">
        <w:t>, when is creditor standing tested? The Court held that standing is determined when the complaint is filed. If the corporation is insolvent when the creditor sues, the creditor has standing even if the corporation subsequently returns to solvency. This rule prevents corporations from defeating creditor suits by restoring solvency after wrongdoing occurred. It also provides certainty because parties can determine standing at a fixed point in time rather than tracking solvency changes throughout litigation.</w:t>
      </w:r>
    </w:p>
    <w:p w14:paraId="6A407FAF" w14:textId="77777777" w:rsidR="0033544D" w:rsidRPr="00742779" w:rsidRDefault="00742779" w:rsidP="000E54B1">
      <w:pPr>
        <w:pPrChange w:id="7064" w:author="Seth Oranburg" w:date="2026-03-07T09:50:00Z" w16du:dateUtc="2026-03-07T14:50:00Z">
          <w:pPr>
            <w:pStyle w:val="NormalWeb"/>
          </w:pPr>
        </w:pPrChange>
      </w:pPr>
      <w:del w:id="7065" w:author="Seth Oranburg" w:date="2026-03-07T09:50:00Z" w16du:dateUtc="2026-03-07T14:50:00Z">
        <w:r w:rsidRPr="00742779">
          <w:rPr>
            <w:rFonts w:ascii="ZWAdobeF" w:hAnsi="ZWAdobeF" w:cs="ZWAdobeF"/>
            <w:sz w:val="2"/>
            <w:szCs w:val="2"/>
          </w:rPr>
          <w:delText>3034B</w:delText>
        </w:r>
        <w:r w:rsidR="0033544D" w:rsidRPr="00742779">
          <w:delText>Third</w:delText>
        </w:r>
      </w:del>
      <w:ins w:id="7066" w:author="Seth Oranburg" w:date="2026-03-07T09:50:00Z" w16du:dateUtc="2026-03-07T14:50:00Z">
        <w:r w:rsidR="0033544D" w:rsidRPr="00742779">
          <w:t>Third</w:t>
        </w:r>
      </w:ins>
      <w:r w:rsidR="0033544D" w:rsidRPr="00742779">
        <w:t>, what does the trust fund doctrine mean? Some older cases stated that when a corporation becomes insolvent, its assets become a trust fund for creditors and directors become trustees obligated to preserve assets.</w:t>
      </w:r>
      <w:r w:rsidR="0033544D">
        <w:fldChar w:fldCharType="begin"/>
      </w:r>
      <w:r w:rsidR="0033544D">
        <w:instrText>HYPERLINK \l "fn396-11647" \o "Jump to citation"</w:instrText>
      </w:r>
      <w:r w:rsidR="0033544D">
        <w:fldChar w:fldCharType="separate"/>
      </w:r>
      <w:r w:rsidR="0033544D" w:rsidRPr="00742779">
        <w:rPr>
          <w:rStyle w:val="Hyperlink"/>
          <w:color w:val="auto"/>
          <w:u w:val="none"/>
        </w:rPr>
        <w:t>[396</w:t>
      </w:r>
      <w:r w:rsidR="00EE2871" w:rsidRPr="00742779">
        <w:rPr>
          <w:rStyle w:val="Hyperlink"/>
          <w:color w:val="auto"/>
          <w:u w:val="none"/>
        </w:rPr>
        <w:t>]</w:t>
      </w:r>
      <w:r w:rsidR="0033544D">
        <w:fldChar w:fldCharType="end"/>
      </w:r>
      <w:r w:rsidR="0033544D" w:rsidRPr="00742779">
        <w:t xml:space="preserve"> The </w:t>
      </w:r>
      <w:r w:rsidR="0033544D" w:rsidRPr="00742779">
        <w:rPr>
          <w:rStyle w:val="Emphasis"/>
        </w:rPr>
        <w:t>Quadrant</w:t>
      </w:r>
      <w:r w:rsidR="0033544D" w:rsidRPr="00742779">
        <w:t xml:space="preserve"> court clarified that this language is metaphorical rather than prescriptive. Directors of insolvent corporations do not become trustees in the technical sense. They remain corporate fiduciaries with business judgment discretion.</w:t>
      </w:r>
    </w:p>
    <w:p w14:paraId="476F5043" w14:textId="77777777" w:rsidR="0033544D" w:rsidRPr="00742779" w:rsidRDefault="00742779" w:rsidP="000E54B1">
      <w:del w:id="7067" w:author="Seth Oranburg" w:date="2026-03-07T09:50:00Z" w16du:dateUtc="2026-03-07T14:50:00Z">
        <w:r w:rsidRPr="00742779">
          <w:rPr>
            <w:rFonts w:ascii="ZWAdobeF" w:hAnsi="ZWAdobeF" w:cs="ZWAdobeF"/>
            <w:sz w:val="2"/>
            <w:szCs w:val="2"/>
          </w:rPr>
          <w:delText>3035B</w:delText>
        </w:r>
        <w:r w:rsidR="0033544D" w:rsidRPr="00742779">
          <w:delText>The</w:delText>
        </w:r>
      </w:del>
      <w:ins w:id="7068" w:author="Seth Oranburg" w:date="2026-03-07T09:50:00Z" w16du:dateUtc="2026-03-07T14:50:00Z">
        <w:r w:rsidR="0033544D" w:rsidRPr="00742779">
          <w:t>The</w:t>
        </w:r>
      </w:ins>
      <w:r w:rsidR="0033544D" w:rsidRPr="00742779">
        <w:t xml:space="preserve"> trust fund metaphor describes the economic reality that creditors have priority claims on corporate assets once equity is eliminated. But it does not impose trustee duties that would require directors to avoid all risk and preserve assets. Directors continue to exercise business judgment. They can pursue turnaround strategies. They can incur additional debt if that serves value maximization. They simply owe those business judgment duties to the corporation for creditors</w:t>
      </w:r>
      <w:r w:rsidR="009F60D1" w:rsidRPr="00742779">
        <w:t>’</w:t>
      </w:r>
      <w:r w:rsidR="0033544D" w:rsidRPr="00742779">
        <w:t xml:space="preserve"> benefit rather than for equity holders</w:t>
      </w:r>
      <w:r w:rsidR="009F60D1" w:rsidRPr="00742779">
        <w:t>’</w:t>
      </w:r>
      <w:r w:rsidR="0033544D" w:rsidRPr="00742779">
        <w:t xml:space="preserve"> benefit.</w:t>
      </w:r>
    </w:p>
    <w:p w14:paraId="14670591" w14:textId="77777777" w:rsidR="0033544D" w:rsidRPr="00742779" w:rsidRDefault="00742779" w:rsidP="000E54B1">
      <w:del w:id="7069" w:author="Seth Oranburg" w:date="2026-03-07T09:50:00Z" w16du:dateUtc="2026-03-07T14:50:00Z">
        <w:r w:rsidRPr="00742779">
          <w:rPr>
            <w:rFonts w:ascii="ZWAdobeF" w:hAnsi="ZWAdobeF" w:cs="ZWAdobeF"/>
            <w:sz w:val="2"/>
            <w:szCs w:val="2"/>
          </w:rPr>
          <w:delText>3036B</w:delText>
        </w:r>
        <w:r w:rsidR="0033544D" w:rsidRPr="00742779">
          <w:delText>The</w:delText>
        </w:r>
      </w:del>
      <w:ins w:id="7070" w:author="Seth Oranburg" w:date="2026-03-07T09:50:00Z" w16du:dateUtc="2026-03-07T14:50:00Z">
        <w:r w:rsidR="0033544D" w:rsidRPr="00742779">
          <w:t>The</w:t>
        </w:r>
      </w:ins>
      <w:r w:rsidR="0033544D" w:rsidRPr="00742779">
        <w:t xml:space="preserve"> clarifications in </w:t>
      </w:r>
      <w:r w:rsidR="0033544D" w:rsidRPr="00742779">
        <w:rPr>
          <w:rStyle w:val="Emphasis"/>
        </w:rPr>
        <w:t>Quadrant</w:t>
      </w:r>
      <w:r w:rsidR="0033544D" w:rsidRPr="00742779">
        <w:t xml:space="preserve"> complete the framework that </w:t>
      </w:r>
      <w:r w:rsidR="0033544D" w:rsidRPr="00742779">
        <w:rPr>
          <w:rStyle w:val="Emphasis"/>
        </w:rPr>
        <w:t>Gheewalla</w:t>
      </w:r>
      <w:r w:rsidR="0033544D" w:rsidRPr="00742779">
        <w:t xml:space="preserve"> established. Creditor standing arises at actual insolvency using the balance sheet and cash flow tests. Standing is tested when the complaint is filed. Creditors exercise derivative standing, suing on the corporation</w:t>
      </w:r>
      <w:r w:rsidR="009F60D1" w:rsidRPr="00742779">
        <w:t>’</w:t>
      </w:r>
      <w:r w:rsidR="0033544D" w:rsidRPr="00742779">
        <w:t>s behalf to enforce duties that directors owe to the corporate entity. Directors remain corporate fiduciaries with business judgment discretion, not trustees with absolute preservation duties.</w:t>
      </w:r>
    </w:p>
    <w:p w14:paraId="4F4D3C61" w14:textId="77777777" w:rsidR="0033544D" w:rsidRPr="00742779" w:rsidRDefault="0033544D" w:rsidP="000E54B1">
      <w:pPr>
        <w:pStyle w:val="Heading3"/>
        <w:rPr>
          <w:rFonts w:eastAsia="Times New Roman"/>
        </w:rPr>
      </w:pPr>
      <w:r w:rsidRPr="00742779">
        <w:rPr>
          <w:rFonts w:eastAsia="Times New Roman"/>
        </w:rPr>
        <w:t>Navigating Financial Distress</w:t>
      </w:r>
    </w:p>
    <w:p w14:paraId="611231A0" w14:textId="77777777" w:rsidR="0033544D" w:rsidRPr="00742779" w:rsidRDefault="00742779" w:rsidP="000E54B1">
      <w:del w:id="7071" w:author="Seth Oranburg" w:date="2026-03-07T09:50:00Z" w16du:dateUtc="2026-03-07T14:50:00Z">
        <w:r w:rsidRPr="00742779">
          <w:rPr>
            <w:rFonts w:ascii="ZWAdobeF" w:hAnsi="ZWAdobeF" w:cs="ZWAdobeF"/>
            <w:sz w:val="2"/>
            <w:szCs w:val="2"/>
          </w:rPr>
          <w:delText>3037B</w:delText>
        </w:r>
        <w:r w:rsidR="0033544D" w:rsidRPr="00742779">
          <w:delText>The</w:delText>
        </w:r>
      </w:del>
      <w:ins w:id="7072" w:author="Seth Oranburg" w:date="2026-03-07T09:50:00Z" w16du:dateUtc="2026-03-07T14:50:00Z">
        <w:r w:rsidR="0033544D" w:rsidRPr="00742779">
          <w:t>The</w:t>
        </w:r>
      </w:ins>
      <w:r w:rsidR="0033544D" w:rsidRPr="00742779">
        <w:t xml:space="preserve"> </w:t>
      </w:r>
      <w:r w:rsidR="0033544D" w:rsidRPr="00742779">
        <w:rPr>
          <w:rStyle w:val="Emphasis"/>
        </w:rPr>
        <w:t>Gheewalla</w:t>
      </w:r>
      <w:r w:rsidR="0033544D" w:rsidRPr="00742779">
        <w:t xml:space="preserve"> framework gives directors facing financial distress substantial authority but requires careful attention to financial condition and process. Several guidelines structure director decision-making in distressed situations.</w:t>
      </w:r>
    </w:p>
    <w:p w14:paraId="12069F8B" w14:textId="77777777" w:rsidR="0033544D" w:rsidRPr="00742779" w:rsidRDefault="00742779" w:rsidP="000E54B1">
      <w:del w:id="7073" w:author="Seth Oranburg" w:date="2026-03-07T09:50:00Z" w16du:dateUtc="2026-03-07T14:50:00Z">
        <w:r w:rsidRPr="00742779">
          <w:rPr>
            <w:rFonts w:ascii="ZWAdobeF" w:hAnsi="ZWAdobeF" w:cs="ZWAdobeF"/>
            <w:sz w:val="2"/>
            <w:szCs w:val="2"/>
          </w:rPr>
          <w:delText>3038B</w:delText>
        </w:r>
        <w:r w:rsidR="0033544D" w:rsidRPr="00742779">
          <w:delText>First</w:delText>
        </w:r>
      </w:del>
      <w:ins w:id="7074" w:author="Seth Oranburg" w:date="2026-03-07T09:50:00Z" w16du:dateUtc="2026-03-07T14:50:00Z">
        <w:r w:rsidR="0033544D" w:rsidRPr="00742779">
          <w:t>First</w:t>
        </w:r>
      </w:ins>
      <w:r w:rsidR="0033544D" w:rsidRPr="00742779">
        <w:t xml:space="preserve">, monitor solvency continuously. Directors should require management to provide solvency analyses at every board meeting when financial </w:t>
      </w:r>
      <w:r w:rsidR="0033544D" w:rsidRPr="00742779">
        <w:lastRenderedPageBreak/>
        <w:t>condition is uncertain. These analyses should apply both the balance sheet test and the cash flow test. They should project cash flows for twelve to eighteen months. They should identify when covenant violations might occur and should assess whether the company can cure violations or obtain waivers.</w:t>
      </w:r>
    </w:p>
    <w:p w14:paraId="232357DD" w14:textId="77777777" w:rsidR="0033544D" w:rsidRPr="00742779" w:rsidRDefault="00742779" w:rsidP="000E54B1">
      <w:del w:id="7075" w:author="Seth Oranburg" w:date="2026-03-07T09:50:00Z" w16du:dateUtc="2026-03-07T14:50:00Z">
        <w:r w:rsidRPr="00742779">
          <w:rPr>
            <w:rFonts w:ascii="ZWAdobeF" w:hAnsi="ZWAdobeF" w:cs="ZWAdobeF"/>
            <w:sz w:val="2"/>
            <w:szCs w:val="2"/>
          </w:rPr>
          <w:delText>3039B</w:delText>
        </w:r>
        <w:r w:rsidR="0033544D" w:rsidRPr="00742779">
          <w:delText>The</w:delText>
        </w:r>
      </w:del>
      <w:ins w:id="7076" w:author="Seth Oranburg" w:date="2026-03-07T09:50:00Z" w16du:dateUtc="2026-03-07T14:50:00Z">
        <w:r w:rsidR="0033544D" w:rsidRPr="00742779">
          <w:t>The</w:t>
        </w:r>
      </w:ins>
      <w:r w:rsidR="0033544D" w:rsidRPr="00742779">
        <w:t xml:space="preserve"> purpose is not to avoid insolvency, which may be unavoidable. The purpose is to know when insolvency occurs because that knowledge determines what duties directors owe and what litigation exposure they face. Directors who know the company is insolvent should manage to maximize corporate value for creditors</w:t>
      </w:r>
      <w:r w:rsidR="009F60D1" w:rsidRPr="00742779">
        <w:t>’</w:t>
      </w:r>
      <w:r w:rsidR="0033544D" w:rsidRPr="00742779">
        <w:t xml:space="preserve"> benefit. Directors who incorrectly believe the company is solvent and continue managing for equity value may face liability for breach of fiduciary duty once creditors gain standing.</w:t>
      </w:r>
    </w:p>
    <w:p w14:paraId="1DEE6DE3" w14:textId="77777777" w:rsidR="0033544D" w:rsidRPr="00742779" w:rsidRDefault="00742779" w:rsidP="000E54B1">
      <w:del w:id="7077" w:author="Seth Oranburg" w:date="2026-03-07T09:50:00Z" w16du:dateUtc="2026-03-07T14:50:00Z">
        <w:r w:rsidRPr="00742779">
          <w:rPr>
            <w:rFonts w:ascii="ZWAdobeF" w:hAnsi="ZWAdobeF" w:cs="ZWAdobeF"/>
            <w:sz w:val="2"/>
            <w:szCs w:val="2"/>
          </w:rPr>
          <w:delText>3040B</w:delText>
        </w:r>
        <w:r w:rsidR="0033544D" w:rsidRPr="00742779">
          <w:delText>Second</w:delText>
        </w:r>
      </w:del>
      <w:ins w:id="7078" w:author="Seth Oranburg" w:date="2026-03-07T09:50:00Z" w16du:dateUtc="2026-03-07T14:50:00Z">
        <w:r w:rsidR="0033544D" w:rsidRPr="00742779">
          <w:t>Second</w:t>
        </w:r>
      </w:ins>
      <w:r w:rsidR="0033544D" w:rsidRPr="00742779">
        <w:t>, document decision-making processes carefully. When making material decisions while the company is distressed, the board should document what information it considered, what alternatives it evaluated, what analysis supported the chosen course, and why the board concluded the decision served corporate interests. This documentation provides evidence that the board exercised business judgment rather than acted recklessly or in bad faith.</w:t>
      </w:r>
    </w:p>
    <w:p w14:paraId="5EFA6492" w14:textId="77777777" w:rsidR="0033544D" w:rsidRPr="00742779" w:rsidRDefault="00742779" w:rsidP="000E54B1">
      <w:del w:id="7079" w:author="Seth Oranburg" w:date="2026-03-07T09:50:00Z" w16du:dateUtc="2026-03-07T14:50:00Z">
        <w:r w:rsidRPr="00742779">
          <w:rPr>
            <w:rFonts w:ascii="ZWAdobeF" w:hAnsi="ZWAdobeF" w:cs="ZWAdobeF"/>
            <w:sz w:val="2"/>
            <w:szCs w:val="2"/>
          </w:rPr>
          <w:delText>3041B</w:delText>
        </w:r>
        <w:r w:rsidR="0033544D" w:rsidRPr="00742779">
          <w:delText>The</w:delText>
        </w:r>
      </w:del>
      <w:ins w:id="7080" w:author="Seth Oranburg" w:date="2026-03-07T09:50:00Z" w16du:dateUtc="2026-03-07T14:50:00Z">
        <w:r w:rsidR="0033544D" w:rsidRPr="00742779">
          <w:t>The</w:t>
        </w:r>
      </w:ins>
      <w:r w:rsidR="0033544D" w:rsidRPr="00742779">
        <w:t xml:space="preserve"> business judgment rule protects informed decisions made in good faith. Documentation shows that decisions were informed. It shows the board considered relevant factors. It shows the board reached conclusions based on analysis rather than hope. If creditors later challenge decisions, documentation that demonstrates adequate process substantially strengthens the defense.</w:t>
      </w:r>
    </w:p>
    <w:p w14:paraId="46F11D57" w14:textId="77777777" w:rsidR="0033544D" w:rsidRPr="00742779" w:rsidRDefault="00742779" w:rsidP="000E54B1">
      <w:del w:id="7081" w:author="Seth Oranburg" w:date="2026-03-07T09:50:00Z" w16du:dateUtc="2026-03-07T14:50:00Z">
        <w:r w:rsidRPr="00742779">
          <w:rPr>
            <w:rFonts w:ascii="ZWAdobeF" w:hAnsi="ZWAdobeF" w:cs="ZWAdobeF"/>
            <w:sz w:val="2"/>
            <w:szCs w:val="2"/>
          </w:rPr>
          <w:delText>3042B</w:delText>
        </w:r>
        <w:r w:rsidR="0033544D" w:rsidRPr="00742779">
          <w:delText>Third</w:delText>
        </w:r>
      </w:del>
      <w:ins w:id="7082" w:author="Seth Oranburg" w:date="2026-03-07T09:50:00Z" w16du:dateUtc="2026-03-07T14:50:00Z">
        <w:r w:rsidR="0033544D" w:rsidRPr="00742779">
          <w:t>Third</w:t>
        </w:r>
      </w:ins>
      <w:r w:rsidR="0033544D" w:rsidRPr="00742779">
        <w:t>, consider obtaining independent financial advice. When facing decisions that involve significant risk or that could be challenged as harming creditors, boards should consider retaining independent financial advisors to analyze alternatives and provide recommendations. An advisor</w:t>
      </w:r>
      <w:r w:rsidR="009F60D1" w:rsidRPr="00742779">
        <w:t>’</w:t>
      </w:r>
      <w:r w:rsidR="0033544D" w:rsidRPr="00742779">
        <w:t>s opinion that a proposed strategy maximizes corporate value provides credible evidence that the board</w:t>
      </w:r>
      <w:r w:rsidR="009F60D1" w:rsidRPr="00742779">
        <w:t>’</w:t>
      </w:r>
      <w:r w:rsidR="0033544D" w:rsidRPr="00742779">
        <w:t>s decision was reasonable.</w:t>
      </w:r>
    </w:p>
    <w:p w14:paraId="2AFF6674" w14:textId="77777777" w:rsidR="0033544D" w:rsidRPr="00742779" w:rsidRDefault="00742779" w:rsidP="000E54B1">
      <w:del w:id="7083" w:author="Seth Oranburg" w:date="2026-03-07T09:50:00Z" w16du:dateUtc="2026-03-07T14:50:00Z">
        <w:r w:rsidRPr="00742779">
          <w:rPr>
            <w:rFonts w:ascii="ZWAdobeF" w:hAnsi="ZWAdobeF" w:cs="ZWAdobeF"/>
            <w:sz w:val="2"/>
            <w:szCs w:val="2"/>
          </w:rPr>
          <w:delText>3043B</w:delText>
        </w:r>
        <w:r w:rsidR="0033544D" w:rsidRPr="00742779">
          <w:delText>The</w:delText>
        </w:r>
      </w:del>
      <w:ins w:id="7084" w:author="Seth Oranburg" w:date="2026-03-07T09:50:00Z" w16du:dateUtc="2026-03-07T14:50:00Z">
        <w:r w:rsidR="0033544D" w:rsidRPr="00742779">
          <w:t>The</w:t>
        </w:r>
      </w:ins>
      <w:r w:rsidR="0033544D" w:rsidRPr="00742779">
        <w:t xml:space="preserve"> advisor should be independent, meaning not beholden to management or to any creditor class. The advisor should have relevant expertise in valuation, restructuring, or the company</w:t>
      </w:r>
      <w:r w:rsidR="009F60D1" w:rsidRPr="00742779">
        <w:t>’</w:t>
      </w:r>
      <w:r w:rsidR="0033544D" w:rsidRPr="00742779">
        <w:t>s industry. The advisor</w:t>
      </w:r>
      <w:r w:rsidR="009F60D1" w:rsidRPr="00742779">
        <w:t>’</w:t>
      </w:r>
      <w:r w:rsidR="0033544D" w:rsidRPr="00742779">
        <w:t>s analysis should be thorough, examining multiple scenarios and considering probability-weighted outcomes. A superficial opinion provides little protection. A detailed analysis that withstands scrutiny provides substantial protection.</w:t>
      </w:r>
    </w:p>
    <w:p w14:paraId="230A2D6F" w14:textId="77777777" w:rsidR="0033544D" w:rsidRPr="00742779" w:rsidRDefault="00742779" w:rsidP="000E54B1">
      <w:del w:id="7085" w:author="Seth Oranburg" w:date="2026-03-07T09:50:00Z" w16du:dateUtc="2026-03-07T14:50:00Z">
        <w:r w:rsidRPr="00742779">
          <w:rPr>
            <w:rFonts w:ascii="ZWAdobeF" w:hAnsi="ZWAdobeF" w:cs="ZWAdobeF"/>
            <w:sz w:val="2"/>
            <w:szCs w:val="2"/>
          </w:rPr>
          <w:delText>3044B</w:delText>
        </w:r>
        <w:r w:rsidR="0033544D" w:rsidRPr="00742779">
          <w:delText>Fourth</w:delText>
        </w:r>
      </w:del>
      <w:ins w:id="7086" w:author="Seth Oranburg" w:date="2026-03-07T09:50:00Z" w16du:dateUtc="2026-03-07T14:50:00Z">
        <w:r w:rsidR="0033544D" w:rsidRPr="00742779">
          <w:t>Fourth</w:t>
        </w:r>
      </w:ins>
      <w:r w:rsidR="0033544D" w:rsidRPr="00742779">
        <w:t xml:space="preserve">, recognize when conflicts arise among constituencies. Directors owe duties to the corporation, but different constituencies benefit depending on solvency. While solvent, equity benefits from decisions that maximize expected value even if they involve substantial risk. When insolvent, creditors </w:t>
      </w:r>
      <w:r w:rsidR="0033544D" w:rsidRPr="00742779">
        <w:lastRenderedPageBreak/>
        <w:t>benefit from decisions that preserve value rather than gambling for resurrection. Directors should identify when proposed decisions create these conflicts and should ensure that decisions serve corporate value maximization rather than benefiting one constituency at another</w:t>
      </w:r>
      <w:r w:rsidR="009F60D1" w:rsidRPr="00742779">
        <w:t>’</w:t>
      </w:r>
      <w:r w:rsidR="0033544D" w:rsidRPr="00742779">
        <w:t>s expense.</w:t>
      </w:r>
    </w:p>
    <w:p w14:paraId="587DC521" w14:textId="77777777" w:rsidR="0033544D" w:rsidRPr="00742779" w:rsidRDefault="00742779" w:rsidP="000E54B1">
      <w:del w:id="7087" w:author="Seth Oranburg" w:date="2026-03-07T09:50:00Z" w16du:dateUtc="2026-03-07T14:50:00Z">
        <w:r w:rsidRPr="00742779">
          <w:rPr>
            <w:rFonts w:ascii="ZWAdobeF" w:hAnsi="ZWAdobeF" w:cs="ZWAdobeF"/>
            <w:sz w:val="2"/>
            <w:szCs w:val="2"/>
          </w:rPr>
          <w:delText>3045B</w:delText>
        </w:r>
        <w:r w:rsidR="0033544D" w:rsidRPr="00742779">
          <w:delText>If</w:delText>
        </w:r>
      </w:del>
      <w:ins w:id="7088" w:author="Seth Oranburg" w:date="2026-03-07T09:50:00Z" w16du:dateUtc="2026-03-07T14:50:00Z">
        <w:r w:rsidR="0033544D" w:rsidRPr="00742779">
          <w:t>If</w:t>
        </w:r>
      </w:ins>
      <w:r w:rsidR="0033544D" w:rsidRPr="00742779">
        <w:t xml:space="preserve"> management proposes a high-risk strategy that could restore equity value but could also consume assets needed to satisfy creditor claims, the board should analyze whether the strategy</w:t>
      </w:r>
      <w:r w:rsidR="009F60D1" w:rsidRPr="00742779">
        <w:t>’</w:t>
      </w:r>
      <w:r w:rsidR="0033544D" w:rsidRPr="00742779">
        <w:t>s expected value justifies the risk. The analysis should consider probability of success, magnitude of gains if successful, and magnitude of losses if unsuccessful. If expected value is positive based on reasonable probability estimates, the business judgment rule protects the decision even if it ultimately fails.</w:t>
      </w:r>
    </w:p>
    <w:p w14:paraId="6C00599A" w14:textId="77777777" w:rsidR="0033544D" w:rsidRPr="00742779" w:rsidRDefault="00742779" w:rsidP="000E54B1">
      <w:del w:id="7089" w:author="Seth Oranburg" w:date="2026-03-07T09:50:00Z" w16du:dateUtc="2026-03-07T14:50:00Z">
        <w:r w:rsidRPr="00742779">
          <w:rPr>
            <w:rFonts w:ascii="ZWAdobeF" w:hAnsi="ZWAdobeF" w:cs="ZWAdobeF"/>
            <w:sz w:val="2"/>
            <w:szCs w:val="2"/>
          </w:rPr>
          <w:delText>3046B</w:delText>
        </w:r>
        <w:r w:rsidR="0033544D" w:rsidRPr="00742779">
          <w:delText>But</w:delText>
        </w:r>
      </w:del>
      <w:ins w:id="7090" w:author="Seth Oranburg" w:date="2026-03-07T09:50:00Z" w16du:dateUtc="2026-03-07T14:50:00Z">
        <w:r w:rsidR="0033544D" w:rsidRPr="00742779">
          <w:t>But</w:t>
        </w:r>
      </w:ins>
      <w:r w:rsidR="0033544D" w:rsidRPr="00742779">
        <w:t xml:space="preserve"> if expected value is negative or if success depends on highly improbable outcomes, the decision may constitute a breach of fiduciary duty. Directors gambling on long shots using creditors</w:t>
      </w:r>
      <w:r w:rsidR="009F60D1" w:rsidRPr="00742779">
        <w:t>’</w:t>
      </w:r>
      <w:r w:rsidR="0033544D" w:rsidRPr="00742779">
        <w:t xml:space="preserve"> assets without reasonable basis for believing the gamble will succeed may face liability under loyalty or good faith standards.</w:t>
      </w:r>
    </w:p>
    <w:p w14:paraId="647A683F" w14:textId="77777777" w:rsidR="0033544D" w:rsidRPr="00742779" w:rsidRDefault="00742779" w:rsidP="000E54B1">
      <w:del w:id="7091" w:author="Seth Oranburg" w:date="2026-03-07T09:50:00Z" w16du:dateUtc="2026-03-07T14:50:00Z">
        <w:r w:rsidRPr="00742779">
          <w:rPr>
            <w:rFonts w:ascii="ZWAdobeF" w:hAnsi="ZWAdobeF" w:cs="ZWAdobeF"/>
            <w:sz w:val="2"/>
            <w:szCs w:val="2"/>
          </w:rPr>
          <w:delText>3047B</w:delText>
        </w:r>
        <w:r w:rsidR="0033544D" w:rsidRPr="00742779">
          <w:delText>Fifth</w:delText>
        </w:r>
      </w:del>
      <w:ins w:id="7092" w:author="Seth Oranburg" w:date="2026-03-07T09:50:00Z" w16du:dateUtc="2026-03-07T14:50:00Z">
        <w:r w:rsidR="0033544D" w:rsidRPr="00742779">
          <w:t>Fifth</w:t>
        </w:r>
      </w:ins>
      <w:r w:rsidR="0033544D" w:rsidRPr="00742779">
        <w:t>, understand that business judgment rule protection depends on being actually informed and acting in good faith. The rule does not protect uninformed decisions or decisions made in bad faith. Directors who approve risky strategies without understanding the risks, without analyzing alternatives, or without reasonable basis for believing the strategies will succeed may not receive business judgment rule protection.</w:t>
      </w:r>
    </w:p>
    <w:p w14:paraId="46FE2A1A" w14:textId="77777777" w:rsidR="0033544D" w:rsidRPr="00742779" w:rsidRDefault="00742779" w:rsidP="000E54B1">
      <w:del w:id="7093" w:author="Seth Oranburg" w:date="2026-03-07T09:50:00Z" w16du:dateUtc="2026-03-07T14:50:00Z">
        <w:r w:rsidRPr="00742779">
          <w:rPr>
            <w:rFonts w:ascii="ZWAdobeF" w:hAnsi="ZWAdobeF" w:cs="ZWAdobeF"/>
            <w:sz w:val="2"/>
            <w:szCs w:val="2"/>
          </w:rPr>
          <w:delText>3048B</w:delText>
        </w:r>
        <w:r w:rsidR="0033544D" w:rsidRPr="00742779">
          <w:delText>Good</w:delText>
        </w:r>
      </w:del>
      <w:ins w:id="7094" w:author="Seth Oranburg" w:date="2026-03-07T09:50:00Z" w16du:dateUtc="2026-03-07T14:50:00Z">
        <w:r w:rsidR="0033544D" w:rsidRPr="00742779">
          <w:t>Good</w:t>
        </w:r>
      </w:ins>
      <w:r w:rsidR="0033544D" w:rsidRPr="00742779">
        <w:t xml:space="preserve"> faith requires honest belief that the decision serves corporate interests. Directors who know a strategy is value-destructive but pursue it hoping luck intervenes have not acted in good faith. Directors who abandon fiduciary obligations and pursue personal interests rather than corporate interests have not acted in good faith. The business judgment rule protects business decisions, not breaches of loyalty or conscious disregard of duty.</w:t>
      </w:r>
    </w:p>
    <w:p w14:paraId="1FA212E5" w14:textId="77777777" w:rsidR="0033544D" w:rsidRPr="00742779" w:rsidRDefault="00742779" w:rsidP="000E54B1">
      <w:del w:id="7095" w:author="Seth Oranburg" w:date="2026-03-07T09:50:00Z" w16du:dateUtc="2026-03-07T14:50:00Z">
        <w:r w:rsidRPr="00742779">
          <w:rPr>
            <w:rFonts w:ascii="ZWAdobeF" w:hAnsi="ZWAdobeF" w:cs="ZWAdobeF"/>
            <w:sz w:val="2"/>
            <w:szCs w:val="2"/>
          </w:rPr>
          <w:delText>3049B</w:delText>
        </w:r>
        <w:r w:rsidR="0033544D" w:rsidRPr="00742779">
          <w:delText>These</w:delText>
        </w:r>
      </w:del>
      <w:ins w:id="7096" w:author="Seth Oranburg" w:date="2026-03-07T09:50:00Z" w16du:dateUtc="2026-03-07T14:50:00Z">
        <w:r w:rsidR="0033544D" w:rsidRPr="00742779">
          <w:t>These</w:t>
        </w:r>
      </w:ins>
      <w:r w:rsidR="0033544D" w:rsidRPr="00742779">
        <w:t xml:space="preserve"> guidelines apply to ConstructEdge</w:t>
      </w:r>
      <w:r w:rsidR="009F60D1" w:rsidRPr="00742779">
        <w:t>’</w:t>
      </w:r>
      <w:r w:rsidR="0033544D" w:rsidRPr="00742779">
        <w:t>s decision about the Summit acquisition. If ConstructEdge is currently solvent under both solvency tests, the board manages for stockholder benefit and can approve the acquisition if it maximizes expected equity value. The board should document its analysis showing that projected cash flows can service the additional debt and that the company will remain solvent post-acquisition.</w:t>
      </w:r>
    </w:p>
    <w:p w14:paraId="27BBA0CD" w14:textId="77777777" w:rsidR="0033544D" w:rsidRPr="00742779" w:rsidRDefault="00742779" w:rsidP="000E54B1">
      <w:del w:id="7097" w:author="Seth Oranburg" w:date="2026-03-07T09:50:00Z" w16du:dateUtc="2026-03-07T14:50:00Z">
        <w:r w:rsidRPr="00742779">
          <w:rPr>
            <w:rFonts w:ascii="ZWAdobeF" w:hAnsi="ZWAdobeF" w:cs="ZWAdobeF"/>
            <w:sz w:val="2"/>
            <w:szCs w:val="2"/>
          </w:rPr>
          <w:delText>3050B</w:delText>
        </w:r>
        <w:r w:rsidR="0033544D" w:rsidRPr="00742779">
          <w:delText>If</w:delText>
        </w:r>
      </w:del>
      <w:ins w:id="7098" w:author="Seth Oranburg" w:date="2026-03-07T09:50:00Z" w16du:dateUtc="2026-03-07T14:50:00Z">
        <w:r w:rsidR="0033544D" w:rsidRPr="00742779">
          <w:t>If</w:t>
        </w:r>
      </w:ins>
      <w:r w:rsidR="0033544D" w:rsidRPr="00742779">
        <w:t xml:space="preserve"> ConstructEdge is actually insolvent, meaning liabilities exceed assets or the company cannot pay debts as they mature, creditors are residual risk bearers and the board must maximize value for their benefit. The acquisition may still be appropriate if it maximizes corporate value, but the analysis shifts. </w:t>
      </w:r>
      <w:r w:rsidR="0033544D" w:rsidRPr="00742779">
        <w:lastRenderedPageBreak/>
        <w:t>The board should consider whether the acquisition preserves more value than alternative strategies like restructuring debt, seeking additional equity capital, or pursuing an orderly wind-down.</w:t>
      </w:r>
    </w:p>
    <w:p w14:paraId="6414A87F" w14:textId="77777777" w:rsidR="0033544D" w:rsidRPr="00742779" w:rsidRDefault="00742779" w:rsidP="000E54B1">
      <w:del w:id="7099" w:author="Seth Oranburg" w:date="2026-03-07T09:50:00Z" w16du:dateUtc="2026-03-07T14:50:00Z">
        <w:r w:rsidRPr="00742779">
          <w:rPr>
            <w:rFonts w:ascii="ZWAdobeF" w:hAnsi="ZWAdobeF" w:cs="ZWAdobeF"/>
            <w:sz w:val="2"/>
            <w:szCs w:val="2"/>
          </w:rPr>
          <w:delText>3051B</w:delText>
        </w:r>
        <w:r w:rsidR="0033544D" w:rsidRPr="00742779">
          <w:delText>The</w:delText>
        </w:r>
      </w:del>
      <w:ins w:id="7100" w:author="Seth Oranburg" w:date="2026-03-07T09:50:00Z" w16du:dateUtc="2026-03-07T14:50:00Z">
        <w:r w:rsidR="0033544D" w:rsidRPr="00742779">
          <w:t>The</w:t>
        </w:r>
      </w:ins>
      <w:r w:rsidR="0033544D" w:rsidRPr="00742779">
        <w:t xml:space="preserve"> board</w:t>
      </w:r>
      <w:r w:rsidR="009F60D1" w:rsidRPr="00742779">
        <w:t>’</w:t>
      </w:r>
      <w:r w:rsidR="0033544D" w:rsidRPr="00742779">
        <w:t xml:space="preserve">s obligation is to maximize corporate value for whoever holds the residual claim. Identifying who holds that claim requires applying solvency tests. Making decisions that maximize value requires exercising informed business judgment. Defending those decisions requires documenting process. The </w:t>
      </w:r>
      <w:r w:rsidR="0033544D" w:rsidRPr="00742779">
        <w:rPr>
          <w:rStyle w:val="Emphasis"/>
        </w:rPr>
        <w:t>Gheewalla</w:t>
      </w:r>
      <w:r w:rsidR="0033544D" w:rsidRPr="00742779">
        <w:t xml:space="preserve"> framework provides the structure. Director judgment fills in the substance.</w:t>
      </w:r>
    </w:p>
    <w:p w14:paraId="0790E9AE" w14:textId="77777777" w:rsidR="0033544D" w:rsidRPr="00742779" w:rsidRDefault="0033544D" w:rsidP="000E54B1">
      <w:pPr>
        <w:pStyle w:val="Heading2"/>
        <w:rPr>
          <w:rFonts w:eastAsia="Times New Roman"/>
        </w:rPr>
      </w:pPr>
      <w:del w:id="7101" w:author="Seth Oranburg" w:date="2026-03-07T09:50:00Z" w16du:dateUtc="2026-03-07T14:50:00Z">
        <w:r w:rsidRPr="00742779">
          <w:rPr>
            <w:rFonts w:eastAsia="Times New Roman"/>
          </w:rPr>
          <w:delText xml:space="preserve">Part V: </w:delText>
        </w:r>
      </w:del>
      <w:r>
        <w:t>Applied Problems—A CFO’s Board Packet</w:t>
      </w:r>
    </w:p>
    <w:p w14:paraId="5D616E02" w14:textId="77777777" w:rsidR="0033544D" w:rsidRPr="00742779" w:rsidRDefault="00742779" w:rsidP="000E54B1">
      <w:del w:id="7102" w:author="Seth Oranburg" w:date="2026-03-07T09:50:00Z" w16du:dateUtc="2026-03-07T14:50:00Z">
        <w:r w:rsidRPr="00742779">
          <w:rPr>
            <w:rFonts w:ascii="ZWAdobeF" w:hAnsi="ZWAdobeF" w:cs="ZWAdobeF"/>
            <w:sz w:val="2"/>
            <w:szCs w:val="2"/>
          </w:rPr>
          <w:delText>3052B</w:delText>
        </w:r>
        <w:r w:rsidR="0033544D" w:rsidRPr="00742779">
          <w:delText>The</w:delText>
        </w:r>
      </w:del>
      <w:ins w:id="7103" w:author="Seth Oranburg" w:date="2026-03-07T09:50:00Z" w16du:dateUtc="2026-03-07T14:50:00Z">
        <w:r w:rsidR="0033544D" w:rsidRPr="00742779">
          <w:t>The three scenarios below are drawn from ConstructEdge's capital structure history. Each presents a problem that arose from choices made during the financing stages studied in earlier chapters. The</w:t>
        </w:r>
      </w:ins>
      <w:r w:rsidR="0033544D" w:rsidRPr="00742779">
        <w:t xml:space="preserve"> doctrines examined in previous sections answer foundational questions about when directors owe duties to creditors, when transactions are fraudulent, and what standards govern distressed companies. But directors facing these issues in real time need frameworks for applying doctrine to decisions. This section presents three scenarios that ConstructEdge</w:t>
      </w:r>
      <w:r w:rsidR="009F60D1" w:rsidRPr="00742779">
        <w:t>’</w:t>
      </w:r>
      <w:r w:rsidR="0033544D" w:rsidRPr="00742779">
        <w:t>s board might encounter as the company navigates financial distress. Each scenario requires integrating capital structure analysis, solvency testing, fiduciary duty frameworks, and process considerations.</w:t>
      </w:r>
    </w:p>
    <w:p w14:paraId="7DC62C99" w14:textId="77777777" w:rsidR="0033544D" w:rsidRPr="00742779" w:rsidRDefault="0033544D" w:rsidP="000E54B1">
      <w:pPr>
        <w:pStyle w:val="Heading3"/>
        <w:rPr>
          <w:rFonts w:eastAsia="Times New Roman"/>
        </w:rPr>
      </w:pPr>
      <w:r w:rsidRPr="00742779">
        <w:rPr>
          <w:rFonts w:eastAsia="Times New Roman"/>
        </w:rPr>
        <w:t>Scenario One: Covenant Breach and Forbearance</w:t>
      </w:r>
    </w:p>
    <w:p w14:paraId="36A9DCAC" w14:textId="77777777" w:rsidR="0033544D" w:rsidRPr="00742779" w:rsidRDefault="00742779" w:rsidP="000E54B1">
      <w:del w:id="7104" w:author="Seth Oranburg" w:date="2026-03-07T09:50:00Z" w16du:dateUtc="2026-03-07T14:50:00Z">
        <w:r w:rsidRPr="00742779">
          <w:rPr>
            <w:rFonts w:ascii="ZWAdobeF" w:hAnsi="ZWAdobeF" w:cs="ZWAdobeF"/>
            <w:sz w:val="2"/>
            <w:szCs w:val="2"/>
          </w:rPr>
          <w:delText>3053B</w:delText>
        </w:r>
        <w:r w:rsidR="0033544D" w:rsidRPr="00742779">
          <w:delText>ConstructEdge</w:delText>
        </w:r>
        <w:r w:rsidR="009F60D1" w:rsidRPr="00742779">
          <w:delText>’</w:delText>
        </w:r>
        <w:r w:rsidR="0033544D" w:rsidRPr="00742779">
          <w:delText>s</w:delText>
        </w:r>
      </w:del>
      <w:ins w:id="7105" w:author="Seth Oranburg" w:date="2026-03-07T09:50:00Z" w16du:dateUtc="2026-03-07T14:50:00Z">
        <w:r w:rsidR="0033544D" w:rsidRPr="00742779">
          <w:t>ConstructEdge</w:t>
        </w:r>
        <w:r w:rsidR="009F60D1" w:rsidRPr="00742779">
          <w:t>’</w:t>
        </w:r>
        <w:r w:rsidR="0033544D" w:rsidRPr="00742779">
          <w:t>s</w:t>
        </w:r>
      </w:ins>
      <w:r w:rsidR="0033544D" w:rsidRPr="00742779">
        <w:t xml:space="preserve"> credit agreement with its senior lender requires maintaining minimum EBITDA of four million dollars measured quarterly. The most recent quarter produced EBITDA of three million six hundred thousand dollars. Revenue declined due to project delays and customer cancellations. Operating expenses remained fixed. The covenant violation constitutes an event of default under the credit agreement.</w:t>
      </w:r>
    </w:p>
    <w:p w14:paraId="2D838C53" w14:textId="77777777" w:rsidR="0033544D" w:rsidRPr="00742779" w:rsidRDefault="00742779" w:rsidP="000E54B1">
      <w:del w:id="7106" w:author="Seth Oranburg" w:date="2026-03-07T09:50:00Z" w16du:dateUtc="2026-03-07T14:50:00Z">
        <w:r w:rsidRPr="00742779">
          <w:rPr>
            <w:rFonts w:ascii="ZWAdobeF" w:hAnsi="ZWAdobeF" w:cs="ZWAdobeF"/>
            <w:sz w:val="2"/>
            <w:szCs w:val="2"/>
          </w:rPr>
          <w:delText>3054B</w:delText>
        </w:r>
        <w:r w:rsidR="0033544D" w:rsidRPr="00742779">
          <w:delText>The</w:delText>
        </w:r>
      </w:del>
      <w:ins w:id="7107" w:author="Seth Oranburg" w:date="2026-03-07T09:50:00Z" w16du:dateUtc="2026-03-07T14:50:00Z">
        <w:r w:rsidR="0033544D" w:rsidRPr="00742779">
          <w:t>The</w:t>
        </w:r>
      </w:ins>
      <w:r w:rsidR="0033544D" w:rsidRPr="00742779">
        <w:t xml:space="preserve"> credit agreement gives the bank the right to accelerate all outstanding principal and accrued interest immediately upon default, making the entire eighteen million dollar balance due immediately. The bank also holds security interests in all of ConstructEdge</w:t>
      </w:r>
      <w:r w:rsidR="009F60D1" w:rsidRPr="00742779">
        <w:t>’</w:t>
      </w:r>
      <w:r w:rsidR="0033544D" w:rsidRPr="00742779">
        <w:t>s assets, giving it the right to foreclose on collateral if the debt is not repaid. These rights give the bank enormous leverage over ConstructEdge even though the company remains balance sheet solvent and continues generating positive cash flow.</w:t>
      </w:r>
    </w:p>
    <w:p w14:paraId="2AAB1DD3" w14:textId="77777777" w:rsidR="0033544D" w:rsidRPr="00742779" w:rsidRDefault="00742779" w:rsidP="000E54B1">
      <w:del w:id="7108" w:author="Seth Oranburg" w:date="2026-03-07T09:50:00Z" w16du:dateUtc="2026-03-07T14:50:00Z">
        <w:r w:rsidRPr="00742779">
          <w:rPr>
            <w:rFonts w:ascii="ZWAdobeF" w:hAnsi="ZWAdobeF" w:cs="ZWAdobeF"/>
            <w:sz w:val="2"/>
            <w:szCs w:val="2"/>
          </w:rPr>
          <w:lastRenderedPageBreak/>
          <w:delText>3055B</w:delText>
        </w:r>
        <w:r w:rsidR="0033544D" w:rsidRPr="00742779">
          <w:delText>The</w:delText>
        </w:r>
      </w:del>
      <w:ins w:id="7109" w:author="Seth Oranburg" w:date="2026-03-07T09:50:00Z" w16du:dateUtc="2026-03-07T14:50:00Z">
        <w:r w:rsidR="0033544D" w:rsidRPr="00742779">
          <w:t>The</w:t>
        </w:r>
      </w:ins>
      <w:r w:rsidR="0033544D" w:rsidRPr="00742779">
        <w:t xml:space="preserve"> bank</w:t>
      </w:r>
      <w:r w:rsidR="009F60D1" w:rsidRPr="00742779">
        <w:t>’</w:t>
      </w:r>
      <w:r w:rsidR="0033544D" w:rsidRPr="00742779">
        <w:t>s credit officer contacts Zeeva and proposes forbearance. The bank will agree not to accelerate the debt and will waive the covenant violation for six months. In exchange, the bank demands immediate principal paydown of two million dollars, an interest rate increase from eight percent to twelve percent, weekly cash reporting requirements, monthly financial statement delivery with management discussion and analysis, a board observer seat allowing the credit officer to attend all board meetings, prohibition on any dividends or distributions to equity holders, and consent rights over any capital expenditures exceeding fifty thousand dollars.</w:t>
      </w:r>
    </w:p>
    <w:p w14:paraId="01A4010C" w14:textId="77777777" w:rsidR="0033544D" w:rsidRPr="00742779" w:rsidRDefault="00742779" w:rsidP="000E54B1">
      <w:del w:id="7110" w:author="Seth Oranburg" w:date="2026-03-07T09:50:00Z" w16du:dateUtc="2026-03-07T14:50:00Z">
        <w:r w:rsidRPr="00742779">
          <w:rPr>
            <w:rFonts w:ascii="ZWAdobeF" w:hAnsi="ZWAdobeF" w:cs="ZWAdobeF"/>
            <w:sz w:val="2"/>
            <w:szCs w:val="2"/>
          </w:rPr>
          <w:delText>3056B</w:delText>
        </w:r>
        <w:r w:rsidR="0033544D" w:rsidRPr="00742779">
          <w:delText>The</w:delText>
        </w:r>
      </w:del>
      <w:ins w:id="7111" w:author="Seth Oranburg" w:date="2026-03-07T09:50:00Z" w16du:dateUtc="2026-03-07T14:50:00Z">
        <w:r w:rsidR="0033544D" w:rsidRPr="00742779">
          <w:t>The</w:t>
        </w:r>
      </w:ins>
      <w:r w:rsidR="0033544D" w:rsidRPr="00742779">
        <w:t xml:space="preserve"> two million dollar principal paydown will drain ConstructEdge</w:t>
      </w:r>
      <w:r w:rsidR="009F60D1" w:rsidRPr="00742779">
        <w:t>’</w:t>
      </w:r>
      <w:r w:rsidR="0033544D" w:rsidRPr="00742779">
        <w:t>s cash reserves. The company has three million in cash. The paydown leaves one million in working capital, which provides minimal cushion for operations that typically require one million five hundred thousand dollars in working capital. The increased interest rate adds seven hundred twenty thousand dollars in annual interest expense. The consent rights over capital expenditures give the bank veto power over business decisions that directors would ordinarily make without creditor approval.</w:t>
      </w:r>
    </w:p>
    <w:p w14:paraId="0BC8D13A" w14:textId="77777777" w:rsidR="0033544D" w:rsidRPr="00742779" w:rsidRDefault="00742779" w:rsidP="000E54B1">
      <w:del w:id="7112" w:author="Seth Oranburg" w:date="2026-03-07T09:50:00Z" w16du:dateUtc="2026-03-07T14:50:00Z">
        <w:r w:rsidRPr="00742779">
          <w:rPr>
            <w:rFonts w:ascii="ZWAdobeF" w:hAnsi="ZWAdobeF" w:cs="ZWAdobeF"/>
            <w:sz w:val="2"/>
            <w:szCs w:val="2"/>
          </w:rPr>
          <w:delText>3057B</w:delText>
        </w:r>
        <w:r w:rsidR="0033544D" w:rsidRPr="00742779">
          <w:delText>The</w:delText>
        </w:r>
      </w:del>
      <w:ins w:id="7113" w:author="Seth Oranburg" w:date="2026-03-07T09:50:00Z" w16du:dateUtc="2026-03-07T14:50:00Z">
        <w:r w:rsidR="0033544D" w:rsidRPr="00742779">
          <w:t>The</w:t>
        </w:r>
      </w:ins>
      <w:r w:rsidR="0033544D" w:rsidRPr="00742779">
        <w:t xml:space="preserve"> board must decide whether to accept these terms or reject forbearance and face potential acceleration. If the board rejects forbearance, the bank may accelerate and foreclose, forcing ConstructEdge into bankruptcy. If the board accepts forbearance, the company can continue operating but under terms that heavily favor the bank and that leave minimal financial flexibility.</w:t>
      </w:r>
    </w:p>
    <w:p w14:paraId="320F4376" w14:textId="77777777" w:rsidR="0033544D" w:rsidRPr="00742779" w:rsidRDefault="00742779" w:rsidP="000E54B1">
      <w:del w:id="7114" w:author="Seth Oranburg" w:date="2026-03-07T09:50:00Z" w16du:dateUtc="2026-03-07T14:50:00Z">
        <w:r w:rsidRPr="00742779">
          <w:rPr>
            <w:rStyle w:val="Strong"/>
            <w:rFonts w:ascii="ZWAdobeF" w:hAnsi="ZWAdobeF" w:cs="ZWAdobeF"/>
            <w:b w:val="0"/>
            <w:sz w:val="2"/>
            <w:szCs w:val="2"/>
          </w:rPr>
          <w:delText>3058B</w:delText>
        </w:r>
        <w:r w:rsidR="0033544D" w:rsidRPr="00742779">
          <w:rPr>
            <w:rStyle w:val="Strong"/>
          </w:rPr>
          <w:delText>Analyzing</w:delText>
        </w:r>
      </w:del>
      <w:ins w:id="7115" w:author="Seth Oranburg" w:date="2026-03-07T09:50:00Z" w16du:dateUtc="2026-03-07T14:50:00Z">
        <w:r w:rsidR="0033544D" w:rsidRPr="00742779">
          <w:rPr>
            <w:rStyle w:val="Strong"/>
          </w:rPr>
          <w:t>Analyzing</w:t>
        </w:r>
      </w:ins>
      <w:r w:rsidR="0033544D" w:rsidRPr="00742779">
        <w:rPr>
          <w:rStyle w:val="Strong"/>
        </w:rPr>
        <w:t xml:space="preserve"> Director Duties</w:t>
      </w:r>
      <w:r w:rsidR="0033544D" w:rsidRPr="00742779">
        <w:t>: Is ConstructEdge solvent? Under the balance sheet test, the company</w:t>
      </w:r>
      <w:r w:rsidR="009F60D1" w:rsidRPr="00742779">
        <w:t>’</w:t>
      </w:r>
      <w:r w:rsidR="0033544D" w:rsidRPr="00742779">
        <w:t>s assets exceed its liabilities. The company owns equipment, inventory, receivables, and real property worth approximately thirty-five million dollars. Its liabilities total twenty-four million, including the eighteen million bank debt and six million in trade payables. Balance sheet solvency is satisfied.</w:t>
      </w:r>
    </w:p>
    <w:p w14:paraId="0E9BDD59" w14:textId="77777777" w:rsidR="0033544D" w:rsidRPr="00742779" w:rsidRDefault="00742779" w:rsidP="000E54B1">
      <w:del w:id="7116" w:author="Seth Oranburg" w:date="2026-03-07T09:50:00Z" w16du:dateUtc="2026-03-07T14:50:00Z">
        <w:r w:rsidRPr="00742779">
          <w:rPr>
            <w:rFonts w:ascii="ZWAdobeF" w:hAnsi="ZWAdobeF" w:cs="ZWAdobeF"/>
            <w:sz w:val="2"/>
            <w:szCs w:val="2"/>
          </w:rPr>
          <w:delText>3059B</w:delText>
        </w:r>
        <w:r w:rsidR="0033544D" w:rsidRPr="00742779">
          <w:delText>Under</w:delText>
        </w:r>
      </w:del>
      <w:ins w:id="7117" w:author="Seth Oranburg" w:date="2026-03-07T09:50:00Z" w16du:dateUtc="2026-03-07T14:50:00Z">
        <w:r w:rsidR="0033544D" w:rsidRPr="00742779">
          <w:t>Under</w:t>
        </w:r>
      </w:ins>
      <w:r w:rsidR="0033544D" w:rsidRPr="00742779">
        <w:t xml:space="preserve"> the cash flow test, ConstructEdge generates sufficient revenue to pay obligations as they mature under normal circumstances. The EBITDA shortfall does not mean the company cannot pay bills. It means the company breached a financial covenant that the bank negotiated as a monitoring tool. The company continues paying suppliers, meeting payroll, and servicing debt. Cash flow solvency is satisfied.</w:t>
      </w:r>
    </w:p>
    <w:p w14:paraId="0C876881" w14:textId="77777777" w:rsidR="0033544D" w:rsidRPr="00742779" w:rsidRDefault="00742779" w:rsidP="000E54B1">
      <w:pPr>
        <w:pPrChange w:id="7118" w:author="Seth Oranburg" w:date="2026-03-07T09:50:00Z" w16du:dateUtc="2026-03-07T14:50:00Z">
          <w:pPr>
            <w:pStyle w:val="NormalWeb"/>
          </w:pPr>
        </w:pPrChange>
      </w:pPr>
      <w:del w:id="7119" w:author="Seth Oranburg" w:date="2026-03-07T09:50:00Z" w16du:dateUtc="2026-03-07T14:50:00Z">
        <w:r w:rsidRPr="00742779">
          <w:rPr>
            <w:rStyle w:val="Emphasis"/>
            <w:rFonts w:ascii="ZWAdobeF" w:hAnsi="ZWAdobeF" w:cs="ZWAdobeF"/>
            <w:i w:val="0"/>
            <w:sz w:val="2"/>
            <w:szCs w:val="2"/>
          </w:rPr>
          <w:delText>3060B</w:delText>
        </w:r>
        <w:r w:rsidR="0033544D" w:rsidRPr="00742779">
          <w:rPr>
            <w:rStyle w:val="Emphasis"/>
          </w:rPr>
          <w:delText>Gheewalla</w:delText>
        </w:r>
      </w:del>
      <w:ins w:id="7120" w:author="Seth Oranburg" w:date="2026-03-07T09:50:00Z" w16du:dateUtc="2026-03-07T14:50:00Z">
        <w:r w:rsidR="0033544D" w:rsidRPr="00742779">
          <w:rPr>
            <w:rStyle w:val="Emphasis"/>
          </w:rPr>
          <w:t>Gheewalla</w:t>
        </w:r>
      </w:ins>
      <w:r w:rsidR="0033544D" w:rsidRPr="00742779">
        <w:t xml:space="preserve"> teaches that while the company is solvent, directors owe duties to the corporation for the benefit of stockholders.</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r w:rsidR="0033544D" w:rsidRPr="00742779">
        <w:t xml:space="preserve"> The board should evaluate the forbearance terms by asking whether accepting them maximizes equity value compared to alternatives.</w:t>
      </w:r>
    </w:p>
    <w:p w14:paraId="41C0CB6E" w14:textId="77777777" w:rsidR="0033544D" w:rsidRPr="00742779" w:rsidRDefault="00742779" w:rsidP="000E54B1">
      <w:del w:id="7121" w:author="Seth Oranburg" w:date="2026-03-07T09:50:00Z" w16du:dateUtc="2026-03-07T14:50:00Z">
        <w:r w:rsidRPr="00742779">
          <w:rPr>
            <w:rFonts w:ascii="ZWAdobeF" w:hAnsi="ZWAdobeF" w:cs="ZWAdobeF"/>
            <w:sz w:val="2"/>
            <w:szCs w:val="2"/>
          </w:rPr>
          <w:lastRenderedPageBreak/>
          <w:delText>3061B</w:delText>
        </w:r>
        <w:r w:rsidR="0033544D" w:rsidRPr="00742779">
          <w:delText>One</w:delText>
        </w:r>
      </w:del>
      <w:ins w:id="7122" w:author="Seth Oranburg" w:date="2026-03-07T09:50:00Z" w16du:dateUtc="2026-03-07T14:50:00Z">
        <w:r w:rsidR="0033544D" w:rsidRPr="00742779">
          <w:t>One</w:t>
        </w:r>
      </w:ins>
      <w:r w:rsidR="0033544D" w:rsidRPr="00742779">
        <w:t xml:space="preserve"> alternative is rejecting forbearance and negotiating. The bank may be bluffing about acceleration. Foreclosing on a performing borrower that missed one covenant creates costs for the bank. The bank must hire counsel, file foreclosure proceedings, potentially take possession of assets it does not want to own, and either operate the business or liquidate assets in what may be an unfavorable market. The bank</w:t>
      </w:r>
      <w:r w:rsidR="009F60D1" w:rsidRPr="00742779">
        <w:t>’</w:t>
      </w:r>
      <w:r w:rsidR="0033544D" w:rsidRPr="00742779">
        <w:t>s threats may be negotiating tactics rather than serious intentions.</w:t>
      </w:r>
    </w:p>
    <w:p w14:paraId="1C4923C0" w14:textId="77777777" w:rsidR="0033544D" w:rsidRPr="00742779" w:rsidRDefault="00742779" w:rsidP="000E54B1">
      <w:del w:id="7123" w:author="Seth Oranburg" w:date="2026-03-07T09:50:00Z" w16du:dateUtc="2026-03-07T14:50:00Z">
        <w:r w:rsidRPr="00742779">
          <w:rPr>
            <w:rFonts w:ascii="ZWAdobeF" w:hAnsi="ZWAdobeF" w:cs="ZWAdobeF"/>
            <w:sz w:val="2"/>
            <w:szCs w:val="2"/>
          </w:rPr>
          <w:delText>3062B</w:delText>
        </w:r>
        <w:r w:rsidR="0033544D" w:rsidRPr="00742779">
          <w:delText>Another</w:delText>
        </w:r>
      </w:del>
      <w:ins w:id="7124" w:author="Seth Oranburg" w:date="2026-03-07T09:50:00Z" w16du:dateUtc="2026-03-07T14:50:00Z">
        <w:r w:rsidR="0033544D" w:rsidRPr="00742779">
          <w:t>Another</w:t>
        </w:r>
      </w:ins>
      <w:r w:rsidR="0033544D" w:rsidRPr="00742779">
        <w:t xml:space="preserve"> alternative is seeking refinancing from a different lender. If ConstructEdge can refinance the bank debt with a new lender that offers better terms, the company can repay the bank and escape the forbearance terms. But refinancing requires time that the bank may not provide, and finding lenders willing to refinance a company in covenant breach may be difficult.</w:t>
      </w:r>
    </w:p>
    <w:p w14:paraId="3CED4462" w14:textId="77777777" w:rsidR="0033544D" w:rsidRPr="00742779" w:rsidRDefault="00742779" w:rsidP="000E54B1">
      <w:del w:id="7125" w:author="Seth Oranburg" w:date="2026-03-07T09:50:00Z" w16du:dateUtc="2026-03-07T14:50:00Z">
        <w:r w:rsidRPr="00742779">
          <w:rPr>
            <w:rFonts w:ascii="ZWAdobeF" w:hAnsi="ZWAdobeF" w:cs="ZWAdobeF"/>
            <w:sz w:val="2"/>
            <w:szCs w:val="2"/>
          </w:rPr>
          <w:delText>3063B</w:delText>
        </w:r>
        <w:r w:rsidR="0033544D" w:rsidRPr="00742779">
          <w:delText>A</w:delText>
        </w:r>
      </w:del>
      <w:ins w:id="7126" w:author="Seth Oranburg" w:date="2026-03-07T09:50:00Z" w16du:dateUtc="2026-03-07T14:50:00Z">
        <w:r w:rsidR="0033544D" w:rsidRPr="00742779">
          <w:t>A</w:t>
        </w:r>
      </w:ins>
      <w:r w:rsidR="0033544D" w:rsidRPr="00742779">
        <w:t xml:space="preserve"> third alternative is pursuing bankruptcy preemptively. If the forbearance terms are so onerous that they prevent the company from operating effectively, bankruptcy may provide more favorable restructuring opportunities. Bankruptcy gives the company breathing room through the automatic stay, which prevents creditors from foreclosing while the company proposes a reorganization plan. But bankruptcy creates its own costs including professional fees, potential damage to customer relationships, and management distraction.</w:t>
      </w:r>
    </w:p>
    <w:p w14:paraId="75652FF3" w14:textId="77777777" w:rsidR="0033544D" w:rsidRPr="00742779" w:rsidRDefault="00742779" w:rsidP="000E54B1">
      <w:del w:id="7127" w:author="Seth Oranburg" w:date="2026-03-07T09:50:00Z" w16du:dateUtc="2026-03-07T14:50:00Z">
        <w:r w:rsidRPr="00742779">
          <w:rPr>
            <w:rFonts w:ascii="ZWAdobeF" w:hAnsi="ZWAdobeF" w:cs="ZWAdobeF"/>
            <w:sz w:val="2"/>
            <w:szCs w:val="2"/>
          </w:rPr>
          <w:delText>3064B</w:delText>
        </w:r>
        <w:r w:rsidR="0033544D" w:rsidRPr="00742779">
          <w:delText>The</w:delText>
        </w:r>
      </w:del>
      <w:ins w:id="7128" w:author="Seth Oranburg" w:date="2026-03-07T09:50:00Z" w16du:dateUtc="2026-03-07T14:50:00Z">
        <w:r w:rsidR="0033544D" w:rsidRPr="00742779">
          <w:t>The</w:t>
        </w:r>
      </w:ins>
      <w:r w:rsidR="0033544D" w:rsidRPr="00742779">
        <w:t xml:space="preserve"> board should compare these alternatives to accepting forbearance. If accepting forbearance allows the company to continue operating and restoring profitability while rejection risks foreclosure that eliminates equity value, accepting forbearance serves stockholders even though the terms are harsh. If accepting forbearance leaves the company so capital-constrained that it cannot execute its business plan and will likely fail anyway, rejection may be the better choice.</w:t>
      </w:r>
    </w:p>
    <w:p w14:paraId="45ED8100" w14:textId="77777777" w:rsidR="0033544D" w:rsidRPr="00742779" w:rsidRDefault="00742779" w:rsidP="000E54B1">
      <w:del w:id="7129" w:author="Seth Oranburg" w:date="2026-03-07T09:50:00Z" w16du:dateUtc="2026-03-07T14:50:00Z">
        <w:r w:rsidRPr="00742779">
          <w:rPr>
            <w:rStyle w:val="Strong"/>
            <w:rFonts w:ascii="ZWAdobeF" w:hAnsi="ZWAdobeF" w:cs="ZWAdobeF"/>
            <w:b w:val="0"/>
            <w:sz w:val="2"/>
            <w:szCs w:val="2"/>
          </w:rPr>
          <w:delText>3065B</w:delText>
        </w:r>
        <w:r w:rsidR="0033544D" w:rsidRPr="00742779">
          <w:rPr>
            <w:rStyle w:val="Strong"/>
          </w:rPr>
          <w:delText>The</w:delText>
        </w:r>
      </w:del>
      <w:ins w:id="7130" w:author="Seth Oranburg" w:date="2026-03-07T09:50:00Z" w16du:dateUtc="2026-03-07T14:50:00Z">
        <w:r w:rsidR="0033544D" w:rsidRPr="00742779">
          <w:rPr>
            <w:rStyle w:val="Strong"/>
          </w:rPr>
          <w:t>The</w:t>
        </w:r>
      </w:ins>
      <w:r w:rsidR="0033544D" w:rsidRPr="00742779">
        <w:rPr>
          <w:rStyle w:val="Strong"/>
        </w:rPr>
        <w:t xml:space="preserve"> Control Shift Problem</w:t>
      </w:r>
      <w:r w:rsidR="0033544D" w:rsidRPr="00742779">
        <w:t>: Even though ConstructEdge is legally solvent and directors owe duties to stockholders, the forbearance agreement effectively transfers control to the bank. The board observer seat allows the bank to monitor all decisions. The consent rights over capital expenditures give the bank veto power over growth initiatives. The cash sweep through the principal paydown eliminates financial flexibility. The weekly reporting requirements allow the bank to monitor operations in real time and to identify problems immediately.</w:t>
      </w:r>
    </w:p>
    <w:p w14:paraId="437AC347" w14:textId="77777777" w:rsidR="0033544D" w:rsidRPr="00742779" w:rsidRDefault="00742779" w:rsidP="000E54B1">
      <w:del w:id="7131" w:author="Seth Oranburg" w:date="2026-03-07T09:50:00Z" w16du:dateUtc="2026-03-07T14:50:00Z">
        <w:r w:rsidRPr="00742779">
          <w:rPr>
            <w:rFonts w:ascii="ZWAdobeF" w:hAnsi="ZWAdobeF" w:cs="ZWAdobeF"/>
            <w:sz w:val="2"/>
            <w:szCs w:val="2"/>
          </w:rPr>
          <w:delText>3066B</w:delText>
        </w:r>
        <w:r w:rsidR="0033544D" w:rsidRPr="00742779">
          <w:delText>This</w:delText>
        </w:r>
      </w:del>
      <w:ins w:id="7132" w:author="Seth Oranburg" w:date="2026-03-07T09:50:00Z" w16du:dateUtc="2026-03-07T14:50:00Z">
        <w:r w:rsidR="0033544D" w:rsidRPr="00742779">
          <w:t>This</w:t>
        </w:r>
      </w:ins>
      <w:r w:rsidR="0033544D" w:rsidRPr="00742779">
        <w:t xml:space="preserve"> creates a tension between legal doctrine and practical reality. </w:t>
      </w:r>
      <w:r w:rsidR="0033544D" w:rsidRPr="00742779">
        <w:rPr>
          <w:rStyle w:val="Emphasis"/>
        </w:rPr>
        <w:t>Gheewalla</w:t>
      </w:r>
      <w:r w:rsidR="0033544D" w:rsidRPr="00742779">
        <w:t xml:space="preserve"> says directors owe duties to stockholders until actual insolvency. But the bank has acquired through contract the ability to control major decisions and to shut down the company if it disapproves of management</w:t>
      </w:r>
      <w:r w:rsidR="009F60D1" w:rsidRPr="00742779">
        <w:t>’</w:t>
      </w:r>
      <w:r w:rsidR="0033544D" w:rsidRPr="00742779">
        <w:t xml:space="preserve">s choices. </w:t>
      </w:r>
      <w:r w:rsidR="0033544D" w:rsidRPr="00742779">
        <w:lastRenderedPageBreak/>
        <w:t>Directors must navigate between serving stockholders legally and managing the company practically under bank oversight.</w:t>
      </w:r>
    </w:p>
    <w:p w14:paraId="57A2524F" w14:textId="77777777" w:rsidR="0033544D" w:rsidRPr="00742779" w:rsidRDefault="00742779" w:rsidP="000E54B1">
      <w:del w:id="7133" w:author="Seth Oranburg" w:date="2026-03-07T09:50:00Z" w16du:dateUtc="2026-03-07T14:50:00Z">
        <w:r w:rsidRPr="00742779">
          <w:rPr>
            <w:rFonts w:ascii="ZWAdobeF" w:hAnsi="ZWAdobeF" w:cs="ZWAdobeF"/>
            <w:sz w:val="2"/>
            <w:szCs w:val="2"/>
          </w:rPr>
          <w:delText>3067B</w:delText>
        </w:r>
        <w:r w:rsidR="0033544D" w:rsidRPr="00742779">
          <w:delText>Delaware</w:delText>
        </w:r>
      </w:del>
      <w:ins w:id="7134" w:author="Seth Oranburg" w:date="2026-03-07T09:50:00Z" w16du:dateUtc="2026-03-07T14:50:00Z">
        <w:r w:rsidR="0033544D" w:rsidRPr="00742779">
          <w:t>Delaware</w:t>
        </w:r>
      </w:ins>
      <w:r w:rsidR="0033544D" w:rsidRPr="00742779">
        <w:t xml:space="preserve"> law addresses this through the business judgment rule. The board exercises judgment about whether accepting forbearance serves corporate interests. If the board concludes that acceptance is the best available option given the alternatives, that judgment is protected even if the terms are unfavorable. The board is not required to choose the option equity holders prefer if that option creates unacceptable risk of company failure.</w:t>
      </w:r>
    </w:p>
    <w:p w14:paraId="093C8089" w14:textId="77777777" w:rsidR="0033544D" w:rsidRPr="00742779" w:rsidRDefault="00742779" w:rsidP="000E54B1">
      <w:del w:id="7135" w:author="Seth Oranburg" w:date="2026-03-07T09:50:00Z" w16du:dateUtc="2026-03-07T14:50:00Z">
        <w:r w:rsidRPr="00742779">
          <w:rPr>
            <w:rStyle w:val="Strong"/>
            <w:rFonts w:ascii="ZWAdobeF" w:hAnsi="ZWAdobeF" w:cs="ZWAdobeF"/>
            <w:b w:val="0"/>
            <w:sz w:val="2"/>
            <w:szCs w:val="2"/>
          </w:rPr>
          <w:delText>3068B</w:delText>
        </w:r>
        <w:r w:rsidR="0033544D" w:rsidRPr="00742779">
          <w:rPr>
            <w:rStyle w:val="Strong"/>
          </w:rPr>
          <w:delText>Documentation</w:delText>
        </w:r>
      </w:del>
      <w:ins w:id="7136" w:author="Seth Oranburg" w:date="2026-03-07T09:50:00Z" w16du:dateUtc="2026-03-07T14:50:00Z">
        <w:r w:rsidR="0033544D" w:rsidRPr="00742779">
          <w:rPr>
            <w:rStyle w:val="Strong"/>
          </w:rPr>
          <w:t>Documentation</w:t>
        </w:r>
      </w:ins>
      <w:r w:rsidR="0033544D" w:rsidRPr="00742779">
        <w:rPr>
          <w:rStyle w:val="Strong"/>
        </w:rPr>
        <w:t xml:space="preserve"> Requirements</w:t>
      </w:r>
      <w:r w:rsidR="0033544D" w:rsidRPr="00742779">
        <w:t>: The board should document several elements of its decision. First, the analysis of alternatives including negotiating with the bank, seeking refinancing, pursuing bankruptcy, and the probability of success and risks of each alternative. Second, the financial projections showing whether the company can operate successfully under the forbearance terms, including cash flow projections demonstrating that one million in remaining working capital is adequate or inadequate. Third, the board</w:t>
      </w:r>
      <w:r w:rsidR="009F60D1" w:rsidRPr="00742779">
        <w:t>’</w:t>
      </w:r>
      <w:r w:rsidR="0033544D" w:rsidRPr="00742779">
        <w:t>s conclusion about whether accepting forbearance serves corporate interests better than alternatives.</w:t>
      </w:r>
    </w:p>
    <w:p w14:paraId="711BC775" w14:textId="77777777" w:rsidR="0033544D" w:rsidRPr="00742779" w:rsidRDefault="00742779" w:rsidP="000E54B1">
      <w:del w:id="7137" w:author="Seth Oranburg" w:date="2026-03-07T09:50:00Z" w16du:dateUtc="2026-03-07T14:50:00Z">
        <w:r w:rsidRPr="00742779">
          <w:rPr>
            <w:rFonts w:ascii="ZWAdobeF" w:hAnsi="ZWAdobeF" w:cs="ZWAdobeF"/>
            <w:sz w:val="2"/>
            <w:szCs w:val="2"/>
          </w:rPr>
          <w:delText>3069B</w:delText>
        </w:r>
        <w:r w:rsidR="0033544D" w:rsidRPr="00742779">
          <w:delText>If</w:delText>
        </w:r>
      </w:del>
      <w:ins w:id="7138" w:author="Seth Oranburg" w:date="2026-03-07T09:50:00Z" w16du:dateUtc="2026-03-07T14:50:00Z">
        <w:r w:rsidR="0033544D" w:rsidRPr="00742779">
          <w:t>If</w:t>
        </w:r>
      </w:ins>
      <w:r w:rsidR="0033544D" w:rsidRPr="00742779">
        <w:t xml:space="preserve"> the board accepts forbearance and the company subsequently fails, stockholders may sue claiming the board should have pursued bankruptcy or should have negotiated better terms. The documentation showing that the board considered alternatives and exercised informed judgment provides business judgment rule protection. Without documentation, the board</w:t>
      </w:r>
      <w:r w:rsidR="009F60D1" w:rsidRPr="00742779">
        <w:t>’</w:t>
      </w:r>
      <w:r w:rsidR="0033544D" w:rsidRPr="00742779">
        <w:t>s decision may appear reactive rather than deliberative, weakening the defense.</w:t>
      </w:r>
    </w:p>
    <w:p w14:paraId="51BFBC7A" w14:textId="77777777" w:rsidR="0033544D" w:rsidRPr="00742779" w:rsidRDefault="00742779" w:rsidP="000E54B1">
      <w:del w:id="7139" w:author="Seth Oranburg" w:date="2026-03-07T09:50:00Z" w16du:dateUtc="2026-03-07T14:50:00Z">
        <w:r w:rsidRPr="00742779">
          <w:rPr>
            <w:rStyle w:val="Strong"/>
            <w:rFonts w:ascii="ZWAdobeF" w:hAnsi="ZWAdobeF" w:cs="ZWAdobeF"/>
            <w:b w:val="0"/>
            <w:sz w:val="2"/>
            <w:szCs w:val="2"/>
          </w:rPr>
          <w:delText>3070B</w:delText>
        </w:r>
        <w:r w:rsidR="0033544D" w:rsidRPr="00742779">
          <w:rPr>
            <w:rStyle w:val="Strong"/>
          </w:rPr>
          <w:delText>Questions</w:delText>
        </w:r>
      </w:del>
      <w:ins w:id="7140" w:author="Seth Oranburg" w:date="2026-03-07T09:50:00Z" w16du:dateUtc="2026-03-07T14:50:00Z">
        <w:r w:rsidR="0033544D" w:rsidRPr="00742779">
          <w:rPr>
            <w:rStyle w:val="Strong"/>
          </w:rPr>
          <w:t>Questions</w:t>
        </w:r>
      </w:ins>
      <w:r w:rsidR="0033544D" w:rsidRPr="00742779">
        <w:rPr>
          <w:rStyle w:val="Strong"/>
        </w:rPr>
        <w:t xml:space="preserve"> for Analysis</w:t>
      </w:r>
      <w:r w:rsidR="0033544D" w:rsidRPr="00742779">
        <w:t>:</w:t>
      </w:r>
    </w:p>
    <w:p w14:paraId="43AE8097" w14:textId="77777777" w:rsidR="0033544D" w:rsidRPr="00742779" w:rsidRDefault="00742779" w:rsidP="000E54B1">
      <w:pPr>
        <w:numPr>
          <w:ilvl w:val="0"/>
          <w:numId w:val="13"/>
        </w:numPr>
      </w:pPr>
      <w:del w:id="7141" w:author="Seth Oranburg" w:date="2026-03-07T09:50:00Z" w16du:dateUtc="2026-03-07T14:50:00Z">
        <w:r w:rsidRPr="00742779">
          <w:rPr>
            <w:rFonts w:ascii="ZWAdobeF" w:hAnsi="ZWAdobeF" w:cs="ZWAdobeF"/>
            <w:sz w:val="2"/>
            <w:szCs w:val="2"/>
          </w:rPr>
          <w:delText>3071B</w:delText>
        </w:r>
        <w:r w:rsidR="0033544D" w:rsidRPr="00742779">
          <w:delText>If</w:delText>
        </w:r>
      </w:del>
      <w:ins w:id="7142" w:author="Seth Oranburg" w:date="2026-03-07T09:50:00Z" w16du:dateUtc="2026-03-07T14:50:00Z">
        <w:r w:rsidR="0033544D" w:rsidRPr="00742779">
          <w:t>If</w:t>
        </w:r>
      </w:ins>
      <w:r w:rsidR="0033544D" w:rsidRPr="00742779">
        <w:t xml:space="preserve"> the board accepts forbearance and the principal paydown renders the company cash flow insolvent because working capital becomes insufficient to pay suppliers, has the board breached fiduciary duties to creditors even though the company was solvent before the payment?</w:t>
      </w:r>
    </w:p>
    <w:p w14:paraId="18880CC1" w14:textId="77777777" w:rsidR="0033544D" w:rsidRPr="00742779" w:rsidRDefault="00742779" w:rsidP="000E54B1">
      <w:pPr>
        <w:numPr>
          <w:ilvl w:val="0"/>
          <w:numId w:val="13"/>
        </w:numPr>
      </w:pPr>
      <w:del w:id="7143" w:author="Seth Oranburg" w:date="2026-03-07T09:50:00Z" w16du:dateUtc="2026-03-07T14:50:00Z">
        <w:r w:rsidRPr="00742779">
          <w:rPr>
            <w:rFonts w:ascii="ZWAdobeF" w:hAnsi="ZWAdobeF" w:cs="ZWAdobeF"/>
            <w:sz w:val="2"/>
            <w:szCs w:val="2"/>
          </w:rPr>
          <w:delText>3072B</w:delText>
        </w:r>
        <w:r w:rsidR="0033544D" w:rsidRPr="00742779">
          <w:delText>Should</w:delText>
        </w:r>
      </w:del>
      <w:ins w:id="7144" w:author="Seth Oranburg" w:date="2026-03-07T09:50:00Z" w16du:dateUtc="2026-03-07T14:50:00Z">
        <w:r w:rsidR="0033544D" w:rsidRPr="00742779">
          <w:t>Should</w:t>
        </w:r>
      </w:ins>
      <w:r w:rsidR="0033544D" w:rsidRPr="00742779">
        <w:t xml:space="preserve"> the board form a special committee to negotiate with the bank, given that some directors may be more concerned with preserving their equity stakes than maximizing corporate value?</w:t>
      </w:r>
    </w:p>
    <w:p w14:paraId="365E112B" w14:textId="77777777" w:rsidR="0033544D" w:rsidRPr="00742779" w:rsidRDefault="00742779" w:rsidP="000E54B1">
      <w:pPr>
        <w:numPr>
          <w:ilvl w:val="0"/>
          <w:numId w:val="13"/>
        </w:numPr>
      </w:pPr>
      <w:del w:id="7145" w:author="Seth Oranburg" w:date="2026-03-07T09:50:00Z" w16du:dateUtc="2026-03-07T14:50:00Z">
        <w:r w:rsidRPr="00742779">
          <w:rPr>
            <w:rFonts w:ascii="ZWAdobeF" w:hAnsi="ZWAdobeF" w:cs="ZWAdobeF"/>
            <w:sz w:val="2"/>
            <w:szCs w:val="2"/>
          </w:rPr>
          <w:delText>3073B</w:delText>
        </w:r>
        <w:r w:rsidR="0033544D" w:rsidRPr="00742779">
          <w:delText>If</w:delText>
        </w:r>
      </w:del>
      <w:ins w:id="7146" w:author="Seth Oranburg" w:date="2026-03-07T09:50:00Z" w16du:dateUtc="2026-03-07T14:50:00Z">
        <w:r w:rsidR="0033544D" w:rsidRPr="00742779">
          <w:t>If</w:t>
        </w:r>
      </w:ins>
      <w:r w:rsidR="0033544D" w:rsidRPr="00742779">
        <w:t xml:space="preserve"> management recommends accepting forbearance but directors believe the terms will prevent successful operations, can the board override management</w:t>
      </w:r>
      <w:r w:rsidR="009F60D1" w:rsidRPr="00742779">
        <w:t>’</w:t>
      </w:r>
      <w:r w:rsidR="0033544D" w:rsidRPr="00742779">
        <w:t>s recommendation without violating the duty of care?</w:t>
      </w:r>
    </w:p>
    <w:p w14:paraId="51C57C48" w14:textId="77777777" w:rsidR="0033544D" w:rsidRPr="00742779" w:rsidRDefault="00742779" w:rsidP="000E54B1">
      <w:pPr>
        <w:numPr>
          <w:ilvl w:val="0"/>
          <w:numId w:val="13"/>
        </w:numPr>
      </w:pPr>
      <w:del w:id="7147" w:author="Seth Oranburg" w:date="2026-03-07T09:50:00Z" w16du:dateUtc="2026-03-07T14:50:00Z">
        <w:r w:rsidRPr="00742779">
          <w:rPr>
            <w:rFonts w:ascii="ZWAdobeF" w:hAnsi="ZWAdobeF" w:cs="ZWAdobeF"/>
            <w:sz w:val="2"/>
            <w:szCs w:val="2"/>
          </w:rPr>
          <w:delText>3074B</w:delText>
        </w:r>
        <w:r w:rsidR="0033544D" w:rsidRPr="00742779">
          <w:delText>What</w:delText>
        </w:r>
      </w:del>
      <w:ins w:id="7148" w:author="Seth Oranburg" w:date="2026-03-07T09:50:00Z" w16du:dateUtc="2026-03-07T14:50:00Z">
        <w:r w:rsidR="0033544D" w:rsidRPr="00742779">
          <w:t>What</w:t>
        </w:r>
      </w:ins>
      <w:r w:rsidR="0033544D" w:rsidRPr="00742779">
        <w:t xml:space="preserve"> disclosure obligations does the board owe to trade creditors about the forbearance agreement and the bank</w:t>
      </w:r>
      <w:r w:rsidR="009F60D1" w:rsidRPr="00742779">
        <w:t>’</w:t>
      </w:r>
      <w:r w:rsidR="0033544D" w:rsidRPr="00742779">
        <w:t>s enhanced control over company operations?</w:t>
      </w:r>
    </w:p>
    <w:p w14:paraId="203DB1F2" w14:textId="77777777" w:rsidR="0033544D" w:rsidRPr="00742779" w:rsidRDefault="0033544D" w:rsidP="000E54B1">
      <w:pPr>
        <w:pStyle w:val="Heading3"/>
        <w:rPr>
          <w:rFonts w:eastAsia="Times New Roman"/>
        </w:rPr>
      </w:pPr>
      <w:r w:rsidRPr="00742779">
        <w:rPr>
          <w:rFonts w:eastAsia="Times New Roman"/>
        </w:rPr>
        <w:lastRenderedPageBreak/>
        <w:t>Scenario Two: Down-Round Bridge Financing from Insider</w:t>
      </w:r>
    </w:p>
    <w:p w14:paraId="79E057F1" w14:textId="77777777" w:rsidR="0033544D" w:rsidRPr="00742779" w:rsidRDefault="00742779" w:rsidP="000E54B1">
      <w:del w:id="7149" w:author="Seth Oranburg" w:date="2026-03-07T09:50:00Z" w16du:dateUtc="2026-03-07T14:50:00Z">
        <w:r w:rsidRPr="00742779">
          <w:rPr>
            <w:rFonts w:ascii="ZWAdobeF" w:hAnsi="ZWAdobeF" w:cs="ZWAdobeF"/>
            <w:sz w:val="2"/>
            <w:szCs w:val="2"/>
          </w:rPr>
          <w:delText>3075B</w:delText>
        </w:r>
        <w:r w:rsidR="0033544D" w:rsidRPr="00742779">
          <w:delText>Six</w:delText>
        </w:r>
      </w:del>
      <w:ins w:id="7150" w:author="Seth Oranburg" w:date="2026-03-07T09:50:00Z" w16du:dateUtc="2026-03-07T14:50:00Z">
        <w:r w:rsidR="0033544D" w:rsidRPr="00742779">
          <w:t>Six</w:t>
        </w:r>
      </w:ins>
      <w:r w:rsidR="0033544D" w:rsidRPr="00742779">
        <w:t xml:space="preserve"> months after accepting the forbearance agreement, ConstructEdge has stabilized operations but faces a new crisis. The company won a contract to complete its largest project to date, a mixed-use development worth twelve million dollars. The contract requires ConstructEdge to supply materials and labor for fifteen months. Profit margins are thin but the project will generate three million dollars in gross profit if completed successfully.</w:t>
      </w:r>
    </w:p>
    <w:p w14:paraId="2E9AC03F" w14:textId="77777777" w:rsidR="0033544D" w:rsidRPr="00742779" w:rsidRDefault="00742779" w:rsidP="000E54B1">
      <w:del w:id="7151" w:author="Seth Oranburg" w:date="2026-03-07T09:50:00Z" w16du:dateUtc="2026-03-07T14:50:00Z">
        <w:r w:rsidRPr="00742779">
          <w:rPr>
            <w:rFonts w:ascii="ZWAdobeF" w:hAnsi="ZWAdobeF" w:cs="ZWAdobeF"/>
            <w:sz w:val="2"/>
            <w:szCs w:val="2"/>
          </w:rPr>
          <w:delText>3076B</w:delText>
        </w:r>
        <w:r w:rsidR="0033544D" w:rsidRPr="00742779">
          <w:delText>The</w:delText>
        </w:r>
      </w:del>
      <w:ins w:id="7152" w:author="Seth Oranburg" w:date="2026-03-07T09:50:00Z" w16du:dateUtc="2026-03-07T14:50:00Z">
        <w:r w:rsidR="0033544D" w:rsidRPr="00742779">
          <w:t>The</w:t>
        </w:r>
      </w:ins>
      <w:r w:rsidR="0033544D" w:rsidRPr="00742779">
        <w:t xml:space="preserve"> problem is working capital. The project requires purchasing three million dollars in materials upfront before the customer makes progress payments. ConstructEdge</w:t>
      </w:r>
      <w:r w:rsidR="009F60D1" w:rsidRPr="00742779">
        <w:t>’</w:t>
      </w:r>
      <w:r w:rsidR="0033544D" w:rsidRPr="00742779">
        <w:t>s cash balance is eight hundred thousand dollars after operating for six months under the forbearance agreement. The bank refuses to advance additional funds under the existing credit facility. Trade suppliers refuse to extend credit beyond current limits due to concerns about ConstructEdge</w:t>
      </w:r>
      <w:r w:rsidR="009F60D1" w:rsidRPr="00742779">
        <w:t>’</w:t>
      </w:r>
      <w:r w:rsidR="0033544D" w:rsidRPr="00742779">
        <w:t>s financial condition.</w:t>
      </w:r>
    </w:p>
    <w:p w14:paraId="01CE08EE" w14:textId="77777777" w:rsidR="0033544D" w:rsidRPr="00742779" w:rsidRDefault="00742779" w:rsidP="000E54B1">
      <w:del w:id="7153" w:author="Seth Oranburg" w:date="2026-03-07T09:50:00Z" w16du:dateUtc="2026-03-07T14:50:00Z">
        <w:r w:rsidRPr="00742779">
          <w:rPr>
            <w:rFonts w:ascii="ZWAdobeF" w:hAnsi="ZWAdobeF" w:cs="ZWAdobeF"/>
            <w:sz w:val="2"/>
            <w:szCs w:val="2"/>
          </w:rPr>
          <w:delText>3077B</w:delText>
        </w:r>
        <w:r w:rsidR="0033544D" w:rsidRPr="00742779">
          <w:delText>Atlas</w:delText>
        </w:r>
      </w:del>
      <w:ins w:id="7154" w:author="Seth Oranburg" w:date="2026-03-07T09:50:00Z" w16du:dateUtc="2026-03-07T14:50:00Z">
        <w:r w:rsidR="0033544D" w:rsidRPr="00742779">
          <w:t>Atlas</w:t>
        </w:r>
      </w:ins>
      <w:r w:rsidR="0033544D" w:rsidRPr="00742779">
        <w:t xml:space="preserve"> Capital, which holds eight percent of the common stock and controls two board seats, proposes bridge financing. Atlas will invest three million dollars in exchange for Series C Preferred Stock with the following terms:</w:t>
      </w:r>
    </w:p>
    <w:p w14:paraId="58395658" w14:textId="77777777" w:rsidR="0033544D" w:rsidRPr="00742779" w:rsidRDefault="00742779" w:rsidP="000E54B1">
      <w:pPr>
        <w:pStyle w:val="ListParagraph"/>
        <w:numPr>
          <w:ilvl w:val="0"/>
          <w:numId w:val="14"/>
        </w:numPr>
        <w:rPr>
          <w:rFonts w:eastAsia="Times New Roman"/>
        </w:rPr>
      </w:pPr>
      <w:del w:id="7155" w:author="Seth Oranburg" w:date="2026-03-07T09:50:00Z" w16du:dateUtc="2026-03-07T14:50:00Z">
        <w:r w:rsidRPr="00742779">
          <w:rPr>
            <w:rFonts w:ascii="ZWAdobeF" w:eastAsia="Times New Roman" w:hAnsi="ZWAdobeF" w:cs="ZWAdobeF"/>
            <w:sz w:val="2"/>
            <w:szCs w:val="2"/>
          </w:rPr>
          <w:delText>47B</w:delText>
        </w:r>
        <w:r w:rsidR="0033544D" w:rsidRPr="00742779">
          <w:rPr>
            <w:rFonts w:eastAsia="Times New Roman"/>
          </w:rPr>
          <w:delText>Conversion</w:delText>
        </w:r>
      </w:del>
      <w:ins w:id="7156" w:author="Seth Oranburg" w:date="2026-03-07T09:50:00Z" w16du:dateUtc="2026-03-07T14:50:00Z">
        <w:r w:rsidR="0033544D" w:rsidRPr="00742779">
          <w:rPr>
            <w:rFonts w:eastAsia="Times New Roman"/>
          </w:rPr>
          <w:t>Conversion</w:t>
        </w:r>
      </w:ins>
      <w:r w:rsidR="0033544D" w:rsidRPr="00742779">
        <w:rPr>
          <w:rFonts w:eastAsia="Times New Roman"/>
        </w:rPr>
        <w:t xml:space="preserve"> price of fifty cents per share when the common stock currently trades at two dollars and eighty cents per share</w:t>
      </w:r>
    </w:p>
    <w:p w14:paraId="2AB25D8A" w14:textId="77777777" w:rsidR="0033544D" w:rsidRPr="00742779" w:rsidRDefault="00742779" w:rsidP="000E54B1">
      <w:pPr>
        <w:pStyle w:val="ListParagraph"/>
        <w:numPr>
          <w:ilvl w:val="0"/>
          <w:numId w:val="14"/>
        </w:numPr>
        <w:rPr>
          <w:rFonts w:eastAsia="Times New Roman"/>
        </w:rPr>
      </w:pPr>
      <w:del w:id="7157" w:author="Seth Oranburg" w:date="2026-03-07T09:50:00Z" w16du:dateUtc="2026-03-07T14:50:00Z">
        <w:r w:rsidRPr="00742779">
          <w:rPr>
            <w:rFonts w:ascii="ZWAdobeF" w:eastAsia="Times New Roman" w:hAnsi="ZWAdobeF" w:cs="ZWAdobeF"/>
            <w:sz w:val="2"/>
            <w:szCs w:val="2"/>
          </w:rPr>
          <w:delText>48B</w:delText>
        </w:r>
        <w:r w:rsidR="0033544D" w:rsidRPr="00742779">
          <w:rPr>
            <w:rFonts w:eastAsia="Times New Roman"/>
          </w:rPr>
          <w:delText>Liquidation</w:delText>
        </w:r>
      </w:del>
      <w:ins w:id="7158" w:author="Seth Oranburg" w:date="2026-03-07T09:50:00Z" w16du:dateUtc="2026-03-07T14:50:00Z">
        <w:r w:rsidR="0033544D" w:rsidRPr="00742779">
          <w:rPr>
            <w:rFonts w:eastAsia="Times New Roman"/>
          </w:rPr>
          <w:t>Liquidation</w:t>
        </w:r>
      </w:ins>
      <w:r w:rsidR="0033544D" w:rsidRPr="00742779">
        <w:rPr>
          <w:rFonts w:eastAsia="Times New Roman"/>
        </w:rPr>
        <w:t xml:space="preserve"> preference of two times investment amount, meaning six million dollars, senior to all existing preferred stock and common stock</w:t>
      </w:r>
    </w:p>
    <w:p w14:paraId="17BB535F" w14:textId="77777777" w:rsidR="0033544D" w:rsidRPr="00742779" w:rsidRDefault="00742779" w:rsidP="000E54B1">
      <w:pPr>
        <w:pStyle w:val="ListParagraph"/>
        <w:numPr>
          <w:ilvl w:val="0"/>
          <w:numId w:val="14"/>
        </w:numPr>
        <w:rPr>
          <w:rFonts w:eastAsia="Times New Roman"/>
        </w:rPr>
      </w:pPr>
      <w:del w:id="7159" w:author="Seth Oranburg" w:date="2026-03-07T09:50:00Z" w16du:dateUtc="2026-03-07T14:50:00Z">
        <w:r w:rsidRPr="00742779">
          <w:rPr>
            <w:rFonts w:ascii="ZWAdobeF" w:eastAsia="Times New Roman" w:hAnsi="ZWAdobeF" w:cs="ZWAdobeF"/>
            <w:sz w:val="2"/>
            <w:szCs w:val="2"/>
          </w:rPr>
          <w:delText>49B</w:delText>
        </w:r>
        <w:r w:rsidR="0033544D" w:rsidRPr="00742779">
          <w:rPr>
            <w:rFonts w:eastAsia="Times New Roman"/>
          </w:rPr>
          <w:delText>Participating</w:delText>
        </w:r>
      </w:del>
      <w:ins w:id="7160" w:author="Seth Oranburg" w:date="2026-03-07T09:50:00Z" w16du:dateUtc="2026-03-07T14:50:00Z">
        <w:r w:rsidR="0033544D" w:rsidRPr="00742779">
          <w:rPr>
            <w:rFonts w:eastAsia="Times New Roman"/>
          </w:rPr>
          <w:t>Participating</w:t>
        </w:r>
      </w:ins>
      <w:r w:rsidR="0033544D" w:rsidRPr="00742779">
        <w:rPr>
          <w:rFonts w:eastAsia="Times New Roman"/>
        </w:rPr>
        <w:t xml:space="preserve"> preferred rights, meaning after receiving the two times liquidation preference, Series C also participates pro rata with common in any remaining distributions</w:t>
      </w:r>
    </w:p>
    <w:p w14:paraId="087A2DFF" w14:textId="77777777" w:rsidR="0033544D" w:rsidRPr="00742779" w:rsidRDefault="00742779" w:rsidP="000E54B1">
      <w:pPr>
        <w:pStyle w:val="ListParagraph"/>
        <w:numPr>
          <w:ilvl w:val="0"/>
          <w:numId w:val="14"/>
        </w:numPr>
        <w:rPr>
          <w:rFonts w:eastAsia="Times New Roman"/>
        </w:rPr>
      </w:pPr>
      <w:del w:id="7161" w:author="Seth Oranburg" w:date="2026-03-07T09:50:00Z" w16du:dateUtc="2026-03-07T14:50:00Z">
        <w:r w:rsidRPr="00742779">
          <w:rPr>
            <w:rFonts w:ascii="ZWAdobeF" w:eastAsia="Times New Roman" w:hAnsi="ZWAdobeF" w:cs="ZWAdobeF"/>
            <w:sz w:val="2"/>
            <w:szCs w:val="2"/>
          </w:rPr>
          <w:delText>50B</w:delText>
        </w:r>
        <w:r w:rsidR="0033544D" w:rsidRPr="00742779">
          <w:rPr>
            <w:rFonts w:eastAsia="Times New Roman"/>
          </w:rPr>
          <w:delText>Board</w:delText>
        </w:r>
      </w:del>
      <w:ins w:id="7162" w:author="Seth Oranburg" w:date="2026-03-07T09:50:00Z" w16du:dateUtc="2026-03-07T14:50:00Z">
        <w:r w:rsidR="0033544D" w:rsidRPr="00742779">
          <w:rPr>
            <w:rFonts w:eastAsia="Times New Roman"/>
          </w:rPr>
          <w:t>Board</w:t>
        </w:r>
      </w:ins>
      <w:r w:rsidR="0033544D" w:rsidRPr="00742779">
        <w:rPr>
          <w:rFonts w:eastAsia="Times New Roman"/>
        </w:rPr>
        <w:t xml:space="preserve"> composition change giving Atlas the right to appoint four of seven directors, up from two of seven currently</w:t>
      </w:r>
    </w:p>
    <w:p w14:paraId="524331E1" w14:textId="77777777" w:rsidR="0033544D" w:rsidRPr="00742779" w:rsidRDefault="00742779" w:rsidP="000E54B1">
      <w:pPr>
        <w:pStyle w:val="ListParagraph"/>
        <w:numPr>
          <w:ilvl w:val="0"/>
          <w:numId w:val="14"/>
        </w:numPr>
        <w:rPr>
          <w:rFonts w:eastAsia="Times New Roman"/>
        </w:rPr>
      </w:pPr>
      <w:del w:id="7163" w:author="Seth Oranburg" w:date="2026-03-07T09:50:00Z" w16du:dateUtc="2026-03-07T14:50:00Z">
        <w:r w:rsidRPr="00742779">
          <w:rPr>
            <w:rFonts w:ascii="ZWAdobeF" w:eastAsia="Times New Roman" w:hAnsi="ZWAdobeF" w:cs="ZWAdobeF"/>
            <w:sz w:val="2"/>
            <w:szCs w:val="2"/>
          </w:rPr>
          <w:delText>51B</w:delText>
        </w:r>
        <w:r w:rsidR="0033544D" w:rsidRPr="00742779">
          <w:rPr>
            <w:rFonts w:eastAsia="Times New Roman"/>
          </w:rPr>
          <w:delText>Redemption</w:delText>
        </w:r>
      </w:del>
      <w:ins w:id="7164" w:author="Seth Oranburg" w:date="2026-03-07T09:50:00Z" w16du:dateUtc="2026-03-07T14:50:00Z">
        <w:r w:rsidR="0033544D" w:rsidRPr="00742779">
          <w:rPr>
            <w:rFonts w:eastAsia="Times New Roman"/>
          </w:rPr>
          <w:t>Redemption</w:t>
        </w:r>
      </w:ins>
      <w:r w:rsidR="0033544D" w:rsidRPr="00742779">
        <w:rPr>
          <w:rFonts w:eastAsia="Times New Roman"/>
        </w:rPr>
        <w:t xml:space="preserve"> rights allowing Atlas to require ConstructEdge to repurchase the Series C for two times the investment amount plus accrued dividends after three years</w:t>
      </w:r>
    </w:p>
    <w:p w14:paraId="76DD5EF3" w14:textId="77777777" w:rsidR="0033544D" w:rsidRPr="00742779" w:rsidRDefault="00742779" w:rsidP="000E54B1">
      <w:del w:id="7165" w:author="Seth Oranburg" w:date="2026-03-07T09:50:00Z" w16du:dateUtc="2026-03-07T14:50:00Z">
        <w:r w:rsidRPr="00742779">
          <w:rPr>
            <w:rFonts w:ascii="ZWAdobeF" w:hAnsi="ZWAdobeF" w:cs="ZWAdobeF"/>
            <w:sz w:val="2"/>
            <w:szCs w:val="2"/>
          </w:rPr>
          <w:delText>3078B</w:delText>
        </w:r>
        <w:r w:rsidR="0033544D" w:rsidRPr="00742779">
          <w:delText>These</w:delText>
        </w:r>
      </w:del>
      <w:ins w:id="7166" w:author="Seth Oranburg" w:date="2026-03-07T09:50:00Z" w16du:dateUtc="2026-03-07T14:50:00Z">
        <w:r w:rsidR="0033544D" w:rsidRPr="00742779">
          <w:t>These</w:t>
        </w:r>
      </w:ins>
      <w:r w:rsidR="0033544D" w:rsidRPr="00742779">
        <w:t xml:space="preserve"> terms are heavily dilutive to existing stockholders. At a fifty cent conversion price, the three million dollar investment converts into six million shares. Total shares outstanding pre-investment are eight million. Atlas</w:t>
      </w:r>
      <w:r w:rsidR="009F60D1" w:rsidRPr="00742779">
        <w:t>’</w:t>
      </w:r>
      <w:r w:rsidR="0033544D" w:rsidRPr="00742779">
        <w:t xml:space="preserve">s Series C would represent forty-three percent of fully diluted shares assuming conversion. The liquidation preference stacks on top of existing preferred stock from prior financing rounds. If ConstructEdge is sold for forty million dollars, Series C takes six million off the top, existing preferred stock takes its liquidation preferences totaling eight million, and common stockholders receive the </w:t>
      </w:r>
      <w:r w:rsidR="0033544D" w:rsidRPr="00742779">
        <w:lastRenderedPageBreak/>
        <w:t>residual twenty-six million, far less than they would have received without the Series C dilution.</w:t>
      </w:r>
    </w:p>
    <w:p w14:paraId="259084CB" w14:textId="77777777" w:rsidR="0033544D" w:rsidRPr="00742779" w:rsidRDefault="00742779" w:rsidP="000E54B1">
      <w:del w:id="7167" w:author="Seth Oranburg" w:date="2026-03-07T09:50:00Z" w16du:dateUtc="2026-03-07T14:50:00Z">
        <w:r w:rsidRPr="00742779">
          <w:rPr>
            <w:rFonts w:ascii="ZWAdobeF" w:hAnsi="ZWAdobeF" w:cs="ZWAdobeF"/>
            <w:sz w:val="2"/>
            <w:szCs w:val="2"/>
          </w:rPr>
          <w:delText>3079B</w:delText>
        </w:r>
        <w:r w:rsidR="0033544D" w:rsidRPr="00742779">
          <w:delText>The</w:delText>
        </w:r>
      </w:del>
      <w:ins w:id="7168" w:author="Seth Oranburg" w:date="2026-03-07T09:50:00Z" w16du:dateUtc="2026-03-07T14:50:00Z">
        <w:r w:rsidR="0033544D" w:rsidRPr="00742779">
          <w:t>The</w:t>
        </w:r>
      </w:ins>
      <w:r w:rsidR="0033544D" w:rsidRPr="00742779">
        <w:t xml:space="preserve"> public stockholders who own ninety-two percent of the common stock but have no board representation face a Hobson</w:t>
      </w:r>
      <w:r w:rsidR="009F60D1" w:rsidRPr="00742779">
        <w:t>’</w:t>
      </w:r>
      <w:r w:rsidR="0033544D" w:rsidRPr="00742779">
        <w:t>s choice. They can approve the transaction through a stockholder vote, accepting massive dilution. They can reject the transaction, in which case ConstructEdge cannot complete the project, likely defaults on the credit agreement, and may enter bankruptcy. Neither option is attractive.</w:t>
      </w:r>
    </w:p>
    <w:p w14:paraId="3443249B" w14:textId="77777777" w:rsidR="0033544D" w:rsidRPr="00742779" w:rsidRDefault="00742779" w:rsidP="000E54B1">
      <w:del w:id="7169" w:author="Seth Oranburg" w:date="2026-03-07T09:50:00Z" w16du:dateUtc="2026-03-07T14:50:00Z">
        <w:r w:rsidRPr="00742779">
          <w:rPr>
            <w:rFonts w:ascii="ZWAdobeF" w:hAnsi="ZWAdobeF" w:cs="ZWAdobeF"/>
            <w:sz w:val="2"/>
            <w:szCs w:val="2"/>
          </w:rPr>
          <w:delText>3080B</w:delText>
        </w:r>
        <w:r w:rsidR="0033544D" w:rsidRPr="00742779">
          <w:delText>Lourdes</w:delText>
        </w:r>
      </w:del>
      <w:ins w:id="7170" w:author="Seth Oranburg" w:date="2026-03-07T09:50:00Z" w16du:dateUtc="2026-03-07T14:50:00Z">
        <w:r w:rsidR="0033544D" w:rsidRPr="00742779">
          <w:t>Lourdes</w:t>
        </w:r>
      </w:ins>
      <w:r w:rsidR="0033544D" w:rsidRPr="00742779">
        <w:t>, the independent director chairing the audit committee, questions whether Atlas</w:t>
      </w:r>
      <w:r w:rsidR="009F60D1" w:rsidRPr="00742779">
        <w:t>’</w:t>
      </w:r>
      <w:r w:rsidR="0033544D" w:rsidRPr="00742779">
        <w:t>s position creates a conflict of interest. Atlas is extracting favorable terms in exchange for providing capital the company desperately needs. Atlas effectively has veto power because the company has no alternative financing sources. The transaction looks like opportunistic exploitation of the company</w:t>
      </w:r>
      <w:r w:rsidR="009F60D1" w:rsidRPr="00742779">
        <w:t>’</w:t>
      </w:r>
      <w:r w:rsidR="0033544D" w:rsidRPr="00742779">
        <w:t>s distress.</w:t>
      </w:r>
    </w:p>
    <w:p w14:paraId="0EE02561" w14:textId="77777777" w:rsidR="0033544D" w:rsidRPr="00742779" w:rsidRDefault="00742779" w:rsidP="000E54B1">
      <w:del w:id="7171" w:author="Seth Oranburg" w:date="2026-03-07T09:50:00Z" w16du:dateUtc="2026-03-07T14:50:00Z">
        <w:r w:rsidRPr="00742779">
          <w:rPr>
            <w:rStyle w:val="Strong"/>
            <w:rFonts w:ascii="ZWAdobeF" w:hAnsi="ZWAdobeF" w:cs="ZWAdobeF"/>
            <w:b w:val="0"/>
            <w:sz w:val="2"/>
            <w:szCs w:val="2"/>
          </w:rPr>
          <w:delText>3081B</w:delText>
        </w:r>
        <w:r w:rsidR="0033544D" w:rsidRPr="00742779">
          <w:rPr>
            <w:rStyle w:val="Strong"/>
          </w:rPr>
          <w:delText>Analyzing</w:delText>
        </w:r>
      </w:del>
      <w:ins w:id="7172" w:author="Seth Oranburg" w:date="2026-03-07T09:50:00Z" w16du:dateUtc="2026-03-07T14:50:00Z">
        <w:r w:rsidR="0033544D" w:rsidRPr="00742779">
          <w:rPr>
            <w:rStyle w:val="Strong"/>
          </w:rPr>
          <w:t>Analyzing</w:t>
        </w:r>
      </w:ins>
      <w:r w:rsidR="0033544D" w:rsidRPr="00742779">
        <w:rPr>
          <w:rStyle w:val="Strong"/>
        </w:rPr>
        <w:t xml:space="preserve"> Controlling Stockholder Conflicts</w:t>
      </w:r>
      <w:r w:rsidR="0033544D" w:rsidRPr="00742779">
        <w:t>: Does Atlas control ConstructEdge? Atlas holds eight percent of the equity, which is far below the typical fifty percent threshold for voting control. But Atlas controls two of seven board seats and will control four of seven seats if the transaction closes. Atlas also holds the only financing commitment the company has received. If ConstructEdge cannot complete the project without Atlas</w:t>
      </w:r>
      <w:r w:rsidR="009F60D1" w:rsidRPr="00742779">
        <w:t>’</w:t>
      </w:r>
      <w:r w:rsidR="0033544D" w:rsidRPr="00742779">
        <w:t>s capital, Atlas has effective control even without voting control.</w:t>
      </w:r>
    </w:p>
    <w:p w14:paraId="4806B043" w14:textId="77777777" w:rsidR="0033544D" w:rsidRPr="00742779" w:rsidRDefault="00742779" w:rsidP="000E54B1">
      <w:del w:id="7173" w:author="Seth Oranburg" w:date="2026-03-07T09:50:00Z" w16du:dateUtc="2026-03-07T14:50:00Z">
        <w:r w:rsidRPr="00742779">
          <w:rPr>
            <w:rFonts w:ascii="ZWAdobeF" w:hAnsi="ZWAdobeF" w:cs="ZWAdobeF"/>
            <w:sz w:val="2"/>
            <w:szCs w:val="2"/>
          </w:rPr>
          <w:delText>3082B</w:delText>
        </w:r>
        <w:r w:rsidR="0033544D" w:rsidRPr="00742779">
          <w:delText>Chapter</w:delText>
        </w:r>
      </w:del>
      <w:ins w:id="7174" w:author="Seth Oranburg" w:date="2026-03-07T09:50:00Z" w16du:dateUtc="2026-03-07T14:50:00Z">
        <w:r w:rsidR="0033544D" w:rsidRPr="00742779">
          <w:t>Chapter</w:t>
        </w:r>
      </w:ins>
      <w:r w:rsidR="0033544D" w:rsidRPr="00742779">
        <w:t xml:space="preserve"> Eleven examined when stockholders are deemed controlling for purposes of fiduciary duty analysis. Control can be actual, through majority voting power, or effective, through contractual rights or practical circumstances that give a minority holder the power to dictate corporate action. Atlas</w:t>
      </w:r>
      <w:r w:rsidR="009F60D1" w:rsidRPr="00742779">
        <w:t>’</w:t>
      </w:r>
      <w:r w:rsidR="0033544D" w:rsidRPr="00742779">
        <w:t>s ability to determine whether the transaction proceeds by withholding financing may constitute effective control.</w:t>
      </w:r>
    </w:p>
    <w:p w14:paraId="43A4D2C1" w14:textId="77777777" w:rsidR="0033544D" w:rsidRPr="00742779" w:rsidRDefault="00742779" w:rsidP="000E54B1">
      <w:del w:id="7175" w:author="Seth Oranburg" w:date="2026-03-07T09:50:00Z" w16du:dateUtc="2026-03-07T14:50:00Z">
        <w:r w:rsidRPr="00742779">
          <w:rPr>
            <w:rFonts w:ascii="ZWAdobeF" w:hAnsi="ZWAdobeF" w:cs="ZWAdobeF"/>
            <w:sz w:val="2"/>
            <w:szCs w:val="2"/>
          </w:rPr>
          <w:delText>3083B</w:delText>
        </w:r>
        <w:r w:rsidR="0033544D" w:rsidRPr="00742779">
          <w:delText>If</w:delText>
        </w:r>
      </w:del>
      <w:ins w:id="7176" w:author="Seth Oranburg" w:date="2026-03-07T09:50:00Z" w16du:dateUtc="2026-03-07T14:50:00Z">
        <w:r w:rsidR="0033544D" w:rsidRPr="00742779">
          <w:t>If</w:t>
        </w:r>
      </w:ins>
      <w:r w:rsidR="0033544D" w:rsidRPr="00742779">
        <w:t xml:space="preserve"> Atlas is a controlling stockholder, the transaction receives entire fairness review. The board must show that both the process was fair and the price was fair. Process fairness requires negotiating at arm</w:t>
      </w:r>
      <w:r w:rsidR="009F60D1" w:rsidRPr="00742779">
        <w:t>’</w:t>
      </w:r>
      <w:r w:rsidR="0033544D" w:rsidRPr="00742779">
        <w:t>s length, considering alternatives, and giving disinterested stockholders an opportunity to approve or reject the transaction without coercion. Price fairness requires showing that the terms are within the range that disinterested parties would negotiate.</w:t>
      </w:r>
    </w:p>
    <w:p w14:paraId="25361CD8" w14:textId="77777777" w:rsidR="0033544D" w:rsidRPr="00742779" w:rsidRDefault="00742779" w:rsidP="000E54B1">
      <w:pPr>
        <w:pPrChange w:id="7177" w:author="Seth Oranburg" w:date="2026-03-07T09:50:00Z" w16du:dateUtc="2026-03-07T14:50:00Z">
          <w:pPr>
            <w:pStyle w:val="NormalWeb"/>
          </w:pPr>
        </w:pPrChange>
      </w:pPr>
      <w:del w:id="7178" w:author="Seth Oranburg" w:date="2026-03-07T09:50:00Z" w16du:dateUtc="2026-03-07T14:50:00Z">
        <w:r w:rsidRPr="00742779">
          <w:rPr>
            <w:rFonts w:ascii="ZWAdobeF" w:hAnsi="ZWAdobeF" w:cs="ZWAdobeF"/>
            <w:sz w:val="2"/>
            <w:szCs w:val="2"/>
          </w:rPr>
          <w:delText>3084B</w:delText>
        </w:r>
        <w:r w:rsidR="0033544D" w:rsidRPr="00742779">
          <w:delText>The</w:delText>
        </w:r>
      </w:del>
      <w:ins w:id="7179" w:author="Seth Oranburg" w:date="2026-03-07T09:50:00Z" w16du:dateUtc="2026-03-07T14:50:00Z">
        <w:r w:rsidR="0033544D" w:rsidRPr="00742779">
          <w:t>The</w:t>
        </w:r>
      </w:ins>
      <w:r w:rsidR="0033544D" w:rsidRPr="00742779">
        <w:t xml:space="preserve"> </w:t>
      </w:r>
      <w:r w:rsidR="0033544D" w:rsidRPr="00742779">
        <w:rPr>
          <w:rStyle w:val="Emphasis"/>
        </w:rPr>
        <w:t>Kahn v. M &amp; F Worldwide Corp.</w:t>
      </w:r>
      <w:r w:rsidR="0033544D" w:rsidRPr="00742779">
        <w:t xml:space="preserve"> framework provides a path to business judgment review even in controlling stockholder transactions.</w:t>
      </w:r>
      <w:r w:rsidR="0033544D">
        <w:fldChar w:fldCharType="begin"/>
      </w:r>
      <w:r w:rsidR="0033544D">
        <w:instrText>HYPERLINK \l "fn397-11647" \o "Jump to citation"</w:instrText>
      </w:r>
      <w:r w:rsidR="0033544D">
        <w:fldChar w:fldCharType="separate"/>
      </w:r>
      <w:r w:rsidR="0033544D" w:rsidRPr="00742779">
        <w:rPr>
          <w:rStyle w:val="Hyperlink"/>
          <w:color w:val="auto"/>
          <w:u w:val="none"/>
        </w:rPr>
        <w:t>[397</w:t>
      </w:r>
      <w:r w:rsidR="00FA601A" w:rsidRPr="00742779">
        <w:rPr>
          <w:rStyle w:val="Hyperlink"/>
          <w:color w:val="auto"/>
          <w:u w:val="none"/>
        </w:rPr>
        <w:t>]</w:t>
      </w:r>
      <w:r w:rsidR="0033544D">
        <w:fldChar w:fldCharType="end"/>
      </w:r>
      <w:r w:rsidR="0033544D" w:rsidRPr="00742779">
        <w:t xml:space="preserve"> If the transaction is conditioned from the outset on approval by an independent special committee and by a majority of the minority stockholders, and if both </w:t>
      </w:r>
      <w:r w:rsidR="0033544D" w:rsidRPr="00742779">
        <w:lastRenderedPageBreak/>
        <w:t>conditions are satisfied, the transaction receives business judgment rule protection rather than entire fairness review.</w:t>
      </w:r>
    </w:p>
    <w:p w14:paraId="27FD3F12" w14:textId="77777777" w:rsidR="0033544D" w:rsidRPr="00742779" w:rsidRDefault="00742779" w:rsidP="000E54B1">
      <w:del w:id="7180" w:author="Seth Oranburg" w:date="2026-03-07T09:50:00Z" w16du:dateUtc="2026-03-07T14:50:00Z">
        <w:r w:rsidRPr="00742779">
          <w:rPr>
            <w:rFonts w:ascii="ZWAdobeF" w:hAnsi="ZWAdobeF" w:cs="ZWAdobeF"/>
            <w:sz w:val="2"/>
            <w:szCs w:val="2"/>
          </w:rPr>
          <w:delText>3085B</w:delText>
        </w:r>
        <w:r w:rsidR="0033544D" w:rsidRPr="00742779">
          <w:delText>ConstructEdge</w:delText>
        </w:r>
        <w:r w:rsidR="009F60D1" w:rsidRPr="00742779">
          <w:delText>’</w:delText>
        </w:r>
        <w:r w:rsidR="0033544D" w:rsidRPr="00742779">
          <w:delText>s</w:delText>
        </w:r>
      </w:del>
      <w:ins w:id="7181" w:author="Seth Oranburg" w:date="2026-03-07T09:50:00Z" w16du:dateUtc="2026-03-07T14:50:00Z">
        <w:r w:rsidR="0033544D" w:rsidRPr="00742779">
          <w:t>ConstructEdge</w:t>
        </w:r>
        <w:r w:rsidR="009F60D1" w:rsidRPr="00742779">
          <w:t>’</w:t>
        </w:r>
        <w:r w:rsidR="0033544D" w:rsidRPr="00742779">
          <w:t>s</w:t>
        </w:r>
      </w:ins>
      <w:r w:rsidR="0033544D" w:rsidRPr="00742779">
        <w:t xml:space="preserve"> board should consider forming a special committee of directors who are independent of both management and Atlas. The special committee should retain independent financial and legal advisors. The committee should have authority to negotiate terms, to reject the transaction if terms are inadequate, and to seek alternative financing. The committee should condition any approval on a non-coercive majority-of-the-minority stockholder vote.</w:t>
      </w:r>
    </w:p>
    <w:p w14:paraId="39695CA6" w14:textId="77777777" w:rsidR="0033544D" w:rsidRPr="00742779" w:rsidRDefault="00742779" w:rsidP="000E54B1">
      <w:del w:id="7182" w:author="Seth Oranburg" w:date="2026-03-07T09:50:00Z" w16du:dateUtc="2026-03-07T14:50:00Z">
        <w:r w:rsidRPr="00742779">
          <w:rPr>
            <w:rFonts w:ascii="ZWAdobeF" w:hAnsi="ZWAdobeF" w:cs="ZWAdobeF"/>
            <w:sz w:val="2"/>
            <w:szCs w:val="2"/>
          </w:rPr>
          <w:delText>3086B</w:delText>
        </w:r>
        <w:r w:rsidR="0033544D" w:rsidRPr="00742779">
          <w:delText>But</w:delText>
        </w:r>
      </w:del>
      <w:ins w:id="7183" w:author="Seth Oranburg" w:date="2026-03-07T09:50:00Z" w16du:dateUtc="2026-03-07T14:50:00Z">
        <w:r w:rsidR="0033544D" w:rsidRPr="00742779">
          <w:t>But</w:t>
        </w:r>
      </w:ins>
      <w:r w:rsidR="0033544D" w:rsidRPr="00742779">
        <w:t xml:space="preserve"> forming a special committee does not eliminate the fundamental problem. If ConstructEdge truly has no alternative financing and will fail without Atlas</w:t>
      </w:r>
      <w:r w:rsidR="009F60D1" w:rsidRPr="00742779">
        <w:t>’</w:t>
      </w:r>
      <w:r w:rsidR="0033544D" w:rsidRPr="00742779">
        <w:t>s investment, the minority stockholders have no real choice. They can accept Atlas</w:t>
      </w:r>
      <w:r w:rsidR="009F60D1" w:rsidRPr="00742779">
        <w:t>’</w:t>
      </w:r>
      <w:r w:rsidR="0033544D" w:rsidRPr="00742779">
        <w:t xml:space="preserve">s terms or watch their equity become worthless in bankruptcy. A vote conducted under those circumstances may not be truly voluntary even if it satisfies the technical requirements of the </w:t>
      </w:r>
      <w:r w:rsidR="0033544D" w:rsidRPr="00742779">
        <w:rPr>
          <w:rStyle w:val="Emphasis"/>
        </w:rPr>
        <w:t>MFW</w:t>
      </w:r>
      <w:r w:rsidR="0033544D" w:rsidRPr="00742779">
        <w:t xml:space="preserve"> framework.</w:t>
      </w:r>
    </w:p>
    <w:p w14:paraId="1A140E3F" w14:textId="77777777" w:rsidR="0033544D" w:rsidRPr="00742779" w:rsidRDefault="00742779" w:rsidP="000E54B1">
      <w:del w:id="7184" w:author="Seth Oranburg" w:date="2026-03-07T09:50:00Z" w16du:dateUtc="2026-03-07T14:50:00Z">
        <w:r w:rsidRPr="00742779">
          <w:rPr>
            <w:rStyle w:val="Strong"/>
            <w:rFonts w:ascii="ZWAdobeF" w:hAnsi="ZWAdobeF" w:cs="ZWAdobeF"/>
            <w:b w:val="0"/>
            <w:sz w:val="2"/>
            <w:szCs w:val="2"/>
          </w:rPr>
          <w:delText>3087B</w:delText>
        </w:r>
        <w:r w:rsidR="0033544D" w:rsidRPr="00742779">
          <w:rPr>
            <w:rStyle w:val="Strong"/>
          </w:rPr>
          <w:delText>Analyzing</w:delText>
        </w:r>
      </w:del>
      <w:ins w:id="7185" w:author="Seth Oranburg" w:date="2026-03-07T09:50:00Z" w16du:dateUtc="2026-03-07T14:50:00Z">
        <w:r w:rsidR="0033544D" w:rsidRPr="00742779">
          <w:rPr>
            <w:rStyle w:val="Strong"/>
          </w:rPr>
          <w:t>Analyzing</w:t>
        </w:r>
      </w:ins>
      <w:r w:rsidR="0033544D" w:rsidRPr="00742779">
        <w:rPr>
          <w:rStyle w:val="Strong"/>
        </w:rPr>
        <w:t xml:space="preserve"> Whether Rejection Breaches Duties</w:t>
      </w:r>
      <w:r w:rsidR="0033544D" w:rsidRPr="00742779">
        <w:t>: Can the board reject Atlas</w:t>
      </w:r>
      <w:r w:rsidR="009F60D1" w:rsidRPr="00742779">
        <w:t>’</w:t>
      </w:r>
      <w:r w:rsidR="0033544D" w:rsidRPr="00742779">
        <w:t>s offer if it is the only financing available? If rejecting the offer causes the company to fail, has the board breached duties by refusing to accept terms that at least preserve some equity value?</w:t>
      </w:r>
    </w:p>
    <w:p w14:paraId="0E73345F" w14:textId="77777777" w:rsidR="0033544D" w:rsidRPr="00742779" w:rsidRDefault="00742779" w:rsidP="000E54B1">
      <w:pPr>
        <w:pPrChange w:id="7186" w:author="Seth Oranburg" w:date="2026-03-07T09:50:00Z" w16du:dateUtc="2026-03-07T14:50:00Z">
          <w:pPr>
            <w:pStyle w:val="NormalWeb"/>
          </w:pPr>
        </w:pPrChange>
      </w:pPr>
      <w:del w:id="7187" w:author="Seth Oranburg" w:date="2026-03-07T09:50:00Z" w16du:dateUtc="2026-03-07T14:50:00Z">
        <w:r w:rsidRPr="00742779">
          <w:rPr>
            <w:rStyle w:val="Emphasis"/>
            <w:rFonts w:ascii="ZWAdobeF" w:hAnsi="ZWAdobeF" w:cs="ZWAdobeF"/>
            <w:i w:val="0"/>
            <w:sz w:val="2"/>
            <w:szCs w:val="2"/>
          </w:rPr>
          <w:delText>3088B</w:delText>
        </w:r>
        <w:r w:rsidR="0033544D" w:rsidRPr="00742779">
          <w:rPr>
            <w:rStyle w:val="Emphasis"/>
          </w:rPr>
          <w:delText>Gheewalla</w:delText>
        </w:r>
      </w:del>
      <w:ins w:id="7188" w:author="Seth Oranburg" w:date="2026-03-07T09:50:00Z" w16du:dateUtc="2026-03-07T14:50:00Z">
        <w:r w:rsidR="0033544D" w:rsidRPr="00742779">
          <w:rPr>
            <w:rStyle w:val="Emphasis"/>
          </w:rPr>
          <w:t>Gheewalla</w:t>
        </w:r>
      </w:ins>
      <w:r w:rsidR="0033544D" w:rsidRPr="00742779">
        <w:t xml:space="preserve"> teaches that directors owe duties to the corporation for the benefit of stockholders while the company is solvent.</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r w:rsidR="0033544D" w:rsidRPr="00742779">
        <w:t xml:space="preserve"> If the company is solvent, the board should maximize equity value. Accepting a heavily dilutive financing reduces equity value compared to the pre-transaction state but may maximize equity value compared to bankruptcy.</w:t>
      </w:r>
    </w:p>
    <w:p w14:paraId="74ACDDCD" w14:textId="77777777" w:rsidR="0033544D" w:rsidRPr="00742779" w:rsidRDefault="00742779" w:rsidP="000E54B1">
      <w:del w:id="7189" w:author="Seth Oranburg" w:date="2026-03-07T09:50:00Z" w16du:dateUtc="2026-03-07T14:50:00Z">
        <w:r w:rsidRPr="00742779">
          <w:rPr>
            <w:rFonts w:ascii="ZWAdobeF" w:hAnsi="ZWAdobeF" w:cs="ZWAdobeF"/>
            <w:sz w:val="2"/>
            <w:szCs w:val="2"/>
          </w:rPr>
          <w:delText>3089B</w:delText>
        </w:r>
        <w:r w:rsidR="0033544D" w:rsidRPr="00742779">
          <w:delText>The</w:delText>
        </w:r>
      </w:del>
      <w:ins w:id="7190" w:author="Seth Oranburg" w:date="2026-03-07T09:50:00Z" w16du:dateUtc="2026-03-07T14:50:00Z">
        <w:r w:rsidR="0033544D" w:rsidRPr="00742779">
          <w:t>The</w:t>
        </w:r>
      </w:ins>
      <w:r w:rsidR="0033544D" w:rsidRPr="00742779">
        <w:t xml:space="preserve"> business judgment rule protects director decisions about how to respond to financial distress. The board can accept financing on unfavorable terms if that preserves more value than alternatives. The board can reject financing if it concludes the terms are so unfavorable that pursuing bankruptcy or other alternatives serves equity holders better.</w:t>
      </w:r>
    </w:p>
    <w:p w14:paraId="26C5F1A4" w14:textId="77777777" w:rsidR="0033544D" w:rsidRPr="00742779" w:rsidRDefault="00742779" w:rsidP="000E54B1">
      <w:del w:id="7191" w:author="Seth Oranburg" w:date="2026-03-07T09:50:00Z" w16du:dateUtc="2026-03-07T14:50:00Z">
        <w:r w:rsidRPr="00742779">
          <w:rPr>
            <w:rFonts w:ascii="ZWAdobeF" w:hAnsi="ZWAdobeF" w:cs="ZWAdobeF"/>
            <w:sz w:val="2"/>
            <w:szCs w:val="2"/>
          </w:rPr>
          <w:delText>3090B</w:delText>
        </w:r>
        <w:r w:rsidR="0033544D" w:rsidRPr="00742779">
          <w:delText>The</w:delText>
        </w:r>
      </w:del>
      <w:ins w:id="7192" w:author="Seth Oranburg" w:date="2026-03-07T09:50:00Z" w16du:dateUtc="2026-03-07T14:50:00Z">
        <w:r w:rsidR="0033544D" w:rsidRPr="00742779">
          <w:t>The</w:t>
        </w:r>
      </w:ins>
      <w:r w:rsidR="0033544D" w:rsidRPr="00742779">
        <w:t xml:space="preserve"> critical analysis is comparing expected value across alternatives. If accepting Atlas</w:t>
      </w:r>
      <w:r w:rsidR="009F60D1" w:rsidRPr="00742779">
        <w:t>’</w:t>
      </w:r>
      <w:r w:rsidR="0033544D" w:rsidRPr="00742779">
        <w:t>s financing gives current stockholders an expected twenty percent equity stake in a company worth forty million dollars, their expected value is eight million. If rejecting the financing and pursuing bankruptcy gives current stockholders an expected recovery of two million, accepting Atlas</w:t>
      </w:r>
      <w:r w:rsidR="009F60D1" w:rsidRPr="00742779">
        <w:t>’</w:t>
      </w:r>
      <w:r w:rsidR="0033544D" w:rsidRPr="00742779">
        <w:t>s financing is the value-maximizing choice despite the dilution.</w:t>
      </w:r>
    </w:p>
    <w:p w14:paraId="12D3F746" w14:textId="77777777" w:rsidR="0033544D" w:rsidRPr="00742779" w:rsidRDefault="00742779" w:rsidP="000E54B1">
      <w:del w:id="7193" w:author="Seth Oranburg" w:date="2026-03-07T09:50:00Z" w16du:dateUtc="2026-03-07T14:50:00Z">
        <w:r w:rsidRPr="00742779">
          <w:rPr>
            <w:rFonts w:ascii="ZWAdobeF" w:hAnsi="ZWAdobeF" w:cs="ZWAdobeF"/>
            <w:sz w:val="2"/>
            <w:szCs w:val="2"/>
          </w:rPr>
          <w:delText>3091B</w:delText>
        </w:r>
        <w:r w:rsidR="0033544D" w:rsidRPr="00742779">
          <w:delText>But</w:delText>
        </w:r>
      </w:del>
      <w:ins w:id="7194" w:author="Seth Oranburg" w:date="2026-03-07T09:50:00Z" w16du:dateUtc="2026-03-07T14:50:00Z">
        <w:r w:rsidR="0033544D" w:rsidRPr="00742779">
          <w:t>But</w:t>
        </w:r>
      </w:ins>
      <w:r w:rsidR="0033544D" w:rsidRPr="00742779">
        <w:t xml:space="preserve"> if accepting Atlas</w:t>
      </w:r>
      <w:r w:rsidR="009F60D1" w:rsidRPr="00742779">
        <w:t>’</w:t>
      </w:r>
      <w:r w:rsidR="0033544D" w:rsidRPr="00742779">
        <w:t>s financing gives current stockholders such a small stake that they effectively lose their investment, and if bankruptcy provides similar or better expected recovery, the board should reject Atlas</w:t>
      </w:r>
      <w:r w:rsidR="009F60D1" w:rsidRPr="00742779">
        <w:t>’</w:t>
      </w:r>
      <w:r w:rsidR="0033544D" w:rsidRPr="00742779">
        <w:t xml:space="preserve">s </w:t>
      </w:r>
      <w:r w:rsidR="0033544D" w:rsidRPr="00742779">
        <w:lastRenderedPageBreak/>
        <w:t>financing. The fact that Atlas offers financing does not obligate the board to accept it if the terms are worse than alternatives.</w:t>
      </w:r>
    </w:p>
    <w:p w14:paraId="68C1F1F9" w14:textId="77777777" w:rsidR="0033544D" w:rsidRPr="00742779" w:rsidRDefault="00742779" w:rsidP="000E54B1">
      <w:del w:id="7195" w:author="Seth Oranburg" w:date="2026-03-07T09:50:00Z" w16du:dateUtc="2026-03-07T14:50:00Z">
        <w:r w:rsidRPr="00742779">
          <w:rPr>
            <w:rStyle w:val="Strong"/>
            <w:rFonts w:ascii="ZWAdobeF" w:hAnsi="ZWAdobeF" w:cs="ZWAdobeF"/>
            <w:b w:val="0"/>
            <w:sz w:val="2"/>
            <w:szCs w:val="2"/>
          </w:rPr>
          <w:delText>3092B</w:delText>
        </w:r>
        <w:r w:rsidR="0033544D" w:rsidRPr="00742779">
          <w:rPr>
            <w:rStyle w:val="Strong"/>
          </w:rPr>
          <w:delText>The</w:delText>
        </w:r>
      </w:del>
      <w:ins w:id="7196" w:author="Seth Oranburg" w:date="2026-03-07T09:50:00Z" w16du:dateUtc="2026-03-07T14:50:00Z">
        <w:r w:rsidR="0033544D" w:rsidRPr="00742779">
          <w:rPr>
            <w:rStyle w:val="Strong"/>
          </w:rPr>
          <w:t>The</w:t>
        </w:r>
      </w:ins>
      <w:r w:rsidR="0033544D" w:rsidRPr="00742779">
        <w:rPr>
          <w:rStyle w:val="Strong"/>
        </w:rPr>
        <w:t xml:space="preserve"> Problem of No Good Options</w:t>
      </w:r>
      <w:r w:rsidR="0033544D" w:rsidRPr="00742779">
        <w:t>: This scenario illustrates the fundamental difficulty of directoral decision-making in distress. Every option is bad. Accepting Atlas</w:t>
      </w:r>
      <w:r w:rsidR="009F60D1" w:rsidRPr="00742779">
        <w:t>’</w:t>
      </w:r>
      <w:r w:rsidR="0033544D" w:rsidRPr="00742779">
        <w:t>s terms heavily dilutes existing stockholders and gives Atlas control. Rejecting Atlas</w:t>
      </w:r>
      <w:r w:rsidR="009F60D1" w:rsidRPr="00742779">
        <w:t>’</w:t>
      </w:r>
      <w:r w:rsidR="0033544D" w:rsidRPr="00742779">
        <w:t>s terms risks bankruptcy. Seeking alternative financing may fail and may consume time the company does not have. The board must choose the least bad option, not a good option.</w:t>
      </w:r>
    </w:p>
    <w:p w14:paraId="736CCA7A" w14:textId="77777777" w:rsidR="0033544D" w:rsidRPr="00742779" w:rsidRDefault="00742779" w:rsidP="000E54B1">
      <w:del w:id="7197" w:author="Seth Oranburg" w:date="2026-03-07T09:50:00Z" w16du:dateUtc="2026-03-07T14:50:00Z">
        <w:r w:rsidRPr="00742779">
          <w:rPr>
            <w:rFonts w:ascii="ZWAdobeF" w:hAnsi="ZWAdobeF" w:cs="ZWAdobeF"/>
            <w:sz w:val="2"/>
            <w:szCs w:val="2"/>
          </w:rPr>
          <w:delText>3093B</w:delText>
        </w:r>
        <w:r w:rsidR="0033544D" w:rsidRPr="00742779">
          <w:delText>Delaware</w:delText>
        </w:r>
      </w:del>
      <w:ins w:id="7198" w:author="Seth Oranburg" w:date="2026-03-07T09:50:00Z" w16du:dateUtc="2026-03-07T14:50:00Z">
        <w:r w:rsidR="0033544D" w:rsidRPr="00742779">
          <w:t>Delaware</w:t>
        </w:r>
      </w:ins>
      <w:r w:rsidR="0033544D" w:rsidRPr="00742779">
        <w:t xml:space="preserve"> law recognizes this reality. Directors are not guarantors of success. They are fiduciaries obligated to exercise informed judgment. When all options are bad, the board should choose the option that maximizes expected value for residual claimants. If the board analyzes alternatives carefully, consults with advisors, documents its reasoning, and acts in good faith, the business judgment rule protects the decision even if outcomes disappoint.</w:t>
      </w:r>
    </w:p>
    <w:p w14:paraId="2FA08F2D" w14:textId="77777777" w:rsidR="0033544D" w:rsidRPr="00742779" w:rsidRDefault="00742779" w:rsidP="000E54B1">
      <w:pPr>
        <w:pPrChange w:id="7199" w:author="Seth Oranburg" w:date="2026-03-07T09:50:00Z" w16du:dateUtc="2026-03-07T14:50:00Z">
          <w:pPr>
            <w:pStyle w:val="NormalWeb"/>
          </w:pPr>
        </w:pPrChange>
      </w:pPr>
      <w:del w:id="7200" w:author="Seth Oranburg" w:date="2026-03-07T09:50:00Z" w16du:dateUtc="2026-03-07T14:50:00Z">
        <w:r w:rsidRPr="00742779">
          <w:rPr>
            <w:rFonts w:ascii="ZWAdobeF" w:hAnsi="ZWAdobeF" w:cs="ZWAdobeF"/>
            <w:sz w:val="2"/>
            <w:szCs w:val="2"/>
          </w:rPr>
          <w:delText>3094B</w:delText>
        </w:r>
        <w:r w:rsidR="0033544D" w:rsidRPr="00742779">
          <w:delText>The</w:delText>
        </w:r>
      </w:del>
      <w:ins w:id="7201" w:author="Seth Oranburg" w:date="2026-03-07T09:50:00Z" w16du:dateUtc="2026-03-07T14:50:00Z">
        <w:r w:rsidR="0033544D" w:rsidRPr="00742779">
          <w:t>The</w:t>
        </w:r>
      </w:ins>
      <w:r w:rsidR="0033544D" w:rsidRPr="00742779">
        <w:t xml:space="preserve"> stockholder vote provides additional protection. If disinterested stockholders vote to approve the transaction after full disclosure of terms and alternatives, that vote provides evidence that stockholders believed acceptance was preferable to alternatives. </w:t>
      </w:r>
      <w:r w:rsidR="0033544D" w:rsidRPr="00742779">
        <w:rPr>
          <w:rStyle w:val="Emphasis"/>
        </w:rPr>
        <w:t>Corwin v. KKR Financial Holdings</w:t>
      </w:r>
      <w:r w:rsidR="0033544D" w:rsidRPr="00742779">
        <w:t xml:space="preserve"> teaches that a fully informed, uncoerced stockholder vote cleanses board-level conflicts and invokes business judgment review.</w:t>
      </w:r>
      <w:r w:rsidR="0033544D">
        <w:fldChar w:fldCharType="begin"/>
      </w:r>
      <w:r w:rsidR="0033544D">
        <w:instrText>HYPERLINK \l "fn398-11647" \o "Jump to citation"</w:instrText>
      </w:r>
      <w:r w:rsidR="0033544D">
        <w:fldChar w:fldCharType="separate"/>
      </w:r>
      <w:r w:rsidR="0033544D" w:rsidRPr="00742779">
        <w:rPr>
          <w:rStyle w:val="Hyperlink"/>
          <w:color w:val="auto"/>
          <w:u w:val="none"/>
        </w:rPr>
        <w:t>[398</w:t>
      </w:r>
      <w:r w:rsidR="00FA601A" w:rsidRPr="00742779">
        <w:rPr>
          <w:rStyle w:val="Hyperlink"/>
          <w:color w:val="auto"/>
          <w:u w:val="none"/>
        </w:rPr>
        <w:t>]</w:t>
      </w:r>
      <w:r w:rsidR="0033544D">
        <w:fldChar w:fldCharType="end"/>
      </w:r>
      <w:r w:rsidR="0033544D" w:rsidRPr="00742779">
        <w:t xml:space="preserve"> A majority-of-the-minority vote in this context would provide significant protection.</w:t>
      </w:r>
    </w:p>
    <w:p w14:paraId="3DA1778E" w14:textId="77777777" w:rsidR="0033544D" w:rsidRPr="00742779" w:rsidRDefault="00742779" w:rsidP="000E54B1">
      <w:del w:id="7202" w:author="Seth Oranburg" w:date="2026-03-07T09:50:00Z" w16du:dateUtc="2026-03-07T14:50:00Z">
        <w:r w:rsidRPr="00742779">
          <w:rPr>
            <w:rStyle w:val="Strong"/>
            <w:rFonts w:ascii="ZWAdobeF" w:hAnsi="ZWAdobeF" w:cs="ZWAdobeF"/>
            <w:b w:val="0"/>
            <w:sz w:val="2"/>
            <w:szCs w:val="2"/>
          </w:rPr>
          <w:delText>3095B</w:delText>
        </w:r>
        <w:r w:rsidR="0033544D" w:rsidRPr="00742779">
          <w:rPr>
            <w:rStyle w:val="Strong"/>
          </w:rPr>
          <w:delText>Questions</w:delText>
        </w:r>
      </w:del>
      <w:ins w:id="7203" w:author="Seth Oranburg" w:date="2026-03-07T09:50:00Z" w16du:dateUtc="2026-03-07T14:50:00Z">
        <w:r w:rsidR="0033544D" w:rsidRPr="00742779">
          <w:rPr>
            <w:rStyle w:val="Strong"/>
          </w:rPr>
          <w:t>Questions</w:t>
        </w:r>
      </w:ins>
      <w:r w:rsidR="0033544D" w:rsidRPr="00742779">
        <w:rPr>
          <w:rStyle w:val="Strong"/>
        </w:rPr>
        <w:t xml:space="preserve"> for Analysis</w:t>
      </w:r>
      <w:r w:rsidR="0033544D" w:rsidRPr="00742779">
        <w:t>:</w:t>
      </w:r>
    </w:p>
    <w:p w14:paraId="767463FD" w14:textId="77777777" w:rsidR="0033544D" w:rsidRPr="00742779" w:rsidRDefault="00742779" w:rsidP="000E54B1">
      <w:pPr>
        <w:numPr>
          <w:ilvl w:val="0"/>
          <w:numId w:val="15"/>
        </w:numPr>
      </w:pPr>
      <w:del w:id="7204" w:author="Seth Oranburg" w:date="2026-03-07T09:50:00Z" w16du:dateUtc="2026-03-07T14:50:00Z">
        <w:r w:rsidRPr="00742779">
          <w:rPr>
            <w:rFonts w:ascii="ZWAdobeF" w:hAnsi="ZWAdobeF" w:cs="ZWAdobeF"/>
            <w:sz w:val="2"/>
            <w:szCs w:val="2"/>
          </w:rPr>
          <w:delText>3096B</w:delText>
        </w:r>
        <w:r w:rsidR="0033544D" w:rsidRPr="00742779">
          <w:delText>Should</w:delText>
        </w:r>
      </w:del>
      <w:ins w:id="7205" w:author="Seth Oranburg" w:date="2026-03-07T09:50:00Z" w16du:dateUtc="2026-03-07T14:50:00Z">
        <w:r w:rsidR="0033544D" w:rsidRPr="00742779">
          <w:t>Should</w:t>
        </w:r>
      </w:ins>
      <w:r w:rsidR="0033544D" w:rsidRPr="00742779">
        <w:t xml:space="preserve"> the special committee retain a financial advisor to provide a fairness opinion about the Atlas financing terms, and would that opinion provide meaningful protection if the opinion concludes the terms are unfair but the best available?</w:t>
      </w:r>
    </w:p>
    <w:p w14:paraId="6A2CE635" w14:textId="77777777" w:rsidR="0033544D" w:rsidRPr="00742779" w:rsidRDefault="00742779" w:rsidP="000E54B1">
      <w:pPr>
        <w:numPr>
          <w:ilvl w:val="0"/>
          <w:numId w:val="15"/>
        </w:numPr>
      </w:pPr>
      <w:del w:id="7206" w:author="Seth Oranburg" w:date="2026-03-07T09:50:00Z" w16du:dateUtc="2026-03-07T14:50:00Z">
        <w:r w:rsidRPr="00742779">
          <w:rPr>
            <w:rFonts w:ascii="ZWAdobeF" w:hAnsi="ZWAdobeF" w:cs="ZWAdobeF"/>
            <w:sz w:val="2"/>
            <w:szCs w:val="2"/>
          </w:rPr>
          <w:delText>3097B</w:delText>
        </w:r>
        <w:r w:rsidR="0033544D" w:rsidRPr="00742779">
          <w:delText>If</w:delText>
        </w:r>
      </w:del>
      <w:ins w:id="7207" w:author="Seth Oranburg" w:date="2026-03-07T09:50:00Z" w16du:dateUtc="2026-03-07T14:50:00Z">
        <w:r w:rsidR="0033544D" w:rsidRPr="00742779">
          <w:t>If</w:t>
        </w:r>
      </w:ins>
      <w:r w:rsidR="0033544D" w:rsidRPr="00742779">
        <w:t xml:space="preserve"> the independent directors conclude that Atlas is exploiting the company</w:t>
      </w:r>
      <w:r w:rsidR="009F60D1" w:rsidRPr="00742779">
        <w:t>’</w:t>
      </w:r>
      <w:r w:rsidR="0033544D" w:rsidRPr="00742779">
        <w:t>s distress and extracting terms that Atlas would never obtain in arm</w:t>
      </w:r>
      <w:r w:rsidR="009F60D1" w:rsidRPr="00742779">
        <w:t>’</w:t>
      </w:r>
      <w:r w:rsidR="0033544D" w:rsidRPr="00742779">
        <w:t>s-length negotiations, can the directors reject the financing based on fairness concerns even if rejection causes bankruptcy?</w:t>
      </w:r>
    </w:p>
    <w:p w14:paraId="57885E7D" w14:textId="77777777" w:rsidR="0033544D" w:rsidRPr="00742779" w:rsidRDefault="00742779" w:rsidP="000E54B1">
      <w:pPr>
        <w:numPr>
          <w:ilvl w:val="0"/>
          <w:numId w:val="15"/>
        </w:numPr>
      </w:pPr>
      <w:del w:id="7208" w:author="Seth Oranburg" w:date="2026-03-07T09:50:00Z" w16du:dateUtc="2026-03-07T14:50:00Z">
        <w:r w:rsidRPr="00742779">
          <w:rPr>
            <w:rFonts w:ascii="ZWAdobeF" w:hAnsi="ZWAdobeF" w:cs="ZWAdobeF"/>
            <w:sz w:val="2"/>
            <w:szCs w:val="2"/>
          </w:rPr>
          <w:delText>3098B</w:delText>
        </w:r>
        <w:r w:rsidR="0033544D" w:rsidRPr="00742779">
          <w:delText>What</w:delText>
        </w:r>
      </w:del>
      <w:ins w:id="7209" w:author="Seth Oranburg" w:date="2026-03-07T09:50:00Z" w16du:dateUtc="2026-03-07T14:50:00Z">
        <w:r w:rsidR="0033544D" w:rsidRPr="00742779">
          <w:t>What</w:t>
        </w:r>
      </w:ins>
      <w:r w:rsidR="0033544D" w:rsidRPr="00742779">
        <w:t xml:space="preserve"> must the proxy statement disclose to stockholders about the transaction for a stockholder vote to be considered fully informed, particularly regarding the board</w:t>
      </w:r>
      <w:r w:rsidR="009F60D1" w:rsidRPr="00742779">
        <w:t>’</w:t>
      </w:r>
      <w:r w:rsidR="0033544D" w:rsidRPr="00742779">
        <w:t>s assessment of alternatives and the consequences of rejection?</w:t>
      </w:r>
    </w:p>
    <w:p w14:paraId="259DB615" w14:textId="77777777" w:rsidR="0033544D" w:rsidRPr="00742779" w:rsidRDefault="00742779" w:rsidP="000E54B1">
      <w:pPr>
        <w:numPr>
          <w:ilvl w:val="0"/>
          <w:numId w:val="15"/>
        </w:numPr>
      </w:pPr>
      <w:del w:id="7210" w:author="Seth Oranburg" w:date="2026-03-07T09:50:00Z" w16du:dateUtc="2026-03-07T14:50:00Z">
        <w:r w:rsidRPr="00742779">
          <w:rPr>
            <w:rFonts w:ascii="ZWAdobeF" w:hAnsi="ZWAdobeF" w:cs="ZWAdobeF"/>
            <w:sz w:val="2"/>
            <w:szCs w:val="2"/>
          </w:rPr>
          <w:delText>3099B</w:delText>
        </w:r>
        <w:r w:rsidR="0033544D" w:rsidRPr="00742779">
          <w:delText>If</w:delText>
        </w:r>
      </w:del>
      <w:ins w:id="7211" w:author="Seth Oranburg" w:date="2026-03-07T09:50:00Z" w16du:dateUtc="2026-03-07T14:50:00Z">
        <w:r w:rsidR="0033544D" w:rsidRPr="00742779">
          <w:t>If</w:t>
        </w:r>
      </w:ins>
      <w:r w:rsidR="0033544D" w:rsidRPr="00742779">
        <w:t xml:space="preserve"> Atlas privately assured management that it would provide financing on better terms if management supported Atlas</w:t>
      </w:r>
      <w:r w:rsidR="009F60D1" w:rsidRPr="00742779">
        <w:t>’</w:t>
      </w:r>
      <w:r w:rsidR="0033544D" w:rsidRPr="00742779">
        <w:t>s board nominees in prior proxy contests, does that prior conduct affect the fairness analysis?</w:t>
      </w:r>
    </w:p>
    <w:p w14:paraId="2E5F00D9" w14:textId="77777777" w:rsidR="0033544D" w:rsidRPr="00742779" w:rsidRDefault="0033544D" w:rsidP="000E54B1">
      <w:pPr>
        <w:pStyle w:val="Heading3"/>
        <w:rPr>
          <w:rFonts w:eastAsia="Times New Roman"/>
        </w:rPr>
      </w:pPr>
      <w:r w:rsidRPr="00742779">
        <w:rPr>
          <w:rFonts w:eastAsia="Times New Roman"/>
        </w:rPr>
        <w:lastRenderedPageBreak/>
        <w:t>Scenario Three: The Value-Maximizing Gamble</w:t>
      </w:r>
    </w:p>
    <w:p w14:paraId="0DB047AC" w14:textId="77777777" w:rsidR="0033544D" w:rsidRPr="00742779" w:rsidRDefault="00742779" w:rsidP="000E54B1">
      <w:del w:id="7212" w:author="Seth Oranburg" w:date="2026-03-07T09:50:00Z" w16du:dateUtc="2026-03-07T14:50:00Z">
        <w:r w:rsidRPr="00742779">
          <w:rPr>
            <w:rFonts w:ascii="ZWAdobeF" w:hAnsi="ZWAdobeF" w:cs="ZWAdobeF"/>
            <w:sz w:val="2"/>
            <w:szCs w:val="2"/>
          </w:rPr>
          <w:delText>3100B</w:delText>
        </w:r>
        <w:r w:rsidR="0033544D" w:rsidRPr="00742779">
          <w:delText>ConstructEdge</w:delText>
        </w:r>
      </w:del>
      <w:ins w:id="7213" w:author="Seth Oranburg" w:date="2026-03-07T09:50:00Z" w16du:dateUtc="2026-03-07T14:50:00Z">
        <w:r w:rsidR="0033544D" w:rsidRPr="00742779">
          <w:t>ConstructEdge</w:t>
        </w:r>
      </w:ins>
      <w:r w:rsidR="0033544D" w:rsidRPr="00742779">
        <w:t xml:space="preserve"> successfully completed the large project after accepting Atlas</w:t>
      </w:r>
      <w:r w:rsidR="009F60D1" w:rsidRPr="00742779">
        <w:t>’</w:t>
      </w:r>
      <w:r w:rsidR="0033544D" w:rsidRPr="00742779">
        <w:t>s bridge financing. The company has stabilized. Monthly revenue is one million six hundred thousand dollars. Operating expenses are one million four hundred thousand dollars. Monthly positive cash flow is two hundred thousand dollars. Cash runway at current burn rate is adequate for ongoing operations.</w:t>
      </w:r>
    </w:p>
    <w:p w14:paraId="3EBA45DC" w14:textId="77777777" w:rsidR="0033544D" w:rsidRPr="00742779" w:rsidRDefault="00742779" w:rsidP="000E54B1">
      <w:del w:id="7214" w:author="Seth Oranburg" w:date="2026-03-07T09:50:00Z" w16du:dateUtc="2026-03-07T14:50:00Z">
        <w:r w:rsidRPr="00742779">
          <w:rPr>
            <w:rFonts w:ascii="ZWAdobeF" w:hAnsi="ZWAdobeF" w:cs="ZWAdobeF"/>
            <w:sz w:val="2"/>
            <w:szCs w:val="2"/>
          </w:rPr>
          <w:delText>3101B</w:delText>
        </w:r>
        <w:r w:rsidR="0033544D" w:rsidRPr="00742779">
          <w:delText>Management</w:delText>
        </w:r>
      </w:del>
      <w:ins w:id="7215" w:author="Seth Oranburg" w:date="2026-03-07T09:50:00Z" w16du:dateUtc="2026-03-07T14:50:00Z">
        <w:r w:rsidR="0033544D" w:rsidRPr="00742779">
          <w:t>Management</w:t>
        </w:r>
      </w:ins>
      <w:r w:rsidR="0033544D" w:rsidRPr="00742779">
        <w:t xml:space="preserve"> proposes launching a new service line offering modular construction using prefabricated components. The new line requires two million five hundred thousand dollars in capital expenditures to purchase specialized equipment, establish supplier relationships, and train staff. The investment will consume substantially all of ConstructEdge</w:t>
      </w:r>
      <w:r w:rsidR="009F60D1" w:rsidRPr="00742779">
        <w:t>’</w:t>
      </w:r>
      <w:r w:rsidR="0033544D" w:rsidRPr="00742779">
        <w:t>s remaining cash and unused credit capacity.</w:t>
      </w:r>
    </w:p>
    <w:p w14:paraId="0B16E17E" w14:textId="77777777" w:rsidR="0033544D" w:rsidRPr="00742779" w:rsidRDefault="00742779" w:rsidP="000E54B1">
      <w:del w:id="7216" w:author="Seth Oranburg" w:date="2026-03-07T09:50:00Z" w16du:dateUtc="2026-03-07T14:50:00Z">
        <w:r w:rsidRPr="00742779">
          <w:rPr>
            <w:rFonts w:ascii="ZWAdobeF" w:hAnsi="ZWAdobeF" w:cs="ZWAdobeF"/>
            <w:sz w:val="2"/>
            <w:szCs w:val="2"/>
          </w:rPr>
          <w:delText>3102B</w:delText>
        </w:r>
        <w:r w:rsidR="0033544D" w:rsidRPr="00742779">
          <w:delText>Management</w:delText>
        </w:r>
        <w:r w:rsidR="009F60D1" w:rsidRPr="00742779">
          <w:delText>’</w:delText>
        </w:r>
        <w:r w:rsidR="0033544D" w:rsidRPr="00742779">
          <w:delText>s</w:delText>
        </w:r>
      </w:del>
      <w:ins w:id="7217" w:author="Seth Oranburg" w:date="2026-03-07T09:50:00Z" w16du:dateUtc="2026-03-07T14:50:00Z">
        <w:r w:rsidR="0033544D" w:rsidRPr="00742779">
          <w:t>Management</w:t>
        </w:r>
        <w:r w:rsidR="009F60D1" w:rsidRPr="00742779">
          <w:t>’</w:t>
        </w:r>
        <w:r w:rsidR="0033544D" w:rsidRPr="00742779">
          <w:t>s</w:t>
        </w:r>
      </w:ins>
      <w:r w:rsidR="0033544D" w:rsidRPr="00742779">
        <w:t xml:space="preserve"> projection shows two scenarios. If the market for modular construction grows as expected, ConstructEdge</w:t>
      </w:r>
      <w:r w:rsidR="009F60D1" w:rsidRPr="00742779">
        <w:t>’</w:t>
      </w:r>
      <w:r w:rsidR="0033544D" w:rsidRPr="00742779">
        <w:t>s revenue will increase fifty percent within two years, EBITDA will double, and enterprise value will reach sixty million dollars. If the market does not develop or if ConstructEdge</w:t>
      </w:r>
      <w:r w:rsidR="009F60D1" w:rsidRPr="00742779">
        <w:t>’</w:t>
      </w:r>
      <w:r w:rsidR="0033544D" w:rsidRPr="00742779">
        <w:t>s offering fails to gain traction, the capital expenditure will be wasted, ConstructEdge will have exhausted its cash, and the company will likely default on debt obligations. Management estimates forty percent probability of success and sixty percent probability of failure.</w:t>
      </w:r>
    </w:p>
    <w:p w14:paraId="07D546B7" w14:textId="77777777" w:rsidR="0033544D" w:rsidRPr="00742779" w:rsidRDefault="00742779" w:rsidP="000E54B1">
      <w:del w:id="7218" w:author="Seth Oranburg" w:date="2026-03-07T09:50:00Z" w16du:dateUtc="2026-03-07T14:50:00Z">
        <w:r w:rsidRPr="00742779">
          <w:rPr>
            <w:rFonts w:ascii="ZWAdobeF" w:hAnsi="ZWAdobeF" w:cs="ZWAdobeF"/>
            <w:sz w:val="2"/>
            <w:szCs w:val="2"/>
          </w:rPr>
          <w:delText>3103B</w:delText>
        </w:r>
        <w:r w:rsidR="0033544D" w:rsidRPr="00742779">
          <w:delText>Expected</w:delText>
        </w:r>
      </w:del>
      <w:ins w:id="7219" w:author="Seth Oranburg" w:date="2026-03-07T09:50:00Z" w16du:dateUtc="2026-03-07T14:50:00Z">
        <w:r w:rsidR="0033544D" w:rsidRPr="00742779">
          <w:t>Expected</w:t>
        </w:r>
      </w:ins>
      <w:r w:rsidR="0033544D" w:rsidRPr="00742779">
        <w:t xml:space="preserve"> value analysis shows:</w:t>
      </w:r>
    </w:p>
    <w:p w14:paraId="1C0686D7" w14:textId="77777777" w:rsidR="0033544D" w:rsidRPr="00742779" w:rsidRDefault="00742779" w:rsidP="000E54B1">
      <w:pPr>
        <w:pStyle w:val="ListParagraph"/>
        <w:numPr>
          <w:ilvl w:val="0"/>
          <w:numId w:val="16"/>
        </w:numPr>
        <w:rPr>
          <w:rFonts w:eastAsia="Times New Roman"/>
        </w:rPr>
      </w:pPr>
      <w:del w:id="7220" w:author="Seth Oranburg" w:date="2026-03-07T09:50:00Z" w16du:dateUtc="2026-03-07T14:50:00Z">
        <w:r w:rsidRPr="00742779">
          <w:rPr>
            <w:rFonts w:ascii="ZWAdobeF" w:eastAsia="Times New Roman" w:hAnsi="ZWAdobeF" w:cs="ZWAdobeF"/>
            <w:sz w:val="2"/>
            <w:szCs w:val="2"/>
          </w:rPr>
          <w:delText>52B</w:delText>
        </w:r>
        <w:r w:rsidR="0033544D" w:rsidRPr="00742779">
          <w:rPr>
            <w:rFonts w:eastAsia="Times New Roman"/>
          </w:rPr>
          <w:delText>Success</w:delText>
        </w:r>
      </w:del>
      <w:ins w:id="7221" w:author="Seth Oranburg" w:date="2026-03-07T09:50:00Z" w16du:dateUtc="2026-03-07T14:50:00Z">
        <w:r w:rsidR="0033544D" w:rsidRPr="00742779">
          <w:rPr>
            <w:rFonts w:eastAsia="Times New Roman"/>
          </w:rPr>
          <w:t>Success</w:t>
        </w:r>
      </w:ins>
      <w:r w:rsidR="0033544D" w:rsidRPr="00742779">
        <w:rPr>
          <w:rFonts w:eastAsia="Times New Roman"/>
        </w:rPr>
        <w:t xml:space="preserve"> scenario: forty percent probability times sixty million dollars enterprise value equals twenty-four million expected value</w:t>
      </w:r>
    </w:p>
    <w:p w14:paraId="416FADF6" w14:textId="77777777" w:rsidR="0033544D" w:rsidRPr="00742779" w:rsidRDefault="00742779" w:rsidP="000E54B1">
      <w:pPr>
        <w:pStyle w:val="ListParagraph"/>
        <w:numPr>
          <w:ilvl w:val="0"/>
          <w:numId w:val="16"/>
        </w:numPr>
        <w:rPr>
          <w:rFonts w:eastAsia="Times New Roman"/>
        </w:rPr>
      </w:pPr>
      <w:del w:id="7222" w:author="Seth Oranburg" w:date="2026-03-07T09:50:00Z" w16du:dateUtc="2026-03-07T14:50:00Z">
        <w:r w:rsidRPr="00742779">
          <w:rPr>
            <w:rFonts w:ascii="ZWAdobeF" w:eastAsia="Times New Roman" w:hAnsi="ZWAdobeF" w:cs="ZWAdobeF"/>
            <w:sz w:val="2"/>
            <w:szCs w:val="2"/>
          </w:rPr>
          <w:delText>53B</w:delText>
        </w:r>
        <w:r w:rsidR="0033544D" w:rsidRPr="00742779">
          <w:rPr>
            <w:rFonts w:eastAsia="Times New Roman"/>
          </w:rPr>
          <w:delText>Failure</w:delText>
        </w:r>
      </w:del>
      <w:ins w:id="7223" w:author="Seth Oranburg" w:date="2026-03-07T09:50:00Z" w16du:dateUtc="2026-03-07T14:50:00Z">
        <w:r w:rsidR="0033544D" w:rsidRPr="00742779">
          <w:rPr>
            <w:rFonts w:eastAsia="Times New Roman"/>
          </w:rPr>
          <w:t>Failure</w:t>
        </w:r>
      </w:ins>
      <w:r w:rsidR="0033544D" w:rsidRPr="00742779">
        <w:rPr>
          <w:rFonts w:eastAsia="Times New Roman"/>
        </w:rPr>
        <w:t xml:space="preserve"> scenario: sixty percent probability times five million enterprise value in distressed liquidation equals three million expected value</w:t>
      </w:r>
    </w:p>
    <w:p w14:paraId="7471979F" w14:textId="77777777" w:rsidR="0033544D" w:rsidRPr="00742779" w:rsidRDefault="00742779" w:rsidP="000E54B1">
      <w:pPr>
        <w:pStyle w:val="ListParagraph"/>
        <w:numPr>
          <w:ilvl w:val="0"/>
          <w:numId w:val="16"/>
        </w:numPr>
        <w:rPr>
          <w:rFonts w:eastAsia="Times New Roman"/>
        </w:rPr>
      </w:pPr>
      <w:del w:id="7224" w:author="Seth Oranburg" w:date="2026-03-07T09:50:00Z" w16du:dateUtc="2026-03-07T14:50:00Z">
        <w:r w:rsidRPr="00742779">
          <w:rPr>
            <w:rFonts w:ascii="ZWAdobeF" w:eastAsia="Times New Roman" w:hAnsi="ZWAdobeF" w:cs="ZWAdobeF"/>
            <w:sz w:val="2"/>
            <w:szCs w:val="2"/>
          </w:rPr>
          <w:delText>54B</w:delText>
        </w:r>
        <w:r w:rsidR="0033544D" w:rsidRPr="00742779">
          <w:rPr>
            <w:rFonts w:eastAsia="Times New Roman"/>
          </w:rPr>
          <w:delText>Total</w:delText>
        </w:r>
      </w:del>
      <w:ins w:id="7225" w:author="Seth Oranburg" w:date="2026-03-07T09:50:00Z" w16du:dateUtc="2026-03-07T14:50:00Z">
        <w:r w:rsidR="0033544D" w:rsidRPr="00742779">
          <w:rPr>
            <w:rFonts w:eastAsia="Times New Roman"/>
          </w:rPr>
          <w:t>Total</w:t>
        </w:r>
      </w:ins>
      <w:r w:rsidR="0033544D" w:rsidRPr="00742779">
        <w:rPr>
          <w:rFonts w:eastAsia="Times New Roman"/>
        </w:rPr>
        <w:t xml:space="preserve"> expected value: twenty-seven million dollars</w:t>
      </w:r>
    </w:p>
    <w:p w14:paraId="44D2A61F" w14:textId="77777777" w:rsidR="0033544D" w:rsidRPr="00742779" w:rsidRDefault="00742779" w:rsidP="000E54B1">
      <w:pPr>
        <w:pStyle w:val="ListParagraph"/>
        <w:numPr>
          <w:ilvl w:val="0"/>
          <w:numId w:val="16"/>
        </w:numPr>
        <w:rPr>
          <w:rFonts w:eastAsia="Times New Roman"/>
        </w:rPr>
      </w:pPr>
      <w:del w:id="7226" w:author="Seth Oranburg" w:date="2026-03-07T09:50:00Z" w16du:dateUtc="2026-03-07T14:50:00Z">
        <w:r w:rsidRPr="00742779">
          <w:rPr>
            <w:rFonts w:ascii="ZWAdobeF" w:eastAsia="Times New Roman" w:hAnsi="ZWAdobeF" w:cs="ZWAdobeF"/>
            <w:sz w:val="2"/>
            <w:szCs w:val="2"/>
          </w:rPr>
          <w:delText>55B</w:delText>
        </w:r>
        <w:r w:rsidR="0033544D" w:rsidRPr="00742779">
          <w:rPr>
            <w:rFonts w:eastAsia="Times New Roman"/>
          </w:rPr>
          <w:delText>Current</w:delText>
        </w:r>
      </w:del>
      <w:ins w:id="7227" w:author="Seth Oranburg" w:date="2026-03-07T09:50:00Z" w16du:dateUtc="2026-03-07T14:50:00Z">
        <w:r w:rsidR="0033544D" w:rsidRPr="00742779">
          <w:rPr>
            <w:rFonts w:eastAsia="Times New Roman"/>
          </w:rPr>
          <w:t>Current</w:t>
        </w:r>
      </w:ins>
      <w:r w:rsidR="0033544D" w:rsidRPr="00742779">
        <w:rPr>
          <w:rFonts w:eastAsia="Times New Roman"/>
        </w:rPr>
        <w:t xml:space="preserve"> enterprise value: approximately twenty million dollars</w:t>
      </w:r>
    </w:p>
    <w:p w14:paraId="603BDABC" w14:textId="77777777" w:rsidR="0033544D" w:rsidRPr="00742779" w:rsidRDefault="00742779" w:rsidP="000E54B1">
      <w:del w:id="7228" w:author="Seth Oranburg" w:date="2026-03-07T09:50:00Z" w16du:dateUtc="2026-03-07T14:50:00Z">
        <w:r w:rsidRPr="00742779">
          <w:rPr>
            <w:rFonts w:ascii="ZWAdobeF" w:hAnsi="ZWAdobeF" w:cs="ZWAdobeF"/>
            <w:sz w:val="2"/>
            <w:szCs w:val="2"/>
          </w:rPr>
          <w:delText>3104B</w:delText>
        </w:r>
        <w:r w:rsidR="0033544D" w:rsidRPr="00742779">
          <w:delText>From</w:delText>
        </w:r>
      </w:del>
      <w:ins w:id="7229" w:author="Seth Oranburg" w:date="2026-03-07T09:50:00Z" w16du:dateUtc="2026-03-07T14:50:00Z">
        <w:r w:rsidR="0033544D" w:rsidRPr="00742779">
          <w:t>From</w:t>
        </w:r>
      </w:ins>
      <w:r w:rsidR="0033544D" w:rsidRPr="00742779">
        <w:t xml:space="preserve"> management</w:t>
      </w:r>
      <w:r w:rsidR="009F60D1" w:rsidRPr="00742779">
        <w:t>’</w:t>
      </w:r>
      <w:r w:rsidR="0033544D" w:rsidRPr="00742779">
        <w:t>s perspective, the new service line has positive expected value of seven million dollars and should be pursued. Atlas Capital, which now controls the board after the bridge financing, supports the proposal because Atlas holds equity with convex payoffs that capture unlimited upside.</w:t>
      </w:r>
    </w:p>
    <w:p w14:paraId="73435894" w14:textId="77777777" w:rsidR="0033544D" w:rsidRPr="00742779" w:rsidRDefault="00742779" w:rsidP="000E54B1">
      <w:del w:id="7230" w:author="Seth Oranburg" w:date="2026-03-07T09:50:00Z" w16du:dateUtc="2026-03-07T14:50:00Z">
        <w:r w:rsidRPr="00742779">
          <w:rPr>
            <w:rFonts w:ascii="ZWAdobeF" w:hAnsi="ZWAdobeF" w:cs="ZWAdobeF"/>
            <w:sz w:val="2"/>
            <w:szCs w:val="2"/>
          </w:rPr>
          <w:delText>3105B</w:delText>
        </w:r>
        <w:r w:rsidR="0033544D" w:rsidRPr="00742779">
          <w:delText>Lourdes</w:delText>
        </w:r>
      </w:del>
      <w:ins w:id="7231" w:author="Seth Oranburg" w:date="2026-03-07T09:50:00Z" w16du:dateUtc="2026-03-07T14:50:00Z">
        <w:r w:rsidR="0033544D" w:rsidRPr="00742779">
          <w:t>Lourdes</w:t>
        </w:r>
      </w:ins>
      <w:r w:rsidR="0033544D" w:rsidRPr="00742779">
        <w:t>, the independent director, questions whether this analysis is appropriate. ConstructEdge</w:t>
      </w:r>
      <w:r w:rsidR="009F60D1" w:rsidRPr="00742779">
        <w:t>’</w:t>
      </w:r>
      <w:r w:rsidR="0033544D" w:rsidRPr="00742779">
        <w:t>s capital structure includes eighteen million in senior secured bank debt and eight million in mezzanine debt. Total debt is twenty-six million. If the new service line fails and enterprise value falls to five million, secured creditors will not recover fully. The bank</w:t>
      </w:r>
      <w:r w:rsidR="009F60D1" w:rsidRPr="00742779">
        <w:t>’</w:t>
      </w:r>
      <w:r w:rsidR="0033544D" w:rsidRPr="00742779">
        <w:t xml:space="preserve">s recovery in </w:t>
      </w:r>
      <w:r w:rsidR="0033544D" w:rsidRPr="00742779">
        <w:lastRenderedPageBreak/>
        <w:t>liquidation might be four million after bankruptcy costs. The mezzanine lender receives nothing. Trade creditors receive nothing.</w:t>
      </w:r>
    </w:p>
    <w:p w14:paraId="79AA1063" w14:textId="77777777" w:rsidR="0033544D" w:rsidRPr="00742779" w:rsidRDefault="00742779" w:rsidP="000E54B1">
      <w:del w:id="7232" w:author="Seth Oranburg" w:date="2026-03-07T09:50:00Z" w16du:dateUtc="2026-03-07T14:50:00Z">
        <w:r w:rsidRPr="00742779">
          <w:rPr>
            <w:rFonts w:ascii="ZWAdobeF" w:hAnsi="ZWAdobeF" w:cs="ZWAdobeF"/>
            <w:sz w:val="2"/>
            <w:szCs w:val="2"/>
          </w:rPr>
          <w:delText>3106B</w:delText>
        </w:r>
        <w:r w:rsidR="0033544D" w:rsidRPr="00742779">
          <w:delText>The</w:delText>
        </w:r>
      </w:del>
      <w:ins w:id="7233" w:author="Seth Oranburg" w:date="2026-03-07T09:50:00Z" w16du:dateUtc="2026-03-07T14:50:00Z">
        <w:r w:rsidR="0033544D" w:rsidRPr="00742779">
          <w:t>The</w:t>
        </w:r>
      </w:ins>
      <w:r w:rsidR="0033544D" w:rsidRPr="00742779">
        <w:t xml:space="preserve"> bank holds a perfected security interest and is entitled to full priority. But the bank extended credit when the company was less leveraged and when management was pursuing lower-risk strategies. The bank did not consent to this capital expenditure because the amount exceeds the fifty thousand dollar threshold requiring bank consent under the forbearance agreement. If ConstructEdge proceeds without bank consent, the company breaches the forbearance agreement.</w:t>
      </w:r>
    </w:p>
    <w:p w14:paraId="0C439217" w14:textId="77777777" w:rsidR="0033544D" w:rsidRPr="00742779" w:rsidRDefault="00742779" w:rsidP="000E54B1">
      <w:del w:id="7234" w:author="Seth Oranburg" w:date="2026-03-07T09:50:00Z" w16du:dateUtc="2026-03-07T14:50:00Z">
        <w:r w:rsidRPr="00742779">
          <w:rPr>
            <w:rStyle w:val="Strong"/>
            <w:rFonts w:ascii="ZWAdobeF" w:hAnsi="ZWAdobeF" w:cs="ZWAdobeF"/>
            <w:b w:val="0"/>
            <w:sz w:val="2"/>
            <w:szCs w:val="2"/>
          </w:rPr>
          <w:delText>3107B</w:delText>
        </w:r>
        <w:r w:rsidR="0033544D" w:rsidRPr="00742779">
          <w:rPr>
            <w:rStyle w:val="Strong"/>
          </w:rPr>
          <w:delText>Analyzing</w:delText>
        </w:r>
      </w:del>
      <w:ins w:id="7235" w:author="Seth Oranburg" w:date="2026-03-07T09:50:00Z" w16du:dateUtc="2026-03-07T14:50:00Z">
        <w:r w:rsidR="0033544D" w:rsidRPr="00742779">
          <w:rPr>
            <w:rStyle w:val="Strong"/>
          </w:rPr>
          <w:t>Analyzing</w:t>
        </w:r>
      </w:ins>
      <w:r w:rsidR="0033544D" w:rsidRPr="00742779">
        <w:rPr>
          <w:rStyle w:val="Strong"/>
        </w:rPr>
        <w:t xml:space="preserve"> Gambling for Resurrection</w:t>
      </w:r>
      <w:r w:rsidR="0033544D" w:rsidRPr="00742779">
        <w:t>: This scenario presents the classic gambling for resurrection problem that capital structure theory predicts. Equity holders have option-like payoffs. In the success scenario, equity captures substantial value after debt obligations are satisfied. In the failure scenario, equity receives nothing but cannot lose more than already invested. This creates incentives for equity holders to pursue high-variance strategies that creditors would never approve.</w:t>
      </w:r>
    </w:p>
    <w:p w14:paraId="17483408" w14:textId="77777777" w:rsidR="0033544D" w:rsidRPr="00742779" w:rsidRDefault="00742779" w:rsidP="000E54B1">
      <w:del w:id="7236" w:author="Seth Oranburg" w:date="2026-03-07T09:50:00Z" w16du:dateUtc="2026-03-07T14:50:00Z">
        <w:r w:rsidRPr="00742779">
          <w:rPr>
            <w:rFonts w:ascii="ZWAdobeF" w:hAnsi="ZWAdobeF" w:cs="ZWAdobeF"/>
            <w:sz w:val="2"/>
            <w:szCs w:val="2"/>
          </w:rPr>
          <w:delText>3108B</w:delText>
        </w:r>
        <w:r w:rsidR="0033544D" w:rsidRPr="00742779">
          <w:delText>Creditors</w:delText>
        </w:r>
      </w:del>
      <w:ins w:id="7237" w:author="Seth Oranburg" w:date="2026-03-07T09:50:00Z" w16du:dateUtc="2026-03-07T14:50:00Z">
        <w:r w:rsidR="0033544D" w:rsidRPr="00742779">
          <w:t>Creditors</w:t>
        </w:r>
      </w:ins>
      <w:r w:rsidR="0033544D" w:rsidRPr="00742779">
        <w:t xml:space="preserve"> have concave payoffs. In the success scenario, creditors receive their contractual payments, nothing more. In the failure scenario, creditors lose a substantial portion of their claims. Creditors would prefer low-variance strategies that reliably service debt even if those strategies produce less expected value.</w:t>
      </w:r>
    </w:p>
    <w:p w14:paraId="4800C8CF" w14:textId="77777777" w:rsidR="0033544D" w:rsidRPr="00742779" w:rsidRDefault="00742779" w:rsidP="000E54B1">
      <w:del w:id="7238" w:author="Seth Oranburg" w:date="2026-03-07T09:50:00Z" w16du:dateUtc="2026-03-07T14:50:00Z">
        <w:r w:rsidRPr="00742779">
          <w:rPr>
            <w:rFonts w:ascii="ZWAdobeF" w:hAnsi="ZWAdobeF" w:cs="ZWAdobeF"/>
            <w:sz w:val="2"/>
            <w:szCs w:val="2"/>
          </w:rPr>
          <w:delText>3109B</w:delText>
        </w:r>
        <w:r w:rsidR="0033544D" w:rsidRPr="00742779">
          <w:delText>Is</w:delText>
        </w:r>
      </w:del>
      <w:ins w:id="7239" w:author="Seth Oranburg" w:date="2026-03-07T09:50:00Z" w16du:dateUtc="2026-03-07T14:50:00Z">
        <w:r w:rsidR="0033544D" w:rsidRPr="00742779">
          <w:t>Is</w:t>
        </w:r>
      </w:ins>
      <w:r w:rsidR="0033544D" w:rsidRPr="00742779">
        <w:t xml:space="preserve"> ConstructEdge solvent? Under the balance sheet test, current enterprise value of twenty million dollars approximately equals total debt of twenty-six million. The company is near insolvency or may be insolvent depending on asset valuation assumptions. Under the cash flow test, the company generates positive cash flow and meets current obligations. The company is solvent under the cash flow test.</w:t>
      </w:r>
    </w:p>
    <w:p w14:paraId="612485FD" w14:textId="77777777" w:rsidR="0033544D" w:rsidRPr="00742779" w:rsidRDefault="00742779" w:rsidP="000E54B1">
      <w:pPr>
        <w:pPrChange w:id="7240" w:author="Seth Oranburg" w:date="2026-03-07T09:50:00Z" w16du:dateUtc="2026-03-07T14:50:00Z">
          <w:pPr>
            <w:pStyle w:val="NormalWeb"/>
          </w:pPr>
        </w:pPrChange>
      </w:pPr>
      <w:del w:id="7241" w:author="Seth Oranburg" w:date="2026-03-07T09:50:00Z" w16du:dateUtc="2026-03-07T14:50:00Z">
        <w:r w:rsidRPr="00742779">
          <w:rPr>
            <w:rFonts w:ascii="ZWAdobeF" w:hAnsi="ZWAdobeF" w:cs="ZWAdobeF"/>
            <w:sz w:val="2"/>
            <w:szCs w:val="2"/>
          </w:rPr>
          <w:delText>3110B</w:delText>
        </w:r>
        <w:r w:rsidR="0033544D" w:rsidRPr="00742779">
          <w:delText>If</w:delText>
        </w:r>
      </w:del>
      <w:ins w:id="7242" w:author="Seth Oranburg" w:date="2026-03-07T09:50:00Z" w16du:dateUtc="2026-03-07T14:50:00Z">
        <w:r w:rsidR="0033544D" w:rsidRPr="00742779">
          <w:t>If</w:t>
        </w:r>
      </w:ins>
      <w:r w:rsidR="0033544D" w:rsidRPr="00742779">
        <w:t xml:space="preserve"> the company is solvent, </w:t>
      </w:r>
      <w:r w:rsidR="0033544D" w:rsidRPr="00742779">
        <w:rPr>
          <w:rStyle w:val="Emphasis"/>
        </w:rPr>
        <w:t>Gheewalla</w:t>
      </w:r>
      <w:r w:rsidR="0033544D" w:rsidRPr="00742779">
        <w:t xml:space="preserve"> teaches that directors owe duties to stockholders.</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r w:rsidR="0033544D" w:rsidRPr="00742779">
        <w:t xml:space="preserve"> The board can approve the capital expenditure if it maximizes expected equity value. Expected value analysis shows positive expected value, suggesting the decision is rational from an equity perspective.</w:t>
      </w:r>
    </w:p>
    <w:p w14:paraId="51351E1D" w14:textId="77777777" w:rsidR="0033544D" w:rsidRPr="00742779" w:rsidRDefault="00742779" w:rsidP="000E54B1">
      <w:del w:id="7243" w:author="Seth Oranburg" w:date="2026-03-07T09:50:00Z" w16du:dateUtc="2026-03-07T14:50:00Z">
        <w:r w:rsidRPr="00742779">
          <w:rPr>
            <w:rFonts w:ascii="ZWAdobeF" w:hAnsi="ZWAdobeF" w:cs="ZWAdobeF"/>
            <w:sz w:val="2"/>
            <w:szCs w:val="2"/>
          </w:rPr>
          <w:delText>3111B</w:delText>
        </w:r>
        <w:r w:rsidR="0033544D" w:rsidRPr="00742779">
          <w:delText>But</w:delText>
        </w:r>
      </w:del>
      <w:ins w:id="7244" w:author="Seth Oranburg" w:date="2026-03-07T09:50:00Z" w16du:dateUtc="2026-03-07T14:50:00Z">
        <w:r w:rsidR="0033544D" w:rsidRPr="00742779">
          <w:t>But</w:t>
        </w:r>
      </w:ins>
      <w:r w:rsidR="0033544D" w:rsidRPr="00742779">
        <w:t xml:space="preserve"> if the company is insolvent under the balance sheet test, creditors are residual claimants. The board should maximize value for creditors</w:t>
      </w:r>
      <w:r w:rsidR="009F60D1" w:rsidRPr="00742779">
        <w:t>’</w:t>
      </w:r>
      <w:r w:rsidR="0033544D" w:rsidRPr="00742779">
        <w:t xml:space="preserve"> benefit. The same investment that maximizes equity value may not maximize creditor value. Creditors prefer preservation strategies that maintain assets available to satisfy their claims.</w:t>
      </w:r>
    </w:p>
    <w:p w14:paraId="7DD12B41" w14:textId="77777777" w:rsidR="0033544D" w:rsidRPr="00742779" w:rsidRDefault="00742779" w:rsidP="000E54B1">
      <w:del w:id="7245" w:author="Seth Oranburg" w:date="2026-03-07T09:50:00Z" w16du:dateUtc="2026-03-07T14:50:00Z">
        <w:r w:rsidRPr="00742779">
          <w:rPr>
            <w:rStyle w:val="Strong"/>
            <w:rFonts w:ascii="ZWAdobeF" w:hAnsi="ZWAdobeF" w:cs="ZWAdobeF"/>
            <w:b w:val="0"/>
            <w:sz w:val="2"/>
            <w:szCs w:val="2"/>
          </w:rPr>
          <w:delText>3112B</w:delText>
        </w:r>
        <w:r w:rsidR="0033544D" w:rsidRPr="00742779">
          <w:rPr>
            <w:rStyle w:val="Strong"/>
          </w:rPr>
          <w:delText>The</w:delText>
        </w:r>
      </w:del>
      <w:ins w:id="7246" w:author="Seth Oranburg" w:date="2026-03-07T09:50:00Z" w16du:dateUtc="2026-03-07T14:50:00Z">
        <w:r w:rsidR="0033544D" w:rsidRPr="00742779">
          <w:rPr>
            <w:rStyle w:val="Strong"/>
          </w:rPr>
          <w:t>The</w:t>
        </w:r>
      </w:ins>
      <w:r w:rsidR="0033544D" w:rsidRPr="00742779">
        <w:rPr>
          <w:rStyle w:val="Strong"/>
        </w:rPr>
        <w:t xml:space="preserve"> Reasonableness Standard</w:t>
      </w:r>
      <w:r w:rsidR="0033544D" w:rsidRPr="00742779">
        <w:t xml:space="preserve">: Even if the company is solvent and the board owes duties to stockholders, the business judgment rule protects only </w:t>
      </w:r>
      <w:r w:rsidR="0033544D" w:rsidRPr="00742779">
        <w:lastRenderedPageBreak/>
        <w:t>informed, good faith decisions. A decision to pursue a strategy with sixty percent probability of failure and forty percent probability of success raises questions about whether the board reasonably believes the strategy will succeed.</w:t>
      </w:r>
    </w:p>
    <w:p w14:paraId="5C754BF5" w14:textId="77777777" w:rsidR="0033544D" w:rsidRPr="00742779" w:rsidRDefault="00742779" w:rsidP="000E54B1">
      <w:del w:id="7247" w:author="Seth Oranburg" w:date="2026-03-07T09:50:00Z" w16du:dateUtc="2026-03-07T14:50:00Z">
        <w:r w:rsidRPr="00742779">
          <w:rPr>
            <w:rFonts w:ascii="ZWAdobeF" w:hAnsi="ZWAdobeF" w:cs="ZWAdobeF"/>
            <w:sz w:val="2"/>
            <w:szCs w:val="2"/>
          </w:rPr>
          <w:delText>3113B</w:delText>
        </w:r>
        <w:r w:rsidR="0033544D" w:rsidRPr="00742779">
          <w:delText>The</w:delText>
        </w:r>
      </w:del>
      <w:ins w:id="7248" w:author="Seth Oranburg" w:date="2026-03-07T09:50:00Z" w16du:dateUtc="2026-03-07T14:50:00Z">
        <w:r w:rsidR="0033544D" w:rsidRPr="00742779">
          <w:t>The</w:t>
        </w:r>
      </w:ins>
      <w:r w:rsidR="0033544D" w:rsidRPr="00742779">
        <w:t xml:space="preserve"> board should examine the assumptions underlying management</w:t>
      </w:r>
      <w:r w:rsidR="009F60D1" w:rsidRPr="00742779">
        <w:t>’</w:t>
      </w:r>
      <w:r w:rsidR="0033544D" w:rsidRPr="00742779">
        <w:t>s projections. What evidence supports the forty percent success probability? Is that estimate based on market research, comparable company analysis, and expert opinions? Or is it management</w:t>
      </w:r>
      <w:r w:rsidR="009F60D1" w:rsidRPr="00742779">
        <w:t>’</w:t>
      </w:r>
      <w:r w:rsidR="0033544D" w:rsidRPr="00742779">
        <w:t>s optimistic guess? What are the key drivers of success, and how likely is each driver to materialize?</w:t>
      </w:r>
    </w:p>
    <w:p w14:paraId="1AEFCCB3" w14:textId="77777777" w:rsidR="0033544D" w:rsidRPr="00742779" w:rsidRDefault="00742779" w:rsidP="000E54B1">
      <w:del w:id="7249" w:author="Seth Oranburg" w:date="2026-03-07T09:50:00Z" w16du:dateUtc="2026-03-07T14:50:00Z">
        <w:r w:rsidRPr="00742779">
          <w:rPr>
            <w:rFonts w:ascii="ZWAdobeF" w:hAnsi="ZWAdobeF" w:cs="ZWAdobeF"/>
            <w:sz w:val="2"/>
            <w:szCs w:val="2"/>
          </w:rPr>
          <w:delText>3114B</w:delText>
        </w:r>
        <w:r w:rsidR="0033544D" w:rsidRPr="00742779">
          <w:delText>If</w:delText>
        </w:r>
      </w:del>
      <w:ins w:id="7250" w:author="Seth Oranburg" w:date="2026-03-07T09:50:00Z" w16du:dateUtc="2026-03-07T14:50:00Z">
        <w:r w:rsidR="0033544D" w:rsidRPr="00742779">
          <w:t>If</w:t>
        </w:r>
      </w:ins>
      <w:r w:rsidR="0033544D" w:rsidRPr="00742779">
        <w:t xml:space="preserve"> the success probability is genuinely forty percent based on reasonable analysis, the board may approve the investment as a value-maximizing strategy. But if success requires multiple favorable events all occurring, each with moderate probability, the compound probability may be far lower than management</w:t>
      </w:r>
      <w:r w:rsidR="009F60D1" w:rsidRPr="00742779">
        <w:t>’</w:t>
      </w:r>
      <w:r w:rsidR="0033544D" w:rsidRPr="00742779">
        <w:t>s estimate. If actual success probability is twenty percent rather than forty percent, expected value becomes negative and the investment destroys value.</w:t>
      </w:r>
    </w:p>
    <w:p w14:paraId="7C8CA892" w14:textId="77777777" w:rsidR="0033544D" w:rsidRPr="00742779" w:rsidRDefault="00742779" w:rsidP="000E54B1">
      <w:del w:id="7251" w:author="Seth Oranburg" w:date="2026-03-07T09:50:00Z" w16du:dateUtc="2026-03-07T14:50:00Z">
        <w:r w:rsidRPr="00742779">
          <w:rPr>
            <w:rFonts w:ascii="ZWAdobeF" w:hAnsi="ZWAdobeF" w:cs="ZWAdobeF"/>
            <w:sz w:val="2"/>
            <w:szCs w:val="2"/>
          </w:rPr>
          <w:delText>3115B</w:delText>
        </w:r>
        <w:r w:rsidR="0033544D" w:rsidRPr="00742779">
          <w:delText>The</w:delText>
        </w:r>
      </w:del>
      <w:ins w:id="7252" w:author="Seth Oranburg" w:date="2026-03-07T09:50:00Z" w16du:dateUtc="2026-03-07T14:50:00Z">
        <w:r w:rsidR="0033544D" w:rsidRPr="00742779">
          <w:t>The</w:t>
        </w:r>
      </w:ins>
      <w:r w:rsidR="0033544D" w:rsidRPr="00742779">
        <w:t xml:space="preserve"> board should also consider alternative strategies. Could ConstructEdge pursue a less capital-intensive approach to entering the modular construction market? Could the company partner with another firm that provides equipment and expertise? Could the company pilot the service line on a smaller scale to test market demand before committing two million five hundred thousand dollars?</w:t>
      </w:r>
    </w:p>
    <w:p w14:paraId="3B2BD60F" w14:textId="77777777" w:rsidR="0033544D" w:rsidRPr="00742779" w:rsidRDefault="00742779" w:rsidP="000E54B1">
      <w:del w:id="7253" w:author="Seth Oranburg" w:date="2026-03-07T09:50:00Z" w16du:dateUtc="2026-03-07T14:50:00Z">
        <w:r w:rsidRPr="00742779">
          <w:rPr>
            <w:rFonts w:ascii="ZWAdobeF" w:hAnsi="ZWAdobeF" w:cs="ZWAdobeF"/>
            <w:sz w:val="2"/>
            <w:szCs w:val="2"/>
          </w:rPr>
          <w:delText>3116B</w:delText>
        </w:r>
        <w:r w:rsidR="0033544D" w:rsidRPr="00742779">
          <w:delText>If</w:delText>
        </w:r>
      </w:del>
      <w:ins w:id="7254" w:author="Seth Oranburg" w:date="2026-03-07T09:50:00Z" w16du:dateUtc="2026-03-07T14:50:00Z">
        <w:r w:rsidR="0033544D" w:rsidRPr="00742779">
          <w:t>If</w:t>
        </w:r>
      </w:ins>
      <w:r w:rsidR="0033544D" w:rsidRPr="00742779">
        <w:t xml:space="preserve"> alternatives exist that provide similar expected value with less downside risk, pursuing the higher-risk strategy may not be reasonable even if expected value calculations support it. The business judgment rule protects decisions that fall within the range of reasonableness, not decisions that choose the highest-variance option among equally attractive alternatives.</w:t>
      </w:r>
    </w:p>
    <w:p w14:paraId="1BBFE261" w14:textId="77777777" w:rsidR="0033544D" w:rsidRPr="00742779" w:rsidRDefault="00742779" w:rsidP="000E54B1">
      <w:del w:id="7255" w:author="Seth Oranburg" w:date="2026-03-07T09:50:00Z" w16du:dateUtc="2026-03-07T14:50:00Z">
        <w:r w:rsidRPr="00742779">
          <w:rPr>
            <w:rStyle w:val="Strong"/>
            <w:rFonts w:ascii="ZWAdobeF" w:hAnsi="ZWAdobeF" w:cs="ZWAdobeF"/>
            <w:b w:val="0"/>
            <w:sz w:val="2"/>
            <w:szCs w:val="2"/>
          </w:rPr>
          <w:delText>3117B</w:delText>
        </w:r>
        <w:r w:rsidR="0033544D" w:rsidRPr="00742779">
          <w:rPr>
            <w:rStyle w:val="Strong"/>
          </w:rPr>
          <w:delText>The</w:delText>
        </w:r>
      </w:del>
      <w:ins w:id="7256" w:author="Seth Oranburg" w:date="2026-03-07T09:50:00Z" w16du:dateUtc="2026-03-07T14:50:00Z">
        <w:r w:rsidR="0033544D" w:rsidRPr="00742779">
          <w:rPr>
            <w:rStyle w:val="Strong"/>
          </w:rPr>
          <w:t>The</w:t>
        </w:r>
      </w:ins>
      <w:r w:rsidR="0033544D" w:rsidRPr="00742779">
        <w:rPr>
          <w:rStyle w:val="Strong"/>
        </w:rPr>
        <w:t xml:space="preserve"> Bank Consent Problem</w:t>
      </w:r>
      <w:r w:rsidR="0033544D" w:rsidRPr="00742779">
        <w:t>: The forbearance agreement requires bank consent for capital expenditures exceeding fifty thousand dollars. This capital expenditure is fifty times that threshold. Proceeding without bank consent breaches the forbearance agreement and constitutes an event of default. The bank can accelerate debt immediately.</w:t>
      </w:r>
    </w:p>
    <w:p w14:paraId="2B5C706A" w14:textId="77777777" w:rsidR="0033544D" w:rsidRPr="00742779" w:rsidRDefault="00742779" w:rsidP="000E54B1">
      <w:del w:id="7257" w:author="Seth Oranburg" w:date="2026-03-07T09:50:00Z" w16du:dateUtc="2026-03-07T14:50:00Z">
        <w:r w:rsidRPr="00742779">
          <w:rPr>
            <w:rFonts w:ascii="ZWAdobeF" w:hAnsi="ZWAdobeF" w:cs="ZWAdobeF"/>
            <w:sz w:val="2"/>
            <w:szCs w:val="2"/>
          </w:rPr>
          <w:delText>3118B</w:delText>
        </w:r>
        <w:r w:rsidR="0033544D" w:rsidRPr="00742779">
          <w:delText>Can</w:delText>
        </w:r>
      </w:del>
      <w:ins w:id="7258" w:author="Seth Oranburg" w:date="2026-03-07T09:50:00Z" w16du:dateUtc="2026-03-07T14:50:00Z">
        <w:r w:rsidR="0033544D" w:rsidRPr="00742779">
          <w:t>Can</w:t>
        </w:r>
      </w:ins>
      <w:r w:rsidR="0033544D" w:rsidRPr="00742779">
        <w:t xml:space="preserve"> the board approve the investment knowing it will breach the forbearance agreement? If the board believes the investment is so important that it justifies risking default, the board can proceed. But the board must analyze what happens when the bank discovers the breach. Will the bank accelerate? Will the bank agree to an amended forbearance agreement? Will the company have sufficient cash to repay if the bank demands payment?</w:t>
      </w:r>
    </w:p>
    <w:p w14:paraId="14516FCC" w14:textId="77777777" w:rsidR="0033544D" w:rsidRPr="00742779" w:rsidRDefault="00742779" w:rsidP="000E54B1">
      <w:del w:id="7259" w:author="Seth Oranburg" w:date="2026-03-07T09:50:00Z" w16du:dateUtc="2026-03-07T14:50:00Z">
        <w:r w:rsidRPr="00742779">
          <w:rPr>
            <w:rFonts w:ascii="ZWAdobeF" w:hAnsi="ZWAdobeF" w:cs="ZWAdobeF"/>
            <w:sz w:val="2"/>
            <w:szCs w:val="2"/>
          </w:rPr>
          <w:lastRenderedPageBreak/>
          <w:delText>3119B</w:delText>
        </w:r>
        <w:r w:rsidR="0033544D" w:rsidRPr="00742779">
          <w:delText>These</w:delText>
        </w:r>
      </w:del>
      <w:ins w:id="7260" w:author="Seth Oranburg" w:date="2026-03-07T09:50:00Z" w16du:dateUtc="2026-03-07T14:50:00Z">
        <w:r w:rsidR="0033544D" w:rsidRPr="00742779">
          <w:t>These</w:t>
        </w:r>
      </w:ins>
      <w:r w:rsidR="0033544D" w:rsidRPr="00742779">
        <w:t xml:space="preserve"> questions require the board to assess not just whether the investment creates value but whether the company can execute the investment without triggering consequences that eliminate any value created. If the bank will immediately foreclose upon discovering the breach, the investment cannot succeed regardless of market conditions.</w:t>
      </w:r>
    </w:p>
    <w:p w14:paraId="133A9E0F" w14:textId="77777777" w:rsidR="0033544D" w:rsidRPr="00742779" w:rsidRDefault="00742779" w:rsidP="000E54B1">
      <w:del w:id="7261" w:author="Seth Oranburg" w:date="2026-03-07T09:50:00Z" w16du:dateUtc="2026-03-07T14:50:00Z">
        <w:r w:rsidRPr="00742779">
          <w:rPr>
            <w:rFonts w:ascii="ZWAdobeF" w:hAnsi="ZWAdobeF" w:cs="ZWAdobeF"/>
            <w:sz w:val="2"/>
            <w:szCs w:val="2"/>
          </w:rPr>
          <w:delText>3120B</w:delText>
        </w:r>
        <w:r w:rsidR="0033544D" w:rsidRPr="00742779">
          <w:delText>The</w:delText>
        </w:r>
      </w:del>
      <w:ins w:id="7262" w:author="Seth Oranburg" w:date="2026-03-07T09:50:00Z" w16du:dateUtc="2026-03-07T14:50:00Z">
        <w:r w:rsidR="0033544D" w:rsidRPr="00742779">
          <w:t>The</w:t>
        </w:r>
      </w:ins>
      <w:r w:rsidR="0033544D" w:rsidRPr="00742779">
        <w:t xml:space="preserve"> board might approach the bank and seek consent before making the investment. But seeking consent reveals management</w:t>
      </w:r>
      <w:r w:rsidR="009F60D1" w:rsidRPr="00742779">
        <w:t>’</w:t>
      </w:r>
      <w:r w:rsidR="0033544D" w:rsidRPr="00742779">
        <w:t>s plans and gives the bank an opportunity to veto the investment or to demand additional fees and restrictions in exchange for consent. The board must weigh the benefits of avoiding a breach against the costs of giving the bank advance notice and leverage.</w:t>
      </w:r>
    </w:p>
    <w:p w14:paraId="4ACE5AB9" w14:textId="77777777" w:rsidR="0033544D" w:rsidRPr="00742779" w:rsidRDefault="00742779" w:rsidP="000E54B1">
      <w:del w:id="7263" w:author="Seth Oranburg" w:date="2026-03-07T09:50:00Z" w16du:dateUtc="2026-03-07T14:50:00Z">
        <w:r w:rsidRPr="00742779">
          <w:rPr>
            <w:rStyle w:val="Strong"/>
            <w:rFonts w:ascii="ZWAdobeF" w:hAnsi="ZWAdobeF" w:cs="ZWAdobeF"/>
            <w:b w:val="0"/>
            <w:sz w:val="2"/>
            <w:szCs w:val="2"/>
          </w:rPr>
          <w:delText>3121B</w:delText>
        </w:r>
        <w:r w:rsidR="0033544D" w:rsidRPr="00742779">
          <w:rPr>
            <w:rStyle w:val="Strong"/>
          </w:rPr>
          <w:delText>Process</w:delText>
        </w:r>
      </w:del>
      <w:ins w:id="7264" w:author="Seth Oranburg" w:date="2026-03-07T09:50:00Z" w16du:dateUtc="2026-03-07T14:50:00Z">
        <w:r w:rsidR="0033544D" w:rsidRPr="00742779">
          <w:rPr>
            <w:rStyle w:val="Strong"/>
          </w:rPr>
          <w:t>Process</w:t>
        </w:r>
      </w:ins>
      <w:r w:rsidR="0033544D" w:rsidRPr="00742779">
        <w:rPr>
          <w:rStyle w:val="Strong"/>
        </w:rPr>
        <w:t xml:space="preserve"> Requirements</w:t>
      </w:r>
      <w:r w:rsidR="0033544D" w:rsidRPr="00742779">
        <w:t>: Given the risks involved and the conflicts between equity and creditor interests, the board should document extensive analysis supporting its decision. The documentation should include:</w:t>
      </w:r>
    </w:p>
    <w:p w14:paraId="697B4AAA" w14:textId="77777777" w:rsidR="0033544D" w:rsidRPr="00742779" w:rsidRDefault="00742779" w:rsidP="000E54B1">
      <w:pPr>
        <w:pStyle w:val="ListParagraph"/>
        <w:numPr>
          <w:ilvl w:val="0"/>
          <w:numId w:val="17"/>
        </w:numPr>
        <w:rPr>
          <w:rFonts w:eastAsia="Times New Roman"/>
        </w:rPr>
      </w:pPr>
      <w:del w:id="7265" w:author="Seth Oranburg" w:date="2026-03-07T09:50:00Z" w16du:dateUtc="2026-03-07T14:50:00Z">
        <w:r w:rsidRPr="00742779">
          <w:rPr>
            <w:rFonts w:ascii="ZWAdobeF" w:eastAsia="Times New Roman" w:hAnsi="ZWAdobeF" w:cs="ZWAdobeF"/>
            <w:sz w:val="2"/>
            <w:szCs w:val="2"/>
          </w:rPr>
          <w:delText>56B</w:delText>
        </w:r>
        <w:r w:rsidR="0033544D" w:rsidRPr="00742779">
          <w:rPr>
            <w:rFonts w:eastAsia="Times New Roman"/>
          </w:rPr>
          <w:delText>Detailed</w:delText>
        </w:r>
      </w:del>
      <w:ins w:id="7266" w:author="Seth Oranburg" w:date="2026-03-07T09:50:00Z" w16du:dateUtc="2026-03-07T14:50:00Z">
        <w:r w:rsidR="0033544D" w:rsidRPr="00742779">
          <w:rPr>
            <w:rFonts w:eastAsia="Times New Roman"/>
          </w:rPr>
          <w:t>Detailed</w:t>
        </w:r>
      </w:ins>
      <w:r w:rsidR="0033544D" w:rsidRPr="00742779">
        <w:rPr>
          <w:rFonts w:eastAsia="Times New Roman"/>
        </w:rPr>
        <w:t xml:space="preserve"> review of management</w:t>
      </w:r>
      <w:r w:rsidR="009F60D1" w:rsidRPr="00742779">
        <w:rPr>
          <w:rFonts w:eastAsia="Times New Roman"/>
        </w:rPr>
        <w:t>’</w:t>
      </w:r>
      <w:r w:rsidR="0033544D" w:rsidRPr="00742779">
        <w:rPr>
          <w:rFonts w:eastAsia="Times New Roman"/>
        </w:rPr>
        <w:t>s projections including assumptions, probability estimates, and sensitivity analysis showing how results vary if assumptions change</w:t>
      </w:r>
    </w:p>
    <w:p w14:paraId="39EC4555" w14:textId="77777777" w:rsidR="0033544D" w:rsidRPr="00742779" w:rsidRDefault="00742779" w:rsidP="000E54B1">
      <w:pPr>
        <w:pStyle w:val="ListParagraph"/>
        <w:numPr>
          <w:ilvl w:val="0"/>
          <w:numId w:val="17"/>
        </w:numPr>
        <w:rPr>
          <w:rFonts w:eastAsia="Times New Roman"/>
        </w:rPr>
      </w:pPr>
      <w:del w:id="7267" w:author="Seth Oranburg" w:date="2026-03-07T09:50:00Z" w16du:dateUtc="2026-03-07T14:50:00Z">
        <w:r w:rsidRPr="00742779">
          <w:rPr>
            <w:rFonts w:ascii="ZWAdobeF" w:eastAsia="Times New Roman" w:hAnsi="ZWAdobeF" w:cs="ZWAdobeF"/>
            <w:sz w:val="2"/>
            <w:szCs w:val="2"/>
          </w:rPr>
          <w:delText>57B</w:delText>
        </w:r>
        <w:r w:rsidR="0033544D" w:rsidRPr="00742779">
          <w:rPr>
            <w:rFonts w:eastAsia="Times New Roman"/>
          </w:rPr>
          <w:delText>Analysis</w:delText>
        </w:r>
      </w:del>
      <w:ins w:id="7268" w:author="Seth Oranburg" w:date="2026-03-07T09:50:00Z" w16du:dateUtc="2026-03-07T14:50:00Z">
        <w:r w:rsidR="0033544D" w:rsidRPr="00742779">
          <w:rPr>
            <w:rFonts w:eastAsia="Times New Roman"/>
          </w:rPr>
          <w:t>Analysis</w:t>
        </w:r>
      </w:ins>
      <w:r w:rsidR="0033544D" w:rsidRPr="00742779">
        <w:rPr>
          <w:rFonts w:eastAsia="Times New Roman"/>
        </w:rPr>
        <w:t xml:space="preserve"> of alternatives including less capital-intensive strategies, partnerships, pilot programs, and continuing current operations without the new service line</w:t>
      </w:r>
    </w:p>
    <w:p w14:paraId="382CA519" w14:textId="77777777" w:rsidR="0033544D" w:rsidRPr="00742779" w:rsidRDefault="00742779" w:rsidP="000E54B1">
      <w:pPr>
        <w:pStyle w:val="ListParagraph"/>
        <w:numPr>
          <w:ilvl w:val="0"/>
          <w:numId w:val="17"/>
        </w:numPr>
        <w:rPr>
          <w:rFonts w:eastAsia="Times New Roman"/>
        </w:rPr>
      </w:pPr>
      <w:del w:id="7269" w:author="Seth Oranburg" w:date="2026-03-07T09:50:00Z" w16du:dateUtc="2026-03-07T14:50:00Z">
        <w:r w:rsidRPr="00742779">
          <w:rPr>
            <w:rFonts w:ascii="ZWAdobeF" w:eastAsia="Times New Roman" w:hAnsi="ZWAdobeF" w:cs="ZWAdobeF"/>
            <w:sz w:val="2"/>
            <w:szCs w:val="2"/>
          </w:rPr>
          <w:delText>58B</w:delText>
        </w:r>
        <w:r w:rsidR="0033544D" w:rsidRPr="00742779">
          <w:rPr>
            <w:rFonts w:eastAsia="Times New Roman"/>
          </w:rPr>
          <w:delText>Solvency</w:delText>
        </w:r>
      </w:del>
      <w:ins w:id="7270" w:author="Seth Oranburg" w:date="2026-03-07T09:50:00Z" w16du:dateUtc="2026-03-07T14:50:00Z">
        <w:r w:rsidR="0033544D" w:rsidRPr="00742779">
          <w:rPr>
            <w:rFonts w:eastAsia="Times New Roman"/>
          </w:rPr>
          <w:t>Solvency</w:t>
        </w:r>
      </w:ins>
      <w:r w:rsidR="0033544D" w:rsidRPr="00742779">
        <w:rPr>
          <w:rFonts w:eastAsia="Times New Roman"/>
        </w:rPr>
        <w:t xml:space="preserve"> analysis showing whether the company is currently solvent and whether the company will remain solvent under success and failure scenarios</w:t>
      </w:r>
    </w:p>
    <w:p w14:paraId="23C6740B" w14:textId="77777777" w:rsidR="0033544D" w:rsidRPr="00742779" w:rsidRDefault="00742779" w:rsidP="000E54B1">
      <w:pPr>
        <w:pStyle w:val="ListParagraph"/>
        <w:numPr>
          <w:ilvl w:val="0"/>
          <w:numId w:val="17"/>
        </w:numPr>
        <w:rPr>
          <w:rFonts w:eastAsia="Times New Roman"/>
        </w:rPr>
      </w:pPr>
      <w:del w:id="7271" w:author="Seth Oranburg" w:date="2026-03-07T09:50:00Z" w16du:dateUtc="2026-03-07T14:50:00Z">
        <w:r w:rsidRPr="00742779">
          <w:rPr>
            <w:rFonts w:ascii="ZWAdobeF" w:eastAsia="Times New Roman" w:hAnsi="ZWAdobeF" w:cs="ZWAdobeF"/>
            <w:sz w:val="2"/>
            <w:szCs w:val="2"/>
          </w:rPr>
          <w:delText>59B</w:delText>
        </w:r>
        <w:r w:rsidR="0033544D" w:rsidRPr="00742779">
          <w:rPr>
            <w:rFonts w:eastAsia="Times New Roman"/>
          </w:rPr>
          <w:delText>Analysis</w:delText>
        </w:r>
      </w:del>
      <w:ins w:id="7272" w:author="Seth Oranburg" w:date="2026-03-07T09:50:00Z" w16du:dateUtc="2026-03-07T14:50:00Z">
        <w:r w:rsidR="0033544D" w:rsidRPr="00742779">
          <w:rPr>
            <w:rFonts w:eastAsia="Times New Roman"/>
          </w:rPr>
          <w:t>Analysis</w:t>
        </w:r>
      </w:ins>
      <w:r w:rsidR="0033544D" w:rsidRPr="00742779">
        <w:rPr>
          <w:rFonts w:eastAsia="Times New Roman"/>
        </w:rPr>
        <w:t xml:space="preserve"> of bank consent issues including probability that the bank discovers the investment, probability that the bank demands acceleration, and company</w:t>
      </w:r>
      <w:r w:rsidR="009F60D1" w:rsidRPr="00742779">
        <w:rPr>
          <w:rFonts w:eastAsia="Times New Roman"/>
        </w:rPr>
        <w:t>’</w:t>
      </w:r>
      <w:r w:rsidR="0033544D" w:rsidRPr="00742779">
        <w:rPr>
          <w:rFonts w:eastAsia="Times New Roman"/>
        </w:rPr>
        <w:t>s ability to respond</w:t>
      </w:r>
    </w:p>
    <w:p w14:paraId="0F5E9A2C" w14:textId="77777777" w:rsidR="0033544D" w:rsidRPr="00742779" w:rsidRDefault="00742779" w:rsidP="000E54B1">
      <w:pPr>
        <w:pStyle w:val="ListParagraph"/>
        <w:numPr>
          <w:ilvl w:val="0"/>
          <w:numId w:val="17"/>
        </w:numPr>
        <w:rPr>
          <w:rFonts w:eastAsia="Times New Roman"/>
        </w:rPr>
      </w:pPr>
      <w:del w:id="7273" w:author="Seth Oranburg" w:date="2026-03-07T09:50:00Z" w16du:dateUtc="2026-03-07T14:50:00Z">
        <w:r w:rsidRPr="00742779">
          <w:rPr>
            <w:rFonts w:ascii="ZWAdobeF" w:eastAsia="Times New Roman" w:hAnsi="ZWAdobeF" w:cs="ZWAdobeF"/>
            <w:sz w:val="2"/>
            <w:szCs w:val="2"/>
          </w:rPr>
          <w:delText>60B</w:delText>
        </w:r>
        <w:r w:rsidR="0033544D" w:rsidRPr="00742779">
          <w:rPr>
            <w:rFonts w:eastAsia="Times New Roman"/>
          </w:rPr>
          <w:delText>Independent</w:delText>
        </w:r>
      </w:del>
      <w:ins w:id="7274" w:author="Seth Oranburg" w:date="2026-03-07T09:50:00Z" w16du:dateUtc="2026-03-07T14:50:00Z">
        <w:r w:rsidR="0033544D" w:rsidRPr="00742779">
          <w:rPr>
            <w:rFonts w:eastAsia="Times New Roman"/>
          </w:rPr>
          <w:t>Independent</w:t>
        </w:r>
      </w:ins>
      <w:r w:rsidR="0033544D" w:rsidRPr="00742779">
        <w:rPr>
          <w:rFonts w:eastAsia="Times New Roman"/>
        </w:rPr>
        <w:t xml:space="preserve"> financial advisor opinion about whether the investment maximizes corporate value and whether the probability estimates are reasonable</w:t>
      </w:r>
    </w:p>
    <w:p w14:paraId="3B4D4B19" w14:textId="77777777" w:rsidR="0033544D" w:rsidRPr="00742779" w:rsidRDefault="00742779" w:rsidP="000E54B1">
      <w:del w:id="7275" w:author="Seth Oranburg" w:date="2026-03-07T09:50:00Z" w16du:dateUtc="2026-03-07T14:50:00Z">
        <w:r w:rsidRPr="00742779">
          <w:rPr>
            <w:rFonts w:ascii="ZWAdobeF" w:hAnsi="ZWAdobeF" w:cs="ZWAdobeF"/>
            <w:sz w:val="2"/>
            <w:szCs w:val="2"/>
          </w:rPr>
          <w:delText>3122B</w:delText>
        </w:r>
        <w:r w:rsidR="0033544D" w:rsidRPr="00742779">
          <w:delText>This</w:delText>
        </w:r>
      </w:del>
      <w:ins w:id="7276" w:author="Seth Oranburg" w:date="2026-03-07T09:50:00Z" w16du:dateUtc="2026-03-07T14:50:00Z">
        <w:r w:rsidR="0033544D" w:rsidRPr="00742779">
          <w:t>This</w:t>
        </w:r>
      </w:ins>
      <w:r w:rsidR="0033544D" w:rsidRPr="00742779">
        <w:t xml:space="preserve"> documentation provides business judgment rule protection by showing the board acted with care. It also provides evidence that the board acted in good faith to maximize corporate value rather than gambling recklessly with creditor assets.</w:t>
      </w:r>
    </w:p>
    <w:p w14:paraId="1F46D201" w14:textId="77777777" w:rsidR="0033544D" w:rsidRPr="00742779" w:rsidRDefault="00742779" w:rsidP="000E54B1">
      <w:del w:id="7277" w:author="Seth Oranburg" w:date="2026-03-07T09:50:00Z" w16du:dateUtc="2026-03-07T14:50:00Z">
        <w:r w:rsidRPr="00742779">
          <w:rPr>
            <w:rStyle w:val="Strong"/>
            <w:rFonts w:ascii="ZWAdobeF" w:hAnsi="ZWAdobeF" w:cs="ZWAdobeF"/>
            <w:b w:val="0"/>
            <w:sz w:val="2"/>
            <w:szCs w:val="2"/>
          </w:rPr>
          <w:delText>3123B</w:delText>
        </w:r>
        <w:r w:rsidR="0033544D" w:rsidRPr="00742779">
          <w:rPr>
            <w:rStyle w:val="Strong"/>
          </w:rPr>
          <w:delText>Questions</w:delText>
        </w:r>
      </w:del>
      <w:ins w:id="7278" w:author="Seth Oranburg" w:date="2026-03-07T09:50:00Z" w16du:dateUtc="2026-03-07T14:50:00Z">
        <w:r w:rsidR="0033544D" w:rsidRPr="00742779">
          <w:rPr>
            <w:rStyle w:val="Strong"/>
          </w:rPr>
          <w:t>Questions</w:t>
        </w:r>
      </w:ins>
      <w:r w:rsidR="0033544D" w:rsidRPr="00742779">
        <w:rPr>
          <w:rStyle w:val="Strong"/>
        </w:rPr>
        <w:t xml:space="preserve"> for Analysis</w:t>
      </w:r>
      <w:r w:rsidR="0033544D" w:rsidRPr="00742779">
        <w:t>:</w:t>
      </w:r>
    </w:p>
    <w:p w14:paraId="7AF3349F" w14:textId="77777777" w:rsidR="0033544D" w:rsidRPr="00742779" w:rsidRDefault="00742779" w:rsidP="000E54B1">
      <w:pPr>
        <w:numPr>
          <w:ilvl w:val="0"/>
          <w:numId w:val="18"/>
        </w:numPr>
      </w:pPr>
      <w:del w:id="7279" w:author="Seth Oranburg" w:date="2026-03-07T09:50:00Z" w16du:dateUtc="2026-03-07T14:50:00Z">
        <w:r w:rsidRPr="00742779">
          <w:rPr>
            <w:rFonts w:ascii="ZWAdobeF" w:hAnsi="ZWAdobeF" w:cs="ZWAdobeF"/>
            <w:sz w:val="2"/>
            <w:szCs w:val="2"/>
          </w:rPr>
          <w:delText>3124B</w:delText>
        </w:r>
        <w:r w:rsidR="0033544D" w:rsidRPr="00742779">
          <w:delText>If</w:delText>
        </w:r>
      </w:del>
      <w:ins w:id="7280" w:author="Seth Oranburg" w:date="2026-03-07T09:50:00Z" w16du:dateUtc="2026-03-07T14:50:00Z">
        <w:r w:rsidR="0033544D" w:rsidRPr="00742779">
          <w:t>If</w:t>
        </w:r>
      </w:ins>
      <w:r w:rsidR="0033544D" w:rsidRPr="00742779">
        <w:t xml:space="preserve"> ConstructEdge is balance sheet insolvent but cash flow solvent, which test controls for determining who directors owe duties to?</w:t>
      </w:r>
    </w:p>
    <w:p w14:paraId="5F36A3CF" w14:textId="77777777" w:rsidR="0033544D" w:rsidRPr="00742779" w:rsidRDefault="00742779" w:rsidP="000E54B1">
      <w:pPr>
        <w:numPr>
          <w:ilvl w:val="0"/>
          <w:numId w:val="18"/>
        </w:numPr>
      </w:pPr>
      <w:del w:id="7281" w:author="Seth Oranburg" w:date="2026-03-07T09:50:00Z" w16du:dateUtc="2026-03-07T14:50:00Z">
        <w:r w:rsidRPr="00742779">
          <w:rPr>
            <w:rFonts w:ascii="ZWAdobeF" w:hAnsi="ZWAdobeF" w:cs="ZWAdobeF"/>
            <w:sz w:val="2"/>
            <w:szCs w:val="2"/>
          </w:rPr>
          <w:lastRenderedPageBreak/>
          <w:delText>3125B</w:delText>
        </w:r>
        <w:r w:rsidR="0033544D" w:rsidRPr="00742779">
          <w:delText>Should</w:delText>
        </w:r>
      </w:del>
      <w:ins w:id="7282" w:author="Seth Oranburg" w:date="2026-03-07T09:50:00Z" w16du:dateUtc="2026-03-07T14:50:00Z">
        <w:r w:rsidR="0033544D" w:rsidRPr="00742779">
          <w:t>Should</w:t>
        </w:r>
      </w:ins>
      <w:r w:rsidR="0033544D" w:rsidRPr="00742779">
        <w:t xml:space="preserve"> the board require management to seek bank consent before approving the investment, even if that gives the bank veto power over a value-maximizing strategy?</w:t>
      </w:r>
    </w:p>
    <w:p w14:paraId="4E371331" w14:textId="77777777" w:rsidR="0033544D" w:rsidRPr="00742779" w:rsidRDefault="00742779" w:rsidP="000E54B1">
      <w:pPr>
        <w:numPr>
          <w:ilvl w:val="0"/>
          <w:numId w:val="18"/>
        </w:numPr>
      </w:pPr>
      <w:del w:id="7283" w:author="Seth Oranburg" w:date="2026-03-07T09:50:00Z" w16du:dateUtc="2026-03-07T14:50:00Z">
        <w:r w:rsidRPr="00742779">
          <w:rPr>
            <w:rFonts w:ascii="ZWAdobeF" w:hAnsi="ZWAdobeF" w:cs="ZWAdobeF"/>
            <w:sz w:val="2"/>
            <w:szCs w:val="2"/>
          </w:rPr>
          <w:delText>3126B</w:delText>
        </w:r>
        <w:r w:rsidR="0033544D" w:rsidRPr="00742779">
          <w:delText>If</w:delText>
        </w:r>
      </w:del>
      <w:ins w:id="7284" w:author="Seth Oranburg" w:date="2026-03-07T09:50:00Z" w16du:dateUtc="2026-03-07T14:50:00Z">
        <w:r w:rsidR="0033544D" w:rsidRPr="00742779">
          <w:t>If</w:t>
        </w:r>
      </w:ins>
      <w:r w:rsidR="0033544D" w:rsidRPr="00742779">
        <w:t xml:space="preserve"> the board consists of four Atlas-appointed directors, two management directors, and one independent director, can the independent director</w:t>
      </w:r>
      <w:r w:rsidR="009F60D1" w:rsidRPr="00742779">
        <w:t>’</w:t>
      </w:r>
      <w:r w:rsidR="0033544D" w:rsidRPr="00742779">
        <w:t>s dissent from approving the investment provide any protection against subsequent creditor claims?</w:t>
      </w:r>
    </w:p>
    <w:p w14:paraId="31E81438" w14:textId="77777777" w:rsidR="0033544D" w:rsidRPr="00742779" w:rsidRDefault="00742779" w:rsidP="000E54B1">
      <w:pPr>
        <w:numPr>
          <w:ilvl w:val="0"/>
          <w:numId w:val="18"/>
        </w:numPr>
      </w:pPr>
      <w:del w:id="7285" w:author="Seth Oranburg" w:date="2026-03-07T09:50:00Z" w16du:dateUtc="2026-03-07T14:50:00Z">
        <w:r w:rsidRPr="00742779">
          <w:rPr>
            <w:rFonts w:ascii="ZWAdobeF" w:hAnsi="ZWAdobeF" w:cs="ZWAdobeF"/>
            <w:sz w:val="2"/>
            <w:szCs w:val="2"/>
          </w:rPr>
          <w:delText>3127B</w:delText>
        </w:r>
        <w:r w:rsidR="0033544D" w:rsidRPr="00742779">
          <w:delText>How</w:delText>
        </w:r>
      </w:del>
      <w:ins w:id="7286" w:author="Seth Oranburg" w:date="2026-03-07T09:50:00Z" w16du:dateUtc="2026-03-07T14:50:00Z">
        <w:r w:rsidR="0033544D" w:rsidRPr="00742779">
          <w:t>How</w:t>
        </w:r>
      </w:ins>
      <w:r w:rsidR="0033544D" w:rsidRPr="00742779">
        <w:t xml:space="preserve"> should the board document its decision if the board concludes that the expected value justifies the investment but recognizes that failure is more likely than success?</w:t>
      </w:r>
    </w:p>
    <w:p w14:paraId="2F5C84E2" w14:textId="77777777" w:rsidR="0033544D" w:rsidRPr="00742779" w:rsidRDefault="0033544D" w:rsidP="000E54B1">
      <w:pPr>
        <w:pStyle w:val="Heading2"/>
        <w:rPr>
          <w:rFonts w:eastAsia="Times New Roman"/>
        </w:rPr>
      </w:pPr>
      <w:del w:id="7287" w:author="Seth Oranburg" w:date="2026-03-07T09:50:00Z" w16du:dateUtc="2026-03-07T14:50:00Z">
        <w:r w:rsidRPr="00742779">
          <w:rPr>
            <w:rFonts w:eastAsia="Times New Roman"/>
          </w:rPr>
          <w:delText xml:space="preserve">Part VI: </w:delText>
        </w:r>
      </w:del>
      <w:r>
        <w:t>Synthesis and Capstone</w:t>
      </w:r>
    </w:p>
    <w:p w14:paraId="0B629218" w14:textId="77777777" w:rsidR="0033544D" w:rsidRPr="00742779" w:rsidRDefault="00742779" w:rsidP="000E54B1">
      <w:del w:id="7288" w:author="Seth Oranburg" w:date="2026-03-07T09:50:00Z" w16du:dateUtc="2026-03-07T14:50:00Z">
        <w:r w:rsidRPr="00742779">
          <w:rPr>
            <w:rFonts w:ascii="ZWAdobeF" w:hAnsi="ZWAdobeF" w:cs="ZWAdobeF"/>
            <w:sz w:val="2"/>
            <w:szCs w:val="2"/>
          </w:rPr>
          <w:delText>3128B</w:delText>
        </w:r>
        <w:r w:rsidR="0033544D" w:rsidRPr="00742779">
          <w:delText>The</w:delText>
        </w:r>
      </w:del>
      <w:ins w:id="7289" w:author="Seth Oranburg" w:date="2026-03-07T09:50:00Z" w16du:dateUtc="2026-03-07T14:50:00Z">
        <w:r w:rsidR="0033544D" w:rsidRPr="00742779">
          <w:t>The</w:t>
        </w:r>
      </w:ins>
      <w:r w:rsidR="0033544D" w:rsidRPr="00742779">
        <w:t xml:space="preserve"> ConstructEdge scenarios reveal a fundamental truth about capital structure. The numbers on the balance sheet determine not just financial health but also legal obligations, litigation exposure, and governance authority. A director who cannot read a balance sheet cannot assess whether creditors have standing to sue. A lawyer who does not understand leverage ratios cannot advise whether a proposed transaction constitutes a fraudulent transfer. A board that ignores solvency analysis when approving distributions may face personal liability years later when bankruptcy trustees claw back those distributions.</w:t>
      </w:r>
    </w:p>
    <w:p w14:paraId="5F8B5AD7" w14:textId="77777777" w:rsidR="0033544D" w:rsidRPr="00742779" w:rsidRDefault="0033544D" w:rsidP="000E54B1">
      <w:pPr>
        <w:pStyle w:val="Heading3"/>
        <w:rPr>
          <w:rFonts w:eastAsia="Times New Roman"/>
        </w:rPr>
      </w:pPr>
      <w:r w:rsidRPr="00742779">
        <w:rPr>
          <w:rFonts w:eastAsia="Times New Roman"/>
        </w:rPr>
        <w:t>Returning to the Summit Acquisition</w:t>
      </w:r>
    </w:p>
    <w:p w14:paraId="0028C5D2" w14:textId="77777777" w:rsidR="0033544D" w:rsidRPr="00742779" w:rsidRDefault="00742779" w:rsidP="000E54B1">
      <w:del w:id="7290" w:author="Seth Oranburg" w:date="2026-03-07T09:50:00Z" w16du:dateUtc="2026-03-07T14:50:00Z">
        <w:r w:rsidRPr="00742779">
          <w:rPr>
            <w:rFonts w:ascii="ZWAdobeF" w:hAnsi="ZWAdobeF" w:cs="ZWAdobeF"/>
            <w:sz w:val="2"/>
            <w:szCs w:val="2"/>
          </w:rPr>
          <w:delText>3129B</w:delText>
        </w:r>
        <w:r w:rsidR="0033544D" w:rsidRPr="00742779">
          <w:delText>Return</w:delText>
        </w:r>
      </w:del>
      <w:ins w:id="7291" w:author="Seth Oranburg" w:date="2026-03-07T09:50:00Z" w16du:dateUtc="2026-03-07T14:50:00Z">
        <w:r w:rsidR="0033544D" w:rsidRPr="00742779">
          <w:t>Return</w:t>
        </w:r>
      </w:ins>
      <w:r w:rsidR="0033544D" w:rsidRPr="00742779">
        <w:t xml:space="preserve"> to the opening scenario where ConstructEdge</w:t>
      </w:r>
      <w:r w:rsidR="009F60D1" w:rsidRPr="00742779">
        <w:t>’</w:t>
      </w:r>
      <w:r w:rsidR="0033544D" w:rsidRPr="00742779">
        <w:t>s board must decide whether to acquire Summit Construction for eight million dollars financed with subordinated mezzanine debt. The board now has frameworks for analyzing every dimension of this decision.</w:t>
      </w:r>
    </w:p>
    <w:p w14:paraId="3739C95B" w14:textId="77777777" w:rsidR="0033544D" w:rsidRPr="00742779" w:rsidRDefault="00742779" w:rsidP="000E54B1">
      <w:del w:id="7292" w:author="Seth Oranburg" w:date="2026-03-07T09:50:00Z" w16du:dateUtc="2026-03-07T14:50:00Z">
        <w:r w:rsidRPr="00742779">
          <w:rPr>
            <w:rStyle w:val="Strong"/>
            <w:rFonts w:ascii="ZWAdobeF" w:hAnsi="ZWAdobeF" w:cs="ZWAdobeF"/>
            <w:b w:val="0"/>
            <w:sz w:val="2"/>
            <w:szCs w:val="2"/>
          </w:rPr>
          <w:delText>3130B</w:delText>
        </w:r>
        <w:r w:rsidR="0033544D" w:rsidRPr="00742779">
          <w:rPr>
            <w:rStyle w:val="Strong"/>
          </w:rPr>
          <w:delText>Capital</w:delText>
        </w:r>
      </w:del>
      <w:ins w:id="7293" w:author="Seth Oranburg" w:date="2026-03-07T09:50:00Z" w16du:dateUtc="2026-03-07T14:50:00Z">
        <w:r w:rsidR="0033544D" w:rsidRPr="00742779">
          <w:rPr>
            <w:rStyle w:val="Strong"/>
          </w:rPr>
          <w:t>Capital</w:t>
        </w:r>
      </w:ins>
      <w:r w:rsidR="0033544D" w:rsidRPr="00742779">
        <w:rPr>
          <w:rStyle w:val="Strong"/>
        </w:rPr>
        <w:t xml:space="preserve"> Structure Diagnosis</w:t>
      </w:r>
      <w:r w:rsidR="0033544D" w:rsidRPr="00742779">
        <w:t>: Begin by understanding the current capital structure and how the acquisition changes it. Pre-acquisition, ConstructEdge has eighteen million in senior bank debt and six million in trade payables. Total debt is twenty-four million. Enterprise value based on eight times current EBITDA is approximately thirty-two million. The equity cushion is eight million dollars, providing meaningful protection for creditors.</w:t>
      </w:r>
    </w:p>
    <w:p w14:paraId="3EEE6726" w14:textId="77777777" w:rsidR="0033544D" w:rsidRPr="00742779" w:rsidRDefault="00742779" w:rsidP="000E54B1">
      <w:del w:id="7294" w:author="Seth Oranburg" w:date="2026-03-07T09:50:00Z" w16du:dateUtc="2026-03-07T14:50:00Z">
        <w:r w:rsidRPr="00742779">
          <w:rPr>
            <w:rFonts w:ascii="ZWAdobeF" w:hAnsi="ZWAdobeF" w:cs="ZWAdobeF"/>
            <w:sz w:val="2"/>
            <w:szCs w:val="2"/>
          </w:rPr>
          <w:delText>3131B</w:delText>
        </w:r>
        <w:r w:rsidR="0033544D" w:rsidRPr="00742779">
          <w:delText>Post</w:delText>
        </w:r>
      </w:del>
      <w:ins w:id="7295" w:author="Seth Oranburg" w:date="2026-03-07T09:50:00Z" w16du:dateUtc="2026-03-07T14:50:00Z">
        <w:r w:rsidR="0033544D" w:rsidRPr="00742779">
          <w:t>Post</w:t>
        </w:r>
      </w:ins>
      <w:r w:rsidR="0033544D" w:rsidRPr="00742779">
        <w:t xml:space="preserve">-acquisition, if financed with mezzanine debt, ConstructEdge will have eighteen million in senior bank debt, eight million in subordinated mezzanine debt, and six million in trade payables. Total debt is thirty-two million. If the acquisition doubles EBITDA to eight million annually, enterprise value </w:t>
      </w:r>
      <w:r w:rsidR="0033544D" w:rsidRPr="00742779">
        <w:lastRenderedPageBreak/>
        <w:t>could reach sixty-four million using the same eight times multiple. The equity cushion would be thirty-two million, far more than pre-acquisition.</w:t>
      </w:r>
    </w:p>
    <w:p w14:paraId="5AF802C8" w14:textId="77777777" w:rsidR="0033544D" w:rsidRPr="00742779" w:rsidRDefault="00742779" w:rsidP="000E54B1">
      <w:del w:id="7296" w:author="Seth Oranburg" w:date="2026-03-07T09:50:00Z" w16du:dateUtc="2026-03-07T14:50:00Z">
        <w:r w:rsidRPr="00742779">
          <w:rPr>
            <w:rFonts w:ascii="ZWAdobeF" w:hAnsi="ZWAdobeF" w:cs="ZWAdobeF"/>
            <w:sz w:val="2"/>
            <w:szCs w:val="2"/>
          </w:rPr>
          <w:delText>3132B</w:delText>
        </w:r>
        <w:r w:rsidR="0033544D" w:rsidRPr="00742779">
          <w:delText>But</w:delText>
        </w:r>
      </w:del>
      <w:ins w:id="7297" w:author="Seth Oranburg" w:date="2026-03-07T09:50:00Z" w16du:dateUtc="2026-03-07T14:50:00Z">
        <w:r w:rsidR="0033544D" w:rsidRPr="00742779">
          <w:t>But</w:t>
        </w:r>
      </w:ins>
      <w:r w:rsidR="0033544D" w:rsidRPr="00742779">
        <w:t xml:space="preserve"> that favorable outcome depends on the acquisition succeeding. If integration fails and EBITDA remains at four million, enterprise value remains at thirty-two million. The equity cushion becomes zero. The company is technically solvent under the balance sheet test but has no margin for error. Any decline in operating performance renders the company insolvent.</w:t>
      </w:r>
    </w:p>
    <w:p w14:paraId="778F94A9" w14:textId="77777777" w:rsidR="0033544D" w:rsidRPr="00742779" w:rsidRDefault="00742779" w:rsidP="000E54B1">
      <w:del w:id="7298" w:author="Seth Oranburg" w:date="2026-03-07T09:50:00Z" w16du:dateUtc="2026-03-07T14:50:00Z">
        <w:r w:rsidRPr="00742779">
          <w:rPr>
            <w:rFonts w:ascii="ZWAdobeF" w:hAnsi="ZWAdobeF" w:cs="ZWAdobeF"/>
            <w:sz w:val="2"/>
            <w:szCs w:val="2"/>
          </w:rPr>
          <w:delText>3133B</w:delText>
        </w:r>
        <w:r w:rsidR="0033544D" w:rsidRPr="00742779">
          <w:delText>The</w:delText>
        </w:r>
      </w:del>
      <w:ins w:id="7299" w:author="Seth Oranburg" w:date="2026-03-07T09:50:00Z" w16du:dateUtc="2026-03-07T14:50:00Z">
        <w:r w:rsidR="0033544D" w:rsidRPr="00742779">
          <w:t>The</w:t>
        </w:r>
      </w:ins>
      <w:r w:rsidR="0033544D" w:rsidRPr="00742779">
        <w:t xml:space="preserve"> leverage ratio climbs from one point five times EBITDA pre-acquisition to four times EBITDA post-acquisition assuming EBITDA doubles. If EBITDA does not increase, the leverage ratio reaches eight times, which is unsustainable. The capital structure becomes fragile, vulnerable to any adverse development.</w:t>
      </w:r>
    </w:p>
    <w:p w14:paraId="5A4707B6" w14:textId="77777777" w:rsidR="0033544D" w:rsidRPr="00742779" w:rsidRDefault="00742779" w:rsidP="000E54B1">
      <w:del w:id="7300" w:author="Seth Oranburg" w:date="2026-03-07T09:50:00Z" w16du:dateUtc="2026-03-07T14:50:00Z">
        <w:r w:rsidRPr="00742779">
          <w:rPr>
            <w:rStyle w:val="Strong"/>
            <w:rFonts w:ascii="ZWAdobeF" w:hAnsi="ZWAdobeF" w:cs="ZWAdobeF"/>
            <w:b w:val="0"/>
            <w:sz w:val="2"/>
            <w:szCs w:val="2"/>
          </w:rPr>
          <w:delText>3134B</w:delText>
        </w:r>
        <w:r w:rsidR="0033544D" w:rsidRPr="00742779">
          <w:rPr>
            <w:rStyle w:val="Strong"/>
          </w:rPr>
          <w:delText>Solvency</w:delText>
        </w:r>
      </w:del>
      <w:ins w:id="7301" w:author="Seth Oranburg" w:date="2026-03-07T09:50:00Z" w16du:dateUtc="2026-03-07T14:50:00Z">
        <w:r w:rsidR="0033544D" w:rsidRPr="00742779">
          <w:rPr>
            <w:rStyle w:val="Strong"/>
          </w:rPr>
          <w:t>Solvency</w:t>
        </w:r>
      </w:ins>
      <w:r w:rsidR="0033544D" w:rsidRPr="00742779">
        <w:rPr>
          <w:rStyle w:val="Strong"/>
        </w:rPr>
        <w:t xml:space="preserve"> Analysis Under UFTA</w:t>
      </w:r>
      <w:r w:rsidR="0033544D" w:rsidRPr="00742779">
        <w:t>: The board must determine whether the transaction leaves ConstructEdge with adequate capital to meet obligations. Apply both solvency tests.</w:t>
      </w:r>
    </w:p>
    <w:p w14:paraId="71FFB5BE" w14:textId="77777777" w:rsidR="0033544D" w:rsidRPr="00742779" w:rsidRDefault="00742779" w:rsidP="000E54B1">
      <w:del w:id="7302" w:author="Seth Oranburg" w:date="2026-03-07T09:50:00Z" w16du:dateUtc="2026-03-07T14:50:00Z">
        <w:r w:rsidRPr="00742779">
          <w:rPr>
            <w:rFonts w:ascii="ZWAdobeF" w:hAnsi="ZWAdobeF" w:cs="ZWAdobeF"/>
            <w:sz w:val="2"/>
            <w:szCs w:val="2"/>
          </w:rPr>
          <w:delText>3135B</w:delText>
        </w:r>
        <w:r w:rsidR="0033544D" w:rsidRPr="00742779">
          <w:delText>Under</w:delText>
        </w:r>
      </w:del>
      <w:ins w:id="7303" w:author="Seth Oranburg" w:date="2026-03-07T09:50:00Z" w16du:dateUtc="2026-03-07T14:50:00Z">
        <w:r w:rsidR="0033544D" w:rsidRPr="00742779">
          <w:t>Under</w:t>
        </w:r>
      </w:ins>
      <w:r w:rsidR="0033544D" w:rsidRPr="00742779">
        <w:t xml:space="preserve"> the balance sheet test, compare assets to liabilities immediately post-acquisition. Assets include all of ConstructEdge</w:t>
      </w:r>
      <w:r w:rsidR="009F60D1" w:rsidRPr="00742779">
        <w:t>’</w:t>
      </w:r>
      <w:r w:rsidR="0033544D" w:rsidRPr="00742779">
        <w:t>s pre-acquisition assets plus Summit</w:t>
      </w:r>
      <w:r w:rsidR="009F60D1" w:rsidRPr="00742779">
        <w:t>’</w:t>
      </w:r>
      <w:r w:rsidR="0033544D" w:rsidRPr="00742779">
        <w:t>s assets acquired in the transaction. The question is valuation. At what value should Summit</w:t>
      </w:r>
      <w:r w:rsidR="009F60D1" w:rsidRPr="00742779">
        <w:t>’</w:t>
      </w:r>
      <w:r w:rsidR="0033544D" w:rsidRPr="00742779">
        <w:t>s assets be recorded?</w:t>
      </w:r>
    </w:p>
    <w:p w14:paraId="79EC380D" w14:textId="77777777" w:rsidR="0033544D" w:rsidRPr="00742779" w:rsidRDefault="00742779" w:rsidP="000E54B1">
      <w:del w:id="7304" w:author="Seth Oranburg" w:date="2026-03-07T09:50:00Z" w16du:dateUtc="2026-03-07T14:50:00Z">
        <w:r w:rsidRPr="00742779">
          <w:rPr>
            <w:rFonts w:ascii="ZWAdobeF" w:hAnsi="ZWAdobeF" w:cs="ZWAdobeF"/>
            <w:sz w:val="2"/>
            <w:szCs w:val="2"/>
          </w:rPr>
          <w:delText>3136B</w:delText>
        </w:r>
        <w:r w:rsidR="0033544D" w:rsidRPr="00742779">
          <w:delText>If</w:delText>
        </w:r>
      </w:del>
      <w:ins w:id="7305" w:author="Seth Oranburg" w:date="2026-03-07T09:50:00Z" w16du:dateUtc="2026-03-07T14:50:00Z">
        <w:r w:rsidR="0033544D" w:rsidRPr="00742779">
          <w:t>If</w:t>
        </w:r>
      </w:ins>
      <w:r w:rsidR="0033544D" w:rsidRPr="00742779">
        <w:t xml:space="preserve"> Summit is purchased for eight million dollars, that establishes market value. But the eight million includes goodwill reflecting expected future earnings from Summit</w:t>
      </w:r>
      <w:r w:rsidR="009F60D1" w:rsidRPr="00742779">
        <w:t>’</w:t>
      </w:r>
      <w:r w:rsidR="0033544D" w:rsidRPr="00742779">
        <w:t>s customer relationships and backlog. Goodwill is an intangible asset that disappears rapidly if integration fails and customers leave. A conservative asset valuation might discount the eight million purchase price to reflect that much of the value is intangible and contingent on successful integration.</w:t>
      </w:r>
    </w:p>
    <w:p w14:paraId="762F387D" w14:textId="77777777" w:rsidR="0033544D" w:rsidRPr="00742779" w:rsidRDefault="00742779" w:rsidP="000E54B1">
      <w:del w:id="7306" w:author="Seth Oranburg" w:date="2026-03-07T09:50:00Z" w16du:dateUtc="2026-03-07T14:50:00Z">
        <w:r w:rsidRPr="00742779">
          <w:rPr>
            <w:rFonts w:ascii="ZWAdobeF" w:hAnsi="ZWAdobeF" w:cs="ZWAdobeF"/>
            <w:sz w:val="2"/>
            <w:szCs w:val="2"/>
          </w:rPr>
          <w:delText>3137B</w:delText>
        </w:r>
        <w:r w:rsidR="0033544D" w:rsidRPr="00742779">
          <w:delText>Liabilities</w:delText>
        </w:r>
      </w:del>
      <w:ins w:id="7307" w:author="Seth Oranburg" w:date="2026-03-07T09:50:00Z" w16du:dateUtc="2026-03-07T14:50:00Z">
        <w:r w:rsidR="0033544D" w:rsidRPr="00742779">
          <w:t>Liabilities</w:t>
        </w:r>
      </w:ins>
      <w:r w:rsidR="0033544D" w:rsidRPr="00742779">
        <w:t xml:space="preserve"> post-acquisition include the eighteen million bank debt, the eight million mezzanine debt, and six million in trade payables plus any liabilities assumed from Summit. If assets exceed thirty-two million in total liabilities, the company is solvent under the balance sheet test. If assets are less than thirty-two million, the company is insolvent immediately post-acquisition.</w:t>
      </w:r>
    </w:p>
    <w:p w14:paraId="0C9717A9" w14:textId="77777777" w:rsidR="0033544D" w:rsidRPr="00742779" w:rsidRDefault="00742779" w:rsidP="000E54B1">
      <w:pPr>
        <w:pPrChange w:id="7308" w:author="Seth Oranburg" w:date="2026-03-07T09:50:00Z" w16du:dateUtc="2026-03-07T14:50:00Z">
          <w:pPr>
            <w:pStyle w:val="NormalWeb"/>
          </w:pPr>
        </w:pPrChange>
      </w:pPr>
      <w:del w:id="7309" w:author="Seth Oranburg" w:date="2026-03-07T09:50:00Z" w16du:dateUtc="2026-03-07T14:50:00Z">
        <w:r w:rsidRPr="00742779">
          <w:rPr>
            <w:rFonts w:ascii="ZWAdobeF" w:hAnsi="ZWAdobeF" w:cs="ZWAdobeF"/>
            <w:sz w:val="2"/>
            <w:szCs w:val="2"/>
          </w:rPr>
          <w:delText>3138B</w:delText>
        </w:r>
        <w:r w:rsidR="0033544D" w:rsidRPr="00742779">
          <w:delText>The</w:delText>
        </w:r>
      </w:del>
      <w:ins w:id="7310" w:author="Seth Oranburg" w:date="2026-03-07T09:50:00Z" w16du:dateUtc="2026-03-07T14:50:00Z">
        <w:r w:rsidR="0033544D" w:rsidRPr="00742779">
          <w:t>The</w:t>
        </w:r>
      </w:ins>
      <w:r w:rsidR="0033544D" w:rsidRPr="00742779">
        <w:t xml:space="preserve"> district court</w:t>
      </w:r>
      <w:r w:rsidR="009F60D1" w:rsidRPr="00742779">
        <w:t>’</w:t>
      </w:r>
      <w:r w:rsidR="0033544D" w:rsidRPr="00742779">
        <w:t xml:space="preserve">s analysis in </w:t>
      </w:r>
      <w:r w:rsidR="0033544D" w:rsidRPr="00742779">
        <w:rPr>
          <w:rStyle w:val="Emphasis"/>
        </w:rPr>
        <w:t>Moody</w:t>
      </w:r>
      <w:r w:rsidR="0033544D" w:rsidRPr="00742779">
        <w:t xml:space="preserve"> emphasized that asset valuation should use going concern assumptions unless liquidation is imminent.</w:t>
      </w:r>
      <w:r w:rsidR="0033544D">
        <w:fldChar w:fldCharType="begin"/>
      </w:r>
      <w:r w:rsidR="0033544D">
        <w:instrText>HYPERLINK \l "fn387-11647" \o "Jump to citation"</w:instrText>
      </w:r>
      <w:r w:rsidR="0033544D">
        <w:fldChar w:fldCharType="separate"/>
      </w:r>
      <w:r w:rsidR="0033544D" w:rsidRPr="00742779">
        <w:rPr>
          <w:rStyle w:val="Hyperlink"/>
          <w:color w:val="auto"/>
          <w:u w:val="none"/>
        </w:rPr>
        <w:t>[387</w:t>
      </w:r>
      <w:r w:rsidR="00EE2871" w:rsidRPr="00742779">
        <w:rPr>
          <w:rStyle w:val="Hyperlink"/>
          <w:color w:val="auto"/>
          <w:u w:val="none"/>
        </w:rPr>
        <w:t>]</w:t>
      </w:r>
      <w:r w:rsidR="0033544D">
        <w:fldChar w:fldCharType="end"/>
      </w:r>
      <w:r w:rsidR="0033544D" w:rsidRPr="00742779">
        <w:t xml:space="preserve"> The board should value ConstructEdge</w:t>
      </w:r>
      <w:r w:rsidR="009F60D1" w:rsidRPr="00742779">
        <w:t>’</w:t>
      </w:r>
      <w:r w:rsidR="0033544D" w:rsidRPr="00742779">
        <w:t>s assets assuming operations continue and Summit</w:t>
      </w:r>
      <w:r w:rsidR="009F60D1" w:rsidRPr="00742779">
        <w:t>’</w:t>
      </w:r>
      <w:r w:rsidR="0033544D" w:rsidRPr="00742779">
        <w:t>s integration proceeds. This produces higher asset values than liquidation valuation but requires reasonable assumptions about future performance.</w:t>
      </w:r>
    </w:p>
    <w:p w14:paraId="1B7378CD" w14:textId="77777777" w:rsidR="0033544D" w:rsidRPr="00742779" w:rsidRDefault="00742779" w:rsidP="000E54B1">
      <w:del w:id="7311" w:author="Seth Oranburg" w:date="2026-03-07T09:50:00Z" w16du:dateUtc="2026-03-07T14:50:00Z">
        <w:r w:rsidRPr="00742779">
          <w:rPr>
            <w:rFonts w:ascii="ZWAdobeF" w:hAnsi="ZWAdobeF" w:cs="ZWAdobeF"/>
            <w:sz w:val="2"/>
            <w:szCs w:val="2"/>
          </w:rPr>
          <w:lastRenderedPageBreak/>
          <w:delText>3139B</w:delText>
        </w:r>
        <w:r w:rsidR="0033544D" w:rsidRPr="00742779">
          <w:delText>Under</w:delText>
        </w:r>
      </w:del>
      <w:ins w:id="7312" w:author="Seth Oranburg" w:date="2026-03-07T09:50:00Z" w16du:dateUtc="2026-03-07T14:50:00Z">
        <w:r w:rsidR="0033544D" w:rsidRPr="00742779">
          <w:t>Under</w:t>
        </w:r>
      </w:ins>
      <w:r w:rsidR="0033544D" w:rsidRPr="00742779">
        <w:t xml:space="preserve"> the cash flow test, project cash flows for twelve to eighteen months and compare them to debt service requirements. ConstructEdge must service eighteen million in bank debt at eight percent interest and eight million in mezzanine debt at fourteen percent interest. Annual debt service totals two point six million. Add operating expenses, capital expenditures, and working capital requirements. Compare total cash outflows to projected revenues assuming various integration scenarios.</w:t>
      </w:r>
    </w:p>
    <w:p w14:paraId="37EE121C" w14:textId="77777777" w:rsidR="0033544D" w:rsidRPr="00742779" w:rsidRDefault="00742779" w:rsidP="000E54B1">
      <w:del w:id="7313" w:author="Seth Oranburg" w:date="2026-03-07T09:50:00Z" w16du:dateUtc="2026-03-07T14:50:00Z">
        <w:r w:rsidRPr="00742779">
          <w:rPr>
            <w:rFonts w:ascii="ZWAdobeF" w:hAnsi="ZWAdobeF" w:cs="ZWAdobeF"/>
            <w:sz w:val="2"/>
            <w:szCs w:val="2"/>
          </w:rPr>
          <w:delText>3140B</w:delText>
        </w:r>
        <w:r w:rsidR="0033544D" w:rsidRPr="00742779">
          <w:delText>If</w:delText>
        </w:r>
      </w:del>
      <w:ins w:id="7314" w:author="Seth Oranburg" w:date="2026-03-07T09:50:00Z" w16du:dateUtc="2026-03-07T14:50:00Z">
        <w:r w:rsidR="0033544D" w:rsidRPr="00742779">
          <w:t>If</w:t>
        </w:r>
      </w:ins>
      <w:r w:rsidR="0033544D" w:rsidRPr="00742779">
        <w:t xml:space="preserve"> projections show adequate cash flow to meet obligations in a reasonable success scenario, the company satisfies the cash flow test. If projections show cash shortfalls even in optimistic scenarios, the company may fail the cash flow test and be insolvent.</w:t>
      </w:r>
    </w:p>
    <w:p w14:paraId="43399A82" w14:textId="77777777" w:rsidR="0033544D" w:rsidRPr="00742779" w:rsidRDefault="00742779" w:rsidP="000E54B1">
      <w:del w:id="7315" w:author="Seth Oranburg" w:date="2026-03-07T09:50:00Z" w16du:dateUtc="2026-03-07T14:50:00Z">
        <w:r w:rsidRPr="00742779">
          <w:rPr>
            <w:rFonts w:ascii="ZWAdobeF" w:hAnsi="ZWAdobeF" w:cs="ZWAdobeF"/>
            <w:sz w:val="2"/>
            <w:szCs w:val="2"/>
          </w:rPr>
          <w:delText>3141B</w:delText>
        </w:r>
        <w:r w:rsidR="0033544D" w:rsidRPr="00742779">
          <w:delText>The</w:delText>
        </w:r>
      </w:del>
      <w:ins w:id="7316" w:author="Seth Oranburg" w:date="2026-03-07T09:50:00Z" w16du:dateUtc="2026-03-07T14:50:00Z">
        <w:r w:rsidR="0033544D" w:rsidRPr="00742779">
          <w:t>The</w:t>
        </w:r>
      </w:ins>
      <w:r w:rsidR="0033544D" w:rsidRPr="00742779">
        <w:t xml:space="preserve"> critical judgment, following </w:t>
      </w:r>
      <w:r w:rsidR="0033544D" w:rsidRPr="00742779">
        <w:rPr>
          <w:rStyle w:val="Emphasis"/>
        </w:rPr>
        <w:t>Moody</w:t>
      </w:r>
      <w:r w:rsidR="0033544D" w:rsidRPr="00742779">
        <w:t>, is whether projections are reasonable at the time. The board should examine assumptions about revenue growth, customer retention, cost synergies, and integration timing. If assumptions are consistent with historical performance and with comparable acquisitions, they are reasonable even if aggressive. If assumptions require achieving unprecedented performance levels with no evidence such performance is attainable, they may be unreasonable.</w:t>
      </w:r>
    </w:p>
    <w:p w14:paraId="13E93B01" w14:textId="77777777" w:rsidR="0033544D" w:rsidRPr="00742779" w:rsidRDefault="00742779" w:rsidP="000E54B1">
      <w:pPr>
        <w:pPrChange w:id="7317" w:author="Seth Oranburg" w:date="2026-03-07T09:50:00Z" w16du:dateUtc="2026-03-07T14:50:00Z">
          <w:pPr>
            <w:pStyle w:val="NormalWeb"/>
          </w:pPr>
        </w:pPrChange>
      </w:pPr>
      <w:del w:id="7318" w:author="Seth Oranburg" w:date="2026-03-07T09:50:00Z" w16du:dateUtc="2026-03-07T14:50:00Z">
        <w:r w:rsidRPr="00742779">
          <w:rPr>
            <w:rStyle w:val="Strong"/>
            <w:rFonts w:ascii="ZWAdobeF" w:hAnsi="ZWAdobeF" w:cs="ZWAdobeF"/>
            <w:b w:val="0"/>
            <w:sz w:val="2"/>
            <w:szCs w:val="2"/>
          </w:rPr>
          <w:delText>3142B</w:delText>
        </w:r>
        <w:r w:rsidR="0033544D" w:rsidRPr="00742779">
          <w:rPr>
            <w:rStyle w:val="Strong"/>
          </w:rPr>
          <w:delText>Fraudulent</w:delText>
        </w:r>
      </w:del>
      <w:ins w:id="7319" w:author="Seth Oranburg" w:date="2026-03-07T09:50:00Z" w16du:dateUtc="2026-03-07T14:50:00Z">
        <w:r w:rsidR="0033544D" w:rsidRPr="00742779">
          <w:rPr>
            <w:rStyle w:val="Strong"/>
          </w:rPr>
          <w:t>Fraudulent</w:t>
        </w:r>
      </w:ins>
      <w:r w:rsidR="0033544D" w:rsidRPr="00742779">
        <w:rPr>
          <w:rStyle w:val="Strong"/>
        </w:rPr>
        <w:t xml:space="preserve"> Transfer Exposure</w:t>
      </w:r>
      <w:r w:rsidR="0033544D" w:rsidRPr="00742779">
        <w:t>: Even if the company is technically solvent under both tests, Section Five of the UFTA voids transfers made for less than reasonably equivalent value that leave the debtor with unreasonably small capital.</w:t>
      </w:r>
      <w:r w:rsidR="0033544D">
        <w:fldChar w:fldCharType="begin"/>
      </w:r>
      <w:r w:rsidR="0033544D">
        <w:instrText>HYPERLINK \l "fn386-11647" \o "Jump to citation"</w:instrText>
      </w:r>
      <w:r w:rsidR="0033544D">
        <w:fldChar w:fldCharType="separate"/>
      </w:r>
      <w:r w:rsidR="0033544D" w:rsidRPr="00742779">
        <w:rPr>
          <w:rStyle w:val="Hyperlink"/>
          <w:color w:val="auto"/>
          <w:u w:val="none"/>
        </w:rPr>
        <w:t>[386</w:t>
      </w:r>
      <w:r w:rsidR="00FA601A" w:rsidRPr="00742779">
        <w:rPr>
          <w:rStyle w:val="Hyperlink"/>
          <w:color w:val="auto"/>
          <w:u w:val="none"/>
        </w:rPr>
        <w:t>]</w:t>
      </w:r>
      <w:r w:rsidR="0033544D">
        <w:fldChar w:fldCharType="end"/>
      </w:r>
      <w:r w:rsidR="0033544D" w:rsidRPr="00742779">
        <w:t xml:space="preserve"> Does the acquisition leave ConstructEdge with unreasonably small capital?</w:t>
      </w:r>
    </w:p>
    <w:p w14:paraId="75895DAB" w14:textId="77777777" w:rsidR="0033544D" w:rsidRPr="00742779" w:rsidRDefault="00742779" w:rsidP="000E54B1">
      <w:pPr>
        <w:pPrChange w:id="7320" w:author="Seth Oranburg" w:date="2026-03-07T09:50:00Z" w16du:dateUtc="2026-03-07T14:50:00Z">
          <w:pPr>
            <w:pStyle w:val="NormalWeb"/>
          </w:pPr>
        </w:pPrChange>
      </w:pPr>
      <w:del w:id="7321" w:author="Seth Oranburg" w:date="2026-03-07T09:50:00Z" w16du:dateUtc="2026-03-07T14:50:00Z">
        <w:r w:rsidRPr="00742779">
          <w:rPr>
            <w:rFonts w:ascii="ZWAdobeF" w:hAnsi="ZWAdobeF" w:cs="ZWAdobeF"/>
            <w:sz w:val="2"/>
            <w:szCs w:val="2"/>
          </w:rPr>
          <w:delText>3143B</w:delText>
        </w:r>
        <w:r w:rsidR="0033544D" w:rsidRPr="00742779">
          <w:delText>The</w:delText>
        </w:r>
      </w:del>
      <w:ins w:id="7322" w:author="Seth Oranburg" w:date="2026-03-07T09:50:00Z" w16du:dateUtc="2026-03-07T14:50:00Z">
        <w:r w:rsidR="0033544D" w:rsidRPr="00742779">
          <w:t>The</w:t>
        </w:r>
      </w:ins>
      <w:r w:rsidR="0033544D" w:rsidRPr="00742779">
        <w:t xml:space="preserve"> Third Circuit held in </w:t>
      </w:r>
      <w:r w:rsidR="0033544D" w:rsidRPr="00742779">
        <w:rPr>
          <w:rStyle w:val="Emphasis"/>
        </w:rPr>
        <w:t>Moody</w:t>
      </w:r>
      <w:r w:rsidR="0033544D" w:rsidRPr="00742779">
        <w:t xml:space="preserve"> that capital includes equity, retained earnings, and access to credit.</w:t>
      </w:r>
      <w:r w:rsidR="0033544D">
        <w:fldChar w:fldCharType="begin"/>
      </w:r>
      <w:r w:rsidR="0033544D">
        <w:instrText>HYPERLINK \l "fn387-11647" \o "Jump to citation"</w:instrText>
      </w:r>
      <w:r w:rsidR="0033544D">
        <w:fldChar w:fldCharType="separate"/>
      </w:r>
      <w:r w:rsidR="0033544D" w:rsidRPr="00742779">
        <w:rPr>
          <w:rStyle w:val="Hyperlink"/>
          <w:color w:val="auto"/>
          <w:u w:val="none"/>
        </w:rPr>
        <w:t>[387</w:t>
      </w:r>
      <w:r w:rsidR="00EE2871" w:rsidRPr="00742779">
        <w:rPr>
          <w:rStyle w:val="Hyperlink"/>
          <w:color w:val="auto"/>
          <w:u w:val="none"/>
        </w:rPr>
        <w:t>]</w:t>
      </w:r>
      <w:r w:rsidR="0033544D">
        <w:fldChar w:fldCharType="end"/>
      </w:r>
      <w:r w:rsidR="0033544D" w:rsidRPr="00742779">
        <w:t xml:space="preserve"> ConstructEdge will have minimal equity post-acquisition. The company depends on its ability to generate cash flow and to maintain its credit facilities. If the bank or the mezzanine lender loses confidence and refuses to extend additional credit, the company may lack resources to weather any adverse developments.</w:t>
      </w:r>
    </w:p>
    <w:p w14:paraId="31DB4DD3" w14:textId="77777777" w:rsidR="0033544D" w:rsidRPr="00742779" w:rsidRDefault="00742779" w:rsidP="000E54B1">
      <w:del w:id="7323" w:author="Seth Oranburg" w:date="2026-03-07T09:50:00Z" w16du:dateUtc="2026-03-07T14:50:00Z">
        <w:r w:rsidRPr="00742779">
          <w:rPr>
            <w:rFonts w:ascii="ZWAdobeF" w:hAnsi="ZWAdobeF" w:cs="ZWAdobeF"/>
            <w:sz w:val="2"/>
            <w:szCs w:val="2"/>
          </w:rPr>
          <w:delText>3144B</w:delText>
        </w:r>
        <w:r w:rsidR="0033544D" w:rsidRPr="00742779">
          <w:delText>The</w:delText>
        </w:r>
      </w:del>
      <w:ins w:id="7324" w:author="Seth Oranburg" w:date="2026-03-07T09:50:00Z" w16du:dateUtc="2026-03-07T14:50:00Z">
        <w:r w:rsidR="0033544D" w:rsidRPr="00742779">
          <w:t>The</w:t>
        </w:r>
      </w:ins>
      <w:r w:rsidR="0033544D" w:rsidRPr="00742779">
        <w:t xml:space="preserve"> board should assess whether this capital structure is adequate for a construction business that faces inherent volatility. Construction revenue depends on winning bids, completing projects on schedule, collecting from customers, and managing subcontractor performance. Any of these factors can produce cash flow disruptions. A company with minimal equity cushion and high leverage may not survive disruptions that a better-capitalized company would manage successfully.</w:t>
      </w:r>
    </w:p>
    <w:p w14:paraId="45457649" w14:textId="77777777" w:rsidR="0033544D" w:rsidRPr="00742779" w:rsidRDefault="00742779" w:rsidP="000E54B1">
      <w:del w:id="7325" w:author="Seth Oranburg" w:date="2026-03-07T09:50:00Z" w16du:dateUtc="2026-03-07T14:50:00Z">
        <w:r w:rsidRPr="00742779">
          <w:rPr>
            <w:rFonts w:ascii="ZWAdobeF" w:hAnsi="ZWAdobeF" w:cs="ZWAdobeF"/>
            <w:sz w:val="2"/>
            <w:szCs w:val="2"/>
          </w:rPr>
          <w:delText>3145B</w:delText>
        </w:r>
        <w:r w:rsidR="0033544D" w:rsidRPr="00742779">
          <w:delText>If</w:delText>
        </w:r>
      </w:del>
      <w:ins w:id="7326" w:author="Seth Oranburg" w:date="2026-03-07T09:50:00Z" w16du:dateUtc="2026-03-07T14:50:00Z">
        <w:r w:rsidR="0033544D" w:rsidRPr="00742779">
          <w:t>If</w:t>
        </w:r>
      </w:ins>
      <w:r w:rsidR="0033544D" w:rsidRPr="00742779">
        <w:t xml:space="preserve"> the board concludes that the capital structure leaves inadequate cushion given the business</w:t>
      </w:r>
      <w:r w:rsidR="009F60D1" w:rsidRPr="00742779">
        <w:t>’</w:t>
      </w:r>
      <w:r w:rsidR="0033544D" w:rsidRPr="00742779">
        <w:t xml:space="preserve">s risks, the transaction may constitute a fraudulent </w:t>
      </w:r>
      <w:r w:rsidR="0033544D" w:rsidRPr="00742779">
        <w:lastRenderedPageBreak/>
        <w:t>transfer even if the company is technically solvent. The board should consider whether the transaction can be structured differently to preserve more capital, whether additional equity should be raised alongside the debt, or whether the acquisition should not proceed.</w:t>
      </w:r>
    </w:p>
    <w:p w14:paraId="14D7B82C" w14:textId="77777777" w:rsidR="0033544D" w:rsidRPr="00742779" w:rsidRDefault="00742779" w:rsidP="000E54B1">
      <w:pPr>
        <w:pPrChange w:id="7327" w:author="Seth Oranburg" w:date="2026-03-07T09:50:00Z" w16du:dateUtc="2026-03-07T14:50:00Z">
          <w:pPr>
            <w:pStyle w:val="NormalWeb"/>
          </w:pPr>
        </w:pPrChange>
      </w:pPr>
      <w:del w:id="7328" w:author="Seth Oranburg" w:date="2026-03-07T09:50:00Z" w16du:dateUtc="2026-03-07T14:50:00Z">
        <w:r w:rsidRPr="00742779">
          <w:rPr>
            <w:rStyle w:val="Strong"/>
            <w:rFonts w:ascii="ZWAdobeF" w:hAnsi="ZWAdobeF" w:cs="ZWAdobeF"/>
            <w:b w:val="0"/>
            <w:sz w:val="2"/>
            <w:szCs w:val="2"/>
          </w:rPr>
          <w:delText>3146B</w:delText>
        </w:r>
        <w:r w:rsidR="0033544D" w:rsidRPr="00742779">
          <w:rPr>
            <w:rStyle w:val="Strong"/>
          </w:rPr>
          <w:delText>Fiduciary</w:delText>
        </w:r>
      </w:del>
      <w:ins w:id="7329" w:author="Seth Oranburg" w:date="2026-03-07T09:50:00Z" w16du:dateUtc="2026-03-07T14:50:00Z">
        <w:r w:rsidR="0033544D" w:rsidRPr="00742779">
          <w:rPr>
            <w:rStyle w:val="Strong"/>
          </w:rPr>
          <w:t>Fiduciary</w:t>
        </w:r>
      </w:ins>
      <w:r w:rsidR="0033544D" w:rsidRPr="00742779">
        <w:rPr>
          <w:rStyle w:val="Strong"/>
        </w:rPr>
        <w:t xml:space="preserve"> Duty Framework</w:t>
      </w:r>
      <w:r w:rsidR="0033544D" w:rsidRPr="00742779">
        <w:t xml:space="preserve">: Apply </w:t>
      </w:r>
      <w:r w:rsidR="0033544D" w:rsidRPr="00742779">
        <w:rPr>
          <w:rStyle w:val="Emphasis"/>
        </w:rPr>
        <w:t>Gheewalla</w:t>
      </w:r>
      <w:r w:rsidR="0033544D" w:rsidRPr="00742779">
        <w:t xml:space="preserve"> to determine who the board owes duties to and what standard of review applies.</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r w:rsidR="0033544D" w:rsidRPr="00742779">
        <w:t xml:space="preserve"> If ConstructEdge is solvent under both tests, directors owe duties to the corporation for the benefit of stockholders. The board should maximize equity value. The acquisition should proceed if it maximizes expected equity value compared to alternatives.</w:t>
      </w:r>
    </w:p>
    <w:p w14:paraId="32C127CF" w14:textId="77777777" w:rsidR="0033544D" w:rsidRPr="00742779" w:rsidRDefault="00742779" w:rsidP="000E54B1">
      <w:del w:id="7330" w:author="Seth Oranburg" w:date="2026-03-07T09:50:00Z" w16du:dateUtc="2026-03-07T14:50:00Z">
        <w:r w:rsidRPr="00742779">
          <w:rPr>
            <w:rFonts w:ascii="ZWAdobeF" w:hAnsi="ZWAdobeF" w:cs="ZWAdobeF"/>
            <w:sz w:val="2"/>
            <w:szCs w:val="2"/>
          </w:rPr>
          <w:delText>3147B</w:delText>
        </w:r>
        <w:r w:rsidR="0033544D" w:rsidRPr="00742779">
          <w:delText>Expected</w:delText>
        </w:r>
      </w:del>
      <w:ins w:id="7331" w:author="Seth Oranburg" w:date="2026-03-07T09:50:00Z" w16du:dateUtc="2026-03-07T14:50:00Z">
        <w:r w:rsidR="0033544D" w:rsidRPr="00742779">
          <w:t>Expected</w:t>
        </w:r>
      </w:ins>
      <w:r w:rsidR="0033544D" w:rsidRPr="00742779">
        <w:t xml:space="preserve"> value analysis requires estimating probability of success and assigning values to each scenario. If the board estimates fifty percent probability that integration succeeds and produces enterprise value of sixty-four million, and fifty percent probability that integration fails and produces enterprise value of twenty million, expected enterprise value is forty-two million. After satisfying debt obligations of thirty-two million, expected equity value is ten million. This exceeds current equity value of eight million, suggesting the acquisition creates value for stockholders.</w:t>
      </w:r>
    </w:p>
    <w:p w14:paraId="3720F00A" w14:textId="77777777" w:rsidR="0033544D" w:rsidRPr="00742779" w:rsidRDefault="00742779" w:rsidP="000E54B1">
      <w:del w:id="7332" w:author="Seth Oranburg" w:date="2026-03-07T09:50:00Z" w16du:dateUtc="2026-03-07T14:50:00Z">
        <w:r w:rsidRPr="00742779">
          <w:rPr>
            <w:rFonts w:ascii="ZWAdobeF" w:hAnsi="ZWAdobeF" w:cs="ZWAdobeF"/>
            <w:sz w:val="2"/>
            <w:szCs w:val="2"/>
          </w:rPr>
          <w:delText>3148B</w:delText>
        </w:r>
        <w:r w:rsidR="0033544D" w:rsidRPr="00742779">
          <w:delText>But</w:delText>
        </w:r>
      </w:del>
      <w:ins w:id="7333" w:author="Seth Oranburg" w:date="2026-03-07T09:50:00Z" w16du:dateUtc="2026-03-07T14:50:00Z">
        <w:r w:rsidR="0033544D" w:rsidRPr="00742779">
          <w:t>But</w:t>
        </w:r>
      </w:ins>
      <w:r w:rsidR="0033544D" w:rsidRPr="00742779">
        <w:t xml:space="preserve"> if the company is actually insolvent under the balance sheet test when realistic asset valuations are applied, creditors are residual claimants. The board should maximize corporate value for creditors</w:t>
      </w:r>
      <w:r w:rsidR="009F60D1" w:rsidRPr="00742779">
        <w:t>’</w:t>
      </w:r>
      <w:r w:rsidR="0033544D" w:rsidRPr="00742779">
        <w:t xml:space="preserve"> benefit. The same acquisition that creates equity value may destroy creditor value if it increases risk of loss beyond what creditors bargained for.</w:t>
      </w:r>
    </w:p>
    <w:p w14:paraId="05A5802F" w14:textId="77777777" w:rsidR="0033544D" w:rsidRPr="00742779" w:rsidRDefault="00742779" w:rsidP="000E54B1">
      <w:del w:id="7334" w:author="Seth Oranburg" w:date="2026-03-07T09:50:00Z" w16du:dateUtc="2026-03-07T14:50:00Z">
        <w:r w:rsidRPr="00742779">
          <w:rPr>
            <w:rFonts w:ascii="ZWAdobeF" w:hAnsi="ZWAdobeF" w:cs="ZWAdobeF"/>
            <w:sz w:val="2"/>
            <w:szCs w:val="2"/>
          </w:rPr>
          <w:delText>3149B</w:delText>
        </w:r>
        <w:r w:rsidR="0033544D" w:rsidRPr="00742779">
          <w:delText>The</w:delText>
        </w:r>
      </w:del>
      <w:ins w:id="7335" w:author="Seth Oranburg" w:date="2026-03-07T09:50:00Z" w16du:dateUtc="2026-03-07T14:50:00Z">
        <w:r w:rsidR="0033544D" w:rsidRPr="00742779">
          <w:t>The</w:t>
        </w:r>
      </w:ins>
      <w:r w:rsidR="0033544D" w:rsidRPr="00742779">
        <w:t xml:space="preserve"> distinction between being solvent and being insolvent matters enormously. It determines who has standing to sue if the transaction fails. If stockholders sue claiming the board wasted corporate assets on a failed acquisition, the business judgment rule provides robust protection as long as the board was informed and acted in good faith. If creditors sue claiming the board gambled with creditor assets after insolvency, the board faces much higher litigation risk because creditors are the rightful beneficiaries of the duty to maximize corporate value.</w:t>
      </w:r>
    </w:p>
    <w:p w14:paraId="393348AB" w14:textId="77777777" w:rsidR="0033544D" w:rsidRPr="00742779" w:rsidRDefault="00742779" w:rsidP="000E54B1">
      <w:del w:id="7336" w:author="Seth Oranburg" w:date="2026-03-07T09:50:00Z" w16du:dateUtc="2026-03-07T14:50:00Z">
        <w:r w:rsidRPr="00742779">
          <w:rPr>
            <w:rStyle w:val="Strong"/>
            <w:rFonts w:ascii="ZWAdobeF" w:hAnsi="ZWAdobeF" w:cs="ZWAdobeF"/>
            <w:b w:val="0"/>
            <w:sz w:val="2"/>
            <w:szCs w:val="2"/>
          </w:rPr>
          <w:delText>3150B</w:delText>
        </w:r>
        <w:r w:rsidR="0033544D" w:rsidRPr="00742779">
          <w:rPr>
            <w:rStyle w:val="Strong"/>
          </w:rPr>
          <w:delText>Process</w:delText>
        </w:r>
      </w:del>
      <w:ins w:id="7337" w:author="Seth Oranburg" w:date="2026-03-07T09:50:00Z" w16du:dateUtc="2026-03-07T14:50:00Z">
        <w:r w:rsidR="0033544D" w:rsidRPr="00742779">
          <w:rPr>
            <w:rStyle w:val="Strong"/>
          </w:rPr>
          <w:t>Process</w:t>
        </w:r>
      </w:ins>
      <w:r w:rsidR="0033544D" w:rsidRPr="00742779">
        <w:rPr>
          <w:rStyle w:val="Strong"/>
        </w:rPr>
        <w:t xml:space="preserve"> Protections</w:t>
      </w:r>
      <w:r w:rsidR="0033544D" w:rsidRPr="00742779">
        <w:t>: The board should follow the process guidelines established throughout this chapter. Document the analysis thoroughly. Obtain a solvency opinion from an independent financial advisor. Consider alternatives including not pursuing the acquisition, financing differently, or structuring the transaction to reduce risk. Ensure independent directors evaluate conflicts between equity and creditor interests.</w:t>
      </w:r>
    </w:p>
    <w:p w14:paraId="7F77876F" w14:textId="77777777" w:rsidR="0033544D" w:rsidRPr="00742779" w:rsidRDefault="00742779" w:rsidP="000E54B1">
      <w:del w:id="7338" w:author="Seth Oranburg" w:date="2026-03-07T09:50:00Z" w16du:dateUtc="2026-03-07T14:50:00Z">
        <w:r w:rsidRPr="00742779">
          <w:rPr>
            <w:rFonts w:ascii="ZWAdobeF" w:hAnsi="ZWAdobeF" w:cs="ZWAdobeF"/>
            <w:sz w:val="2"/>
            <w:szCs w:val="2"/>
          </w:rPr>
          <w:lastRenderedPageBreak/>
          <w:delText>3151B</w:delText>
        </w:r>
        <w:r w:rsidR="0033544D" w:rsidRPr="00742779">
          <w:delText>If</w:delText>
        </w:r>
      </w:del>
      <w:ins w:id="7339" w:author="Seth Oranburg" w:date="2026-03-07T09:50:00Z" w16du:dateUtc="2026-03-07T14:50:00Z">
        <w:r w:rsidR="0033544D" w:rsidRPr="00742779">
          <w:t>If</w:t>
        </w:r>
      </w:ins>
      <w:r w:rsidR="0033544D" w:rsidRPr="00742779">
        <w:t xml:space="preserve"> the transaction proceeds, the board should approve it through a resolution that includes findings supporting the decision. The resolution should state that the board reviewed financial projections, considered solvency under both tests, concluded that the transaction serves corporate interests, determined that the capital structure will be adequate, and approved the transaction as a value-maximizing strategy.</w:t>
      </w:r>
    </w:p>
    <w:p w14:paraId="279399D2" w14:textId="77777777" w:rsidR="0033544D" w:rsidRPr="00742779" w:rsidRDefault="00742779" w:rsidP="000E54B1">
      <w:del w:id="7340" w:author="Seth Oranburg" w:date="2026-03-07T09:50:00Z" w16du:dateUtc="2026-03-07T14:50:00Z">
        <w:r w:rsidRPr="00742779">
          <w:rPr>
            <w:rFonts w:ascii="ZWAdobeF" w:hAnsi="ZWAdobeF" w:cs="ZWAdobeF"/>
            <w:sz w:val="2"/>
            <w:szCs w:val="2"/>
          </w:rPr>
          <w:delText>3152B</w:delText>
        </w:r>
        <w:r w:rsidR="0033544D" w:rsidRPr="00742779">
          <w:delText>These</w:delText>
        </w:r>
      </w:del>
      <w:ins w:id="7341" w:author="Seth Oranburg" w:date="2026-03-07T09:50:00Z" w16du:dateUtc="2026-03-07T14:50:00Z">
        <w:r w:rsidR="0033544D" w:rsidRPr="00742779">
          <w:t>These</w:t>
        </w:r>
      </w:ins>
      <w:r w:rsidR="0033544D" w:rsidRPr="00742779">
        <w:t xml:space="preserve"> procedural steps do not guarantee that the transaction will succeed. They do not eliminate the possibility that creditors will challenge the transaction if it fails. But they provide business judgment rule protection by showing that the board exercised care, acted on an informed basis, and made a good faith judgment that the transaction served the corporation</w:t>
      </w:r>
      <w:r w:rsidR="009F60D1" w:rsidRPr="00742779">
        <w:t>’</w:t>
      </w:r>
      <w:r w:rsidR="0033544D" w:rsidRPr="00742779">
        <w:t>s interests.</w:t>
      </w:r>
    </w:p>
    <w:p w14:paraId="6480E7BA" w14:textId="77777777" w:rsidR="0033544D" w:rsidRPr="00742779" w:rsidRDefault="0033544D" w:rsidP="000E54B1">
      <w:pPr>
        <w:pStyle w:val="Heading3"/>
        <w:rPr>
          <w:rFonts w:eastAsia="Times New Roman"/>
        </w:rPr>
      </w:pPr>
      <w:r w:rsidRPr="00742779">
        <w:rPr>
          <w:rFonts w:eastAsia="Times New Roman"/>
        </w:rPr>
        <w:t>The Integrated Framework</w:t>
      </w:r>
    </w:p>
    <w:p w14:paraId="4046ADA0" w14:textId="77777777" w:rsidR="0033544D" w:rsidRPr="00742779" w:rsidRDefault="00742779" w:rsidP="000E54B1">
      <w:del w:id="7342" w:author="Seth Oranburg" w:date="2026-03-07T09:50:00Z" w16du:dateUtc="2026-03-07T14:50:00Z">
        <w:r w:rsidRPr="00742779">
          <w:rPr>
            <w:rFonts w:ascii="ZWAdobeF" w:hAnsi="ZWAdobeF" w:cs="ZWAdobeF"/>
            <w:sz w:val="2"/>
            <w:szCs w:val="2"/>
          </w:rPr>
          <w:delText>3153B</w:delText>
        </w:r>
        <w:r w:rsidR="0033544D" w:rsidRPr="00742779">
          <w:delText>Directors</w:delText>
        </w:r>
      </w:del>
      <w:ins w:id="7343" w:author="Seth Oranburg" w:date="2026-03-07T09:50:00Z" w16du:dateUtc="2026-03-07T14:50:00Z">
        <w:r w:rsidR="0033544D" w:rsidRPr="00742779">
          <w:t>Directors</w:t>
        </w:r>
      </w:ins>
      <w:r w:rsidR="0033544D" w:rsidRPr="00742779">
        <w:t xml:space="preserve"> managing companies with meaningful leverage should apply a four-step framework for major decisions.</w:t>
      </w:r>
    </w:p>
    <w:p w14:paraId="727FB1E8" w14:textId="77777777" w:rsidR="0033544D" w:rsidRPr="00742779" w:rsidRDefault="00742779" w:rsidP="000E54B1">
      <w:del w:id="7344" w:author="Seth Oranburg" w:date="2026-03-07T09:50:00Z" w16du:dateUtc="2026-03-07T14:50:00Z">
        <w:r w:rsidRPr="00742779">
          <w:rPr>
            <w:rStyle w:val="Strong"/>
            <w:rFonts w:ascii="ZWAdobeF" w:hAnsi="ZWAdobeF" w:cs="ZWAdobeF"/>
            <w:b w:val="0"/>
            <w:sz w:val="2"/>
            <w:szCs w:val="2"/>
          </w:rPr>
          <w:delText>3154B</w:delText>
        </w:r>
        <w:r w:rsidR="0033544D" w:rsidRPr="00742779">
          <w:rPr>
            <w:rStyle w:val="Strong"/>
          </w:rPr>
          <w:delText>Step</w:delText>
        </w:r>
      </w:del>
      <w:ins w:id="7345" w:author="Seth Oranburg" w:date="2026-03-07T09:50:00Z" w16du:dateUtc="2026-03-07T14:50:00Z">
        <w:r w:rsidR="0033544D" w:rsidRPr="00742779">
          <w:rPr>
            <w:rStyle w:val="Strong"/>
          </w:rPr>
          <w:t>Step</w:t>
        </w:r>
      </w:ins>
      <w:r w:rsidR="0033544D" w:rsidRPr="00742779">
        <w:rPr>
          <w:rStyle w:val="Strong"/>
        </w:rPr>
        <w:t xml:space="preserve"> One: Diagnose Current Capital Structure</w:t>
      </w:r>
      <w:r w:rsidR="0033544D" w:rsidRPr="00742779">
        <w:t>: Understand who holds claims against the corporation, what seniority those claims have, what covenants or restrictions limit corporate action, and what the current financial condition is. This requires reviewing the balance sheet, debt agreements, security interests, and covenant compliance status.</w:t>
      </w:r>
    </w:p>
    <w:p w14:paraId="27D908DE" w14:textId="77777777" w:rsidR="0033544D" w:rsidRPr="00742779" w:rsidRDefault="00742779" w:rsidP="000E54B1">
      <w:del w:id="7346" w:author="Seth Oranburg" w:date="2026-03-07T09:50:00Z" w16du:dateUtc="2026-03-07T14:50:00Z">
        <w:r w:rsidRPr="00742779">
          <w:rPr>
            <w:rFonts w:ascii="ZWAdobeF" w:hAnsi="ZWAdobeF" w:cs="ZWAdobeF"/>
            <w:sz w:val="2"/>
            <w:szCs w:val="2"/>
          </w:rPr>
          <w:delText>3155B</w:delText>
        </w:r>
        <w:r w:rsidR="0033544D" w:rsidRPr="00742779">
          <w:delText>Capital</w:delText>
        </w:r>
      </w:del>
      <w:ins w:id="7347" w:author="Seth Oranburg" w:date="2026-03-07T09:50:00Z" w16du:dateUtc="2026-03-07T14:50:00Z">
        <w:r w:rsidR="0033544D" w:rsidRPr="00742779">
          <w:t>Capital</w:t>
        </w:r>
      </w:ins>
      <w:r w:rsidR="0033544D" w:rsidRPr="00742779">
        <w:t xml:space="preserve"> structure diagnosis answers the question of who has leverage. Senior secured creditors with perfected security interests hold enormous power because they can foreclose if the company defaults. Covenant violations give creditors contractual rights to accelerate debt even when the company is making payments. Subordinated creditors and equity holders have weak positions that give them limited ability to influence decisions.</w:t>
      </w:r>
    </w:p>
    <w:p w14:paraId="4C360297" w14:textId="77777777" w:rsidR="0033544D" w:rsidRPr="00742779" w:rsidRDefault="00742779" w:rsidP="000E54B1">
      <w:del w:id="7348" w:author="Seth Oranburg" w:date="2026-03-07T09:50:00Z" w16du:dateUtc="2026-03-07T14:50:00Z">
        <w:r w:rsidRPr="00742779">
          <w:rPr>
            <w:rStyle w:val="Strong"/>
            <w:rFonts w:ascii="ZWAdobeF" w:hAnsi="ZWAdobeF" w:cs="ZWAdobeF"/>
            <w:b w:val="0"/>
            <w:sz w:val="2"/>
            <w:szCs w:val="2"/>
          </w:rPr>
          <w:delText>3156B</w:delText>
        </w:r>
        <w:r w:rsidR="0033544D" w:rsidRPr="00742779">
          <w:rPr>
            <w:rStyle w:val="Strong"/>
          </w:rPr>
          <w:delText>Step</w:delText>
        </w:r>
      </w:del>
      <w:ins w:id="7349" w:author="Seth Oranburg" w:date="2026-03-07T09:50:00Z" w16du:dateUtc="2026-03-07T14:50:00Z">
        <w:r w:rsidR="0033544D" w:rsidRPr="00742779">
          <w:rPr>
            <w:rStyle w:val="Strong"/>
          </w:rPr>
          <w:t>Step</w:t>
        </w:r>
      </w:ins>
      <w:r w:rsidR="0033544D" w:rsidRPr="00742779">
        <w:rPr>
          <w:rStyle w:val="Strong"/>
        </w:rPr>
        <w:t xml:space="preserve"> Two: Apply Solvency Tests</w:t>
      </w:r>
      <w:r w:rsidR="0033544D" w:rsidRPr="00742779">
        <w:t>: Determine whether the company is solvent under both the balance sheet test and the cash flow test. This analysis determines who directors owe duties to and who has standing to sue if decisions produce losses.</w:t>
      </w:r>
    </w:p>
    <w:p w14:paraId="4F0E41CE" w14:textId="77777777" w:rsidR="0033544D" w:rsidRPr="00742779" w:rsidRDefault="00742779" w:rsidP="000E54B1">
      <w:del w:id="7350" w:author="Seth Oranburg" w:date="2026-03-07T09:50:00Z" w16du:dateUtc="2026-03-07T14:50:00Z">
        <w:r w:rsidRPr="00742779">
          <w:rPr>
            <w:rFonts w:ascii="ZWAdobeF" w:hAnsi="ZWAdobeF" w:cs="ZWAdobeF"/>
            <w:sz w:val="2"/>
            <w:szCs w:val="2"/>
          </w:rPr>
          <w:delText>3157B</w:delText>
        </w:r>
        <w:r w:rsidR="0033544D" w:rsidRPr="00742779">
          <w:delText>Solvency</w:delText>
        </w:r>
      </w:del>
      <w:ins w:id="7351" w:author="Seth Oranburg" w:date="2026-03-07T09:50:00Z" w16du:dateUtc="2026-03-07T14:50:00Z">
        <w:r w:rsidR="0033544D" w:rsidRPr="00742779">
          <w:t>Solvency</w:t>
        </w:r>
      </w:ins>
      <w:r w:rsidR="0033544D" w:rsidRPr="00742779">
        <w:t xml:space="preserve"> analysis should be updated regularly, not just when major decisions are considered. A company can move from solvency to insolvency quickly if revenue declines or if contingent liabilities materialize. Directors should require management to provide solvency updates at every board meeting when financial condition is uncertain.</w:t>
      </w:r>
    </w:p>
    <w:p w14:paraId="70FF6BB4" w14:textId="77777777" w:rsidR="0033544D" w:rsidRPr="00742779" w:rsidRDefault="00742779" w:rsidP="000E54B1">
      <w:del w:id="7352" w:author="Seth Oranburg" w:date="2026-03-07T09:50:00Z" w16du:dateUtc="2026-03-07T14:50:00Z">
        <w:r w:rsidRPr="00742779">
          <w:rPr>
            <w:rFonts w:ascii="ZWAdobeF" w:hAnsi="ZWAdobeF" w:cs="ZWAdobeF"/>
            <w:sz w:val="2"/>
            <w:szCs w:val="2"/>
          </w:rPr>
          <w:delText>3158B</w:delText>
        </w:r>
        <w:r w:rsidR="0033544D" w:rsidRPr="00742779">
          <w:delText>The</w:delText>
        </w:r>
      </w:del>
      <w:ins w:id="7353" w:author="Seth Oranburg" w:date="2026-03-07T09:50:00Z" w16du:dateUtc="2026-03-07T14:50:00Z">
        <w:r w:rsidR="0033544D" w:rsidRPr="00742779">
          <w:t>The</w:t>
        </w:r>
      </w:ins>
      <w:r w:rsidR="0033544D" w:rsidRPr="00742779">
        <w:t xml:space="preserve"> analysis should be documented in writing and should be prepared or reviewed by someone with financial expertise. Board minutes should reflect that directors reviewed the solvency analysis and satisfied themselves that the </w:t>
      </w:r>
      <w:r w:rsidR="0033544D" w:rsidRPr="00742779">
        <w:lastRenderedPageBreak/>
        <w:t>company is solvent or is insolvent as the case may be. This documentation becomes critical evidence if litigation arises.</w:t>
      </w:r>
    </w:p>
    <w:p w14:paraId="11D3B980" w14:textId="77777777" w:rsidR="0033544D" w:rsidRPr="00742779" w:rsidRDefault="00742779" w:rsidP="000E54B1">
      <w:del w:id="7354" w:author="Seth Oranburg" w:date="2026-03-07T09:50:00Z" w16du:dateUtc="2026-03-07T14:50:00Z">
        <w:r w:rsidRPr="00742779">
          <w:rPr>
            <w:rStyle w:val="Strong"/>
            <w:rFonts w:ascii="ZWAdobeF" w:hAnsi="ZWAdobeF" w:cs="ZWAdobeF"/>
            <w:b w:val="0"/>
            <w:sz w:val="2"/>
            <w:szCs w:val="2"/>
          </w:rPr>
          <w:delText>3159B</w:delText>
        </w:r>
        <w:r w:rsidR="0033544D" w:rsidRPr="00742779">
          <w:rPr>
            <w:rStyle w:val="Strong"/>
          </w:rPr>
          <w:delText>Step</w:delText>
        </w:r>
      </w:del>
      <w:ins w:id="7355" w:author="Seth Oranburg" w:date="2026-03-07T09:50:00Z" w16du:dateUtc="2026-03-07T14:50:00Z">
        <w:r w:rsidR="0033544D" w:rsidRPr="00742779">
          <w:rPr>
            <w:rStyle w:val="Strong"/>
          </w:rPr>
          <w:t>Step</w:t>
        </w:r>
      </w:ins>
      <w:r w:rsidR="0033544D" w:rsidRPr="00742779">
        <w:rPr>
          <w:rStyle w:val="Strong"/>
        </w:rPr>
        <w:t xml:space="preserve"> Three: Identify Whose Interests Should Govern</w:t>
      </w:r>
      <w:r w:rsidR="0033544D" w:rsidRPr="00742779">
        <w:t>: Based on solvency analysis, determine whether directors should maximize value for equity holders or for creditors. If the company is solvent, equity interests govern. If the company is insolvent, creditor interests govern. If solvency is uncertain, the board should consider both perspectives and should pursue strategies that maximize corporate value rather than favoring one constituency over another.</w:t>
      </w:r>
    </w:p>
    <w:p w14:paraId="02802691" w14:textId="77777777" w:rsidR="0033544D" w:rsidRPr="00742779" w:rsidRDefault="00742779" w:rsidP="000E54B1">
      <w:del w:id="7356" w:author="Seth Oranburg" w:date="2026-03-07T09:50:00Z" w16du:dateUtc="2026-03-07T14:50:00Z">
        <w:r w:rsidRPr="00742779">
          <w:rPr>
            <w:rFonts w:ascii="ZWAdobeF" w:hAnsi="ZWAdobeF" w:cs="ZWAdobeF"/>
            <w:sz w:val="2"/>
            <w:szCs w:val="2"/>
          </w:rPr>
          <w:delText>3160B</w:delText>
        </w:r>
        <w:r w:rsidR="0033544D" w:rsidRPr="00742779">
          <w:delText>This</w:delText>
        </w:r>
      </w:del>
      <w:ins w:id="7357" w:author="Seth Oranburg" w:date="2026-03-07T09:50:00Z" w16du:dateUtc="2026-03-07T14:50:00Z">
        <w:r w:rsidR="0033544D" w:rsidRPr="00742779">
          <w:t>This</w:t>
        </w:r>
      </w:ins>
      <w:r w:rsidR="0033544D" w:rsidRPr="00742779">
        <w:t xml:space="preserve"> step also requires identifying conflicts among different creditor classes. Senior and junior creditors have different interests. Secured and unsecured creditors view risk differently. The board cannot satisfy all constituencies simultaneously. The board should maximize total corporate value and should allow priority rules and contract terms to determine how that value is distributed.</w:t>
      </w:r>
    </w:p>
    <w:p w14:paraId="09542B99" w14:textId="77777777" w:rsidR="0033544D" w:rsidRPr="00742779" w:rsidRDefault="00742779" w:rsidP="000E54B1">
      <w:del w:id="7358" w:author="Seth Oranburg" w:date="2026-03-07T09:50:00Z" w16du:dateUtc="2026-03-07T14:50:00Z">
        <w:r w:rsidRPr="00742779">
          <w:rPr>
            <w:rStyle w:val="Strong"/>
            <w:rFonts w:ascii="ZWAdobeF" w:hAnsi="ZWAdobeF" w:cs="ZWAdobeF"/>
            <w:b w:val="0"/>
            <w:sz w:val="2"/>
            <w:szCs w:val="2"/>
          </w:rPr>
          <w:delText>3161B</w:delText>
        </w:r>
        <w:r w:rsidR="0033544D" w:rsidRPr="00742779">
          <w:rPr>
            <w:rStyle w:val="Strong"/>
          </w:rPr>
          <w:delText>Step</w:delText>
        </w:r>
      </w:del>
      <w:ins w:id="7359" w:author="Seth Oranburg" w:date="2026-03-07T09:50:00Z" w16du:dateUtc="2026-03-07T14:50:00Z">
        <w:r w:rsidR="0033544D" w:rsidRPr="00742779">
          <w:rPr>
            <w:rStyle w:val="Strong"/>
          </w:rPr>
          <w:t>Step</w:t>
        </w:r>
      </w:ins>
      <w:r w:rsidR="0033544D" w:rsidRPr="00742779">
        <w:rPr>
          <w:rStyle w:val="Strong"/>
        </w:rPr>
        <w:t xml:space="preserve"> Four: Document Process and Decisions</w:t>
      </w:r>
      <w:r w:rsidR="0033544D" w:rsidRPr="00742779">
        <w:t>: Prepare written materials supporting major decisions. Document what information the board considered, what alternatives were evaluated, what analysis supported the decision, and why the board concluded the chosen course maximized corporate value. Obtain opinions from independent advisors when transactions involve conflicts or material risk. Ensure independent directors participate meaningfully in decisions where management or controlling stockholders have interests that diverge from minority constituencies.</w:t>
      </w:r>
    </w:p>
    <w:p w14:paraId="7D19326B" w14:textId="77777777" w:rsidR="0033544D" w:rsidRPr="00742779" w:rsidRDefault="00742779" w:rsidP="000E54B1">
      <w:del w:id="7360" w:author="Seth Oranburg" w:date="2026-03-07T09:50:00Z" w16du:dateUtc="2026-03-07T14:50:00Z">
        <w:r w:rsidRPr="00742779">
          <w:rPr>
            <w:rFonts w:ascii="ZWAdobeF" w:hAnsi="ZWAdobeF" w:cs="ZWAdobeF"/>
            <w:sz w:val="2"/>
            <w:szCs w:val="2"/>
          </w:rPr>
          <w:delText>3162B</w:delText>
        </w:r>
        <w:r w:rsidR="0033544D" w:rsidRPr="00742779">
          <w:delText>Documentation</w:delText>
        </w:r>
      </w:del>
      <w:ins w:id="7361" w:author="Seth Oranburg" w:date="2026-03-07T09:50:00Z" w16du:dateUtc="2026-03-07T14:50:00Z">
        <w:r w:rsidR="0033544D" w:rsidRPr="00742779">
          <w:t>Documentation</w:t>
        </w:r>
      </w:ins>
      <w:r w:rsidR="0033544D" w:rsidRPr="00742779">
        <w:t xml:space="preserve"> serves two purposes. First, it improves decision-making by forcing the board to articulate reasoning and by creating accountability for the analysis. Second, it provides evidence for defending against future claims by showing the board exercised care and good faith.</w:t>
      </w:r>
    </w:p>
    <w:p w14:paraId="4AB03FA7" w14:textId="77777777" w:rsidR="0033544D" w:rsidRPr="00742779" w:rsidRDefault="0033544D" w:rsidP="000E54B1">
      <w:pPr>
        <w:pStyle w:val="Heading3"/>
        <w:rPr>
          <w:rFonts w:eastAsia="Times New Roman"/>
        </w:rPr>
      </w:pPr>
      <w:r w:rsidRPr="00742779">
        <w:rPr>
          <w:rFonts w:eastAsia="Times New Roman"/>
        </w:rPr>
        <w:t>The Capital Structure Map</w:t>
      </w:r>
    </w:p>
    <w:p w14:paraId="6686BFE9" w14:textId="77777777" w:rsidR="0033544D" w:rsidRPr="00742779" w:rsidRDefault="00742779" w:rsidP="000E54B1">
      <w:del w:id="7362" w:author="Seth Oranburg" w:date="2026-03-07T09:50:00Z" w16du:dateUtc="2026-03-07T14:50:00Z">
        <w:r w:rsidRPr="00742779">
          <w:rPr>
            <w:rFonts w:ascii="ZWAdobeF" w:hAnsi="ZWAdobeF" w:cs="ZWAdobeF"/>
            <w:sz w:val="2"/>
            <w:szCs w:val="2"/>
          </w:rPr>
          <w:delText>3163B</w:delText>
        </w:r>
        <w:r w:rsidR="0033544D" w:rsidRPr="00742779">
          <w:delText>The</w:delText>
        </w:r>
      </w:del>
      <w:ins w:id="7363" w:author="Seth Oranburg" w:date="2026-03-07T09:50:00Z" w16du:dateUtc="2026-03-07T14:50:00Z">
        <w:r w:rsidR="0033544D" w:rsidRPr="00742779">
          <w:t>The</w:t>
        </w:r>
      </w:ins>
      <w:r w:rsidR="0033544D" w:rsidRPr="00742779">
        <w:t xml:space="preserve"> relationship between financial condition and legal obligations can be visualized in a table showing how solvency status determines governance, standing, standards of review, and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277"/>
        <w:gridCol w:w="1342"/>
        <w:gridCol w:w="1362"/>
        <w:gridCol w:w="2201"/>
      </w:tblGrid>
      <w:tr w:rsidR="00984E3E" w:rsidRPr="00742779" w14:paraId="447BB887" w14:textId="77777777">
        <w:trPr>
          <w:tblHeader/>
          <w:tblCellSpacing w:w="15" w:type="dxa"/>
        </w:trPr>
        <w:tc>
          <w:tcPr>
            <w:tcW w:w="0" w:type="auto"/>
            <w:vAlign w:val="center"/>
            <w:hideMark/>
          </w:tcPr>
          <w:p w14:paraId="5A7D2A1B" w14:textId="77777777" w:rsidR="0033544D" w:rsidRPr="00742779" w:rsidRDefault="0033544D" w:rsidP="000E54B1">
            <w:pPr>
              <w:rPr>
                <w:rFonts w:eastAsia="Times New Roman"/>
              </w:rPr>
            </w:pPr>
            <w:r w:rsidRPr="00742779">
              <w:rPr>
                <w:rStyle w:val="Strong"/>
                <w:rFonts w:eastAsia="Times New Roman"/>
              </w:rPr>
              <w:t>Financial Condition</w:t>
            </w:r>
          </w:p>
        </w:tc>
        <w:tc>
          <w:tcPr>
            <w:tcW w:w="0" w:type="auto"/>
            <w:vAlign w:val="center"/>
            <w:hideMark/>
          </w:tcPr>
          <w:p w14:paraId="0EC52D32" w14:textId="77777777" w:rsidR="0033544D" w:rsidRPr="00742779" w:rsidRDefault="0033544D" w:rsidP="000E54B1">
            <w:pPr>
              <w:rPr>
                <w:rFonts w:eastAsia="Times New Roman"/>
              </w:rPr>
            </w:pPr>
            <w:r w:rsidRPr="00742779">
              <w:rPr>
                <w:rStyle w:val="Strong"/>
                <w:rFonts w:eastAsia="Times New Roman"/>
              </w:rPr>
              <w:t>Residual Claimant</w:t>
            </w:r>
          </w:p>
        </w:tc>
        <w:tc>
          <w:tcPr>
            <w:tcW w:w="0" w:type="auto"/>
            <w:vAlign w:val="center"/>
            <w:hideMark/>
          </w:tcPr>
          <w:p w14:paraId="3D639368" w14:textId="77777777" w:rsidR="0033544D" w:rsidRPr="00742779" w:rsidRDefault="0033544D" w:rsidP="000E54B1">
            <w:pPr>
              <w:rPr>
                <w:rFonts w:eastAsia="Times New Roman"/>
              </w:rPr>
            </w:pPr>
            <w:r w:rsidRPr="00742779">
              <w:rPr>
                <w:rStyle w:val="Strong"/>
                <w:rFonts w:eastAsia="Times New Roman"/>
              </w:rPr>
              <w:t>Who Has Standing</w:t>
            </w:r>
          </w:p>
        </w:tc>
        <w:tc>
          <w:tcPr>
            <w:tcW w:w="0" w:type="auto"/>
            <w:vAlign w:val="center"/>
            <w:hideMark/>
          </w:tcPr>
          <w:p w14:paraId="301AD81F" w14:textId="77777777" w:rsidR="0033544D" w:rsidRPr="00742779" w:rsidRDefault="0033544D" w:rsidP="000E54B1">
            <w:pPr>
              <w:rPr>
                <w:rFonts w:eastAsia="Times New Roman"/>
              </w:rPr>
            </w:pPr>
            <w:r w:rsidRPr="00742779">
              <w:rPr>
                <w:rStyle w:val="Strong"/>
                <w:rFonts w:eastAsia="Times New Roman"/>
              </w:rPr>
              <w:t>Standard of Review</w:t>
            </w:r>
          </w:p>
        </w:tc>
        <w:tc>
          <w:tcPr>
            <w:tcW w:w="0" w:type="auto"/>
            <w:vAlign w:val="center"/>
            <w:hideMark/>
          </w:tcPr>
          <w:p w14:paraId="10E1E0DA" w14:textId="77777777" w:rsidR="0033544D" w:rsidRPr="00742779" w:rsidRDefault="0033544D" w:rsidP="000E54B1">
            <w:pPr>
              <w:rPr>
                <w:rFonts w:eastAsia="Times New Roman"/>
              </w:rPr>
            </w:pPr>
            <w:r w:rsidRPr="00742779">
              <w:rPr>
                <w:rStyle w:val="Strong"/>
                <w:rFonts w:eastAsia="Times New Roman"/>
              </w:rPr>
              <w:t>Key Risks</w:t>
            </w:r>
          </w:p>
        </w:tc>
      </w:tr>
      <w:tr w:rsidR="00984E3E" w:rsidRPr="00742779" w14:paraId="198AF14F" w14:textId="77777777">
        <w:trPr>
          <w:tblCellSpacing w:w="15" w:type="dxa"/>
        </w:trPr>
        <w:tc>
          <w:tcPr>
            <w:tcW w:w="0" w:type="auto"/>
            <w:vAlign w:val="center"/>
            <w:hideMark/>
          </w:tcPr>
          <w:p w14:paraId="5962E8C2" w14:textId="77777777" w:rsidR="0033544D" w:rsidRPr="00742779" w:rsidRDefault="00742779" w:rsidP="000E54B1">
            <w:pPr>
              <w:rPr>
                <w:rFonts w:eastAsia="Times New Roman"/>
              </w:rPr>
            </w:pPr>
            <w:r w:rsidRPr="00742779">
              <w:rPr>
                <w:rFonts w:ascii="ZWAdobeF" w:eastAsia="Times New Roman" w:hAnsi="ZWAdobeF" w:cs="ZWAdobeF"/>
                <w:sz w:val="2"/>
                <w:szCs w:val="2"/>
              </w:rPr>
              <w:t>64B</w:t>
            </w:r>
            <w:r w:rsidR="0033544D" w:rsidRPr="00742779">
              <w:rPr>
                <w:rFonts w:eastAsia="Times New Roman"/>
              </w:rPr>
              <w:t xml:space="preserve">Solvent, low leverage </w:t>
            </w:r>
            <w:r w:rsidR="0033544D" w:rsidRPr="00742779">
              <w:rPr>
                <w:rFonts w:eastAsia="Times New Roman"/>
              </w:rPr>
              <w:lastRenderedPageBreak/>
              <w:t>(debt &lt; 2x EBITDA)</w:t>
            </w:r>
          </w:p>
        </w:tc>
        <w:tc>
          <w:tcPr>
            <w:tcW w:w="0" w:type="auto"/>
            <w:vAlign w:val="center"/>
            <w:hideMark/>
          </w:tcPr>
          <w:p w14:paraId="428852E3" w14:textId="77777777" w:rsidR="0033544D" w:rsidRPr="00742779" w:rsidRDefault="00742779" w:rsidP="000E54B1">
            <w:pPr>
              <w:rPr>
                <w:rFonts w:eastAsia="Times New Roman"/>
              </w:rPr>
            </w:pPr>
            <w:r w:rsidRPr="00742779">
              <w:rPr>
                <w:rFonts w:ascii="ZWAdobeF" w:eastAsia="Times New Roman" w:hAnsi="ZWAdobeF" w:cs="ZWAdobeF"/>
                <w:sz w:val="2"/>
                <w:szCs w:val="2"/>
              </w:rPr>
              <w:lastRenderedPageBreak/>
              <w:t>65B</w:t>
            </w:r>
            <w:r w:rsidR="0033544D" w:rsidRPr="00742779">
              <w:rPr>
                <w:rFonts w:eastAsia="Times New Roman"/>
              </w:rPr>
              <w:t>Equity holders</w:t>
            </w:r>
          </w:p>
        </w:tc>
        <w:tc>
          <w:tcPr>
            <w:tcW w:w="0" w:type="auto"/>
            <w:vAlign w:val="center"/>
            <w:hideMark/>
          </w:tcPr>
          <w:p w14:paraId="02E0A456" w14:textId="77777777" w:rsidR="0033544D" w:rsidRPr="00742779" w:rsidRDefault="00742779" w:rsidP="000E54B1">
            <w:pPr>
              <w:rPr>
                <w:rFonts w:eastAsia="Times New Roman"/>
              </w:rPr>
            </w:pPr>
            <w:r w:rsidRPr="00742779">
              <w:rPr>
                <w:rFonts w:ascii="ZWAdobeF" w:eastAsia="Times New Roman" w:hAnsi="ZWAdobeF" w:cs="ZWAdobeF"/>
                <w:sz w:val="2"/>
                <w:szCs w:val="2"/>
              </w:rPr>
              <w:t>66B</w:t>
            </w:r>
            <w:r w:rsidR="0033544D" w:rsidRPr="00742779">
              <w:rPr>
                <w:rFonts w:eastAsia="Times New Roman"/>
              </w:rPr>
              <w:t>Shareholders (derivative)</w:t>
            </w:r>
          </w:p>
        </w:tc>
        <w:tc>
          <w:tcPr>
            <w:tcW w:w="0" w:type="auto"/>
            <w:vAlign w:val="center"/>
            <w:hideMark/>
          </w:tcPr>
          <w:p w14:paraId="7F0D30DC" w14:textId="77777777" w:rsidR="0033544D" w:rsidRPr="00742779" w:rsidRDefault="00742779" w:rsidP="000E54B1">
            <w:pPr>
              <w:rPr>
                <w:rFonts w:eastAsia="Times New Roman"/>
              </w:rPr>
            </w:pPr>
            <w:r w:rsidRPr="00742779">
              <w:rPr>
                <w:rFonts w:ascii="ZWAdobeF" w:eastAsia="Times New Roman" w:hAnsi="ZWAdobeF" w:cs="ZWAdobeF"/>
                <w:sz w:val="2"/>
                <w:szCs w:val="2"/>
              </w:rPr>
              <w:t>67B</w:t>
            </w:r>
            <w:r w:rsidR="0033544D" w:rsidRPr="00742779">
              <w:rPr>
                <w:rFonts w:eastAsia="Times New Roman"/>
              </w:rPr>
              <w:t>Business judgment rule</w:t>
            </w:r>
          </w:p>
        </w:tc>
        <w:tc>
          <w:tcPr>
            <w:tcW w:w="0" w:type="auto"/>
            <w:vAlign w:val="center"/>
            <w:hideMark/>
          </w:tcPr>
          <w:p w14:paraId="38185BEA" w14:textId="77777777" w:rsidR="0033544D" w:rsidRPr="00742779" w:rsidRDefault="00742779" w:rsidP="000E54B1">
            <w:pPr>
              <w:rPr>
                <w:rFonts w:eastAsia="Times New Roman"/>
              </w:rPr>
            </w:pPr>
            <w:r w:rsidRPr="00742779">
              <w:rPr>
                <w:rFonts w:ascii="ZWAdobeF" w:eastAsia="Times New Roman" w:hAnsi="ZWAdobeF" w:cs="ZWAdobeF"/>
                <w:sz w:val="2"/>
                <w:szCs w:val="2"/>
              </w:rPr>
              <w:t>68B</w:t>
            </w:r>
            <w:r w:rsidR="0033544D" w:rsidRPr="00742779">
              <w:rPr>
                <w:rFonts w:eastAsia="Times New Roman"/>
              </w:rPr>
              <w:t xml:space="preserve">Minimal creditor litigation risk; focus </w:t>
            </w:r>
            <w:r w:rsidR="0033544D" w:rsidRPr="00742779">
              <w:rPr>
                <w:rFonts w:eastAsia="Times New Roman"/>
              </w:rPr>
              <w:lastRenderedPageBreak/>
              <w:t>on equity value maximization</w:t>
            </w:r>
          </w:p>
        </w:tc>
      </w:tr>
      <w:tr w:rsidR="00984E3E" w:rsidRPr="00742779" w14:paraId="308D5C09" w14:textId="77777777">
        <w:trPr>
          <w:tblCellSpacing w:w="15" w:type="dxa"/>
        </w:trPr>
        <w:tc>
          <w:tcPr>
            <w:tcW w:w="0" w:type="auto"/>
            <w:vAlign w:val="center"/>
            <w:hideMark/>
          </w:tcPr>
          <w:p w14:paraId="02581A40" w14:textId="77777777" w:rsidR="0033544D" w:rsidRPr="00742779" w:rsidRDefault="00742779" w:rsidP="000E54B1">
            <w:pPr>
              <w:rPr>
                <w:rFonts w:eastAsia="Times New Roman"/>
              </w:rPr>
            </w:pPr>
            <w:r w:rsidRPr="00742779">
              <w:rPr>
                <w:rFonts w:ascii="ZWAdobeF" w:eastAsia="Times New Roman" w:hAnsi="ZWAdobeF" w:cs="ZWAdobeF"/>
                <w:sz w:val="2"/>
                <w:szCs w:val="2"/>
              </w:rPr>
              <w:lastRenderedPageBreak/>
              <w:t>69B</w:t>
            </w:r>
            <w:r w:rsidR="0033544D" w:rsidRPr="00742779">
              <w:rPr>
                <w:rFonts w:eastAsia="Times New Roman"/>
              </w:rPr>
              <w:t>Solvent, high leverage (debt 3-5x EBITDA), covenants compliant</w:t>
            </w:r>
          </w:p>
        </w:tc>
        <w:tc>
          <w:tcPr>
            <w:tcW w:w="0" w:type="auto"/>
            <w:vAlign w:val="center"/>
            <w:hideMark/>
          </w:tcPr>
          <w:p w14:paraId="08F3C5B9" w14:textId="77777777" w:rsidR="0033544D" w:rsidRPr="00742779" w:rsidRDefault="00742779" w:rsidP="000E54B1">
            <w:pPr>
              <w:rPr>
                <w:rFonts w:eastAsia="Times New Roman"/>
              </w:rPr>
            </w:pPr>
            <w:r w:rsidRPr="00742779">
              <w:rPr>
                <w:rFonts w:ascii="ZWAdobeF" w:eastAsia="Times New Roman" w:hAnsi="ZWAdobeF" w:cs="ZWAdobeF"/>
                <w:sz w:val="2"/>
                <w:szCs w:val="2"/>
              </w:rPr>
              <w:t>70B</w:t>
            </w:r>
            <w:r w:rsidR="0033544D" w:rsidRPr="00742779">
              <w:rPr>
                <w:rFonts w:eastAsia="Times New Roman"/>
              </w:rPr>
              <w:t>Equity holders</w:t>
            </w:r>
          </w:p>
        </w:tc>
        <w:tc>
          <w:tcPr>
            <w:tcW w:w="0" w:type="auto"/>
            <w:vAlign w:val="center"/>
            <w:hideMark/>
          </w:tcPr>
          <w:p w14:paraId="0AF4EDBB" w14:textId="77777777" w:rsidR="0033544D" w:rsidRPr="00742779" w:rsidRDefault="00742779" w:rsidP="000E54B1">
            <w:pPr>
              <w:rPr>
                <w:rFonts w:eastAsia="Times New Roman"/>
              </w:rPr>
            </w:pPr>
            <w:r w:rsidRPr="00742779">
              <w:rPr>
                <w:rFonts w:ascii="ZWAdobeF" w:eastAsia="Times New Roman" w:hAnsi="ZWAdobeF" w:cs="ZWAdobeF"/>
                <w:sz w:val="2"/>
                <w:szCs w:val="2"/>
              </w:rPr>
              <w:t>71B</w:t>
            </w:r>
            <w:r w:rsidR="0033544D" w:rsidRPr="00742779">
              <w:rPr>
                <w:rFonts w:eastAsia="Times New Roman"/>
              </w:rPr>
              <w:t>Shareholders (derivative)</w:t>
            </w:r>
          </w:p>
        </w:tc>
        <w:tc>
          <w:tcPr>
            <w:tcW w:w="0" w:type="auto"/>
            <w:vAlign w:val="center"/>
            <w:hideMark/>
          </w:tcPr>
          <w:p w14:paraId="7150C6C9" w14:textId="77777777" w:rsidR="0033544D" w:rsidRPr="00742779" w:rsidRDefault="00742779" w:rsidP="000E54B1">
            <w:pPr>
              <w:rPr>
                <w:rFonts w:eastAsia="Times New Roman"/>
              </w:rPr>
            </w:pPr>
            <w:r w:rsidRPr="00742779">
              <w:rPr>
                <w:rFonts w:ascii="ZWAdobeF" w:eastAsia="Times New Roman" w:hAnsi="ZWAdobeF" w:cs="ZWAdobeF"/>
                <w:sz w:val="2"/>
                <w:szCs w:val="2"/>
              </w:rPr>
              <w:t>72B</w:t>
            </w:r>
            <w:r w:rsidR="0033544D" w:rsidRPr="00742779">
              <w:rPr>
                <w:rFonts w:eastAsia="Times New Roman"/>
              </w:rPr>
              <w:t>Business judgment rule</w:t>
            </w:r>
          </w:p>
        </w:tc>
        <w:tc>
          <w:tcPr>
            <w:tcW w:w="0" w:type="auto"/>
            <w:vAlign w:val="center"/>
            <w:hideMark/>
          </w:tcPr>
          <w:p w14:paraId="42E6EFE1" w14:textId="77777777" w:rsidR="0033544D" w:rsidRPr="00742779" w:rsidRDefault="00742779" w:rsidP="000E54B1">
            <w:pPr>
              <w:rPr>
                <w:rFonts w:eastAsia="Times New Roman"/>
              </w:rPr>
            </w:pPr>
            <w:r w:rsidRPr="00742779">
              <w:rPr>
                <w:rFonts w:ascii="ZWAdobeF" w:eastAsia="Times New Roman" w:hAnsi="ZWAdobeF" w:cs="ZWAdobeF"/>
                <w:sz w:val="2"/>
                <w:szCs w:val="2"/>
              </w:rPr>
              <w:t>73B</w:t>
            </w:r>
            <w:r w:rsidR="0033544D" w:rsidRPr="00742779">
              <w:rPr>
                <w:rFonts w:eastAsia="Times New Roman"/>
              </w:rPr>
              <w:t>Monitor covenant compliance closely; fraudulent transfer exposure if distributions made; document that transactions leave adequate capital</w:t>
            </w:r>
          </w:p>
        </w:tc>
      </w:tr>
      <w:tr w:rsidR="00984E3E" w:rsidRPr="00742779" w14:paraId="2D008918" w14:textId="77777777">
        <w:trPr>
          <w:tblCellSpacing w:w="15" w:type="dxa"/>
        </w:trPr>
        <w:tc>
          <w:tcPr>
            <w:tcW w:w="0" w:type="auto"/>
            <w:vAlign w:val="center"/>
            <w:hideMark/>
          </w:tcPr>
          <w:p w14:paraId="3A10A22E" w14:textId="77777777" w:rsidR="0033544D" w:rsidRPr="00742779" w:rsidRDefault="00742779" w:rsidP="000E54B1">
            <w:pPr>
              <w:rPr>
                <w:rFonts w:eastAsia="Times New Roman"/>
              </w:rPr>
            </w:pPr>
            <w:r w:rsidRPr="00742779">
              <w:rPr>
                <w:rFonts w:ascii="ZWAdobeF" w:eastAsia="Times New Roman" w:hAnsi="ZWAdobeF" w:cs="ZWAdobeF"/>
                <w:sz w:val="2"/>
                <w:szCs w:val="2"/>
              </w:rPr>
              <w:t>74B</w:t>
            </w:r>
            <w:r w:rsidR="0033544D" w:rsidRPr="00742779">
              <w:rPr>
                <w:rFonts w:eastAsia="Times New Roman"/>
              </w:rPr>
              <w:t>Covenant breach but balance sheet and cash flow solvent</w:t>
            </w:r>
          </w:p>
        </w:tc>
        <w:tc>
          <w:tcPr>
            <w:tcW w:w="0" w:type="auto"/>
            <w:vAlign w:val="center"/>
            <w:hideMark/>
          </w:tcPr>
          <w:p w14:paraId="2B2AA18B" w14:textId="77777777" w:rsidR="0033544D" w:rsidRPr="00742779" w:rsidRDefault="00742779" w:rsidP="000E54B1">
            <w:pPr>
              <w:rPr>
                <w:rFonts w:eastAsia="Times New Roman"/>
              </w:rPr>
            </w:pPr>
            <w:r w:rsidRPr="00742779">
              <w:rPr>
                <w:rFonts w:ascii="ZWAdobeF" w:eastAsia="Times New Roman" w:hAnsi="ZWAdobeF" w:cs="ZWAdobeF"/>
                <w:sz w:val="2"/>
                <w:szCs w:val="2"/>
              </w:rPr>
              <w:t>75B</w:t>
            </w:r>
            <w:r w:rsidR="0033544D" w:rsidRPr="00742779">
              <w:rPr>
                <w:rFonts w:eastAsia="Times New Roman"/>
              </w:rPr>
              <w:t>Equity holders (legally), but creditors gain practical leverage</w:t>
            </w:r>
          </w:p>
        </w:tc>
        <w:tc>
          <w:tcPr>
            <w:tcW w:w="0" w:type="auto"/>
            <w:vAlign w:val="center"/>
            <w:hideMark/>
          </w:tcPr>
          <w:p w14:paraId="1D841B61" w14:textId="77777777" w:rsidR="0033544D" w:rsidRPr="00742779" w:rsidRDefault="00742779" w:rsidP="000E54B1">
            <w:pPr>
              <w:rPr>
                <w:rFonts w:eastAsia="Times New Roman"/>
              </w:rPr>
            </w:pPr>
            <w:r w:rsidRPr="00742779">
              <w:rPr>
                <w:rFonts w:ascii="ZWAdobeF" w:eastAsia="Times New Roman" w:hAnsi="ZWAdobeF" w:cs="ZWAdobeF"/>
                <w:sz w:val="2"/>
                <w:szCs w:val="2"/>
              </w:rPr>
              <w:t>76B</w:t>
            </w:r>
            <w:r w:rsidR="0033544D" w:rsidRPr="00742779">
              <w:rPr>
                <w:rFonts w:eastAsia="Times New Roman"/>
              </w:rPr>
              <w:t>Shareholders (derivative)</w:t>
            </w:r>
          </w:p>
        </w:tc>
        <w:tc>
          <w:tcPr>
            <w:tcW w:w="0" w:type="auto"/>
            <w:vAlign w:val="center"/>
            <w:hideMark/>
          </w:tcPr>
          <w:p w14:paraId="701B0F75" w14:textId="77777777" w:rsidR="0033544D" w:rsidRPr="00742779" w:rsidRDefault="00742779" w:rsidP="000E54B1">
            <w:pPr>
              <w:rPr>
                <w:rFonts w:eastAsia="Times New Roman"/>
              </w:rPr>
            </w:pPr>
            <w:r w:rsidRPr="00742779">
              <w:rPr>
                <w:rFonts w:ascii="ZWAdobeF" w:eastAsia="Times New Roman" w:hAnsi="ZWAdobeF" w:cs="ZWAdobeF"/>
                <w:sz w:val="2"/>
                <w:szCs w:val="2"/>
              </w:rPr>
              <w:t>77B</w:t>
            </w:r>
            <w:r w:rsidR="0033544D" w:rsidRPr="00742779">
              <w:rPr>
                <w:rFonts w:eastAsia="Times New Roman"/>
              </w:rPr>
              <w:t>Business judgment rule</w:t>
            </w:r>
          </w:p>
        </w:tc>
        <w:tc>
          <w:tcPr>
            <w:tcW w:w="0" w:type="auto"/>
            <w:vAlign w:val="center"/>
            <w:hideMark/>
          </w:tcPr>
          <w:p w14:paraId="592CF6AF" w14:textId="77777777" w:rsidR="0033544D" w:rsidRPr="00742779" w:rsidRDefault="00742779" w:rsidP="000E54B1">
            <w:pPr>
              <w:rPr>
                <w:rFonts w:eastAsia="Times New Roman"/>
              </w:rPr>
            </w:pPr>
            <w:r w:rsidRPr="00742779">
              <w:rPr>
                <w:rFonts w:ascii="ZWAdobeF" w:eastAsia="Times New Roman" w:hAnsi="ZWAdobeF" w:cs="ZWAdobeF"/>
                <w:sz w:val="2"/>
                <w:szCs w:val="2"/>
              </w:rPr>
              <w:t>78B</w:t>
            </w:r>
            <w:r w:rsidR="0033544D" w:rsidRPr="00742779">
              <w:rPr>
                <w:rFonts w:eastAsia="Times New Roman"/>
              </w:rPr>
              <w:t>Effective control shift to creditors through acceleration rights; negotiate forbearance or restructure; consider whether insolvency is imminent</w:t>
            </w:r>
          </w:p>
        </w:tc>
      </w:tr>
      <w:tr w:rsidR="00984E3E" w:rsidRPr="00742779" w14:paraId="3EB36C68" w14:textId="77777777">
        <w:trPr>
          <w:tblCellSpacing w:w="15" w:type="dxa"/>
        </w:trPr>
        <w:tc>
          <w:tcPr>
            <w:tcW w:w="0" w:type="auto"/>
            <w:vAlign w:val="center"/>
            <w:hideMark/>
          </w:tcPr>
          <w:p w14:paraId="08981851" w14:textId="77777777" w:rsidR="0033544D" w:rsidRPr="00742779" w:rsidRDefault="00742779" w:rsidP="000E54B1">
            <w:pPr>
              <w:rPr>
                <w:rFonts w:eastAsia="Times New Roman"/>
              </w:rPr>
            </w:pPr>
            <w:r w:rsidRPr="00742779">
              <w:rPr>
                <w:rFonts w:ascii="ZWAdobeF" w:eastAsia="Times New Roman" w:hAnsi="ZWAdobeF" w:cs="ZWAdobeF"/>
                <w:sz w:val="2"/>
                <w:szCs w:val="2"/>
              </w:rPr>
              <w:t>79B</w:t>
            </w:r>
            <w:r w:rsidR="0033544D" w:rsidRPr="00742779">
              <w:rPr>
                <w:rFonts w:eastAsia="Times New Roman"/>
              </w:rPr>
              <w:t>Zone of insolvency (unclear solvency under one or both tests)</w:t>
            </w:r>
          </w:p>
        </w:tc>
        <w:tc>
          <w:tcPr>
            <w:tcW w:w="0" w:type="auto"/>
            <w:vAlign w:val="center"/>
            <w:hideMark/>
          </w:tcPr>
          <w:p w14:paraId="4DE9908D" w14:textId="77777777" w:rsidR="0033544D" w:rsidRPr="00742779" w:rsidRDefault="00742779" w:rsidP="000E54B1">
            <w:pPr>
              <w:rPr>
                <w:rFonts w:eastAsia="Times New Roman"/>
              </w:rPr>
            </w:pPr>
            <w:r w:rsidRPr="00742779">
              <w:rPr>
                <w:rFonts w:ascii="ZWAdobeF" w:eastAsia="Times New Roman" w:hAnsi="ZWAdobeF" w:cs="ZWAdobeF"/>
                <w:sz w:val="2"/>
                <w:szCs w:val="2"/>
              </w:rPr>
              <w:t>80B</w:t>
            </w:r>
            <w:r w:rsidR="0033544D" w:rsidRPr="00742779">
              <w:rPr>
                <w:rFonts w:eastAsia="Times New Roman"/>
              </w:rPr>
              <w:t>Equity holders until actual insolvency</w:t>
            </w:r>
          </w:p>
        </w:tc>
        <w:tc>
          <w:tcPr>
            <w:tcW w:w="0" w:type="auto"/>
            <w:vAlign w:val="center"/>
            <w:hideMark/>
          </w:tcPr>
          <w:p w14:paraId="145B42BF" w14:textId="77777777" w:rsidR="0033544D" w:rsidRPr="00742779" w:rsidRDefault="00742779" w:rsidP="000E54B1">
            <w:pPr>
              <w:rPr>
                <w:rFonts w:eastAsia="Times New Roman"/>
              </w:rPr>
            </w:pPr>
            <w:r w:rsidRPr="00742779">
              <w:rPr>
                <w:rFonts w:ascii="ZWAdobeF" w:eastAsia="Times New Roman" w:hAnsi="ZWAdobeF" w:cs="ZWAdobeF"/>
                <w:sz w:val="2"/>
                <w:szCs w:val="2"/>
              </w:rPr>
              <w:t>81B</w:t>
            </w:r>
            <w:r w:rsidR="0033544D" w:rsidRPr="00742779">
              <w:rPr>
                <w:rFonts w:eastAsia="Times New Roman"/>
              </w:rPr>
              <w:t>Shareholders (derivative)</w:t>
            </w:r>
          </w:p>
        </w:tc>
        <w:tc>
          <w:tcPr>
            <w:tcW w:w="0" w:type="auto"/>
            <w:vAlign w:val="center"/>
            <w:hideMark/>
          </w:tcPr>
          <w:p w14:paraId="0C1C64D8" w14:textId="77777777" w:rsidR="0033544D" w:rsidRPr="00742779" w:rsidRDefault="00742779" w:rsidP="000E54B1">
            <w:pPr>
              <w:rPr>
                <w:rFonts w:eastAsia="Times New Roman"/>
              </w:rPr>
            </w:pPr>
            <w:r w:rsidRPr="00742779">
              <w:rPr>
                <w:rFonts w:ascii="ZWAdobeF" w:eastAsia="Times New Roman" w:hAnsi="ZWAdobeF" w:cs="ZWAdobeF"/>
                <w:sz w:val="2"/>
                <w:szCs w:val="2"/>
              </w:rPr>
              <w:t>82B</w:t>
            </w:r>
            <w:r w:rsidR="0033544D" w:rsidRPr="00742779">
              <w:rPr>
                <w:rFonts w:eastAsia="Times New Roman"/>
              </w:rPr>
              <w:t>Business judgment rule</w:t>
            </w:r>
          </w:p>
        </w:tc>
        <w:tc>
          <w:tcPr>
            <w:tcW w:w="0" w:type="auto"/>
            <w:vAlign w:val="center"/>
            <w:hideMark/>
          </w:tcPr>
          <w:p w14:paraId="38556293" w14:textId="77777777" w:rsidR="0033544D" w:rsidRPr="00742779" w:rsidRDefault="00742779" w:rsidP="000E54B1">
            <w:pPr>
              <w:rPr>
                <w:rFonts w:eastAsia="Times New Roman"/>
              </w:rPr>
            </w:pPr>
            <w:r w:rsidRPr="00742779">
              <w:rPr>
                <w:rFonts w:ascii="ZWAdobeF" w:eastAsia="Times New Roman" w:hAnsi="ZWAdobeF" w:cs="ZWAdobeF"/>
                <w:sz w:val="2"/>
                <w:szCs w:val="2"/>
              </w:rPr>
              <w:t>83B</w:t>
            </w:r>
            <w:r w:rsidR="0033544D" w:rsidRPr="00742779">
              <w:rPr>
                <w:rFonts w:eastAsia="Times New Roman"/>
              </w:rPr>
              <w:t>No change in duties despite approaching insolvency; document solvency analysis; avoid distributions that could be challenged; prepare for potential duty shift</w:t>
            </w:r>
          </w:p>
        </w:tc>
      </w:tr>
      <w:tr w:rsidR="00984E3E" w:rsidRPr="00742779" w14:paraId="5CA5D2B7" w14:textId="77777777">
        <w:trPr>
          <w:tblCellSpacing w:w="15" w:type="dxa"/>
        </w:trPr>
        <w:tc>
          <w:tcPr>
            <w:tcW w:w="0" w:type="auto"/>
            <w:vAlign w:val="center"/>
            <w:hideMark/>
          </w:tcPr>
          <w:p w14:paraId="0452A4CE" w14:textId="77777777" w:rsidR="0033544D" w:rsidRPr="00742779" w:rsidRDefault="00742779" w:rsidP="000E54B1">
            <w:pPr>
              <w:rPr>
                <w:rFonts w:eastAsia="Times New Roman"/>
              </w:rPr>
            </w:pPr>
            <w:r w:rsidRPr="00742779">
              <w:rPr>
                <w:rFonts w:ascii="ZWAdobeF" w:eastAsia="Times New Roman" w:hAnsi="ZWAdobeF" w:cs="ZWAdobeF"/>
                <w:sz w:val="2"/>
                <w:szCs w:val="2"/>
              </w:rPr>
              <w:t>84B</w:t>
            </w:r>
            <w:r w:rsidR="0033544D" w:rsidRPr="00742779">
              <w:rPr>
                <w:rFonts w:eastAsia="Times New Roman"/>
              </w:rPr>
              <w:t>Actually insolvent (fails balance sheet test or cash flow test)</w:t>
            </w:r>
          </w:p>
        </w:tc>
        <w:tc>
          <w:tcPr>
            <w:tcW w:w="0" w:type="auto"/>
            <w:vAlign w:val="center"/>
            <w:hideMark/>
          </w:tcPr>
          <w:p w14:paraId="71893033" w14:textId="77777777" w:rsidR="0033544D" w:rsidRPr="00742779" w:rsidRDefault="00742779" w:rsidP="000E54B1">
            <w:pPr>
              <w:rPr>
                <w:rFonts w:eastAsia="Times New Roman"/>
              </w:rPr>
            </w:pPr>
            <w:r w:rsidRPr="00742779">
              <w:rPr>
                <w:rFonts w:ascii="ZWAdobeF" w:eastAsia="Times New Roman" w:hAnsi="ZWAdobeF" w:cs="ZWAdobeF"/>
                <w:sz w:val="2"/>
                <w:szCs w:val="2"/>
              </w:rPr>
              <w:t>85B</w:t>
            </w:r>
            <w:r w:rsidR="0033544D" w:rsidRPr="00742779">
              <w:rPr>
                <w:rFonts w:eastAsia="Times New Roman"/>
              </w:rPr>
              <w:t>Creditors</w:t>
            </w:r>
          </w:p>
        </w:tc>
        <w:tc>
          <w:tcPr>
            <w:tcW w:w="0" w:type="auto"/>
            <w:vAlign w:val="center"/>
            <w:hideMark/>
          </w:tcPr>
          <w:p w14:paraId="370B0BAA" w14:textId="77777777" w:rsidR="0033544D" w:rsidRPr="00742779" w:rsidRDefault="00742779" w:rsidP="000E54B1">
            <w:pPr>
              <w:rPr>
                <w:rFonts w:eastAsia="Times New Roman"/>
              </w:rPr>
            </w:pPr>
            <w:r w:rsidRPr="00742779">
              <w:rPr>
                <w:rFonts w:ascii="ZWAdobeF" w:eastAsia="Times New Roman" w:hAnsi="ZWAdobeF" w:cs="ZWAdobeF"/>
                <w:sz w:val="2"/>
                <w:szCs w:val="2"/>
              </w:rPr>
              <w:t>86B</w:t>
            </w:r>
            <w:r w:rsidR="0033544D" w:rsidRPr="00742779">
              <w:rPr>
                <w:rFonts w:eastAsia="Times New Roman"/>
              </w:rPr>
              <w:t>Creditors (derivative, stepping into shareholders</w:t>
            </w:r>
            <w:r w:rsidR="009F60D1" w:rsidRPr="00742779">
              <w:rPr>
                <w:rFonts w:eastAsia="Times New Roman"/>
              </w:rPr>
              <w:t>’</w:t>
            </w:r>
            <w:r w:rsidR="0033544D" w:rsidRPr="00742779">
              <w:rPr>
                <w:rFonts w:eastAsia="Times New Roman"/>
              </w:rPr>
              <w:t xml:space="preserve"> shoes)</w:t>
            </w:r>
          </w:p>
        </w:tc>
        <w:tc>
          <w:tcPr>
            <w:tcW w:w="0" w:type="auto"/>
            <w:vAlign w:val="center"/>
            <w:hideMark/>
          </w:tcPr>
          <w:p w14:paraId="3DCB4B41" w14:textId="77777777" w:rsidR="0033544D" w:rsidRPr="00742779" w:rsidRDefault="00742779" w:rsidP="000E54B1">
            <w:pPr>
              <w:rPr>
                <w:rFonts w:eastAsia="Times New Roman"/>
              </w:rPr>
            </w:pPr>
            <w:r w:rsidRPr="00742779">
              <w:rPr>
                <w:rFonts w:ascii="ZWAdobeF" w:eastAsia="Times New Roman" w:hAnsi="ZWAdobeF" w:cs="ZWAdobeF"/>
                <w:sz w:val="2"/>
                <w:szCs w:val="2"/>
              </w:rPr>
              <w:t>87B</w:t>
            </w:r>
            <w:r w:rsidR="0033544D" w:rsidRPr="00742779">
              <w:rPr>
                <w:rFonts w:eastAsia="Times New Roman"/>
              </w:rPr>
              <w:t>Business judgment rule, but with creditors as beneficiaries</w:t>
            </w:r>
          </w:p>
        </w:tc>
        <w:tc>
          <w:tcPr>
            <w:tcW w:w="0" w:type="auto"/>
            <w:vAlign w:val="center"/>
            <w:hideMark/>
          </w:tcPr>
          <w:p w14:paraId="3B12D5EE" w14:textId="77777777" w:rsidR="0033544D" w:rsidRPr="00742779" w:rsidRDefault="00742779" w:rsidP="000E54B1">
            <w:pPr>
              <w:rPr>
                <w:rFonts w:eastAsia="Times New Roman"/>
              </w:rPr>
            </w:pPr>
            <w:r w:rsidRPr="00742779">
              <w:rPr>
                <w:rFonts w:ascii="ZWAdobeF" w:eastAsia="Times New Roman" w:hAnsi="ZWAdobeF" w:cs="ZWAdobeF"/>
                <w:sz w:val="2"/>
                <w:szCs w:val="2"/>
              </w:rPr>
              <w:t>88B</w:t>
            </w:r>
            <w:r w:rsidR="0033544D" w:rsidRPr="00742779">
              <w:rPr>
                <w:rFonts w:eastAsia="Times New Roman"/>
              </w:rPr>
              <w:t xml:space="preserve">Creditors have standing to sue for breach of duties owed to corporation; deepening insolvency allegations (though not viable under </w:t>
            </w:r>
            <w:r w:rsidR="0033544D" w:rsidRPr="00742779">
              <w:rPr>
                <w:rStyle w:val="Emphasis"/>
                <w:rFonts w:eastAsia="Times New Roman"/>
              </w:rPr>
              <w:t>Trenwick</w:t>
            </w:r>
            <w:r w:rsidR="0033544D" w:rsidRPr="00742779">
              <w:rPr>
                <w:rFonts w:eastAsia="Times New Roman"/>
              </w:rPr>
              <w:t xml:space="preserve">); fraudulent transfer lookback </w:t>
            </w:r>
            <w:r w:rsidR="0033544D" w:rsidRPr="00742779">
              <w:rPr>
                <w:rFonts w:eastAsia="Times New Roman"/>
              </w:rPr>
              <w:lastRenderedPageBreak/>
              <w:t>period begins; directors manage for creditor benefit</w:t>
            </w:r>
          </w:p>
        </w:tc>
      </w:tr>
    </w:tbl>
    <w:p w14:paraId="6091ACB7" w14:textId="77777777" w:rsidR="0033544D" w:rsidRPr="00742779" w:rsidRDefault="00742779" w:rsidP="000E54B1">
      <w:del w:id="7364" w:author="Seth Oranburg" w:date="2026-03-07T09:50:00Z" w16du:dateUtc="2026-03-07T14:50:00Z">
        <w:r w:rsidRPr="00742779">
          <w:rPr>
            <w:rFonts w:ascii="ZWAdobeF" w:hAnsi="ZWAdobeF" w:cs="ZWAdobeF"/>
            <w:sz w:val="2"/>
            <w:szCs w:val="2"/>
          </w:rPr>
          <w:lastRenderedPageBreak/>
          <w:delText>3164B</w:delText>
        </w:r>
        <w:r w:rsidR="0033544D" w:rsidRPr="00742779">
          <w:delText>This</w:delText>
        </w:r>
      </w:del>
      <w:ins w:id="7365" w:author="Seth Oranburg" w:date="2026-03-07T09:50:00Z" w16du:dateUtc="2026-03-07T14:50:00Z">
        <w:r w:rsidR="0033544D" w:rsidRPr="00742779">
          <w:t>This</w:t>
        </w:r>
      </w:ins>
      <w:r w:rsidR="0033544D" w:rsidRPr="00742779">
        <w:t xml:space="preserve"> map provides quick reference for assessing legal posture based on financial condition. The critical transitions are from compliance to covenant breach, which shifts practical control even without legal insolvency, and from solvency to insolvency, which shifts who benefits from directors</w:t>
      </w:r>
      <w:r w:rsidR="009F60D1" w:rsidRPr="00742779">
        <w:t>’</w:t>
      </w:r>
      <w:r w:rsidR="0033544D" w:rsidRPr="00742779">
        <w:t xml:space="preserve"> value-maximization duties and who can enforce those duties through litigation.</w:t>
      </w:r>
    </w:p>
    <w:p w14:paraId="4F9BDA72" w14:textId="77777777" w:rsidR="0033544D" w:rsidRPr="00742779" w:rsidRDefault="0033544D" w:rsidP="000E54B1">
      <w:pPr>
        <w:pStyle w:val="Heading3"/>
        <w:rPr>
          <w:rFonts w:eastAsia="Times New Roman"/>
        </w:rPr>
      </w:pPr>
      <w:r w:rsidRPr="00742779">
        <w:rPr>
          <w:rFonts w:eastAsia="Times New Roman"/>
        </w:rPr>
        <w:t>What Business Lawyers Must See</w:t>
      </w:r>
    </w:p>
    <w:p w14:paraId="29182BD2" w14:textId="77777777" w:rsidR="0033544D" w:rsidRPr="00742779" w:rsidRDefault="00742779" w:rsidP="000E54B1">
      <w:del w:id="7366" w:author="Seth Oranburg" w:date="2026-03-07T09:50:00Z" w16du:dateUtc="2026-03-07T14:50:00Z">
        <w:r w:rsidRPr="00742779">
          <w:rPr>
            <w:rFonts w:ascii="ZWAdobeF" w:hAnsi="ZWAdobeF" w:cs="ZWAdobeF"/>
            <w:sz w:val="2"/>
            <w:szCs w:val="2"/>
          </w:rPr>
          <w:delText>3165B</w:delText>
        </w:r>
        <w:r w:rsidR="0033544D" w:rsidRPr="00742779">
          <w:delText>Capital</w:delText>
        </w:r>
      </w:del>
      <w:ins w:id="7367" w:author="Seth Oranburg" w:date="2026-03-07T09:50:00Z" w16du:dateUtc="2026-03-07T14:50:00Z">
        <w:r w:rsidR="0033544D" w:rsidRPr="00742779">
          <w:t>Capital</w:t>
        </w:r>
      </w:ins>
      <w:r w:rsidR="0033544D" w:rsidRPr="00742779">
        <w:t xml:space="preserve"> structure is not a finance topic that business lawyers can ignore while focusing on legal doctrine. Capital structure determines legal doctrine. The ratio of debt to equity on the balance sheet determines whether directors face liability to creditors. The terms of debt agreements determine whether decisions require creditor consent. The company</w:t>
      </w:r>
      <w:r w:rsidR="009F60D1" w:rsidRPr="00742779">
        <w:t>’</w:t>
      </w:r>
      <w:r w:rsidR="0033544D" w:rsidRPr="00742779">
        <w:t>s ability to meet debt service determines whether the company can pursue growth strategies or must focus on preservation.</w:t>
      </w:r>
    </w:p>
    <w:p w14:paraId="1F55DA0D" w14:textId="77777777" w:rsidR="0033544D" w:rsidRPr="00742779" w:rsidRDefault="00742779" w:rsidP="000E54B1">
      <w:del w:id="7368" w:author="Seth Oranburg" w:date="2026-03-07T09:50:00Z" w16du:dateUtc="2026-03-07T14:50:00Z">
        <w:r w:rsidRPr="00742779">
          <w:rPr>
            <w:rFonts w:ascii="ZWAdobeF" w:hAnsi="ZWAdobeF" w:cs="ZWAdobeF"/>
            <w:sz w:val="2"/>
            <w:szCs w:val="2"/>
          </w:rPr>
          <w:delText>3166B</w:delText>
        </w:r>
        <w:r w:rsidR="0033544D" w:rsidRPr="00742779">
          <w:delText>A</w:delText>
        </w:r>
      </w:del>
      <w:ins w:id="7369" w:author="Seth Oranburg" w:date="2026-03-07T09:50:00Z" w16du:dateUtc="2026-03-07T14:50:00Z">
        <w:r w:rsidR="0033544D" w:rsidRPr="00742779">
          <w:t>A</w:t>
        </w:r>
      </w:ins>
      <w:r w:rsidR="0033544D" w:rsidRPr="00742779">
        <w:t xml:space="preserve"> lawyer who cannot read a balance sheet and calculate leverage ratios cannot assess whether a proposed dividend constitutes a fraudulent transfer. A lawyer who does not understand debt covenants cannot advise whether a proposed acquisition requires lender consent. A lawyer who ignores solvency analysis when recommending that a board approve major transactions exposes clients to personal liability.</w:t>
      </w:r>
    </w:p>
    <w:p w14:paraId="3B9AF87E" w14:textId="77777777" w:rsidR="0033544D" w:rsidRPr="00742779" w:rsidRDefault="00742779" w:rsidP="000E54B1">
      <w:del w:id="7370" w:author="Seth Oranburg" w:date="2026-03-07T09:50:00Z" w16du:dateUtc="2026-03-07T14:50:00Z">
        <w:r w:rsidRPr="00742779">
          <w:rPr>
            <w:rFonts w:ascii="ZWAdobeF" w:hAnsi="ZWAdobeF" w:cs="ZWAdobeF"/>
            <w:sz w:val="2"/>
            <w:szCs w:val="2"/>
          </w:rPr>
          <w:delText>3167B</w:delText>
        </w:r>
        <w:r w:rsidR="0033544D" w:rsidRPr="00742779">
          <w:delText>Three</w:delText>
        </w:r>
      </w:del>
      <w:ins w:id="7371" w:author="Seth Oranburg" w:date="2026-03-07T09:50:00Z" w16du:dateUtc="2026-03-07T14:50:00Z">
        <w:r w:rsidR="0033544D" w:rsidRPr="00742779">
          <w:t>Three</w:t>
        </w:r>
      </w:ins>
      <w:r w:rsidR="0033544D" w:rsidRPr="00742779">
        <w:t xml:space="preserve"> competencies define adequate representation of corporate clients with meaningful debt:</w:t>
      </w:r>
    </w:p>
    <w:p w14:paraId="433BD676" w14:textId="77777777" w:rsidR="0033544D" w:rsidRPr="00742779" w:rsidRDefault="00742779" w:rsidP="000E54B1">
      <w:del w:id="7372" w:author="Seth Oranburg" w:date="2026-03-07T09:50:00Z" w16du:dateUtc="2026-03-07T14:50:00Z">
        <w:r w:rsidRPr="00742779">
          <w:rPr>
            <w:rStyle w:val="Strong"/>
            <w:rFonts w:ascii="ZWAdobeF" w:hAnsi="ZWAdobeF" w:cs="ZWAdobeF"/>
            <w:b w:val="0"/>
            <w:sz w:val="2"/>
            <w:szCs w:val="2"/>
          </w:rPr>
          <w:delText>3168B</w:delText>
        </w:r>
        <w:r w:rsidR="0033544D" w:rsidRPr="00742779">
          <w:rPr>
            <w:rStyle w:val="Strong"/>
          </w:rPr>
          <w:delText>Financial</w:delText>
        </w:r>
      </w:del>
      <w:ins w:id="7373" w:author="Seth Oranburg" w:date="2026-03-07T09:50:00Z" w16du:dateUtc="2026-03-07T14:50:00Z">
        <w:r w:rsidR="0033544D" w:rsidRPr="00742779">
          <w:rPr>
            <w:rStyle w:val="Strong"/>
          </w:rPr>
          <w:t>Financial</w:t>
        </w:r>
      </w:ins>
      <w:r w:rsidR="0033544D" w:rsidRPr="00742779">
        <w:rPr>
          <w:rStyle w:val="Strong"/>
        </w:rPr>
        <w:t xml:space="preserve"> Statement Literacy</w:t>
      </w:r>
      <w:r w:rsidR="0033544D" w:rsidRPr="00742779">
        <w:t>: Lawyers must be able to read balance sheets, income statements, and cash flow statements. They must understand the difference between book value and fair value, between GAAP accounting and economic reality, and between current assets and long-term assets. They must be able to calculate basic financial ratios including debt-to-equity, interest coverage, and current ratio.</w:t>
      </w:r>
    </w:p>
    <w:p w14:paraId="699F3ACA" w14:textId="77777777" w:rsidR="0033544D" w:rsidRPr="00742779" w:rsidRDefault="00742779" w:rsidP="000E54B1">
      <w:del w:id="7374" w:author="Seth Oranburg" w:date="2026-03-07T09:50:00Z" w16du:dateUtc="2026-03-07T14:50:00Z">
        <w:r w:rsidRPr="00742779">
          <w:rPr>
            <w:rFonts w:ascii="ZWAdobeF" w:hAnsi="ZWAdobeF" w:cs="ZWAdobeF"/>
            <w:sz w:val="2"/>
            <w:szCs w:val="2"/>
          </w:rPr>
          <w:delText>3169B</w:delText>
        </w:r>
        <w:r w:rsidR="0033544D" w:rsidRPr="00742779">
          <w:delText>This</w:delText>
        </w:r>
      </w:del>
      <w:ins w:id="7375" w:author="Seth Oranburg" w:date="2026-03-07T09:50:00Z" w16du:dateUtc="2026-03-07T14:50:00Z">
        <w:r w:rsidR="0033544D" w:rsidRPr="00742779">
          <w:t>This</w:t>
        </w:r>
      </w:ins>
      <w:r w:rsidR="0033544D" w:rsidRPr="00742779">
        <w:t xml:space="preserve"> does not require becoming a financial analyst. It requires understanding the financial concepts that determine solvency and that appear in debt covenants. A lawyer who sees that current liabilities exceed current assets should recognize potential cash flow insolvency. A lawyer who sees that total </w:t>
      </w:r>
      <w:r w:rsidR="0033544D" w:rsidRPr="00742779">
        <w:lastRenderedPageBreak/>
        <w:t>liabilities approach total assets should recognize potential balance sheet insolvency. These observations trigger the need for deeper analysis.</w:t>
      </w:r>
    </w:p>
    <w:p w14:paraId="1C9F53FE" w14:textId="77777777" w:rsidR="0033544D" w:rsidRPr="00742779" w:rsidRDefault="00742779" w:rsidP="000E54B1">
      <w:del w:id="7376" w:author="Seth Oranburg" w:date="2026-03-07T09:50:00Z" w16du:dateUtc="2026-03-07T14:50:00Z">
        <w:r w:rsidRPr="00742779">
          <w:rPr>
            <w:rStyle w:val="Strong"/>
            <w:rFonts w:ascii="ZWAdobeF" w:hAnsi="ZWAdobeF" w:cs="ZWAdobeF"/>
            <w:b w:val="0"/>
            <w:sz w:val="2"/>
            <w:szCs w:val="2"/>
          </w:rPr>
          <w:delText>3170B</w:delText>
        </w:r>
        <w:r w:rsidR="0033544D" w:rsidRPr="00742779">
          <w:rPr>
            <w:rStyle w:val="Strong"/>
          </w:rPr>
          <w:delText>Debt</w:delText>
        </w:r>
      </w:del>
      <w:ins w:id="7377" w:author="Seth Oranburg" w:date="2026-03-07T09:50:00Z" w16du:dateUtc="2026-03-07T14:50:00Z">
        <w:r w:rsidR="0033544D" w:rsidRPr="00742779">
          <w:rPr>
            <w:rStyle w:val="Strong"/>
          </w:rPr>
          <w:t>Debt</w:t>
        </w:r>
      </w:ins>
      <w:r w:rsidR="0033544D" w:rsidRPr="00742779">
        <w:rPr>
          <w:rStyle w:val="Strong"/>
        </w:rPr>
        <w:t xml:space="preserve"> Agreement Fluency</w:t>
      </w:r>
      <w:r w:rsidR="0033544D" w:rsidRPr="00742779">
        <w:t>: Lawyers must be able to read credit agreements and understand their key terms. This includes financial covenants that require maintaining specified ratios or metrics, negative covenants that prohibit specified actions without lender consent, events of default that trigger acceleration rights, and security agreements that give lenders liens on assets.</w:t>
      </w:r>
    </w:p>
    <w:p w14:paraId="2765ED60" w14:textId="77777777" w:rsidR="0033544D" w:rsidRPr="00742779" w:rsidRDefault="00742779" w:rsidP="000E54B1">
      <w:del w:id="7378" w:author="Seth Oranburg" w:date="2026-03-07T09:50:00Z" w16du:dateUtc="2026-03-07T14:50:00Z">
        <w:r w:rsidRPr="00742779">
          <w:rPr>
            <w:rFonts w:ascii="ZWAdobeF" w:hAnsi="ZWAdobeF" w:cs="ZWAdobeF"/>
            <w:sz w:val="2"/>
            <w:szCs w:val="2"/>
          </w:rPr>
          <w:delText>3171B</w:delText>
        </w:r>
        <w:r w:rsidR="0033544D" w:rsidRPr="00742779">
          <w:delText>Credit</w:delText>
        </w:r>
      </w:del>
      <w:ins w:id="7379" w:author="Seth Oranburg" w:date="2026-03-07T09:50:00Z" w16du:dateUtc="2026-03-07T14:50:00Z">
        <w:r w:rsidR="0033544D" w:rsidRPr="00742779">
          <w:t>Credit</w:t>
        </w:r>
      </w:ins>
      <w:r w:rsidR="0033544D" w:rsidRPr="00742779">
        <w:t xml:space="preserve"> agreements are contracts, and lawyers read contracts. But credit agreements use financial terms that require understanding the underlying business concepts. A covenant requiring maintaining a debt-to-EBITDA ratio below three point zero seems simple until one must determine what counts as debt and how to calculate EBITDA. Different agreements define these terms differently. Lawyers must read definitions carefully and must understand how those definitions apply to the company</w:t>
      </w:r>
      <w:r w:rsidR="009F60D1" w:rsidRPr="00742779">
        <w:t>’</w:t>
      </w:r>
      <w:r w:rsidR="0033544D" w:rsidRPr="00742779">
        <w:t>s financial statements.</w:t>
      </w:r>
    </w:p>
    <w:p w14:paraId="0C5034E6" w14:textId="77777777" w:rsidR="0033544D" w:rsidRPr="00742779" w:rsidRDefault="00742779" w:rsidP="000E54B1">
      <w:del w:id="7380" w:author="Seth Oranburg" w:date="2026-03-07T09:50:00Z" w16du:dateUtc="2026-03-07T14:50:00Z">
        <w:r w:rsidRPr="00742779">
          <w:rPr>
            <w:rStyle w:val="Strong"/>
            <w:rFonts w:ascii="ZWAdobeF" w:hAnsi="ZWAdobeF" w:cs="ZWAdobeF"/>
            <w:b w:val="0"/>
            <w:sz w:val="2"/>
            <w:szCs w:val="2"/>
          </w:rPr>
          <w:delText>3172B</w:delText>
        </w:r>
        <w:r w:rsidR="0033544D" w:rsidRPr="00742779">
          <w:rPr>
            <w:rStyle w:val="Strong"/>
          </w:rPr>
          <w:delText>Process</w:delText>
        </w:r>
      </w:del>
      <w:ins w:id="7381" w:author="Seth Oranburg" w:date="2026-03-07T09:50:00Z" w16du:dateUtc="2026-03-07T14:50:00Z">
        <w:r w:rsidR="0033544D" w:rsidRPr="00742779">
          <w:rPr>
            <w:rStyle w:val="Strong"/>
          </w:rPr>
          <w:t>Process</w:t>
        </w:r>
      </w:ins>
      <w:r w:rsidR="0033544D" w:rsidRPr="00742779">
        <w:rPr>
          <w:rStyle w:val="Strong"/>
        </w:rPr>
        <w:t xml:space="preserve"> Design Capability</w:t>
      </w:r>
      <w:r w:rsidR="0033544D" w:rsidRPr="00742779">
        <w:t>: Lawyers must be able to design board processes that provide business judgment rule protection while allowing directors to make informed decisions efficiently. This includes preparing board materials that present relevant information clearly, drafting resolutions that document the board</w:t>
      </w:r>
      <w:r w:rsidR="009F60D1" w:rsidRPr="00742779">
        <w:t>’</w:t>
      </w:r>
      <w:r w:rsidR="0033544D" w:rsidRPr="00742779">
        <w:t>s analysis and findings, and advising when to obtain expert opinions or form special committees.</w:t>
      </w:r>
    </w:p>
    <w:p w14:paraId="7C0A17CB" w14:textId="77777777" w:rsidR="0033544D" w:rsidRPr="00742779" w:rsidRDefault="00742779" w:rsidP="000E54B1">
      <w:del w:id="7382" w:author="Seth Oranburg" w:date="2026-03-07T09:50:00Z" w16du:dateUtc="2026-03-07T14:50:00Z">
        <w:r w:rsidRPr="00742779">
          <w:rPr>
            <w:rFonts w:ascii="ZWAdobeF" w:hAnsi="ZWAdobeF" w:cs="ZWAdobeF"/>
            <w:sz w:val="2"/>
            <w:szCs w:val="2"/>
          </w:rPr>
          <w:delText>3173B</w:delText>
        </w:r>
        <w:r w:rsidR="0033544D" w:rsidRPr="00742779">
          <w:delText>Process</w:delText>
        </w:r>
      </w:del>
      <w:ins w:id="7383" w:author="Seth Oranburg" w:date="2026-03-07T09:50:00Z" w16du:dateUtc="2026-03-07T14:50:00Z">
        <w:r w:rsidR="0033544D" w:rsidRPr="00742779">
          <w:t>Process</w:t>
        </w:r>
      </w:ins>
      <w:r w:rsidR="0033544D" w:rsidRPr="00742779">
        <w:t xml:space="preserve"> design requires understanding both the legal standards that apply and the practical constraints boards face. Directors meet episodically, often for only a few hours per meeting. They depend on management to provide information and analysis. They are not full-time employees and cannot conduct independent investigations of every issue. The lawyer</w:t>
      </w:r>
      <w:r w:rsidR="009F60D1" w:rsidRPr="00742779">
        <w:t>’</w:t>
      </w:r>
      <w:r w:rsidR="0033544D" w:rsidRPr="00742779">
        <w:t>s role is to structure processes that generate adequate information and documentation within these constraints.</w:t>
      </w:r>
    </w:p>
    <w:p w14:paraId="2A3FC873" w14:textId="77777777" w:rsidR="0033544D" w:rsidRPr="00742779" w:rsidRDefault="00742779" w:rsidP="000E54B1">
      <w:del w:id="7384" w:author="Seth Oranburg" w:date="2026-03-07T09:50:00Z" w16du:dateUtc="2026-03-07T14:50:00Z">
        <w:r w:rsidRPr="00742779">
          <w:rPr>
            <w:rFonts w:ascii="ZWAdobeF" w:hAnsi="ZWAdobeF" w:cs="ZWAdobeF"/>
            <w:sz w:val="2"/>
            <w:szCs w:val="2"/>
          </w:rPr>
          <w:delText>3174B</w:delText>
        </w:r>
        <w:r w:rsidR="0033544D" w:rsidRPr="00742779">
          <w:delText>These</w:delText>
        </w:r>
      </w:del>
      <w:ins w:id="7385" w:author="Seth Oranburg" w:date="2026-03-07T09:50:00Z" w16du:dateUtc="2026-03-07T14:50:00Z">
        <w:r w:rsidR="0033544D" w:rsidRPr="00742779">
          <w:t>These</w:t>
        </w:r>
      </w:ins>
      <w:r w:rsidR="0033544D" w:rsidRPr="00742779">
        <w:t xml:space="preserve"> competencies develop through practice and through studying how experienced lawyers advise boards. But the foundation must be built in law school by understanding the substantive legal doctrines this chapter examined and by recognizing that those doctrines depend on financial concepts that lawyers must master.</w:t>
      </w:r>
    </w:p>
    <w:p w14:paraId="6BF9A76F" w14:textId="77777777" w:rsidR="0033544D" w:rsidRPr="00742779" w:rsidRDefault="0033544D" w:rsidP="000E54B1">
      <w:pPr>
        <w:pStyle w:val="Heading3"/>
        <w:rPr>
          <w:rFonts w:eastAsia="Times New Roman"/>
        </w:rPr>
      </w:pPr>
      <w:r w:rsidRPr="00742779">
        <w:rPr>
          <w:rFonts w:eastAsia="Times New Roman"/>
        </w:rPr>
        <w:t>Completing the Course</w:t>
      </w:r>
      <w:r w:rsidR="009F60D1" w:rsidRPr="00742779">
        <w:rPr>
          <w:rFonts w:eastAsia="Times New Roman"/>
        </w:rPr>
        <w:t>’</w:t>
      </w:r>
      <w:r w:rsidRPr="00742779">
        <w:rPr>
          <w:rFonts w:eastAsia="Times New Roman"/>
        </w:rPr>
        <w:t>s Architecture</w:t>
      </w:r>
    </w:p>
    <w:p w14:paraId="63994E59" w14:textId="77777777" w:rsidR="0033544D" w:rsidRPr="00742779" w:rsidRDefault="00742779" w:rsidP="000E54B1">
      <w:del w:id="7386" w:author="Seth Oranburg" w:date="2026-03-07T09:50:00Z" w16du:dateUtc="2026-03-07T14:50:00Z">
        <w:r w:rsidRPr="00742779">
          <w:rPr>
            <w:rFonts w:ascii="ZWAdobeF" w:hAnsi="ZWAdobeF" w:cs="ZWAdobeF"/>
            <w:sz w:val="2"/>
            <w:szCs w:val="2"/>
          </w:rPr>
          <w:delText>3175B</w:delText>
        </w:r>
        <w:r w:rsidR="0033544D" w:rsidRPr="00742779">
          <w:delText>Capital</w:delText>
        </w:r>
      </w:del>
      <w:ins w:id="7387" w:author="Seth Oranburg" w:date="2026-03-07T09:50:00Z" w16du:dateUtc="2026-03-07T14:50:00Z">
        <w:r w:rsidR="0033544D" w:rsidRPr="00742779">
          <w:t>Capital</w:t>
        </w:r>
      </w:ins>
      <w:r w:rsidR="0033544D" w:rsidRPr="00742779">
        <w:t xml:space="preserve"> structure matters in every corporate transaction. The doctrines examined in this chapter complete the course</w:t>
      </w:r>
      <w:r w:rsidR="009F60D1" w:rsidRPr="00742779">
        <w:t>’</w:t>
      </w:r>
      <w:r w:rsidR="0033544D" w:rsidRPr="00742779">
        <w:t>s teaching of how business law responds to coordination failures that markets cannot solve.</w:t>
      </w:r>
    </w:p>
    <w:p w14:paraId="0B5FA44C" w14:textId="77777777" w:rsidR="0033544D" w:rsidRPr="00742779" w:rsidRDefault="00742779" w:rsidP="000E54B1">
      <w:del w:id="7388" w:author="Seth Oranburg" w:date="2026-03-07T09:50:00Z" w16du:dateUtc="2026-03-07T14:50:00Z">
        <w:r w:rsidRPr="00742779">
          <w:rPr>
            <w:rFonts w:ascii="ZWAdobeF" w:hAnsi="ZWAdobeF" w:cs="ZWAdobeF"/>
            <w:sz w:val="2"/>
            <w:szCs w:val="2"/>
          </w:rPr>
          <w:lastRenderedPageBreak/>
          <w:delText>3176B</w:delText>
        </w:r>
        <w:r w:rsidR="0033544D" w:rsidRPr="00742779">
          <w:delText>Who</w:delText>
        </w:r>
      </w:del>
      <w:ins w:id="7389" w:author="Seth Oranburg" w:date="2026-03-07T09:50:00Z" w16du:dateUtc="2026-03-07T14:50:00Z">
        <w:r w:rsidR="0033544D" w:rsidRPr="00742779">
          <w:t>Who</w:t>
        </w:r>
      </w:ins>
      <w:r w:rsidR="0033544D" w:rsidRPr="00742779">
        <w:t xml:space="preserve"> holds claims against ConstructEdge? What priority do those claims have? What consents must be obtained? Will decisions satisfy creditors in full or will creditors face losses? How will unsatisfied creditors respond? Can creditors block decisions through covenant violations or acceleration rights? Will transactions trigger fraudulent transfer claims if they distribute value to equity holders while leaving creditors with partial recovery?</w:t>
      </w:r>
    </w:p>
    <w:p w14:paraId="6F2EA3AA" w14:textId="77777777" w:rsidR="0033544D" w:rsidRPr="00742779" w:rsidRDefault="00742779" w:rsidP="000E54B1">
      <w:del w:id="7390" w:author="Seth Oranburg" w:date="2026-03-07T09:50:00Z" w16du:dateUtc="2026-03-07T14:50:00Z">
        <w:r w:rsidRPr="00742779">
          <w:rPr>
            <w:rFonts w:ascii="ZWAdobeF" w:hAnsi="ZWAdobeF" w:cs="ZWAdobeF"/>
            <w:sz w:val="2"/>
            <w:szCs w:val="2"/>
          </w:rPr>
          <w:delText>3177B</w:delText>
        </w:r>
        <w:r w:rsidR="0033544D" w:rsidRPr="00742779">
          <w:delText>These</w:delText>
        </w:r>
      </w:del>
      <w:ins w:id="7391" w:author="Seth Oranburg" w:date="2026-03-07T09:50:00Z" w16du:dateUtc="2026-03-07T14:50:00Z">
        <w:r w:rsidR="0033544D" w:rsidRPr="00742779">
          <w:t>These</w:t>
        </w:r>
      </w:ins>
      <w:r w:rsidR="0033544D" w:rsidRPr="00742779">
        <w:t xml:space="preserve"> questions determine deal structure and decision feasibility. The financial concepts and legal doctrines examined in this chapter provide the foundation for analyzing every transaction that affects corporate capital structure. The framework developed here—testing solvency, identifying residual claimants, applying appropriate standards of review, and documenting process—applies across all contexts where capital structure creates coordination failures that law must address.</w:t>
      </w:r>
    </w:p>
    <w:p w14:paraId="6B49A977" w14:textId="77777777" w:rsidR="0033544D" w:rsidRPr="00742779" w:rsidRDefault="00742779" w:rsidP="000E54B1">
      <w:del w:id="7392" w:author="Seth Oranburg" w:date="2026-03-07T09:50:00Z" w16du:dateUtc="2026-03-07T14:50:00Z">
        <w:r w:rsidRPr="00742779">
          <w:rPr>
            <w:rFonts w:ascii="ZWAdobeF" w:hAnsi="ZWAdobeF" w:cs="ZWAdobeF"/>
            <w:sz w:val="2"/>
            <w:szCs w:val="2"/>
          </w:rPr>
          <w:delText>3178B</w:delText>
        </w:r>
        <w:r w:rsidR="0033544D" w:rsidRPr="00742779">
          <w:delText>Capital</w:delText>
        </w:r>
      </w:del>
      <w:ins w:id="7393" w:author="Seth Oranburg" w:date="2026-03-07T09:50:00Z" w16du:dateUtc="2026-03-07T14:50:00Z">
        <w:r w:rsidR="0033544D" w:rsidRPr="00742779">
          <w:t>Capital</w:t>
        </w:r>
      </w:ins>
      <w:r w:rsidR="0033544D" w:rsidRPr="00742779">
        <w:t xml:space="preserve"> structure reveals business law</w:t>
      </w:r>
      <w:r w:rsidR="009F60D1" w:rsidRPr="00742779">
        <w:t>’</w:t>
      </w:r>
      <w:r w:rsidR="0033544D" w:rsidRPr="00742779">
        <w:t>s essential function. The coordination failures that structure this entire course—attribution, governance, asset partitioning, and risk allocation—converge most intensely when firms face financial distress. Who can bind the corporation when creditors hold acceleration rights? How should directors govern when equity and creditors want opposite strategies? Where are the boundaries between corporate assets and shareholder wealth when leverage approaches insolvency? Who bears losses when agents take risks that creditors cannot monitor?</w:t>
      </w:r>
    </w:p>
    <w:p w14:paraId="03F72C0D" w14:textId="77777777" w:rsidR="0033544D" w:rsidRPr="00742779" w:rsidRDefault="00742779" w:rsidP="000E54B1">
      <w:del w:id="7394" w:author="Seth Oranburg" w:date="2026-03-07T09:50:00Z" w16du:dateUtc="2026-03-07T14:50:00Z">
        <w:r w:rsidRPr="00742779">
          <w:rPr>
            <w:rFonts w:ascii="ZWAdobeF" w:hAnsi="ZWAdobeF" w:cs="ZWAdobeF"/>
            <w:sz w:val="2"/>
            <w:szCs w:val="2"/>
          </w:rPr>
          <w:delText>3179B</w:delText>
        </w:r>
        <w:r w:rsidR="0033544D" w:rsidRPr="00742779">
          <w:delText>These</w:delText>
        </w:r>
      </w:del>
      <w:ins w:id="7395" w:author="Seth Oranburg" w:date="2026-03-07T09:50:00Z" w16du:dateUtc="2026-03-07T14:50:00Z">
        <w:r w:rsidR="0033544D" w:rsidRPr="00742779">
          <w:t>These</w:t>
        </w:r>
      </w:ins>
      <w:r w:rsidR="0033544D" w:rsidRPr="00742779">
        <w:t xml:space="preserve"> questions have no purely contractual solutions. Creditors cannot continuously monitor every corporate decision. They cannot negotiate covenants that anticipate every transaction that might harm their interests. They cannot price risk perfectly when information asymmetries prevent observing management</w:t>
      </w:r>
      <w:r w:rsidR="009F60D1" w:rsidRPr="00742779">
        <w:t>’</w:t>
      </w:r>
      <w:r w:rsidR="0033544D" w:rsidRPr="00742779">
        <w:t>s true strategies. Business law responds with mandatory rules that cannot be contracted around—fraudulent transfer statutes, fiduciary duty standards that shift at insolvency, and standing rules that give creditors enforcement rights when equity</w:t>
      </w:r>
      <w:r w:rsidR="009F60D1" w:rsidRPr="00742779">
        <w:t>’</w:t>
      </w:r>
      <w:r w:rsidR="0033544D" w:rsidRPr="00742779">
        <w:t>s interest is eliminated.</w:t>
      </w:r>
    </w:p>
    <w:p w14:paraId="3C619EE7" w14:textId="77777777" w:rsidR="0033544D" w:rsidRPr="00742779" w:rsidRDefault="00742779" w:rsidP="000E54B1">
      <w:del w:id="7396" w:author="Seth Oranburg" w:date="2026-03-07T09:50:00Z" w16du:dateUtc="2026-03-07T14:50:00Z">
        <w:r w:rsidRPr="00742779">
          <w:rPr>
            <w:rFonts w:ascii="ZWAdobeF" w:hAnsi="ZWAdobeF" w:cs="ZWAdobeF"/>
            <w:sz w:val="2"/>
            <w:szCs w:val="2"/>
          </w:rPr>
          <w:delText>3180B</w:delText>
        </w:r>
        <w:r w:rsidR="0033544D" w:rsidRPr="00742779">
          <w:delText>ConstructEdge</w:delText>
        </w:r>
        <w:r w:rsidR="009F60D1" w:rsidRPr="00742779">
          <w:delText>’</w:delText>
        </w:r>
        <w:r w:rsidR="0033544D" w:rsidRPr="00742779">
          <w:delText>s</w:delText>
        </w:r>
      </w:del>
      <w:ins w:id="7397" w:author="Seth Oranburg" w:date="2026-03-07T09:50:00Z" w16du:dateUtc="2026-03-07T14:50:00Z">
        <w:r w:rsidR="0033544D" w:rsidRPr="00742779">
          <w:t>ConstructEdge</w:t>
        </w:r>
        <w:r w:rsidR="009F60D1" w:rsidRPr="00742779">
          <w:t>’</w:t>
        </w:r>
        <w:r w:rsidR="0033544D" w:rsidRPr="00742779">
          <w:t>s</w:t>
        </w:r>
      </w:ins>
      <w:r w:rsidR="0033544D" w:rsidRPr="00742779">
        <w:t xml:space="preserve"> journey through fifteen chapters illustrates why these legal interventions matter. Zeeva began with a partnership where unlimited personal liability aligned incentives perfectly. She incorporated to access capital markets, accepting that limited liability would shift risk to creditors who must protect themselves through contract. She took the company public, creating dispersed stockholders who depend on fiduciary duties because they cannot monitor management directly. She borrowed to finance growth, creating leverage that magnified both returns and risks. Now the firm approaches the boundary where control must shift from equity to creditors, </w:t>
      </w:r>
      <w:r w:rsidR="0033544D" w:rsidRPr="00742779">
        <w:lastRenderedPageBreak/>
        <w:t>where business judgment must serve residual claimants who did not elect the board.</w:t>
      </w:r>
    </w:p>
    <w:p w14:paraId="0819D5E5" w14:textId="77777777" w:rsidR="0033544D" w:rsidRPr="00742779" w:rsidRDefault="00742779" w:rsidP="000E54B1">
      <w:del w:id="7398" w:author="Seth Oranburg" w:date="2026-03-07T09:50:00Z" w16du:dateUtc="2026-03-07T14:50:00Z">
        <w:r w:rsidRPr="00742779">
          <w:rPr>
            <w:rFonts w:ascii="ZWAdobeF" w:hAnsi="ZWAdobeF" w:cs="ZWAdobeF"/>
            <w:sz w:val="2"/>
            <w:szCs w:val="2"/>
          </w:rPr>
          <w:delText>3181B</w:delText>
        </w:r>
        <w:r w:rsidR="0033544D" w:rsidRPr="00742779">
          <w:delText>Every</w:delText>
        </w:r>
      </w:del>
      <w:ins w:id="7399" w:author="Seth Oranburg" w:date="2026-03-07T09:50:00Z" w16du:dateUtc="2026-03-07T14:50:00Z">
        <w:r w:rsidR="0033544D" w:rsidRPr="00742779">
          <w:t>Every</w:t>
        </w:r>
      </w:ins>
      <w:r w:rsidR="0033544D" w:rsidRPr="00742779">
        <w:t xml:space="preserve"> doctrine examined in this course addresses one dimension of these coordination failures. Partnership</w:t>
      </w:r>
      <w:r w:rsidR="009F60D1" w:rsidRPr="00742779">
        <w:t>’</w:t>
      </w:r>
      <w:r w:rsidR="0033544D" w:rsidRPr="00742779">
        <w:t>s mutual agency solves attribution by allowing any partner to bind the firm but creates risk that partners cannot diversify. Corporations solve the diversification problem through limited liability but create agency costs because shareholders cannot monitor. Fiduciary duties constrain those agency costs by making directors accountable for loyalty breaches but preserve business judgment discretion for decisions involving uncertainty. Enhanced scrutiny applies when conflicts are structural but returns to business judgment when procedural protections align incentives. Entire fairness imposes searching review when controlling parties stand on both sides but defers to stockholder approval when informed and uncoerced.</w:t>
      </w:r>
    </w:p>
    <w:p w14:paraId="622F5ABA" w14:textId="77777777" w:rsidR="0033544D" w:rsidRPr="00742779" w:rsidRDefault="00742779" w:rsidP="000E54B1">
      <w:del w:id="7400" w:author="Seth Oranburg" w:date="2026-03-07T09:50:00Z" w16du:dateUtc="2026-03-07T14:50:00Z">
        <w:r w:rsidRPr="00742779">
          <w:rPr>
            <w:rFonts w:ascii="ZWAdobeF" w:hAnsi="ZWAdobeF" w:cs="ZWAdobeF"/>
            <w:sz w:val="2"/>
            <w:szCs w:val="2"/>
          </w:rPr>
          <w:delText>3182B</w:delText>
        </w:r>
        <w:r w:rsidR="0033544D" w:rsidRPr="00742779">
          <w:delText>Capital</w:delText>
        </w:r>
      </w:del>
      <w:ins w:id="7401" w:author="Seth Oranburg" w:date="2026-03-07T09:50:00Z" w16du:dateUtc="2026-03-07T14:50:00Z">
        <w:r w:rsidR="0033544D" w:rsidRPr="00742779">
          <w:t>Capital</w:t>
        </w:r>
      </w:ins>
      <w:r w:rsidR="0033544D" w:rsidRPr="00742779">
        <w:t xml:space="preserve"> structure shows why no single solution works across all contexts. The same leverage that creates valuable tax shields and disciplines management creates gambling incentives when firms approach distress. The same limited liability that enables entrepreneurship shifts risk to involuntary creditors who never consented. The same board authority that allows decisive action can be captured by equity holders pursuing strategies that destroy creditor value.</w:t>
      </w:r>
    </w:p>
    <w:p w14:paraId="4DB875AD" w14:textId="77777777" w:rsidR="0033544D" w:rsidRPr="00742779" w:rsidRDefault="00742779" w:rsidP="000E54B1">
      <w:del w:id="7402" w:author="Seth Oranburg" w:date="2026-03-07T09:50:00Z" w16du:dateUtc="2026-03-07T14:50:00Z">
        <w:r w:rsidRPr="00742779">
          <w:rPr>
            <w:rFonts w:ascii="ZWAdobeF" w:hAnsi="ZWAdobeF" w:cs="ZWAdobeF"/>
            <w:sz w:val="2"/>
            <w:szCs w:val="2"/>
          </w:rPr>
          <w:delText>3183B</w:delText>
        </w:r>
        <w:r w:rsidR="0033544D" w:rsidRPr="00742779">
          <w:delText>Business</w:delText>
        </w:r>
      </w:del>
      <w:ins w:id="7403" w:author="Seth Oranburg" w:date="2026-03-07T09:50:00Z" w16du:dateUtc="2026-03-07T14:50:00Z">
        <w:r w:rsidR="0033544D" w:rsidRPr="00742779">
          <w:t>Business</w:t>
        </w:r>
      </w:ins>
      <w:r w:rsidR="0033544D" w:rsidRPr="00742779">
        <w:t xml:space="preserve"> law responds not with perfect solutions but with frameworks that allocate risks to parties who can bear them most efficiently and that create incentives for parties to protect themselves through contract when possible. Creditors who can negotiate covenants must do so. Creditors who cannot negotiate—tort claimants, environmental victims, workers owed unpaid wages—receive priority through statutory rules and limited liability exceptions. Directors receive business judgment protection when they maximize corporate value through informed decisions but face liability when they consciously disregard duties or engage in self-dealing.</w:t>
      </w:r>
    </w:p>
    <w:p w14:paraId="38873B19" w14:textId="77777777" w:rsidR="0033544D" w:rsidRPr="00742779" w:rsidRDefault="00742779" w:rsidP="000E54B1">
      <w:del w:id="7404" w:author="Seth Oranburg" w:date="2026-03-07T09:50:00Z" w16du:dateUtc="2026-03-07T14:50:00Z">
        <w:r w:rsidRPr="00742779">
          <w:rPr>
            <w:rFonts w:ascii="ZWAdobeF" w:hAnsi="ZWAdobeF" w:cs="ZWAdobeF"/>
            <w:sz w:val="2"/>
            <w:szCs w:val="2"/>
          </w:rPr>
          <w:delText>3184B</w:delText>
        </w:r>
        <w:r w:rsidR="0033544D" w:rsidRPr="00742779">
          <w:delText>The</w:delText>
        </w:r>
      </w:del>
      <w:ins w:id="7405" w:author="Seth Oranburg" w:date="2026-03-07T09:50:00Z" w16du:dateUtc="2026-03-07T14:50:00Z">
        <w:r w:rsidR="0033544D" w:rsidRPr="00742779">
          <w:t>The</w:t>
        </w:r>
      </w:ins>
      <w:r w:rsidR="0033544D" w:rsidRPr="00742779">
        <w:t xml:space="preserve"> capital structure map that closes this chapter summarizes the entire course</w:t>
      </w:r>
      <w:r w:rsidR="009F60D1" w:rsidRPr="00742779">
        <w:t>’</w:t>
      </w:r>
      <w:r w:rsidR="0033544D" w:rsidRPr="00742779">
        <w:t>s architecture. Financial condition determines who holds residual claims. Residual claimants hold standing to enforce duties. Directors owe duties to maximize value for residual claimants. Standards of review vary based on conflicts and process but always ask whether directors served the corporate enterprise rather than personal interests. When directors fail those standards, damages flow to the corporation for distribution according to priority rules that contract and statute establish.</w:t>
      </w:r>
    </w:p>
    <w:p w14:paraId="36F31256" w14:textId="77777777" w:rsidR="0033544D" w:rsidRPr="00742779" w:rsidRDefault="00742779" w:rsidP="000E54B1">
      <w:del w:id="7406" w:author="Seth Oranburg" w:date="2026-03-07T09:50:00Z" w16du:dateUtc="2026-03-07T14:50:00Z">
        <w:r w:rsidRPr="00742779">
          <w:rPr>
            <w:rFonts w:ascii="ZWAdobeF" w:hAnsi="ZWAdobeF" w:cs="ZWAdobeF"/>
            <w:sz w:val="2"/>
            <w:szCs w:val="2"/>
          </w:rPr>
          <w:lastRenderedPageBreak/>
          <w:delText>3185B</w:delText>
        </w:r>
        <w:r w:rsidR="0033544D" w:rsidRPr="00742779">
          <w:delText>What</w:delText>
        </w:r>
      </w:del>
      <w:ins w:id="7407" w:author="Seth Oranburg" w:date="2026-03-07T09:50:00Z" w16du:dateUtc="2026-03-07T14:50:00Z">
        <w:r w:rsidR="0033544D" w:rsidRPr="00742779">
          <w:t>What</w:t>
        </w:r>
      </w:ins>
      <w:r w:rsidR="0033544D" w:rsidRPr="00742779">
        <w:t xml:space="preserve"> remains is synthesis. Chapter Sixteen returns to the fundamental question that opened Chapter One: why does business law exist? The answer, now visible through fifteen chapters of doctrine, is that business law enables cooperation that markets alone cannot organize. It supplies the infrastructure for delegation, for pooling capital, for separating ownership from control, for allocating risk across parties who cannot negotiate every contingency. It does so imperfectly, through doctrines that balance efficiency against fairness, that protect third parties while respecting private ordering, that defer to business judgment while constraining opportunism.</w:t>
      </w:r>
    </w:p>
    <w:p w14:paraId="2613486F" w14:textId="77777777" w:rsidR="0033544D" w:rsidRPr="00742779" w:rsidRDefault="00742779" w:rsidP="000E54B1">
      <w:del w:id="7408" w:author="Seth Oranburg" w:date="2026-03-07T09:50:00Z" w16du:dateUtc="2026-03-07T14:50:00Z">
        <w:r w:rsidRPr="00742779">
          <w:rPr>
            <w:rFonts w:ascii="ZWAdobeF" w:hAnsi="ZWAdobeF" w:cs="ZWAdobeF"/>
            <w:sz w:val="2"/>
            <w:szCs w:val="2"/>
          </w:rPr>
          <w:delText>3186B</w:delText>
        </w:r>
        <w:r w:rsidR="0033544D" w:rsidRPr="00742779">
          <w:delText>The</w:delText>
        </w:r>
      </w:del>
      <w:ins w:id="7409" w:author="Seth Oranburg" w:date="2026-03-07T09:50:00Z" w16du:dateUtc="2026-03-07T14:50:00Z">
        <w:r w:rsidR="0033544D" w:rsidRPr="00742779">
          <w:t>The</w:t>
        </w:r>
      </w:ins>
      <w:r w:rsidR="0033544D" w:rsidRPr="00742779">
        <w:t xml:space="preserve"> cases, statutes, and frameworks examined throughout this course reflect centuries of common law evolution and statutory innovation responding to coordination failures that arise repeatedly as business becomes more complex. The labels change—partnerships become LLCs, corporations become SPACs, leveraged buyouts become take-private transactions—but the underlying problems remain constant. Understanding those problems and the logic of legal responses equips lawyers to navigate new organizational forms, new transaction structures, and new conflicts that do not fit existing categories.</w:t>
      </w:r>
    </w:p>
    <w:p w14:paraId="4CCE7FF9" w14:textId="77777777" w:rsidR="0033544D" w:rsidRPr="00742779" w:rsidRDefault="00742779" w:rsidP="000E54B1">
      <w:del w:id="7410" w:author="Seth Oranburg" w:date="2026-03-07T09:50:00Z" w16du:dateUtc="2026-03-07T14:50:00Z">
        <w:r w:rsidRPr="00742779">
          <w:rPr>
            <w:rFonts w:ascii="ZWAdobeF" w:hAnsi="ZWAdobeF" w:cs="ZWAdobeF"/>
            <w:sz w:val="2"/>
            <w:szCs w:val="2"/>
          </w:rPr>
          <w:delText>3187B</w:delText>
        </w:r>
        <w:r w:rsidR="0033544D" w:rsidRPr="00742779">
          <w:delText>That</w:delText>
        </w:r>
      </w:del>
      <w:ins w:id="7411" w:author="Seth Oranburg" w:date="2026-03-07T09:50:00Z" w16du:dateUtc="2026-03-07T14:50:00Z">
        <w:r w:rsidR="0033544D" w:rsidRPr="00742779">
          <w:t>That</w:t>
        </w:r>
      </w:ins>
      <w:r w:rsidR="0033544D" w:rsidRPr="00742779">
        <w:t xml:space="preserve"> is what this course has taught. Not rules to memorize but problems to recognize and frameworks to apply when contracts break down and courts must supply the terms that parties left incomplete.</w:t>
      </w:r>
    </w:p>
    <w:p w14:paraId="29104F65" w14:textId="77777777" w:rsidR="0033544D" w:rsidRPr="00742779" w:rsidRDefault="0033544D" w:rsidP="000E54B1">
      <w:pPr>
        <w:pStyle w:val="Heading1"/>
        <w:rPr>
          <w:rFonts w:eastAsia="Times New Roman"/>
        </w:rPr>
      </w:pPr>
      <w:bookmarkStart w:id="7412" w:name="_Toc220771168"/>
      <w:r w:rsidRPr="00742779">
        <w:rPr>
          <w:rFonts w:eastAsia="Times New Roman"/>
        </w:rPr>
        <w:lastRenderedPageBreak/>
        <w:t>Chapter 16: Why Business Law Exists</w:t>
      </w:r>
      <w:ins w:id="7413" w:author="Seth Oranburg" w:date="2026-03-07T09:50:00Z" w16du:dateUtc="2026-03-07T14:50:00Z">
        <w:r w:rsidRPr="00742779">
          <w:rPr>
            <w:rFonts w:eastAsia="Times New Roman"/>
          </w:rPr>
          <w:t>: A Synthesis</w:t>
        </w:r>
      </w:ins>
      <w:bookmarkEnd w:id="7412"/>
    </w:p>
    <w:p w14:paraId="71C2AAA8" w14:textId="77777777" w:rsidR="00753506" w:rsidRDefault="00742779">
      <w:pPr>
        <w:pStyle w:val="Heading4"/>
        <w:rPr>
          <w:ins w:id="7414" w:author="Seth Oranburg" w:date="2026-03-07T09:50:00Z" w16du:dateUtc="2026-03-07T14:50:00Z"/>
        </w:rPr>
      </w:pPr>
      <w:del w:id="7415" w:author="Seth Oranburg" w:date="2026-03-07T09:50:00Z" w16du:dateUtc="2026-03-07T14:50:00Z">
        <w:r w:rsidRPr="00742779">
          <w:rPr>
            <w:rFonts w:ascii="ZWAdobeF" w:hAnsi="ZWAdobeF" w:cs="ZWAdobeF"/>
            <w:sz w:val="2"/>
            <w:szCs w:val="2"/>
          </w:rPr>
          <w:delText>3188B</w:delText>
        </w:r>
        <w:r w:rsidR="0033544D" w:rsidRPr="00742779">
          <w:delText>Business</w:delText>
        </w:r>
      </w:del>
      <w:ins w:id="7416" w:author="Seth Oranburg" w:date="2026-03-07T09:50:00Z" w16du:dateUtc="2026-03-07T14:50:00Z">
        <w:r w:rsidR="0059744E">
          <w:t>Learning Objectives</w:t>
        </w:r>
      </w:ins>
    </w:p>
    <w:p w14:paraId="5419EE7C" w14:textId="77777777" w:rsidR="00753506" w:rsidRDefault="0059744E">
      <w:pPr>
        <w:rPr>
          <w:ins w:id="7417" w:author="Seth Oranburg" w:date="2026-03-07T09:50:00Z" w16du:dateUtc="2026-03-07T14:50:00Z"/>
        </w:rPr>
      </w:pPr>
      <w:ins w:id="7418" w:author="Seth Oranburg" w:date="2026-03-07T09:50:00Z" w16du:dateUtc="2026-03-07T14:50:00Z">
        <w:r>
          <w:t>1. Analyze the Four Problems framework and explain how it organizes each subsequent doctrinal chapter.</w:t>
        </w:r>
      </w:ins>
    </w:p>
    <w:p w14:paraId="01DEE3D7" w14:textId="77777777" w:rsidR="00753506" w:rsidRDefault="0059744E">
      <w:pPr>
        <w:rPr>
          <w:ins w:id="7419" w:author="Seth Oranburg" w:date="2026-03-07T09:50:00Z" w16du:dateUtc="2026-03-07T14:50:00Z"/>
        </w:rPr>
      </w:pPr>
      <w:ins w:id="7420" w:author="Seth Oranburg" w:date="2026-03-07T09:50:00Z" w16du:dateUtc="2026-03-07T14:50:00Z">
        <w:r>
          <w:t>2. Compare the contractual and statutory solutions to the coordination problems businesses face.</w:t>
        </w:r>
      </w:ins>
    </w:p>
    <w:p w14:paraId="5ED76BF2" w14:textId="77777777" w:rsidR="00753506" w:rsidRDefault="0059744E">
      <w:pPr>
        <w:rPr>
          <w:ins w:id="7421" w:author="Seth Oranburg" w:date="2026-03-07T09:50:00Z" w16du:dateUtc="2026-03-07T14:50:00Z"/>
        </w:rPr>
      </w:pPr>
      <w:ins w:id="7422" w:author="Seth Oranburg" w:date="2026-03-07T09:50:00Z" w16du:dateUtc="2026-03-07T14:50:00Z">
        <w:r>
          <w:t>3. Evaluate why common law alone cannot fully address the attribution, governance, risk, and partitioning problems.</w:t>
        </w:r>
      </w:ins>
    </w:p>
    <w:p w14:paraId="09550FA4" w14:textId="77777777" w:rsidR="00753506" w:rsidRDefault="0059744E">
      <w:pPr>
        <w:rPr>
          <w:ins w:id="7423" w:author="Seth Oranburg" w:date="2026-03-07T09:50:00Z" w16du:dateUtc="2026-03-07T14:50:00Z"/>
        </w:rPr>
      </w:pPr>
      <w:ins w:id="7424" w:author="Seth Oranburg" w:date="2026-03-07T09:50:00Z" w16du:dateUtc="2026-03-07T14:50:00Z">
        <w:r>
          <w:t>4. Distinguish between the roles of courts and legislators in developing business law doctrine.</w:t>
        </w:r>
      </w:ins>
    </w:p>
    <w:p w14:paraId="1F45C033" w14:textId="77777777" w:rsidR="0033544D" w:rsidRPr="00742779" w:rsidRDefault="0033544D" w:rsidP="000E54B1">
      <w:ins w:id="7425" w:author="Seth Oranburg" w:date="2026-03-07T09:50:00Z" w16du:dateUtc="2026-03-07T14:50:00Z">
        <w:r w:rsidRPr="00742779">
          <w:t>Business</w:t>
        </w:r>
      </w:ins>
      <w:r w:rsidRPr="00742779">
        <w:t xml:space="preserve"> law exists to solve coordination problems that contracts alone cannot address. Chapter 1 identified four fundamental structural problems: attribution (whose act counts as the organization</w:t>
      </w:r>
      <w:r w:rsidR="009F60D1" w:rsidRPr="00742779">
        <w:t>’</w:t>
      </w:r>
      <w:r w:rsidRPr="00742779">
        <w:t>s act?), governance (who has power and how is it constrained?), risk allocation (who bears losses when things go wrong?), and asset partitioning (what assets belong to the entity and which creditors can reach them?). The subsequent fourteen chapters examined how different organizational forms, governance mechanisms, and creditor protections address these problems in specific contexts.</w:t>
      </w:r>
    </w:p>
    <w:p w14:paraId="51EB3227" w14:textId="77777777" w:rsidR="0033544D" w:rsidRPr="00742779" w:rsidRDefault="00742779" w:rsidP="000E54B1">
      <w:del w:id="7426" w:author="Seth Oranburg" w:date="2026-03-07T09:50:00Z" w16du:dateUtc="2026-03-07T14:50:00Z">
        <w:r w:rsidRPr="00742779">
          <w:rPr>
            <w:rFonts w:ascii="ZWAdobeF" w:hAnsi="ZWAdobeF" w:cs="ZWAdobeF"/>
            <w:sz w:val="2"/>
            <w:szCs w:val="2"/>
          </w:rPr>
          <w:delText>3189B</w:delText>
        </w:r>
        <w:r w:rsidR="0033544D" w:rsidRPr="00742779">
          <w:delText>This</w:delText>
        </w:r>
      </w:del>
      <w:ins w:id="7427" w:author="Seth Oranburg" w:date="2026-03-07T09:50:00Z" w16du:dateUtc="2026-03-07T14:50:00Z">
        <w:r w:rsidR="0033544D" w:rsidRPr="00742779">
          <w:t>This</w:t>
        </w:r>
      </w:ins>
      <w:r w:rsidR="0033544D" w:rsidRPr="00742779">
        <w:t xml:space="preserve"> final chapter integrates those tools across a firm</w:t>
      </w:r>
      <w:r w:rsidR="009F60D1" w:rsidRPr="00742779">
        <w:t>’</w:t>
      </w:r>
      <w:r w:rsidR="0033544D" w:rsidRPr="00742779">
        <w:t>s lifecycle. The doctrines studied in isolation throughout the course—agency authority, fiduciary duties, veil piercing, fraudulent transfer, duties in the zone of insolvency—operate simultaneously when a company faces crisis. Understanding how they interact requires seeing them applied to a single scenario where entity choice, governance design, capital structure, and financial distress collide.</w:t>
      </w:r>
    </w:p>
    <w:p w14:paraId="46EFE2E6" w14:textId="77777777" w:rsidR="0033544D" w:rsidRPr="00742779" w:rsidRDefault="00742779" w:rsidP="000E54B1">
      <w:del w:id="7428" w:author="Seth Oranburg" w:date="2026-03-07T09:50:00Z" w16du:dateUtc="2026-03-07T14:50:00Z">
        <w:r w:rsidRPr="00742779">
          <w:rPr>
            <w:rFonts w:ascii="ZWAdobeF" w:hAnsi="ZWAdobeF" w:cs="ZWAdobeF"/>
            <w:sz w:val="2"/>
            <w:szCs w:val="2"/>
          </w:rPr>
          <w:delText>3190B</w:delText>
        </w:r>
        <w:r w:rsidR="0033544D" w:rsidRPr="00742779">
          <w:delText>What</w:delText>
        </w:r>
      </w:del>
      <w:ins w:id="7429" w:author="Seth Oranburg" w:date="2026-03-07T09:50:00Z" w16du:dateUtc="2026-03-07T14:50:00Z">
        <w:r w:rsidR="0033544D" w:rsidRPr="00742779">
          <w:t>What</w:t>
        </w:r>
      </w:ins>
      <w:r w:rsidR="0033544D" w:rsidRPr="00742779">
        <w:t xml:space="preserve"> follows is not a hypothetical designed to test memorization. It is a realistic scenario that places directors, officers, and their counsel in the position of making decisions under uncertainty, time pressure, and conflicting obligations. The scenario does not have a single correct answer. It has competing answers that reflect different values and different assessments of legal risk.</w:t>
      </w:r>
    </w:p>
    <w:p w14:paraId="7BE07E7F" w14:textId="77777777" w:rsidR="0033544D" w:rsidRPr="00742779" w:rsidRDefault="0033544D" w:rsidP="000E54B1">
      <w:pPr>
        <w:pStyle w:val="Heading2"/>
        <w:rPr>
          <w:rFonts w:eastAsia="Times New Roman"/>
        </w:rPr>
      </w:pPr>
      <w:r w:rsidRPr="00742779">
        <w:rPr>
          <w:rFonts w:eastAsia="Times New Roman"/>
        </w:rPr>
        <w:lastRenderedPageBreak/>
        <w:t>The Hallucination</w:t>
      </w:r>
    </w:p>
    <w:p w14:paraId="6E61D262" w14:textId="77777777" w:rsidR="0033544D" w:rsidRPr="00742779" w:rsidRDefault="00742779" w:rsidP="000E54B1">
      <w:del w:id="7430" w:author="Seth Oranburg" w:date="2026-03-07T09:50:00Z" w16du:dateUtc="2026-03-07T14:50:00Z">
        <w:r w:rsidRPr="00742779">
          <w:rPr>
            <w:rFonts w:ascii="ZWAdobeF" w:hAnsi="ZWAdobeF" w:cs="ZWAdobeF"/>
            <w:sz w:val="2"/>
            <w:szCs w:val="2"/>
          </w:rPr>
          <w:delText>3191B</w:delText>
        </w:r>
        <w:r w:rsidR="0033544D" w:rsidRPr="00742779">
          <w:delText>ConstructEdge</w:delText>
        </w:r>
      </w:del>
      <w:ins w:id="7431" w:author="Seth Oranburg" w:date="2026-03-07T09:50:00Z" w16du:dateUtc="2026-03-07T14:50:00Z">
        <w:r w:rsidR="0033544D" w:rsidRPr="00742779">
          <w:t>ConstructEdge</w:t>
        </w:r>
      </w:ins>
      <w:r w:rsidR="0033544D" w:rsidRPr="00742779">
        <w:t xml:space="preserve"> is no longer the two-person partnership that Zeeva and Sammy operated from Zeeva</w:t>
      </w:r>
      <w:r w:rsidR="009F60D1" w:rsidRPr="00742779">
        <w:t>’</w:t>
      </w:r>
      <w:r w:rsidR="0033544D" w:rsidRPr="00742779">
        <w:t>s garage six years ago. The company has become a unicorn—a privately held firm valued at $3 billion in its most recent financing round. Marcus</w:t>
      </w:r>
      <w:r w:rsidR="009F60D1" w:rsidRPr="00742779">
        <w:t>’</w:t>
      </w:r>
      <w:r w:rsidR="0033544D" w:rsidRPr="00742779">
        <w:t>s fund, Ascent Capital, holds 28% of the equity and two of seven board seats. Zeeva and Sammy together hold 42% of the common stock and three board seats. Two independent directors—Rachel, the lawyer who advised them on entity selection, and Aldo, a civil engineering professor from MIT—complete the board.</w:t>
      </w:r>
    </w:p>
    <w:p w14:paraId="39D0EA5F" w14:textId="77777777" w:rsidR="0033544D" w:rsidRPr="00742779" w:rsidRDefault="00742779" w:rsidP="000E54B1">
      <w:del w:id="7432" w:author="Seth Oranburg" w:date="2026-03-07T09:50:00Z" w16du:dateUtc="2026-03-07T14:50:00Z">
        <w:r w:rsidRPr="00742779">
          <w:rPr>
            <w:rFonts w:ascii="ZWAdobeF" w:hAnsi="ZWAdobeF" w:cs="ZWAdobeF"/>
            <w:sz w:val="2"/>
            <w:szCs w:val="2"/>
          </w:rPr>
          <w:delText>3192B</w:delText>
        </w:r>
        <w:r w:rsidR="0033544D" w:rsidRPr="00742779">
          <w:delText>The</w:delText>
        </w:r>
      </w:del>
      <w:ins w:id="7433" w:author="Seth Oranburg" w:date="2026-03-07T09:50:00Z" w16du:dateUtc="2026-03-07T14:50:00Z">
        <w:r w:rsidR="0033544D" w:rsidRPr="00742779">
          <w:t>The</w:t>
        </w:r>
      </w:ins>
      <w:r w:rsidR="0033544D" w:rsidRPr="00742779">
        <w:t xml:space="preserve"> company employs 350 people across offices in Manchester, New Hampshire, Austin, Texas, and Dubai, UAE. Annual recurring revenue has reached $180 million, with EBITDA margins around 22%. Goldman Sachs has been engaged to prepare for an IPO planned for the second quarter of 2026.</w:t>
      </w:r>
    </w:p>
    <w:p w14:paraId="1EBC003A" w14:textId="77777777" w:rsidR="0033544D" w:rsidRPr="00742779" w:rsidRDefault="00742779" w:rsidP="000E54B1">
      <w:del w:id="7434" w:author="Seth Oranburg" w:date="2026-03-07T09:50:00Z" w16du:dateUtc="2026-03-07T14:50:00Z">
        <w:r w:rsidRPr="00742779">
          <w:rPr>
            <w:rFonts w:ascii="ZWAdobeF" w:hAnsi="ZWAdobeF" w:cs="ZWAdobeF"/>
            <w:sz w:val="2"/>
            <w:szCs w:val="2"/>
          </w:rPr>
          <w:delText>3193B</w:delText>
        </w:r>
        <w:r w:rsidR="0033544D" w:rsidRPr="00742779">
          <w:delText>ConstructEdge</w:delText>
        </w:r>
        <w:r w:rsidR="009F60D1" w:rsidRPr="00742779">
          <w:delText>’</w:delText>
        </w:r>
        <w:r w:rsidR="0033544D" w:rsidRPr="00742779">
          <w:delText>s</w:delText>
        </w:r>
      </w:del>
      <w:ins w:id="7435" w:author="Seth Oranburg" w:date="2026-03-07T09:50:00Z" w16du:dateUtc="2026-03-07T14:50:00Z">
        <w:r w:rsidR="0033544D" w:rsidRPr="00742779">
          <w:t>ConstructEdge</w:t>
        </w:r>
        <w:r w:rsidR="009F60D1" w:rsidRPr="00742779">
          <w:t>’</w:t>
        </w:r>
        <w:r w:rsidR="0033544D" w:rsidRPr="00742779">
          <w:t>s</w:t>
        </w:r>
      </w:ins>
      <w:r w:rsidR="0033544D" w:rsidRPr="00742779">
        <w:t xml:space="preserve"> competitive advantage is </w:t>
      </w:r>
      <w:r w:rsidR="009F60D1" w:rsidRPr="00742779">
        <w:t>“</w:t>
      </w:r>
      <w:r w:rsidR="0033544D" w:rsidRPr="00742779">
        <w:t>Architect</w:t>
      </w:r>
      <w:r w:rsidR="009F60D1" w:rsidRPr="00742779">
        <w:t>”</w:t>
      </w:r>
      <w:r w:rsidR="0033544D" w:rsidRPr="00742779">
        <w:t>—a proprietary AI system that designs the skeletal structures of skyscrapers without human intervention. Architect ingests building specifications including height, footprint, intended use, local wind loads, and seismic requirements, then produces complete structural engineering drawings in hours rather than the weeks traditional firms require. The system has been trained on 15,000 completed building projects and validated against 3,000 historical designs. In controlled testing, Architect</w:t>
      </w:r>
      <w:r w:rsidR="009F60D1" w:rsidRPr="00742779">
        <w:t>’</w:t>
      </w:r>
      <w:r w:rsidR="0033544D" w:rsidRPr="00742779">
        <w:t>s accuracy rate is 99.7%.</w:t>
      </w:r>
    </w:p>
    <w:p w14:paraId="2D617003" w14:textId="77777777" w:rsidR="0033544D" w:rsidRPr="00742779" w:rsidRDefault="00742779" w:rsidP="000E54B1">
      <w:del w:id="7436" w:author="Seth Oranburg" w:date="2026-03-07T09:50:00Z" w16du:dateUtc="2026-03-07T14:50:00Z">
        <w:r w:rsidRPr="00742779">
          <w:rPr>
            <w:rFonts w:ascii="ZWAdobeF" w:hAnsi="ZWAdobeF" w:cs="ZWAdobeF"/>
            <w:sz w:val="2"/>
            <w:szCs w:val="2"/>
          </w:rPr>
          <w:delText>3194B</w:delText>
        </w:r>
        <w:r w:rsidR="0033544D" w:rsidRPr="00742779">
          <w:delText>Forty</w:delText>
        </w:r>
      </w:del>
      <w:ins w:id="7437" w:author="Seth Oranburg" w:date="2026-03-07T09:50:00Z" w16du:dateUtc="2026-03-07T14:50:00Z">
        <w:r w:rsidR="0033544D" w:rsidRPr="00742779">
          <w:t>Forty</w:t>
        </w:r>
      </w:ins>
      <w:r w:rsidR="0033544D" w:rsidRPr="00742779">
        <w:t>-seven buildings worldwide have been designed using Architect. Thirty-two are completed and occupied. Fifteen are under construction.</w:t>
      </w:r>
    </w:p>
    <w:p w14:paraId="0E12ECBF" w14:textId="77777777" w:rsidR="0033544D" w:rsidRPr="00742779" w:rsidRDefault="0033544D" w:rsidP="000E54B1">
      <w:pPr>
        <w:pStyle w:val="Heading3"/>
        <w:rPr>
          <w:rFonts w:eastAsia="Times New Roman"/>
        </w:rPr>
      </w:pPr>
      <w:r w:rsidRPr="00742779">
        <w:rPr>
          <w:rFonts w:eastAsia="Times New Roman"/>
        </w:rPr>
        <w:t>The Discovery</w:t>
      </w:r>
    </w:p>
    <w:p w14:paraId="07112412" w14:textId="77777777" w:rsidR="0033544D" w:rsidRPr="00742779" w:rsidRDefault="00742779" w:rsidP="000E54B1">
      <w:del w:id="7438" w:author="Seth Oranburg" w:date="2026-03-07T09:50:00Z" w16du:dateUtc="2026-03-07T14:50:00Z">
        <w:r w:rsidRPr="00742779">
          <w:rPr>
            <w:rFonts w:ascii="ZWAdobeF" w:hAnsi="ZWAdobeF" w:cs="ZWAdobeF"/>
            <w:sz w:val="2"/>
            <w:szCs w:val="2"/>
          </w:rPr>
          <w:delText>3195B</w:delText>
        </w:r>
        <w:r w:rsidR="0033544D" w:rsidRPr="00742779">
          <w:delText>On</w:delText>
        </w:r>
      </w:del>
      <w:ins w:id="7439" w:author="Seth Oranburg" w:date="2026-03-07T09:50:00Z" w16du:dateUtc="2026-03-07T14:50:00Z">
        <w:r w:rsidR="0033544D" w:rsidRPr="00742779">
          <w:t>On</w:t>
        </w:r>
      </w:ins>
      <w:r w:rsidR="0033544D" w:rsidRPr="00742779">
        <w:t xml:space="preserve"> Tuesday, March 3, 2026, at 2:14 AM Eastern time, Sammy, who serves as Chief Technology Officer, finishes re-running validation tests on Architect. He has been working around the clock for three days, ever since a senior engineer flagged an anomaly in the AI</w:t>
      </w:r>
      <w:r w:rsidR="009F60D1" w:rsidRPr="00742779">
        <w:t>’</w:t>
      </w:r>
      <w:r w:rsidR="0033544D" w:rsidRPr="00742779">
        <w:t>s beam-load calculations for a residential tower project in Singapore.</w:t>
      </w:r>
    </w:p>
    <w:p w14:paraId="37A1815C" w14:textId="77777777" w:rsidR="0033544D" w:rsidRPr="00742779" w:rsidRDefault="00742779" w:rsidP="000E54B1">
      <w:del w:id="7440" w:author="Seth Oranburg" w:date="2026-03-07T09:50:00Z" w16du:dateUtc="2026-03-07T14:50:00Z">
        <w:r w:rsidRPr="00742779">
          <w:rPr>
            <w:rFonts w:ascii="ZWAdobeF" w:hAnsi="ZWAdobeF" w:cs="ZWAdobeF"/>
            <w:sz w:val="2"/>
            <w:szCs w:val="2"/>
          </w:rPr>
          <w:delText>3196B</w:delText>
        </w:r>
        <w:r w:rsidR="0033544D" w:rsidRPr="00742779">
          <w:delText>What</w:delText>
        </w:r>
      </w:del>
      <w:ins w:id="7441" w:author="Seth Oranburg" w:date="2026-03-07T09:50:00Z" w16du:dateUtc="2026-03-07T14:50:00Z">
        <w:r w:rsidR="0033544D" w:rsidRPr="00742779">
          <w:t>What</w:t>
        </w:r>
      </w:ins>
      <w:r w:rsidR="0033544D" w:rsidRPr="00742779">
        <w:t xml:space="preserve"> Sammy discovers is not confined to Singapore. Architect contains a latent error in its load-bearing wall calculations that appears in approximately 0.4% of simulations—fewer than one in two hundred buildings. The AI</w:t>
      </w:r>
      <w:r w:rsidR="009F60D1" w:rsidRPr="00742779">
        <w:t>’</w:t>
      </w:r>
      <w:r w:rsidR="0033544D" w:rsidRPr="00742779">
        <w:t xml:space="preserve">s machine learning model occasionally </w:t>
      </w:r>
      <w:r w:rsidR="009F60D1" w:rsidRPr="00742779">
        <w:t>“</w:t>
      </w:r>
      <w:r w:rsidR="0033544D" w:rsidRPr="00742779">
        <w:t>hallucinates</w:t>
      </w:r>
      <w:r w:rsidR="009F60D1" w:rsidRPr="00742779">
        <w:t>”</w:t>
      </w:r>
      <w:r w:rsidR="0033544D" w:rsidRPr="00742779">
        <w:t xml:space="preserve"> a structural support element. The AI treats a non-load-bearing partition wall as if it were a reinforced concrete shear wall designed to resist lateral forces. The visual output looks correct. The engineering drawings show proper load distribution. But the </w:t>
      </w:r>
      <w:r w:rsidR="0033544D" w:rsidRPr="00742779">
        <w:lastRenderedPageBreak/>
        <w:t>physical structure lacks the support element that Architect</w:t>
      </w:r>
      <w:r w:rsidR="009F60D1" w:rsidRPr="00742779">
        <w:t>’</w:t>
      </w:r>
      <w:r w:rsidR="0033544D" w:rsidRPr="00742779">
        <w:t>s calculations assumed would be present.</w:t>
      </w:r>
    </w:p>
    <w:p w14:paraId="49EC7073" w14:textId="77777777" w:rsidR="0033544D" w:rsidRPr="00742779" w:rsidRDefault="00742779" w:rsidP="000E54B1">
      <w:del w:id="7442" w:author="Seth Oranburg" w:date="2026-03-07T09:50:00Z" w16du:dateUtc="2026-03-07T14:50:00Z">
        <w:r w:rsidRPr="00742779">
          <w:rPr>
            <w:rFonts w:ascii="ZWAdobeF" w:hAnsi="ZWAdobeF" w:cs="ZWAdobeF"/>
            <w:sz w:val="2"/>
            <w:szCs w:val="2"/>
          </w:rPr>
          <w:delText>3197B</w:delText>
        </w:r>
        <w:r w:rsidR="0033544D" w:rsidRPr="00742779">
          <w:delText>Sammy</w:delText>
        </w:r>
      </w:del>
      <w:ins w:id="7443" w:author="Seth Oranburg" w:date="2026-03-07T09:50:00Z" w16du:dateUtc="2026-03-07T14:50:00Z">
        <w:r w:rsidR="0033544D" w:rsidRPr="00742779">
          <w:t>Sammy</w:t>
        </w:r>
      </w:ins>
      <w:r w:rsidR="0033544D" w:rsidRPr="00742779">
        <w:t xml:space="preserve"> isolates the affected projects. Forty-two buildings pass validation tests. Five require minor modifications that can be implemented without disrupting occupancy. One building fails catastrophically.</w:t>
      </w:r>
    </w:p>
    <w:p w14:paraId="0EA2D74E" w14:textId="77777777" w:rsidR="0033544D" w:rsidRPr="00742779" w:rsidRDefault="00742779" w:rsidP="000E54B1">
      <w:del w:id="7444" w:author="Seth Oranburg" w:date="2026-03-07T09:50:00Z" w16du:dateUtc="2026-03-07T14:50:00Z">
        <w:r w:rsidRPr="00742779">
          <w:rPr>
            <w:rFonts w:ascii="ZWAdobeF" w:hAnsi="ZWAdobeF" w:cs="ZWAdobeF"/>
            <w:sz w:val="2"/>
            <w:szCs w:val="2"/>
          </w:rPr>
          <w:delText>3198B</w:delText>
        </w:r>
        <w:r w:rsidR="0033544D" w:rsidRPr="00742779">
          <w:delText>The</w:delText>
        </w:r>
      </w:del>
      <w:ins w:id="7445" w:author="Seth Oranburg" w:date="2026-03-07T09:50:00Z" w16du:dateUtc="2026-03-07T14:50:00Z">
        <w:r w:rsidR="0033544D" w:rsidRPr="00742779">
          <w:t>The</w:t>
        </w:r>
      </w:ins>
      <w:r w:rsidR="0033544D" w:rsidRPr="00742779">
        <w:t xml:space="preserve"> Burj Khalifa Tower II, a 60-story mixed-use development in Dubai currently under construction, contains the structural flaw. The tower has reached the 40th floor. Twenty additional stories of concrete and steel will be added over the next eight months. Architect</w:t>
      </w:r>
      <w:r w:rsidR="009F60D1" w:rsidRPr="00742779">
        <w:t>’</w:t>
      </w:r>
      <w:r w:rsidR="0033544D" w:rsidRPr="00742779">
        <w:t>s design assumed the presence of a load-bearing shear wall on the building</w:t>
      </w:r>
      <w:r w:rsidR="009F60D1" w:rsidRPr="00742779">
        <w:t>’</w:t>
      </w:r>
      <w:r w:rsidR="0033544D" w:rsidRPr="00742779">
        <w:t>s northwest corner to resist lateral wind forces. That wall was never constructed because it does not appear in the final construction documents—only in Architect</w:t>
      </w:r>
      <w:r w:rsidR="009F60D1" w:rsidRPr="00742779">
        <w:t>’</w:t>
      </w:r>
      <w:r w:rsidR="0033544D" w:rsidRPr="00742779">
        <w:t>s internal calculations.</w:t>
      </w:r>
    </w:p>
    <w:p w14:paraId="182A718D" w14:textId="77777777" w:rsidR="0033544D" w:rsidRPr="00742779" w:rsidRDefault="00742779" w:rsidP="000E54B1">
      <w:del w:id="7446" w:author="Seth Oranburg" w:date="2026-03-07T09:50:00Z" w16du:dateUtc="2026-03-07T14:50:00Z">
        <w:r w:rsidRPr="00742779">
          <w:rPr>
            <w:rFonts w:ascii="ZWAdobeF" w:hAnsi="ZWAdobeF" w:cs="ZWAdobeF"/>
            <w:sz w:val="2"/>
            <w:szCs w:val="2"/>
          </w:rPr>
          <w:delText>3199B</w:delText>
        </w:r>
        <w:r w:rsidR="0033544D" w:rsidRPr="00742779">
          <w:delText>Sammy</w:delText>
        </w:r>
      </w:del>
      <w:ins w:id="7447" w:author="Seth Oranburg" w:date="2026-03-07T09:50:00Z" w16du:dateUtc="2026-03-07T14:50:00Z">
        <w:r w:rsidR="0033544D" w:rsidRPr="00742779">
          <w:t>Sammy</w:t>
        </w:r>
      </w:ins>
      <w:r w:rsidR="0033544D" w:rsidRPr="00742779">
        <w:t xml:space="preserve"> runs structural analysis simulations using Dubai</w:t>
      </w:r>
      <w:r w:rsidR="009F60D1" w:rsidRPr="00742779">
        <w:t>’</w:t>
      </w:r>
      <w:r w:rsidR="0033544D" w:rsidRPr="00742779">
        <w:t>s historical wind data. If wind speeds reach 60 miles per hour—an event that occurs approximately once every three years in Dubai—the building will experience catastrophic structural failure. The northwest corner will collapse, triggering progressive failure throughout the structure. The tower currently houses 180 construction workers during working hours. Upon completion, it will house 2,400 residents and office workers.</w:t>
      </w:r>
    </w:p>
    <w:p w14:paraId="2F52FA20" w14:textId="77777777" w:rsidR="0033544D" w:rsidRPr="00742779" w:rsidRDefault="00742779" w:rsidP="000E54B1">
      <w:del w:id="7448" w:author="Seth Oranburg" w:date="2026-03-07T09:50:00Z" w16du:dateUtc="2026-03-07T14:50:00Z">
        <w:r w:rsidRPr="00742779">
          <w:rPr>
            <w:rFonts w:ascii="ZWAdobeF" w:hAnsi="ZWAdobeF" w:cs="ZWAdobeF"/>
            <w:sz w:val="2"/>
            <w:szCs w:val="2"/>
          </w:rPr>
          <w:delText>3200B</w:delText>
        </w:r>
        <w:r w:rsidR="0033544D" w:rsidRPr="00742779">
          <w:delText>Sammy</w:delText>
        </w:r>
      </w:del>
      <w:ins w:id="7449" w:author="Seth Oranburg" w:date="2026-03-07T09:50:00Z" w16du:dateUtc="2026-03-07T14:50:00Z">
        <w:r w:rsidR="0033544D" w:rsidRPr="00742779">
          <w:t>Sammy</w:t>
        </w:r>
      </w:ins>
      <w:r w:rsidR="0033544D" w:rsidRPr="00742779">
        <w:t xml:space="preserve"> calls Zeeva at 3:47 AM.</w:t>
      </w:r>
    </w:p>
    <w:p w14:paraId="1D52778B" w14:textId="77777777" w:rsidR="0033544D" w:rsidRPr="00742779" w:rsidRDefault="0033544D" w:rsidP="000E54B1">
      <w:pPr>
        <w:pStyle w:val="Heading3"/>
        <w:rPr>
          <w:rFonts w:eastAsia="Times New Roman"/>
        </w:rPr>
      </w:pPr>
      <w:r w:rsidRPr="00742779">
        <w:rPr>
          <w:rFonts w:eastAsia="Times New Roman"/>
        </w:rPr>
        <w:t>The Financial Exposure</w:t>
      </w:r>
    </w:p>
    <w:p w14:paraId="7FC0C1C5" w14:textId="77777777" w:rsidR="0033544D" w:rsidRPr="00742779" w:rsidRDefault="00742779" w:rsidP="000E54B1">
      <w:del w:id="7450" w:author="Seth Oranburg" w:date="2026-03-07T09:50:00Z" w16du:dateUtc="2026-03-07T14:50:00Z">
        <w:r w:rsidRPr="00742779">
          <w:rPr>
            <w:rFonts w:ascii="ZWAdobeF" w:hAnsi="ZWAdobeF" w:cs="ZWAdobeF"/>
            <w:sz w:val="2"/>
            <w:szCs w:val="2"/>
          </w:rPr>
          <w:delText>3201B</w:delText>
        </w:r>
        <w:r w:rsidR="0033544D" w:rsidRPr="00742779">
          <w:delText>The</w:delText>
        </w:r>
      </w:del>
      <w:ins w:id="7451" w:author="Seth Oranburg" w:date="2026-03-07T09:50:00Z" w16du:dateUtc="2026-03-07T14:50:00Z">
        <w:r w:rsidR="0033544D" w:rsidRPr="00742779">
          <w:t>The</w:t>
        </w:r>
      </w:ins>
      <w:r w:rsidR="0033544D" w:rsidRPr="00742779">
        <w:t xml:space="preserve"> remediation cost is straightforward to calculate. The tower must be partially dismantled. Twenty floors of concrete must be removed. The load-bearing shear wall must be constructed from foundation to roof. The twenty floors must be rebuilt. Engineers retained by ConstructEdge estimate the cost at $450 million.</w:t>
      </w:r>
    </w:p>
    <w:p w14:paraId="20D69E33" w14:textId="77777777" w:rsidR="0033544D" w:rsidRPr="00742779" w:rsidRDefault="00742779" w:rsidP="000E54B1">
      <w:del w:id="7452" w:author="Seth Oranburg" w:date="2026-03-07T09:50:00Z" w16du:dateUtc="2026-03-07T14:50:00Z">
        <w:r w:rsidRPr="00742779">
          <w:rPr>
            <w:rFonts w:ascii="ZWAdobeF" w:hAnsi="ZWAdobeF" w:cs="ZWAdobeF"/>
            <w:sz w:val="2"/>
            <w:szCs w:val="2"/>
          </w:rPr>
          <w:delText>3202B</w:delText>
        </w:r>
        <w:r w:rsidR="0033544D" w:rsidRPr="00742779">
          <w:delText>ConstructEdge</w:delText>
        </w:r>
        <w:r w:rsidR="009F60D1" w:rsidRPr="00742779">
          <w:delText>’</w:delText>
        </w:r>
        <w:r w:rsidR="0033544D" w:rsidRPr="00742779">
          <w:delText>s</w:delText>
        </w:r>
      </w:del>
      <w:ins w:id="7453" w:author="Seth Oranburg" w:date="2026-03-07T09:50:00Z" w16du:dateUtc="2026-03-07T14:50:00Z">
        <w:r w:rsidR="0033544D" w:rsidRPr="00742779">
          <w:t>ConstructEdge</w:t>
        </w:r>
        <w:r w:rsidR="009F60D1" w:rsidRPr="00742779">
          <w:t>’</w:t>
        </w:r>
        <w:r w:rsidR="0033544D" w:rsidRPr="00742779">
          <w:t>s</w:t>
        </w:r>
      </w:ins>
      <w:r w:rsidR="0033544D" w:rsidRPr="00742779">
        <w:t xml:space="preserve"> contract with Dubai Development Corporation contains a professional liability cap of $50 million for errors in design services. But the contract also includes a </w:t>
      </w:r>
      <w:r w:rsidR="009F60D1" w:rsidRPr="00742779">
        <w:t>“</w:t>
      </w:r>
      <w:r w:rsidR="0033544D" w:rsidRPr="00742779">
        <w:t>gross negligence</w:t>
      </w:r>
      <w:r w:rsidR="009F60D1" w:rsidRPr="00742779">
        <w:t>”</w:t>
      </w:r>
      <w:r w:rsidR="0033544D" w:rsidRPr="00742779">
        <w:t xml:space="preserve"> exception that eliminates the cap if the error resulted from reckless disregard of known risks. If ConstructEdge</w:t>
      </w:r>
      <w:r w:rsidR="009F60D1" w:rsidRPr="00742779">
        <w:t>’</w:t>
      </w:r>
      <w:r w:rsidR="0033544D" w:rsidRPr="00742779">
        <w:t>s management knows about the defect and fails to disclose it promptly, the exception applies, and the full $450 million becomes ConstructEdge</w:t>
      </w:r>
      <w:r w:rsidR="009F60D1" w:rsidRPr="00742779">
        <w:t>’</w:t>
      </w:r>
      <w:r w:rsidR="0033544D" w:rsidRPr="00742779">
        <w:t>s liability.</w:t>
      </w:r>
    </w:p>
    <w:p w14:paraId="647FD920" w14:textId="77777777" w:rsidR="0033544D" w:rsidRPr="00742779" w:rsidRDefault="00742779" w:rsidP="000E54B1">
      <w:del w:id="7454" w:author="Seth Oranburg" w:date="2026-03-07T09:50:00Z" w16du:dateUtc="2026-03-07T14:50:00Z">
        <w:r w:rsidRPr="00742779">
          <w:rPr>
            <w:rFonts w:ascii="ZWAdobeF" w:hAnsi="ZWAdobeF" w:cs="ZWAdobeF"/>
            <w:sz w:val="2"/>
            <w:szCs w:val="2"/>
          </w:rPr>
          <w:delText>3203B</w:delText>
        </w:r>
        <w:r w:rsidR="0033544D" w:rsidRPr="00742779">
          <w:delText>The</w:delText>
        </w:r>
      </w:del>
      <w:ins w:id="7455" w:author="Seth Oranburg" w:date="2026-03-07T09:50:00Z" w16du:dateUtc="2026-03-07T14:50:00Z">
        <w:r w:rsidR="0033544D" w:rsidRPr="00742779">
          <w:t>The</w:t>
        </w:r>
      </w:ins>
      <w:r w:rsidR="0033544D" w:rsidRPr="00742779">
        <w:t xml:space="preserve"> company also faces potential tort liability. If ConstructEdge fails to disclose the defect and the tower collapses, wrongful death and property damage claims could exceed $2 billion. Punitive damages for concealing a known defect could add hundreds of millions more. The company</w:t>
      </w:r>
      <w:r w:rsidR="009F60D1" w:rsidRPr="00742779">
        <w:t>’</w:t>
      </w:r>
      <w:r w:rsidR="0033544D" w:rsidRPr="00742779">
        <w:t xml:space="preserve">s </w:t>
      </w:r>
      <w:r w:rsidR="0033544D" w:rsidRPr="00742779">
        <w:lastRenderedPageBreak/>
        <w:t>professional liability insurance policy covers errors and omissions up to $100 million but excludes coverage for intentional acts and fraudulent concealment.</w:t>
      </w:r>
    </w:p>
    <w:p w14:paraId="17B98F39" w14:textId="77777777" w:rsidR="0033544D" w:rsidRPr="00742779" w:rsidRDefault="00742779" w:rsidP="000E54B1">
      <w:del w:id="7456" w:author="Seth Oranburg" w:date="2026-03-07T09:50:00Z" w16du:dateUtc="2026-03-07T14:50:00Z">
        <w:r w:rsidRPr="00742779">
          <w:rPr>
            <w:rFonts w:ascii="ZWAdobeF" w:hAnsi="ZWAdobeF" w:cs="ZWAdobeF"/>
            <w:sz w:val="2"/>
            <w:szCs w:val="2"/>
          </w:rPr>
          <w:delText>3204B</w:delText>
        </w:r>
        <w:r w:rsidR="0033544D" w:rsidRPr="00742779">
          <w:delText>Sammy</w:delText>
        </w:r>
      </w:del>
      <w:ins w:id="7457" w:author="Seth Oranburg" w:date="2026-03-07T09:50:00Z" w16du:dateUtc="2026-03-07T14:50:00Z">
        <w:r w:rsidR="0033544D" w:rsidRPr="00742779">
          <w:t>Sammy</w:t>
        </w:r>
      </w:ins>
      <w:r w:rsidR="0033544D" w:rsidRPr="00742779">
        <w:t xml:space="preserve"> prepares a balance sheet analysis for the emergency board meeting scheduled for 9:00 AM that morning. As of March 2, 2026, ConstructEdge held assets of $200 million in cash and marketable securities, $3 billion in intellectual property (reflecting Architect AI</w:t>
      </w:r>
      <w:r w:rsidR="009F60D1" w:rsidRPr="00742779">
        <w:t>’</w:t>
      </w:r>
      <w:r w:rsidR="0033544D" w:rsidRPr="00742779">
        <w:t>s pre-crisis valuation), and $80 million in fixed assets and other property, for total assets of $3.28 billion. Liabilities consisted of $45 million in trade payables and accrued expenses and $30 million in deferred revenue. Shareholders</w:t>
      </w:r>
      <w:r w:rsidR="009F60D1" w:rsidRPr="00742779">
        <w:t>’</w:t>
      </w:r>
      <w:r w:rsidR="0033544D" w:rsidRPr="00742779">
        <w:t xml:space="preserve"> equity stood at $3.205 billion.</w:t>
      </w:r>
    </w:p>
    <w:p w14:paraId="44B83514" w14:textId="77777777" w:rsidR="0033544D" w:rsidRPr="00742779" w:rsidRDefault="00742779" w:rsidP="000E54B1">
      <w:del w:id="7458" w:author="Seth Oranburg" w:date="2026-03-07T09:50:00Z" w16du:dateUtc="2026-03-07T14:50:00Z">
        <w:r w:rsidRPr="00742779">
          <w:rPr>
            <w:rFonts w:ascii="ZWAdobeF" w:hAnsi="ZWAdobeF" w:cs="ZWAdobeF"/>
            <w:sz w:val="2"/>
            <w:szCs w:val="2"/>
          </w:rPr>
          <w:delText>3205B</w:delText>
        </w:r>
        <w:r w:rsidR="0033544D" w:rsidRPr="00742779">
          <w:delText>Adding</w:delText>
        </w:r>
      </w:del>
      <w:ins w:id="7459" w:author="Seth Oranburg" w:date="2026-03-07T09:50:00Z" w16du:dateUtc="2026-03-07T14:50:00Z">
        <w:r w:rsidR="0033544D" w:rsidRPr="00742779">
          <w:t>Adding</w:t>
        </w:r>
      </w:ins>
      <w:r w:rsidR="0033544D" w:rsidRPr="00742779">
        <w:t xml:space="preserve"> the $450 million contingent liability for Dubai remediation changes the picture. Total liabilities rise to $525 million. Shareholders</w:t>
      </w:r>
      <w:r w:rsidR="009F60D1" w:rsidRPr="00742779">
        <w:t>’</w:t>
      </w:r>
      <w:r w:rsidR="0033544D" w:rsidRPr="00742779">
        <w:t xml:space="preserve"> equity falls to $2.755 billion, assuming the $3 billion IP valuation holds. But Goldman Sachs provides a different analysis at 7:30 AM. If the defect becomes public, potential customers will demand exhaustive third-party validation before trusting Architect for future projects. The AI</w:t>
      </w:r>
      <w:r w:rsidR="009F60D1" w:rsidRPr="00742779">
        <w:t>’</w:t>
      </w:r>
      <w:r w:rsidR="0033544D" w:rsidRPr="00742779">
        <w:t>s competitive advantage—speed to market—disappears if every design requires manual verification. Goldman estimates that Architect</w:t>
      </w:r>
      <w:r w:rsidR="009F60D1" w:rsidRPr="00742779">
        <w:t>’</w:t>
      </w:r>
      <w:r w:rsidR="0033544D" w:rsidRPr="00742779">
        <w:t>s fair market value will fall to approximately $400 million once the market learns of the defect. The company</w:t>
      </w:r>
      <w:r w:rsidR="009F60D1" w:rsidRPr="00742779">
        <w:t>’</w:t>
      </w:r>
      <w:r w:rsidR="0033544D" w:rsidRPr="00742779">
        <w:t>s enterprise value will drop to approximately $680 million, less than the $900 million that investors contributed in previous financing rounds.</w:t>
      </w:r>
    </w:p>
    <w:p w14:paraId="69D92305" w14:textId="77777777" w:rsidR="0033544D" w:rsidRPr="00742779" w:rsidRDefault="00742779" w:rsidP="000E54B1">
      <w:del w:id="7460" w:author="Seth Oranburg" w:date="2026-03-07T09:50:00Z" w16du:dateUtc="2026-03-07T14:50:00Z">
        <w:r w:rsidRPr="00742779">
          <w:rPr>
            <w:rFonts w:ascii="ZWAdobeF" w:hAnsi="ZWAdobeF" w:cs="ZWAdobeF"/>
            <w:sz w:val="2"/>
            <w:szCs w:val="2"/>
          </w:rPr>
          <w:delText>3206B</w:delText>
        </w:r>
        <w:r w:rsidR="0033544D" w:rsidRPr="00742779">
          <w:delText>The</w:delText>
        </w:r>
      </w:del>
      <w:ins w:id="7461" w:author="Seth Oranburg" w:date="2026-03-07T09:50:00Z" w16du:dateUtc="2026-03-07T14:50:00Z">
        <w:r w:rsidR="0033544D" w:rsidRPr="00742779">
          <w:t>The</w:t>
        </w:r>
      </w:ins>
      <w:r w:rsidR="0033544D" w:rsidRPr="00742779">
        <w:t xml:space="preserve"> company becomes insolvent the moment this information reaches the public.</w:t>
      </w:r>
    </w:p>
    <w:p w14:paraId="4A216017" w14:textId="77777777" w:rsidR="0033544D" w:rsidRPr="00742779" w:rsidRDefault="0033544D" w:rsidP="000E54B1">
      <w:pPr>
        <w:pStyle w:val="Heading3"/>
        <w:rPr>
          <w:rFonts w:eastAsia="Times New Roman"/>
        </w:rPr>
      </w:pPr>
      <w:r w:rsidRPr="00742779">
        <w:rPr>
          <w:rFonts w:eastAsia="Times New Roman"/>
        </w:rPr>
        <w:t>The Whistleblower</w:t>
      </w:r>
    </w:p>
    <w:p w14:paraId="7D70340F" w14:textId="77777777" w:rsidR="0033544D" w:rsidRPr="00742779" w:rsidRDefault="00742779" w:rsidP="000E54B1">
      <w:del w:id="7462" w:author="Seth Oranburg" w:date="2026-03-07T09:50:00Z" w16du:dateUtc="2026-03-07T14:50:00Z">
        <w:r w:rsidRPr="00742779">
          <w:rPr>
            <w:rFonts w:ascii="ZWAdobeF" w:hAnsi="ZWAdobeF" w:cs="ZWAdobeF"/>
            <w:sz w:val="2"/>
            <w:szCs w:val="2"/>
          </w:rPr>
          <w:delText>3207B</w:delText>
        </w:r>
        <w:r w:rsidR="0033544D" w:rsidRPr="00742779">
          <w:delText>At</w:delText>
        </w:r>
      </w:del>
      <w:ins w:id="7463" w:author="Seth Oranburg" w:date="2026-03-07T09:50:00Z" w16du:dateUtc="2026-03-07T14:50:00Z">
        <w:r w:rsidR="0033544D" w:rsidRPr="00742779">
          <w:t>At</w:t>
        </w:r>
      </w:ins>
      <w:r w:rsidR="0033544D" w:rsidRPr="00742779">
        <w:t xml:space="preserve"> 8:15 AM, Zeeva receives an encrypted email from an anonymous sender using a ConstructEdge company email address. The message states: </w:t>
      </w:r>
      <w:r w:rsidR="009F60D1" w:rsidRPr="00742779">
        <w:t>“</w:t>
      </w:r>
      <w:r w:rsidR="0033544D" w:rsidRPr="00742779">
        <w:t xml:space="preserve">The board has 48 hours to report the Architect defect to DDC and to Dubai regulatory authorities. If the board does not comply, the technical analysis will be sent to </w:t>
      </w:r>
      <w:r w:rsidR="0033544D" w:rsidRPr="00742779">
        <w:rPr>
          <w:rStyle w:val="Emphasis"/>
        </w:rPr>
        <w:t>The Wall Street Journal</w:t>
      </w:r>
      <w:r w:rsidR="0033544D" w:rsidRPr="00742779">
        <w:t xml:space="preserve">, </w:t>
      </w:r>
      <w:r w:rsidR="0033544D" w:rsidRPr="00742779">
        <w:rPr>
          <w:rStyle w:val="Emphasis"/>
        </w:rPr>
        <w:t>Bloomberg</w:t>
      </w:r>
      <w:r w:rsidR="0033544D" w:rsidRPr="00742779">
        <w:t>, and the SEC. The clock started at 2:14 AM on March 3.</w:t>
      </w:r>
      <w:r w:rsidR="009F60D1" w:rsidRPr="00742779">
        <w:t>”</w:t>
      </w:r>
    </w:p>
    <w:p w14:paraId="548A1E41" w14:textId="77777777" w:rsidR="0033544D" w:rsidRPr="00742779" w:rsidRDefault="00742779" w:rsidP="000E54B1">
      <w:del w:id="7464" w:author="Seth Oranburg" w:date="2026-03-07T09:50:00Z" w16du:dateUtc="2026-03-07T14:50:00Z">
        <w:r w:rsidRPr="00742779">
          <w:rPr>
            <w:rFonts w:ascii="ZWAdobeF" w:hAnsi="ZWAdobeF" w:cs="ZWAdobeF"/>
            <w:sz w:val="2"/>
            <w:szCs w:val="2"/>
          </w:rPr>
          <w:delText>3208B</w:delText>
        </w:r>
        <w:r w:rsidR="0033544D" w:rsidRPr="00742779">
          <w:delText>The</w:delText>
        </w:r>
      </w:del>
      <w:ins w:id="7465" w:author="Seth Oranburg" w:date="2026-03-07T09:50:00Z" w16du:dateUtc="2026-03-07T14:50:00Z">
        <w:r w:rsidR="0033544D" w:rsidRPr="00742779">
          <w:t>The</w:t>
        </w:r>
      </w:ins>
      <w:r w:rsidR="0033544D" w:rsidRPr="00742779">
        <w:t xml:space="preserve"> email includes the full validation report that Sammy generated overnight, proving that the sender has access to ConstructEdge</w:t>
      </w:r>
      <w:r w:rsidR="009F60D1" w:rsidRPr="00742779">
        <w:t>’</w:t>
      </w:r>
      <w:r w:rsidR="0033544D" w:rsidRPr="00742779">
        <w:t>s internal systems and knows exactly what the board is about to discuss.</w:t>
      </w:r>
    </w:p>
    <w:p w14:paraId="51B798BA" w14:textId="77777777" w:rsidR="0033544D" w:rsidRPr="00742779" w:rsidRDefault="00742779" w:rsidP="000E54B1">
      <w:del w:id="7466" w:author="Seth Oranburg" w:date="2026-03-07T09:50:00Z" w16du:dateUtc="2026-03-07T14:50:00Z">
        <w:r w:rsidRPr="00742779">
          <w:rPr>
            <w:rFonts w:ascii="ZWAdobeF" w:hAnsi="ZWAdobeF" w:cs="ZWAdobeF"/>
            <w:sz w:val="2"/>
            <w:szCs w:val="2"/>
          </w:rPr>
          <w:delText>3209B</w:delText>
        </w:r>
        <w:r w:rsidR="0033544D" w:rsidRPr="00742779">
          <w:delText>Zeeva</w:delText>
        </w:r>
      </w:del>
      <w:ins w:id="7467" w:author="Seth Oranburg" w:date="2026-03-07T09:50:00Z" w16du:dateUtc="2026-03-07T14:50:00Z">
        <w:r w:rsidR="0033544D" w:rsidRPr="00742779">
          <w:t>Zeeva</w:t>
        </w:r>
      </w:ins>
      <w:r w:rsidR="0033544D" w:rsidRPr="00742779">
        <w:t xml:space="preserve"> convenes an emergency board meeting for 10:00 AM, giving directors approximately 90 minutes to review the materials Sammy prepared.</w:t>
      </w:r>
    </w:p>
    <w:p w14:paraId="0B6AEDBE" w14:textId="77777777" w:rsidR="0033544D" w:rsidRPr="00742779" w:rsidRDefault="0033544D" w:rsidP="000E54B1">
      <w:pPr>
        <w:pStyle w:val="Heading3"/>
        <w:rPr>
          <w:rFonts w:eastAsia="Times New Roman"/>
        </w:rPr>
      </w:pPr>
      <w:r w:rsidRPr="00742779">
        <w:rPr>
          <w:rFonts w:eastAsia="Times New Roman"/>
        </w:rPr>
        <w:lastRenderedPageBreak/>
        <w:t>The Options</w:t>
      </w:r>
    </w:p>
    <w:p w14:paraId="202F4128" w14:textId="77777777" w:rsidR="0033544D" w:rsidRPr="00742779" w:rsidRDefault="00742779" w:rsidP="000E54B1">
      <w:del w:id="7468" w:author="Seth Oranburg" w:date="2026-03-07T09:50:00Z" w16du:dateUtc="2026-03-07T14:50:00Z">
        <w:r w:rsidRPr="00742779">
          <w:rPr>
            <w:rFonts w:ascii="ZWAdobeF" w:hAnsi="ZWAdobeF" w:cs="ZWAdobeF"/>
            <w:sz w:val="2"/>
            <w:szCs w:val="2"/>
          </w:rPr>
          <w:delText>3210B</w:delText>
        </w:r>
        <w:r w:rsidR="0033544D" w:rsidRPr="00742779">
          <w:delText>Between</w:delText>
        </w:r>
      </w:del>
      <w:ins w:id="7469" w:author="Seth Oranburg" w:date="2026-03-07T09:50:00Z" w16du:dateUtc="2026-03-07T14:50:00Z">
        <w:r w:rsidR="0033544D" w:rsidRPr="00742779">
          <w:t>Between</w:t>
        </w:r>
      </w:ins>
      <w:r w:rsidR="0033544D" w:rsidRPr="00742779">
        <w:t xml:space="preserve"> 8:30 AM and 9:45 AM, Zeeva receives two inbound calls from parties who have learned through back channels that ConstructEdge is facing a crisis.</w:t>
      </w:r>
    </w:p>
    <w:p w14:paraId="4FE358AC" w14:textId="77777777" w:rsidR="0033544D" w:rsidRPr="00742779" w:rsidRDefault="00742779" w:rsidP="000E54B1">
      <w:del w:id="7470" w:author="Seth Oranburg" w:date="2026-03-07T09:50:00Z" w16du:dateUtc="2026-03-07T14:50:00Z">
        <w:r w:rsidRPr="00742779">
          <w:rPr>
            <w:rFonts w:ascii="ZWAdobeF" w:hAnsi="ZWAdobeF" w:cs="ZWAdobeF"/>
            <w:sz w:val="2"/>
            <w:szCs w:val="2"/>
          </w:rPr>
          <w:delText>3211B</w:delText>
        </w:r>
        <w:r w:rsidR="0033544D" w:rsidRPr="00742779">
          <w:delText>The</w:delText>
        </w:r>
      </w:del>
      <w:ins w:id="7471" w:author="Seth Oranburg" w:date="2026-03-07T09:50:00Z" w16du:dateUtc="2026-03-07T14:50:00Z">
        <w:r w:rsidR="0033544D" w:rsidRPr="00742779">
          <w:t>The</w:t>
        </w:r>
      </w:ins>
      <w:r w:rsidR="0033544D" w:rsidRPr="00742779">
        <w:t xml:space="preserve"> first call comes from OmniCorp, a legacy industrial conglomerate with $45 billion in annual revenue that provides construction services, engineering consulting, and project management for large-scale infrastructure projects worldwide. OmniCorp has been tracking ConstructEdge for two years as a potential acquisition target. Marcus forwarded the balance sheet analysis to OmniCorp</w:t>
      </w:r>
      <w:r w:rsidR="009F60D1" w:rsidRPr="00742779">
        <w:t>’</w:t>
      </w:r>
      <w:r w:rsidR="0033544D" w:rsidRPr="00742779">
        <w:t>s M&amp;A team at 7:00 AM, before the board meeting. By 8:30 AM, OmniCorp had made a decision.</w:t>
      </w:r>
    </w:p>
    <w:p w14:paraId="5FCDA0B7" w14:textId="77777777" w:rsidR="0033544D" w:rsidRPr="00742779" w:rsidRDefault="00742779" w:rsidP="000E54B1">
      <w:del w:id="7472" w:author="Seth Oranburg" w:date="2026-03-07T09:50:00Z" w16du:dateUtc="2026-03-07T14:50:00Z">
        <w:r w:rsidRPr="00742779">
          <w:rPr>
            <w:rFonts w:ascii="ZWAdobeF" w:hAnsi="ZWAdobeF" w:cs="ZWAdobeF"/>
            <w:sz w:val="2"/>
            <w:szCs w:val="2"/>
          </w:rPr>
          <w:delText>3212B</w:delText>
        </w:r>
        <w:r w:rsidR="0033544D" w:rsidRPr="00742779">
          <w:delText>OmniCorp</w:delText>
        </w:r>
      </w:del>
      <w:ins w:id="7473" w:author="Seth Oranburg" w:date="2026-03-07T09:50:00Z" w16du:dateUtc="2026-03-07T14:50:00Z">
        <w:r w:rsidR="0033544D" w:rsidRPr="00742779">
          <w:t>OmniCorp</w:t>
        </w:r>
      </w:ins>
      <w:r w:rsidR="0033544D" w:rsidRPr="00742779">
        <w:t xml:space="preserve"> offers to acquire 100% of ConstructEdge</w:t>
      </w:r>
      <w:r w:rsidR="009F60D1" w:rsidRPr="00742779">
        <w:t>’</w:t>
      </w:r>
      <w:r w:rsidR="0033544D" w:rsidRPr="00742779">
        <w:t>s outstanding stock for $1.2 billion in cash. OmniCorp will assume all liabilities, including the $450 million Dubai remediation cost. But OmniCorp will immediately sunset the Architect AI platform to eliminate future liability exposure, terminate the engineering team including Sammy within 90 days, and absorb the patents and trade secrets without further development of AI-based structural design tools.</w:t>
      </w:r>
    </w:p>
    <w:p w14:paraId="6E9B6B56" w14:textId="77777777" w:rsidR="0033544D" w:rsidRPr="00742779" w:rsidRDefault="00742779" w:rsidP="000E54B1">
      <w:del w:id="7474" w:author="Seth Oranburg" w:date="2026-03-07T09:50:00Z" w16du:dateUtc="2026-03-07T14:50:00Z">
        <w:r w:rsidRPr="00742779">
          <w:rPr>
            <w:rFonts w:ascii="ZWAdobeF" w:hAnsi="ZWAdobeF" w:cs="ZWAdobeF"/>
            <w:sz w:val="2"/>
            <w:szCs w:val="2"/>
          </w:rPr>
          <w:delText>3213B</w:delText>
        </w:r>
        <w:r w:rsidR="0033544D" w:rsidRPr="00742779">
          <w:delText>The</w:delText>
        </w:r>
      </w:del>
      <w:ins w:id="7475" w:author="Seth Oranburg" w:date="2026-03-07T09:50:00Z" w16du:dateUtc="2026-03-07T14:50:00Z">
        <w:r w:rsidR="0033544D" w:rsidRPr="00742779">
          <w:t>The</w:t>
        </w:r>
      </w:ins>
      <w:r w:rsidR="0033544D" w:rsidRPr="00742779">
        <w:t xml:space="preserve"> math is straightforward. Total consideration of $1.2 billion, minus $520 million in liquidation preferences and accumulated dividends owed to preferred stockholders, leaves $680 million available for common stockholders. Zeeva</w:t>
      </w:r>
      <w:r w:rsidR="009F60D1" w:rsidRPr="00742779">
        <w:t>’</w:t>
      </w:r>
      <w:r w:rsidR="0033544D" w:rsidRPr="00742779">
        <w:t>s 19% common stock stake yields $129 million. Sammy</w:t>
      </w:r>
      <w:r w:rsidR="009F60D1" w:rsidRPr="00742779">
        <w:t>’</w:t>
      </w:r>
      <w:r w:rsidR="0033544D" w:rsidRPr="00742779">
        <w:t>s 23% stake yields $156 million. Employee option holders with vested shares receive approximately $95 million collectively. The Dubai tower gets fixed. No one dies. But Architect is deleted, and the mission dies with it.</w:t>
      </w:r>
    </w:p>
    <w:p w14:paraId="5B71C0CB" w14:textId="77777777" w:rsidR="0033544D" w:rsidRPr="00742779" w:rsidRDefault="00742779" w:rsidP="000E54B1">
      <w:del w:id="7476" w:author="Seth Oranburg" w:date="2026-03-07T09:50:00Z" w16du:dateUtc="2026-03-07T14:50:00Z">
        <w:r w:rsidRPr="00742779">
          <w:rPr>
            <w:rFonts w:ascii="ZWAdobeF" w:hAnsi="ZWAdobeF" w:cs="ZWAdobeF"/>
            <w:sz w:val="2"/>
            <w:szCs w:val="2"/>
          </w:rPr>
          <w:delText>3214B</w:delText>
        </w:r>
        <w:r w:rsidR="0033544D" w:rsidRPr="00742779">
          <w:delText>The</w:delText>
        </w:r>
      </w:del>
      <w:ins w:id="7477" w:author="Seth Oranburg" w:date="2026-03-07T09:50:00Z" w16du:dateUtc="2026-03-07T14:50:00Z">
        <w:r w:rsidR="0033544D" w:rsidRPr="00742779">
          <w:t>The</w:t>
        </w:r>
      </w:ins>
      <w:r w:rsidR="0033544D" w:rsidRPr="00742779">
        <w:t xml:space="preserve"> second call comes from Adrian Koh, CEO of A.I. Architects, a rival firm that builds AI-powered design tools for civil engineering. A.I. Architects raised $800 million in venture funding in 2025 and has been seeking a strategic partner to accelerate product development. Adrian heard about the Dubai incident through industry contacts and called Zeeva with a proposal.</w:t>
      </w:r>
    </w:p>
    <w:p w14:paraId="35FE2402" w14:textId="77777777" w:rsidR="0033544D" w:rsidRPr="00742779" w:rsidRDefault="00742779" w:rsidP="000E54B1">
      <w:del w:id="7478" w:author="Seth Oranburg" w:date="2026-03-07T09:50:00Z" w16du:dateUtc="2026-03-07T14:50:00Z">
        <w:r w:rsidRPr="00742779">
          <w:rPr>
            <w:rFonts w:ascii="ZWAdobeF" w:hAnsi="ZWAdobeF" w:cs="ZWAdobeF"/>
            <w:sz w:val="2"/>
            <w:szCs w:val="2"/>
          </w:rPr>
          <w:delText>3215B</w:delText>
        </w:r>
        <w:r w:rsidR="0033544D" w:rsidRPr="00742779">
          <w:delText>A</w:delText>
        </w:r>
      </w:del>
      <w:ins w:id="7479" w:author="Seth Oranburg" w:date="2026-03-07T09:50:00Z" w16du:dateUtc="2026-03-07T14:50:00Z">
        <w:r w:rsidR="0033544D" w:rsidRPr="00742779">
          <w:t>A</w:t>
        </w:r>
      </w:ins>
      <w:r w:rsidR="0033544D" w:rsidRPr="00742779">
        <w:t xml:space="preserve">.I. Architects offers a strategic merger structured as a divisional spin-off followed by a reverse triangular merger. ConstructEdge would execute a divisional spin-off, creating two new entities. </w:t>
      </w:r>
      <w:r w:rsidR="009F60D1" w:rsidRPr="00742779">
        <w:t>“</w:t>
      </w:r>
      <w:r w:rsidR="0033544D" w:rsidRPr="00742779">
        <w:t>GoodCo</w:t>
      </w:r>
      <w:r w:rsidR="009F60D1" w:rsidRPr="00742779">
        <w:t>”</w:t>
      </w:r>
      <w:r w:rsidR="0033544D" w:rsidRPr="00742779">
        <w:t xml:space="preserve"> would receive the Architect IP, the $200 million in cash, the engineering team, and all ongoing contracts except Dubai. </w:t>
      </w:r>
      <w:r w:rsidR="009F60D1" w:rsidRPr="00742779">
        <w:t>“</w:t>
      </w:r>
      <w:r w:rsidR="0033544D" w:rsidRPr="00742779">
        <w:t>BadCo</w:t>
      </w:r>
      <w:r w:rsidR="009F60D1" w:rsidRPr="00742779">
        <w:t>”</w:t>
      </w:r>
      <w:r w:rsidR="0033544D" w:rsidRPr="00742779">
        <w:t xml:space="preserve"> would receive the Dubai contract, the $450 million remediation liability, and a $10 million promissory note from GoodCo. GoodCo would then merge with A.I. Architects in a stock-for-stock transaction, with ConstructEdge shareholders receiving 45% of the combined entity and </w:t>
      </w:r>
      <w:r w:rsidR="0033544D" w:rsidRPr="00742779">
        <w:lastRenderedPageBreak/>
        <w:t>A.I. Architects shareholders receiving 55%. Zeeva would become CEO of the combined company, which would be valued at $2.2 billion pre-merger. BadCo would file for Chapter 11 bankruptcy immediately after the spin-off, making DDC an unsecured creditor of an entity with $10 million in assets and $450 million in claims. Creditors would receive approximately two cents on the dollar.</w:t>
      </w:r>
    </w:p>
    <w:p w14:paraId="71B828A8" w14:textId="77777777" w:rsidR="0033544D" w:rsidRPr="00742779" w:rsidRDefault="00742779" w:rsidP="000E54B1">
      <w:del w:id="7480" w:author="Seth Oranburg" w:date="2026-03-07T09:50:00Z" w16du:dateUtc="2026-03-07T14:50:00Z">
        <w:r w:rsidRPr="00742779">
          <w:rPr>
            <w:rFonts w:ascii="ZWAdobeF" w:hAnsi="ZWAdobeF" w:cs="ZWAdobeF"/>
            <w:sz w:val="2"/>
            <w:szCs w:val="2"/>
          </w:rPr>
          <w:delText>3216B</w:delText>
        </w:r>
        <w:r w:rsidR="0033544D" w:rsidRPr="00742779">
          <w:delText>Under</w:delText>
        </w:r>
      </w:del>
      <w:ins w:id="7481" w:author="Seth Oranburg" w:date="2026-03-07T09:50:00Z" w16du:dateUtc="2026-03-07T14:50:00Z">
        <w:r w:rsidR="0033544D" w:rsidRPr="00742779">
          <w:t>Under</w:t>
        </w:r>
      </w:ins>
      <w:r w:rsidR="0033544D" w:rsidRPr="00742779">
        <w:t xml:space="preserve"> this structure, Zeeva</w:t>
      </w:r>
      <w:r w:rsidR="009F60D1" w:rsidRPr="00742779">
        <w:t>’</w:t>
      </w:r>
      <w:r w:rsidR="0033544D" w:rsidRPr="00742779">
        <w:t>s 19% stake in ConstructEdge converts to 8.5% of the combined entity, worth approximately $187 million based on the $2.2 billion valuation. Sammy</w:t>
      </w:r>
      <w:r w:rsidR="009F60D1" w:rsidRPr="00742779">
        <w:t>’</w:t>
      </w:r>
      <w:r w:rsidR="0033544D" w:rsidRPr="00742779">
        <w:t>s 23% stake converts to 10.4%, worth approximately $229 million. The Architect AI survives and evolves within the larger combined platform. The engineering team retains employment. The mission continues.</w:t>
      </w:r>
    </w:p>
    <w:p w14:paraId="40FC9D42" w14:textId="77777777" w:rsidR="0033544D" w:rsidRPr="00742779" w:rsidRDefault="00742779" w:rsidP="000E54B1">
      <w:del w:id="7482" w:author="Seth Oranburg" w:date="2026-03-07T09:50:00Z" w16du:dateUtc="2026-03-07T14:50:00Z">
        <w:r w:rsidRPr="00742779">
          <w:rPr>
            <w:rFonts w:ascii="ZWAdobeF" w:hAnsi="ZWAdobeF" w:cs="ZWAdobeF"/>
            <w:sz w:val="2"/>
            <w:szCs w:val="2"/>
          </w:rPr>
          <w:delText>3217B</w:delText>
        </w:r>
        <w:r w:rsidR="0033544D" w:rsidRPr="00742779">
          <w:delText>The</w:delText>
        </w:r>
      </w:del>
      <w:ins w:id="7483" w:author="Seth Oranburg" w:date="2026-03-07T09:50:00Z" w16du:dateUtc="2026-03-07T14:50:00Z">
        <w:r w:rsidR="0033544D" w:rsidRPr="00742779">
          <w:t>The</w:t>
        </w:r>
      </w:ins>
      <w:r w:rsidR="0033544D" w:rsidRPr="00742779">
        <w:t xml:space="preserve"> cost: DDC and the potential tort victims of a building collapse become unsecured creditors of an empty shell that will discharge their claims for pennies on the dollar through bankruptcy.</w:t>
      </w:r>
    </w:p>
    <w:p w14:paraId="3629B9EE" w14:textId="77777777" w:rsidR="0033544D" w:rsidRPr="00742779" w:rsidRDefault="00742779" w:rsidP="000E54B1">
      <w:del w:id="7484" w:author="Seth Oranburg" w:date="2026-03-07T09:50:00Z" w16du:dateUtc="2026-03-07T14:50:00Z">
        <w:r w:rsidRPr="00742779">
          <w:rPr>
            <w:rFonts w:ascii="ZWAdobeF" w:hAnsi="ZWAdobeF" w:cs="ZWAdobeF"/>
            <w:sz w:val="2"/>
            <w:szCs w:val="2"/>
          </w:rPr>
          <w:delText>3218B</w:delText>
        </w:r>
        <w:r w:rsidR="0033544D" w:rsidRPr="00742779">
          <w:delText>By</w:delText>
        </w:r>
      </w:del>
      <w:ins w:id="7485" w:author="Seth Oranburg" w:date="2026-03-07T09:50:00Z" w16du:dateUtc="2026-03-07T14:50:00Z">
        <w:r w:rsidR="0033544D" w:rsidRPr="00742779">
          <w:t>By</w:t>
        </w:r>
      </w:ins>
      <w:r w:rsidR="0033544D" w:rsidRPr="00742779">
        <w:t xml:space="preserve"> the time the board meeting convenes at 10:00 AM, 8 hours of the 48-hour deadline have elapsed. The board has 40 hours to decide.</w:t>
      </w:r>
    </w:p>
    <w:p w14:paraId="79CEA7D7" w14:textId="77777777" w:rsidR="0033544D" w:rsidRPr="00742779" w:rsidRDefault="0033544D" w:rsidP="000E54B1">
      <w:pPr>
        <w:pStyle w:val="Heading2"/>
        <w:rPr>
          <w:rFonts w:eastAsia="Times New Roman"/>
        </w:rPr>
      </w:pPr>
      <w:r w:rsidRPr="00742779">
        <w:rPr>
          <w:rFonts w:eastAsia="Times New Roman"/>
        </w:rPr>
        <w:t>The Boardroom Battle</w:t>
      </w:r>
    </w:p>
    <w:p w14:paraId="0809CEC8" w14:textId="77777777" w:rsidR="0033544D" w:rsidRPr="00742779" w:rsidRDefault="00742779" w:rsidP="000E54B1">
      <w:del w:id="7486" w:author="Seth Oranburg" w:date="2026-03-07T09:50:00Z" w16du:dateUtc="2026-03-07T14:50:00Z">
        <w:r w:rsidRPr="00742779">
          <w:rPr>
            <w:rFonts w:ascii="ZWAdobeF" w:hAnsi="ZWAdobeF" w:cs="ZWAdobeF"/>
            <w:sz w:val="2"/>
            <w:szCs w:val="2"/>
          </w:rPr>
          <w:delText>3219B</w:delText>
        </w:r>
        <w:r w:rsidR="0033544D" w:rsidRPr="00742779">
          <w:delText>The</w:delText>
        </w:r>
      </w:del>
      <w:ins w:id="7487" w:author="Seth Oranburg" w:date="2026-03-07T09:50:00Z" w16du:dateUtc="2026-03-07T14:50:00Z">
        <w:r w:rsidR="0033544D" w:rsidRPr="00742779">
          <w:t>The</w:t>
        </w:r>
      </w:ins>
      <w:r w:rsidR="0033544D" w:rsidRPr="00742779">
        <w:t xml:space="preserve"> seven directors assemble in the conference room. Rachel has prepared a memorandum analyzing the legal issues. The memorandum identifies four fundamental problems that the board must address simultaneously, each corresponding to one of the structural problems that organize the entire course.</w:t>
      </w:r>
    </w:p>
    <w:p w14:paraId="7B4E82E1" w14:textId="77777777" w:rsidR="0033544D" w:rsidRPr="00742779" w:rsidRDefault="0033544D" w:rsidP="000E54B1">
      <w:pPr>
        <w:pStyle w:val="Heading3"/>
        <w:rPr>
          <w:rFonts w:eastAsia="Times New Roman"/>
        </w:rPr>
      </w:pPr>
      <w:r w:rsidRPr="00742779">
        <w:rPr>
          <w:rFonts w:eastAsia="Times New Roman"/>
        </w:rPr>
        <w:t>Governance: What Standard of Review?</w:t>
      </w:r>
    </w:p>
    <w:p w14:paraId="0DFFE2BC" w14:textId="77777777" w:rsidR="0033544D" w:rsidRPr="00742779" w:rsidRDefault="00742779" w:rsidP="000E54B1">
      <w:pPr>
        <w:pPrChange w:id="7488" w:author="Seth Oranburg" w:date="2026-03-07T09:50:00Z" w16du:dateUtc="2026-03-07T14:50:00Z">
          <w:pPr>
            <w:pStyle w:val="NormalWeb"/>
          </w:pPr>
        </w:pPrChange>
      </w:pPr>
      <w:del w:id="7489" w:author="Seth Oranburg" w:date="2026-03-07T09:50:00Z" w16du:dateUtc="2026-03-07T14:50:00Z">
        <w:r w:rsidRPr="00742779">
          <w:rPr>
            <w:rFonts w:ascii="ZWAdobeF" w:hAnsi="ZWAdobeF" w:cs="ZWAdobeF"/>
            <w:sz w:val="2"/>
            <w:szCs w:val="2"/>
          </w:rPr>
          <w:delText>3220B</w:delText>
        </w:r>
        <w:r w:rsidR="0033544D" w:rsidRPr="00742779">
          <w:delText>Marcus</w:delText>
        </w:r>
      </w:del>
      <w:ins w:id="7490" w:author="Seth Oranburg" w:date="2026-03-07T09:50:00Z" w16du:dateUtc="2026-03-07T14:50:00Z">
        <w:r w:rsidR="0033544D" w:rsidRPr="00742779">
          <w:t>Marcus</w:t>
        </w:r>
      </w:ins>
      <w:r w:rsidR="0033544D" w:rsidRPr="00742779">
        <w:t xml:space="preserve"> speaks first. His argument is that the company faces a </w:t>
      </w:r>
      <w:r w:rsidR="0033544D" w:rsidRPr="00742779">
        <w:rPr>
          <w:rStyle w:val="Emphasis"/>
        </w:rPr>
        <w:t>Revlon</w:t>
      </w:r>
      <w:r w:rsidR="0033544D" w:rsidRPr="00742779">
        <w:t xml:space="preserve"> situation in which the board</w:t>
      </w:r>
      <w:r w:rsidR="009F60D1" w:rsidRPr="00742779">
        <w:t>’</w:t>
      </w:r>
      <w:r w:rsidR="0033544D" w:rsidRPr="00742779">
        <w:t>s duty is to maximize immediate cash value for shareholders. ConstructEdge is balance-sheet insolvent the moment the news becomes public. The company</w:t>
      </w:r>
      <w:r w:rsidR="009F60D1" w:rsidRPr="00742779">
        <w:t>’</w:t>
      </w:r>
      <w:r w:rsidR="0033544D" w:rsidRPr="00742779">
        <w:t>s liabilities including the $450 million Dubai obligation will exceed its assets once Architect</w:t>
      </w:r>
      <w:r w:rsidR="009F60D1" w:rsidRPr="00742779">
        <w:t>’</w:t>
      </w:r>
      <w:r w:rsidR="0033544D" w:rsidRPr="00742779">
        <w:t xml:space="preserve">s value crashes from $3 billion to $400 million. Under </w:t>
      </w:r>
      <w:r w:rsidR="0033544D" w:rsidRPr="00742779">
        <w:rPr>
          <w:rStyle w:val="Emphasis"/>
        </w:rPr>
        <w:t>Revlon</w:t>
      </w:r>
      <w:r w:rsidR="0033544D" w:rsidRPr="00742779">
        <w:t xml:space="preserve"> duties, when a company is for sale or is breaking up, the board must act as auctioneers charged with getting the highest price reasonably available. OmniCorp</w:t>
      </w:r>
      <w:r w:rsidR="009F60D1" w:rsidRPr="00742779">
        <w:t>’</w:t>
      </w:r>
      <w:r w:rsidR="0033544D" w:rsidRPr="00742779">
        <w:t>s $1.2 billion all-cash offer is the only offer on the table that provides certain value and eliminates the liability exposure. The board</w:t>
      </w:r>
      <w:r w:rsidR="009F60D1" w:rsidRPr="00742779">
        <w:t>’</w:t>
      </w:r>
      <w:r w:rsidR="0033544D" w:rsidRPr="00742779">
        <w:t>s duty is to accept it.</w:t>
      </w:r>
      <w:r w:rsidR="0033544D">
        <w:fldChar w:fldCharType="begin"/>
      </w:r>
      <w:r w:rsidR="0033544D">
        <w:instrText>HYPERLINK \l "fn224-11647" \o "Jump to citation"</w:instrText>
      </w:r>
      <w:r w:rsidR="0033544D">
        <w:fldChar w:fldCharType="separate"/>
      </w:r>
      <w:r w:rsidR="0033544D" w:rsidRPr="00742779">
        <w:rPr>
          <w:rStyle w:val="Hyperlink"/>
          <w:color w:val="auto"/>
          <w:u w:val="none"/>
        </w:rPr>
        <w:t>[224</w:t>
      </w:r>
      <w:r w:rsidR="00EE2871" w:rsidRPr="00742779">
        <w:rPr>
          <w:rStyle w:val="Hyperlink"/>
          <w:color w:val="auto"/>
          <w:u w:val="none"/>
        </w:rPr>
        <w:t>]</w:t>
      </w:r>
      <w:r w:rsidR="0033544D">
        <w:fldChar w:fldCharType="end"/>
      </w:r>
    </w:p>
    <w:p w14:paraId="2CA9F67A" w14:textId="77777777" w:rsidR="0033544D" w:rsidRPr="00742779" w:rsidRDefault="00742779" w:rsidP="000E54B1">
      <w:pPr>
        <w:pPrChange w:id="7491" w:author="Seth Oranburg" w:date="2026-03-07T09:50:00Z" w16du:dateUtc="2026-03-07T14:50:00Z">
          <w:pPr>
            <w:pStyle w:val="NormalWeb"/>
          </w:pPr>
        </w:pPrChange>
      </w:pPr>
      <w:del w:id="7492" w:author="Seth Oranburg" w:date="2026-03-07T09:50:00Z" w16du:dateUtc="2026-03-07T14:50:00Z">
        <w:r w:rsidRPr="00742779">
          <w:rPr>
            <w:rFonts w:ascii="ZWAdobeF" w:hAnsi="ZWAdobeF" w:cs="ZWAdobeF"/>
            <w:sz w:val="2"/>
            <w:szCs w:val="2"/>
          </w:rPr>
          <w:lastRenderedPageBreak/>
          <w:delText>3221B</w:delText>
        </w:r>
        <w:r w:rsidR="0033544D" w:rsidRPr="00742779">
          <w:delText>Zeeva</w:delText>
        </w:r>
      </w:del>
      <w:ins w:id="7493" w:author="Seth Oranburg" w:date="2026-03-07T09:50:00Z" w16du:dateUtc="2026-03-07T14:50:00Z">
        <w:r w:rsidR="0033544D" w:rsidRPr="00742779">
          <w:t>Zeeva</w:t>
        </w:r>
      </w:ins>
      <w:r w:rsidR="0033544D" w:rsidRPr="00742779">
        <w:t xml:space="preserve"> counters that the company is not yet insolvent and that Marcus</w:t>
      </w:r>
      <w:r w:rsidR="009F60D1" w:rsidRPr="00742779">
        <w:t>’</w:t>
      </w:r>
      <w:r w:rsidR="0033544D" w:rsidRPr="00742779">
        <w:t>s analysis reflects panic rather than sober business judgment. The $3 billion IP valuation was established in ConstructEdge</w:t>
      </w:r>
      <w:r w:rsidR="009F60D1" w:rsidRPr="00742779">
        <w:t>’</w:t>
      </w:r>
      <w:r w:rsidR="0033544D" w:rsidRPr="00742779">
        <w:t>s most recent financing round only six months ago, based on extensive diligence by sophisticated investors. Architect</w:t>
      </w:r>
      <w:r w:rsidR="009F60D1" w:rsidRPr="00742779">
        <w:t>’</w:t>
      </w:r>
      <w:r w:rsidR="0033544D" w:rsidRPr="00742779">
        <w:t xml:space="preserve">s defect affects fewer than 0.5% of designs and can be corrected through additional validation protocols. The company remains solvent under both the balance sheet test and the cash flow test until it actually defaults on an obligation. Until ConstructEdge misses a payment or fails to meet its obligations as they come due, the company is merely in the </w:t>
      </w:r>
      <w:r w:rsidR="009F60D1" w:rsidRPr="00742779">
        <w:t>“</w:t>
      </w:r>
      <w:r w:rsidR="0033544D" w:rsidRPr="00742779">
        <w:t>zone of insolvency,</w:t>
      </w:r>
      <w:r w:rsidR="009F60D1" w:rsidRPr="00742779">
        <w:t>”</w:t>
      </w:r>
      <w:r w:rsidR="0033544D" w:rsidRPr="00742779">
        <w:t xml:space="preserve"> not actually insolvent. Under </w:t>
      </w:r>
      <w:r w:rsidR="0033544D" w:rsidRPr="00742779">
        <w:rPr>
          <w:rStyle w:val="Emphasis"/>
        </w:rPr>
        <w:t>Gheewalla</w:t>
      </w:r>
      <w:r w:rsidR="0033544D" w:rsidRPr="00742779">
        <w:t>, directors</w:t>
      </w:r>
      <w:r w:rsidR="009F60D1" w:rsidRPr="00742779">
        <w:t>’</w:t>
      </w:r>
      <w:r w:rsidR="0033544D" w:rsidRPr="00742779">
        <w:t xml:space="preserve"> duties continue to run to the corporation and its shareholders, not to creditors, until actual insolvency occurs.</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p>
    <w:p w14:paraId="0F61784C" w14:textId="77777777" w:rsidR="0033544D" w:rsidRPr="00742779" w:rsidRDefault="00742779" w:rsidP="000E54B1">
      <w:pPr>
        <w:pPrChange w:id="7494" w:author="Seth Oranburg" w:date="2026-03-07T09:50:00Z" w16du:dateUtc="2026-03-07T14:50:00Z">
          <w:pPr>
            <w:pStyle w:val="NormalWeb"/>
          </w:pPr>
        </w:pPrChange>
      </w:pPr>
      <w:del w:id="7495" w:author="Seth Oranburg" w:date="2026-03-07T09:50:00Z" w16du:dateUtc="2026-03-07T14:50:00Z">
        <w:r w:rsidRPr="00742779">
          <w:rPr>
            <w:rFonts w:ascii="ZWAdobeF" w:hAnsi="ZWAdobeF" w:cs="ZWAdobeF"/>
            <w:sz w:val="2"/>
            <w:szCs w:val="2"/>
          </w:rPr>
          <w:delText>3222B</w:delText>
        </w:r>
        <w:r w:rsidR="0033544D" w:rsidRPr="00742779">
          <w:delText>Zeeva</w:delText>
        </w:r>
      </w:del>
      <w:ins w:id="7496" w:author="Seth Oranburg" w:date="2026-03-07T09:50:00Z" w16du:dateUtc="2026-03-07T14:50:00Z">
        <w:r w:rsidR="0033544D" w:rsidRPr="00742779">
          <w:t>Zeeva</w:t>
        </w:r>
      </w:ins>
      <w:r w:rsidR="0033544D" w:rsidRPr="00742779">
        <w:t xml:space="preserve"> argues that OmniCorp</w:t>
      </w:r>
      <w:r w:rsidR="009F60D1" w:rsidRPr="00742779">
        <w:t>’</w:t>
      </w:r>
      <w:r w:rsidR="0033544D" w:rsidRPr="00742779">
        <w:t>s offer reflects a fire-sale price driven by ConstructEdge</w:t>
      </w:r>
      <w:r w:rsidR="009F60D1" w:rsidRPr="00742779">
        <w:t>’</w:t>
      </w:r>
      <w:r w:rsidR="0033544D" w:rsidRPr="00742779">
        <w:t xml:space="preserve">s distressed position, not the intrinsic value of the Architect platform. She invokes </w:t>
      </w:r>
      <w:r w:rsidR="0033544D" w:rsidRPr="00742779">
        <w:rPr>
          <w:rStyle w:val="Emphasis"/>
        </w:rPr>
        <w:t>Unocal</w:t>
      </w:r>
      <w:r w:rsidR="0033544D" w:rsidRPr="00742779">
        <w:t>, arguing that the board can reject a low-ball offer if it reasonably concludes that the offer does not reflect the corporation</w:t>
      </w:r>
      <w:r w:rsidR="009F60D1" w:rsidRPr="00742779">
        <w:t>’</w:t>
      </w:r>
      <w:r w:rsidR="0033544D" w:rsidRPr="00742779">
        <w:t>s long-term value and that an alternative strategy better serves stockholder interests.</w:t>
      </w:r>
      <w:r w:rsidR="0033544D">
        <w:fldChar w:fldCharType="begin"/>
      </w:r>
      <w:r w:rsidR="0033544D">
        <w:instrText>HYPERLINK \l "fn223-11647" \o "Jump to citation"</w:instrText>
      </w:r>
      <w:r w:rsidR="0033544D">
        <w:fldChar w:fldCharType="separate"/>
      </w:r>
      <w:r w:rsidR="0033544D" w:rsidRPr="00742779">
        <w:rPr>
          <w:rStyle w:val="Hyperlink"/>
          <w:color w:val="auto"/>
          <w:u w:val="none"/>
        </w:rPr>
        <w:t>[223</w:t>
      </w:r>
      <w:r w:rsidR="00EE2871" w:rsidRPr="00742779">
        <w:rPr>
          <w:rStyle w:val="Hyperlink"/>
          <w:color w:val="auto"/>
          <w:u w:val="none"/>
        </w:rPr>
        <w:t>]</w:t>
      </w:r>
      <w:r w:rsidR="0033544D">
        <w:fldChar w:fldCharType="end"/>
      </w:r>
      <w:r w:rsidR="0033544D" w:rsidRPr="00742779">
        <w:t xml:space="preserve"> The A.I. Architects merger preserves Architect</w:t>
      </w:r>
      <w:r w:rsidR="009F60D1" w:rsidRPr="00742779">
        <w:t>’</w:t>
      </w:r>
      <w:r w:rsidR="0033544D" w:rsidRPr="00742779">
        <w:t>s value by combining it with a complementary platform and a team that can address the validation issues that led to the Dubai defect. The combined entity will be worth more than OmniCorp</w:t>
      </w:r>
      <w:r w:rsidR="009F60D1" w:rsidRPr="00742779">
        <w:t>’</w:t>
      </w:r>
      <w:r w:rsidR="0033544D" w:rsidRPr="00742779">
        <w:t>s offer once the immediate crisis passes.</w:t>
      </w:r>
    </w:p>
    <w:p w14:paraId="2950A426" w14:textId="77777777" w:rsidR="0033544D" w:rsidRPr="00742779" w:rsidRDefault="00742779" w:rsidP="000E54B1">
      <w:pPr>
        <w:pPrChange w:id="7497" w:author="Seth Oranburg" w:date="2026-03-07T09:50:00Z" w16du:dateUtc="2026-03-07T14:50:00Z">
          <w:pPr>
            <w:pStyle w:val="NormalWeb"/>
          </w:pPr>
        </w:pPrChange>
      </w:pPr>
      <w:del w:id="7498" w:author="Seth Oranburg" w:date="2026-03-07T09:50:00Z" w16du:dateUtc="2026-03-07T14:50:00Z">
        <w:r w:rsidRPr="00742779">
          <w:rPr>
            <w:rFonts w:ascii="ZWAdobeF" w:hAnsi="ZWAdobeF" w:cs="ZWAdobeF"/>
            <w:sz w:val="2"/>
            <w:szCs w:val="2"/>
          </w:rPr>
          <w:delText>3223B</w:delText>
        </w:r>
        <w:r w:rsidR="0033544D" w:rsidRPr="00742779">
          <w:delText>Marcus</w:delText>
        </w:r>
      </w:del>
      <w:ins w:id="7499" w:author="Seth Oranburg" w:date="2026-03-07T09:50:00Z" w16du:dateUtc="2026-03-07T14:50:00Z">
        <w:r w:rsidR="0033544D" w:rsidRPr="00742779">
          <w:t>Marcus</w:t>
        </w:r>
      </w:ins>
      <w:r w:rsidR="0033544D" w:rsidRPr="00742779">
        <w:t xml:space="preserve"> responds that Zeeva is conflating two different legal standards. </w:t>
      </w:r>
      <w:r w:rsidR="0033544D" w:rsidRPr="00742779">
        <w:rPr>
          <w:rStyle w:val="Emphasis"/>
        </w:rPr>
        <w:t>Unocal</w:t>
      </w:r>
      <w:r w:rsidR="0033544D" w:rsidRPr="00742779">
        <w:t xml:space="preserve"> applies when a board is responding to a hostile bid and must demonstrate that a defensive measure is reasonable in relation to the threat posed. But </w:t>
      </w:r>
      <w:r w:rsidR="0033544D" w:rsidRPr="00742779">
        <w:rPr>
          <w:rStyle w:val="Emphasis"/>
        </w:rPr>
        <w:t>Revlon</w:t>
      </w:r>
      <w:r w:rsidR="0033544D" w:rsidRPr="00742779">
        <w:t xml:space="preserve"> applies when a company is being sold or is breaking up, and directors must act as auctioneers. The distinction turns on whether the transaction involves a change of control or a sale of the company. Here, both the OmniCorp deal and the A.I. Architects deal involve changes of control—existing stockholders will no longer control the company after the transaction. When control is shifting, </w:t>
      </w:r>
      <w:r w:rsidR="0033544D" w:rsidRPr="00742779">
        <w:rPr>
          <w:rStyle w:val="Emphasis"/>
        </w:rPr>
        <w:t>Revlon</w:t>
      </w:r>
      <w:r w:rsidR="0033544D" w:rsidRPr="00742779">
        <w:t xml:space="preserve"> applies, and the board must maximize immediate value.</w:t>
      </w:r>
      <w:r w:rsidR="0033544D">
        <w:fldChar w:fldCharType="begin"/>
      </w:r>
      <w:r w:rsidR="0033544D">
        <w:instrText>HYPERLINK \l "fn399-11647" \o "Jump to citation"</w:instrText>
      </w:r>
      <w:r w:rsidR="0033544D">
        <w:fldChar w:fldCharType="separate"/>
      </w:r>
      <w:r w:rsidR="0033544D" w:rsidRPr="00742779">
        <w:rPr>
          <w:rStyle w:val="Hyperlink"/>
          <w:color w:val="auto"/>
          <w:u w:val="none"/>
        </w:rPr>
        <w:t>[399</w:t>
      </w:r>
      <w:r w:rsidR="00EE2871" w:rsidRPr="00742779">
        <w:rPr>
          <w:rStyle w:val="Hyperlink"/>
          <w:color w:val="auto"/>
          <w:u w:val="none"/>
        </w:rPr>
        <w:t>]</w:t>
      </w:r>
      <w:r w:rsidR="0033544D">
        <w:fldChar w:fldCharType="end"/>
      </w:r>
    </w:p>
    <w:p w14:paraId="15B6038C" w14:textId="77777777" w:rsidR="0033544D" w:rsidRPr="00742779" w:rsidRDefault="00742779" w:rsidP="000E54B1">
      <w:pPr>
        <w:pPrChange w:id="7500" w:author="Seth Oranburg" w:date="2026-03-07T09:50:00Z" w16du:dateUtc="2026-03-07T14:50:00Z">
          <w:pPr>
            <w:pStyle w:val="NormalWeb"/>
          </w:pPr>
        </w:pPrChange>
      </w:pPr>
      <w:del w:id="7501" w:author="Seth Oranburg" w:date="2026-03-07T09:50:00Z" w16du:dateUtc="2026-03-07T14:50:00Z">
        <w:r w:rsidRPr="00742779">
          <w:rPr>
            <w:rFonts w:ascii="ZWAdobeF" w:hAnsi="ZWAdobeF" w:cs="ZWAdobeF"/>
            <w:sz w:val="2"/>
            <w:szCs w:val="2"/>
          </w:rPr>
          <w:delText>3224B</w:delText>
        </w:r>
        <w:r w:rsidR="0033544D" w:rsidRPr="00742779">
          <w:delText>Aldo</w:delText>
        </w:r>
      </w:del>
      <w:ins w:id="7502" w:author="Seth Oranburg" w:date="2026-03-07T09:50:00Z" w16du:dateUtc="2026-03-07T14:50:00Z">
        <w:r w:rsidR="0033544D" w:rsidRPr="00742779">
          <w:t>Aldo</w:t>
        </w:r>
      </w:ins>
      <w:r w:rsidR="0033544D" w:rsidRPr="00742779">
        <w:t>, one of the independent directors, asks Rachel to clarify: Is ConstructEdge actually insolvent right now, before the whistleblower</w:t>
      </w:r>
      <w:r w:rsidR="009F60D1" w:rsidRPr="00742779">
        <w:t>’</w:t>
      </w:r>
      <w:r w:rsidR="0033544D" w:rsidRPr="00742779">
        <w:t>s disclosure? Rachel explains that solvency has two tests. The balance sheet test asks whether the fair value of the company</w:t>
      </w:r>
      <w:r w:rsidR="009F60D1" w:rsidRPr="00742779">
        <w:t>’</w:t>
      </w:r>
      <w:r w:rsidR="0033544D" w:rsidRPr="00742779">
        <w:t xml:space="preserve">s assets exceeds its liabilities. The cash flow test asks whether the company can pay its debts as they come due in the ordinary course of business. ConstructEdge currently passes the cash flow test—it has $200 million in cash and can meet all payment obligations for at </w:t>
      </w:r>
      <w:r w:rsidR="0033544D" w:rsidRPr="00742779">
        <w:lastRenderedPageBreak/>
        <w:t>least 18 months. The balance sheet test is disputed. If Architect is worth $3 billion, the company is solvent. If Architect is worth only $400 million after disclosure, the company is insolvent. The board must make a reasonable judgment about Architect</w:t>
      </w:r>
      <w:r w:rsidR="009F60D1" w:rsidRPr="00742779">
        <w:t>’</w:t>
      </w:r>
      <w:r w:rsidR="0033544D" w:rsidRPr="00742779">
        <w:t>s value based on information available now.</w:t>
      </w:r>
      <w:r w:rsidR="0033544D">
        <w:fldChar w:fldCharType="begin"/>
      </w:r>
      <w:r w:rsidR="0033544D">
        <w:instrText>HYPERLINK \l "fn387-11647" \o "Jump to citation"</w:instrText>
      </w:r>
      <w:r w:rsidR="0033544D">
        <w:fldChar w:fldCharType="separate"/>
      </w:r>
      <w:r w:rsidR="0033544D" w:rsidRPr="00742779">
        <w:rPr>
          <w:rStyle w:val="Hyperlink"/>
          <w:color w:val="auto"/>
          <w:u w:val="none"/>
        </w:rPr>
        <w:t>[387</w:t>
      </w:r>
      <w:r w:rsidR="00EE2871" w:rsidRPr="00742779">
        <w:rPr>
          <w:rStyle w:val="Hyperlink"/>
          <w:color w:val="auto"/>
          <w:u w:val="none"/>
        </w:rPr>
        <w:t>]</w:t>
      </w:r>
      <w:r w:rsidR="0033544D">
        <w:fldChar w:fldCharType="end"/>
      </w:r>
    </w:p>
    <w:p w14:paraId="02B2DF1D" w14:textId="77777777" w:rsidR="0033544D" w:rsidRPr="00742779" w:rsidRDefault="00742779" w:rsidP="000E54B1">
      <w:del w:id="7503" w:author="Seth Oranburg" w:date="2026-03-07T09:50:00Z" w16du:dateUtc="2026-03-07T14:50:00Z">
        <w:r w:rsidRPr="00742779">
          <w:rPr>
            <w:rFonts w:ascii="ZWAdobeF" w:hAnsi="ZWAdobeF" w:cs="ZWAdobeF"/>
            <w:sz w:val="2"/>
            <w:szCs w:val="2"/>
          </w:rPr>
          <w:delText>3225B</w:delText>
        </w:r>
        <w:r w:rsidR="0033544D" w:rsidRPr="00742779">
          <w:delText>Marcus</w:delText>
        </w:r>
      </w:del>
      <w:ins w:id="7504" w:author="Seth Oranburg" w:date="2026-03-07T09:50:00Z" w16du:dateUtc="2026-03-07T14:50:00Z">
        <w:r w:rsidR="0033544D" w:rsidRPr="00742779">
          <w:t>Marcus</w:t>
        </w:r>
      </w:ins>
      <w:r w:rsidR="0033544D" w:rsidRPr="00742779">
        <w:t xml:space="preserve"> argues that the board cannot reasonably value Architect at $3 billion once it knows about the Dubai defect. The $3 billion valuation assumed that Architect</w:t>
      </w:r>
      <w:r w:rsidR="009F60D1" w:rsidRPr="00742779">
        <w:t>’</w:t>
      </w:r>
      <w:r w:rsidR="0033544D" w:rsidRPr="00742779">
        <w:t>s designs were reliable and that customers would adopt the platform without requiring extensive third-party validation. That assumption is no longer tenable. The reasonable valuation, given what the board now knows, is closer to Goldman</w:t>
      </w:r>
      <w:r w:rsidR="009F60D1" w:rsidRPr="00742779">
        <w:t>’</w:t>
      </w:r>
      <w:r w:rsidR="0033544D" w:rsidRPr="00742779">
        <w:t xml:space="preserve">s $400 million estimate. That makes the company insolvent, which triggers </w:t>
      </w:r>
      <w:r w:rsidR="0033544D" w:rsidRPr="00742779">
        <w:rPr>
          <w:rStyle w:val="Emphasis"/>
        </w:rPr>
        <w:t>Revlon</w:t>
      </w:r>
      <w:r w:rsidR="0033544D" w:rsidRPr="00742779">
        <w:t xml:space="preserve"> duties.</w:t>
      </w:r>
    </w:p>
    <w:p w14:paraId="2326196E" w14:textId="77777777" w:rsidR="0033544D" w:rsidRPr="00742779" w:rsidRDefault="00742779" w:rsidP="000E54B1">
      <w:del w:id="7505" w:author="Seth Oranburg" w:date="2026-03-07T09:50:00Z" w16du:dateUtc="2026-03-07T14:50:00Z">
        <w:r w:rsidRPr="00742779">
          <w:rPr>
            <w:rFonts w:ascii="ZWAdobeF" w:hAnsi="ZWAdobeF" w:cs="ZWAdobeF"/>
            <w:sz w:val="2"/>
            <w:szCs w:val="2"/>
          </w:rPr>
          <w:delText>3226B</w:delText>
        </w:r>
        <w:r w:rsidR="0033544D" w:rsidRPr="00742779">
          <w:delText>Zeeva</w:delText>
        </w:r>
      </w:del>
      <w:ins w:id="7506" w:author="Seth Oranburg" w:date="2026-03-07T09:50:00Z" w16du:dateUtc="2026-03-07T14:50:00Z">
        <w:r w:rsidR="0033544D" w:rsidRPr="00742779">
          <w:t>Zeeva</w:t>
        </w:r>
      </w:ins>
      <w:r w:rsidR="0033544D" w:rsidRPr="00742779">
        <w:t xml:space="preserve"> argues that the board is allowed to take a longer view. The Dubai defect is correctable through improved validation protocols. Architect</w:t>
      </w:r>
      <w:r w:rsidR="009F60D1" w:rsidRPr="00742779">
        <w:t>’</w:t>
      </w:r>
      <w:r w:rsidR="0033544D" w:rsidRPr="00742779">
        <w:t>s underlying methodology is sound—the issue is a specific training data problem that can be addressed through additional machine learning iterations. A reasonable board could conclude that Architect</w:t>
      </w:r>
      <w:r w:rsidR="009F60D1" w:rsidRPr="00742779">
        <w:t>’</w:t>
      </w:r>
      <w:r w:rsidR="0033544D" w:rsidRPr="00742779">
        <w:t xml:space="preserve">s value will recover to $1.5 billion to $2 billion once the correction is implemented and customers see that the flaw has been fixed. Under that valuation, the company is solvent, and </w:t>
      </w:r>
      <w:r w:rsidR="0033544D" w:rsidRPr="00742779">
        <w:rPr>
          <w:rStyle w:val="Emphasis"/>
        </w:rPr>
        <w:t>Revlon</w:t>
      </w:r>
      <w:r w:rsidR="0033544D" w:rsidRPr="00742779">
        <w:t xml:space="preserve"> does not apply.</w:t>
      </w:r>
    </w:p>
    <w:p w14:paraId="07AA45CB" w14:textId="77777777" w:rsidR="0033544D" w:rsidRPr="00742779" w:rsidRDefault="00742779" w:rsidP="000E54B1">
      <w:del w:id="7507" w:author="Seth Oranburg" w:date="2026-03-07T09:50:00Z" w16du:dateUtc="2026-03-07T14:50:00Z">
        <w:r w:rsidRPr="00742779">
          <w:rPr>
            <w:rFonts w:ascii="ZWAdobeF" w:hAnsi="ZWAdobeF" w:cs="ZWAdobeF"/>
            <w:sz w:val="2"/>
            <w:szCs w:val="2"/>
          </w:rPr>
          <w:delText>3227B</w:delText>
        </w:r>
        <w:r w:rsidR="0033544D" w:rsidRPr="00742779">
          <w:delText>The</w:delText>
        </w:r>
      </w:del>
      <w:ins w:id="7508" w:author="Seth Oranburg" w:date="2026-03-07T09:50:00Z" w16du:dateUtc="2026-03-07T14:50:00Z">
        <w:r w:rsidR="0033544D" w:rsidRPr="00742779">
          <w:t>The</w:t>
        </w:r>
      </w:ins>
      <w:r w:rsidR="0033544D" w:rsidRPr="00742779">
        <w:t xml:space="preserve"> legal question the board faces is whether directors making this decision in good faith, based on reasonable valuations, can satisfy their fiduciary duties regardless of which option they choose. Or does the law require them to choose the option that provides certain immediate value (OmniCorp) over the option that depends on uncertain future recovery (A.I. Architects)?</w:t>
      </w:r>
    </w:p>
    <w:p w14:paraId="2A442309" w14:textId="77777777" w:rsidR="0033544D" w:rsidRPr="00742779" w:rsidRDefault="0033544D" w:rsidP="000E54B1">
      <w:pPr>
        <w:pStyle w:val="Heading3"/>
        <w:rPr>
          <w:rFonts w:eastAsia="Times New Roman"/>
        </w:rPr>
      </w:pPr>
      <w:r w:rsidRPr="00742779">
        <w:rPr>
          <w:rFonts w:eastAsia="Times New Roman"/>
        </w:rPr>
        <w:t>Asset Partitioning: A Fraudulent Transfer?</w:t>
      </w:r>
    </w:p>
    <w:p w14:paraId="1300E325" w14:textId="77777777" w:rsidR="0033544D" w:rsidRPr="00742779" w:rsidRDefault="00742779" w:rsidP="000E54B1">
      <w:pPr>
        <w:pPrChange w:id="7509" w:author="Seth Oranburg" w:date="2026-03-07T09:50:00Z" w16du:dateUtc="2026-03-07T14:50:00Z">
          <w:pPr>
            <w:pStyle w:val="NormalWeb"/>
          </w:pPr>
        </w:pPrChange>
      </w:pPr>
      <w:del w:id="7510" w:author="Seth Oranburg" w:date="2026-03-07T09:50:00Z" w16du:dateUtc="2026-03-07T14:50:00Z">
        <w:r w:rsidRPr="00742779">
          <w:rPr>
            <w:rFonts w:ascii="ZWAdobeF" w:hAnsi="ZWAdobeF" w:cs="ZWAdobeF"/>
            <w:sz w:val="2"/>
            <w:szCs w:val="2"/>
          </w:rPr>
          <w:delText>3228B</w:delText>
        </w:r>
        <w:r w:rsidR="0033544D" w:rsidRPr="00742779">
          <w:delText>Marcus</w:delText>
        </w:r>
      </w:del>
      <w:ins w:id="7511" w:author="Seth Oranburg" w:date="2026-03-07T09:50:00Z" w16du:dateUtc="2026-03-07T14:50:00Z">
        <w:r w:rsidR="0033544D" w:rsidRPr="00742779">
          <w:t>Marcus</w:t>
        </w:r>
      </w:ins>
      <w:r w:rsidR="0033544D" w:rsidRPr="00742779">
        <w:t xml:space="preserve"> turns to Zeeva</w:t>
      </w:r>
      <w:r w:rsidR="009F60D1" w:rsidRPr="00742779">
        <w:t>’</w:t>
      </w:r>
      <w:r w:rsidR="0033544D" w:rsidRPr="00742779">
        <w:t>s preferred option and attacks it as a fraudulent transfer. The A.I. Architects merger relies on a divisional spin-off that moves ConstructEdge</w:t>
      </w:r>
      <w:r w:rsidR="009F60D1" w:rsidRPr="00742779">
        <w:t>’</w:t>
      </w:r>
      <w:r w:rsidR="0033544D" w:rsidRPr="00742779">
        <w:t>s valuable assets—the IP, the cash, the team—into GoodCo while leaving the $450 million liability in BadCo. BadCo receives only a $10 million promissory note in exchange for assuming a $450 million obligation. This is a textbook fraudulent transfer under the Uniform Voidable Transactions Act. BadCo is receiving less than reasonably equivalent value for the transfer, and BadCo is being left with unreasonably small capital relative to its obligations.</w:t>
      </w:r>
      <w:r w:rsidR="0033544D">
        <w:fldChar w:fldCharType="begin"/>
      </w:r>
      <w:r w:rsidR="0033544D">
        <w:instrText>HYPERLINK \l "fn400-11647" \o "Jump to citation"</w:instrText>
      </w:r>
      <w:r w:rsidR="0033544D">
        <w:fldChar w:fldCharType="separate"/>
      </w:r>
      <w:r w:rsidR="0033544D" w:rsidRPr="00742779">
        <w:rPr>
          <w:rStyle w:val="Hyperlink"/>
          <w:color w:val="auto"/>
          <w:u w:val="none"/>
        </w:rPr>
        <w:t>[400</w:t>
      </w:r>
      <w:r w:rsidR="00FA601A" w:rsidRPr="00742779">
        <w:rPr>
          <w:rStyle w:val="Hyperlink"/>
          <w:color w:val="auto"/>
          <w:u w:val="none"/>
        </w:rPr>
        <w:t>]</w:t>
      </w:r>
      <w:r w:rsidR="0033544D">
        <w:fldChar w:fldCharType="end"/>
      </w:r>
    </w:p>
    <w:p w14:paraId="2416B1E0" w14:textId="77777777" w:rsidR="0033544D" w:rsidRPr="00742779" w:rsidRDefault="00742779" w:rsidP="000E54B1">
      <w:pPr>
        <w:pPrChange w:id="7512" w:author="Seth Oranburg" w:date="2026-03-07T09:50:00Z" w16du:dateUtc="2026-03-07T14:50:00Z">
          <w:pPr>
            <w:pStyle w:val="NormalWeb"/>
          </w:pPr>
        </w:pPrChange>
      </w:pPr>
      <w:del w:id="7513" w:author="Seth Oranburg" w:date="2026-03-07T09:50:00Z" w16du:dateUtc="2026-03-07T14:50:00Z">
        <w:r w:rsidRPr="00742779">
          <w:rPr>
            <w:rFonts w:ascii="ZWAdobeF" w:hAnsi="ZWAdobeF" w:cs="ZWAdobeF"/>
            <w:sz w:val="2"/>
            <w:szCs w:val="2"/>
          </w:rPr>
          <w:delText>3229B</w:delText>
        </w:r>
        <w:r w:rsidR="0033544D" w:rsidRPr="00742779">
          <w:delText>Courts</w:delText>
        </w:r>
      </w:del>
      <w:ins w:id="7514" w:author="Seth Oranburg" w:date="2026-03-07T09:50:00Z" w16du:dateUtc="2026-03-07T14:50:00Z">
        <w:r w:rsidR="0033544D" w:rsidRPr="00742779">
          <w:t>Courts</w:t>
        </w:r>
      </w:ins>
      <w:r w:rsidR="0033544D" w:rsidRPr="00742779">
        <w:t xml:space="preserve"> will collapse the structure, Marcus argues. When a company splits into GoodCo and BadCo specifically to shield assets from creditors, judges pierce the corporate veil and treat the entities as a single unit.</w:t>
      </w:r>
      <w:r w:rsidR="0033544D">
        <w:fldChar w:fldCharType="begin"/>
      </w:r>
      <w:r w:rsidR="0033544D">
        <w:instrText>HYPERLINK \l "fn163-11647" \o "Jump to citation"</w:instrText>
      </w:r>
      <w:r w:rsidR="0033544D">
        <w:fldChar w:fldCharType="separate"/>
      </w:r>
      <w:r w:rsidR="0033544D" w:rsidRPr="00742779">
        <w:rPr>
          <w:rStyle w:val="Hyperlink"/>
          <w:color w:val="auto"/>
          <w:u w:val="none"/>
        </w:rPr>
        <w:t>[163</w:t>
      </w:r>
      <w:r w:rsidR="00EE2871" w:rsidRPr="00742779">
        <w:rPr>
          <w:rStyle w:val="Hyperlink"/>
          <w:color w:val="auto"/>
          <w:u w:val="none"/>
        </w:rPr>
        <w:t>]</w:t>
      </w:r>
      <w:r w:rsidR="0033544D">
        <w:fldChar w:fldCharType="end"/>
      </w:r>
      <w:r w:rsidR="0033544D" w:rsidRPr="00742779">
        <w:t xml:space="preserve"> DDC will </w:t>
      </w:r>
      <w:r w:rsidR="0033544D" w:rsidRPr="00742779">
        <w:lastRenderedPageBreak/>
        <w:t>sue, arguing that the spin-off was designed to hinder, delay, or defraud creditors. The court will void the transfer, recover the assets from GoodCo, and make them available to satisfy BadCo</w:t>
      </w:r>
      <w:r w:rsidR="009F60D1" w:rsidRPr="00742779">
        <w:t>’</w:t>
      </w:r>
      <w:r w:rsidR="0033544D" w:rsidRPr="00742779">
        <w:t>s obligations. Moreover, directors who approve fraudulent transfers can face personal liability for breach of fiduciary duty. If the board approves Zeeva</w:t>
      </w:r>
      <w:r w:rsidR="009F60D1" w:rsidRPr="00742779">
        <w:t>’</w:t>
      </w:r>
      <w:r w:rsidR="0033544D" w:rsidRPr="00742779">
        <w:t>s plan and a court later determines it was a fraudulent transfer, every director who voted for it could be sued personally.</w:t>
      </w:r>
    </w:p>
    <w:p w14:paraId="15B29108" w14:textId="77777777" w:rsidR="0033544D" w:rsidRPr="00742779" w:rsidRDefault="00742779" w:rsidP="000E54B1">
      <w:del w:id="7515" w:author="Seth Oranburg" w:date="2026-03-07T09:50:00Z" w16du:dateUtc="2026-03-07T14:50:00Z">
        <w:r w:rsidRPr="00742779">
          <w:rPr>
            <w:rFonts w:ascii="ZWAdobeF" w:hAnsi="ZWAdobeF" w:cs="ZWAdobeF"/>
            <w:sz w:val="2"/>
            <w:szCs w:val="2"/>
          </w:rPr>
          <w:delText>3230B</w:delText>
        </w:r>
        <w:r w:rsidR="0033544D" w:rsidRPr="00742779">
          <w:delText>Zeeva</w:delText>
        </w:r>
      </w:del>
      <w:ins w:id="7516" w:author="Seth Oranburg" w:date="2026-03-07T09:50:00Z" w16du:dateUtc="2026-03-07T14:50:00Z">
        <w:r w:rsidR="0033544D" w:rsidRPr="00742779">
          <w:t>Zeeva</w:t>
        </w:r>
      </w:ins>
      <w:r w:rsidR="0033544D" w:rsidRPr="00742779">
        <w:t xml:space="preserve"> responds that the spin-off is not fraud—it is asset partitioning, the same legal technology that makes limited liability possible. Corporations exist precisely to partition assets and allocate risk. When ConstructEdge incorporated six years ago, it created a boundary between corporate assets and shareholders</w:t>
      </w:r>
      <w:r w:rsidR="009F60D1" w:rsidRPr="00742779">
        <w:t>’</w:t>
      </w:r>
      <w:r w:rsidR="0033544D" w:rsidRPr="00742779">
        <w:t xml:space="preserve"> personal assets. That boundary protects shareholders from unlimited liability. The divisional spin-off creates a similar boundary between GoodCo</w:t>
      </w:r>
      <w:r w:rsidR="009F60D1" w:rsidRPr="00742779">
        <w:t>’</w:t>
      </w:r>
      <w:r w:rsidR="0033544D" w:rsidRPr="00742779">
        <w:t>s assets and BadCo</w:t>
      </w:r>
      <w:r w:rsidR="009F60D1" w:rsidRPr="00742779">
        <w:t>’</w:t>
      </w:r>
      <w:r w:rsidR="0033544D" w:rsidRPr="00742779">
        <w:t>s liabilities. Both boundaries serve the same function: they allow enterprises to take risks without putting all assets at stake for every potential claim.</w:t>
      </w:r>
    </w:p>
    <w:p w14:paraId="7E728B49" w14:textId="77777777" w:rsidR="0033544D" w:rsidRPr="00742779" w:rsidRDefault="00742779" w:rsidP="000E54B1">
      <w:del w:id="7517" w:author="Seth Oranburg" w:date="2026-03-07T09:50:00Z" w16du:dateUtc="2026-03-07T14:50:00Z">
        <w:r w:rsidRPr="00742779">
          <w:rPr>
            <w:rFonts w:ascii="ZWAdobeF" w:hAnsi="ZWAdobeF" w:cs="ZWAdobeF"/>
            <w:sz w:val="2"/>
            <w:szCs w:val="2"/>
          </w:rPr>
          <w:delText>3231B</w:delText>
        </w:r>
        <w:r w:rsidR="0033544D" w:rsidRPr="00742779">
          <w:delText>Zeeva</w:delText>
        </w:r>
      </w:del>
      <w:ins w:id="7518" w:author="Seth Oranburg" w:date="2026-03-07T09:50:00Z" w16du:dateUtc="2026-03-07T14:50:00Z">
        <w:r w:rsidR="0033544D" w:rsidRPr="00742779">
          <w:t>Zeeva</w:t>
        </w:r>
      </w:ins>
      <w:r w:rsidR="0033544D" w:rsidRPr="00742779">
        <w:t xml:space="preserve"> argues that if GoodCo and BadCo remained a single entity, the $450 million liability would destroy the entire company, including the $3 billion in IP value that took six years to build. That outcome benefits no one. DDC would still receive only a fraction of its claim because ConstructEdge would be bankrupt. Employees would lose their jobs. The Architect platform would be sold for scrap or abandoned. Separating GoodCo from BadCo allows GoodCo to continue operating and generating value that might eventually be used to pay claims. It is not fraud to structure transactions efficiently.</w:t>
      </w:r>
    </w:p>
    <w:p w14:paraId="0B56763E" w14:textId="77777777" w:rsidR="0033544D" w:rsidRPr="00742779" w:rsidRDefault="00742779" w:rsidP="000E54B1">
      <w:pPr>
        <w:pPrChange w:id="7519" w:author="Seth Oranburg" w:date="2026-03-07T09:50:00Z" w16du:dateUtc="2026-03-07T14:50:00Z">
          <w:pPr>
            <w:pStyle w:val="NormalWeb"/>
          </w:pPr>
        </w:pPrChange>
      </w:pPr>
      <w:del w:id="7520" w:author="Seth Oranburg" w:date="2026-03-07T09:50:00Z" w16du:dateUtc="2026-03-07T14:50:00Z">
        <w:r w:rsidRPr="00742779">
          <w:rPr>
            <w:rFonts w:ascii="ZWAdobeF" w:hAnsi="ZWAdobeF" w:cs="ZWAdobeF"/>
            <w:sz w:val="2"/>
            <w:szCs w:val="2"/>
          </w:rPr>
          <w:delText>3232B</w:delText>
        </w:r>
        <w:r w:rsidR="0033544D" w:rsidRPr="00742779">
          <w:delText>Rachel</w:delText>
        </w:r>
      </w:del>
      <w:ins w:id="7521" w:author="Seth Oranburg" w:date="2026-03-07T09:50:00Z" w16du:dateUtc="2026-03-07T14:50:00Z">
        <w:r w:rsidR="0033544D" w:rsidRPr="00742779">
          <w:t>Rachel</w:t>
        </w:r>
      </w:ins>
      <w:r w:rsidR="0033544D" w:rsidRPr="00742779">
        <w:t xml:space="preserve"> intervenes to explain the legal test. Under the UVTA, a transfer is voidable if it is made for less than reasonably equivalent value and it leaves the debtor with unreasonably small capital or makes the debtor insolvent.</w:t>
      </w:r>
      <w:r w:rsidR="0033544D">
        <w:fldChar w:fldCharType="begin"/>
      </w:r>
      <w:r w:rsidR="0033544D">
        <w:instrText>HYPERLINK \l "fn400-11647" \o "Jump to citation"</w:instrText>
      </w:r>
      <w:r w:rsidR="0033544D">
        <w:fldChar w:fldCharType="separate"/>
      </w:r>
      <w:r w:rsidR="0033544D" w:rsidRPr="00742779">
        <w:rPr>
          <w:rStyle w:val="Hyperlink"/>
          <w:color w:val="auto"/>
          <w:u w:val="none"/>
        </w:rPr>
        <w:t>[400</w:t>
      </w:r>
      <w:r w:rsidR="00FA601A" w:rsidRPr="00742779">
        <w:rPr>
          <w:rStyle w:val="Hyperlink"/>
          <w:color w:val="auto"/>
          <w:u w:val="none"/>
        </w:rPr>
        <w:t>]</w:t>
      </w:r>
      <w:r w:rsidR="0033544D">
        <w:fldChar w:fldCharType="end"/>
      </w:r>
      <w:r w:rsidR="0033544D" w:rsidRPr="00742779">
        <w:t xml:space="preserve"> The question is whether the $10 million promissory note constitutes reasonably equivalent value for BadCo assuming a $450 million liability. Courts look at the transaction from the debtor</w:t>
      </w:r>
      <w:r w:rsidR="009F60D1" w:rsidRPr="00742779">
        <w:t>’</w:t>
      </w:r>
      <w:r w:rsidR="0033544D" w:rsidRPr="00742779">
        <w:t>s perspective—here, BadCo. Did BadCo receive fair consideration for what it took on?</w:t>
      </w:r>
    </w:p>
    <w:p w14:paraId="0F02F2A1" w14:textId="77777777" w:rsidR="0033544D" w:rsidRPr="00742779" w:rsidRDefault="00742779" w:rsidP="000E54B1">
      <w:del w:id="7522" w:author="Seth Oranburg" w:date="2026-03-07T09:50:00Z" w16du:dateUtc="2026-03-07T14:50:00Z">
        <w:r w:rsidRPr="00742779">
          <w:rPr>
            <w:rFonts w:ascii="ZWAdobeF" w:hAnsi="ZWAdobeF" w:cs="ZWAdobeF"/>
            <w:sz w:val="2"/>
            <w:szCs w:val="2"/>
          </w:rPr>
          <w:delText>3233B</w:delText>
        </w:r>
        <w:r w:rsidR="0033544D" w:rsidRPr="00742779">
          <w:delText>The</w:delText>
        </w:r>
      </w:del>
      <w:ins w:id="7523" w:author="Seth Oranburg" w:date="2026-03-07T09:50:00Z" w16du:dateUtc="2026-03-07T14:50:00Z">
        <w:r w:rsidR="0033544D" w:rsidRPr="00742779">
          <w:t>The</w:t>
        </w:r>
      </w:ins>
      <w:r w:rsidR="0033544D" w:rsidRPr="00742779">
        <w:t xml:space="preserve"> answer is almost certainly no, Rachel explains. BadCo receives $10 million and assumes $450 million in liabilities. That is not reasonably equivalent value. The fact that GoodCo benefits enormously from the transaction does not change the analysis. Fraudulent transfer law looks at what the debtor received, not at what the overall corporate group gained. Unless the board can articulate a legitimate business purpose for the spin-off that benefits BadCo specifically, the transaction is vulnerable to attack.</w:t>
      </w:r>
    </w:p>
    <w:p w14:paraId="7F22D69D" w14:textId="77777777" w:rsidR="0033544D" w:rsidRPr="00742779" w:rsidRDefault="00742779" w:rsidP="000E54B1">
      <w:del w:id="7524" w:author="Seth Oranburg" w:date="2026-03-07T09:50:00Z" w16du:dateUtc="2026-03-07T14:50:00Z">
        <w:r w:rsidRPr="00742779">
          <w:rPr>
            <w:rFonts w:ascii="ZWAdobeF" w:hAnsi="ZWAdobeF" w:cs="ZWAdobeF"/>
            <w:sz w:val="2"/>
            <w:szCs w:val="2"/>
          </w:rPr>
          <w:lastRenderedPageBreak/>
          <w:delText>3234B</w:delText>
        </w:r>
        <w:r w:rsidR="0033544D" w:rsidRPr="00742779">
          <w:delText>Zeeva</w:delText>
        </w:r>
      </w:del>
      <w:ins w:id="7525" w:author="Seth Oranburg" w:date="2026-03-07T09:50:00Z" w16du:dateUtc="2026-03-07T14:50:00Z">
        <w:r w:rsidR="0033544D" w:rsidRPr="00742779">
          <w:t>Zeeva</w:t>
        </w:r>
      </w:ins>
      <w:r w:rsidR="0033544D" w:rsidRPr="00742779">
        <w:t xml:space="preserve"> asks whether there is a way to structure the spin-off to avoid fraudulent transfer risk. Rachel responds that the only way to eliminate the risk is to ensure that BadCo receives adequate consideration. That might mean transferring enough assets to BadCo to cover the $450 million liability, but that defeats the entire purpose of the spin-off, which is to preserve GoodCo</w:t>
      </w:r>
      <w:r w:rsidR="009F60D1" w:rsidRPr="00742779">
        <w:t>’</w:t>
      </w:r>
      <w:r w:rsidR="0033544D" w:rsidRPr="00742779">
        <w:t>s assets. Alternatively, the board could argue that the spin-off is not a transfer to BadCo but rather a reorganization of ConstructEdge</w:t>
      </w:r>
      <w:r w:rsidR="009F60D1" w:rsidRPr="00742779">
        <w:t>’</w:t>
      </w:r>
      <w:r w:rsidR="0033544D" w:rsidRPr="00742779">
        <w:t>s existing structure, similar to how parent companies create subsidiaries to hold specific assets or liabilities. But courts are skeptical of reorganizations that occur immediately before bankruptcy filings, especially when the effect is to move valuable assets out of reach of existing creditors.</w:t>
      </w:r>
    </w:p>
    <w:p w14:paraId="769033DA" w14:textId="77777777" w:rsidR="0033544D" w:rsidRPr="00742779" w:rsidRDefault="00742779" w:rsidP="000E54B1">
      <w:del w:id="7526" w:author="Seth Oranburg" w:date="2026-03-07T09:50:00Z" w16du:dateUtc="2026-03-07T14:50:00Z">
        <w:r w:rsidRPr="00742779">
          <w:rPr>
            <w:rFonts w:ascii="ZWAdobeF" w:hAnsi="ZWAdobeF" w:cs="ZWAdobeF"/>
            <w:sz w:val="2"/>
            <w:szCs w:val="2"/>
          </w:rPr>
          <w:delText>3235B</w:delText>
        </w:r>
        <w:r w:rsidR="0033544D" w:rsidRPr="00742779">
          <w:delText>Marcus</w:delText>
        </w:r>
      </w:del>
      <w:ins w:id="7527" w:author="Seth Oranburg" w:date="2026-03-07T09:50:00Z" w16du:dateUtc="2026-03-07T14:50:00Z">
        <w:r w:rsidR="0033544D" w:rsidRPr="00742779">
          <w:t>Marcus</w:t>
        </w:r>
      </w:ins>
      <w:r w:rsidR="0033544D" w:rsidRPr="00742779">
        <w:t xml:space="preserve"> summarizes: Zeeva</w:t>
      </w:r>
      <w:r w:rsidR="009F60D1" w:rsidRPr="00742779">
        <w:t>’</w:t>
      </w:r>
      <w:r w:rsidR="0033544D" w:rsidRPr="00742779">
        <w:t>s plan is legally aggressive, probably constitutes a fraudulent transfer, and exposes every director to personal liability. The OmniCorp plan is legally safe, pays creditors in full, and eliminates liability exposure. The choice is between a clean exit and a lawsuit.</w:t>
      </w:r>
    </w:p>
    <w:p w14:paraId="152224EA" w14:textId="77777777" w:rsidR="0033544D" w:rsidRPr="00742779" w:rsidRDefault="0033544D" w:rsidP="000E54B1">
      <w:pPr>
        <w:pStyle w:val="Heading3"/>
        <w:rPr>
          <w:rFonts w:eastAsia="Times New Roman"/>
        </w:rPr>
      </w:pPr>
      <w:r w:rsidRPr="00742779">
        <w:rPr>
          <w:rFonts w:eastAsia="Times New Roman"/>
        </w:rPr>
        <w:t>Attribution: A Rogue Agent?</w:t>
      </w:r>
    </w:p>
    <w:p w14:paraId="59EEDC14" w14:textId="77777777" w:rsidR="0033544D" w:rsidRPr="00742779" w:rsidRDefault="00742779" w:rsidP="000E54B1">
      <w:del w:id="7528" w:author="Seth Oranburg" w:date="2026-03-07T09:50:00Z" w16du:dateUtc="2026-03-07T14:50:00Z">
        <w:r w:rsidRPr="00742779">
          <w:rPr>
            <w:rFonts w:ascii="ZWAdobeF" w:hAnsi="ZWAdobeF" w:cs="ZWAdobeF"/>
            <w:sz w:val="2"/>
            <w:szCs w:val="2"/>
          </w:rPr>
          <w:delText>3236B</w:delText>
        </w:r>
        <w:r w:rsidR="0033544D" w:rsidRPr="00742779">
          <w:delText>Sammy</w:delText>
        </w:r>
      </w:del>
      <w:ins w:id="7529" w:author="Seth Oranburg" w:date="2026-03-07T09:50:00Z" w16du:dateUtc="2026-03-07T14:50:00Z">
        <w:r w:rsidR="0033544D" w:rsidRPr="00742779">
          <w:t>Sammy</w:t>
        </w:r>
      </w:ins>
      <w:r w:rsidR="0033544D" w:rsidRPr="00742779">
        <w:t xml:space="preserve"> speaks for the first time. There is a complication, he says. Last night, after discovering the Dubai defect but before the board meeting, Sammy met with the CTO of A.I. Architects. They discussed the possibility of a strategic partnership. Sammy sent an email from his ConstructEdge corporate account, signed </w:t>
      </w:r>
      <w:r w:rsidR="009F60D1" w:rsidRPr="00742779">
        <w:t>“</w:t>
      </w:r>
      <w:r w:rsidR="0033544D" w:rsidRPr="00742779">
        <w:t>Sammy, CTO, ConstructEdge.</w:t>
      </w:r>
      <w:r w:rsidR="009F60D1" w:rsidRPr="00742779">
        <w:t>”</w:t>
      </w:r>
      <w:r w:rsidR="0033544D" w:rsidRPr="00742779">
        <w:t xml:space="preserve"> In the email, Sammy wrote: </w:t>
      </w:r>
      <w:r w:rsidR="009F60D1" w:rsidRPr="00742779">
        <w:t>“</w:t>
      </w:r>
      <w:r w:rsidR="0033544D" w:rsidRPr="00742779">
        <w:t>If A.I. Architects guarantees that the Architect codebase will survive and continue development, I will deliver the engineering team</w:t>
      </w:r>
      <w:r w:rsidR="009F60D1" w:rsidRPr="00742779">
        <w:t>’</w:t>
      </w:r>
      <w:r w:rsidR="0033544D" w:rsidRPr="00742779">
        <w:t>s proxy votes in favor of the merger.</w:t>
      </w:r>
      <w:r w:rsidR="009F60D1" w:rsidRPr="00742779">
        <w:t>”</w:t>
      </w:r>
    </w:p>
    <w:p w14:paraId="3B7DD883" w14:textId="77777777" w:rsidR="0033544D" w:rsidRPr="00742779" w:rsidRDefault="00742779" w:rsidP="000E54B1">
      <w:del w:id="7530" w:author="Seth Oranburg" w:date="2026-03-07T09:50:00Z" w16du:dateUtc="2026-03-07T14:50:00Z">
        <w:r w:rsidRPr="00742779">
          <w:rPr>
            <w:rFonts w:ascii="ZWAdobeF" w:hAnsi="ZWAdobeF" w:cs="ZWAdobeF"/>
            <w:sz w:val="2"/>
            <w:szCs w:val="2"/>
          </w:rPr>
          <w:delText>3237B</w:delText>
        </w:r>
        <w:r w:rsidR="0033544D" w:rsidRPr="00742779">
          <w:delText>Zeeva</w:delText>
        </w:r>
      </w:del>
      <w:ins w:id="7531" w:author="Seth Oranburg" w:date="2026-03-07T09:50:00Z" w16du:dateUtc="2026-03-07T14:50:00Z">
        <w:r w:rsidR="0033544D" w:rsidRPr="00742779">
          <w:t>Zeeva</w:t>
        </w:r>
      </w:ins>
      <w:r w:rsidR="0033544D" w:rsidRPr="00742779">
        <w:t xml:space="preserve"> interrupts: </w:t>
      </w:r>
      <w:r w:rsidR="009F60D1" w:rsidRPr="00742779">
        <w:t>“</w:t>
      </w:r>
      <w:r w:rsidR="0033544D" w:rsidRPr="00742779">
        <w:t>You did what?</w:t>
      </w:r>
      <w:r w:rsidR="009F60D1" w:rsidRPr="00742779">
        <w:t>”</w:t>
      </w:r>
    </w:p>
    <w:p w14:paraId="65E7ECFC" w14:textId="77777777" w:rsidR="0033544D" w:rsidRPr="00742779" w:rsidRDefault="00742779" w:rsidP="000E54B1">
      <w:del w:id="7532" w:author="Seth Oranburg" w:date="2026-03-07T09:50:00Z" w16du:dateUtc="2026-03-07T14:50:00Z">
        <w:r w:rsidRPr="00742779">
          <w:rPr>
            <w:rFonts w:ascii="ZWAdobeF" w:hAnsi="ZWAdobeF" w:cs="ZWAdobeF"/>
            <w:sz w:val="2"/>
            <w:szCs w:val="2"/>
          </w:rPr>
          <w:delText>3238B</w:delText>
        </w:r>
        <w:r w:rsidR="0033544D" w:rsidRPr="00742779">
          <w:delText>Sammy</w:delText>
        </w:r>
      </w:del>
      <w:ins w:id="7533" w:author="Seth Oranburg" w:date="2026-03-07T09:50:00Z" w16du:dateUtc="2026-03-07T14:50:00Z">
        <w:r w:rsidR="0033544D" w:rsidRPr="00742779">
          <w:t>Sammy</w:t>
        </w:r>
      </w:ins>
      <w:r w:rsidR="0033544D" w:rsidRPr="00742779">
        <w:t xml:space="preserve"> explains that he was trying to protect the team and the technology. He believed that A.I. Architects was the only partner that would preserve Architect rather than killing it. He wanted to secure a commitment before bringing the proposal to the board. But he now realizes that he did not have board approval to negotiate on ConstructEdge</w:t>
      </w:r>
      <w:r w:rsidR="009F60D1" w:rsidRPr="00742779">
        <w:t>’</w:t>
      </w:r>
      <w:r w:rsidR="0033544D" w:rsidRPr="00742779">
        <w:t>s behalf.</w:t>
      </w:r>
    </w:p>
    <w:p w14:paraId="0D7B5FC2" w14:textId="77777777" w:rsidR="0033544D" w:rsidRPr="00742779" w:rsidRDefault="00742779" w:rsidP="000E54B1">
      <w:del w:id="7534" w:author="Seth Oranburg" w:date="2026-03-07T09:50:00Z" w16du:dateUtc="2026-03-07T14:50:00Z">
        <w:r w:rsidRPr="00742779">
          <w:rPr>
            <w:rFonts w:ascii="ZWAdobeF" w:hAnsi="ZWAdobeF" w:cs="ZWAdobeF"/>
            <w:sz w:val="2"/>
            <w:szCs w:val="2"/>
          </w:rPr>
          <w:delText>3239B</w:delText>
        </w:r>
        <w:r w:rsidR="0033544D" w:rsidRPr="00742779">
          <w:delText>Marcus</w:delText>
        </w:r>
      </w:del>
      <w:ins w:id="7535" w:author="Seth Oranburg" w:date="2026-03-07T09:50:00Z" w16du:dateUtc="2026-03-07T14:50:00Z">
        <w:r w:rsidR="0033544D" w:rsidRPr="00742779">
          <w:t>Marcus</w:t>
        </w:r>
      </w:ins>
      <w:r w:rsidR="0033544D" w:rsidRPr="00742779">
        <w:t xml:space="preserve"> jumps in: </w:t>
      </w:r>
      <w:r w:rsidR="009F60D1" w:rsidRPr="00742779">
        <w:t>“</w:t>
      </w:r>
      <w:r w:rsidR="0033544D" w:rsidRPr="00742779">
        <w:t>You didn</w:t>
      </w:r>
      <w:r w:rsidR="009F60D1" w:rsidRPr="00742779">
        <w:t>’</w:t>
      </w:r>
      <w:r w:rsidR="0033544D" w:rsidRPr="00742779">
        <w:t>t have actual authority. The board never authorized you to negotiate a merger. You acted outside your authority.</w:t>
      </w:r>
      <w:r w:rsidR="009F60D1" w:rsidRPr="00742779">
        <w:t>”</w:t>
      </w:r>
    </w:p>
    <w:p w14:paraId="511551A5" w14:textId="77777777" w:rsidR="0033544D" w:rsidRPr="00742779" w:rsidRDefault="00742779" w:rsidP="000E54B1">
      <w:del w:id="7536" w:author="Seth Oranburg" w:date="2026-03-07T09:50:00Z" w16du:dateUtc="2026-03-07T14:50:00Z">
        <w:r w:rsidRPr="00742779">
          <w:rPr>
            <w:rFonts w:ascii="ZWAdobeF" w:hAnsi="ZWAdobeF" w:cs="ZWAdobeF"/>
            <w:sz w:val="2"/>
            <w:szCs w:val="2"/>
          </w:rPr>
          <w:delText>3240B</w:delText>
        </w:r>
        <w:r w:rsidR="0033544D" w:rsidRPr="00742779">
          <w:delText>Sammy</w:delText>
        </w:r>
      </w:del>
      <w:ins w:id="7537" w:author="Seth Oranburg" w:date="2026-03-07T09:50:00Z" w16du:dateUtc="2026-03-07T14:50:00Z">
        <w:r w:rsidR="0033544D" w:rsidRPr="00742779">
          <w:t>Sammy</w:t>
        </w:r>
      </w:ins>
      <w:r w:rsidR="0033544D" w:rsidRPr="00742779">
        <w:t xml:space="preserve"> responds: </w:t>
      </w:r>
      <w:r w:rsidR="009F60D1" w:rsidRPr="00742779">
        <w:t>“</w:t>
      </w:r>
      <w:r w:rsidR="0033544D" w:rsidRPr="00742779">
        <w:t>But I</w:t>
      </w:r>
      <w:r w:rsidR="009F60D1" w:rsidRPr="00742779">
        <w:t>’</w:t>
      </w:r>
      <w:r w:rsidR="0033544D" w:rsidRPr="00742779">
        <w:t>m the CTO and co-founder. A.I. Architects had every reason to believe I had authority to negotiate partnerships. We</w:t>
      </w:r>
      <w:r w:rsidR="009F60D1" w:rsidRPr="00742779">
        <w:t>’</w:t>
      </w:r>
      <w:r w:rsidR="0033544D" w:rsidRPr="00742779">
        <w:t>ve done tech partnerships before, and I</w:t>
      </w:r>
      <w:r w:rsidR="009F60D1" w:rsidRPr="00742779">
        <w:t>’</w:t>
      </w:r>
      <w:r w:rsidR="0033544D" w:rsidRPr="00742779">
        <w:t>ve always been the point person.</w:t>
      </w:r>
      <w:r w:rsidR="009F60D1" w:rsidRPr="00742779">
        <w:t>”</w:t>
      </w:r>
    </w:p>
    <w:p w14:paraId="39E9FB50" w14:textId="77777777" w:rsidR="0033544D" w:rsidRPr="00742779" w:rsidRDefault="00742779" w:rsidP="000E54B1">
      <w:pPr>
        <w:pPrChange w:id="7538" w:author="Seth Oranburg" w:date="2026-03-07T09:50:00Z" w16du:dateUtc="2026-03-07T14:50:00Z">
          <w:pPr>
            <w:pStyle w:val="NormalWeb"/>
          </w:pPr>
        </w:pPrChange>
      </w:pPr>
      <w:del w:id="7539" w:author="Seth Oranburg" w:date="2026-03-07T09:50:00Z" w16du:dateUtc="2026-03-07T14:50:00Z">
        <w:r w:rsidRPr="00742779">
          <w:rPr>
            <w:rFonts w:ascii="ZWAdobeF" w:hAnsi="ZWAdobeF" w:cs="ZWAdobeF"/>
            <w:sz w:val="2"/>
            <w:szCs w:val="2"/>
          </w:rPr>
          <w:delText>3241B</w:delText>
        </w:r>
        <w:r w:rsidR="0033544D" w:rsidRPr="00742779">
          <w:delText>Rachel</w:delText>
        </w:r>
      </w:del>
      <w:ins w:id="7540" w:author="Seth Oranburg" w:date="2026-03-07T09:50:00Z" w16du:dateUtc="2026-03-07T14:50:00Z">
        <w:r w:rsidR="0033544D" w:rsidRPr="00742779">
          <w:t>Rachel</w:t>
        </w:r>
      </w:ins>
      <w:r w:rsidR="0033544D" w:rsidRPr="00742779">
        <w:t xml:space="preserve"> explains the legal issue. Even though Sammy lacked actual authority—the board never authorized him to negotiate a merger—he may </w:t>
      </w:r>
      <w:r w:rsidR="0033544D" w:rsidRPr="00742779">
        <w:lastRenderedPageBreak/>
        <w:t>have had apparent authority. Apparent authority arises when the principal (ConstructEdge) makes a manifestation to a third party (A.I. Architects) that causes the third party to reasonably believe that the agent (Sammy) has authority to act.</w:t>
      </w:r>
      <w:r w:rsidR="0033544D">
        <w:fldChar w:fldCharType="begin"/>
      </w:r>
      <w:r w:rsidR="0033544D">
        <w:instrText>HYPERLINK \l "fn2-11647" \o "Jump to citation"</w:instrText>
      </w:r>
      <w:r w:rsidR="0033544D">
        <w:fldChar w:fldCharType="separate"/>
      </w:r>
      <w:r w:rsidR="0033544D" w:rsidRPr="00742779">
        <w:rPr>
          <w:rStyle w:val="Hyperlink"/>
          <w:color w:val="auto"/>
          <w:u w:val="none"/>
        </w:rPr>
        <w:t>[2</w:t>
      </w:r>
      <w:r w:rsidR="00F062F5" w:rsidRPr="00742779">
        <w:rPr>
          <w:rStyle w:val="Hyperlink"/>
          <w:color w:val="auto"/>
          <w:u w:val="none"/>
        </w:rPr>
        <w:t>]</w:t>
      </w:r>
      <w:r w:rsidR="0033544D">
        <w:fldChar w:fldCharType="end"/>
      </w:r>
      <w:r w:rsidR="0033544D" w:rsidRPr="00742779">
        <w:t xml:space="preserve"> Here, Sammy is a founder, CTO, and board member. He used his corporate email and corporate title. ConstructEdge previously allowed Sammy to negotiate technology partnerships without requiring board pre-approval for each discussion. A.I. Architects spent $2 million on legal diligence and financial analysis overnight based on Sammy</w:t>
      </w:r>
      <w:r w:rsidR="009F60D1" w:rsidRPr="00742779">
        <w:t>’</w:t>
      </w:r>
      <w:r w:rsidR="0033544D" w:rsidRPr="00742779">
        <w:t>s email. If the merger falls through, A.I. Architects could sue ConstructEdge for breach of contract or, alternatively, sue Sammy personally for misrepresenting his authority.</w:t>
      </w:r>
    </w:p>
    <w:p w14:paraId="605AF3C4" w14:textId="77777777" w:rsidR="0033544D" w:rsidRPr="00742779" w:rsidRDefault="00742779" w:rsidP="000E54B1">
      <w:del w:id="7541" w:author="Seth Oranburg" w:date="2026-03-07T09:50:00Z" w16du:dateUtc="2026-03-07T14:50:00Z">
        <w:r w:rsidRPr="00742779">
          <w:rPr>
            <w:rFonts w:ascii="ZWAdobeF" w:hAnsi="ZWAdobeF" w:cs="ZWAdobeF"/>
            <w:sz w:val="2"/>
            <w:szCs w:val="2"/>
          </w:rPr>
          <w:delText>3242B</w:delText>
        </w:r>
        <w:r w:rsidR="0033544D" w:rsidRPr="00742779">
          <w:delText>If</w:delText>
        </w:r>
      </w:del>
      <w:ins w:id="7542" w:author="Seth Oranburg" w:date="2026-03-07T09:50:00Z" w16du:dateUtc="2026-03-07T14:50:00Z">
        <w:r w:rsidR="0033544D" w:rsidRPr="00742779">
          <w:t>If</w:t>
        </w:r>
      </w:ins>
      <w:r w:rsidR="0033544D" w:rsidRPr="00742779">
        <w:t xml:space="preserve"> A.I. Architects can establish apparent authority, ConstructEdge may be bound by Sammy</w:t>
      </w:r>
      <w:r w:rsidR="009F60D1" w:rsidRPr="00742779">
        <w:t>’</w:t>
      </w:r>
      <w:r w:rsidR="0033544D" w:rsidRPr="00742779">
        <w:t>s promise to deliver the engineering team</w:t>
      </w:r>
      <w:r w:rsidR="009F60D1" w:rsidRPr="00742779">
        <w:t>’</w:t>
      </w:r>
      <w:r w:rsidR="0033544D" w:rsidRPr="00742779">
        <w:t>s votes, even though Sammy exceeded his actual authority. If A.I. Architects cannot establish apparent authority, Sammy may face personal liability for the $2 million in reliance damages that A.I. Architects incurred based on his representations.</w:t>
      </w:r>
    </w:p>
    <w:p w14:paraId="1C469FE4" w14:textId="77777777" w:rsidR="0033544D" w:rsidRPr="00742779" w:rsidRDefault="00742779" w:rsidP="000E54B1">
      <w:del w:id="7543" w:author="Seth Oranburg" w:date="2026-03-07T09:50:00Z" w16du:dateUtc="2026-03-07T14:50:00Z">
        <w:r w:rsidRPr="00742779">
          <w:rPr>
            <w:rFonts w:ascii="ZWAdobeF" w:hAnsi="ZWAdobeF" w:cs="ZWAdobeF"/>
            <w:sz w:val="2"/>
            <w:szCs w:val="2"/>
          </w:rPr>
          <w:delText>3243B</w:delText>
        </w:r>
        <w:r w:rsidR="0033544D" w:rsidRPr="00742779">
          <w:delText>Marcus</w:delText>
        </w:r>
      </w:del>
      <w:ins w:id="7544" w:author="Seth Oranburg" w:date="2026-03-07T09:50:00Z" w16du:dateUtc="2026-03-07T14:50:00Z">
        <w:r w:rsidR="0033544D" w:rsidRPr="00742779">
          <w:t>Marcus</w:t>
        </w:r>
      </w:ins>
      <w:r w:rsidR="0033544D" w:rsidRPr="00742779">
        <w:t xml:space="preserve"> argues that this makes the A.I. Architects deal even riskier. Not only is it probably a fraudulent transfer, but now the company is potentially bound by an unauthorized promise that Sammy made. If the board rejects the A.I. Architects deal, the company might face a lawsuit from A.I. Architects. If the board approves the deal, the company faces a lawsuit from DDC. Either way, the company is in litigation.</w:t>
      </w:r>
    </w:p>
    <w:p w14:paraId="5C70A0B4" w14:textId="77777777" w:rsidR="0033544D" w:rsidRPr="00742779" w:rsidRDefault="00742779" w:rsidP="000E54B1">
      <w:del w:id="7545" w:author="Seth Oranburg" w:date="2026-03-07T09:50:00Z" w16du:dateUtc="2026-03-07T14:50:00Z">
        <w:r w:rsidRPr="00742779">
          <w:rPr>
            <w:rFonts w:ascii="ZWAdobeF" w:hAnsi="ZWAdobeF" w:cs="ZWAdobeF"/>
            <w:sz w:val="2"/>
            <w:szCs w:val="2"/>
          </w:rPr>
          <w:delText>3244B</w:delText>
        </w:r>
        <w:r w:rsidR="0033544D" w:rsidRPr="00742779">
          <w:delText>Zeeva</w:delText>
        </w:r>
      </w:del>
      <w:ins w:id="7546" w:author="Seth Oranburg" w:date="2026-03-07T09:50:00Z" w16du:dateUtc="2026-03-07T14:50:00Z">
        <w:r w:rsidR="0033544D" w:rsidRPr="00742779">
          <w:t>Zeeva</w:t>
        </w:r>
      </w:ins>
      <w:r w:rsidR="0033544D" w:rsidRPr="00742779">
        <w:t xml:space="preserve"> responds that Sammy</w:t>
      </w:r>
      <w:r w:rsidR="009F60D1" w:rsidRPr="00742779">
        <w:t>’</w:t>
      </w:r>
      <w:r w:rsidR="0033544D" w:rsidRPr="00742779">
        <w:t>s email does not bind the board</w:t>
      </w:r>
      <w:r w:rsidR="009F60D1" w:rsidRPr="00742779">
        <w:t>’</w:t>
      </w:r>
      <w:r w:rsidR="0033544D" w:rsidRPr="00742779">
        <w:t>s decision. The board can still choose OmniCorp if it believes that is the better option. A.I. Architects might have a claim for reliance damages, but $2 million is far less than the potential exposure from a fraudulent transfer claim or from failing to fix the Dubai tower. The apparent authority issue is a sideshow.</w:t>
      </w:r>
    </w:p>
    <w:p w14:paraId="67D2000A" w14:textId="77777777" w:rsidR="0033544D" w:rsidRPr="00742779" w:rsidRDefault="0033544D" w:rsidP="000E54B1">
      <w:pPr>
        <w:pStyle w:val="Heading3"/>
        <w:rPr>
          <w:rFonts w:eastAsia="Times New Roman"/>
        </w:rPr>
      </w:pPr>
      <w:r w:rsidRPr="00742779">
        <w:rPr>
          <w:rFonts w:eastAsia="Times New Roman"/>
        </w:rPr>
        <w:t>Fiduciary Duty: A Conflict of Interest?</w:t>
      </w:r>
    </w:p>
    <w:p w14:paraId="7E5879FD" w14:textId="77777777" w:rsidR="0033544D" w:rsidRPr="00742779" w:rsidRDefault="00742779" w:rsidP="000E54B1">
      <w:pPr>
        <w:pPrChange w:id="7547" w:author="Seth Oranburg" w:date="2026-03-07T09:50:00Z" w16du:dateUtc="2026-03-07T14:50:00Z">
          <w:pPr>
            <w:pStyle w:val="NormalWeb"/>
          </w:pPr>
        </w:pPrChange>
      </w:pPr>
      <w:del w:id="7548" w:author="Seth Oranburg" w:date="2026-03-07T09:50:00Z" w16du:dateUtc="2026-03-07T14:50:00Z">
        <w:r w:rsidRPr="00742779">
          <w:rPr>
            <w:rFonts w:ascii="ZWAdobeF" w:hAnsi="ZWAdobeF" w:cs="ZWAdobeF"/>
            <w:sz w:val="2"/>
            <w:szCs w:val="2"/>
          </w:rPr>
          <w:delText>3245B</w:delText>
        </w:r>
        <w:r w:rsidR="0033544D" w:rsidRPr="00742779">
          <w:delText>Marcus</w:delText>
        </w:r>
      </w:del>
      <w:ins w:id="7549" w:author="Seth Oranburg" w:date="2026-03-07T09:50:00Z" w16du:dateUtc="2026-03-07T14:50:00Z">
        <w:r w:rsidR="0033544D" w:rsidRPr="00742779">
          <w:t>Marcus</w:t>
        </w:r>
      </w:ins>
      <w:r w:rsidR="0033544D" w:rsidRPr="00742779">
        <w:t xml:space="preserve"> makes his final argument. Zeeva cannot vote on this decision, he says. In the OmniCorp option, Zeeva loses her job—OmniCorp will install its own management team. In the A.I. Architects option, Zeeva becomes CEO of a larger combined company. She is interested in the outcome. When a director stands to receive a personal benefit that other stockholders do not receive, the business judgment rule does not apply. Instead, the court applies entire fairness review, and the burden is on the interested director to prove that the transaction was fair in both price and process.</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p>
    <w:p w14:paraId="234CD081" w14:textId="77777777" w:rsidR="0033544D" w:rsidRPr="00742779" w:rsidRDefault="00742779" w:rsidP="000E54B1">
      <w:del w:id="7550" w:author="Seth Oranburg" w:date="2026-03-07T09:50:00Z" w16du:dateUtc="2026-03-07T14:50:00Z">
        <w:r w:rsidRPr="00742779">
          <w:rPr>
            <w:rFonts w:ascii="ZWAdobeF" w:hAnsi="ZWAdobeF" w:cs="ZWAdobeF"/>
            <w:sz w:val="2"/>
            <w:szCs w:val="2"/>
          </w:rPr>
          <w:lastRenderedPageBreak/>
          <w:delText>3246B</w:delText>
        </w:r>
        <w:r w:rsidR="0033544D" w:rsidRPr="00742779">
          <w:delText>Zeeva</w:delText>
        </w:r>
      </w:del>
      <w:ins w:id="7551" w:author="Seth Oranburg" w:date="2026-03-07T09:50:00Z" w16du:dateUtc="2026-03-07T14:50:00Z">
        <w:r w:rsidR="0033544D" w:rsidRPr="00742779">
          <w:t>Zeeva</w:t>
        </w:r>
      </w:ins>
      <w:r w:rsidR="0033544D" w:rsidRPr="00742779">
        <w:t xml:space="preserve"> responds: </w:t>
      </w:r>
      <w:r w:rsidR="009F60D1" w:rsidRPr="00742779">
        <w:t>“</w:t>
      </w:r>
      <w:r w:rsidR="0033544D" w:rsidRPr="00742779">
        <w:t>I</w:t>
      </w:r>
      <w:r w:rsidR="009F60D1" w:rsidRPr="00742779">
        <w:t>’</w:t>
      </w:r>
      <w:r w:rsidR="0033544D" w:rsidRPr="00742779">
        <w:t>m not doing this for me. I</w:t>
      </w:r>
      <w:r w:rsidR="009F60D1" w:rsidRPr="00742779">
        <w:t>’</w:t>
      </w:r>
      <w:r w:rsidR="0033544D" w:rsidRPr="00742779">
        <w:t>m doing it for the mission. The whole point of ConstructEdge was to build technology that changes how buildings are designed. If we sell to OmniCorp, that mission dies.</w:t>
      </w:r>
      <w:r w:rsidR="009F60D1" w:rsidRPr="00742779">
        <w:t>”</w:t>
      </w:r>
    </w:p>
    <w:p w14:paraId="54E7A66D" w14:textId="77777777" w:rsidR="0033544D" w:rsidRPr="00742779" w:rsidRDefault="00742779" w:rsidP="000E54B1">
      <w:del w:id="7552" w:author="Seth Oranburg" w:date="2026-03-07T09:50:00Z" w16du:dateUtc="2026-03-07T14:50:00Z">
        <w:r w:rsidRPr="00742779">
          <w:rPr>
            <w:rFonts w:ascii="ZWAdobeF" w:hAnsi="ZWAdobeF" w:cs="ZWAdobeF"/>
            <w:sz w:val="2"/>
            <w:szCs w:val="2"/>
          </w:rPr>
          <w:delText>3247B</w:delText>
        </w:r>
        <w:r w:rsidR="0033544D" w:rsidRPr="00742779">
          <w:delText>Marcus</w:delText>
        </w:r>
      </w:del>
      <w:ins w:id="7553" w:author="Seth Oranburg" w:date="2026-03-07T09:50:00Z" w16du:dateUtc="2026-03-07T14:50:00Z">
        <w:r w:rsidR="0033544D" w:rsidRPr="00742779">
          <w:t>Marcus</w:t>
        </w:r>
      </w:ins>
      <w:r w:rsidR="0033544D" w:rsidRPr="00742779">
        <w:t xml:space="preserve">: </w:t>
      </w:r>
      <w:r w:rsidR="009F60D1" w:rsidRPr="00742779">
        <w:t>“</w:t>
      </w:r>
      <w:r w:rsidR="0033544D" w:rsidRPr="00742779">
        <w:t>Your motive doesn</w:t>
      </w:r>
      <w:r w:rsidR="009F60D1" w:rsidRPr="00742779">
        <w:t>’</w:t>
      </w:r>
      <w:r w:rsidR="0033544D" w:rsidRPr="00742779">
        <w:t>t matter. The law looks at whether you have a material interest in the outcome. You do. You keep your job and gain a bigger platform in Option B. You lose your job in Option A. That</w:t>
      </w:r>
      <w:r w:rsidR="009F60D1" w:rsidRPr="00742779">
        <w:t>’</w:t>
      </w:r>
      <w:r w:rsidR="0033544D" w:rsidRPr="00742779">
        <w:t>s a conflict.</w:t>
      </w:r>
      <w:r w:rsidR="009F60D1" w:rsidRPr="00742779">
        <w:t>”</w:t>
      </w:r>
    </w:p>
    <w:p w14:paraId="55E87AF7" w14:textId="77777777" w:rsidR="0033544D" w:rsidRPr="00742779" w:rsidRDefault="00742779" w:rsidP="000E54B1">
      <w:del w:id="7554" w:author="Seth Oranburg" w:date="2026-03-07T09:50:00Z" w16du:dateUtc="2026-03-07T14:50:00Z">
        <w:r w:rsidRPr="00742779">
          <w:rPr>
            <w:rFonts w:ascii="ZWAdobeF" w:hAnsi="ZWAdobeF" w:cs="ZWAdobeF"/>
            <w:sz w:val="2"/>
            <w:szCs w:val="2"/>
          </w:rPr>
          <w:delText>3248B</w:delText>
        </w:r>
        <w:r w:rsidR="0033544D" w:rsidRPr="00742779">
          <w:delText>Rachel</w:delText>
        </w:r>
      </w:del>
      <w:ins w:id="7555" w:author="Seth Oranburg" w:date="2026-03-07T09:50:00Z" w16du:dateUtc="2026-03-07T14:50:00Z">
        <w:r w:rsidR="0033544D" w:rsidRPr="00742779">
          <w:t>Rachel</w:t>
        </w:r>
      </w:ins>
      <w:r w:rsidR="0033544D" w:rsidRPr="00742779">
        <w:t xml:space="preserve"> adds a complication: Zeeva also holds Class B super-voting shares that give her ten votes per share, while common stockholders have one vote per share. Zeeva controls approximately 35% of the voting power despite holding only 19% of the economic interest. She can veto the OmniCorp deal even if Marcus and the other common stockholders want to accept it.</w:t>
      </w:r>
    </w:p>
    <w:p w14:paraId="52C227A0" w14:textId="77777777" w:rsidR="0033544D" w:rsidRPr="00742779" w:rsidRDefault="00742779" w:rsidP="000E54B1">
      <w:pPr>
        <w:pPrChange w:id="7556" w:author="Seth Oranburg" w:date="2026-03-07T09:50:00Z" w16du:dateUtc="2026-03-07T14:50:00Z">
          <w:pPr>
            <w:pStyle w:val="NormalWeb"/>
          </w:pPr>
        </w:pPrChange>
      </w:pPr>
      <w:del w:id="7557" w:author="Seth Oranburg" w:date="2026-03-07T09:50:00Z" w16du:dateUtc="2026-03-07T14:50:00Z">
        <w:r w:rsidRPr="00742779">
          <w:rPr>
            <w:rFonts w:ascii="ZWAdobeF" w:hAnsi="ZWAdobeF" w:cs="ZWAdobeF"/>
            <w:sz w:val="2"/>
            <w:szCs w:val="2"/>
          </w:rPr>
          <w:delText>3249B</w:delText>
        </w:r>
        <w:r w:rsidR="0033544D" w:rsidRPr="00742779">
          <w:delText>If</w:delText>
        </w:r>
      </w:del>
      <w:ins w:id="7558" w:author="Seth Oranburg" w:date="2026-03-07T09:50:00Z" w16du:dateUtc="2026-03-07T14:50:00Z">
        <w:r w:rsidR="0033544D" w:rsidRPr="00742779">
          <w:t>If</w:t>
        </w:r>
      </w:ins>
      <w:r w:rsidR="0033544D" w:rsidRPr="00742779">
        <w:t xml:space="preserve"> Zeeva blocks the OmniCorp deal to pursue the A.I. Architects merger, and the A.I. Architects merger keeps her as CEO, she is using her super-voting control to benefit herself at the expense of minority stockholders. Courts apply entire fairness review to transactions where a controlling stockholder receives a unique benefit.</w:t>
      </w:r>
      <w:r w:rsidR="0033544D">
        <w:fldChar w:fldCharType="begin"/>
      </w:r>
      <w:r w:rsidR="0033544D">
        <w:instrText>HYPERLINK \l "fn5-11647" \o "Jump to citation"</w:instrText>
      </w:r>
      <w:r w:rsidR="0033544D">
        <w:fldChar w:fldCharType="separate"/>
      </w:r>
      <w:r w:rsidR="0033544D" w:rsidRPr="00742779">
        <w:rPr>
          <w:rStyle w:val="Hyperlink"/>
          <w:color w:val="auto"/>
          <w:u w:val="none"/>
        </w:rPr>
        <w:t>[5</w:t>
      </w:r>
      <w:r w:rsidR="00EE2871" w:rsidRPr="00742779">
        <w:rPr>
          <w:rStyle w:val="Hyperlink"/>
          <w:color w:val="auto"/>
          <w:u w:val="none"/>
        </w:rPr>
        <w:t>]</w:t>
      </w:r>
      <w:r w:rsidR="0033544D">
        <w:fldChar w:fldCharType="end"/>
      </w:r>
      <w:r w:rsidR="0033544D" w:rsidRPr="00742779">
        <w:t xml:space="preserve"> Zeeva would have to prove that the A.I. Architects deal is entirely fair—that the price is fair and that the process was fair—even though she personally benefits from the deal in ways that common stockholders do not.</w:t>
      </w:r>
    </w:p>
    <w:p w14:paraId="7D77136B" w14:textId="77777777" w:rsidR="0033544D" w:rsidRPr="00742779" w:rsidRDefault="00742779" w:rsidP="000E54B1">
      <w:del w:id="7559" w:author="Seth Oranburg" w:date="2026-03-07T09:50:00Z" w16du:dateUtc="2026-03-07T14:50:00Z">
        <w:r w:rsidRPr="00742779">
          <w:rPr>
            <w:rFonts w:ascii="ZWAdobeF" w:hAnsi="ZWAdobeF" w:cs="ZWAdobeF"/>
            <w:sz w:val="2"/>
            <w:szCs w:val="2"/>
          </w:rPr>
          <w:delText>3250B</w:delText>
        </w:r>
        <w:r w:rsidR="0033544D" w:rsidRPr="00742779">
          <w:delText>Marcus</w:delText>
        </w:r>
      </w:del>
      <w:ins w:id="7560" w:author="Seth Oranburg" w:date="2026-03-07T09:50:00Z" w16du:dateUtc="2026-03-07T14:50:00Z">
        <w:r w:rsidR="0033544D" w:rsidRPr="00742779">
          <w:t>Marcus</w:t>
        </w:r>
      </w:ins>
      <w:r w:rsidR="0033544D" w:rsidRPr="00742779">
        <w:t xml:space="preserve"> concludes: </w:t>
      </w:r>
      <w:r w:rsidR="009F60D1" w:rsidRPr="00742779">
        <w:t>“</w:t>
      </w:r>
      <w:r w:rsidR="0033544D" w:rsidRPr="00742779">
        <w:t>You can</w:t>
      </w:r>
      <w:r w:rsidR="009F60D1" w:rsidRPr="00742779">
        <w:t>’</w:t>
      </w:r>
      <w:r w:rsidR="0033544D" w:rsidRPr="00742779">
        <w:t>t vote on this. You</w:t>
      </w:r>
      <w:r w:rsidR="009F60D1" w:rsidRPr="00742779">
        <w:t>’</w:t>
      </w:r>
      <w:r w:rsidR="0033544D" w:rsidRPr="00742779">
        <w:t>re conflicted. If you vote for the A.I. Architects deal, you</w:t>
      </w:r>
      <w:r w:rsidR="009F60D1" w:rsidRPr="00742779">
        <w:t>’</w:t>
      </w:r>
      <w:r w:rsidR="0033544D" w:rsidRPr="00742779">
        <w:t>ll face an entire fairness challenge from minority stockholders. If you veto the OmniCorp deal, you</w:t>
      </w:r>
      <w:r w:rsidR="009F60D1" w:rsidRPr="00742779">
        <w:t>’</w:t>
      </w:r>
      <w:r w:rsidR="0033544D" w:rsidRPr="00742779">
        <w:t>ll face a claim that you breached your duty of loyalty by putting your job ahead of stockholder value.</w:t>
      </w:r>
      <w:r w:rsidR="009F60D1" w:rsidRPr="00742779">
        <w:t>”</w:t>
      </w:r>
    </w:p>
    <w:p w14:paraId="5C30D818" w14:textId="77777777" w:rsidR="0033544D" w:rsidRPr="00742779" w:rsidRDefault="00742779" w:rsidP="000E54B1">
      <w:del w:id="7561" w:author="Seth Oranburg" w:date="2026-03-07T09:50:00Z" w16du:dateUtc="2026-03-07T14:50:00Z">
        <w:r w:rsidRPr="00742779">
          <w:rPr>
            <w:rFonts w:ascii="ZWAdobeF" w:hAnsi="ZWAdobeF" w:cs="ZWAdobeF"/>
            <w:sz w:val="2"/>
            <w:szCs w:val="2"/>
          </w:rPr>
          <w:delText>3251B</w:delText>
        </w:r>
        <w:r w:rsidR="0033544D" w:rsidRPr="00742779">
          <w:delText>Zeeva</w:delText>
        </w:r>
      </w:del>
      <w:ins w:id="7562" w:author="Seth Oranburg" w:date="2026-03-07T09:50:00Z" w16du:dateUtc="2026-03-07T14:50:00Z">
        <w:r w:rsidR="0033544D" w:rsidRPr="00742779">
          <w:t>Zeeva</w:t>
        </w:r>
      </w:ins>
      <w:r w:rsidR="0033544D" w:rsidRPr="00742779">
        <w:t xml:space="preserve">: </w:t>
      </w:r>
      <w:r w:rsidR="009F60D1" w:rsidRPr="00742779">
        <w:t>“</w:t>
      </w:r>
      <w:r w:rsidR="0033544D" w:rsidRPr="00742779">
        <w:t>Then let the board vote. I</w:t>
      </w:r>
      <w:r w:rsidR="009F60D1" w:rsidRPr="00742779">
        <w:t>’</w:t>
      </w:r>
      <w:r w:rsidR="0033544D" w:rsidRPr="00742779">
        <w:t>ll abstain.</w:t>
      </w:r>
      <w:r w:rsidR="009F60D1" w:rsidRPr="00742779">
        <w:t>”</w:t>
      </w:r>
    </w:p>
    <w:p w14:paraId="58DF0408" w14:textId="77777777" w:rsidR="0033544D" w:rsidRPr="00742779" w:rsidRDefault="00742779" w:rsidP="000E54B1">
      <w:del w:id="7563" w:author="Seth Oranburg" w:date="2026-03-07T09:50:00Z" w16du:dateUtc="2026-03-07T14:50:00Z">
        <w:r w:rsidRPr="00742779">
          <w:rPr>
            <w:rFonts w:ascii="ZWAdobeF" w:hAnsi="ZWAdobeF" w:cs="ZWAdobeF"/>
            <w:sz w:val="2"/>
            <w:szCs w:val="2"/>
          </w:rPr>
          <w:delText>3252B</w:delText>
        </w:r>
        <w:r w:rsidR="0033544D" w:rsidRPr="00742779">
          <w:delText>Marcus</w:delText>
        </w:r>
      </w:del>
      <w:ins w:id="7564" w:author="Seth Oranburg" w:date="2026-03-07T09:50:00Z" w16du:dateUtc="2026-03-07T14:50:00Z">
        <w:r w:rsidR="0033544D" w:rsidRPr="00742779">
          <w:t>Marcus</w:t>
        </w:r>
      </w:ins>
      <w:r w:rsidR="0033544D" w:rsidRPr="00742779">
        <w:t xml:space="preserve">: </w:t>
      </w:r>
      <w:r w:rsidR="009F60D1" w:rsidRPr="00742779">
        <w:t>“</w:t>
      </w:r>
      <w:r w:rsidR="0033544D" w:rsidRPr="00742779">
        <w:t>Even if you abstain, your super-voting shares give you veto power. You don</w:t>
      </w:r>
      <w:r w:rsidR="009F60D1" w:rsidRPr="00742779">
        <w:t>’</w:t>
      </w:r>
      <w:r w:rsidR="0033544D" w:rsidRPr="00742779">
        <w:t>t need to vote affirmatively for the A.I. Architects deal. You just need to prevent the OmniCorp deal from going forward. And you can do that unilaterally.</w:t>
      </w:r>
      <w:r w:rsidR="009F60D1" w:rsidRPr="00742779">
        <w:t>”</w:t>
      </w:r>
    </w:p>
    <w:p w14:paraId="7EAA95A6" w14:textId="77777777" w:rsidR="0033544D" w:rsidRPr="00742779" w:rsidRDefault="0033544D" w:rsidP="000E54B1">
      <w:pPr>
        <w:pStyle w:val="Heading2"/>
        <w:rPr>
          <w:rFonts w:eastAsia="Times New Roman"/>
        </w:rPr>
      </w:pPr>
      <w:r w:rsidRPr="00742779">
        <w:rPr>
          <w:rFonts w:eastAsia="Times New Roman"/>
        </w:rPr>
        <w:t>The Decision</w:t>
      </w:r>
    </w:p>
    <w:p w14:paraId="713BECF9" w14:textId="77777777" w:rsidR="0033544D" w:rsidRPr="00742779" w:rsidRDefault="00742779" w:rsidP="000E54B1">
      <w:del w:id="7565" w:author="Seth Oranburg" w:date="2026-03-07T09:50:00Z" w16du:dateUtc="2026-03-07T14:50:00Z">
        <w:r w:rsidRPr="00742779">
          <w:rPr>
            <w:rFonts w:ascii="ZWAdobeF" w:hAnsi="ZWAdobeF" w:cs="ZWAdobeF"/>
            <w:sz w:val="2"/>
            <w:szCs w:val="2"/>
          </w:rPr>
          <w:delText>3253B</w:delText>
        </w:r>
        <w:r w:rsidR="0033544D" w:rsidRPr="00742779">
          <w:delText>The</w:delText>
        </w:r>
      </w:del>
      <w:ins w:id="7566" w:author="Seth Oranburg" w:date="2026-03-07T09:50:00Z" w16du:dateUtc="2026-03-07T14:50:00Z">
        <w:r w:rsidR="0033544D" w:rsidRPr="00742779">
          <w:t>The</w:t>
        </w:r>
      </w:ins>
      <w:r w:rsidR="0033544D" w:rsidRPr="00742779">
        <w:t xml:space="preserve"> room goes quiet. Rachel looks at the clock on the wall. It is 1:47 PM. Thirty-six hours remain before the whistleblower</w:t>
      </w:r>
      <w:r w:rsidR="009F60D1" w:rsidRPr="00742779">
        <w:t>’</w:t>
      </w:r>
      <w:r w:rsidR="0033544D" w:rsidRPr="00742779">
        <w:t>s deadline.</w:t>
      </w:r>
    </w:p>
    <w:p w14:paraId="22FF0D69" w14:textId="77777777" w:rsidR="0033544D" w:rsidRPr="00742779" w:rsidRDefault="00742779" w:rsidP="000E54B1">
      <w:del w:id="7567" w:author="Seth Oranburg" w:date="2026-03-07T09:50:00Z" w16du:dateUtc="2026-03-07T14:50:00Z">
        <w:r w:rsidRPr="00742779">
          <w:rPr>
            <w:rFonts w:ascii="ZWAdobeF" w:hAnsi="ZWAdobeF" w:cs="ZWAdobeF"/>
            <w:sz w:val="2"/>
            <w:szCs w:val="2"/>
          </w:rPr>
          <w:delText>3254B</w:delText>
        </w:r>
        <w:r w:rsidR="0033544D" w:rsidRPr="00742779">
          <w:delText>The</w:delText>
        </w:r>
      </w:del>
      <w:ins w:id="7568" w:author="Seth Oranburg" w:date="2026-03-07T09:50:00Z" w16du:dateUtc="2026-03-07T14:50:00Z">
        <w:r w:rsidR="0033544D" w:rsidRPr="00742779">
          <w:t>The</w:t>
        </w:r>
      </w:ins>
      <w:r w:rsidR="0033544D" w:rsidRPr="00742779">
        <w:t xml:space="preserve"> board has heard the arguments. Marcus votes for Option A—the OmniCorp acquisition. It provides certain value, eliminates liability, and avoids </w:t>
      </w:r>
      <w:r w:rsidR="0033544D" w:rsidRPr="00742779">
        <w:lastRenderedPageBreak/>
        <w:t>fraudulent transfer risk. Zeeva votes for Option B—the A.I. Architects merger. It preserves the mission, saves the technology, and retains the team.</w:t>
      </w:r>
    </w:p>
    <w:p w14:paraId="2DB23FD9" w14:textId="77777777" w:rsidR="0033544D" w:rsidRPr="00742779" w:rsidRDefault="00742779" w:rsidP="000E54B1">
      <w:del w:id="7569" w:author="Seth Oranburg" w:date="2026-03-07T09:50:00Z" w16du:dateUtc="2026-03-07T14:50:00Z">
        <w:r w:rsidRPr="00742779">
          <w:rPr>
            <w:rFonts w:ascii="ZWAdobeF" w:hAnsi="ZWAdobeF" w:cs="ZWAdobeF"/>
            <w:sz w:val="2"/>
            <w:szCs w:val="2"/>
          </w:rPr>
          <w:delText>3255B</w:delText>
        </w:r>
        <w:r w:rsidR="0033544D" w:rsidRPr="00742779">
          <w:delText>The</w:delText>
        </w:r>
      </w:del>
      <w:ins w:id="7570" w:author="Seth Oranburg" w:date="2026-03-07T09:50:00Z" w16du:dateUtc="2026-03-07T14:50:00Z">
        <w:r w:rsidR="0033544D" w:rsidRPr="00742779">
          <w:t>The</w:t>
        </w:r>
      </w:ins>
      <w:r w:rsidR="0033544D" w:rsidRPr="00742779">
        <w:t xml:space="preserve"> two independent directors—Rachel and Aldo—are split. Aldo believes the company has a duty to maximize immediate value for stockholders and votes for the OmniCorp deal. Rachel believes the company is not yet insolvent and that the board has discretion to pursue a longer-term strategy, so she votes for the A.I. Architects deal.</w:t>
      </w:r>
    </w:p>
    <w:p w14:paraId="2A484558" w14:textId="77777777" w:rsidR="0033544D" w:rsidRPr="00742779" w:rsidRDefault="00742779" w:rsidP="000E54B1">
      <w:del w:id="7571" w:author="Seth Oranburg" w:date="2026-03-07T09:50:00Z" w16du:dateUtc="2026-03-07T14:50:00Z">
        <w:r w:rsidRPr="00742779">
          <w:rPr>
            <w:rFonts w:ascii="ZWAdobeF" w:hAnsi="ZWAdobeF" w:cs="ZWAdobeF"/>
            <w:sz w:val="2"/>
            <w:szCs w:val="2"/>
          </w:rPr>
          <w:delText>3256B</w:delText>
        </w:r>
        <w:r w:rsidR="0033544D" w:rsidRPr="00742779">
          <w:delText>The</w:delText>
        </w:r>
      </w:del>
      <w:ins w:id="7572" w:author="Seth Oranburg" w:date="2026-03-07T09:50:00Z" w16du:dateUtc="2026-03-07T14:50:00Z">
        <w:r w:rsidR="0033544D" w:rsidRPr="00742779">
          <w:t>The</w:t>
        </w:r>
      </w:ins>
      <w:r w:rsidR="0033544D" w:rsidRPr="00742779">
        <w:t xml:space="preserve"> vote is tied 3-3. The seventh board member, Sammy, holds the deciding vote.</w:t>
      </w:r>
    </w:p>
    <w:p w14:paraId="31990ED2" w14:textId="77777777" w:rsidR="0033544D" w:rsidRPr="00742779" w:rsidRDefault="00742779" w:rsidP="000E54B1">
      <w:del w:id="7573" w:author="Seth Oranburg" w:date="2026-03-07T09:50:00Z" w16du:dateUtc="2026-03-07T14:50:00Z">
        <w:r w:rsidRPr="00742779">
          <w:rPr>
            <w:rFonts w:ascii="ZWAdobeF" w:hAnsi="ZWAdobeF" w:cs="ZWAdobeF"/>
            <w:sz w:val="2"/>
            <w:szCs w:val="2"/>
          </w:rPr>
          <w:delText>3257B</w:delText>
        </w:r>
        <w:r w:rsidR="0033544D" w:rsidRPr="00742779">
          <w:delText>Sammy</w:delText>
        </w:r>
      </w:del>
      <w:ins w:id="7574" w:author="Seth Oranburg" w:date="2026-03-07T09:50:00Z" w16du:dateUtc="2026-03-07T14:50:00Z">
        <w:r w:rsidR="0033544D" w:rsidRPr="00742779">
          <w:t>Sammy</w:t>
        </w:r>
      </w:ins>
      <w:r w:rsidR="0033544D" w:rsidRPr="00742779">
        <w:t xml:space="preserve"> looks at the resolution on the table. If he votes for Option A, he walks away with $156 million, but his life</w:t>
      </w:r>
      <w:r w:rsidR="009F60D1" w:rsidRPr="00742779">
        <w:t>’</w:t>
      </w:r>
      <w:r w:rsidR="0033544D" w:rsidRPr="00742779">
        <w:t>s work is deleted. If he votes for Option B, Architect survives and evolves, but he becomes complicit in a legal maneuver that strips assets from creditors and leaves potential tort victims with pennies on the dollar.</w:t>
      </w:r>
    </w:p>
    <w:p w14:paraId="57DA5D90" w14:textId="77777777" w:rsidR="0033544D" w:rsidRPr="00742779" w:rsidRDefault="00742779" w:rsidP="000E54B1">
      <w:del w:id="7575" w:author="Seth Oranburg" w:date="2026-03-07T09:50:00Z" w16du:dateUtc="2026-03-07T14:50:00Z">
        <w:r w:rsidRPr="00742779">
          <w:rPr>
            <w:rFonts w:ascii="ZWAdobeF" w:hAnsi="ZWAdobeF" w:cs="ZWAdobeF"/>
            <w:sz w:val="2"/>
            <w:szCs w:val="2"/>
          </w:rPr>
          <w:delText>3258B</w:delText>
        </w:r>
        <w:r w:rsidR="0033544D" w:rsidRPr="00742779">
          <w:delText>Sammy</w:delText>
        </w:r>
      </w:del>
      <w:ins w:id="7576" w:author="Seth Oranburg" w:date="2026-03-07T09:50:00Z" w16du:dateUtc="2026-03-07T14:50:00Z">
        <w:r w:rsidR="0033544D" w:rsidRPr="00742779">
          <w:t>Sammy</w:t>
        </w:r>
      </w:ins>
      <w:r w:rsidR="0033544D" w:rsidRPr="00742779">
        <w:t xml:space="preserve"> picks up the pen.</w:t>
      </w:r>
    </w:p>
    <w:p w14:paraId="6F443DE4" w14:textId="77777777" w:rsidR="0033544D" w:rsidRPr="00742779" w:rsidRDefault="0033544D" w:rsidP="000E54B1">
      <w:pPr>
        <w:pStyle w:val="Heading2"/>
        <w:rPr>
          <w:rFonts w:eastAsia="Times New Roman"/>
        </w:rPr>
      </w:pPr>
      <w:r w:rsidRPr="00742779">
        <w:rPr>
          <w:rFonts w:eastAsia="Times New Roman"/>
        </w:rPr>
        <w:t>Epilogue: The Price of Being Wrong</w:t>
      </w:r>
    </w:p>
    <w:p w14:paraId="28075934" w14:textId="77777777" w:rsidR="0033544D" w:rsidRPr="00742779" w:rsidRDefault="00742779" w:rsidP="000E54B1">
      <w:del w:id="7577" w:author="Seth Oranburg" w:date="2026-03-07T09:50:00Z" w16du:dateUtc="2026-03-07T14:50:00Z">
        <w:r w:rsidRPr="00742779">
          <w:rPr>
            <w:rFonts w:ascii="ZWAdobeF" w:hAnsi="ZWAdobeF" w:cs="ZWAdobeF"/>
            <w:sz w:val="2"/>
            <w:szCs w:val="2"/>
          </w:rPr>
          <w:delText>3259B</w:delText>
        </w:r>
        <w:r w:rsidR="0033544D" w:rsidRPr="00742779">
          <w:delText>The</w:delText>
        </w:r>
      </w:del>
      <w:ins w:id="7578" w:author="Seth Oranburg" w:date="2026-03-07T09:50:00Z" w16du:dateUtc="2026-03-07T14:50:00Z">
        <w:r w:rsidR="0033544D" w:rsidRPr="00742779">
          <w:t>The</w:t>
        </w:r>
      </w:ins>
      <w:r w:rsidR="0033544D" w:rsidRPr="00742779">
        <w:t xml:space="preserve"> chapter does not show which box Sammy checked. In the study of law, the result matters less than the reasoning. What matters is understanding how each choice creates legal exposure and how that exposure is distributed among different parties.</w:t>
      </w:r>
    </w:p>
    <w:p w14:paraId="3CF5DFA8" w14:textId="77777777" w:rsidR="0033544D" w:rsidRPr="00742779" w:rsidRDefault="00742779" w:rsidP="000E54B1">
      <w:del w:id="7579" w:author="Seth Oranburg" w:date="2026-03-07T09:50:00Z" w16du:dateUtc="2026-03-07T14:50:00Z">
        <w:r w:rsidRPr="00742779">
          <w:rPr>
            <w:rFonts w:ascii="ZWAdobeF" w:hAnsi="ZWAdobeF" w:cs="ZWAdobeF"/>
            <w:sz w:val="2"/>
            <w:szCs w:val="2"/>
          </w:rPr>
          <w:delText>3260B</w:delText>
        </w:r>
        <w:r w:rsidR="0033544D" w:rsidRPr="00742779">
          <w:delText>Consider</w:delText>
        </w:r>
      </w:del>
      <w:ins w:id="7580" w:author="Seth Oranburg" w:date="2026-03-07T09:50:00Z" w16du:dateUtc="2026-03-07T14:50:00Z">
        <w:r w:rsidR="0033544D" w:rsidRPr="00742779">
          <w:t>Consider</w:t>
        </w:r>
      </w:ins>
      <w:r w:rsidR="0033544D" w:rsidRPr="00742779">
        <w:t xml:space="preserve"> the two futures that branch from Sammy</w:t>
      </w:r>
      <w:r w:rsidR="009F60D1" w:rsidRPr="00742779">
        <w:t>’</w:t>
      </w:r>
      <w:r w:rsidR="0033544D" w:rsidRPr="00742779">
        <w:t>s decision.</w:t>
      </w:r>
    </w:p>
    <w:p w14:paraId="3F91F99C" w14:textId="77777777" w:rsidR="0033544D" w:rsidRPr="00742779" w:rsidRDefault="0033544D" w:rsidP="000E54B1">
      <w:pPr>
        <w:pStyle w:val="Heading3"/>
        <w:rPr>
          <w:rFonts w:eastAsia="Times New Roman"/>
        </w:rPr>
      </w:pPr>
      <w:r w:rsidRPr="00742779">
        <w:rPr>
          <w:rFonts w:eastAsia="Times New Roman"/>
        </w:rPr>
        <w:t>Future A: The Derivative Suit</w:t>
      </w:r>
    </w:p>
    <w:p w14:paraId="5E21BDBF" w14:textId="77777777" w:rsidR="0033544D" w:rsidRPr="00742779" w:rsidRDefault="00742779" w:rsidP="000E54B1">
      <w:del w:id="7581" w:author="Seth Oranburg" w:date="2026-03-07T09:50:00Z" w16du:dateUtc="2026-03-07T14:50:00Z">
        <w:r w:rsidRPr="00742779">
          <w:rPr>
            <w:rFonts w:ascii="ZWAdobeF" w:hAnsi="ZWAdobeF" w:cs="ZWAdobeF"/>
            <w:sz w:val="2"/>
            <w:szCs w:val="2"/>
          </w:rPr>
          <w:delText>3261B</w:delText>
        </w:r>
        <w:r w:rsidR="0033544D" w:rsidRPr="00742779">
          <w:delText>Sammy</w:delText>
        </w:r>
      </w:del>
      <w:ins w:id="7582" w:author="Seth Oranburg" w:date="2026-03-07T09:50:00Z" w16du:dateUtc="2026-03-07T14:50:00Z">
        <w:r w:rsidR="0033544D" w:rsidRPr="00742779">
          <w:t>Sammy</w:t>
        </w:r>
      </w:ins>
      <w:r w:rsidR="0033544D" w:rsidRPr="00742779">
        <w:t xml:space="preserve"> votes with Marcus. The board approves the sale to OmniCorp for $1.2 billion cash. The transaction closes within 30 days. DDC receives full payment for the Dubai remediation. The tower is fixed. No one dies. The Architect AI is deleted. The engineering team is terminated.</w:t>
      </w:r>
    </w:p>
    <w:p w14:paraId="4F792DB0" w14:textId="77777777" w:rsidR="0033544D" w:rsidRPr="00742779" w:rsidRDefault="00742779" w:rsidP="000E54B1">
      <w:pPr>
        <w:pPrChange w:id="7583" w:author="Seth Oranburg" w:date="2026-03-07T09:50:00Z" w16du:dateUtc="2026-03-07T14:50:00Z">
          <w:pPr>
            <w:pStyle w:val="NormalWeb"/>
          </w:pPr>
        </w:pPrChange>
      </w:pPr>
      <w:del w:id="7584" w:author="Seth Oranburg" w:date="2026-03-07T09:50:00Z" w16du:dateUtc="2026-03-07T14:50:00Z">
        <w:r w:rsidRPr="00742779">
          <w:rPr>
            <w:rFonts w:ascii="ZWAdobeF" w:hAnsi="ZWAdobeF" w:cs="ZWAdobeF"/>
            <w:sz w:val="2"/>
            <w:szCs w:val="2"/>
          </w:rPr>
          <w:delText>3262B</w:delText>
        </w:r>
        <w:r w:rsidR="0033544D" w:rsidRPr="00742779">
          <w:delText>Zeeva</w:delText>
        </w:r>
      </w:del>
      <w:ins w:id="7585" w:author="Seth Oranburg" w:date="2026-03-07T09:50:00Z" w16du:dateUtc="2026-03-07T14:50:00Z">
        <w:r w:rsidR="0033544D" w:rsidRPr="00742779">
          <w:t>Zeeva</w:t>
        </w:r>
      </w:ins>
      <w:r w:rsidR="0033544D" w:rsidRPr="00742779">
        <w:t xml:space="preserve"> sues the board derivatively, alleging that the directors breached their </w:t>
      </w:r>
      <w:r w:rsidR="0033544D" w:rsidRPr="00742779">
        <w:rPr>
          <w:rStyle w:val="Emphasis"/>
        </w:rPr>
        <w:t>Revlon</w:t>
      </w:r>
      <w:r w:rsidR="0033544D" w:rsidRPr="00742779">
        <w:t xml:space="preserve"> duties by panic-selling the company for less than its intrinsic value. She argues that Architect was worth far more than the distressed-sale price that OmniCorp paid. She points to the $3 billion valuation from six months earlier and argues that the defect affecting 0.4% of designs did not justify a 60% reduction in value. She alleges that the board was grossly negligent under </w:t>
      </w:r>
      <w:r w:rsidR="0033544D" w:rsidRPr="00742779">
        <w:rPr>
          <w:rStyle w:val="Emphasis"/>
        </w:rPr>
        <w:t>Van Gorkom</w:t>
      </w:r>
      <w:r w:rsidR="0033544D" w:rsidRPr="00742779">
        <w:t xml:space="preserve"> for making a decision in a 48-hour window without obtaining a fairness opinion, without conducting a market check to determine </w:t>
      </w:r>
      <w:r w:rsidR="0033544D" w:rsidRPr="00742779">
        <w:lastRenderedPageBreak/>
        <w:t>whether other buyers would pay more, and without adequately investigating whether the A.I. Architects merger would have yielded higher value for stockholders.</w:t>
      </w:r>
      <w:r w:rsidR="0033544D">
        <w:fldChar w:fldCharType="begin"/>
      </w:r>
      <w:r w:rsidR="0033544D">
        <w:instrText>HYPERLINK \l "fn195-11647" \o "Jump to citation"</w:instrText>
      </w:r>
      <w:r w:rsidR="0033544D">
        <w:fldChar w:fldCharType="separate"/>
      </w:r>
      <w:r w:rsidR="0033544D" w:rsidRPr="00742779">
        <w:rPr>
          <w:rStyle w:val="Hyperlink"/>
          <w:color w:val="auto"/>
          <w:u w:val="none"/>
        </w:rPr>
        <w:t>[195</w:t>
      </w:r>
      <w:r w:rsidR="00EE2871" w:rsidRPr="00742779">
        <w:rPr>
          <w:rStyle w:val="Hyperlink"/>
          <w:color w:val="auto"/>
          <w:u w:val="none"/>
        </w:rPr>
        <w:t>]</w:t>
      </w:r>
      <w:r w:rsidR="0033544D">
        <w:fldChar w:fldCharType="end"/>
      </w:r>
    </w:p>
    <w:p w14:paraId="76DAA8F4" w14:textId="77777777" w:rsidR="0033544D" w:rsidRPr="00742779" w:rsidRDefault="00742779" w:rsidP="000E54B1">
      <w:del w:id="7586" w:author="Seth Oranburg" w:date="2026-03-07T09:50:00Z" w16du:dateUtc="2026-03-07T14:50:00Z">
        <w:r w:rsidRPr="00742779">
          <w:rPr>
            <w:rFonts w:ascii="ZWAdobeF" w:hAnsi="ZWAdobeF" w:cs="ZWAdobeF"/>
            <w:sz w:val="2"/>
            <w:szCs w:val="2"/>
          </w:rPr>
          <w:delText>3263B</w:delText>
        </w:r>
        <w:r w:rsidR="0033544D" w:rsidRPr="00742779">
          <w:delText>The</w:delText>
        </w:r>
      </w:del>
      <w:ins w:id="7587" w:author="Seth Oranburg" w:date="2026-03-07T09:50:00Z" w16du:dateUtc="2026-03-07T14:50:00Z">
        <w:r w:rsidR="0033544D" w:rsidRPr="00742779">
          <w:t>The</w:t>
        </w:r>
      </w:ins>
      <w:r w:rsidR="0033544D" w:rsidRPr="00742779">
        <w:t xml:space="preserve"> board defends on grounds that it faced an emergency, that it obtained advice from Goldman Sachs and from counsel, that it reasonably concluded the company was insolvent and that </w:t>
      </w:r>
      <w:r w:rsidR="0033544D" w:rsidRPr="00742779">
        <w:rPr>
          <w:rStyle w:val="Emphasis"/>
        </w:rPr>
        <w:t>Revlon</w:t>
      </w:r>
      <w:r w:rsidR="0033544D" w:rsidRPr="00742779">
        <w:t xml:space="preserve"> required maximizing immediate value, and that the business judgment rule protects directors who make informed decisions in good faith even if those decisions later appear mistaken.</w:t>
      </w:r>
    </w:p>
    <w:p w14:paraId="3D9087AF" w14:textId="77777777" w:rsidR="0033544D" w:rsidRPr="00742779" w:rsidRDefault="00742779" w:rsidP="000E54B1">
      <w:del w:id="7588" w:author="Seth Oranburg" w:date="2026-03-07T09:50:00Z" w16du:dateUtc="2026-03-07T14:50:00Z">
        <w:r w:rsidRPr="00742779">
          <w:rPr>
            <w:rFonts w:ascii="ZWAdobeF" w:hAnsi="ZWAdobeF" w:cs="ZWAdobeF"/>
            <w:sz w:val="2"/>
            <w:szCs w:val="2"/>
          </w:rPr>
          <w:delText>3264B</w:delText>
        </w:r>
        <w:r w:rsidR="0033544D" w:rsidRPr="00742779">
          <w:delText>The</w:delText>
        </w:r>
      </w:del>
      <w:ins w:id="7589" w:author="Seth Oranburg" w:date="2026-03-07T09:50:00Z" w16du:dateUtc="2026-03-07T14:50:00Z">
        <w:r w:rsidR="0033544D" w:rsidRPr="00742779">
          <w:t>The</w:t>
        </w:r>
      </w:ins>
      <w:r w:rsidR="0033544D" w:rsidRPr="00742779">
        <w:t xml:space="preserve"> litigation turns on whether the board</w:t>
      </w:r>
      <w:r w:rsidR="009F60D1" w:rsidRPr="00742779">
        <w:t>’</w:t>
      </w:r>
      <w:r w:rsidR="0033544D" w:rsidRPr="00742779">
        <w:t xml:space="preserve">s process was adequate given the time constraints. Did 48 hours provide enough time for the board to be </w:t>
      </w:r>
      <w:r w:rsidR="009F60D1" w:rsidRPr="00742779">
        <w:t>“</w:t>
      </w:r>
      <w:r w:rsidR="0033544D" w:rsidRPr="00742779">
        <w:t>informed</w:t>
      </w:r>
      <w:r w:rsidR="009F60D1" w:rsidRPr="00742779">
        <w:t>”</w:t>
      </w:r>
      <w:r w:rsidR="0033544D" w:rsidRPr="00742779">
        <w:t xml:space="preserve"> under </w:t>
      </w:r>
      <w:r w:rsidR="0033544D" w:rsidRPr="00742779">
        <w:rPr>
          <w:rStyle w:val="Emphasis"/>
        </w:rPr>
        <w:t>Van Gorkom</w:t>
      </w:r>
      <w:r w:rsidR="0033544D" w:rsidRPr="00742779">
        <w:t>? Did the board reasonably rely on Goldman Sachs</w:t>
      </w:r>
      <w:r w:rsidR="009F60D1" w:rsidRPr="00742779">
        <w:t>’</w:t>
      </w:r>
      <w:r w:rsidR="0033544D" w:rsidRPr="00742779">
        <w:t>s analysis, or should it have obtained a formal fairness opinion? Did the board adequately explore alternatives, or did it accept the first offer without determining whether a better deal was available?</w:t>
      </w:r>
    </w:p>
    <w:p w14:paraId="6CB225C1" w14:textId="77777777" w:rsidR="0033544D" w:rsidRPr="00742779" w:rsidRDefault="0033544D" w:rsidP="000E54B1">
      <w:pPr>
        <w:pStyle w:val="Heading3"/>
        <w:rPr>
          <w:rFonts w:eastAsia="Times New Roman"/>
        </w:rPr>
      </w:pPr>
      <w:r w:rsidRPr="00742779">
        <w:rPr>
          <w:rFonts w:eastAsia="Times New Roman"/>
        </w:rPr>
        <w:t>Future B: The Creditor Action</w:t>
      </w:r>
    </w:p>
    <w:p w14:paraId="095F4D82" w14:textId="77777777" w:rsidR="0033544D" w:rsidRPr="00742779" w:rsidRDefault="00742779" w:rsidP="000E54B1">
      <w:del w:id="7590" w:author="Seth Oranburg" w:date="2026-03-07T09:50:00Z" w16du:dateUtc="2026-03-07T14:50:00Z">
        <w:r w:rsidRPr="00742779">
          <w:rPr>
            <w:rFonts w:ascii="ZWAdobeF" w:hAnsi="ZWAdobeF" w:cs="ZWAdobeF"/>
            <w:sz w:val="2"/>
            <w:szCs w:val="2"/>
          </w:rPr>
          <w:delText>3265B</w:delText>
        </w:r>
        <w:r w:rsidR="0033544D" w:rsidRPr="00742779">
          <w:delText>Sammy</w:delText>
        </w:r>
      </w:del>
      <w:ins w:id="7591" w:author="Seth Oranburg" w:date="2026-03-07T09:50:00Z" w16du:dateUtc="2026-03-07T14:50:00Z">
        <w:r w:rsidR="0033544D" w:rsidRPr="00742779">
          <w:t>Sammy</w:t>
        </w:r>
      </w:ins>
      <w:r w:rsidR="0033544D" w:rsidRPr="00742779">
        <w:t xml:space="preserve"> votes with Zeeva. The board approves the divisional spin-off and the A.I. Architects merger. GoodCo receives the IP, the cash, and the team. BadCo receives the Dubai contract and the $450 million liability. BadCo files for Chapter 11 bankruptcy. DDC becomes an unsecured creditor holding a $450 million claim against an entity with $10 million in assets.</w:t>
      </w:r>
    </w:p>
    <w:p w14:paraId="282D3963" w14:textId="77777777" w:rsidR="0033544D" w:rsidRPr="00742779" w:rsidRDefault="00742779" w:rsidP="000E54B1">
      <w:pPr>
        <w:pPrChange w:id="7592" w:author="Seth Oranburg" w:date="2026-03-07T09:50:00Z" w16du:dateUtc="2026-03-07T14:50:00Z">
          <w:pPr>
            <w:pStyle w:val="NormalWeb"/>
          </w:pPr>
        </w:pPrChange>
      </w:pPr>
      <w:del w:id="7593" w:author="Seth Oranburg" w:date="2026-03-07T09:50:00Z" w16du:dateUtc="2026-03-07T14:50:00Z">
        <w:r w:rsidRPr="00742779">
          <w:rPr>
            <w:rFonts w:ascii="ZWAdobeF" w:hAnsi="ZWAdobeF" w:cs="ZWAdobeF"/>
            <w:sz w:val="2"/>
            <w:szCs w:val="2"/>
          </w:rPr>
          <w:delText>3266B</w:delText>
        </w:r>
        <w:r w:rsidR="0033544D" w:rsidRPr="00742779">
          <w:delText>DDC</w:delText>
        </w:r>
      </w:del>
      <w:ins w:id="7594" w:author="Seth Oranburg" w:date="2026-03-07T09:50:00Z" w16du:dateUtc="2026-03-07T14:50:00Z">
        <w:r w:rsidR="0033544D" w:rsidRPr="00742779">
          <w:t>DDC</w:t>
        </w:r>
      </w:ins>
      <w:r w:rsidR="0033544D" w:rsidRPr="00742779">
        <w:t xml:space="preserve"> sues in Delaware Chancery Court, seeking to void the spin-off as a fraudulent transfer under the UVTA.</w:t>
      </w:r>
      <w:r w:rsidR="0033544D">
        <w:fldChar w:fldCharType="begin"/>
      </w:r>
      <w:r w:rsidR="0033544D">
        <w:instrText>HYPERLINK \l "fn400-11647" \o "Jump to citation"</w:instrText>
      </w:r>
      <w:r w:rsidR="0033544D">
        <w:fldChar w:fldCharType="separate"/>
      </w:r>
      <w:r w:rsidR="0033544D" w:rsidRPr="00742779">
        <w:rPr>
          <w:rStyle w:val="Hyperlink"/>
          <w:color w:val="auto"/>
          <w:u w:val="none"/>
        </w:rPr>
        <w:t>[400</w:t>
      </w:r>
      <w:r w:rsidR="00FA601A" w:rsidRPr="00742779">
        <w:rPr>
          <w:rStyle w:val="Hyperlink"/>
          <w:color w:val="auto"/>
          <w:u w:val="none"/>
        </w:rPr>
        <w:t>]</w:t>
      </w:r>
      <w:r w:rsidR="0033544D">
        <w:fldChar w:fldCharType="end"/>
      </w:r>
      <w:r w:rsidR="0033544D" w:rsidRPr="00742779">
        <w:t xml:space="preserve"> DDC argues that the transaction was structured specifically to hinder, delay, and defraud creditors by moving valuable assets out of reach while leaving liabilities in an empty shell. DDC asks the court to pierce the corporate veil, collapse the GoodCo/BadCo structure, and hold GoodCo liable for BadCo</w:t>
      </w:r>
      <w:r w:rsidR="009F60D1" w:rsidRPr="00742779">
        <w:t>’</w:t>
      </w:r>
      <w:r w:rsidR="0033544D" w:rsidRPr="00742779">
        <w:t>s obligations.</w:t>
      </w:r>
      <w:r w:rsidR="0033544D">
        <w:fldChar w:fldCharType="begin"/>
      </w:r>
      <w:r w:rsidR="0033544D">
        <w:instrText>HYPERLINK \l "fn392-11647" \o "Jump to citation"</w:instrText>
      </w:r>
      <w:r w:rsidR="0033544D">
        <w:fldChar w:fldCharType="separate"/>
      </w:r>
      <w:r w:rsidR="0033544D" w:rsidRPr="00742779">
        <w:rPr>
          <w:rStyle w:val="Hyperlink"/>
          <w:color w:val="auto"/>
          <w:u w:val="none"/>
        </w:rPr>
        <w:t>[392</w:t>
      </w:r>
      <w:r w:rsidR="00EE2871" w:rsidRPr="00742779">
        <w:rPr>
          <w:rStyle w:val="Hyperlink"/>
          <w:color w:val="auto"/>
          <w:u w:val="none"/>
        </w:rPr>
        <w:t>]</w:t>
      </w:r>
      <w:r w:rsidR="0033544D">
        <w:fldChar w:fldCharType="end"/>
      </w:r>
      <w:r w:rsidR="0033544D" w:rsidRPr="00742779">
        <w:t xml:space="preserve"> DDC also sues the individual directors for breach of fiduciary duty, arguing that directors of an insolvent company owe duties to creditors and that approving a transaction that leaves creditors with pennies on the dollar while equity holders receive substantial value constitutes a breach of those duties.</w:t>
      </w:r>
      <w:r w:rsidR="0033544D">
        <w:fldChar w:fldCharType="begin"/>
      </w:r>
      <w:r w:rsidR="0033544D">
        <w:instrText>HYPERLINK \l "fn401-11647" \o "Jump to citation"</w:instrText>
      </w:r>
      <w:r w:rsidR="0033544D">
        <w:fldChar w:fldCharType="separate"/>
      </w:r>
      <w:r w:rsidR="0033544D" w:rsidRPr="00742779">
        <w:rPr>
          <w:rStyle w:val="Hyperlink"/>
          <w:color w:val="auto"/>
          <w:u w:val="none"/>
        </w:rPr>
        <w:t>[401</w:t>
      </w:r>
      <w:r w:rsidR="00EE2871" w:rsidRPr="00742779">
        <w:rPr>
          <w:rStyle w:val="Hyperlink"/>
          <w:color w:val="auto"/>
          <w:u w:val="none"/>
        </w:rPr>
        <w:t>]</w:t>
      </w:r>
      <w:r w:rsidR="0033544D">
        <w:fldChar w:fldCharType="end"/>
      </w:r>
    </w:p>
    <w:p w14:paraId="69FF578A" w14:textId="77777777" w:rsidR="0033544D" w:rsidRPr="00742779" w:rsidRDefault="00742779" w:rsidP="000E54B1">
      <w:del w:id="7595" w:author="Seth Oranburg" w:date="2026-03-07T09:50:00Z" w16du:dateUtc="2026-03-07T14:50:00Z">
        <w:r w:rsidRPr="00742779">
          <w:rPr>
            <w:rFonts w:ascii="ZWAdobeF" w:hAnsi="ZWAdobeF" w:cs="ZWAdobeF"/>
            <w:sz w:val="2"/>
            <w:szCs w:val="2"/>
          </w:rPr>
          <w:delText>3267B</w:delText>
        </w:r>
        <w:r w:rsidR="0033544D" w:rsidRPr="00742779">
          <w:delText>The</w:delText>
        </w:r>
      </w:del>
      <w:ins w:id="7596" w:author="Seth Oranburg" w:date="2026-03-07T09:50:00Z" w16du:dateUtc="2026-03-07T14:50:00Z">
        <w:r w:rsidR="0033544D" w:rsidRPr="00742779">
          <w:t>The</w:t>
        </w:r>
      </w:ins>
      <w:r w:rsidR="0033544D" w:rsidRPr="00742779">
        <w:t xml:space="preserve"> board defends on grounds that the company was not actually insolvent at the time of the spin-off, that directors owe duties to the corporation (not directly to creditors) even when the company is insolvent, that the spin-off was a legitimate corporate reorganization designed to preserve value that would otherwise be destroyed by the Dubai liability, and that the business judgment rule protects directors</w:t>
      </w:r>
      <w:r w:rsidR="009F60D1" w:rsidRPr="00742779">
        <w:t>’</w:t>
      </w:r>
      <w:r w:rsidR="0033544D" w:rsidRPr="00742779">
        <w:t xml:space="preserve"> decisions about how to allocate risk among different corporate constituencies.</w:t>
      </w:r>
    </w:p>
    <w:p w14:paraId="03CE3B67" w14:textId="77777777" w:rsidR="0033544D" w:rsidRPr="00742779" w:rsidRDefault="00742779" w:rsidP="000E54B1">
      <w:del w:id="7597" w:author="Seth Oranburg" w:date="2026-03-07T09:50:00Z" w16du:dateUtc="2026-03-07T14:50:00Z">
        <w:r w:rsidRPr="00742779">
          <w:rPr>
            <w:rFonts w:ascii="ZWAdobeF" w:hAnsi="ZWAdobeF" w:cs="ZWAdobeF"/>
            <w:sz w:val="2"/>
            <w:szCs w:val="2"/>
          </w:rPr>
          <w:lastRenderedPageBreak/>
          <w:delText>3268B</w:delText>
        </w:r>
        <w:r w:rsidR="0033544D" w:rsidRPr="00742779">
          <w:delText>The</w:delText>
        </w:r>
      </w:del>
      <w:ins w:id="7598" w:author="Seth Oranburg" w:date="2026-03-07T09:50:00Z" w16du:dateUtc="2026-03-07T14:50:00Z">
        <w:r w:rsidR="0033544D" w:rsidRPr="00742779">
          <w:t>The</w:t>
        </w:r>
      </w:ins>
      <w:r w:rsidR="0033544D" w:rsidRPr="00742779">
        <w:t xml:space="preserve"> litigation turns on whether the company was insolvent when the board approved the transaction, whether the spin-off was designed to defraud creditors or was a legitimate business strategy, and whether the $10 million promissory note constituted reasonably equivalent value for BadCo assuming the $450 million liability.</w:t>
      </w:r>
    </w:p>
    <w:p w14:paraId="19C991F9" w14:textId="77777777" w:rsidR="0033544D" w:rsidRPr="00742779" w:rsidRDefault="0033544D" w:rsidP="000E54B1">
      <w:pPr>
        <w:pStyle w:val="Heading2"/>
        <w:rPr>
          <w:rFonts w:eastAsia="Times New Roman"/>
        </w:rPr>
      </w:pPr>
      <w:r w:rsidRPr="00742779">
        <w:rPr>
          <w:rFonts w:eastAsia="Times New Roman"/>
        </w:rPr>
        <w:t>The Legal Architecture</w:t>
      </w:r>
    </w:p>
    <w:p w14:paraId="64F1AFBB" w14:textId="77777777" w:rsidR="0033544D" w:rsidRPr="00742779" w:rsidRDefault="00742779" w:rsidP="000E54B1">
      <w:del w:id="7599" w:author="Seth Oranburg" w:date="2026-03-07T09:50:00Z" w16du:dateUtc="2026-03-07T14:50:00Z">
        <w:r w:rsidRPr="00742779">
          <w:rPr>
            <w:rFonts w:ascii="ZWAdobeF" w:hAnsi="ZWAdobeF" w:cs="ZWAdobeF"/>
            <w:sz w:val="2"/>
            <w:szCs w:val="2"/>
          </w:rPr>
          <w:delText>3269B</w:delText>
        </w:r>
        <w:r w:rsidR="0033544D" w:rsidRPr="00742779">
          <w:delText>The</w:delText>
        </w:r>
      </w:del>
      <w:ins w:id="7600" w:author="Seth Oranburg" w:date="2026-03-07T09:50:00Z" w16du:dateUtc="2026-03-07T14:50:00Z">
        <w:r w:rsidR="0033544D" w:rsidRPr="00742779">
          <w:t>The</w:t>
        </w:r>
      </w:ins>
      <w:r w:rsidR="0033544D" w:rsidRPr="00742779">
        <w:t xml:space="preserve"> ConstructEdge scenario was not designed as melodrama. It is a final synthesis that maps the narrative beats back to the doctrines studied throughout the course. The following table shows how each decision point corresponds to a specific legal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2359"/>
        <w:gridCol w:w="1293"/>
        <w:gridCol w:w="1314"/>
      </w:tblGrid>
      <w:tr w:rsidR="00984E3E" w:rsidRPr="00742779" w14:paraId="3A1A17D7" w14:textId="77777777">
        <w:trPr>
          <w:tblHeader/>
          <w:tblCellSpacing w:w="15" w:type="dxa"/>
        </w:trPr>
        <w:tc>
          <w:tcPr>
            <w:tcW w:w="0" w:type="auto"/>
            <w:vAlign w:val="center"/>
            <w:hideMark/>
          </w:tcPr>
          <w:p w14:paraId="26EF9491" w14:textId="77777777" w:rsidR="0033544D" w:rsidRPr="00742779" w:rsidRDefault="0033544D" w:rsidP="000E54B1">
            <w:pPr>
              <w:rPr>
                <w:rFonts w:eastAsia="Times New Roman"/>
              </w:rPr>
            </w:pPr>
            <w:r w:rsidRPr="00742779">
              <w:rPr>
                <w:rStyle w:val="Strong"/>
                <w:rFonts w:eastAsia="Times New Roman"/>
              </w:rPr>
              <w:t>The Issue</w:t>
            </w:r>
          </w:p>
        </w:tc>
        <w:tc>
          <w:tcPr>
            <w:tcW w:w="0" w:type="auto"/>
            <w:vAlign w:val="center"/>
            <w:hideMark/>
          </w:tcPr>
          <w:p w14:paraId="50234D46" w14:textId="77777777" w:rsidR="0033544D" w:rsidRPr="00742779" w:rsidRDefault="0033544D" w:rsidP="000E54B1">
            <w:pPr>
              <w:rPr>
                <w:rFonts w:eastAsia="Times New Roman"/>
              </w:rPr>
            </w:pPr>
            <w:r w:rsidRPr="00742779">
              <w:rPr>
                <w:rStyle w:val="Strong"/>
                <w:rFonts w:eastAsia="Times New Roman"/>
              </w:rPr>
              <w:t>The Legal Doctrine</w:t>
            </w:r>
          </w:p>
        </w:tc>
        <w:tc>
          <w:tcPr>
            <w:tcW w:w="0" w:type="auto"/>
            <w:vAlign w:val="center"/>
            <w:hideMark/>
          </w:tcPr>
          <w:p w14:paraId="75586505" w14:textId="77777777" w:rsidR="0033544D" w:rsidRPr="00742779" w:rsidRDefault="0033544D" w:rsidP="000E54B1">
            <w:pPr>
              <w:rPr>
                <w:rFonts w:eastAsia="Times New Roman"/>
              </w:rPr>
            </w:pPr>
            <w:r w:rsidRPr="00742779">
              <w:rPr>
                <w:rStyle w:val="Strong"/>
                <w:rFonts w:eastAsia="Times New Roman"/>
              </w:rPr>
              <w:t>The Core Problem</w:t>
            </w:r>
          </w:p>
        </w:tc>
        <w:tc>
          <w:tcPr>
            <w:tcW w:w="0" w:type="auto"/>
            <w:vAlign w:val="center"/>
            <w:hideMark/>
          </w:tcPr>
          <w:p w14:paraId="5B2874EA" w14:textId="77777777" w:rsidR="0033544D" w:rsidRPr="00742779" w:rsidRDefault="0033544D" w:rsidP="000E54B1">
            <w:pPr>
              <w:rPr>
                <w:rFonts w:eastAsia="Times New Roman"/>
              </w:rPr>
            </w:pPr>
            <w:r w:rsidRPr="00742779">
              <w:rPr>
                <w:rStyle w:val="Strong"/>
                <w:rFonts w:eastAsia="Times New Roman"/>
              </w:rPr>
              <w:t>The Chapter</w:t>
            </w:r>
          </w:p>
        </w:tc>
      </w:tr>
      <w:tr w:rsidR="00984E3E" w:rsidRPr="00742779" w14:paraId="6AD06CAB" w14:textId="77777777">
        <w:trPr>
          <w:tblCellSpacing w:w="15" w:type="dxa"/>
        </w:trPr>
        <w:tc>
          <w:tcPr>
            <w:tcW w:w="0" w:type="auto"/>
            <w:vAlign w:val="center"/>
            <w:hideMark/>
          </w:tcPr>
          <w:p w14:paraId="16115CFD" w14:textId="77777777" w:rsidR="0033544D" w:rsidRPr="00742779" w:rsidRDefault="00742779" w:rsidP="000E54B1">
            <w:pPr>
              <w:rPr>
                <w:rFonts w:eastAsia="Times New Roman"/>
              </w:rPr>
            </w:pPr>
            <w:r w:rsidRPr="00742779">
              <w:rPr>
                <w:rFonts w:ascii="ZWAdobeF" w:eastAsia="Times New Roman" w:hAnsi="ZWAdobeF" w:cs="ZWAdobeF"/>
                <w:sz w:val="2"/>
                <w:szCs w:val="2"/>
              </w:rPr>
              <w:t>89B</w:t>
            </w:r>
            <w:r w:rsidR="0033544D" w:rsidRPr="00742779">
              <w:rPr>
                <w:rFonts w:eastAsia="Times New Roman"/>
              </w:rPr>
              <w:t>Sammy</w:t>
            </w:r>
            <w:r w:rsidR="009F60D1" w:rsidRPr="00742779">
              <w:rPr>
                <w:rFonts w:eastAsia="Times New Roman"/>
              </w:rPr>
              <w:t>’</w:t>
            </w:r>
            <w:r w:rsidR="0033544D" w:rsidRPr="00742779">
              <w:rPr>
                <w:rFonts w:eastAsia="Times New Roman"/>
              </w:rPr>
              <w:t>s unauthorized email to A.I. Architects</w:t>
            </w:r>
          </w:p>
        </w:tc>
        <w:tc>
          <w:tcPr>
            <w:tcW w:w="0" w:type="auto"/>
            <w:vAlign w:val="center"/>
            <w:hideMark/>
          </w:tcPr>
          <w:p w14:paraId="33290D22" w14:textId="77777777" w:rsidR="0033544D" w:rsidRPr="00742779" w:rsidRDefault="00742779" w:rsidP="000E54B1">
            <w:pPr>
              <w:rPr>
                <w:rFonts w:eastAsia="Times New Roman"/>
              </w:rPr>
            </w:pPr>
            <w:r w:rsidRPr="00742779">
              <w:rPr>
                <w:rFonts w:ascii="ZWAdobeF" w:eastAsia="Times New Roman" w:hAnsi="ZWAdobeF" w:cs="ZWAdobeF"/>
                <w:sz w:val="2"/>
                <w:szCs w:val="2"/>
              </w:rPr>
              <w:t>90B</w:t>
            </w:r>
            <w:r w:rsidR="0033544D" w:rsidRPr="00742779">
              <w:rPr>
                <w:rFonts w:eastAsia="Times New Roman"/>
              </w:rPr>
              <w:t>Apparent authority / Reliance damages</w:t>
            </w:r>
          </w:p>
        </w:tc>
        <w:tc>
          <w:tcPr>
            <w:tcW w:w="0" w:type="auto"/>
            <w:vAlign w:val="center"/>
            <w:hideMark/>
          </w:tcPr>
          <w:p w14:paraId="48E9A62C" w14:textId="77777777" w:rsidR="0033544D" w:rsidRPr="00742779" w:rsidRDefault="00742779" w:rsidP="000E54B1">
            <w:pPr>
              <w:rPr>
                <w:rFonts w:eastAsia="Times New Roman"/>
              </w:rPr>
            </w:pPr>
            <w:r w:rsidRPr="00742779">
              <w:rPr>
                <w:rFonts w:ascii="ZWAdobeF" w:eastAsia="Times New Roman" w:hAnsi="ZWAdobeF" w:cs="ZWAdobeF"/>
                <w:sz w:val="2"/>
                <w:szCs w:val="2"/>
              </w:rPr>
              <w:t>91B</w:t>
            </w:r>
            <w:r w:rsidR="0033544D" w:rsidRPr="00742779">
              <w:rPr>
                <w:rFonts w:eastAsia="Times New Roman"/>
              </w:rPr>
              <w:t>Attribution</w:t>
            </w:r>
          </w:p>
        </w:tc>
        <w:tc>
          <w:tcPr>
            <w:tcW w:w="0" w:type="auto"/>
            <w:vAlign w:val="center"/>
            <w:hideMark/>
          </w:tcPr>
          <w:p w14:paraId="4698B123" w14:textId="77777777" w:rsidR="0033544D" w:rsidRPr="00742779" w:rsidRDefault="00742779" w:rsidP="000E54B1">
            <w:pPr>
              <w:rPr>
                <w:rFonts w:eastAsia="Times New Roman"/>
              </w:rPr>
            </w:pPr>
            <w:r w:rsidRPr="00742779">
              <w:rPr>
                <w:rFonts w:ascii="ZWAdobeF" w:eastAsia="Times New Roman" w:hAnsi="ZWAdobeF" w:cs="ZWAdobeF"/>
                <w:sz w:val="2"/>
                <w:szCs w:val="2"/>
              </w:rPr>
              <w:t>92B</w:t>
            </w:r>
            <w:r w:rsidR="0033544D" w:rsidRPr="00742779">
              <w:rPr>
                <w:rFonts w:eastAsia="Times New Roman"/>
              </w:rPr>
              <w:t>Chapter 2</w:t>
            </w:r>
          </w:p>
        </w:tc>
      </w:tr>
      <w:tr w:rsidR="00984E3E" w:rsidRPr="00742779" w14:paraId="40A165C8" w14:textId="77777777">
        <w:trPr>
          <w:tblCellSpacing w:w="15" w:type="dxa"/>
        </w:trPr>
        <w:tc>
          <w:tcPr>
            <w:tcW w:w="0" w:type="auto"/>
            <w:vAlign w:val="center"/>
            <w:hideMark/>
          </w:tcPr>
          <w:p w14:paraId="58E5DDF8" w14:textId="77777777" w:rsidR="0033544D" w:rsidRPr="00742779" w:rsidRDefault="00742779" w:rsidP="000E54B1">
            <w:pPr>
              <w:rPr>
                <w:rFonts w:eastAsia="Times New Roman"/>
              </w:rPr>
            </w:pPr>
            <w:r w:rsidRPr="00742779">
              <w:rPr>
                <w:rFonts w:ascii="ZWAdobeF" w:eastAsia="Times New Roman" w:hAnsi="ZWAdobeF" w:cs="ZWAdobeF"/>
                <w:sz w:val="2"/>
                <w:szCs w:val="2"/>
              </w:rPr>
              <w:t>93B</w:t>
            </w:r>
            <w:r w:rsidR="0033544D" w:rsidRPr="00742779">
              <w:rPr>
                <w:rFonts w:eastAsia="Times New Roman"/>
              </w:rPr>
              <w:t>Zeeva</w:t>
            </w:r>
            <w:r w:rsidR="009F60D1" w:rsidRPr="00742779">
              <w:rPr>
                <w:rFonts w:eastAsia="Times New Roman"/>
              </w:rPr>
              <w:t>’</w:t>
            </w:r>
            <w:r w:rsidR="0033544D" w:rsidRPr="00742779">
              <w:rPr>
                <w:rFonts w:eastAsia="Times New Roman"/>
              </w:rPr>
              <w:t>s super-voting Class B shares</w:t>
            </w:r>
          </w:p>
        </w:tc>
        <w:tc>
          <w:tcPr>
            <w:tcW w:w="0" w:type="auto"/>
            <w:vAlign w:val="center"/>
            <w:hideMark/>
          </w:tcPr>
          <w:p w14:paraId="05816B0F" w14:textId="77777777" w:rsidR="0033544D" w:rsidRPr="00742779" w:rsidRDefault="00742779" w:rsidP="000E54B1">
            <w:pPr>
              <w:rPr>
                <w:rFonts w:eastAsia="Times New Roman"/>
              </w:rPr>
            </w:pPr>
            <w:r w:rsidRPr="00742779">
              <w:rPr>
                <w:rFonts w:ascii="ZWAdobeF" w:eastAsia="Times New Roman" w:hAnsi="ZWAdobeF" w:cs="ZWAdobeF"/>
                <w:sz w:val="2"/>
                <w:szCs w:val="2"/>
              </w:rPr>
              <w:t>94B</w:t>
            </w:r>
            <w:r w:rsidR="0033544D" w:rsidRPr="00742779">
              <w:rPr>
                <w:rFonts w:eastAsia="Times New Roman"/>
              </w:rPr>
              <w:t>Dual-class structures / Controlling stockholder duties</w:t>
            </w:r>
          </w:p>
        </w:tc>
        <w:tc>
          <w:tcPr>
            <w:tcW w:w="0" w:type="auto"/>
            <w:vAlign w:val="center"/>
            <w:hideMark/>
          </w:tcPr>
          <w:p w14:paraId="50F4CA82" w14:textId="77777777" w:rsidR="0033544D" w:rsidRPr="00742779" w:rsidRDefault="00742779" w:rsidP="000E54B1">
            <w:pPr>
              <w:rPr>
                <w:rFonts w:eastAsia="Times New Roman"/>
              </w:rPr>
            </w:pPr>
            <w:r w:rsidRPr="00742779">
              <w:rPr>
                <w:rFonts w:ascii="ZWAdobeF" w:eastAsia="Times New Roman" w:hAnsi="ZWAdobeF" w:cs="ZWAdobeF"/>
                <w:sz w:val="2"/>
                <w:szCs w:val="2"/>
              </w:rPr>
              <w:t>95B</w:t>
            </w:r>
            <w:r w:rsidR="0033544D" w:rsidRPr="00742779">
              <w:rPr>
                <w:rFonts w:eastAsia="Times New Roman"/>
              </w:rPr>
              <w:t>Governance</w:t>
            </w:r>
          </w:p>
        </w:tc>
        <w:tc>
          <w:tcPr>
            <w:tcW w:w="0" w:type="auto"/>
            <w:vAlign w:val="center"/>
            <w:hideMark/>
          </w:tcPr>
          <w:p w14:paraId="5A09AF92" w14:textId="77777777" w:rsidR="0033544D" w:rsidRPr="00742779" w:rsidRDefault="00742779" w:rsidP="000E54B1">
            <w:pPr>
              <w:rPr>
                <w:rFonts w:eastAsia="Times New Roman"/>
              </w:rPr>
            </w:pPr>
            <w:r w:rsidRPr="00742779">
              <w:rPr>
                <w:rFonts w:ascii="ZWAdobeF" w:eastAsia="Times New Roman" w:hAnsi="ZWAdobeF" w:cs="ZWAdobeF"/>
                <w:sz w:val="2"/>
                <w:szCs w:val="2"/>
              </w:rPr>
              <w:t>96B</w:t>
            </w:r>
            <w:r w:rsidR="0033544D" w:rsidRPr="00742779">
              <w:rPr>
                <w:rFonts w:eastAsia="Times New Roman"/>
              </w:rPr>
              <w:t>Chapter 7</w:t>
            </w:r>
          </w:p>
        </w:tc>
      </w:tr>
      <w:tr w:rsidR="00984E3E" w:rsidRPr="00742779" w14:paraId="6F3DA975" w14:textId="77777777">
        <w:trPr>
          <w:tblCellSpacing w:w="15" w:type="dxa"/>
        </w:trPr>
        <w:tc>
          <w:tcPr>
            <w:tcW w:w="0" w:type="auto"/>
            <w:vAlign w:val="center"/>
            <w:hideMark/>
          </w:tcPr>
          <w:p w14:paraId="0ACA7929" w14:textId="77777777" w:rsidR="0033544D" w:rsidRPr="00742779" w:rsidRDefault="00742779" w:rsidP="000E54B1">
            <w:pPr>
              <w:rPr>
                <w:rFonts w:eastAsia="Times New Roman"/>
              </w:rPr>
            </w:pPr>
            <w:r w:rsidRPr="00742779">
              <w:rPr>
                <w:rFonts w:ascii="ZWAdobeF" w:eastAsia="Times New Roman" w:hAnsi="ZWAdobeF" w:cs="ZWAdobeF"/>
                <w:sz w:val="2"/>
                <w:szCs w:val="2"/>
              </w:rPr>
              <w:t>97B</w:t>
            </w:r>
            <w:r w:rsidR="0033544D" w:rsidRPr="00742779">
              <w:rPr>
                <w:rFonts w:eastAsia="Times New Roman"/>
              </w:rPr>
              <w:t>Marcus</w:t>
            </w:r>
            <w:r w:rsidR="009F60D1" w:rsidRPr="00742779">
              <w:rPr>
                <w:rFonts w:eastAsia="Times New Roman"/>
              </w:rPr>
              <w:t>’</w:t>
            </w:r>
            <w:r w:rsidR="0033544D" w:rsidRPr="00742779">
              <w:rPr>
                <w:rFonts w:eastAsia="Times New Roman"/>
              </w:rPr>
              <w:t>s argument for immediate sale</w:t>
            </w:r>
          </w:p>
        </w:tc>
        <w:tc>
          <w:tcPr>
            <w:tcW w:w="0" w:type="auto"/>
            <w:vAlign w:val="center"/>
            <w:hideMark/>
          </w:tcPr>
          <w:p w14:paraId="1496C2A9" w14:textId="77777777" w:rsidR="0033544D" w:rsidRPr="00742779" w:rsidRDefault="00742779" w:rsidP="000E54B1">
            <w:pPr>
              <w:rPr>
                <w:rFonts w:eastAsia="Times New Roman"/>
              </w:rPr>
            </w:pPr>
            <w:r w:rsidRPr="00742779">
              <w:rPr>
                <w:rStyle w:val="Emphasis"/>
                <w:rFonts w:ascii="ZWAdobeF" w:eastAsia="Times New Roman" w:hAnsi="ZWAdobeF" w:cs="ZWAdobeF"/>
                <w:i w:val="0"/>
                <w:sz w:val="2"/>
                <w:szCs w:val="2"/>
              </w:rPr>
              <w:t>98B</w:t>
            </w:r>
            <w:r w:rsidR="0033544D" w:rsidRPr="00742779">
              <w:rPr>
                <w:rStyle w:val="Emphasis"/>
                <w:rFonts w:eastAsia="Times New Roman"/>
              </w:rPr>
              <w:t>Revlon</w:t>
            </w:r>
            <w:r w:rsidR="0033544D" w:rsidRPr="00742779">
              <w:rPr>
                <w:rFonts w:eastAsia="Times New Roman"/>
              </w:rPr>
              <w:t xml:space="preserve"> duties / </w:t>
            </w:r>
            <w:r w:rsidR="0033544D" w:rsidRPr="00742779">
              <w:rPr>
                <w:rStyle w:val="Emphasis"/>
                <w:rFonts w:eastAsia="Times New Roman"/>
              </w:rPr>
              <w:t>Van Gorkom</w:t>
            </w:r>
          </w:p>
        </w:tc>
        <w:tc>
          <w:tcPr>
            <w:tcW w:w="0" w:type="auto"/>
            <w:vAlign w:val="center"/>
            <w:hideMark/>
          </w:tcPr>
          <w:p w14:paraId="76B679AD" w14:textId="77777777" w:rsidR="0033544D" w:rsidRPr="00742779" w:rsidRDefault="00742779" w:rsidP="000E54B1">
            <w:pPr>
              <w:rPr>
                <w:rFonts w:eastAsia="Times New Roman"/>
              </w:rPr>
            </w:pPr>
            <w:r w:rsidRPr="00742779">
              <w:rPr>
                <w:rFonts w:ascii="ZWAdobeF" w:eastAsia="Times New Roman" w:hAnsi="ZWAdobeF" w:cs="ZWAdobeF"/>
                <w:sz w:val="2"/>
                <w:szCs w:val="2"/>
              </w:rPr>
              <w:t>99B</w:t>
            </w:r>
            <w:r w:rsidR="0033544D" w:rsidRPr="00742779">
              <w:rPr>
                <w:rFonts w:eastAsia="Times New Roman"/>
              </w:rPr>
              <w:t>Governance</w:t>
            </w:r>
          </w:p>
        </w:tc>
        <w:tc>
          <w:tcPr>
            <w:tcW w:w="0" w:type="auto"/>
            <w:vAlign w:val="center"/>
            <w:hideMark/>
          </w:tcPr>
          <w:p w14:paraId="5166C919" w14:textId="77777777" w:rsidR="0033544D" w:rsidRPr="00742779" w:rsidRDefault="00742779" w:rsidP="000E54B1">
            <w:pPr>
              <w:rPr>
                <w:rFonts w:eastAsia="Times New Roman"/>
              </w:rPr>
            </w:pPr>
            <w:r w:rsidRPr="00742779">
              <w:rPr>
                <w:rFonts w:ascii="ZWAdobeF" w:eastAsia="Times New Roman" w:hAnsi="ZWAdobeF" w:cs="ZWAdobeF"/>
                <w:sz w:val="2"/>
                <w:szCs w:val="2"/>
              </w:rPr>
              <w:t>100B</w:t>
            </w:r>
            <w:r w:rsidR="0033544D" w:rsidRPr="00742779">
              <w:rPr>
                <w:rFonts w:eastAsia="Times New Roman"/>
              </w:rPr>
              <w:t>Chapters 9, 11</w:t>
            </w:r>
          </w:p>
        </w:tc>
      </w:tr>
      <w:tr w:rsidR="00984E3E" w:rsidRPr="00742779" w14:paraId="694CB814" w14:textId="77777777">
        <w:trPr>
          <w:tblCellSpacing w:w="15" w:type="dxa"/>
        </w:trPr>
        <w:tc>
          <w:tcPr>
            <w:tcW w:w="0" w:type="auto"/>
            <w:vAlign w:val="center"/>
            <w:hideMark/>
          </w:tcPr>
          <w:p w14:paraId="2B9AE47E" w14:textId="77777777" w:rsidR="0033544D" w:rsidRPr="00742779" w:rsidRDefault="00742779" w:rsidP="000E54B1">
            <w:pPr>
              <w:rPr>
                <w:rFonts w:eastAsia="Times New Roman"/>
              </w:rPr>
            </w:pPr>
            <w:r w:rsidRPr="00742779">
              <w:rPr>
                <w:rFonts w:ascii="ZWAdobeF" w:eastAsia="Times New Roman" w:hAnsi="ZWAdobeF" w:cs="ZWAdobeF"/>
                <w:sz w:val="2"/>
                <w:szCs w:val="2"/>
              </w:rPr>
              <w:t>101B</w:t>
            </w:r>
            <w:r w:rsidR="0033544D" w:rsidRPr="00742779">
              <w:rPr>
                <w:rFonts w:eastAsia="Times New Roman"/>
              </w:rPr>
              <w:t>The GoodCo/BadCo spin-off</w:t>
            </w:r>
          </w:p>
        </w:tc>
        <w:tc>
          <w:tcPr>
            <w:tcW w:w="0" w:type="auto"/>
            <w:vAlign w:val="center"/>
            <w:hideMark/>
          </w:tcPr>
          <w:p w14:paraId="703C7A55" w14:textId="77777777" w:rsidR="0033544D" w:rsidRPr="00742779" w:rsidRDefault="00742779" w:rsidP="000E54B1">
            <w:pPr>
              <w:rPr>
                <w:rFonts w:eastAsia="Times New Roman"/>
              </w:rPr>
            </w:pPr>
            <w:r w:rsidRPr="00742779">
              <w:rPr>
                <w:rFonts w:ascii="ZWAdobeF" w:eastAsia="Times New Roman" w:hAnsi="ZWAdobeF" w:cs="ZWAdobeF"/>
                <w:sz w:val="2"/>
                <w:szCs w:val="2"/>
              </w:rPr>
              <w:t>102B</w:t>
            </w:r>
            <w:r w:rsidR="0033544D" w:rsidRPr="00742779">
              <w:rPr>
                <w:rFonts w:eastAsia="Times New Roman"/>
              </w:rPr>
              <w:t>Fraudulent transfer / Veil piercing</w:t>
            </w:r>
          </w:p>
        </w:tc>
        <w:tc>
          <w:tcPr>
            <w:tcW w:w="0" w:type="auto"/>
            <w:vAlign w:val="center"/>
            <w:hideMark/>
          </w:tcPr>
          <w:p w14:paraId="5B2DF06F" w14:textId="77777777" w:rsidR="0033544D" w:rsidRPr="00742779" w:rsidRDefault="00742779" w:rsidP="000E54B1">
            <w:pPr>
              <w:rPr>
                <w:rFonts w:eastAsia="Times New Roman"/>
              </w:rPr>
            </w:pPr>
            <w:r w:rsidRPr="00742779">
              <w:rPr>
                <w:rFonts w:ascii="ZWAdobeF" w:eastAsia="Times New Roman" w:hAnsi="ZWAdobeF" w:cs="ZWAdobeF"/>
                <w:sz w:val="2"/>
                <w:szCs w:val="2"/>
              </w:rPr>
              <w:t>103B</w:t>
            </w:r>
            <w:r w:rsidR="0033544D" w:rsidRPr="00742779">
              <w:rPr>
                <w:rFonts w:eastAsia="Times New Roman"/>
              </w:rPr>
              <w:t>Asset Partitioning</w:t>
            </w:r>
          </w:p>
        </w:tc>
        <w:tc>
          <w:tcPr>
            <w:tcW w:w="0" w:type="auto"/>
            <w:vAlign w:val="center"/>
            <w:hideMark/>
          </w:tcPr>
          <w:p w14:paraId="0C6DBF33" w14:textId="77777777" w:rsidR="0033544D" w:rsidRPr="00742779" w:rsidRDefault="00742779" w:rsidP="000E54B1">
            <w:pPr>
              <w:rPr>
                <w:rFonts w:eastAsia="Times New Roman"/>
              </w:rPr>
            </w:pPr>
            <w:r w:rsidRPr="00742779">
              <w:rPr>
                <w:rFonts w:ascii="ZWAdobeF" w:eastAsia="Times New Roman" w:hAnsi="ZWAdobeF" w:cs="ZWAdobeF"/>
                <w:sz w:val="2"/>
                <w:szCs w:val="2"/>
              </w:rPr>
              <w:t>104B</w:t>
            </w:r>
            <w:r w:rsidR="0033544D" w:rsidRPr="00742779">
              <w:rPr>
                <w:rFonts w:eastAsia="Times New Roman"/>
              </w:rPr>
              <w:t>Chapters 12, 13</w:t>
            </w:r>
          </w:p>
        </w:tc>
      </w:tr>
      <w:tr w:rsidR="00984E3E" w:rsidRPr="00742779" w14:paraId="06D39F95" w14:textId="77777777">
        <w:trPr>
          <w:tblCellSpacing w:w="15" w:type="dxa"/>
        </w:trPr>
        <w:tc>
          <w:tcPr>
            <w:tcW w:w="0" w:type="auto"/>
            <w:vAlign w:val="center"/>
            <w:hideMark/>
          </w:tcPr>
          <w:p w14:paraId="3F3ECC14" w14:textId="77777777" w:rsidR="0033544D" w:rsidRPr="00742779" w:rsidRDefault="00742779" w:rsidP="000E54B1">
            <w:pPr>
              <w:rPr>
                <w:rFonts w:eastAsia="Times New Roman"/>
              </w:rPr>
            </w:pPr>
            <w:r w:rsidRPr="00742779">
              <w:rPr>
                <w:rFonts w:ascii="ZWAdobeF" w:eastAsia="Times New Roman" w:hAnsi="ZWAdobeF" w:cs="ZWAdobeF"/>
                <w:sz w:val="2"/>
                <w:szCs w:val="2"/>
              </w:rPr>
              <w:t>105B</w:t>
            </w:r>
            <w:r w:rsidR="0033544D" w:rsidRPr="00742779">
              <w:rPr>
                <w:rFonts w:eastAsia="Times New Roman"/>
              </w:rPr>
              <w:t>Zeeva</w:t>
            </w:r>
            <w:r w:rsidR="009F60D1" w:rsidRPr="00742779">
              <w:rPr>
                <w:rFonts w:eastAsia="Times New Roman"/>
              </w:rPr>
              <w:t>’</w:t>
            </w:r>
            <w:r w:rsidR="0033544D" w:rsidRPr="00742779">
              <w:rPr>
                <w:rFonts w:eastAsia="Times New Roman"/>
              </w:rPr>
              <w:t>s CEO role in the merger</w:t>
            </w:r>
          </w:p>
        </w:tc>
        <w:tc>
          <w:tcPr>
            <w:tcW w:w="0" w:type="auto"/>
            <w:vAlign w:val="center"/>
            <w:hideMark/>
          </w:tcPr>
          <w:p w14:paraId="6727FBEC" w14:textId="77777777" w:rsidR="0033544D" w:rsidRPr="00742779" w:rsidRDefault="00742779" w:rsidP="000E54B1">
            <w:pPr>
              <w:rPr>
                <w:rFonts w:eastAsia="Times New Roman"/>
              </w:rPr>
            </w:pPr>
            <w:r w:rsidRPr="00742779">
              <w:rPr>
                <w:rFonts w:ascii="ZWAdobeF" w:eastAsia="Times New Roman" w:hAnsi="ZWAdobeF" w:cs="ZWAdobeF"/>
                <w:sz w:val="2"/>
                <w:szCs w:val="2"/>
              </w:rPr>
              <w:t>106B</w:t>
            </w:r>
            <w:r w:rsidR="0033544D" w:rsidRPr="00742779">
              <w:rPr>
                <w:rFonts w:eastAsia="Times New Roman"/>
              </w:rPr>
              <w:t>Duty of loyalty / Entire fairness</w:t>
            </w:r>
          </w:p>
        </w:tc>
        <w:tc>
          <w:tcPr>
            <w:tcW w:w="0" w:type="auto"/>
            <w:vAlign w:val="center"/>
            <w:hideMark/>
          </w:tcPr>
          <w:p w14:paraId="03F872B7" w14:textId="77777777" w:rsidR="0033544D" w:rsidRPr="00742779" w:rsidRDefault="00742779" w:rsidP="000E54B1">
            <w:pPr>
              <w:rPr>
                <w:rFonts w:eastAsia="Times New Roman"/>
              </w:rPr>
            </w:pPr>
            <w:r w:rsidRPr="00742779">
              <w:rPr>
                <w:rFonts w:ascii="ZWAdobeF" w:eastAsia="Times New Roman" w:hAnsi="ZWAdobeF" w:cs="ZWAdobeF"/>
                <w:sz w:val="2"/>
                <w:szCs w:val="2"/>
              </w:rPr>
              <w:t>107B</w:t>
            </w:r>
            <w:r w:rsidR="0033544D" w:rsidRPr="00742779">
              <w:rPr>
                <w:rFonts w:eastAsia="Times New Roman"/>
              </w:rPr>
              <w:t>Governance</w:t>
            </w:r>
          </w:p>
        </w:tc>
        <w:tc>
          <w:tcPr>
            <w:tcW w:w="0" w:type="auto"/>
            <w:vAlign w:val="center"/>
            <w:hideMark/>
          </w:tcPr>
          <w:p w14:paraId="6D55921F" w14:textId="77777777" w:rsidR="0033544D" w:rsidRPr="00742779" w:rsidRDefault="00742779" w:rsidP="000E54B1">
            <w:pPr>
              <w:rPr>
                <w:rFonts w:eastAsia="Times New Roman"/>
              </w:rPr>
            </w:pPr>
            <w:r w:rsidRPr="00742779">
              <w:rPr>
                <w:rFonts w:ascii="ZWAdobeF" w:eastAsia="Times New Roman" w:hAnsi="ZWAdobeF" w:cs="ZWAdobeF"/>
                <w:sz w:val="2"/>
                <w:szCs w:val="2"/>
              </w:rPr>
              <w:t>108B</w:t>
            </w:r>
            <w:r w:rsidR="0033544D" w:rsidRPr="00742779">
              <w:rPr>
                <w:rFonts w:eastAsia="Times New Roman"/>
              </w:rPr>
              <w:t>Chapter 9</w:t>
            </w:r>
          </w:p>
        </w:tc>
      </w:tr>
      <w:tr w:rsidR="00984E3E" w:rsidRPr="00742779" w14:paraId="30043961" w14:textId="77777777">
        <w:trPr>
          <w:tblCellSpacing w:w="15" w:type="dxa"/>
        </w:trPr>
        <w:tc>
          <w:tcPr>
            <w:tcW w:w="0" w:type="auto"/>
            <w:vAlign w:val="center"/>
            <w:hideMark/>
          </w:tcPr>
          <w:p w14:paraId="7F9DD564" w14:textId="77777777" w:rsidR="0033544D" w:rsidRPr="00742779" w:rsidRDefault="00742779" w:rsidP="000E54B1">
            <w:pPr>
              <w:rPr>
                <w:rFonts w:eastAsia="Times New Roman"/>
              </w:rPr>
            </w:pPr>
            <w:r w:rsidRPr="00742779">
              <w:rPr>
                <w:rFonts w:ascii="ZWAdobeF" w:eastAsia="Times New Roman" w:hAnsi="ZWAdobeF" w:cs="ZWAdobeF"/>
                <w:sz w:val="2"/>
                <w:szCs w:val="2"/>
              </w:rPr>
              <w:t>109B</w:t>
            </w:r>
            <w:r w:rsidR="0033544D" w:rsidRPr="00742779">
              <w:rPr>
                <w:rFonts w:eastAsia="Times New Roman"/>
              </w:rPr>
              <w:t>Solvency analysis and creditor standing</w:t>
            </w:r>
          </w:p>
        </w:tc>
        <w:tc>
          <w:tcPr>
            <w:tcW w:w="0" w:type="auto"/>
            <w:vAlign w:val="center"/>
            <w:hideMark/>
          </w:tcPr>
          <w:p w14:paraId="65105B5B" w14:textId="77777777" w:rsidR="0033544D" w:rsidRPr="00742779" w:rsidRDefault="00742779" w:rsidP="000E54B1">
            <w:pPr>
              <w:rPr>
                <w:rFonts w:eastAsia="Times New Roman"/>
              </w:rPr>
            </w:pPr>
            <w:r w:rsidRPr="00742779">
              <w:rPr>
                <w:rStyle w:val="Emphasis"/>
                <w:rFonts w:ascii="ZWAdobeF" w:eastAsia="Times New Roman" w:hAnsi="ZWAdobeF" w:cs="ZWAdobeF"/>
                <w:i w:val="0"/>
                <w:sz w:val="2"/>
                <w:szCs w:val="2"/>
              </w:rPr>
              <w:t>110B</w:t>
            </w:r>
            <w:r w:rsidR="0033544D" w:rsidRPr="00742779">
              <w:rPr>
                <w:rStyle w:val="Emphasis"/>
                <w:rFonts w:eastAsia="Times New Roman"/>
              </w:rPr>
              <w:t>Gheewalla</w:t>
            </w:r>
            <w:r w:rsidR="0033544D" w:rsidRPr="00742779">
              <w:rPr>
                <w:rFonts w:eastAsia="Times New Roman"/>
              </w:rPr>
              <w:t xml:space="preserve"> / Zone of insolvency</w:t>
            </w:r>
          </w:p>
        </w:tc>
        <w:tc>
          <w:tcPr>
            <w:tcW w:w="0" w:type="auto"/>
            <w:vAlign w:val="center"/>
            <w:hideMark/>
          </w:tcPr>
          <w:p w14:paraId="3F8D9FD4" w14:textId="77777777" w:rsidR="0033544D" w:rsidRPr="00742779" w:rsidRDefault="00742779" w:rsidP="000E54B1">
            <w:pPr>
              <w:rPr>
                <w:rFonts w:eastAsia="Times New Roman"/>
              </w:rPr>
            </w:pPr>
            <w:r w:rsidRPr="00742779">
              <w:rPr>
                <w:rFonts w:ascii="ZWAdobeF" w:eastAsia="Times New Roman" w:hAnsi="ZWAdobeF" w:cs="ZWAdobeF"/>
                <w:sz w:val="2"/>
                <w:szCs w:val="2"/>
              </w:rPr>
              <w:t>111B</w:t>
            </w:r>
            <w:r w:rsidR="0033544D" w:rsidRPr="00742779">
              <w:rPr>
                <w:rFonts w:eastAsia="Times New Roman"/>
              </w:rPr>
              <w:t>Risk Allocation</w:t>
            </w:r>
          </w:p>
        </w:tc>
        <w:tc>
          <w:tcPr>
            <w:tcW w:w="0" w:type="auto"/>
            <w:vAlign w:val="center"/>
            <w:hideMark/>
          </w:tcPr>
          <w:p w14:paraId="373965D4" w14:textId="77777777" w:rsidR="0033544D" w:rsidRPr="00742779" w:rsidRDefault="00742779" w:rsidP="000E54B1">
            <w:pPr>
              <w:rPr>
                <w:rFonts w:eastAsia="Times New Roman"/>
              </w:rPr>
            </w:pPr>
            <w:r w:rsidRPr="00742779">
              <w:rPr>
                <w:rFonts w:ascii="ZWAdobeF" w:eastAsia="Times New Roman" w:hAnsi="ZWAdobeF" w:cs="ZWAdobeF"/>
                <w:sz w:val="2"/>
                <w:szCs w:val="2"/>
              </w:rPr>
              <w:t>112B</w:t>
            </w:r>
            <w:r w:rsidR="0033544D" w:rsidRPr="00742779">
              <w:rPr>
                <w:rFonts w:eastAsia="Times New Roman"/>
              </w:rPr>
              <w:t>Chapter 15</w:t>
            </w:r>
          </w:p>
        </w:tc>
      </w:tr>
    </w:tbl>
    <w:p w14:paraId="2D19FD08" w14:textId="77777777" w:rsidR="0033544D" w:rsidRPr="00742779" w:rsidRDefault="00742779" w:rsidP="000E54B1">
      <w:del w:id="7601" w:author="Seth Oranburg" w:date="2026-03-07T09:50:00Z" w16du:dateUtc="2026-03-07T14:50:00Z">
        <w:r w:rsidRPr="00742779">
          <w:rPr>
            <w:rFonts w:ascii="ZWAdobeF" w:hAnsi="ZWAdobeF" w:cs="ZWAdobeF"/>
            <w:sz w:val="2"/>
            <w:szCs w:val="2"/>
          </w:rPr>
          <w:delText>3270B</w:delText>
        </w:r>
        <w:r w:rsidR="0033544D" w:rsidRPr="00742779">
          <w:delText>Each</w:delText>
        </w:r>
      </w:del>
      <w:ins w:id="7602" w:author="Seth Oranburg" w:date="2026-03-07T09:50:00Z" w16du:dateUtc="2026-03-07T14:50:00Z">
        <w:r w:rsidR="0033544D" w:rsidRPr="00742779">
          <w:t>Each</w:t>
        </w:r>
      </w:ins>
      <w:r w:rsidR="0033544D" w:rsidRPr="00742779">
        <w:t xml:space="preserve"> narrative beat demonstrates how a single business decision triggers multiple doctrines simultaneously. Sammy</w:t>
      </w:r>
      <w:r w:rsidR="009F60D1" w:rsidRPr="00742779">
        <w:t>’</w:t>
      </w:r>
      <w:r w:rsidR="0033544D" w:rsidRPr="00742779">
        <w:t>s email creates an attribution problem—did he bind ConstructEdge through apparent authority? Zeeva</w:t>
      </w:r>
      <w:r w:rsidR="009F60D1" w:rsidRPr="00742779">
        <w:t>’</w:t>
      </w:r>
      <w:r w:rsidR="0033544D" w:rsidRPr="00742779">
        <w:t>s voting control creates a governance problem—can a controlling stockholder block a sale to preserve her job? The spin-off creates an asset partitioning problem—is separating GoodCo from BadCo legitimate corporate structuring or fraudulent transfer? The directors</w:t>
      </w:r>
      <w:r w:rsidR="009F60D1" w:rsidRPr="00742779">
        <w:t>’</w:t>
      </w:r>
      <w:r w:rsidR="0033544D" w:rsidRPr="00742779">
        <w:t xml:space="preserve"> decision creates a risk allocation problem—do they </w:t>
      </w:r>
      <w:r w:rsidR="0033544D" w:rsidRPr="00742779">
        <w:lastRenderedPageBreak/>
        <w:t>owe duties to stockholders or to creditors when the company approaches insolvency?</w:t>
      </w:r>
    </w:p>
    <w:p w14:paraId="590CD79F" w14:textId="77777777" w:rsidR="0033544D" w:rsidRPr="00742779" w:rsidRDefault="00742779" w:rsidP="000E54B1">
      <w:del w:id="7603" w:author="Seth Oranburg" w:date="2026-03-07T09:50:00Z" w16du:dateUtc="2026-03-07T14:50:00Z">
        <w:r w:rsidRPr="00742779">
          <w:rPr>
            <w:rFonts w:ascii="ZWAdobeF" w:hAnsi="ZWAdobeF" w:cs="ZWAdobeF"/>
            <w:sz w:val="2"/>
            <w:szCs w:val="2"/>
          </w:rPr>
          <w:delText>3271B</w:delText>
        </w:r>
        <w:r w:rsidR="0033544D" w:rsidRPr="00742779">
          <w:delText>These</w:delText>
        </w:r>
      </w:del>
      <w:ins w:id="7604" w:author="Seth Oranburg" w:date="2026-03-07T09:50:00Z" w16du:dateUtc="2026-03-07T14:50:00Z">
        <w:r w:rsidR="0033544D" w:rsidRPr="00742779">
          <w:t>These</w:t>
        </w:r>
      </w:ins>
      <w:r w:rsidR="0033544D" w:rsidRPr="00742779">
        <w:t xml:space="preserve"> are not separate problems that can be solved in isolation. They interact. The attribution problem affects whether ConstructEdge is bound by Sammy</w:t>
      </w:r>
      <w:r w:rsidR="009F60D1" w:rsidRPr="00742779">
        <w:t>’</w:t>
      </w:r>
      <w:r w:rsidR="0033544D" w:rsidRPr="00742779">
        <w:t>s promise to A.I. Architects, which affects whether the A.I. Architects deal is even viable. The governance problem affects whose interests the directors must prioritize when deciding between the two deals. The asset partitioning problem affects whether the A.I. Architects deal will survive legal challenge. The risk allocation problem affects what standard of review courts will apply when stockholders or creditors sue the directors.</w:t>
      </w:r>
    </w:p>
    <w:p w14:paraId="5CB8E60C" w14:textId="77777777" w:rsidR="0033544D" w:rsidRPr="00742779" w:rsidRDefault="00742779" w:rsidP="000E54B1">
      <w:del w:id="7605" w:author="Seth Oranburg" w:date="2026-03-07T09:50:00Z" w16du:dateUtc="2026-03-07T14:50:00Z">
        <w:r w:rsidRPr="00742779">
          <w:rPr>
            <w:rFonts w:ascii="ZWAdobeF" w:hAnsi="ZWAdobeF" w:cs="ZWAdobeF"/>
            <w:sz w:val="2"/>
            <w:szCs w:val="2"/>
          </w:rPr>
          <w:delText>3272B</w:delText>
        </w:r>
        <w:r w:rsidR="0033544D" w:rsidRPr="00742779">
          <w:delText>Business</w:delText>
        </w:r>
      </w:del>
      <w:ins w:id="7606" w:author="Seth Oranburg" w:date="2026-03-07T09:50:00Z" w16du:dateUtc="2026-03-07T14:50:00Z">
        <w:r w:rsidR="0033544D" w:rsidRPr="00742779">
          <w:t>Business</w:t>
        </w:r>
      </w:ins>
      <w:r w:rsidR="0033544D" w:rsidRPr="00742779">
        <w:t xml:space="preserve"> law provides tools to address each problem, but it does not provide a single correct answer. The law tells directors what process they must follow, what conflicts they must disclose, what duties they owe, and what standards courts will apply when reviewing their decisions. It does not tell them which option to choose. That judgment—whether to maximize immediate value or preserve long-term mission, whether to protect creditors or stockholders, whether to accept certain exit or pursue uncertain recovery—is a business decision, not a legal one.</w:t>
      </w:r>
    </w:p>
    <w:p w14:paraId="3C5E3ACB" w14:textId="77777777" w:rsidR="0033544D" w:rsidRPr="00742779" w:rsidRDefault="00742779" w:rsidP="000E54B1">
      <w:del w:id="7607" w:author="Seth Oranburg" w:date="2026-03-07T09:50:00Z" w16du:dateUtc="2026-03-07T14:50:00Z">
        <w:r w:rsidRPr="00742779">
          <w:rPr>
            <w:rFonts w:ascii="ZWAdobeF" w:hAnsi="ZWAdobeF" w:cs="ZWAdobeF"/>
            <w:sz w:val="2"/>
            <w:szCs w:val="2"/>
          </w:rPr>
          <w:delText>3273B</w:delText>
        </w:r>
        <w:r w:rsidR="0033544D" w:rsidRPr="00742779">
          <w:delText>The</w:delText>
        </w:r>
      </w:del>
      <w:ins w:id="7608" w:author="Seth Oranburg" w:date="2026-03-07T09:50:00Z" w16du:dateUtc="2026-03-07T14:50:00Z">
        <w:r w:rsidR="0033544D" w:rsidRPr="00742779">
          <w:t>The</w:t>
        </w:r>
      </w:ins>
      <w:r w:rsidR="0033544D" w:rsidRPr="00742779">
        <w:t xml:space="preserve"> law</w:t>
      </w:r>
      <w:r w:rsidR="009F60D1" w:rsidRPr="00742779">
        <w:t>’</w:t>
      </w:r>
      <w:r w:rsidR="0033544D" w:rsidRPr="00742779">
        <w:t xml:space="preserve">s role is to allocate the consequences of being wrong. If the board chooses OmniCorp and Zeeva sues, the board must show it followed an adequate process under </w:t>
      </w:r>
      <w:r w:rsidR="0033544D" w:rsidRPr="00742779">
        <w:rPr>
          <w:rStyle w:val="Emphasis"/>
        </w:rPr>
        <w:t>Van Gorkom</w:t>
      </w:r>
      <w:r w:rsidR="0033544D" w:rsidRPr="00742779">
        <w:t xml:space="preserve"> and </w:t>
      </w:r>
      <w:r w:rsidR="0033544D" w:rsidRPr="00742779">
        <w:rPr>
          <w:rStyle w:val="Emphasis"/>
        </w:rPr>
        <w:t>Revlon</w:t>
      </w:r>
      <w:r w:rsidR="0033544D" w:rsidRPr="00742779">
        <w:t>. If the board chooses A.I. Architects and DDC sues, the board must show the spin-off was not a fraudulent transfer and that directors reasonably believed the company was solvent. If the board</w:t>
      </w:r>
      <w:r w:rsidR="009F60D1" w:rsidRPr="00742779">
        <w:t>’</w:t>
      </w:r>
      <w:r w:rsidR="0033544D" w:rsidRPr="00742779">
        <w:t>s process was adequate, the business judgment rule protects directors even if their decision looks mistaken in hindsight. If the board</w:t>
      </w:r>
      <w:r w:rsidR="009F60D1" w:rsidRPr="00742779">
        <w:t>’</w:t>
      </w:r>
      <w:r w:rsidR="0033544D" w:rsidRPr="00742779">
        <w:t>s process was inadequate, or if directors were conflicted, the court applies stricter review and directors may face personal liability.</w:t>
      </w:r>
    </w:p>
    <w:p w14:paraId="06024ED3" w14:textId="77777777" w:rsidR="0033544D" w:rsidRPr="00742779" w:rsidRDefault="00742779" w:rsidP="000E54B1">
      <w:del w:id="7609" w:author="Seth Oranburg" w:date="2026-03-07T09:50:00Z" w16du:dateUtc="2026-03-07T14:50:00Z">
        <w:r w:rsidRPr="00742779">
          <w:rPr>
            <w:rFonts w:ascii="ZWAdobeF" w:hAnsi="ZWAdobeF" w:cs="ZWAdobeF"/>
            <w:sz w:val="2"/>
            <w:szCs w:val="2"/>
          </w:rPr>
          <w:delText>3274B</w:delText>
        </w:r>
        <w:r w:rsidR="0033544D" w:rsidRPr="00742779">
          <w:delText>This</w:delText>
        </w:r>
      </w:del>
      <w:ins w:id="7610" w:author="Seth Oranburg" w:date="2026-03-07T09:50:00Z" w16du:dateUtc="2026-03-07T14:50:00Z">
        <w:r w:rsidR="0033544D" w:rsidRPr="00742779">
          <w:t>This</w:t>
        </w:r>
      </w:ins>
      <w:r w:rsidR="0033544D" w:rsidRPr="00742779">
        <w:t xml:space="preserve"> is the essential insight of business law: It is not a set of rules that dictate outcomes. It is a framework that determines who bears the risk of failure.</w:t>
      </w:r>
    </w:p>
    <w:p w14:paraId="2196964C" w14:textId="77777777" w:rsidR="0033544D" w:rsidRPr="00742779" w:rsidRDefault="0033544D" w:rsidP="000E54B1">
      <w:pPr>
        <w:pStyle w:val="Heading2"/>
        <w:rPr>
          <w:rFonts w:eastAsia="Times New Roman"/>
        </w:rPr>
      </w:pPr>
      <w:r w:rsidRPr="00742779">
        <w:rPr>
          <w:rFonts w:eastAsia="Times New Roman"/>
        </w:rPr>
        <w:t>Conclusion</w:t>
      </w:r>
    </w:p>
    <w:p w14:paraId="2910AA71" w14:textId="77777777" w:rsidR="0033544D" w:rsidRPr="00742779" w:rsidRDefault="00742779" w:rsidP="000E54B1">
      <w:del w:id="7611" w:author="Seth Oranburg" w:date="2026-03-07T09:50:00Z" w16du:dateUtc="2026-03-07T14:50:00Z">
        <w:r w:rsidRPr="00742779">
          <w:rPr>
            <w:rFonts w:ascii="ZWAdobeF" w:hAnsi="ZWAdobeF" w:cs="ZWAdobeF"/>
            <w:sz w:val="2"/>
            <w:szCs w:val="2"/>
          </w:rPr>
          <w:delText>3275B</w:delText>
        </w:r>
        <w:r w:rsidR="0033544D" w:rsidRPr="00742779">
          <w:delText>Business</w:delText>
        </w:r>
      </w:del>
      <w:ins w:id="7612" w:author="Seth Oranburg" w:date="2026-03-07T09:50:00Z" w16du:dateUtc="2026-03-07T14:50:00Z">
        <w:r w:rsidR="0033544D" w:rsidRPr="00742779">
          <w:t>Business</w:t>
        </w:r>
      </w:ins>
      <w:r w:rsidR="0033544D" w:rsidRPr="00742779">
        <w:t xml:space="preserve"> law exists because coordination problems arise whenever strangers attempt to cooperate. Chapter 1 posed the question: How can people who do not know each other, do not fully trust each other, and cannot </w:t>
      </w:r>
      <w:r w:rsidR="0033544D" w:rsidRPr="00742779">
        <w:lastRenderedPageBreak/>
        <w:t>write complete contracts work together to build enterprises that require long-term commitment, substantial capital, and tolerance for risk?</w:t>
      </w:r>
    </w:p>
    <w:p w14:paraId="7F6779CD" w14:textId="77777777" w:rsidR="0033544D" w:rsidRPr="00742779" w:rsidRDefault="00742779" w:rsidP="000E54B1">
      <w:del w:id="7613" w:author="Seth Oranburg" w:date="2026-03-07T09:50:00Z" w16du:dateUtc="2026-03-07T14:50:00Z">
        <w:r w:rsidRPr="00742779">
          <w:rPr>
            <w:rFonts w:ascii="ZWAdobeF" w:hAnsi="ZWAdobeF" w:cs="ZWAdobeF"/>
            <w:sz w:val="2"/>
            <w:szCs w:val="2"/>
          </w:rPr>
          <w:delText>3276B</w:delText>
        </w:r>
        <w:r w:rsidR="0033544D" w:rsidRPr="00742779">
          <w:delText>The</w:delText>
        </w:r>
      </w:del>
      <w:ins w:id="7614" w:author="Seth Oranburg" w:date="2026-03-07T09:50:00Z" w16du:dateUtc="2026-03-07T14:50:00Z">
        <w:r w:rsidR="0033544D" w:rsidRPr="00742779">
          <w:t>The</w:t>
        </w:r>
      </w:ins>
      <w:r w:rsidR="0033544D" w:rsidRPr="00742779">
        <w:t xml:space="preserve"> answer is not a single rule or statute. It is a layered system of organizational forms, governance mechanisms, fiduciary constraints, and creditor protections that together create infrastructure for delegation, capital pooling, risk allocation, and asset partitioning.</w:t>
      </w:r>
    </w:p>
    <w:p w14:paraId="3FB8BBFD" w14:textId="77777777" w:rsidR="0033544D" w:rsidRPr="00742779" w:rsidRDefault="00742779" w:rsidP="000E54B1">
      <w:del w:id="7615" w:author="Seth Oranburg" w:date="2026-03-07T09:50:00Z" w16du:dateUtc="2026-03-07T14:50:00Z">
        <w:r w:rsidRPr="00742779">
          <w:rPr>
            <w:rFonts w:ascii="ZWAdobeF" w:hAnsi="ZWAdobeF" w:cs="ZWAdobeF"/>
            <w:sz w:val="2"/>
            <w:szCs w:val="2"/>
          </w:rPr>
          <w:delText>3277B</w:delText>
        </w:r>
        <w:r w:rsidR="0033544D" w:rsidRPr="00742779">
          <w:delText>Partnerships</w:delText>
        </w:r>
      </w:del>
      <w:ins w:id="7616" w:author="Seth Oranburg" w:date="2026-03-07T09:50:00Z" w16du:dateUtc="2026-03-07T14:50:00Z">
        <w:r w:rsidR="0033544D" w:rsidRPr="00742779">
          <w:t>Partnerships</w:t>
        </w:r>
      </w:ins>
      <w:r w:rsidR="0033544D" w:rsidRPr="00742779">
        <w:t xml:space="preserve"> solve the attribution problem by giving every partner authority to bind the firm, but they create unlimited liability that makes risk-sharing untenable for large ventures. Corporations solve the risk allocation problem through limited liability, but they create agency costs because shareholders cannot monitor managers. Fiduciary duties address agency costs by holding directors accountable for loyalty breaches and gross negligence, but they preserve business judgment discretion for decisions involving uncertainty. Creditor protections prevent equity holders from gambling with borrowed money, but they do not eliminate managers</w:t>
      </w:r>
      <w:r w:rsidR="009F60D1" w:rsidRPr="00742779">
        <w:t>’</w:t>
      </w:r>
      <w:r w:rsidR="0033544D" w:rsidRPr="00742779">
        <w:t xml:space="preserve"> discretion to take reasonable risks when companies approach distress.</w:t>
      </w:r>
    </w:p>
    <w:p w14:paraId="2D109ED2" w14:textId="77777777" w:rsidR="0033544D" w:rsidRPr="00742779" w:rsidRDefault="00742779" w:rsidP="000E54B1">
      <w:del w:id="7617" w:author="Seth Oranburg" w:date="2026-03-07T09:50:00Z" w16du:dateUtc="2026-03-07T14:50:00Z">
        <w:r w:rsidRPr="00742779">
          <w:rPr>
            <w:rFonts w:ascii="ZWAdobeF" w:hAnsi="ZWAdobeF" w:cs="ZWAdobeF"/>
            <w:sz w:val="2"/>
            <w:szCs w:val="2"/>
          </w:rPr>
          <w:delText>3278B</w:delText>
        </w:r>
        <w:r w:rsidR="0033544D" w:rsidRPr="00742779">
          <w:delText>Each</w:delText>
        </w:r>
      </w:del>
      <w:ins w:id="7618" w:author="Seth Oranburg" w:date="2026-03-07T09:50:00Z" w16du:dateUtc="2026-03-07T14:50:00Z">
        <w:r w:rsidR="0033544D" w:rsidRPr="00742779">
          <w:t>Each</w:t>
        </w:r>
      </w:ins>
      <w:r w:rsidR="0033544D" w:rsidRPr="00742779">
        <w:t xml:space="preserve"> solution creates new problems. Limited liability enables entrepreneurship but shifts risk to involuntary creditors. Asset partitioning allows firms to lock in capital but enables strategic insolvency. Fiduciary duties constrain opportunism but create litigation costs and deter risk-taking. Enhanced scrutiny protects minority stockholders but empowers courts to second-guess business decisions.</w:t>
      </w:r>
    </w:p>
    <w:p w14:paraId="71A9A3D2" w14:textId="77777777" w:rsidR="0033544D" w:rsidRPr="00742779" w:rsidRDefault="00742779" w:rsidP="000E54B1">
      <w:del w:id="7619" w:author="Seth Oranburg" w:date="2026-03-07T09:50:00Z" w16du:dateUtc="2026-03-07T14:50:00Z">
        <w:r w:rsidRPr="00742779">
          <w:rPr>
            <w:rFonts w:ascii="ZWAdobeF" w:hAnsi="ZWAdobeF" w:cs="ZWAdobeF"/>
            <w:sz w:val="2"/>
            <w:szCs w:val="2"/>
          </w:rPr>
          <w:delText>3279B</w:delText>
        </w:r>
        <w:r w:rsidR="0033544D" w:rsidRPr="00742779">
          <w:delText>The</w:delText>
        </w:r>
      </w:del>
      <w:ins w:id="7620" w:author="Seth Oranburg" w:date="2026-03-07T09:50:00Z" w16du:dateUtc="2026-03-07T14:50:00Z">
        <w:r w:rsidR="0033544D" w:rsidRPr="00742779">
          <w:t>The</w:t>
        </w:r>
      </w:ins>
      <w:r w:rsidR="0033544D" w:rsidRPr="00742779">
        <w:t xml:space="preserve"> progression through the course followed the escalating complexity of these tradeoffs. Chapter 2 examined agency relationships where a single principal delegates to a single agent. Chapters 3 through 7 examined organizational forms that extend agency principles to multi-party relationships with different configurations of authority, liability, and governance. Chapters 9 through 11 examined fiduciary duties and governance mechanisms that constrain power when ownership separates from control. Chapters 12 through 15 examined creditor protections and financial distress doctrines that determine whose interests directors must prioritize when firms cannot pay all claimants.</w:t>
      </w:r>
    </w:p>
    <w:p w14:paraId="13FE9EB6" w14:textId="77777777" w:rsidR="0033544D" w:rsidRPr="00742779" w:rsidRDefault="00742779" w:rsidP="000E54B1">
      <w:del w:id="7621" w:author="Seth Oranburg" w:date="2026-03-07T09:50:00Z" w16du:dateUtc="2026-03-07T14:50:00Z">
        <w:r w:rsidRPr="00742779">
          <w:rPr>
            <w:rFonts w:ascii="ZWAdobeF" w:hAnsi="ZWAdobeF" w:cs="ZWAdobeF"/>
            <w:sz w:val="2"/>
            <w:szCs w:val="2"/>
          </w:rPr>
          <w:delText>3280B</w:delText>
        </w:r>
        <w:r w:rsidR="0033544D" w:rsidRPr="00742779">
          <w:delText>The</w:delText>
        </w:r>
      </w:del>
      <w:ins w:id="7622" w:author="Seth Oranburg" w:date="2026-03-07T09:50:00Z" w16du:dateUtc="2026-03-07T14:50:00Z">
        <w:r w:rsidR="0033544D" w:rsidRPr="00742779">
          <w:t>The</w:t>
        </w:r>
      </w:ins>
      <w:r w:rsidR="0033544D" w:rsidRPr="00742779">
        <w:t xml:space="preserve"> ConstructEdge scenario integrates these doctrines into a single crisis where attribution, governance, asset partitioning, and risk allocation collide. Sammy</w:t>
      </w:r>
      <w:r w:rsidR="009F60D1" w:rsidRPr="00742779">
        <w:t>’</w:t>
      </w:r>
      <w:r w:rsidR="0033544D" w:rsidRPr="00742779">
        <w:t>s email raises apparent authority questions that determine whether ConstructEdge is bound by unauthorized promises. Zeeva</w:t>
      </w:r>
      <w:r w:rsidR="009F60D1" w:rsidRPr="00742779">
        <w:t>’</w:t>
      </w:r>
      <w:r w:rsidR="0033544D" w:rsidRPr="00742779">
        <w:t xml:space="preserve">s super-voting shares raise governance questions about whether controlling stockholders can block value-maximizing sales. The GoodCo/BadCo spin-off raises asset partitioning questions about the boundaries of legitimate corporate structuring. </w:t>
      </w:r>
      <w:r w:rsidR="0033544D" w:rsidRPr="00742779">
        <w:lastRenderedPageBreak/>
        <w:t>The board</w:t>
      </w:r>
      <w:r w:rsidR="009F60D1" w:rsidRPr="00742779">
        <w:t>’</w:t>
      </w:r>
      <w:r w:rsidR="0033544D" w:rsidRPr="00742779">
        <w:t>s decision raises risk allocation questions about who bears losses when companies approach insolvency.</w:t>
      </w:r>
    </w:p>
    <w:p w14:paraId="2A1B637E" w14:textId="77777777" w:rsidR="0033544D" w:rsidRPr="00742779" w:rsidRDefault="00742779" w:rsidP="000E54B1">
      <w:del w:id="7623" w:author="Seth Oranburg" w:date="2026-03-07T09:50:00Z" w16du:dateUtc="2026-03-07T14:50:00Z">
        <w:r w:rsidRPr="00742779">
          <w:rPr>
            <w:rFonts w:ascii="ZWAdobeF" w:hAnsi="ZWAdobeF" w:cs="ZWAdobeF"/>
            <w:sz w:val="2"/>
            <w:szCs w:val="2"/>
          </w:rPr>
          <w:delText>3281B</w:delText>
        </w:r>
        <w:r w:rsidR="0033544D" w:rsidRPr="00742779">
          <w:delText>There</w:delText>
        </w:r>
      </w:del>
      <w:ins w:id="7624" w:author="Seth Oranburg" w:date="2026-03-07T09:50:00Z" w16du:dateUtc="2026-03-07T14:50:00Z">
        <w:r w:rsidR="0033544D" w:rsidRPr="00742779">
          <w:t>There</w:t>
        </w:r>
      </w:ins>
      <w:r w:rsidR="0033544D" w:rsidRPr="00742779">
        <w:t xml:space="preserve"> is no formula that resolves these tensions. Business law provides standards for evaluating decisions, procedures for documenting process, and mechanisms for allocating losses when ventures fail. But it does not eliminate the fundamental uncertainty that makes business risky. It does not tell directors whether to prioritize creditors or equity holders when both cannot be paid in full. It does not tell founders whether to sell their company for certain value or pursue uncertain recovery. It does not tell lawyers whether aggressive legal strategies will survive judicial review or expose clients to liability.</w:t>
      </w:r>
    </w:p>
    <w:p w14:paraId="77C4952A" w14:textId="77777777" w:rsidR="0033544D" w:rsidRPr="00742779" w:rsidRDefault="00742779" w:rsidP="000E54B1">
      <w:del w:id="7625" w:author="Seth Oranburg" w:date="2026-03-07T09:50:00Z" w16du:dateUtc="2026-03-07T14:50:00Z">
        <w:r w:rsidRPr="00742779">
          <w:rPr>
            <w:rFonts w:ascii="ZWAdobeF" w:hAnsi="ZWAdobeF" w:cs="ZWAdobeF"/>
            <w:sz w:val="2"/>
            <w:szCs w:val="2"/>
          </w:rPr>
          <w:delText>3282B</w:delText>
        </w:r>
        <w:r w:rsidR="0033544D" w:rsidRPr="00742779">
          <w:delText>What</w:delText>
        </w:r>
      </w:del>
      <w:ins w:id="7626" w:author="Seth Oranburg" w:date="2026-03-07T09:50:00Z" w16du:dateUtc="2026-03-07T14:50:00Z">
        <w:r w:rsidR="0033544D" w:rsidRPr="00742779">
          <w:t>What</w:t>
        </w:r>
      </w:ins>
      <w:r w:rsidR="0033544D" w:rsidRPr="00742779">
        <w:t xml:space="preserve"> business law does is create boundaries. It establishes that directors who follow adequate process, act without conflicts, and make informed judgments in good faith are protected by the business judgment rule even if their decisions fail. It establishes that controlling stockholders who stand on both sides of transactions must prove entire fairness. It establishes that shareholders cannot extract value from insolvent companies while leaving creditors with nothing. It establishes that agents who exceed their authority may bind their principals if third parties reasonably relied on apparent authority.</w:t>
      </w:r>
    </w:p>
    <w:p w14:paraId="4B9B5588" w14:textId="77777777" w:rsidR="0033544D" w:rsidRPr="00742779" w:rsidRDefault="00742779" w:rsidP="000E54B1">
      <w:del w:id="7627" w:author="Seth Oranburg" w:date="2026-03-07T09:50:00Z" w16du:dateUtc="2026-03-07T14:50:00Z">
        <w:r w:rsidRPr="00742779">
          <w:rPr>
            <w:rFonts w:ascii="ZWAdobeF" w:hAnsi="ZWAdobeF" w:cs="ZWAdobeF"/>
            <w:sz w:val="2"/>
            <w:szCs w:val="2"/>
          </w:rPr>
          <w:delText>3283B</w:delText>
        </w:r>
        <w:r w:rsidR="0033544D" w:rsidRPr="00742779">
          <w:delText>These</w:delText>
        </w:r>
      </w:del>
      <w:ins w:id="7628" w:author="Seth Oranburg" w:date="2026-03-07T09:50:00Z" w16du:dateUtc="2026-03-07T14:50:00Z">
        <w:r w:rsidR="0033544D" w:rsidRPr="00742779">
          <w:t>These</w:t>
        </w:r>
      </w:ins>
      <w:r w:rsidR="0033544D" w:rsidRPr="00742779">
        <w:t xml:space="preserve"> boundaries allow strangers to cooperate by reducing uncertainty about how law will allocate risk when cooperation breaks down. Investors commit capital because limited liability caps their downside. Creditors lend money because fraudulent transfer law prevents borrowers from stripping assets on the eve of default. Employees join startups because entity law ensures that ownership interests are legally enforceable. Customers contract with corporations because perpetual existence ensures the entity will survive founder departure.</w:t>
      </w:r>
    </w:p>
    <w:p w14:paraId="212D2431" w14:textId="77777777" w:rsidR="0033544D" w:rsidRPr="00742779" w:rsidRDefault="00742779" w:rsidP="000E54B1">
      <w:del w:id="7629" w:author="Seth Oranburg" w:date="2026-03-07T09:50:00Z" w16du:dateUtc="2026-03-07T14:50:00Z">
        <w:r w:rsidRPr="00742779">
          <w:rPr>
            <w:rFonts w:ascii="ZWAdobeF" w:hAnsi="ZWAdobeF" w:cs="ZWAdobeF"/>
            <w:sz w:val="2"/>
            <w:szCs w:val="2"/>
          </w:rPr>
          <w:delText>3284B</w:delText>
        </w:r>
        <w:r w:rsidR="0033544D" w:rsidRPr="00742779">
          <w:delText>The</w:delText>
        </w:r>
      </w:del>
      <w:ins w:id="7630" w:author="Seth Oranburg" w:date="2026-03-07T09:50:00Z" w16du:dateUtc="2026-03-07T14:50:00Z">
        <w:r w:rsidR="0033544D" w:rsidRPr="00742779">
          <w:t>The</w:t>
        </w:r>
      </w:ins>
      <w:r w:rsidR="0033544D" w:rsidRPr="00742779">
        <w:t xml:space="preserve"> doctrinal labels change as business evolves—general partnerships become LLCs, traditional corporations become SPACs and benefit corporations, human agents become algorithmic agents—but the underlying problems remain constant. New organizational forms will emerge. New transaction structures will raise novel questions. New technologies will create coordination challenges that existing doctrines did not anticipate. The frameworks developed in this course provide tools for analyzing those new problems by returning to first principles: What coordination failure is occurring? Why can</w:t>
      </w:r>
      <w:r w:rsidR="009F60D1" w:rsidRPr="00742779">
        <w:t>’</w:t>
      </w:r>
      <w:r w:rsidR="0033544D" w:rsidRPr="00742779">
        <w:t>t contracts solve it? What legal mechanism could reduce transaction costs or align incentives? What new frictions does that mechanism create?</w:t>
      </w:r>
    </w:p>
    <w:p w14:paraId="5BD220D9" w14:textId="77777777" w:rsidR="0033544D" w:rsidRPr="00742779" w:rsidRDefault="00742779" w:rsidP="000E54B1">
      <w:del w:id="7631" w:author="Seth Oranburg" w:date="2026-03-07T09:50:00Z" w16du:dateUtc="2026-03-07T14:50:00Z">
        <w:r w:rsidRPr="00742779">
          <w:rPr>
            <w:rFonts w:ascii="ZWAdobeF" w:hAnsi="ZWAdobeF" w:cs="ZWAdobeF"/>
            <w:sz w:val="2"/>
            <w:szCs w:val="2"/>
          </w:rPr>
          <w:delText>3285B</w:delText>
        </w:r>
        <w:r w:rsidR="0033544D" w:rsidRPr="00742779">
          <w:delText>Competent</w:delText>
        </w:r>
      </w:del>
      <w:ins w:id="7632" w:author="Seth Oranburg" w:date="2026-03-07T09:50:00Z" w16du:dateUtc="2026-03-07T14:50:00Z">
        <w:r w:rsidR="0033544D" w:rsidRPr="00742779">
          <w:t>Competent</w:t>
        </w:r>
      </w:ins>
      <w:r w:rsidR="0033544D" w:rsidRPr="00742779">
        <w:t xml:space="preserve"> business lawyers recognize these patterns. They see that a dispute about apparent authority is really a dispute about attribution. </w:t>
      </w:r>
      <w:r w:rsidR="0033544D" w:rsidRPr="00742779">
        <w:lastRenderedPageBreak/>
        <w:t>They see that a conflict over dividend policy is really a conflict over governance. They see that a lawsuit over veil piercing is really a dispute about asset partitioning. They see that a fight over director duties in distress is really a fight over risk allocation. They do not need to memorize every case or statute because they understand the logic that makes particular rules necessary.</w:t>
      </w:r>
    </w:p>
    <w:p w14:paraId="274315C0" w14:textId="77777777" w:rsidR="006369A1" w:rsidRDefault="00742779" w:rsidP="006369A1">
      <w:del w:id="7633" w:author="Seth Oranburg" w:date="2026-03-07T09:50:00Z" w16du:dateUtc="2026-03-07T14:50:00Z">
        <w:r w:rsidRPr="00742779">
          <w:rPr>
            <w:rFonts w:ascii="ZWAdobeF" w:hAnsi="ZWAdobeF" w:cs="ZWAdobeF"/>
            <w:sz w:val="2"/>
            <w:szCs w:val="2"/>
          </w:rPr>
          <w:delText>3286B</w:delText>
        </w:r>
        <w:r w:rsidR="0033544D" w:rsidRPr="00742779">
          <w:delText>The</w:delText>
        </w:r>
      </w:del>
      <w:ins w:id="7634" w:author="Seth Oranburg" w:date="2026-03-07T09:50:00Z" w16du:dateUtc="2026-03-07T14:50:00Z">
        <w:r w:rsidR="0033544D" w:rsidRPr="00742779">
          <w:t>The</w:t>
        </w:r>
      </w:ins>
      <w:r w:rsidR="0033544D" w:rsidRPr="00742779">
        <w:t xml:space="preserve"> ConstructEdge board did not have a right answer. It had two options, each with different legal risks, different economic outcomes, and different moral implications. The board</w:t>
      </w:r>
      <w:r w:rsidR="009F60D1" w:rsidRPr="00742779">
        <w:t>’</w:t>
      </w:r>
      <w:r w:rsidR="0033544D" w:rsidRPr="00742779">
        <w:t xml:space="preserve">s job was not to choose the </w:t>
      </w:r>
      <w:r w:rsidR="009F60D1" w:rsidRPr="00742779">
        <w:t>“</w:t>
      </w:r>
      <w:r w:rsidR="0033544D" w:rsidRPr="00742779">
        <w:t>correct</w:t>
      </w:r>
      <w:r w:rsidR="009F60D1" w:rsidRPr="00742779">
        <w:t>”</w:t>
      </w:r>
      <w:r w:rsidR="0033544D" w:rsidRPr="00742779">
        <w:t xml:space="preserve"> option. The board</w:t>
      </w:r>
      <w:r w:rsidR="009F60D1" w:rsidRPr="00742779">
        <w:t>’</w:t>
      </w:r>
      <w:r w:rsidR="0033544D" w:rsidRPr="00742779">
        <w:t>s job was to make an informed decision through an adequate process that could be defended if challenged in court. That is what corporate governance requires: not perfect foresight, but reasonable judgment documented through reasonable process.</w:t>
      </w:r>
    </w:p>
    <w:p w14:paraId="53A63653" w14:textId="77777777" w:rsidR="00513912" w:rsidRDefault="006369A1" w:rsidP="006369A1">
      <w:r>
        <w:t>B</w:t>
      </w:r>
      <w:r w:rsidR="0033544D" w:rsidRPr="00742779">
        <w:t>usiness law</w:t>
      </w:r>
      <w:r w:rsidR="00F95B0B">
        <w:t xml:space="preserve"> </w:t>
      </w:r>
      <w:r w:rsidR="0033544D" w:rsidRPr="00742779">
        <w:t>does not promise perfect coordination or eliminate the possibility of failure. It provides infrastructure that makes cooperation possible despite uncertainty, self-interest, and incomplete information. That infrastructure is imperfect. It is contested. It is constantly evolving. But it is what allows strangers to build enterprises that none of them could build alone.</w:t>
      </w:r>
    </w:p>
    <w:p w14:paraId="2A7EE43F" w14:textId="77777777" w:rsidR="00513912" w:rsidRDefault="00513912">
      <w:pPr>
        <w:spacing w:line="240" w:lineRule="auto"/>
        <w:ind w:firstLine="0"/>
        <w:jc w:val="left"/>
      </w:pPr>
      <w:r>
        <w:br w:type="page"/>
      </w:r>
    </w:p>
    <w:p w14:paraId="61071369" w14:textId="77777777" w:rsidR="0033544D" w:rsidRPr="00742779" w:rsidRDefault="0033544D" w:rsidP="006369A1"/>
    <w:p w14:paraId="67808AC5" w14:textId="77777777" w:rsidR="0033544D" w:rsidRPr="00742779" w:rsidRDefault="0033544D" w:rsidP="008A383F">
      <w:pPr>
        <w:pStyle w:val="Heading1"/>
        <w:rPr>
          <w:rFonts w:eastAsia="Times New Roman"/>
        </w:rPr>
      </w:pPr>
      <w:bookmarkStart w:id="7635" w:name="_Toc220771169"/>
      <w:r w:rsidRPr="00742779">
        <w:rPr>
          <w:rFonts w:eastAsia="Times New Roman"/>
        </w:rPr>
        <w:lastRenderedPageBreak/>
        <w:t>References</w:t>
      </w:r>
      <w:bookmarkEnd w:id="7635"/>
    </w:p>
    <w:p w14:paraId="4958896C" w14:textId="77777777" w:rsidR="00FE0CED" w:rsidRPr="00742779" w:rsidRDefault="00742779" w:rsidP="007C1326">
      <w:pPr>
        <w:spacing w:after="120" w:line="240" w:lineRule="auto"/>
        <w:ind w:firstLine="0"/>
        <w:divId w:val="831022668"/>
        <w:rPr>
          <w:sz w:val="19"/>
          <w:szCs w:val="19"/>
        </w:rPr>
      </w:pPr>
      <w:del w:id="7636" w:author="Seth Oranburg" w:date="2026-03-07T09:50:00Z" w16du:dateUtc="2026-03-07T14:50:00Z">
        <w:r w:rsidRPr="00742779">
          <w:rPr>
            <w:rFonts w:ascii="ZWAdobeF" w:hAnsi="ZWAdobeF" w:cs="ZWAdobeF"/>
            <w:sz w:val="2"/>
            <w:szCs w:val="2"/>
          </w:rPr>
          <w:delText>3288B</w:delText>
        </w:r>
      </w:del>
      <w:r w:rsidR="00FE0CED" w:rsidRPr="00742779">
        <w:rPr>
          <w:sz w:val="19"/>
          <w:szCs w:val="19"/>
        </w:rPr>
        <w:t xml:space="preserve">[1] </w:t>
      </w:r>
      <w:r w:rsidR="00FE0CED" w:rsidRPr="00742779">
        <w:rPr>
          <w:i/>
          <w:sz w:val="19"/>
          <w:szCs w:val="19"/>
        </w:rPr>
        <w:t>Meinhard v. Salmon</w:t>
      </w:r>
      <w:r w:rsidR="00FE0CED" w:rsidRPr="00742779">
        <w:rPr>
          <w:sz w:val="19"/>
          <w:szCs w:val="19"/>
        </w:rPr>
        <w:t>, 249 N.Y. 458, 164 N.E. 545 (1928) (fiduciary loyalty in joint ventures and partnership-like relationships; co-adventurers owe duty of finest loyalty, not honesty alone) (“</w:t>
      </w:r>
      <w:r w:rsidR="00FE0CED" w:rsidRPr="00742779">
        <w:rPr>
          <w:i/>
          <w:sz w:val="19"/>
          <w:szCs w:val="19"/>
        </w:rPr>
        <w:t>Meinhard</w:t>
      </w:r>
      <w:r w:rsidR="00FE0CED" w:rsidRPr="00742779">
        <w:rPr>
          <w:sz w:val="19"/>
          <w:szCs w:val="19"/>
        </w:rPr>
        <w:t>”).</w:t>
      </w:r>
    </w:p>
    <w:p w14:paraId="649CD69D" w14:textId="77777777" w:rsidR="00FE0CED" w:rsidRPr="00742779" w:rsidRDefault="00742779" w:rsidP="007C1326">
      <w:pPr>
        <w:spacing w:after="120" w:line="240" w:lineRule="auto"/>
        <w:ind w:firstLine="0"/>
        <w:divId w:val="831022668"/>
        <w:rPr>
          <w:sz w:val="19"/>
          <w:szCs w:val="19"/>
        </w:rPr>
      </w:pPr>
      <w:del w:id="7637" w:author="Seth Oranburg" w:date="2026-03-07T09:50:00Z" w16du:dateUtc="2026-03-07T14:50:00Z">
        <w:r w:rsidRPr="00742779">
          <w:rPr>
            <w:rFonts w:ascii="ZWAdobeF" w:hAnsi="ZWAdobeF" w:cs="ZWAdobeF"/>
            <w:sz w:val="2"/>
            <w:szCs w:val="2"/>
          </w:rPr>
          <w:delText>3289B</w:delText>
        </w:r>
      </w:del>
      <w:r w:rsidR="00FE0CED" w:rsidRPr="00742779">
        <w:rPr>
          <w:sz w:val="19"/>
          <w:szCs w:val="19"/>
        </w:rPr>
        <w:t>[2] Restatement (Third) of Agency § 2.03 (Apparent Authority).</w:t>
      </w:r>
    </w:p>
    <w:p w14:paraId="6FE231D4" w14:textId="77777777" w:rsidR="00FE0CED" w:rsidRPr="00742779" w:rsidRDefault="00742779" w:rsidP="007C1326">
      <w:pPr>
        <w:spacing w:after="120" w:line="240" w:lineRule="auto"/>
        <w:ind w:firstLine="0"/>
        <w:divId w:val="831022668"/>
        <w:rPr>
          <w:sz w:val="19"/>
          <w:szCs w:val="19"/>
        </w:rPr>
      </w:pPr>
      <w:del w:id="7638" w:author="Seth Oranburg" w:date="2026-03-07T09:50:00Z" w16du:dateUtc="2026-03-07T14:50:00Z">
        <w:r w:rsidRPr="00742779">
          <w:rPr>
            <w:rFonts w:ascii="ZWAdobeF" w:hAnsi="ZWAdobeF" w:cs="ZWAdobeF"/>
            <w:sz w:val="2"/>
            <w:szCs w:val="2"/>
          </w:rPr>
          <w:delText>3290B</w:delText>
        </w:r>
      </w:del>
      <w:r w:rsidR="00FE0CED" w:rsidRPr="00742779">
        <w:rPr>
          <w:sz w:val="19"/>
          <w:szCs w:val="19"/>
        </w:rPr>
        <w:t>[3] Revised Unif. P’ship Act § 404(b) (partner liable to partnership for promised contribution failure; liability enforceable by other partners).</w:t>
      </w:r>
    </w:p>
    <w:p w14:paraId="539E8854" w14:textId="77777777" w:rsidR="00FE0CED" w:rsidRPr="00742779" w:rsidRDefault="00742779" w:rsidP="007C1326">
      <w:pPr>
        <w:spacing w:after="120" w:line="240" w:lineRule="auto"/>
        <w:ind w:firstLine="0"/>
        <w:divId w:val="831022668"/>
        <w:rPr>
          <w:sz w:val="19"/>
          <w:szCs w:val="19"/>
        </w:rPr>
      </w:pPr>
      <w:del w:id="7639" w:author="Seth Oranburg" w:date="2026-03-07T09:50:00Z" w16du:dateUtc="2026-03-07T14:50:00Z">
        <w:r w:rsidRPr="00742779">
          <w:rPr>
            <w:rFonts w:ascii="ZWAdobeF" w:hAnsi="ZWAdobeF" w:cs="ZWAdobeF"/>
            <w:sz w:val="2"/>
            <w:szCs w:val="2"/>
          </w:rPr>
          <w:delText>3291B</w:delText>
        </w:r>
      </w:del>
      <w:r w:rsidR="00FE0CED" w:rsidRPr="00742779">
        <w:rPr>
          <w:sz w:val="19"/>
          <w:szCs w:val="19"/>
        </w:rPr>
        <w:t>[4] Del. Code Ann. tit. 8, § 141(a) (Management by or under direction of board of directors).</w:t>
      </w:r>
    </w:p>
    <w:p w14:paraId="03E0D12A" w14:textId="77777777" w:rsidR="00FE0CED" w:rsidRPr="00742779" w:rsidRDefault="00742779" w:rsidP="007C1326">
      <w:pPr>
        <w:spacing w:after="120" w:line="240" w:lineRule="auto"/>
        <w:ind w:firstLine="0"/>
        <w:divId w:val="831022668"/>
        <w:rPr>
          <w:sz w:val="19"/>
          <w:szCs w:val="19"/>
        </w:rPr>
      </w:pPr>
      <w:del w:id="7640" w:author="Seth Oranburg" w:date="2026-03-07T09:50:00Z" w16du:dateUtc="2026-03-07T14:50:00Z">
        <w:r w:rsidRPr="00742779">
          <w:rPr>
            <w:rFonts w:ascii="ZWAdobeF" w:hAnsi="ZWAdobeF" w:cs="ZWAdobeF"/>
            <w:sz w:val="2"/>
            <w:szCs w:val="2"/>
          </w:rPr>
          <w:delText>3292B</w:delText>
        </w:r>
      </w:del>
      <w:r w:rsidR="00FE0CED" w:rsidRPr="00742779">
        <w:rPr>
          <w:sz w:val="19"/>
          <w:szCs w:val="19"/>
        </w:rPr>
        <w:t xml:space="preserve">[5] </w:t>
      </w:r>
      <w:r w:rsidR="00FE0CED" w:rsidRPr="00742779">
        <w:rPr>
          <w:i/>
          <w:sz w:val="19"/>
          <w:szCs w:val="19"/>
        </w:rPr>
        <w:t>Weinberger v. UOP, Inc.</w:t>
      </w:r>
      <w:r w:rsidR="00FE0CED" w:rsidRPr="00742779">
        <w:rPr>
          <w:sz w:val="19"/>
          <w:szCs w:val="19"/>
        </w:rPr>
        <w:t>, 457 A.2d 701 (Del. 1983) (controller cash-out mergers subject to entire fairness review requiring fair dealing and fair price; modernized appraisal valuation methodology beyond rigid Delaware block method) (“</w:t>
      </w:r>
      <w:r w:rsidR="00FE0CED" w:rsidRPr="00742779">
        <w:rPr>
          <w:i/>
          <w:sz w:val="19"/>
          <w:szCs w:val="19"/>
        </w:rPr>
        <w:t>Weinberger</w:t>
      </w:r>
      <w:r w:rsidR="00FE0CED" w:rsidRPr="00742779">
        <w:rPr>
          <w:sz w:val="19"/>
          <w:szCs w:val="19"/>
        </w:rPr>
        <w:t>”).</w:t>
      </w:r>
    </w:p>
    <w:p w14:paraId="62C4F925" w14:textId="77777777" w:rsidR="00FE0CED" w:rsidRPr="00742779" w:rsidRDefault="00742779" w:rsidP="007C1326">
      <w:pPr>
        <w:spacing w:after="120" w:line="240" w:lineRule="auto"/>
        <w:ind w:firstLine="0"/>
        <w:divId w:val="831022668"/>
        <w:rPr>
          <w:sz w:val="19"/>
          <w:szCs w:val="19"/>
        </w:rPr>
      </w:pPr>
      <w:del w:id="7641" w:author="Seth Oranburg" w:date="2026-03-07T09:50:00Z" w16du:dateUtc="2026-03-07T14:50:00Z">
        <w:r w:rsidRPr="00742779">
          <w:rPr>
            <w:rFonts w:ascii="ZWAdobeF" w:hAnsi="ZWAdobeF" w:cs="ZWAdobeF"/>
            <w:sz w:val="2"/>
            <w:szCs w:val="2"/>
          </w:rPr>
          <w:delText>3293B</w:delText>
        </w:r>
      </w:del>
      <w:r w:rsidR="00FE0CED" w:rsidRPr="00742779">
        <w:rPr>
          <w:sz w:val="19"/>
          <w:szCs w:val="19"/>
        </w:rPr>
        <w:t>[6] Del. Code Ann. tit. 8, § 220(b)(2) (Conditions on inspection).</w:t>
      </w:r>
    </w:p>
    <w:p w14:paraId="3996E5D2" w14:textId="77777777" w:rsidR="00FE0CED" w:rsidRPr="00742779" w:rsidRDefault="00742779" w:rsidP="007C1326">
      <w:pPr>
        <w:spacing w:after="120" w:line="240" w:lineRule="auto"/>
        <w:ind w:firstLine="0"/>
        <w:divId w:val="831022668"/>
        <w:rPr>
          <w:sz w:val="19"/>
          <w:szCs w:val="19"/>
        </w:rPr>
      </w:pPr>
      <w:del w:id="7642" w:author="Seth Oranburg" w:date="2026-03-07T09:50:00Z" w16du:dateUtc="2026-03-07T14:50:00Z">
        <w:r w:rsidRPr="00742779">
          <w:rPr>
            <w:rFonts w:ascii="ZWAdobeF" w:hAnsi="ZWAdobeF" w:cs="ZWAdobeF"/>
            <w:sz w:val="2"/>
            <w:szCs w:val="2"/>
          </w:rPr>
          <w:delText>3294B</w:delText>
        </w:r>
      </w:del>
      <w:r w:rsidR="00FE0CED" w:rsidRPr="00742779">
        <w:rPr>
          <w:sz w:val="19"/>
          <w:szCs w:val="19"/>
        </w:rPr>
        <w:t>[7] Revised Unif. P’ship Act § 403(a) (partner contribution may be tangible/intangible property or services).</w:t>
      </w:r>
    </w:p>
    <w:p w14:paraId="6CFB79E9" w14:textId="77777777" w:rsidR="00FE0CED" w:rsidRPr="00742779" w:rsidRDefault="00742779" w:rsidP="007C1326">
      <w:pPr>
        <w:spacing w:after="120" w:line="240" w:lineRule="auto"/>
        <w:ind w:firstLine="0"/>
        <w:divId w:val="831022668"/>
        <w:rPr>
          <w:sz w:val="19"/>
          <w:szCs w:val="19"/>
        </w:rPr>
      </w:pPr>
      <w:del w:id="7643" w:author="Seth Oranburg" w:date="2026-03-07T09:50:00Z" w16du:dateUtc="2026-03-07T14:50:00Z">
        <w:r w:rsidRPr="00742779">
          <w:rPr>
            <w:rFonts w:ascii="ZWAdobeF" w:hAnsi="ZWAdobeF" w:cs="ZWAdobeF"/>
            <w:sz w:val="2"/>
            <w:szCs w:val="2"/>
          </w:rPr>
          <w:delText>3295B</w:delText>
        </w:r>
      </w:del>
      <w:r w:rsidR="00FE0CED" w:rsidRPr="00742779">
        <w:rPr>
          <w:sz w:val="19"/>
          <w:szCs w:val="19"/>
        </w:rPr>
        <w:t xml:space="preserve">[8] Ronald H. Coase, </w:t>
      </w:r>
      <w:r w:rsidR="00FE0CED" w:rsidRPr="00742779">
        <w:rPr>
          <w:i/>
          <w:sz w:val="19"/>
          <w:szCs w:val="19"/>
        </w:rPr>
        <w:t>The Nature of the Firm</w:t>
      </w:r>
      <w:r w:rsidR="00FE0CED" w:rsidRPr="00742779">
        <w:rPr>
          <w:sz w:val="19"/>
          <w:szCs w:val="19"/>
        </w:rPr>
        <w:t>, 4 Economica 386 (1937) (foundational economic theory; firms exist to reduce the transaction costs of using the price mechanism) (“</w:t>
      </w:r>
      <w:r w:rsidR="00FE0CED" w:rsidRPr="00742779">
        <w:rPr>
          <w:i/>
          <w:sz w:val="19"/>
          <w:szCs w:val="19"/>
        </w:rPr>
        <w:t>Nature of the Firm</w:t>
      </w:r>
      <w:r w:rsidR="00FE0CED" w:rsidRPr="00742779">
        <w:rPr>
          <w:sz w:val="19"/>
          <w:szCs w:val="19"/>
        </w:rPr>
        <w:t>”).</w:t>
      </w:r>
    </w:p>
    <w:p w14:paraId="0680CA92" w14:textId="77777777" w:rsidR="00FE0CED" w:rsidRPr="00742779" w:rsidRDefault="00742779" w:rsidP="007C1326">
      <w:pPr>
        <w:spacing w:after="120" w:line="240" w:lineRule="auto"/>
        <w:ind w:firstLine="0"/>
        <w:divId w:val="831022668"/>
        <w:rPr>
          <w:sz w:val="19"/>
          <w:szCs w:val="19"/>
        </w:rPr>
      </w:pPr>
      <w:del w:id="7644" w:author="Seth Oranburg" w:date="2026-03-07T09:50:00Z" w16du:dateUtc="2026-03-07T14:50:00Z">
        <w:r w:rsidRPr="00742779">
          <w:rPr>
            <w:rFonts w:ascii="ZWAdobeF" w:hAnsi="ZWAdobeF" w:cs="ZWAdobeF"/>
            <w:sz w:val="2"/>
            <w:szCs w:val="2"/>
          </w:rPr>
          <w:delText>3296B</w:delText>
        </w:r>
      </w:del>
      <w:r w:rsidR="00FE0CED" w:rsidRPr="00742779">
        <w:rPr>
          <w:sz w:val="19"/>
          <w:szCs w:val="19"/>
        </w:rPr>
        <w:t xml:space="preserve">[9] Michael C. Jensen &amp; William H. Meckling, </w:t>
      </w:r>
      <w:r w:rsidR="00FE0CED" w:rsidRPr="00742779">
        <w:rPr>
          <w:i/>
          <w:sz w:val="19"/>
          <w:szCs w:val="19"/>
        </w:rPr>
        <w:t>Theory of the Firm: Managerial Behavior, Agency Costs and Ownership Structure</w:t>
      </w:r>
      <w:r w:rsidR="00FE0CED" w:rsidRPr="00742779">
        <w:rPr>
          <w:sz w:val="19"/>
          <w:szCs w:val="19"/>
        </w:rPr>
        <w:t>, 3 J. Fin. Econ. 305 (1976) (foundational agency cost theory; identifying the “asset substitution” problem where equity holders of leveraged firms have incentives to take excessive risks) (“</w:t>
      </w:r>
      <w:r w:rsidR="00FE0CED" w:rsidRPr="00742779">
        <w:rPr>
          <w:i/>
          <w:sz w:val="19"/>
          <w:szCs w:val="19"/>
        </w:rPr>
        <w:t>Theory of the Firm</w:t>
      </w:r>
      <w:r w:rsidR="00FE0CED" w:rsidRPr="00742779">
        <w:rPr>
          <w:sz w:val="19"/>
          <w:szCs w:val="19"/>
        </w:rPr>
        <w:t>”).</w:t>
      </w:r>
    </w:p>
    <w:p w14:paraId="15E7FE4F" w14:textId="77777777" w:rsidR="00FE0CED" w:rsidRPr="00742779" w:rsidRDefault="00742779" w:rsidP="007C1326">
      <w:pPr>
        <w:spacing w:after="120" w:line="240" w:lineRule="auto"/>
        <w:ind w:firstLine="0"/>
        <w:divId w:val="831022668"/>
        <w:rPr>
          <w:sz w:val="19"/>
          <w:szCs w:val="19"/>
        </w:rPr>
      </w:pPr>
      <w:del w:id="7645" w:author="Seth Oranburg" w:date="2026-03-07T09:50:00Z" w16du:dateUtc="2026-03-07T14:50:00Z">
        <w:r w:rsidRPr="00742779">
          <w:rPr>
            <w:rFonts w:ascii="ZWAdobeF" w:hAnsi="ZWAdobeF" w:cs="ZWAdobeF"/>
            <w:sz w:val="2"/>
            <w:szCs w:val="2"/>
          </w:rPr>
          <w:delText>3297B</w:delText>
        </w:r>
      </w:del>
      <w:r w:rsidR="00FE0CED" w:rsidRPr="00742779">
        <w:rPr>
          <w:sz w:val="19"/>
          <w:szCs w:val="19"/>
        </w:rPr>
        <w:t xml:space="preserve">[10] F.A. Hayek, </w:t>
      </w:r>
      <w:r w:rsidR="00FE0CED" w:rsidRPr="00742779">
        <w:rPr>
          <w:i/>
          <w:sz w:val="19"/>
          <w:szCs w:val="19"/>
        </w:rPr>
        <w:t>The Use of Knowledge in Society</w:t>
      </w:r>
      <w:r w:rsidR="00FE0CED" w:rsidRPr="00742779">
        <w:rPr>
          <w:sz w:val="19"/>
          <w:szCs w:val="19"/>
        </w:rPr>
        <w:t>, 35 Am. Econ. Rev. 519 (1945) (arguing that the central economic problem is the coordination of dispersed knowledge, which markets solve better than central planning) (“</w:t>
      </w:r>
      <w:r w:rsidR="00FE0CED" w:rsidRPr="00742779">
        <w:rPr>
          <w:i/>
          <w:sz w:val="19"/>
          <w:szCs w:val="19"/>
        </w:rPr>
        <w:t>Use of Knowledge</w:t>
      </w:r>
      <w:r w:rsidR="00FE0CED" w:rsidRPr="00742779">
        <w:rPr>
          <w:sz w:val="19"/>
          <w:szCs w:val="19"/>
        </w:rPr>
        <w:t>”).</w:t>
      </w:r>
    </w:p>
    <w:p w14:paraId="0013EA2E" w14:textId="77777777" w:rsidR="00FE0CED" w:rsidRPr="00742779" w:rsidRDefault="00742779" w:rsidP="007C1326">
      <w:pPr>
        <w:spacing w:after="120" w:line="240" w:lineRule="auto"/>
        <w:ind w:firstLine="0"/>
        <w:divId w:val="831022668"/>
        <w:rPr>
          <w:sz w:val="19"/>
          <w:szCs w:val="19"/>
        </w:rPr>
      </w:pPr>
      <w:del w:id="7646" w:author="Seth Oranburg" w:date="2026-03-07T09:50:00Z" w16du:dateUtc="2026-03-07T14:50:00Z">
        <w:r w:rsidRPr="00742779">
          <w:rPr>
            <w:rFonts w:ascii="ZWAdobeF" w:hAnsi="ZWAdobeF" w:cs="ZWAdobeF"/>
            <w:sz w:val="2"/>
            <w:szCs w:val="2"/>
          </w:rPr>
          <w:delText>3298B</w:delText>
        </w:r>
      </w:del>
      <w:r w:rsidR="00FE0CED" w:rsidRPr="00742779">
        <w:rPr>
          <w:sz w:val="19"/>
          <w:szCs w:val="19"/>
        </w:rPr>
        <w:t xml:space="preserve">[11] Frank H. Knight, </w:t>
      </w:r>
      <w:r w:rsidR="00FE0CED" w:rsidRPr="00742779">
        <w:rPr>
          <w:i/>
          <w:sz w:val="19"/>
          <w:szCs w:val="19"/>
        </w:rPr>
        <w:t>Risk, Uncertainty and Profit</w:t>
      </w:r>
      <w:r w:rsidR="00FE0CED" w:rsidRPr="00742779">
        <w:rPr>
          <w:sz w:val="19"/>
          <w:szCs w:val="19"/>
        </w:rPr>
        <w:t xml:space="preserve"> (1921) (distinguishing between “risk” which is insurable/calculable, and “uncertainty” which is not; profit is the reward for bearing uncertainty) (“</w:t>
      </w:r>
      <w:r w:rsidR="00FE0CED" w:rsidRPr="00742779">
        <w:rPr>
          <w:i/>
          <w:sz w:val="19"/>
          <w:szCs w:val="19"/>
        </w:rPr>
        <w:t>Risk, Uncertainty and Profit</w:t>
      </w:r>
      <w:r w:rsidR="00FE0CED" w:rsidRPr="00742779">
        <w:rPr>
          <w:sz w:val="19"/>
          <w:szCs w:val="19"/>
        </w:rPr>
        <w:t>”).</w:t>
      </w:r>
    </w:p>
    <w:p w14:paraId="170B9325" w14:textId="77777777" w:rsidR="00FE0CED" w:rsidRPr="00742779" w:rsidRDefault="00742779" w:rsidP="007C1326">
      <w:pPr>
        <w:spacing w:after="120" w:line="240" w:lineRule="auto"/>
        <w:ind w:firstLine="0"/>
        <w:divId w:val="831022668"/>
        <w:rPr>
          <w:sz w:val="19"/>
          <w:szCs w:val="19"/>
        </w:rPr>
      </w:pPr>
      <w:del w:id="7647" w:author="Seth Oranburg" w:date="2026-03-07T09:50:00Z" w16du:dateUtc="2026-03-07T14:50:00Z">
        <w:r w:rsidRPr="00742779">
          <w:rPr>
            <w:rFonts w:ascii="ZWAdobeF" w:hAnsi="ZWAdobeF" w:cs="ZWAdobeF"/>
            <w:sz w:val="2"/>
            <w:szCs w:val="2"/>
          </w:rPr>
          <w:delText>3299B</w:delText>
        </w:r>
      </w:del>
      <w:r w:rsidR="00FE0CED" w:rsidRPr="00742779">
        <w:rPr>
          <w:sz w:val="19"/>
          <w:szCs w:val="19"/>
        </w:rPr>
        <w:t xml:space="preserve">[12] Joseph A. Schumpeter, </w:t>
      </w:r>
      <w:r w:rsidR="00FE0CED" w:rsidRPr="00742779">
        <w:rPr>
          <w:i/>
          <w:sz w:val="19"/>
          <w:szCs w:val="19"/>
        </w:rPr>
        <w:t>Capitalism, Socialism and Democracy</w:t>
      </w:r>
      <w:r w:rsidR="00FE0CED" w:rsidRPr="00742779">
        <w:rPr>
          <w:sz w:val="19"/>
          <w:szCs w:val="19"/>
        </w:rPr>
        <w:t xml:space="preserve"> (1942) (introducing “creative destruction” as the essential fact about capitalism; entrepreneurs disrupt static equilibrium) (“</w:t>
      </w:r>
      <w:r w:rsidR="00FE0CED" w:rsidRPr="00742779">
        <w:rPr>
          <w:i/>
          <w:sz w:val="19"/>
          <w:szCs w:val="19"/>
        </w:rPr>
        <w:t>Capitalism, Socialism and Democracy</w:t>
      </w:r>
      <w:r w:rsidR="00FE0CED" w:rsidRPr="00742779">
        <w:rPr>
          <w:sz w:val="19"/>
          <w:szCs w:val="19"/>
        </w:rPr>
        <w:t>”).</w:t>
      </w:r>
    </w:p>
    <w:p w14:paraId="3218C145" w14:textId="77777777" w:rsidR="00FE0CED" w:rsidRPr="00742779" w:rsidRDefault="00742779" w:rsidP="007C1326">
      <w:pPr>
        <w:spacing w:after="120" w:line="240" w:lineRule="auto"/>
        <w:ind w:firstLine="0"/>
        <w:divId w:val="831022668"/>
        <w:rPr>
          <w:sz w:val="19"/>
          <w:szCs w:val="19"/>
        </w:rPr>
      </w:pPr>
      <w:del w:id="7648" w:author="Seth Oranburg" w:date="2026-03-07T09:50:00Z" w16du:dateUtc="2026-03-07T14:50:00Z">
        <w:r w:rsidRPr="00742779">
          <w:rPr>
            <w:rFonts w:ascii="ZWAdobeF" w:hAnsi="ZWAdobeF" w:cs="ZWAdobeF"/>
            <w:sz w:val="2"/>
            <w:szCs w:val="2"/>
          </w:rPr>
          <w:delText>3300B</w:delText>
        </w:r>
      </w:del>
      <w:r w:rsidR="00FE0CED" w:rsidRPr="00742779">
        <w:rPr>
          <w:sz w:val="19"/>
          <w:szCs w:val="19"/>
        </w:rPr>
        <w:t xml:space="preserve">[13] Israel M. Kirzner, </w:t>
      </w:r>
      <w:r w:rsidR="00FE0CED" w:rsidRPr="00742779">
        <w:rPr>
          <w:i/>
          <w:sz w:val="19"/>
          <w:szCs w:val="19"/>
        </w:rPr>
        <w:t>Competition and Entrepreneurship</w:t>
      </w:r>
      <w:r w:rsidR="00FE0CED" w:rsidRPr="00742779">
        <w:rPr>
          <w:sz w:val="19"/>
          <w:szCs w:val="19"/>
        </w:rPr>
        <w:t xml:space="preserve"> (Univ. of Chi. Press 1973) (foundational theory of entrepreneurial alertness; the entrepreneur is not merely a calculator optimizing given information but a discoverer who spots gaps in the market) (“</w:t>
      </w:r>
      <w:r w:rsidR="00FE0CED" w:rsidRPr="00742779">
        <w:rPr>
          <w:i/>
          <w:sz w:val="19"/>
          <w:szCs w:val="19"/>
        </w:rPr>
        <w:t>Competition and Entrepreneurship</w:t>
      </w:r>
      <w:r w:rsidR="00FE0CED" w:rsidRPr="00742779">
        <w:rPr>
          <w:sz w:val="19"/>
          <w:szCs w:val="19"/>
        </w:rPr>
        <w:t>”).</w:t>
      </w:r>
    </w:p>
    <w:p w14:paraId="7ABB387E" w14:textId="77777777" w:rsidR="00FE0CED" w:rsidRPr="00742779" w:rsidRDefault="00742779" w:rsidP="007C1326">
      <w:pPr>
        <w:spacing w:after="120" w:line="240" w:lineRule="auto"/>
        <w:ind w:firstLine="0"/>
        <w:divId w:val="831022668"/>
        <w:rPr>
          <w:sz w:val="19"/>
          <w:szCs w:val="19"/>
        </w:rPr>
      </w:pPr>
      <w:del w:id="7649" w:author="Seth Oranburg" w:date="2026-03-07T09:50:00Z" w16du:dateUtc="2026-03-07T14:50:00Z">
        <w:r w:rsidRPr="00742779">
          <w:rPr>
            <w:rFonts w:ascii="ZWAdobeF" w:hAnsi="ZWAdobeF" w:cs="ZWAdobeF"/>
            <w:sz w:val="2"/>
            <w:szCs w:val="2"/>
          </w:rPr>
          <w:delText>3301B</w:delText>
        </w:r>
      </w:del>
      <w:r w:rsidR="00FE0CED" w:rsidRPr="00742779">
        <w:rPr>
          <w:sz w:val="19"/>
          <w:szCs w:val="19"/>
        </w:rPr>
        <w:t xml:space="preserve">[14] </w:t>
      </w:r>
      <w:r w:rsidR="00FE0CED" w:rsidRPr="00742779">
        <w:rPr>
          <w:i/>
          <w:sz w:val="19"/>
          <w:szCs w:val="19"/>
        </w:rPr>
        <w:t>Walkovszky v. Carlton</w:t>
      </w:r>
      <w:r w:rsidR="00FE0CED" w:rsidRPr="00742779">
        <w:rPr>
          <w:sz w:val="19"/>
          <w:szCs w:val="19"/>
        </w:rPr>
        <w:t>, 18 N.Y.2d 414, 223 N.E.2d 6 (1966) (taxi fleet case; inadequate capitalization alone insufficient to pierce corporate veil absent fraud or use of corporation for improper personal purposes; respecting legislative judgment establishing minimum insurance requirements for taxis) (“</w:t>
      </w:r>
      <w:r w:rsidR="00FE0CED" w:rsidRPr="00742779">
        <w:rPr>
          <w:i/>
          <w:sz w:val="19"/>
          <w:szCs w:val="19"/>
        </w:rPr>
        <w:t>Walkovszky</w:t>
      </w:r>
      <w:r w:rsidR="00FE0CED" w:rsidRPr="00742779">
        <w:rPr>
          <w:sz w:val="19"/>
          <w:szCs w:val="19"/>
        </w:rPr>
        <w:t>”).</w:t>
      </w:r>
    </w:p>
    <w:p w14:paraId="7B732BEC" w14:textId="77777777" w:rsidR="00FE0CED" w:rsidRPr="00742779" w:rsidRDefault="00742779" w:rsidP="007C1326">
      <w:pPr>
        <w:spacing w:after="120" w:line="240" w:lineRule="auto"/>
        <w:ind w:firstLine="0"/>
        <w:divId w:val="831022668"/>
        <w:rPr>
          <w:sz w:val="19"/>
          <w:szCs w:val="19"/>
        </w:rPr>
      </w:pPr>
      <w:del w:id="7650" w:author="Seth Oranburg" w:date="2026-03-07T09:50:00Z" w16du:dateUtc="2026-03-07T14:50:00Z">
        <w:r w:rsidRPr="00742779">
          <w:rPr>
            <w:rFonts w:ascii="ZWAdobeF" w:hAnsi="ZWAdobeF" w:cs="ZWAdobeF"/>
            <w:sz w:val="2"/>
            <w:szCs w:val="2"/>
          </w:rPr>
          <w:lastRenderedPageBreak/>
          <w:delText>3302B</w:delText>
        </w:r>
      </w:del>
      <w:r w:rsidR="00FE0CED" w:rsidRPr="00742779">
        <w:rPr>
          <w:sz w:val="19"/>
          <w:szCs w:val="19"/>
        </w:rPr>
        <w:t xml:space="preserve">[15] James M. Buchanan &amp; Gordon Tullock, </w:t>
      </w:r>
      <w:r w:rsidR="00FE0CED" w:rsidRPr="00742779">
        <w:rPr>
          <w:i/>
          <w:sz w:val="19"/>
          <w:szCs w:val="19"/>
        </w:rPr>
        <w:t>The Calculus of Consent: Logical Foundations of Constitutional Democracy</w:t>
      </w:r>
      <w:r w:rsidR="00FE0CED" w:rsidRPr="00742779">
        <w:rPr>
          <w:sz w:val="19"/>
          <w:szCs w:val="19"/>
        </w:rPr>
        <w:t xml:space="preserve"> (1962) (foundational text of public choice theory; analyzing political decision-making through economic lens) (“</w:t>
      </w:r>
      <w:r w:rsidR="00FE0CED" w:rsidRPr="00742779">
        <w:rPr>
          <w:i/>
          <w:sz w:val="19"/>
          <w:szCs w:val="19"/>
        </w:rPr>
        <w:t>Calculus of Consent</w:t>
      </w:r>
      <w:r w:rsidR="00FE0CED" w:rsidRPr="00742779">
        <w:rPr>
          <w:sz w:val="19"/>
          <w:szCs w:val="19"/>
        </w:rPr>
        <w:t>”).</w:t>
      </w:r>
    </w:p>
    <w:p w14:paraId="0C6905C8" w14:textId="77777777" w:rsidR="00FE0CED" w:rsidRPr="00742779" w:rsidRDefault="00742779" w:rsidP="007C1326">
      <w:pPr>
        <w:spacing w:after="120" w:line="240" w:lineRule="auto"/>
        <w:ind w:firstLine="0"/>
        <w:divId w:val="831022668"/>
        <w:rPr>
          <w:sz w:val="19"/>
          <w:szCs w:val="19"/>
        </w:rPr>
      </w:pPr>
      <w:del w:id="7651" w:author="Seth Oranburg" w:date="2026-03-07T09:50:00Z" w16du:dateUtc="2026-03-07T14:50:00Z">
        <w:r w:rsidRPr="00742779">
          <w:rPr>
            <w:rFonts w:ascii="ZWAdobeF" w:hAnsi="ZWAdobeF" w:cs="ZWAdobeF"/>
            <w:sz w:val="2"/>
            <w:szCs w:val="2"/>
          </w:rPr>
          <w:delText>3303B</w:delText>
        </w:r>
      </w:del>
      <w:r w:rsidR="00FE0CED" w:rsidRPr="00742779">
        <w:rPr>
          <w:sz w:val="19"/>
          <w:szCs w:val="19"/>
        </w:rPr>
        <w:t xml:space="preserve">[16] Mancur Olson, </w:t>
      </w:r>
      <w:r w:rsidR="00FE0CED" w:rsidRPr="00742779">
        <w:rPr>
          <w:i/>
          <w:sz w:val="19"/>
          <w:szCs w:val="19"/>
        </w:rPr>
        <w:t>The Logic of Collective Action: Public Goods and the Theory of Groups</w:t>
      </w:r>
      <w:r w:rsidR="00FE0CED" w:rsidRPr="00742779">
        <w:rPr>
          <w:sz w:val="19"/>
          <w:szCs w:val="19"/>
        </w:rPr>
        <w:t xml:space="preserve"> (1965) (explaining why concentrated interests organize more effectively than diffuse interests due to free-rider problems) (“</w:t>
      </w:r>
      <w:r w:rsidR="00FE0CED" w:rsidRPr="00742779">
        <w:rPr>
          <w:i/>
          <w:sz w:val="19"/>
          <w:szCs w:val="19"/>
        </w:rPr>
        <w:t>Logic of Collective Action</w:t>
      </w:r>
      <w:r w:rsidR="00FE0CED" w:rsidRPr="00742779">
        <w:rPr>
          <w:sz w:val="19"/>
          <w:szCs w:val="19"/>
        </w:rPr>
        <w:t>”).</w:t>
      </w:r>
    </w:p>
    <w:p w14:paraId="340F85AD" w14:textId="77777777" w:rsidR="00FE0CED" w:rsidRPr="00742779" w:rsidRDefault="00742779" w:rsidP="007C1326">
      <w:pPr>
        <w:spacing w:after="120" w:line="240" w:lineRule="auto"/>
        <w:ind w:firstLine="0"/>
        <w:divId w:val="831022668"/>
        <w:rPr>
          <w:sz w:val="19"/>
          <w:szCs w:val="19"/>
        </w:rPr>
      </w:pPr>
      <w:del w:id="7652" w:author="Seth Oranburg" w:date="2026-03-07T09:50:00Z" w16du:dateUtc="2026-03-07T14:50:00Z">
        <w:r w:rsidRPr="00742779">
          <w:rPr>
            <w:rFonts w:ascii="ZWAdobeF" w:hAnsi="ZWAdobeF" w:cs="ZWAdobeF"/>
            <w:sz w:val="2"/>
            <w:szCs w:val="2"/>
          </w:rPr>
          <w:delText>3304B</w:delText>
        </w:r>
      </w:del>
      <w:r w:rsidR="00FE0CED" w:rsidRPr="00742779">
        <w:rPr>
          <w:sz w:val="19"/>
          <w:szCs w:val="19"/>
        </w:rPr>
        <w:t xml:space="preserve">[17] William L. Cary, </w:t>
      </w:r>
      <w:r w:rsidR="00FE0CED" w:rsidRPr="00742779">
        <w:rPr>
          <w:i/>
          <w:sz w:val="19"/>
          <w:szCs w:val="19"/>
        </w:rPr>
        <w:t>Federalism and Corporate Law: Reflections Upon Delaware</w:t>
      </w:r>
      <w:r w:rsidR="00FE0CED" w:rsidRPr="00742779">
        <w:rPr>
          <w:sz w:val="19"/>
          <w:szCs w:val="19"/>
        </w:rPr>
        <w:t>, 83 Yale L.J. 663 (1974) (arguing Delaware leads a “race to the bottom” in corporate standards to attract franchise taxes) (“</w:t>
      </w:r>
      <w:r w:rsidR="00FE0CED" w:rsidRPr="00742779">
        <w:rPr>
          <w:i/>
          <w:sz w:val="19"/>
          <w:szCs w:val="19"/>
        </w:rPr>
        <w:t>Federalism and Corporate Law</w:t>
      </w:r>
      <w:r w:rsidR="00FE0CED" w:rsidRPr="00742779">
        <w:rPr>
          <w:sz w:val="19"/>
          <w:szCs w:val="19"/>
        </w:rPr>
        <w:t>”).</w:t>
      </w:r>
    </w:p>
    <w:p w14:paraId="52880448" w14:textId="77777777" w:rsidR="00FE0CED" w:rsidRPr="00742779" w:rsidRDefault="00742779" w:rsidP="007C1326">
      <w:pPr>
        <w:spacing w:after="120" w:line="240" w:lineRule="auto"/>
        <w:ind w:firstLine="0"/>
        <w:divId w:val="831022668"/>
        <w:rPr>
          <w:sz w:val="19"/>
          <w:szCs w:val="19"/>
        </w:rPr>
      </w:pPr>
      <w:del w:id="7653" w:author="Seth Oranburg" w:date="2026-03-07T09:50:00Z" w16du:dateUtc="2026-03-07T14:50:00Z">
        <w:r w:rsidRPr="00742779">
          <w:rPr>
            <w:rFonts w:ascii="ZWAdobeF" w:hAnsi="ZWAdobeF" w:cs="ZWAdobeF"/>
            <w:sz w:val="2"/>
            <w:szCs w:val="2"/>
          </w:rPr>
          <w:delText>3305B</w:delText>
        </w:r>
      </w:del>
      <w:r w:rsidR="00FE0CED" w:rsidRPr="00742779">
        <w:rPr>
          <w:sz w:val="19"/>
          <w:szCs w:val="19"/>
        </w:rPr>
        <w:t xml:space="preserve">[18] Ralph K. Winter, Jr., </w:t>
      </w:r>
      <w:r w:rsidR="00FE0CED" w:rsidRPr="00742779">
        <w:rPr>
          <w:i/>
          <w:sz w:val="19"/>
          <w:szCs w:val="19"/>
        </w:rPr>
        <w:t>State Law, Shareholder Protection, and the Theory of the Corporation</w:t>
      </w:r>
      <w:r w:rsidR="00FE0CED" w:rsidRPr="00742779">
        <w:rPr>
          <w:sz w:val="19"/>
          <w:szCs w:val="19"/>
        </w:rPr>
        <w:t>, 6 J. Legal Stud. 251 (1977) (response to Cary; capital markets discipline states, ensuring that “racing” states produce efficient rules) (“</w:t>
      </w:r>
      <w:r w:rsidR="00FE0CED" w:rsidRPr="00742779">
        <w:rPr>
          <w:i/>
          <w:sz w:val="19"/>
          <w:szCs w:val="19"/>
        </w:rPr>
        <w:t>State Law Shareholder Protection</w:t>
      </w:r>
      <w:r w:rsidR="00FE0CED" w:rsidRPr="00742779">
        <w:rPr>
          <w:sz w:val="19"/>
          <w:szCs w:val="19"/>
        </w:rPr>
        <w:t>”).</w:t>
      </w:r>
    </w:p>
    <w:p w14:paraId="47190E1B" w14:textId="77777777" w:rsidR="00FE0CED" w:rsidRPr="00742779" w:rsidRDefault="00742779" w:rsidP="007C1326">
      <w:pPr>
        <w:spacing w:after="120" w:line="240" w:lineRule="auto"/>
        <w:ind w:firstLine="0"/>
        <w:divId w:val="831022668"/>
        <w:rPr>
          <w:sz w:val="19"/>
          <w:szCs w:val="19"/>
        </w:rPr>
      </w:pPr>
      <w:del w:id="7654" w:author="Seth Oranburg" w:date="2026-03-07T09:50:00Z" w16du:dateUtc="2026-03-07T14:50:00Z">
        <w:r w:rsidRPr="00742779">
          <w:rPr>
            <w:rFonts w:ascii="ZWAdobeF" w:hAnsi="ZWAdobeF" w:cs="ZWAdobeF"/>
            <w:sz w:val="2"/>
            <w:szCs w:val="2"/>
          </w:rPr>
          <w:delText>3306B</w:delText>
        </w:r>
      </w:del>
      <w:r w:rsidR="00FE0CED" w:rsidRPr="00742779">
        <w:rPr>
          <w:sz w:val="19"/>
          <w:szCs w:val="19"/>
        </w:rPr>
        <w:t xml:space="preserve">[19] Roberta Romano, </w:t>
      </w:r>
      <w:r w:rsidR="00FE0CED" w:rsidRPr="00742779">
        <w:rPr>
          <w:i/>
          <w:sz w:val="19"/>
          <w:szCs w:val="19"/>
        </w:rPr>
        <w:t>The Genius of American Corporate Law</w:t>
      </w:r>
      <w:r w:rsidR="00FE0CED" w:rsidRPr="00742779">
        <w:rPr>
          <w:sz w:val="19"/>
          <w:szCs w:val="19"/>
        </w:rPr>
        <w:t xml:space="preserve"> (AEI Press 1993) (arguing that Delaware’s competitive advantage derives from the responsiveness of its legal system) (“</w:t>
      </w:r>
      <w:r w:rsidR="00FE0CED" w:rsidRPr="00742779">
        <w:rPr>
          <w:i/>
          <w:sz w:val="19"/>
          <w:szCs w:val="19"/>
        </w:rPr>
        <w:t>Genius of American Corporate Law</w:t>
      </w:r>
      <w:r w:rsidR="00FE0CED" w:rsidRPr="00742779">
        <w:rPr>
          <w:sz w:val="19"/>
          <w:szCs w:val="19"/>
        </w:rPr>
        <w:t>”).</w:t>
      </w:r>
    </w:p>
    <w:p w14:paraId="273EF462" w14:textId="77777777" w:rsidR="00FE0CED" w:rsidRPr="00742779" w:rsidRDefault="00742779" w:rsidP="007C1326">
      <w:pPr>
        <w:spacing w:after="120" w:line="240" w:lineRule="auto"/>
        <w:ind w:firstLine="0"/>
        <w:divId w:val="831022668"/>
        <w:rPr>
          <w:sz w:val="19"/>
          <w:szCs w:val="19"/>
        </w:rPr>
      </w:pPr>
      <w:del w:id="7655" w:author="Seth Oranburg" w:date="2026-03-07T09:50:00Z" w16du:dateUtc="2026-03-07T14:50:00Z">
        <w:r w:rsidRPr="00742779">
          <w:rPr>
            <w:rFonts w:ascii="ZWAdobeF" w:hAnsi="ZWAdobeF" w:cs="ZWAdobeF"/>
            <w:sz w:val="2"/>
            <w:szCs w:val="2"/>
          </w:rPr>
          <w:delText>3307B</w:delText>
        </w:r>
      </w:del>
      <w:r w:rsidR="00FE0CED" w:rsidRPr="00742779">
        <w:rPr>
          <w:sz w:val="19"/>
          <w:szCs w:val="19"/>
        </w:rPr>
        <w:t xml:space="preserve">[20] Delaware Division of Corporations, </w:t>
      </w:r>
      <w:r w:rsidR="00FE0CED" w:rsidRPr="00742779">
        <w:rPr>
          <w:i/>
          <w:sz w:val="19"/>
          <w:szCs w:val="19"/>
        </w:rPr>
        <w:t>About the Division of Corporations</w:t>
      </w:r>
      <w:r w:rsidR="00FE0CED" w:rsidRPr="00742779">
        <w:rPr>
          <w:sz w:val="19"/>
          <w:szCs w:val="19"/>
        </w:rPr>
        <w:t xml:space="preserve"> (last visited Jan. 21, 2026) (reporting that more than 2,000,000 business entities, and more than 66% of the Fortune 500, have chosen Delaware as their legal home).</w:t>
      </w:r>
    </w:p>
    <w:p w14:paraId="35320D86" w14:textId="77777777" w:rsidR="00FE0CED" w:rsidRPr="00742779" w:rsidRDefault="00742779" w:rsidP="007C1326">
      <w:pPr>
        <w:spacing w:after="120" w:line="240" w:lineRule="auto"/>
        <w:ind w:firstLine="0"/>
        <w:divId w:val="831022668"/>
        <w:rPr>
          <w:sz w:val="19"/>
          <w:szCs w:val="19"/>
        </w:rPr>
      </w:pPr>
      <w:del w:id="7656" w:author="Seth Oranburg" w:date="2026-03-07T09:50:00Z" w16du:dateUtc="2026-03-07T14:50:00Z">
        <w:r w:rsidRPr="00742779">
          <w:rPr>
            <w:rFonts w:ascii="ZWAdobeF" w:hAnsi="ZWAdobeF" w:cs="ZWAdobeF"/>
            <w:sz w:val="2"/>
            <w:szCs w:val="2"/>
          </w:rPr>
          <w:delText>3308B</w:delText>
        </w:r>
      </w:del>
      <w:r w:rsidR="00FE0CED" w:rsidRPr="00742779">
        <w:rPr>
          <w:sz w:val="19"/>
          <w:szCs w:val="19"/>
        </w:rPr>
        <w:t xml:space="preserve">[21] Oliver E. Williamson, </w:t>
      </w:r>
      <w:r w:rsidR="00FE0CED" w:rsidRPr="00742779">
        <w:rPr>
          <w:i/>
          <w:sz w:val="19"/>
          <w:szCs w:val="19"/>
        </w:rPr>
        <w:t>The Theory of the Firm as Governance Structure: From Choice to Contract</w:t>
      </w:r>
      <w:r w:rsidR="00FE0CED" w:rsidRPr="00742779">
        <w:rPr>
          <w:sz w:val="19"/>
          <w:szCs w:val="19"/>
        </w:rPr>
        <w:t>, 16 J. Econ. Persp. 171 (2002) (summarizing transaction cost economics and the firm as a governance structure for managing relational contracts) (“</w:t>
      </w:r>
      <w:r w:rsidR="00FE0CED" w:rsidRPr="00742779">
        <w:rPr>
          <w:i/>
          <w:sz w:val="19"/>
          <w:szCs w:val="19"/>
        </w:rPr>
        <w:t>Governance Structure</w:t>
      </w:r>
      <w:r w:rsidR="00FE0CED" w:rsidRPr="00742779">
        <w:rPr>
          <w:sz w:val="19"/>
          <w:szCs w:val="19"/>
        </w:rPr>
        <w:t>”).</w:t>
      </w:r>
    </w:p>
    <w:p w14:paraId="5C3D90D0" w14:textId="77777777" w:rsidR="00FE0CED" w:rsidRPr="00742779" w:rsidRDefault="00742779" w:rsidP="007C1326">
      <w:pPr>
        <w:spacing w:after="120" w:line="240" w:lineRule="auto"/>
        <w:ind w:firstLine="0"/>
        <w:divId w:val="831022668"/>
        <w:rPr>
          <w:sz w:val="19"/>
          <w:szCs w:val="19"/>
        </w:rPr>
      </w:pPr>
      <w:del w:id="7657" w:author="Seth Oranburg" w:date="2026-03-07T09:50:00Z" w16du:dateUtc="2026-03-07T14:50:00Z">
        <w:r w:rsidRPr="00742779">
          <w:rPr>
            <w:rFonts w:ascii="ZWAdobeF" w:hAnsi="ZWAdobeF" w:cs="ZWAdobeF"/>
            <w:sz w:val="2"/>
            <w:szCs w:val="2"/>
          </w:rPr>
          <w:delText>3309B</w:delText>
        </w:r>
      </w:del>
      <w:r w:rsidR="00FE0CED" w:rsidRPr="00742779">
        <w:rPr>
          <w:sz w:val="19"/>
          <w:szCs w:val="19"/>
        </w:rPr>
        <w:t>[22] Restatement (Third) of Agency § 7.07 (Employee Acting Within Scope of Employment).</w:t>
      </w:r>
    </w:p>
    <w:p w14:paraId="40E9722D" w14:textId="77777777" w:rsidR="00FE0CED" w:rsidRPr="00742779" w:rsidRDefault="00742779" w:rsidP="007C1326">
      <w:pPr>
        <w:spacing w:after="120" w:line="240" w:lineRule="auto"/>
        <w:ind w:firstLine="0"/>
        <w:divId w:val="831022668"/>
        <w:rPr>
          <w:sz w:val="19"/>
          <w:szCs w:val="19"/>
        </w:rPr>
      </w:pPr>
      <w:del w:id="7658" w:author="Seth Oranburg" w:date="2026-03-07T09:50:00Z" w16du:dateUtc="2026-03-07T14:50:00Z">
        <w:r w:rsidRPr="00742779">
          <w:rPr>
            <w:rFonts w:ascii="ZWAdobeF" w:hAnsi="ZWAdobeF" w:cs="ZWAdobeF"/>
            <w:sz w:val="2"/>
            <w:szCs w:val="2"/>
          </w:rPr>
          <w:delText>3310B</w:delText>
        </w:r>
      </w:del>
      <w:r w:rsidR="00FE0CED" w:rsidRPr="00742779">
        <w:rPr>
          <w:sz w:val="19"/>
          <w:szCs w:val="19"/>
        </w:rPr>
        <w:t>[23] Del. Code Ann. tit. 8, § 365(a) (Balancing stockholder and public benefit interests).</w:t>
      </w:r>
    </w:p>
    <w:p w14:paraId="56CDF06D" w14:textId="77777777" w:rsidR="00FE0CED" w:rsidRPr="00742779" w:rsidRDefault="00742779" w:rsidP="007C1326">
      <w:pPr>
        <w:spacing w:after="120" w:line="240" w:lineRule="auto"/>
        <w:ind w:firstLine="0"/>
        <w:divId w:val="831022668"/>
        <w:rPr>
          <w:sz w:val="19"/>
          <w:szCs w:val="19"/>
        </w:rPr>
      </w:pPr>
      <w:del w:id="7659" w:author="Seth Oranburg" w:date="2026-03-07T09:50:00Z" w16du:dateUtc="2026-03-07T14:50:00Z">
        <w:r w:rsidRPr="00742779">
          <w:rPr>
            <w:rFonts w:ascii="ZWAdobeF" w:hAnsi="ZWAdobeF" w:cs="ZWAdobeF"/>
            <w:sz w:val="2"/>
            <w:szCs w:val="2"/>
          </w:rPr>
          <w:delText>3311B</w:delText>
        </w:r>
      </w:del>
      <w:r w:rsidR="00FE0CED" w:rsidRPr="00742779">
        <w:rPr>
          <w:sz w:val="19"/>
          <w:szCs w:val="19"/>
        </w:rPr>
        <w:t xml:space="preserve">[24] </w:t>
      </w:r>
      <w:r w:rsidR="00FE0CED" w:rsidRPr="00742779">
        <w:rPr>
          <w:i/>
          <w:sz w:val="19"/>
          <w:szCs w:val="19"/>
        </w:rPr>
        <w:t>Mill St. Church of Christ v. Hogan</w:t>
      </w:r>
      <w:r w:rsidR="00FE0CED" w:rsidRPr="00742779">
        <w:rPr>
          <w:sz w:val="19"/>
          <w:szCs w:val="19"/>
        </w:rPr>
        <w:t>, 785 S.W.2d 263 (Ky. Ct. App. 1990) (religious organization governance; church property control and hierarchical versus congregational governance structures) (“</w:t>
      </w:r>
      <w:r w:rsidR="00FE0CED" w:rsidRPr="00742779">
        <w:rPr>
          <w:i/>
          <w:sz w:val="19"/>
          <w:szCs w:val="19"/>
        </w:rPr>
        <w:t>Mill Street</w:t>
      </w:r>
      <w:r w:rsidR="00FE0CED" w:rsidRPr="00742779">
        <w:rPr>
          <w:sz w:val="19"/>
          <w:szCs w:val="19"/>
        </w:rPr>
        <w:t>”).</w:t>
      </w:r>
    </w:p>
    <w:p w14:paraId="358D7BC3" w14:textId="77777777" w:rsidR="00FE0CED" w:rsidRPr="00742779" w:rsidRDefault="00742779" w:rsidP="007C1326">
      <w:pPr>
        <w:spacing w:after="120" w:line="240" w:lineRule="auto"/>
        <w:ind w:firstLine="0"/>
        <w:divId w:val="831022668"/>
        <w:rPr>
          <w:sz w:val="19"/>
          <w:szCs w:val="19"/>
        </w:rPr>
      </w:pPr>
      <w:del w:id="7660" w:author="Seth Oranburg" w:date="2026-03-07T09:50:00Z" w16du:dateUtc="2026-03-07T14:50:00Z">
        <w:r w:rsidRPr="00742779">
          <w:rPr>
            <w:rFonts w:ascii="ZWAdobeF" w:hAnsi="ZWAdobeF" w:cs="ZWAdobeF"/>
            <w:sz w:val="2"/>
            <w:szCs w:val="2"/>
          </w:rPr>
          <w:delText>3312B</w:delText>
        </w:r>
      </w:del>
      <w:r w:rsidR="00FE0CED" w:rsidRPr="00742779">
        <w:rPr>
          <w:sz w:val="19"/>
          <w:szCs w:val="19"/>
        </w:rPr>
        <w:t>[25] Restatement (Third) of Agency § 1.01 (Agency Defined).</w:t>
      </w:r>
    </w:p>
    <w:p w14:paraId="0FD1AC7A" w14:textId="77777777" w:rsidR="00FE0CED" w:rsidRPr="00742779" w:rsidRDefault="00742779" w:rsidP="007C1326">
      <w:pPr>
        <w:spacing w:after="120" w:line="240" w:lineRule="auto"/>
        <w:ind w:firstLine="0"/>
        <w:divId w:val="831022668"/>
        <w:rPr>
          <w:sz w:val="19"/>
          <w:szCs w:val="19"/>
        </w:rPr>
      </w:pPr>
      <w:del w:id="7661" w:author="Seth Oranburg" w:date="2026-03-07T09:50:00Z" w16du:dateUtc="2026-03-07T14:50:00Z">
        <w:r w:rsidRPr="00742779">
          <w:rPr>
            <w:rFonts w:ascii="ZWAdobeF" w:hAnsi="ZWAdobeF" w:cs="ZWAdobeF"/>
            <w:sz w:val="2"/>
            <w:szCs w:val="2"/>
          </w:rPr>
          <w:delText>3313B</w:delText>
        </w:r>
      </w:del>
      <w:r w:rsidR="00FE0CED" w:rsidRPr="00742779">
        <w:rPr>
          <w:sz w:val="19"/>
          <w:szCs w:val="19"/>
        </w:rPr>
        <w:t xml:space="preserve">[26] </w:t>
      </w:r>
      <w:r w:rsidR="00FE0CED" w:rsidRPr="00742779">
        <w:rPr>
          <w:i/>
          <w:sz w:val="19"/>
          <w:szCs w:val="19"/>
        </w:rPr>
        <w:t>Moffatt v. Air Canada</w:t>
      </w:r>
      <w:r w:rsidR="00FE0CED" w:rsidRPr="00742779">
        <w:rPr>
          <w:sz w:val="19"/>
          <w:szCs w:val="19"/>
        </w:rPr>
        <w:t>, 2024 BCCRT 149 (Can. B.C. Civ. Res. Trib.) (holding airline liable for chatbot’s misrepresentations under apparent authority principles) (“</w:t>
      </w:r>
      <w:r w:rsidR="00FE0CED" w:rsidRPr="00742779">
        <w:rPr>
          <w:i/>
          <w:sz w:val="19"/>
          <w:szCs w:val="19"/>
        </w:rPr>
        <w:t>Moffatt</w:t>
      </w:r>
      <w:r w:rsidR="00FE0CED" w:rsidRPr="00742779">
        <w:rPr>
          <w:sz w:val="19"/>
          <w:szCs w:val="19"/>
        </w:rPr>
        <w:t>”).</w:t>
      </w:r>
    </w:p>
    <w:p w14:paraId="79D2867B" w14:textId="77777777" w:rsidR="00FE0CED" w:rsidRPr="00742779" w:rsidRDefault="00742779" w:rsidP="007C1326">
      <w:pPr>
        <w:spacing w:after="120" w:line="240" w:lineRule="auto"/>
        <w:ind w:firstLine="0"/>
        <w:divId w:val="831022668"/>
        <w:rPr>
          <w:sz w:val="19"/>
          <w:szCs w:val="19"/>
        </w:rPr>
      </w:pPr>
      <w:del w:id="7662" w:author="Seth Oranburg" w:date="2026-03-07T09:50:00Z" w16du:dateUtc="2026-03-07T14:50:00Z">
        <w:r w:rsidRPr="00742779">
          <w:rPr>
            <w:rFonts w:ascii="ZWAdobeF" w:hAnsi="ZWAdobeF" w:cs="ZWAdobeF"/>
            <w:sz w:val="2"/>
            <w:szCs w:val="2"/>
          </w:rPr>
          <w:delText>3314B</w:delText>
        </w:r>
      </w:del>
      <w:r w:rsidR="00FE0CED" w:rsidRPr="00742779">
        <w:rPr>
          <w:sz w:val="19"/>
          <w:szCs w:val="19"/>
        </w:rPr>
        <w:t>[27] Restatement (Third) of Agency § 2.01 (Actual Authority).</w:t>
      </w:r>
    </w:p>
    <w:p w14:paraId="1C7E0570" w14:textId="77777777" w:rsidR="00FE0CED" w:rsidRPr="00742779" w:rsidRDefault="00742779" w:rsidP="007C1326">
      <w:pPr>
        <w:spacing w:after="120" w:line="240" w:lineRule="auto"/>
        <w:ind w:firstLine="0"/>
        <w:divId w:val="831022668"/>
        <w:rPr>
          <w:sz w:val="19"/>
          <w:szCs w:val="19"/>
        </w:rPr>
      </w:pPr>
      <w:del w:id="7663" w:author="Seth Oranburg" w:date="2026-03-07T09:50:00Z" w16du:dateUtc="2026-03-07T14:50:00Z">
        <w:r w:rsidRPr="00742779">
          <w:rPr>
            <w:rFonts w:ascii="ZWAdobeF" w:hAnsi="ZWAdobeF" w:cs="ZWAdobeF"/>
            <w:sz w:val="2"/>
            <w:szCs w:val="2"/>
          </w:rPr>
          <w:delText>3315B</w:delText>
        </w:r>
      </w:del>
      <w:r w:rsidR="00FE0CED" w:rsidRPr="00742779">
        <w:rPr>
          <w:sz w:val="19"/>
          <w:szCs w:val="19"/>
        </w:rPr>
        <w:t>[28] Restatement (Third) of Agency § 4.01 (Ratification Defined).</w:t>
      </w:r>
    </w:p>
    <w:p w14:paraId="29A34A9E" w14:textId="77777777" w:rsidR="00FE0CED" w:rsidRPr="00742779" w:rsidRDefault="00742779" w:rsidP="007C1326">
      <w:pPr>
        <w:spacing w:after="120" w:line="240" w:lineRule="auto"/>
        <w:ind w:firstLine="0"/>
        <w:divId w:val="831022668"/>
        <w:rPr>
          <w:sz w:val="19"/>
          <w:szCs w:val="19"/>
        </w:rPr>
      </w:pPr>
      <w:del w:id="7664" w:author="Seth Oranburg" w:date="2026-03-07T09:50:00Z" w16du:dateUtc="2026-03-07T14:50:00Z">
        <w:r w:rsidRPr="00742779">
          <w:rPr>
            <w:rFonts w:ascii="ZWAdobeF" w:hAnsi="ZWAdobeF" w:cs="ZWAdobeF"/>
            <w:sz w:val="2"/>
            <w:szCs w:val="2"/>
          </w:rPr>
          <w:delText>3316B</w:delText>
        </w:r>
      </w:del>
      <w:r w:rsidR="00FE0CED" w:rsidRPr="00742779">
        <w:rPr>
          <w:sz w:val="19"/>
          <w:szCs w:val="19"/>
        </w:rPr>
        <w:t>[29] Restatement (Third) of Agency § 2.04 (Respondeat Superior).</w:t>
      </w:r>
    </w:p>
    <w:p w14:paraId="78725A53" w14:textId="77777777" w:rsidR="00FE0CED" w:rsidRPr="00742779" w:rsidRDefault="00742779" w:rsidP="007C1326">
      <w:pPr>
        <w:spacing w:after="120" w:line="240" w:lineRule="auto"/>
        <w:ind w:firstLine="0"/>
        <w:divId w:val="831022668"/>
        <w:rPr>
          <w:sz w:val="19"/>
          <w:szCs w:val="19"/>
        </w:rPr>
      </w:pPr>
      <w:del w:id="7665" w:author="Seth Oranburg" w:date="2026-03-07T09:50:00Z" w16du:dateUtc="2026-03-07T14:50:00Z">
        <w:r w:rsidRPr="00742779">
          <w:rPr>
            <w:rFonts w:ascii="ZWAdobeF" w:hAnsi="ZWAdobeF" w:cs="ZWAdobeF"/>
            <w:sz w:val="2"/>
            <w:szCs w:val="2"/>
          </w:rPr>
          <w:delText>3317B</w:delText>
        </w:r>
      </w:del>
      <w:r w:rsidR="00FE0CED" w:rsidRPr="00742779">
        <w:rPr>
          <w:sz w:val="19"/>
          <w:szCs w:val="19"/>
        </w:rPr>
        <w:t>[30] Restatement (Third) of Agency § 8.01 (General Fiduciary Principle).</w:t>
      </w:r>
    </w:p>
    <w:p w14:paraId="56001491" w14:textId="77777777" w:rsidR="00FE0CED" w:rsidRPr="00742779" w:rsidRDefault="00742779" w:rsidP="007C1326">
      <w:pPr>
        <w:spacing w:after="120" w:line="240" w:lineRule="auto"/>
        <w:ind w:firstLine="0"/>
        <w:divId w:val="831022668"/>
        <w:rPr>
          <w:sz w:val="19"/>
          <w:szCs w:val="19"/>
        </w:rPr>
      </w:pPr>
      <w:del w:id="7666" w:author="Seth Oranburg" w:date="2026-03-07T09:50:00Z" w16du:dateUtc="2026-03-07T14:50:00Z">
        <w:r w:rsidRPr="00742779">
          <w:rPr>
            <w:rFonts w:ascii="ZWAdobeF" w:hAnsi="ZWAdobeF" w:cs="ZWAdobeF"/>
            <w:sz w:val="2"/>
            <w:szCs w:val="2"/>
          </w:rPr>
          <w:delText>3318B</w:delText>
        </w:r>
      </w:del>
      <w:r w:rsidR="00FE0CED" w:rsidRPr="00742779">
        <w:rPr>
          <w:sz w:val="19"/>
          <w:szCs w:val="19"/>
        </w:rPr>
        <w:t>[31] Restatement (Third) of Agency § 8.08 (Duties of Care, Competence, and Diligence).</w:t>
      </w:r>
    </w:p>
    <w:p w14:paraId="5C21E69A" w14:textId="77777777" w:rsidR="00FE0CED" w:rsidRPr="00742779" w:rsidRDefault="00742779" w:rsidP="007C1326">
      <w:pPr>
        <w:spacing w:after="120" w:line="240" w:lineRule="auto"/>
        <w:ind w:firstLine="0"/>
        <w:divId w:val="831022668"/>
        <w:rPr>
          <w:sz w:val="19"/>
          <w:szCs w:val="19"/>
        </w:rPr>
      </w:pPr>
      <w:del w:id="7667" w:author="Seth Oranburg" w:date="2026-03-07T09:50:00Z" w16du:dateUtc="2026-03-07T14:50:00Z">
        <w:r w:rsidRPr="00742779">
          <w:rPr>
            <w:rFonts w:ascii="ZWAdobeF" w:hAnsi="ZWAdobeF" w:cs="ZWAdobeF"/>
            <w:sz w:val="2"/>
            <w:szCs w:val="2"/>
          </w:rPr>
          <w:delText>3319B</w:delText>
        </w:r>
      </w:del>
      <w:r w:rsidR="00FE0CED" w:rsidRPr="00742779">
        <w:rPr>
          <w:sz w:val="19"/>
          <w:szCs w:val="19"/>
        </w:rPr>
        <w:t>[32] Restatement (Third) of Agency § 8.09 (Compliance with Lawful Instructions).</w:t>
      </w:r>
    </w:p>
    <w:p w14:paraId="1B987950" w14:textId="77777777" w:rsidR="00FE0CED" w:rsidRPr="00742779" w:rsidRDefault="00742779" w:rsidP="007C1326">
      <w:pPr>
        <w:spacing w:after="120" w:line="240" w:lineRule="auto"/>
        <w:ind w:firstLine="0"/>
        <w:divId w:val="831022668"/>
        <w:rPr>
          <w:sz w:val="19"/>
          <w:szCs w:val="19"/>
        </w:rPr>
      </w:pPr>
      <w:del w:id="7668" w:author="Seth Oranburg" w:date="2026-03-07T09:50:00Z" w16du:dateUtc="2026-03-07T14:50:00Z">
        <w:r w:rsidRPr="00742779">
          <w:rPr>
            <w:rFonts w:ascii="ZWAdobeF" w:hAnsi="ZWAdobeF" w:cs="ZWAdobeF"/>
            <w:sz w:val="2"/>
            <w:szCs w:val="2"/>
          </w:rPr>
          <w:delText>3320B</w:delText>
        </w:r>
      </w:del>
      <w:r w:rsidR="00FE0CED" w:rsidRPr="00742779">
        <w:rPr>
          <w:sz w:val="19"/>
          <w:szCs w:val="19"/>
        </w:rPr>
        <w:t>[33] Restatement (Third) of Agency § 8.13 (Duty Created by Contract).</w:t>
      </w:r>
    </w:p>
    <w:p w14:paraId="4372C3F6" w14:textId="77777777" w:rsidR="00FE0CED" w:rsidRPr="00742779" w:rsidRDefault="00742779" w:rsidP="007C1326">
      <w:pPr>
        <w:spacing w:after="120" w:line="240" w:lineRule="auto"/>
        <w:ind w:firstLine="0"/>
        <w:divId w:val="831022668"/>
        <w:rPr>
          <w:sz w:val="19"/>
          <w:szCs w:val="19"/>
        </w:rPr>
      </w:pPr>
      <w:del w:id="7669" w:author="Seth Oranburg" w:date="2026-03-07T09:50:00Z" w16du:dateUtc="2026-03-07T14:50:00Z">
        <w:r w:rsidRPr="00742779">
          <w:rPr>
            <w:rFonts w:ascii="ZWAdobeF" w:hAnsi="ZWAdobeF" w:cs="ZWAdobeF"/>
            <w:sz w:val="2"/>
            <w:szCs w:val="2"/>
          </w:rPr>
          <w:delText>3321B</w:delText>
        </w:r>
      </w:del>
      <w:r w:rsidR="00FE0CED" w:rsidRPr="00742779">
        <w:rPr>
          <w:sz w:val="19"/>
          <w:szCs w:val="19"/>
        </w:rPr>
        <w:t>[34] Restatement (Third) of Agency § 8.14 (Duty to Indemnify).</w:t>
      </w:r>
    </w:p>
    <w:p w14:paraId="24D47C4D" w14:textId="77777777" w:rsidR="00FE0CED" w:rsidRPr="00742779" w:rsidRDefault="00742779" w:rsidP="007C1326">
      <w:pPr>
        <w:spacing w:after="120" w:line="240" w:lineRule="auto"/>
        <w:ind w:firstLine="0"/>
        <w:divId w:val="831022668"/>
        <w:rPr>
          <w:sz w:val="19"/>
          <w:szCs w:val="19"/>
        </w:rPr>
      </w:pPr>
      <w:del w:id="7670" w:author="Seth Oranburg" w:date="2026-03-07T09:50:00Z" w16du:dateUtc="2026-03-07T14:50:00Z">
        <w:r w:rsidRPr="00742779">
          <w:rPr>
            <w:rFonts w:ascii="ZWAdobeF" w:hAnsi="ZWAdobeF" w:cs="ZWAdobeF"/>
            <w:sz w:val="2"/>
            <w:szCs w:val="2"/>
          </w:rPr>
          <w:delText>3322B</w:delText>
        </w:r>
      </w:del>
      <w:r w:rsidR="00FE0CED" w:rsidRPr="00742779">
        <w:rPr>
          <w:sz w:val="19"/>
          <w:szCs w:val="19"/>
        </w:rPr>
        <w:t>[35] Restatement (Third) of Agency § 8.15 (Principal’s Duty to Deal Fairly and in Good Faith).</w:t>
      </w:r>
    </w:p>
    <w:p w14:paraId="06B157D7" w14:textId="77777777" w:rsidR="00FE0CED" w:rsidRPr="00742779" w:rsidRDefault="00742779" w:rsidP="007C1326">
      <w:pPr>
        <w:spacing w:after="120" w:line="240" w:lineRule="auto"/>
        <w:ind w:firstLine="0"/>
        <w:divId w:val="831022668"/>
        <w:rPr>
          <w:sz w:val="19"/>
          <w:szCs w:val="19"/>
        </w:rPr>
      </w:pPr>
      <w:del w:id="7671" w:author="Seth Oranburg" w:date="2026-03-07T09:50:00Z" w16du:dateUtc="2026-03-07T14:50:00Z">
        <w:r w:rsidRPr="00742779">
          <w:rPr>
            <w:rFonts w:ascii="ZWAdobeF" w:hAnsi="ZWAdobeF" w:cs="ZWAdobeF"/>
            <w:sz w:val="2"/>
            <w:szCs w:val="2"/>
          </w:rPr>
          <w:lastRenderedPageBreak/>
          <w:delText>3323B</w:delText>
        </w:r>
      </w:del>
      <w:r w:rsidR="00FE0CED" w:rsidRPr="00742779">
        <w:rPr>
          <w:sz w:val="19"/>
          <w:szCs w:val="19"/>
        </w:rPr>
        <w:t>[36] Restatement (Third) of Agency § 3.06 (Termination of Actual Authority—Other Causes).</w:t>
      </w:r>
    </w:p>
    <w:p w14:paraId="5C83799E" w14:textId="77777777" w:rsidR="00FE0CED" w:rsidRPr="00742779" w:rsidRDefault="00742779" w:rsidP="007C1326">
      <w:pPr>
        <w:spacing w:after="120" w:line="240" w:lineRule="auto"/>
        <w:ind w:firstLine="0"/>
        <w:divId w:val="831022668"/>
        <w:rPr>
          <w:sz w:val="19"/>
          <w:szCs w:val="19"/>
        </w:rPr>
      </w:pPr>
      <w:del w:id="7672" w:author="Seth Oranburg" w:date="2026-03-07T09:50:00Z" w16du:dateUtc="2026-03-07T14:50:00Z">
        <w:r w:rsidRPr="00742779">
          <w:rPr>
            <w:rFonts w:ascii="ZWAdobeF" w:hAnsi="ZWAdobeF" w:cs="ZWAdobeF"/>
            <w:sz w:val="2"/>
            <w:szCs w:val="2"/>
          </w:rPr>
          <w:delText>3324B</w:delText>
        </w:r>
      </w:del>
      <w:r w:rsidR="00FE0CED" w:rsidRPr="00742779">
        <w:rPr>
          <w:sz w:val="19"/>
          <w:szCs w:val="19"/>
        </w:rPr>
        <w:t>[37] Restatement (Third) of Agency § 3.11 (Termination of Apparent Authority).</w:t>
      </w:r>
    </w:p>
    <w:p w14:paraId="3ADD8A2D" w14:textId="77777777" w:rsidR="00FE0CED" w:rsidRPr="00742779" w:rsidRDefault="00742779" w:rsidP="007C1326">
      <w:pPr>
        <w:spacing w:after="120" w:line="240" w:lineRule="auto"/>
        <w:ind w:firstLine="0"/>
        <w:divId w:val="831022668"/>
        <w:rPr>
          <w:sz w:val="19"/>
          <w:szCs w:val="19"/>
        </w:rPr>
      </w:pPr>
      <w:del w:id="7673" w:author="Seth Oranburg" w:date="2026-03-07T09:50:00Z" w16du:dateUtc="2026-03-07T14:50:00Z">
        <w:r w:rsidRPr="00742779">
          <w:rPr>
            <w:rFonts w:ascii="ZWAdobeF" w:hAnsi="ZWAdobeF" w:cs="ZWAdobeF"/>
            <w:sz w:val="2"/>
            <w:szCs w:val="2"/>
          </w:rPr>
          <w:delText>3325B</w:delText>
        </w:r>
      </w:del>
      <w:r w:rsidR="00FE0CED" w:rsidRPr="00742779">
        <w:rPr>
          <w:sz w:val="19"/>
          <w:szCs w:val="19"/>
        </w:rPr>
        <w:t xml:space="preserve">[38] </w:t>
      </w:r>
      <w:r w:rsidR="00FE0CED" w:rsidRPr="00742779">
        <w:rPr>
          <w:i/>
          <w:sz w:val="19"/>
          <w:szCs w:val="19"/>
        </w:rPr>
        <w:t>Nat’l Biscuit Co. v. Stroud</w:t>
      </w:r>
      <w:r w:rsidR="00FE0CED" w:rsidRPr="00742779">
        <w:rPr>
          <w:sz w:val="19"/>
          <w:szCs w:val="19"/>
        </w:rPr>
        <w:t>, 249 N.C. 467, 106 S.E.2d 692 (1959) (partnership ordinary course authority; one partner cannot unilaterally restrict another partner’s authority to bind partnership in ordinary course of business) (“</w:t>
      </w:r>
      <w:r w:rsidR="00FE0CED" w:rsidRPr="00742779">
        <w:rPr>
          <w:i/>
          <w:sz w:val="19"/>
          <w:szCs w:val="19"/>
        </w:rPr>
        <w:t>National Biscuit</w:t>
      </w:r>
      <w:r w:rsidR="00FE0CED" w:rsidRPr="00742779">
        <w:rPr>
          <w:sz w:val="19"/>
          <w:szCs w:val="19"/>
        </w:rPr>
        <w:t>”).</w:t>
      </w:r>
    </w:p>
    <w:p w14:paraId="600AA9C7" w14:textId="77777777" w:rsidR="00FE0CED" w:rsidRPr="00742779" w:rsidRDefault="00742779" w:rsidP="007C1326">
      <w:pPr>
        <w:spacing w:after="120" w:line="240" w:lineRule="auto"/>
        <w:ind w:firstLine="0"/>
        <w:divId w:val="831022668"/>
        <w:rPr>
          <w:sz w:val="19"/>
          <w:szCs w:val="19"/>
        </w:rPr>
      </w:pPr>
      <w:del w:id="7674" w:author="Seth Oranburg" w:date="2026-03-07T09:50:00Z" w16du:dateUtc="2026-03-07T14:50:00Z">
        <w:r w:rsidRPr="00742779">
          <w:rPr>
            <w:rFonts w:ascii="ZWAdobeF" w:hAnsi="ZWAdobeF" w:cs="ZWAdobeF"/>
            <w:sz w:val="2"/>
            <w:szCs w:val="2"/>
          </w:rPr>
          <w:delText>3326B</w:delText>
        </w:r>
      </w:del>
      <w:r w:rsidR="00FE0CED" w:rsidRPr="00742779">
        <w:rPr>
          <w:sz w:val="19"/>
          <w:szCs w:val="19"/>
        </w:rPr>
        <w:t>[39] Revised Unif. P’ship Act § 202(a) (association of two or more persons carrying on business for profit forms partnership regardless of intent).</w:t>
      </w:r>
    </w:p>
    <w:p w14:paraId="1420116F" w14:textId="77777777" w:rsidR="00FE0CED" w:rsidRPr="00742779" w:rsidRDefault="00742779" w:rsidP="007C1326">
      <w:pPr>
        <w:spacing w:after="120" w:line="240" w:lineRule="auto"/>
        <w:ind w:firstLine="0"/>
        <w:divId w:val="831022668"/>
        <w:rPr>
          <w:sz w:val="19"/>
          <w:szCs w:val="19"/>
        </w:rPr>
      </w:pPr>
      <w:del w:id="7675" w:author="Seth Oranburg" w:date="2026-03-07T09:50:00Z" w16du:dateUtc="2026-03-07T14:50:00Z">
        <w:r w:rsidRPr="00742779">
          <w:rPr>
            <w:rFonts w:ascii="ZWAdobeF" w:hAnsi="ZWAdobeF" w:cs="ZWAdobeF"/>
            <w:sz w:val="2"/>
            <w:szCs w:val="2"/>
          </w:rPr>
          <w:delText>3327B</w:delText>
        </w:r>
      </w:del>
      <w:r w:rsidR="00FE0CED" w:rsidRPr="00742779">
        <w:rPr>
          <w:sz w:val="19"/>
          <w:szCs w:val="19"/>
        </w:rPr>
        <w:t>[40] Revised Unif. P’ship Act § 202(c) (rules for determining whether partnership formed; joint tenancy/property sharing insufficient; presumption of partnership from profit sharing with exceptions).</w:t>
      </w:r>
    </w:p>
    <w:p w14:paraId="2D499682" w14:textId="77777777" w:rsidR="00FE0CED" w:rsidRPr="00742779" w:rsidRDefault="00742779" w:rsidP="007C1326">
      <w:pPr>
        <w:spacing w:after="120" w:line="240" w:lineRule="auto"/>
        <w:ind w:firstLine="0"/>
        <w:divId w:val="831022668"/>
        <w:rPr>
          <w:sz w:val="19"/>
          <w:szCs w:val="19"/>
        </w:rPr>
      </w:pPr>
      <w:del w:id="7676" w:author="Seth Oranburg" w:date="2026-03-07T09:50:00Z" w16du:dateUtc="2026-03-07T14:50:00Z">
        <w:r w:rsidRPr="00742779">
          <w:rPr>
            <w:rFonts w:ascii="ZWAdobeF" w:hAnsi="ZWAdobeF" w:cs="ZWAdobeF"/>
            <w:sz w:val="2"/>
            <w:szCs w:val="2"/>
          </w:rPr>
          <w:delText>3328B</w:delText>
        </w:r>
      </w:del>
      <w:r w:rsidR="00FE0CED" w:rsidRPr="00742779">
        <w:rPr>
          <w:sz w:val="19"/>
          <w:szCs w:val="19"/>
        </w:rPr>
        <w:t>[41] Unif. P’ship Act § 301(a) (1997) (Nat’l Conf. Comm’rs on Unif. State L.) (each partner is an agent of the partnership for the purpose of its business; an act of a partner, including the execution of an instrument in the partnership name, for apparently carrying on in the ordinary course the partnership business or business of the kind carried on by the partnership binds the partnership, unless the partner had no authority to act for the partnership in the particular matter and the person with whom the partner was dealing knew or had received a notification that the partner lacked authority).</w:t>
      </w:r>
    </w:p>
    <w:p w14:paraId="7B1FC221" w14:textId="77777777" w:rsidR="00FE0CED" w:rsidRPr="00742779" w:rsidRDefault="00742779" w:rsidP="007C1326">
      <w:pPr>
        <w:spacing w:after="120" w:line="240" w:lineRule="auto"/>
        <w:ind w:firstLine="0"/>
        <w:divId w:val="831022668"/>
        <w:rPr>
          <w:sz w:val="19"/>
          <w:szCs w:val="19"/>
        </w:rPr>
      </w:pPr>
      <w:del w:id="7677" w:author="Seth Oranburg" w:date="2026-03-07T09:50:00Z" w16du:dateUtc="2026-03-07T14:50:00Z">
        <w:r w:rsidRPr="00742779">
          <w:rPr>
            <w:rFonts w:ascii="ZWAdobeF" w:hAnsi="ZWAdobeF" w:cs="ZWAdobeF"/>
            <w:sz w:val="2"/>
            <w:szCs w:val="2"/>
          </w:rPr>
          <w:delText>3329B</w:delText>
        </w:r>
      </w:del>
      <w:r w:rsidR="00FE0CED" w:rsidRPr="00742779">
        <w:rPr>
          <w:sz w:val="19"/>
          <w:szCs w:val="19"/>
        </w:rPr>
        <w:t>[42] Unif. P’ship Act § 301(b) (1997) (Nat’l Conf. Comm’rs on Unif. State L.) (limiting partner’s apparent authority; an act of a partner which is not apparently for carrying on in the ordinary course the partnership business or business of the kind carried on by the partnership does not bind the partnership unless authorized by the other partners).</w:t>
      </w:r>
    </w:p>
    <w:p w14:paraId="0C676214" w14:textId="77777777" w:rsidR="00FE0CED" w:rsidRPr="00742779" w:rsidRDefault="00742779" w:rsidP="007C1326">
      <w:pPr>
        <w:spacing w:after="120" w:line="240" w:lineRule="auto"/>
        <w:ind w:firstLine="0"/>
        <w:divId w:val="831022668"/>
        <w:rPr>
          <w:sz w:val="19"/>
          <w:szCs w:val="19"/>
        </w:rPr>
      </w:pPr>
      <w:del w:id="7678" w:author="Seth Oranburg" w:date="2026-03-07T09:50:00Z" w16du:dateUtc="2026-03-07T14:50:00Z">
        <w:r w:rsidRPr="00742779">
          <w:rPr>
            <w:rFonts w:ascii="ZWAdobeF" w:hAnsi="ZWAdobeF" w:cs="ZWAdobeF"/>
            <w:sz w:val="2"/>
            <w:szCs w:val="2"/>
          </w:rPr>
          <w:delText>3330B</w:delText>
        </w:r>
      </w:del>
      <w:r w:rsidR="00FE0CED" w:rsidRPr="00742779">
        <w:rPr>
          <w:sz w:val="19"/>
          <w:szCs w:val="19"/>
        </w:rPr>
        <w:t xml:space="preserve">[43] </w:t>
      </w:r>
      <w:r w:rsidR="00FE0CED" w:rsidRPr="00742779">
        <w:rPr>
          <w:i/>
          <w:sz w:val="19"/>
          <w:szCs w:val="19"/>
        </w:rPr>
        <w:t>Martin v. Peyton</w:t>
      </w:r>
      <w:r w:rsidR="00FE0CED" w:rsidRPr="00742779">
        <w:rPr>
          <w:sz w:val="19"/>
          <w:szCs w:val="19"/>
        </w:rPr>
        <w:t>, 158 N.E. 77 (N.Y. 1928) (holding that lenders who received profit-sharing rights and certain oversight privileges did not become partners merely by virtue of those arrangements; agreements granting lenders rights to inspect books and veto speculative transactions were reasonable measures to protect their investment rather than evidence of partnership formation; the intent clearly expressed in unambiguous contract language controls over outward appearances) (“</w:t>
      </w:r>
      <w:r w:rsidR="00FE0CED" w:rsidRPr="00742779">
        <w:rPr>
          <w:i/>
          <w:sz w:val="19"/>
          <w:szCs w:val="19"/>
        </w:rPr>
        <w:t>Martin</w:t>
      </w:r>
      <w:r w:rsidR="00FE0CED" w:rsidRPr="00742779">
        <w:rPr>
          <w:sz w:val="19"/>
          <w:szCs w:val="19"/>
        </w:rPr>
        <w:t>”).</w:t>
      </w:r>
    </w:p>
    <w:p w14:paraId="752A56EE" w14:textId="77777777" w:rsidR="00FE0CED" w:rsidRPr="00742779" w:rsidRDefault="00742779" w:rsidP="007C1326">
      <w:pPr>
        <w:spacing w:after="120" w:line="240" w:lineRule="auto"/>
        <w:ind w:firstLine="0"/>
        <w:divId w:val="831022668"/>
        <w:rPr>
          <w:sz w:val="19"/>
          <w:szCs w:val="19"/>
        </w:rPr>
      </w:pPr>
      <w:del w:id="7679" w:author="Seth Oranburg" w:date="2026-03-07T09:50:00Z" w16du:dateUtc="2026-03-07T14:50:00Z">
        <w:r w:rsidRPr="00742779">
          <w:rPr>
            <w:rFonts w:ascii="ZWAdobeF" w:hAnsi="ZWAdobeF" w:cs="ZWAdobeF"/>
            <w:sz w:val="2"/>
            <w:szCs w:val="2"/>
          </w:rPr>
          <w:delText>3331B</w:delText>
        </w:r>
      </w:del>
      <w:r w:rsidR="00FE0CED" w:rsidRPr="00742779">
        <w:rPr>
          <w:sz w:val="19"/>
          <w:szCs w:val="19"/>
        </w:rPr>
        <w:t>[44] Revised Unif. P’ship Act § 201(a) (partnership is entity distinct from partners).</w:t>
      </w:r>
    </w:p>
    <w:p w14:paraId="7455D51B" w14:textId="77777777" w:rsidR="00FE0CED" w:rsidRPr="00742779" w:rsidRDefault="00742779" w:rsidP="007C1326">
      <w:pPr>
        <w:spacing w:after="120" w:line="240" w:lineRule="auto"/>
        <w:ind w:firstLine="0"/>
        <w:divId w:val="831022668"/>
        <w:rPr>
          <w:sz w:val="19"/>
          <w:szCs w:val="19"/>
        </w:rPr>
      </w:pPr>
      <w:del w:id="7680" w:author="Seth Oranburg" w:date="2026-03-07T09:50:00Z" w16du:dateUtc="2026-03-07T14:50:00Z">
        <w:r w:rsidRPr="00742779">
          <w:rPr>
            <w:rFonts w:ascii="ZWAdobeF" w:hAnsi="ZWAdobeF" w:cs="ZWAdobeF"/>
            <w:sz w:val="2"/>
            <w:szCs w:val="2"/>
          </w:rPr>
          <w:delText>3332B</w:delText>
        </w:r>
      </w:del>
      <w:r w:rsidR="00FE0CED" w:rsidRPr="00742779">
        <w:rPr>
          <w:sz w:val="19"/>
          <w:szCs w:val="19"/>
        </w:rPr>
        <w:t>[45] Revised Unif. P’ship Act § 203 (partnership property).</w:t>
      </w:r>
    </w:p>
    <w:p w14:paraId="1BDD5530" w14:textId="77777777" w:rsidR="00FE0CED" w:rsidRPr="00742779" w:rsidRDefault="00742779" w:rsidP="007C1326">
      <w:pPr>
        <w:spacing w:after="120" w:line="240" w:lineRule="auto"/>
        <w:ind w:firstLine="0"/>
        <w:divId w:val="831022668"/>
        <w:rPr>
          <w:sz w:val="19"/>
          <w:szCs w:val="19"/>
        </w:rPr>
      </w:pPr>
      <w:del w:id="7681" w:author="Seth Oranburg" w:date="2026-03-07T09:50:00Z" w16du:dateUtc="2026-03-07T14:50:00Z">
        <w:r w:rsidRPr="00742779">
          <w:rPr>
            <w:rFonts w:ascii="ZWAdobeF" w:hAnsi="ZWAdobeF" w:cs="ZWAdobeF"/>
            <w:sz w:val="2"/>
            <w:szCs w:val="2"/>
          </w:rPr>
          <w:delText>3333B</w:delText>
        </w:r>
      </w:del>
      <w:r w:rsidR="00FE0CED" w:rsidRPr="00742779">
        <w:rPr>
          <w:sz w:val="19"/>
          <w:szCs w:val="19"/>
        </w:rPr>
        <w:t xml:space="preserve">[46] </w:t>
      </w:r>
      <w:r w:rsidR="00FE0CED" w:rsidRPr="00742779">
        <w:rPr>
          <w:i/>
          <w:sz w:val="19"/>
          <w:szCs w:val="19"/>
        </w:rPr>
        <w:t>Summers v. Dooley</w:t>
      </w:r>
      <w:r w:rsidR="00FE0CED" w:rsidRPr="00742779">
        <w:rPr>
          <w:sz w:val="19"/>
          <w:szCs w:val="19"/>
        </w:rPr>
        <w:t>, 94 Idaho 87, 481 P.2d 318 (1971) (holding that in a two-person partnership with equal management rights, one partner cannot unilaterally hire an employee over the other partner’s objection and charge the partnership for the expense; partnership statute requiring majority vote for ordinary business decisions means that with a 50-50 split, disagreement results in maintenance of the status quo) (“</w:t>
      </w:r>
      <w:r w:rsidR="00FE0CED" w:rsidRPr="00742779">
        <w:rPr>
          <w:i/>
          <w:sz w:val="19"/>
          <w:szCs w:val="19"/>
        </w:rPr>
        <w:t>Summers</w:t>
      </w:r>
      <w:r w:rsidR="00FE0CED" w:rsidRPr="00742779">
        <w:rPr>
          <w:sz w:val="19"/>
          <w:szCs w:val="19"/>
        </w:rPr>
        <w:t>”).</w:t>
      </w:r>
    </w:p>
    <w:p w14:paraId="1519C6F7" w14:textId="77777777" w:rsidR="00FE0CED" w:rsidRPr="00742779" w:rsidRDefault="00742779" w:rsidP="007C1326">
      <w:pPr>
        <w:spacing w:after="120" w:line="240" w:lineRule="auto"/>
        <w:ind w:firstLine="0"/>
        <w:divId w:val="831022668"/>
        <w:rPr>
          <w:sz w:val="19"/>
          <w:szCs w:val="19"/>
        </w:rPr>
      </w:pPr>
      <w:del w:id="7682" w:author="Seth Oranburg" w:date="2026-03-07T09:50:00Z" w16du:dateUtc="2026-03-07T14:50:00Z">
        <w:r w:rsidRPr="00742779">
          <w:rPr>
            <w:rFonts w:ascii="ZWAdobeF" w:hAnsi="ZWAdobeF" w:cs="ZWAdobeF"/>
            <w:sz w:val="2"/>
            <w:szCs w:val="2"/>
          </w:rPr>
          <w:delText>3334B</w:delText>
        </w:r>
      </w:del>
      <w:r w:rsidR="00FE0CED" w:rsidRPr="00742779">
        <w:rPr>
          <w:sz w:val="19"/>
          <w:szCs w:val="19"/>
        </w:rPr>
        <w:t>[47] Revised Unif. P’ship Act § 401(f) (unless agreement specifies otherwise, partners share distributions equally).</w:t>
      </w:r>
    </w:p>
    <w:p w14:paraId="18F2B1DF" w14:textId="77777777" w:rsidR="00FE0CED" w:rsidRPr="00742779" w:rsidRDefault="00742779" w:rsidP="007C1326">
      <w:pPr>
        <w:spacing w:after="120" w:line="240" w:lineRule="auto"/>
        <w:ind w:firstLine="0"/>
        <w:divId w:val="831022668"/>
        <w:rPr>
          <w:sz w:val="19"/>
          <w:szCs w:val="19"/>
        </w:rPr>
      </w:pPr>
      <w:del w:id="7683" w:author="Seth Oranburg" w:date="2026-03-07T09:50:00Z" w16du:dateUtc="2026-03-07T14:50:00Z">
        <w:r w:rsidRPr="00742779">
          <w:rPr>
            <w:rFonts w:ascii="ZWAdobeF" w:hAnsi="ZWAdobeF" w:cs="ZWAdobeF"/>
            <w:sz w:val="2"/>
            <w:szCs w:val="2"/>
          </w:rPr>
          <w:delText>3335B</w:delText>
        </w:r>
      </w:del>
      <w:r w:rsidR="00FE0CED" w:rsidRPr="00742779">
        <w:rPr>
          <w:sz w:val="19"/>
          <w:szCs w:val="19"/>
        </w:rPr>
        <w:t>[48] Revised Unif. P’ship Act § 404(c) (partnership may release partner from contribution obligation; other partners may claim indemnification from released partner).</w:t>
      </w:r>
    </w:p>
    <w:p w14:paraId="319E7E12" w14:textId="77777777" w:rsidR="00FE0CED" w:rsidRPr="00742779" w:rsidRDefault="00742779" w:rsidP="007C1326">
      <w:pPr>
        <w:spacing w:after="120" w:line="240" w:lineRule="auto"/>
        <w:ind w:firstLine="0"/>
        <w:divId w:val="831022668"/>
        <w:rPr>
          <w:sz w:val="19"/>
          <w:szCs w:val="19"/>
        </w:rPr>
      </w:pPr>
      <w:del w:id="7684" w:author="Seth Oranburg" w:date="2026-03-07T09:50:00Z" w16du:dateUtc="2026-03-07T14:50:00Z">
        <w:r w:rsidRPr="00742779">
          <w:rPr>
            <w:rFonts w:ascii="ZWAdobeF" w:hAnsi="ZWAdobeF" w:cs="ZWAdobeF"/>
            <w:sz w:val="2"/>
            <w:szCs w:val="2"/>
          </w:rPr>
          <w:delText>3336B</w:delText>
        </w:r>
      </w:del>
      <w:r w:rsidR="00FE0CED" w:rsidRPr="00742779">
        <w:rPr>
          <w:sz w:val="19"/>
          <w:szCs w:val="19"/>
        </w:rPr>
        <w:t>[49] Revised Unif. P’ship Act § 403(b) (partnership agreement governs promissory note obligations; unless agreed, note is not contribution).</w:t>
      </w:r>
    </w:p>
    <w:p w14:paraId="28574C03" w14:textId="77777777" w:rsidR="00FE0CED" w:rsidRPr="00742779" w:rsidRDefault="00742779" w:rsidP="007C1326">
      <w:pPr>
        <w:spacing w:after="120" w:line="240" w:lineRule="auto"/>
        <w:ind w:firstLine="0"/>
        <w:divId w:val="831022668"/>
        <w:rPr>
          <w:sz w:val="19"/>
          <w:szCs w:val="19"/>
        </w:rPr>
      </w:pPr>
      <w:del w:id="7685" w:author="Seth Oranburg" w:date="2026-03-07T09:50:00Z" w16du:dateUtc="2026-03-07T14:50:00Z">
        <w:r w:rsidRPr="00742779">
          <w:rPr>
            <w:rFonts w:ascii="ZWAdobeF" w:hAnsi="ZWAdobeF" w:cs="ZWAdobeF"/>
            <w:sz w:val="2"/>
            <w:szCs w:val="2"/>
          </w:rPr>
          <w:delText>3337B</w:delText>
        </w:r>
      </w:del>
      <w:r w:rsidR="00FE0CED" w:rsidRPr="00742779">
        <w:rPr>
          <w:sz w:val="19"/>
          <w:szCs w:val="19"/>
        </w:rPr>
        <w:t xml:space="preserve">[50] Unif. P’ship Act § 403(c) (1997) (Nat’l Conf. Comm’rs on Unif. State L.) (each partner and the partnership shall furnish to a partner, and to the legal representative of a deceased </w:t>
      </w:r>
      <w:r w:rsidR="00FE0CED" w:rsidRPr="00742779">
        <w:rPr>
          <w:sz w:val="19"/>
          <w:szCs w:val="19"/>
        </w:rPr>
        <w:lastRenderedPageBreak/>
        <w:t>partner or partner under legal disability, information concerning the partnership’s business and affairs reasonably required for the proper exercise of the partner’s rights and duties under the partnership agreement or this Act).</w:t>
      </w:r>
    </w:p>
    <w:p w14:paraId="380BCFE7" w14:textId="77777777" w:rsidR="00FE0CED" w:rsidRPr="00742779" w:rsidRDefault="00742779" w:rsidP="007C1326">
      <w:pPr>
        <w:spacing w:after="120" w:line="240" w:lineRule="auto"/>
        <w:ind w:firstLine="0"/>
        <w:divId w:val="831022668"/>
        <w:rPr>
          <w:sz w:val="19"/>
          <w:szCs w:val="19"/>
        </w:rPr>
      </w:pPr>
      <w:del w:id="7686" w:author="Seth Oranburg" w:date="2026-03-07T09:50:00Z" w16du:dateUtc="2026-03-07T14:50:00Z">
        <w:r w:rsidRPr="00742779">
          <w:rPr>
            <w:rFonts w:ascii="ZWAdobeF" w:hAnsi="ZWAdobeF" w:cs="ZWAdobeF"/>
            <w:sz w:val="2"/>
            <w:szCs w:val="2"/>
          </w:rPr>
          <w:delText>3338B</w:delText>
        </w:r>
      </w:del>
      <w:r w:rsidR="00FE0CED" w:rsidRPr="00742779">
        <w:rPr>
          <w:sz w:val="19"/>
          <w:szCs w:val="19"/>
        </w:rPr>
        <w:t>[51] Unif. P’ship Act § 404(d) (1997) (Nat’l Conf. Comm’rs on Unif. State L.) (a partner shall discharge the duties to the partnership and the other partners under this Act or under the partnership agreement and exercise any rights consistently with the obligation of good faith and fair dealing).</w:t>
      </w:r>
    </w:p>
    <w:p w14:paraId="3833AF54" w14:textId="77777777" w:rsidR="00FE0CED" w:rsidRPr="00742779" w:rsidRDefault="00742779" w:rsidP="007C1326">
      <w:pPr>
        <w:spacing w:after="120" w:line="240" w:lineRule="auto"/>
        <w:ind w:firstLine="0"/>
        <w:divId w:val="831022668"/>
        <w:rPr>
          <w:sz w:val="19"/>
          <w:szCs w:val="19"/>
        </w:rPr>
      </w:pPr>
      <w:del w:id="7687" w:author="Seth Oranburg" w:date="2026-03-07T09:50:00Z" w16du:dateUtc="2026-03-07T14:50:00Z">
        <w:r w:rsidRPr="00742779">
          <w:rPr>
            <w:rFonts w:ascii="ZWAdobeF" w:hAnsi="ZWAdobeF" w:cs="ZWAdobeF"/>
            <w:sz w:val="2"/>
            <w:szCs w:val="2"/>
          </w:rPr>
          <w:delText>3339B</w:delText>
        </w:r>
      </w:del>
      <w:r w:rsidR="00FE0CED" w:rsidRPr="00742779">
        <w:rPr>
          <w:sz w:val="19"/>
          <w:szCs w:val="19"/>
        </w:rPr>
        <w:t>[52] Revised Unif. P’ship Act § 401(b) (partner may not sell/transfer/pledge individual partnership property interest without consent; not binding transfer).</w:t>
      </w:r>
    </w:p>
    <w:p w14:paraId="31D9FE43" w14:textId="77777777" w:rsidR="00FE0CED" w:rsidRPr="00742779" w:rsidRDefault="00742779" w:rsidP="007C1326">
      <w:pPr>
        <w:spacing w:after="120" w:line="240" w:lineRule="auto"/>
        <w:ind w:firstLine="0"/>
        <w:divId w:val="831022668"/>
        <w:rPr>
          <w:sz w:val="19"/>
          <w:szCs w:val="19"/>
        </w:rPr>
      </w:pPr>
      <w:del w:id="7688" w:author="Seth Oranburg" w:date="2026-03-07T09:50:00Z" w16du:dateUtc="2026-03-07T14:50:00Z">
        <w:r w:rsidRPr="00742779">
          <w:rPr>
            <w:rFonts w:ascii="ZWAdobeF" w:hAnsi="ZWAdobeF" w:cs="ZWAdobeF"/>
            <w:sz w:val="2"/>
            <w:szCs w:val="2"/>
          </w:rPr>
          <w:delText>3340B</w:delText>
        </w:r>
      </w:del>
      <w:r w:rsidR="00FE0CED" w:rsidRPr="00742779">
        <w:rPr>
          <w:sz w:val="19"/>
          <w:szCs w:val="19"/>
        </w:rPr>
        <w:t>[53] Revised Unif. P’ship Act § 306(a) (partner liable jointly and severally for partnership obligations).</w:t>
      </w:r>
    </w:p>
    <w:p w14:paraId="12FC1487" w14:textId="77777777" w:rsidR="00FE0CED" w:rsidRPr="00742779" w:rsidRDefault="00742779" w:rsidP="007C1326">
      <w:pPr>
        <w:spacing w:after="120" w:line="240" w:lineRule="auto"/>
        <w:ind w:firstLine="0"/>
        <w:divId w:val="831022668"/>
        <w:rPr>
          <w:sz w:val="19"/>
          <w:szCs w:val="19"/>
        </w:rPr>
      </w:pPr>
      <w:del w:id="7689" w:author="Seth Oranburg" w:date="2026-03-07T09:50:00Z" w16du:dateUtc="2026-03-07T14:50:00Z">
        <w:r w:rsidRPr="00742779">
          <w:rPr>
            <w:rFonts w:ascii="ZWAdobeF" w:hAnsi="ZWAdobeF" w:cs="ZWAdobeF"/>
            <w:sz w:val="2"/>
            <w:szCs w:val="2"/>
          </w:rPr>
          <w:delText>3341B</w:delText>
        </w:r>
      </w:del>
      <w:r w:rsidR="00FE0CED" w:rsidRPr="00742779">
        <w:rPr>
          <w:sz w:val="19"/>
          <w:szCs w:val="19"/>
        </w:rPr>
        <w:t>[54] Revised Unif. P’ship Act § 307(b) (judgment against partnership may be enforced against partnership property and individual partner property).</w:t>
      </w:r>
    </w:p>
    <w:p w14:paraId="6BAC3DC1" w14:textId="77777777" w:rsidR="00FE0CED" w:rsidRPr="00742779" w:rsidRDefault="00742779" w:rsidP="007C1326">
      <w:pPr>
        <w:spacing w:after="120" w:line="240" w:lineRule="auto"/>
        <w:ind w:firstLine="0"/>
        <w:divId w:val="831022668"/>
        <w:rPr>
          <w:sz w:val="19"/>
          <w:szCs w:val="19"/>
        </w:rPr>
      </w:pPr>
      <w:del w:id="7690" w:author="Seth Oranburg" w:date="2026-03-07T09:50:00Z" w16du:dateUtc="2026-03-07T14:50:00Z">
        <w:r w:rsidRPr="00742779">
          <w:rPr>
            <w:rFonts w:ascii="ZWAdobeF" w:hAnsi="ZWAdobeF" w:cs="ZWAdobeF"/>
            <w:sz w:val="2"/>
            <w:szCs w:val="2"/>
          </w:rPr>
          <w:delText>3342B</w:delText>
        </w:r>
      </w:del>
      <w:r w:rsidR="00FE0CED" w:rsidRPr="00742779">
        <w:rPr>
          <w:sz w:val="19"/>
          <w:szCs w:val="19"/>
        </w:rPr>
        <w:t>[55] Revised Unif. P’ship Act § 601 (events causing dissociation).</w:t>
      </w:r>
    </w:p>
    <w:p w14:paraId="49CA1697" w14:textId="77777777" w:rsidR="00FE0CED" w:rsidRPr="00742779" w:rsidRDefault="00742779" w:rsidP="007C1326">
      <w:pPr>
        <w:spacing w:after="120" w:line="240" w:lineRule="auto"/>
        <w:ind w:firstLine="0"/>
        <w:divId w:val="831022668"/>
        <w:rPr>
          <w:sz w:val="19"/>
          <w:szCs w:val="19"/>
        </w:rPr>
      </w:pPr>
      <w:del w:id="7691" w:author="Seth Oranburg" w:date="2026-03-07T09:50:00Z" w16du:dateUtc="2026-03-07T14:50:00Z">
        <w:r w:rsidRPr="00742779">
          <w:rPr>
            <w:rFonts w:ascii="ZWAdobeF" w:hAnsi="ZWAdobeF" w:cs="ZWAdobeF"/>
            <w:sz w:val="2"/>
            <w:szCs w:val="2"/>
          </w:rPr>
          <w:delText>3343B</w:delText>
        </w:r>
      </w:del>
      <w:r w:rsidR="00FE0CED" w:rsidRPr="00742779">
        <w:rPr>
          <w:sz w:val="19"/>
          <w:szCs w:val="19"/>
        </w:rPr>
        <w:t>[56] Revised Unif. P’ship Act § 602(b) (partner’s dissociation is wrongful if in breach of partnership agreement or in definite-term partnership before expiration/completion under specified circumstances).</w:t>
      </w:r>
    </w:p>
    <w:p w14:paraId="68D173E6" w14:textId="77777777" w:rsidR="00FE0CED" w:rsidRPr="00742779" w:rsidRDefault="00742779" w:rsidP="007C1326">
      <w:pPr>
        <w:spacing w:after="120" w:line="240" w:lineRule="auto"/>
        <w:ind w:firstLine="0"/>
        <w:divId w:val="831022668"/>
        <w:rPr>
          <w:sz w:val="19"/>
          <w:szCs w:val="19"/>
        </w:rPr>
      </w:pPr>
      <w:del w:id="7692" w:author="Seth Oranburg" w:date="2026-03-07T09:50:00Z" w16du:dateUtc="2026-03-07T14:50:00Z">
        <w:r w:rsidRPr="00742779">
          <w:rPr>
            <w:rFonts w:ascii="ZWAdobeF" w:hAnsi="ZWAdobeF" w:cs="ZWAdobeF"/>
            <w:sz w:val="2"/>
            <w:szCs w:val="2"/>
          </w:rPr>
          <w:delText>3344B</w:delText>
        </w:r>
      </w:del>
      <w:r w:rsidR="00FE0CED" w:rsidRPr="00742779">
        <w:rPr>
          <w:sz w:val="19"/>
          <w:szCs w:val="19"/>
        </w:rPr>
        <w:t>[57] Unif. P’ship Act § 801(a) (1997) (Nat’l Conf. Comm’rs on Unif. State L.) (a partnership is dissolved, and its business must be wound up, upon the occurrence of specified events, including in a partnership at will, the partnership’s having notice from a partner of that partner’s express will to withdraw as a partner, or on a later date specified by the partner).</w:t>
      </w:r>
    </w:p>
    <w:p w14:paraId="46581E9D" w14:textId="77777777" w:rsidR="00FE0CED" w:rsidRPr="00742779" w:rsidRDefault="00742779" w:rsidP="007C1326">
      <w:pPr>
        <w:spacing w:after="120" w:line="240" w:lineRule="auto"/>
        <w:ind w:firstLine="0"/>
        <w:divId w:val="831022668"/>
        <w:rPr>
          <w:sz w:val="19"/>
          <w:szCs w:val="19"/>
        </w:rPr>
      </w:pPr>
      <w:del w:id="7693" w:author="Seth Oranburg" w:date="2026-03-07T09:50:00Z" w16du:dateUtc="2026-03-07T14:50:00Z">
        <w:r w:rsidRPr="00742779">
          <w:rPr>
            <w:rFonts w:ascii="ZWAdobeF" w:hAnsi="ZWAdobeF" w:cs="ZWAdobeF"/>
            <w:sz w:val="2"/>
            <w:szCs w:val="2"/>
          </w:rPr>
          <w:delText>3345B</w:delText>
        </w:r>
      </w:del>
      <w:r w:rsidR="00FE0CED" w:rsidRPr="00742779">
        <w:rPr>
          <w:sz w:val="19"/>
          <w:szCs w:val="19"/>
        </w:rPr>
        <w:t>[58] Revised Unif. P’ship Act § 802 (winding up).</w:t>
      </w:r>
    </w:p>
    <w:p w14:paraId="3D9B41A1" w14:textId="77777777" w:rsidR="00FE0CED" w:rsidRPr="00742779" w:rsidRDefault="00742779" w:rsidP="007C1326">
      <w:pPr>
        <w:spacing w:after="120" w:line="240" w:lineRule="auto"/>
        <w:ind w:firstLine="0"/>
        <w:divId w:val="831022668"/>
        <w:rPr>
          <w:sz w:val="19"/>
          <w:szCs w:val="19"/>
        </w:rPr>
      </w:pPr>
      <w:del w:id="7694" w:author="Seth Oranburg" w:date="2026-03-07T09:50:00Z" w16du:dateUtc="2026-03-07T14:50:00Z">
        <w:r w:rsidRPr="00742779">
          <w:rPr>
            <w:rFonts w:ascii="ZWAdobeF" w:hAnsi="ZWAdobeF" w:cs="ZWAdobeF"/>
            <w:sz w:val="2"/>
            <w:szCs w:val="2"/>
          </w:rPr>
          <w:delText>3346B</w:delText>
        </w:r>
      </w:del>
      <w:r w:rsidR="00FE0CED" w:rsidRPr="00742779">
        <w:rPr>
          <w:sz w:val="19"/>
          <w:szCs w:val="19"/>
        </w:rPr>
        <w:t>[59] Revised Unif. P’ship Act § 807 (known claims against dissolved limited liability partnership).</w:t>
      </w:r>
    </w:p>
    <w:p w14:paraId="08319A1A" w14:textId="77777777" w:rsidR="00FE0CED" w:rsidRPr="00742779" w:rsidRDefault="00742779" w:rsidP="007C1326">
      <w:pPr>
        <w:spacing w:after="120" w:line="240" w:lineRule="auto"/>
        <w:ind w:firstLine="0"/>
        <w:divId w:val="831022668"/>
        <w:rPr>
          <w:sz w:val="19"/>
          <w:szCs w:val="19"/>
        </w:rPr>
      </w:pPr>
      <w:del w:id="7695" w:author="Seth Oranburg" w:date="2026-03-07T09:50:00Z" w16du:dateUtc="2026-03-07T14:50:00Z">
        <w:r w:rsidRPr="00742779">
          <w:rPr>
            <w:rFonts w:ascii="ZWAdobeF" w:hAnsi="ZWAdobeF" w:cs="ZWAdobeF"/>
            <w:sz w:val="2"/>
            <w:szCs w:val="2"/>
          </w:rPr>
          <w:delText>3347B</w:delText>
        </w:r>
      </w:del>
      <w:r w:rsidR="00FE0CED" w:rsidRPr="00742779">
        <w:rPr>
          <w:sz w:val="19"/>
          <w:szCs w:val="19"/>
        </w:rPr>
        <w:t xml:space="preserve">[60] </w:t>
      </w:r>
      <w:r w:rsidR="00FE0CED" w:rsidRPr="00742779">
        <w:rPr>
          <w:i/>
          <w:sz w:val="19"/>
          <w:szCs w:val="19"/>
        </w:rPr>
        <w:t>Meehan v. Shaughnessy</w:t>
      </w:r>
      <w:r w:rsidR="00FE0CED" w:rsidRPr="00742779">
        <w:rPr>
          <w:sz w:val="19"/>
          <w:szCs w:val="19"/>
        </w:rPr>
        <w:t>, 404 Mass. 419, 535 N.E.2d 1255 (1989) (holding that partners owe each other a fiduciary duty of “the utmost good faith and loyalty” that continues until actual departure from the partnership; departing partners breached their fiduciary duties by secretly planning their departure, denying their intent to leave when directly asked, and unfairly soliciting clients) (“</w:t>
      </w:r>
      <w:r w:rsidR="00FE0CED" w:rsidRPr="00742779">
        <w:rPr>
          <w:i/>
          <w:sz w:val="19"/>
          <w:szCs w:val="19"/>
        </w:rPr>
        <w:t>Meehan</w:t>
      </w:r>
      <w:r w:rsidR="00FE0CED" w:rsidRPr="00742779">
        <w:rPr>
          <w:sz w:val="19"/>
          <w:szCs w:val="19"/>
        </w:rPr>
        <w:t>”).</w:t>
      </w:r>
    </w:p>
    <w:p w14:paraId="71F19E66" w14:textId="77777777" w:rsidR="00FE0CED" w:rsidRPr="00742779" w:rsidRDefault="00742779" w:rsidP="007C1326">
      <w:pPr>
        <w:spacing w:after="120" w:line="240" w:lineRule="auto"/>
        <w:ind w:firstLine="0"/>
        <w:divId w:val="831022668"/>
        <w:rPr>
          <w:sz w:val="19"/>
          <w:szCs w:val="19"/>
        </w:rPr>
      </w:pPr>
      <w:del w:id="7696" w:author="Seth Oranburg" w:date="2026-03-07T09:50:00Z" w16du:dateUtc="2026-03-07T14:50:00Z">
        <w:r w:rsidRPr="00742779">
          <w:rPr>
            <w:rFonts w:ascii="ZWAdobeF" w:hAnsi="ZWAdobeF" w:cs="ZWAdobeF"/>
            <w:sz w:val="2"/>
            <w:szCs w:val="2"/>
          </w:rPr>
          <w:delText>3348B</w:delText>
        </w:r>
      </w:del>
      <w:r w:rsidR="00FE0CED" w:rsidRPr="00742779">
        <w:rPr>
          <w:sz w:val="19"/>
          <w:szCs w:val="19"/>
        </w:rPr>
        <w:t xml:space="preserve">[61] </w:t>
      </w:r>
      <w:r w:rsidR="00FE0CED" w:rsidRPr="00742779">
        <w:rPr>
          <w:i/>
          <w:sz w:val="19"/>
          <w:szCs w:val="19"/>
        </w:rPr>
        <w:t>Trs. of Dartmouth Coll. v. Woodward</w:t>
      </w:r>
      <w:r w:rsidR="00FE0CED" w:rsidRPr="00742779">
        <w:rPr>
          <w:sz w:val="19"/>
          <w:szCs w:val="19"/>
        </w:rPr>
        <w:t>, 17 U.S. (4 Wheat.) 518 (1819) (corporate charter is a contract protected by the Contracts Clause; foundational corporate personhood and constitutional protection doctrine) (“</w:t>
      </w:r>
      <w:r w:rsidR="00FE0CED" w:rsidRPr="00742779">
        <w:rPr>
          <w:i/>
          <w:sz w:val="19"/>
          <w:szCs w:val="19"/>
        </w:rPr>
        <w:t>Dartmouth College</w:t>
      </w:r>
      <w:r w:rsidR="00FE0CED" w:rsidRPr="00742779">
        <w:rPr>
          <w:sz w:val="19"/>
          <w:szCs w:val="19"/>
        </w:rPr>
        <w:t>”).</w:t>
      </w:r>
    </w:p>
    <w:p w14:paraId="5D56AFC8" w14:textId="77777777" w:rsidR="00FE0CED" w:rsidRPr="00742779" w:rsidRDefault="00742779" w:rsidP="007C1326">
      <w:pPr>
        <w:spacing w:after="120" w:line="240" w:lineRule="auto"/>
        <w:ind w:firstLine="0"/>
        <w:divId w:val="831022668"/>
        <w:rPr>
          <w:sz w:val="19"/>
          <w:szCs w:val="19"/>
        </w:rPr>
      </w:pPr>
      <w:del w:id="7697" w:author="Seth Oranburg" w:date="2026-03-07T09:50:00Z" w16du:dateUtc="2026-03-07T14:50:00Z">
        <w:r w:rsidRPr="00742779">
          <w:rPr>
            <w:rFonts w:ascii="ZWAdobeF" w:hAnsi="ZWAdobeF" w:cs="ZWAdobeF"/>
            <w:sz w:val="2"/>
            <w:szCs w:val="2"/>
          </w:rPr>
          <w:delText>3349B</w:delText>
        </w:r>
      </w:del>
      <w:r w:rsidR="00FE0CED" w:rsidRPr="00742779">
        <w:rPr>
          <w:sz w:val="19"/>
          <w:szCs w:val="19"/>
        </w:rPr>
        <w:t>[62] Model Bus. Corp. Act § 3.02 (perpetual duration and broad powers comparable to those of an individual).</w:t>
      </w:r>
    </w:p>
    <w:p w14:paraId="61A267BE" w14:textId="77777777" w:rsidR="00FE0CED" w:rsidRPr="00742779" w:rsidRDefault="00742779" w:rsidP="007C1326">
      <w:pPr>
        <w:spacing w:after="120" w:line="240" w:lineRule="auto"/>
        <w:ind w:firstLine="0"/>
        <w:divId w:val="831022668"/>
        <w:rPr>
          <w:sz w:val="19"/>
          <w:szCs w:val="19"/>
        </w:rPr>
      </w:pPr>
      <w:del w:id="7698" w:author="Seth Oranburg" w:date="2026-03-07T09:50:00Z" w16du:dateUtc="2026-03-07T14:50:00Z">
        <w:r w:rsidRPr="00742779">
          <w:rPr>
            <w:rFonts w:ascii="ZWAdobeF" w:hAnsi="ZWAdobeF" w:cs="ZWAdobeF"/>
            <w:sz w:val="2"/>
            <w:szCs w:val="2"/>
          </w:rPr>
          <w:delText>3350B</w:delText>
        </w:r>
      </w:del>
      <w:r w:rsidR="00FE0CED" w:rsidRPr="00742779">
        <w:rPr>
          <w:sz w:val="19"/>
          <w:szCs w:val="19"/>
        </w:rPr>
        <w:t>[63] Revised Unif. P’ship Act § 306 (partner’s liability).</w:t>
      </w:r>
    </w:p>
    <w:p w14:paraId="2E72C6EE" w14:textId="77777777" w:rsidR="00FE0CED" w:rsidRPr="00742779" w:rsidRDefault="00742779" w:rsidP="007C1326">
      <w:pPr>
        <w:spacing w:after="120" w:line="240" w:lineRule="auto"/>
        <w:ind w:firstLine="0"/>
        <w:divId w:val="831022668"/>
        <w:rPr>
          <w:sz w:val="19"/>
          <w:szCs w:val="19"/>
        </w:rPr>
      </w:pPr>
      <w:del w:id="7699" w:author="Seth Oranburg" w:date="2026-03-07T09:50:00Z" w16du:dateUtc="2026-03-07T14:50:00Z">
        <w:r w:rsidRPr="00742779">
          <w:rPr>
            <w:rFonts w:ascii="ZWAdobeF" w:hAnsi="ZWAdobeF" w:cs="ZWAdobeF"/>
            <w:sz w:val="2"/>
            <w:szCs w:val="2"/>
          </w:rPr>
          <w:delText>3351B</w:delText>
        </w:r>
      </w:del>
      <w:r w:rsidR="00FE0CED" w:rsidRPr="00742779">
        <w:rPr>
          <w:sz w:val="19"/>
          <w:szCs w:val="19"/>
        </w:rPr>
        <w:t>[64] Revised Unif. P’ship Act § 504 (charging order).</w:t>
      </w:r>
    </w:p>
    <w:p w14:paraId="04466950" w14:textId="77777777" w:rsidR="00FE0CED" w:rsidRPr="00742779" w:rsidRDefault="00742779" w:rsidP="007C1326">
      <w:pPr>
        <w:spacing w:after="120" w:line="240" w:lineRule="auto"/>
        <w:ind w:firstLine="0"/>
        <w:divId w:val="831022668"/>
        <w:rPr>
          <w:sz w:val="19"/>
          <w:szCs w:val="19"/>
        </w:rPr>
      </w:pPr>
      <w:del w:id="7700" w:author="Seth Oranburg" w:date="2026-03-07T09:50:00Z" w16du:dateUtc="2026-03-07T14:50:00Z">
        <w:r w:rsidRPr="00742779">
          <w:rPr>
            <w:rFonts w:ascii="ZWAdobeF" w:hAnsi="ZWAdobeF" w:cs="ZWAdobeF"/>
            <w:sz w:val="2"/>
            <w:szCs w:val="2"/>
          </w:rPr>
          <w:delText>3352B</w:delText>
        </w:r>
      </w:del>
      <w:r w:rsidR="00FE0CED" w:rsidRPr="00742779">
        <w:rPr>
          <w:sz w:val="19"/>
          <w:szCs w:val="19"/>
        </w:rPr>
        <w:t xml:space="preserve">[65] </w:t>
      </w:r>
      <w:r w:rsidR="00FE0CED" w:rsidRPr="00742779">
        <w:rPr>
          <w:i/>
          <w:sz w:val="19"/>
          <w:szCs w:val="19"/>
        </w:rPr>
        <w:t>Auriga Cap. Corp. v. Gatz Props., LLC</w:t>
      </w:r>
      <w:r w:rsidR="00FE0CED" w:rsidRPr="00742779">
        <w:rPr>
          <w:sz w:val="19"/>
          <w:szCs w:val="19"/>
        </w:rPr>
        <w:t>, 40 A.3d 839 (Del. Ch. 2012) (LLC manager self-dealing; applying contractual analysis to LLC operating agreement provisions) (“</w:t>
      </w:r>
      <w:r w:rsidR="00FE0CED" w:rsidRPr="00742779">
        <w:rPr>
          <w:i/>
          <w:sz w:val="19"/>
          <w:szCs w:val="19"/>
        </w:rPr>
        <w:t>Gatz</w:t>
      </w:r>
      <w:r w:rsidR="00FE0CED" w:rsidRPr="00742779">
        <w:rPr>
          <w:sz w:val="19"/>
          <w:szCs w:val="19"/>
        </w:rPr>
        <w:t>”).</w:t>
      </w:r>
    </w:p>
    <w:p w14:paraId="1C42D52B" w14:textId="77777777" w:rsidR="00FE0CED" w:rsidRPr="00742779" w:rsidRDefault="00742779" w:rsidP="007C1326">
      <w:pPr>
        <w:spacing w:after="120" w:line="240" w:lineRule="auto"/>
        <w:ind w:firstLine="0"/>
        <w:divId w:val="831022668"/>
        <w:rPr>
          <w:sz w:val="19"/>
          <w:szCs w:val="19"/>
        </w:rPr>
      </w:pPr>
      <w:del w:id="7701" w:author="Seth Oranburg" w:date="2026-03-07T09:50:00Z" w16du:dateUtc="2026-03-07T14:50:00Z">
        <w:r w:rsidRPr="00742779">
          <w:rPr>
            <w:rFonts w:ascii="ZWAdobeF" w:hAnsi="ZWAdobeF" w:cs="ZWAdobeF"/>
            <w:sz w:val="2"/>
            <w:szCs w:val="2"/>
          </w:rPr>
          <w:delText>3353B</w:delText>
        </w:r>
      </w:del>
      <w:r w:rsidR="00FE0CED" w:rsidRPr="00742779">
        <w:rPr>
          <w:sz w:val="19"/>
          <w:szCs w:val="19"/>
        </w:rPr>
        <w:t>[66] Revised Unif. Ltd. Liab. Co. Act § 105 (operating agreement; scope, function, and limitations).</w:t>
      </w:r>
    </w:p>
    <w:p w14:paraId="4AF88173" w14:textId="77777777" w:rsidR="00FE0CED" w:rsidRPr="00742779" w:rsidRDefault="00742779" w:rsidP="007C1326">
      <w:pPr>
        <w:spacing w:after="120" w:line="240" w:lineRule="auto"/>
        <w:ind w:firstLine="0"/>
        <w:divId w:val="831022668"/>
        <w:rPr>
          <w:sz w:val="19"/>
          <w:szCs w:val="19"/>
        </w:rPr>
      </w:pPr>
      <w:del w:id="7702" w:author="Seth Oranburg" w:date="2026-03-07T09:50:00Z" w16du:dateUtc="2026-03-07T14:50:00Z">
        <w:r w:rsidRPr="00742779">
          <w:rPr>
            <w:rFonts w:ascii="ZWAdobeF" w:hAnsi="ZWAdobeF" w:cs="ZWAdobeF"/>
            <w:sz w:val="2"/>
            <w:szCs w:val="2"/>
          </w:rPr>
          <w:lastRenderedPageBreak/>
          <w:delText>3354B</w:delText>
        </w:r>
      </w:del>
      <w:r w:rsidR="00FE0CED" w:rsidRPr="00742779">
        <w:rPr>
          <w:sz w:val="19"/>
          <w:szCs w:val="19"/>
        </w:rPr>
        <w:t xml:space="preserve">[67] </w:t>
      </w:r>
      <w:r w:rsidR="00FE0CED" w:rsidRPr="00742779">
        <w:rPr>
          <w:i/>
          <w:sz w:val="19"/>
          <w:szCs w:val="19"/>
        </w:rPr>
        <w:t>Elf Atochem N. Am., Inc. v. Jaffari</w:t>
      </w:r>
      <w:r w:rsidR="00FE0CED" w:rsidRPr="00742779">
        <w:rPr>
          <w:sz w:val="19"/>
          <w:szCs w:val="19"/>
        </w:rPr>
        <w:t>, 727 A.2d 286 (Del. 1999) (LLC contractual freedom; operating agreement’s arbitration and forum selection clauses enforced; LLC is primarily a creature of contract) (“</w:t>
      </w:r>
      <w:r w:rsidR="00FE0CED" w:rsidRPr="00742779">
        <w:rPr>
          <w:i/>
          <w:sz w:val="19"/>
          <w:szCs w:val="19"/>
        </w:rPr>
        <w:t>Elf Atochem</w:t>
      </w:r>
      <w:r w:rsidR="00FE0CED" w:rsidRPr="00742779">
        <w:rPr>
          <w:sz w:val="19"/>
          <w:szCs w:val="19"/>
        </w:rPr>
        <w:t>”).</w:t>
      </w:r>
    </w:p>
    <w:p w14:paraId="3A8B06C6" w14:textId="77777777" w:rsidR="00FE0CED" w:rsidRPr="00742779" w:rsidRDefault="00742779" w:rsidP="007C1326">
      <w:pPr>
        <w:spacing w:after="120" w:line="240" w:lineRule="auto"/>
        <w:ind w:firstLine="0"/>
        <w:divId w:val="831022668"/>
        <w:rPr>
          <w:sz w:val="19"/>
          <w:szCs w:val="19"/>
        </w:rPr>
      </w:pPr>
      <w:del w:id="7703" w:author="Seth Oranburg" w:date="2026-03-07T09:50:00Z" w16du:dateUtc="2026-03-07T14:50:00Z">
        <w:r w:rsidRPr="00742779">
          <w:rPr>
            <w:rFonts w:ascii="ZWAdobeF" w:hAnsi="ZWAdobeF" w:cs="ZWAdobeF"/>
            <w:sz w:val="2"/>
            <w:szCs w:val="2"/>
          </w:rPr>
          <w:delText>3355B</w:delText>
        </w:r>
      </w:del>
      <w:r w:rsidR="00FE0CED" w:rsidRPr="00742779">
        <w:rPr>
          <w:sz w:val="19"/>
          <w:szCs w:val="19"/>
        </w:rPr>
        <w:t>[68] Revised Unif. Ltd. Liab. Co. Act § 409 (standards of conduct for members and managers).</w:t>
      </w:r>
    </w:p>
    <w:p w14:paraId="028FA649" w14:textId="77777777" w:rsidR="00FE0CED" w:rsidRPr="00742779" w:rsidRDefault="00742779" w:rsidP="007C1326">
      <w:pPr>
        <w:spacing w:after="120" w:line="240" w:lineRule="auto"/>
        <w:ind w:firstLine="0"/>
        <w:divId w:val="831022668"/>
        <w:rPr>
          <w:sz w:val="19"/>
          <w:szCs w:val="19"/>
        </w:rPr>
      </w:pPr>
      <w:del w:id="7704" w:author="Seth Oranburg" w:date="2026-03-07T09:50:00Z" w16du:dateUtc="2026-03-07T14:50:00Z">
        <w:r w:rsidRPr="00742779">
          <w:rPr>
            <w:rFonts w:ascii="ZWAdobeF" w:hAnsi="ZWAdobeF" w:cs="ZWAdobeF"/>
            <w:sz w:val="2"/>
            <w:szCs w:val="2"/>
          </w:rPr>
          <w:delText>3356B</w:delText>
        </w:r>
      </w:del>
      <w:r w:rsidR="00FE0CED" w:rsidRPr="00742779">
        <w:rPr>
          <w:sz w:val="19"/>
          <w:szCs w:val="19"/>
        </w:rPr>
        <w:t>[69] Revised Unif. Ltd. Liab. Co. Act § 201 (formation of limited liability company; certificate of organization).</w:t>
      </w:r>
    </w:p>
    <w:p w14:paraId="5BEAF584" w14:textId="77777777" w:rsidR="00FE0CED" w:rsidRPr="00742779" w:rsidRDefault="00742779" w:rsidP="007C1326">
      <w:pPr>
        <w:spacing w:after="120" w:line="240" w:lineRule="auto"/>
        <w:ind w:firstLine="0"/>
        <w:divId w:val="831022668"/>
        <w:rPr>
          <w:sz w:val="19"/>
          <w:szCs w:val="19"/>
        </w:rPr>
      </w:pPr>
      <w:del w:id="7705" w:author="Seth Oranburg" w:date="2026-03-07T09:50:00Z" w16du:dateUtc="2026-03-07T14:50:00Z">
        <w:r w:rsidRPr="00742779">
          <w:rPr>
            <w:rFonts w:ascii="ZWAdobeF" w:hAnsi="ZWAdobeF" w:cs="ZWAdobeF"/>
            <w:sz w:val="2"/>
            <w:szCs w:val="2"/>
          </w:rPr>
          <w:delText>3357B</w:delText>
        </w:r>
      </w:del>
      <w:r w:rsidR="00FE0CED" w:rsidRPr="00742779">
        <w:rPr>
          <w:sz w:val="19"/>
          <w:szCs w:val="19"/>
        </w:rPr>
        <w:t>[70] Revised Unif. Ltd. Liab. Co. Act § 104 (governing law).</w:t>
      </w:r>
    </w:p>
    <w:p w14:paraId="5FD9AF3B" w14:textId="77777777" w:rsidR="00FE0CED" w:rsidRPr="00742779" w:rsidRDefault="00742779" w:rsidP="007C1326">
      <w:pPr>
        <w:spacing w:after="120" w:line="240" w:lineRule="auto"/>
        <w:ind w:firstLine="0"/>
        <w:divId w:val="831022668"/>
        <w:rPr>
          <w:sz w:val="19"/>
          <w:szCs w:val="19"/>
        </w:rPr>
      </w:pPr>
      <w:del w:id="7706" w:author="Seth Oranburg" w:date="2026-03-07T09:50:00Z" w16du:dateUtc="2026-03-07T14:50:00Z">
        <w:r w:rsidRPr="00742779">
          <w:rPr>
            <w:rFonts w:ascii="ZWAdobeF" w:hAnsi="ZWAdobeF" w:cs="ZWAdobeF"/>
            <w:sz w:val="2"/>
            <w:szCs w:val="2"/>
          </w:rPr>
          <w:delText>3358B</w:delText>
        </w:r>
      </w:del>
      <w:r w:rsidR="00FE0CED" w:rsidRPr="00742779">
        <w:rPr>
          <w:sz w:val="19"/>
          <w:szCs w:val="19"/>
        </w:rPr>
        <w:t>[71] Revised Unif. Ltd. Liab. Co. Act § 108 (nature, purpose, and duration of limited liability company).</w:t>
      </w:r>
    </w:p>
    <w:p w14:paraId="3D2458F4" w14:textId="77777777" w:rsidR="00FE0CED" w:rsidRPr="00742779" w:rsidRDefault="00742779" w:rsidP="007C1326">
      <w:pPr>
        <w:spacing w:after="120" w:line="240" w:lineRule="auto"/>
        <w:ind w:firstLine="0"/>
        <w:divId w:val="831022668"/>
        <w:rPr>
          <w:sz w:val="19"/>
          <w:szCs w:val="19"/>
        </w:rPr>
      </w:pPr>
      <w:del w:id="7707" w:author="Seth Oranburg" w:date="2026-03-07T09:50:00Z" w16du:dateUtc="2026-03-07T14:50:00Z">
        <w:r w:rsidRPr="00742779">
          <w:rPr>
            <w:rFonts w:ascii="ZWAdobeF" w:hAnsi="ZWAdobeF" w:cs="ZWAdobeF"/>
            <w:sz w:val="2"/>
            <w:szCs w:val="2"/>
          </w:rPr>
          <w:delText>3359B</w:delText>
        </w:r>
      </w:del>
      <w:r w:rsidR="00FE0CED" w:rsidRPr="00742779">
        <w:rPr>
          <w:sz w:val="19"/>
          <w:szCs w:val="19"/>
        </w:rPr>
        <w:t>[72] Revised Unif. Ltd. Liab. Co. Act § 102 (definitions).</w:t>
      </w:r>
    </w:p>
    <w:p w14:paraId="36755F69" w14:textId="77777777" w:rsidR="00FE0CED" w:rsidRPr="00742779" w:rsidRDefault="00742779" w:rsidP="007C1326">
      <w:pPr>
        <w:spacing w:after="120" w:line="240" w:lineRule="auto"/>
        <w:ind w:firstLine="0"/>
        <w:divId w:val="831022668"/>
        <w:rPr>
          <w:sz w:val="19"/>
          <w:szCs w:val="19"/>
        </w:rPr>
      </w:pPr>
      <w:del w:id="7708" w:author="Seth Oranburg" w:date="2026-03-07T09:50:00Z" w16du:dateUtc="2026-03-07T14:50:00Z">
        <w:r w:rsidRPr="00742779">
          <w:rPr>
            <w:rFonts w:ascii="ZWAdobeF" w:hAnsi="ZWAdobeF" w:cs="ZWAdobeF"/>
            <w:sz w:val="2"/>
            <w:szCs w:val="2"/>
          </w:rPr>
          <w:delText>3360B</w:delText>
        </w:r>
      </w:del>
      <w:r w:rsidR="00FE0CED" w:rsidRPr="00742779">
        <w:rPr>
          <w:sz w:val="19"/>
          <w:szCs w:val="19"/>
        </w:rPr>
        <w:t>[73] Revised Unif. Ltd. Liab. Co. Act § 106 (operating agreement; effect on limited liability company and person becoming member; preformation agreement).</w:t>
      </w:r>
    </w:p>
    <w:p w14:paraId="4FD9FFA8" w14:textId="77777777" w:rsidR="00FE0CED" w:rsidRPr="00742779" w:rsidRDefault="00742779" w:rsidP="007C1326">
      <w:pPr>
        <w:spacing w:after="120" w:line="240" w:lineRule="auto"/>
        <w:ind w:firstLine="0"/>
        <w:divId w:val="831022668"/>
        <w:rPr>
          <w:sz w:val="19"/>
          <w:szCs w:val="19"/>
        </w:rPr>
      </w:pPr>
      <w:del w:id="7709" w:author="Seth Oranburg" w:date="2026-03-07T09:50:00Z" w16du:dateUtc="2026-03-07T14:50:00Z">
        <w:r w:rsidRPr="00742779">
          <w:rPr>
            <w:rFonts w:ascii="ZWAdobeF" w:hAnsi="ZWAdobeF" w:cs="ZWAdobeF"/>
            <w:sz w:val="2"/>
            <w:szCs w:val="2"/>
          </w:rPr>
          <w:delText>3361B</w:delText>
        </w:r>
      </w:del>
      <w:r w:rsidR="00FE0CED" w:rsidRPr="00742779">
        <w:rPr>
          <w:sz w:val="19"/>
          <w:szCs w:val="19"/>
        </w:rPr>
        <w:t xml:space="preserve">[74] </w:t>
      </w:r>
      <w:r w:rsidR="00FE0CED" w:rsidRPr="00742779">
        <w:rPr>
          <w:i/>
          <w:sz w:val="19"/>
          <w:szCs w:val="19"/>
        </w:rPr>
        <w:t>Fisk Ventures, LLC v. Segal</w:t>
      </w:r>
      <w:r w:rsidR="00FE0CED" w:rsidRPr="00742779">
        <w:rPr>
          <w:sz w:val="19"/>
          <w:szCs w:val="19"/>
        </w:rPr>
        <w:t>, No. 3017-CC, 2008 WL 1961156 (Del. Ch. May 7, 2008) (LLC operating agreement interpretation; enforcing contractual limits on fiduciary duties and manager removal provisions) (“</w:t>
      </w:r>
      <w:r w:rsidR="00FE0CED" w:rsidRPr="00742779">
        <w:rPr>
          <w:i/>
          <w:sz w:val="19"/>
          <w:szCs w:val="19"/>
        </w:rPr>
        <w:t>Fisk Ventures</w:t>
      </w:r>
      <w:r w:rsidR="00FE0CED" w:rsidRPr="00742779">
        <w:rPr>
          <w:sz w:val="19"/>
          <w:szCs w:val="19"/>
        </w:rPr>
        <w:t>”).</w:t>
      </w:r>
    </w:p>
    <w:p w14:paraId="7931B8ED" w14:textId="77777777" w:rsidR="00FE0CED" w:rsidRPr="00742779" w:rsidRDefault="00742779" w:rsidP="007C1326">
      <w:pPr>
        <w:spacing w:after="120" w:line="240" w:lineRule="auto"/>
        <w:ind w:firstLine="0"/>
        <w:divId w:val="831022668"/>
        <w:rPr>
          <w:sz w:val="19"/>
          <w:szCs w:val="19"/>
        </w:rPr>
      </w:pPr>
      <w:del w:id="7710" w:author="Seth Oranburg" w:date="2026-03-07T09:50:00Z" w16du:dateUtc="2026-03-07T14:50:00Z">
        <w:r w:rsidRPr="00742779">
          <w:rPr>
            <w:rFonts w:ascii="ZWAdobeF" w:hAnsi="ZWAdobeF" w:cs="ZWAdobeF"/>
            <w:sz w:val="2"/>
            <w:szCs w:val="2"/>
          </w:rPr>
          <w:delText>3362B</w:delText>
        </w:r>
      </w:del>
      <w:r w:rsidR="00FE0CED" w:rsidRPr="00742779">
        <w:rPr>
          <w:sz w:val="19"/>
          <w:szCs w:val="19"/>
        </w:rPr>
        <w:t>[75] Revised Unif. Ltd. Liab. Co. Act § 301 (no agency power of member as member).</w:t>
      </w:r>
    </w:p>
    <w:p w14:paraId="039067B1" w14:textId="77777777" w:rsidR="00FE0CED" w:rsidRPr="00742779" w:rsidRDefault="00742779" w:rsidP="007C1326">
      <w:pPr>
        <w:spacing w:after="120" w:line="240" w:lineRule="auto"/>
        <w:ind w:firstLine="0"/>
        <w:divId w:val="831022668"/>
        <w:rPr>
          <w:sz w:val="19"/>
          <w:szCs w:val="19"/>
        </w:rPr>
      </w:pPr>
      <w:del w:id="7711" w:author="Seth Oranburg" w:date="2026-03-07T09:50:00Z" w16du:dateUtc="2026-03-07T14:50:00Z">
        <w:r w:rsidRPr="00742779">
          <w:rPr>
            <w:rFonts w:ascii="ZWAdobeF" w:hAnsi="ZWAdobeF" w:cs="ZWAdobeF"/>
            <w:sz w:val="2"/>
            <w:szCs w:val="2"/>
          </w:rPr>
          <w:delText>3363B</w:delText>
        </w:r>
      </w:del>
      <w:r w:rsidR="00FE0CED" w:rsidRPr="00742779">
        <w:rPr>
          <w:sz w:val="19"/>
          <w:szCs w:val="19"/>
        </w:rPr>
        <w:t>[76] Revised Unif. Ltd. Liab. Co. Act § 407 (management of limited liability company).</w:t>
      </w:r>
    </w:p>
    <w:p w14:paraId="55E6B410" w14:textId="77777777" w:rsidR="00FE0CED" w:rsidRPr="00742779" w:rsidRDefault="00742779" w:rsidP="007C1326">
      <w:pPr>
        <w:spacing w:after="120" w:line="240" w:lineRule="auto"/>
        <w:ind w:firstLine="0"/>
        <w:divId w:val="831022668"/>
        <w:rPr>
          <w:sz w:val="19"/>
          <w:szCs w:val="19"/>
        </w:rPr>
      </w:pPr>
      <w:del w:id="7712" w:author="Seth Oranburg" w:date="2026-03-07T09:50:00Z" w16du:dateUtc="2026-03-07T14:50:00Z">
        <w:r w:rsidRPr="00742779">
          <w:rPr>
            <w:rFonts w:ascii="ZWAdobeF" w:hAnsi="ZWAdobeF" w:cs="ZWAdobeF"/>
            <w:sz w:val="2"/>
            <w:szCs w:val="2"/>
          </w:rPr>
          <w:delText>3364B</w:delText>
        </w:r>
      </w:del>
      <w:r w:rsidR="00FE0CED" w:rsidRPr="00742779">
        <w:rPr>
          <w:sz w:val="19"/>
          <w:szCs w:val="19"/>
        </w:rPr>
        <w:t>[77] Revised Unif. Ltd. Liab. Co. Act § 701 (events causing dissolution).</w:t>
      </w:r>
    </w:p>
    <w:p w14:paraId="0E969D96" w14:textId="77777777" w:rsidR="00FE0CED" w:rsidRPr="00742779" w:rsidRDefault="00742779" w:rsidP="007C1326">
      <w:pPr>
        <w:spacing w:after="120" w:line="240" w:lineRule="auto"/>
        <w:ind w:firstLine="0"/>
        <w:divId w:val="831022668"/>
        <w:rPr>
          <w:sz w:val="19"/>
          <w:szCs w:val="19"/>
        </w:rPr>
      </w:pPr>
      <w:del w:id="7713" w:author="Seth Oranburg" w:date="2026-03-07T09:50:00Z" w16du:dateUtc="2026-03-07T14:50:00Z">
        <w:r w:rsidRPr="00742779">
          <w:rPr>
            <w:rFonts w:ascii="ZWAdobeF" w:hAnsi="ZWAdobeF" w:cs="ZWAdobeF"/>
            <w:sz w:val="2"/>
            <w:szCs w:val="2"/>
          </w:rPr>
          <w:delText>3365B</w:delText>
        </w:r>
      </w:del>
      <w:r w:rsidR="00FE0CED" w:rsidRPr="00742779">
        <w:rPr>
          <w:sz w:val="19"/>
          <w:szCs w:val="19"/>
        </w:rPr>
        <w:t>[78] Revised Unif. Ltd. Liab. Co. Act § 503 (charging order).</w:t>
      </w:r>
    </w:p>
    <w:p w14:paraId="432839D1" w14:textId="77777777" w:rsidR="00FE0CED" w:rsidRPr="00742779" w:rsidRDefault="00742779" w:rsidP="007C1326">
      <w:pPr>
        <w:spacing w:after="120" w:line="240" w:lineRule="auto"/>
        <w:ind w:firstLine="0"/>
        <w:divId w:val="831022668"/>
        <w:rPr>
          <w:sz w:val="19"/>
          <w:szCs w:val="19"/>
        </w:rPr>
      </w:pPr>
      <w:del w:id="7714" w:author="Seth Oranburg" w:date="2026-03-07T09:50:00Z" w16du:dateUtc="2026-03-07T14:50:00Z">
        <w:r w:rsidRPr="00742779">
          <w:rPr>
            <w:rFonts w:ascii="ZWAdobeF" w:hAnsi="ZWAdobeF" w:cs="ZWAdobeF"/>
            <w:sz w:val="2"/>
            <w:szCs w:val="2"/>
          </w:rPr>
          <w:delText>3366B</w:delText>
        </w:r>
      </w:del>
      <w:r w:rsidR="00FE0CED" w:rsidRPr="00742779">
        <w:rPr>
          <w:sz w:val="19"/>
          <w:szCs w:val="19"/>
        </w:rPr>
        <w:t>[79] Rev. Unif. Ltd. Liab. Co. Act § 304 (Unif. L. Comm’n 2006) (establishing that debts, obligations, or other liabilities of an LLC are solely the debts of the company, and do not become the debts of members or managers solely by reason of their acting as such).</w:t>
      </w:r>
    </w:p>
    <w:p w14:paraId="793ED4D9" w14:textId="77777777" w:rsidR="00FE0CED" w:rsidRPr="00742779" w:rsidRDefault="00742779" w:rsidP="007C1326">
      <w:pPr>
        <w:spacing w:after="120" w:line="240" w:lineRule="auto"/>
        <w:ind w:firstLine="0"/>
        <w:divId w:val="831022668"/>
        <w:rPr>
          <w:sz w:val="19"/>
          <w:szCs w:val="19"/>
        </w:rPr>
      </w:pPr>
      <w:del w:id="7715" w:author="Seth Oranburg" w:date="2026-03-07T09:50:00Z" w16du:dateUtc="2026-03-07T14:50:00Z">
        <w:r w:rsidRPr="00742779">
          <w:rPr>
            <w:rFonts w:ascii="ZWAdobeF" w:hAnsi="ZWAdobeF" w:cs="ZWAdobeF"/>
            <w:sz w:val="2"/>
            <w:szCs w:val="2"/>
          </w:rPr>
          <w:delText>3367B</w:delText>
        </w:r>
      </w:del>
      <w:r w:rsidR="00FE0CED" w:rsidRPr="00742779">
        <w:rPr>
          <w:sz w:val="19"/>
          <w:szCs w:val="19"/>
        </w:rPr>
        <w:t xml:space="preserve">[80] Stephanie Saul, </w:t>
      </w:r>
      <w:r w:rsidR="00FE0CED" w:rsidRPr="00742779">
        <w:rPr>
          <w:i/>
          <w:sz w:val="19"/>
          <w:szCs w:val="19"/>
        </w:rPr>
        <w:t>Sweet Briar College, Facing Closure, Is Sued by Alumnae</w:t>
      </w:r>
      <w:r w:rsidR="00FE0CED" w:rsidRPr="00742779">
        <w:rPr>
          <w:sz w:val="19"/>
          <w:szCs w:val="19"/>
        </w:rPr>
        <w:t>, N.Y. Times (Mar. 24, 2015) (reporting closure announcement and litigation over standing and fiduciary duties).</w:t>
      </w:r>
    </w:p>
    <w:p w14:paraId="7A78856F" w14:textId="77777777" w:rsidR="00FE0CED" w:rsidRPr="00742779" w:rsidRDefault="00742779" w:rsidP="007C1326">
      <w:pPr>
        <w:spacing w:after="120" w:line="240" w:lineRule="auto"/>
        <w:ind w:firstLine="0"/>
        <w:divId w:val="831022668"/>
        <w:rPr>
          <w:sz w:val="19"/>
          <w:szCs w:val="19"/>
        </w:rPr>
      </w:pPr>
      <w:del w:id="7716" w:author="Seth Oranburg" w:date="2026-03-07T09:50:00Z" w16du:dateUtc="2026-03-07T14:50:00Z">
        <w:r w:rsidRPr="00742779">
          <w:rPr>
            <w:rFonts w:ascii="ZWAdobeF" w:hAnsi="ZWAdobeF" w:cs="ZWAdobeF"/>
            <w:sz w:val="2"/>
            <w:szCs w:val="2"/>
          </w:rPr>
          <w:delText>3368B</w:delText>
        </w:r>
      </w:del>
      <w:r w:rsidR="00FE0CED" w:rsidRPr="00742779">
        <w:rPr>
          <w:sz w:val="19"/>
          <w:szCs w:val="19"/>
        </w:rPr>
        <w:t>[81] Restatement (Second) of Trusts § 391 (Am. Law Inst. 1959) (limiting donor and beneficiary standing to enforce charitable trusts; enforcement vested in attorney general).</w:t>
      </w:r>
    </w:p>
    <w:p w14:paraId="7CA3F638" w14:textId="77777777" w:rsidR="00FE0CED" w:rsidRPr="00742779" w:rsidRDefault="00742779" w:rsidP="007C1326">
      <w:pPr>
        <w:spacing w:after="120" w:line="240" w:lineRule="auto"/>
        <w:ind w:firstLine="0"/>
        <w:divId w:val="831022668"/>
        <w:rPr>
          <w:sz w:val="19"/>
          <w:szCs w:val="19"/>
        </w:rPr>
      </w:pPr>
      <w:del w:id="7717" w:author="Seth Oranburg" w:date="2026-03-07T09:50:00Z" w16du:dateUtc="2026-03-07T14:50:00Z">
        <w:r w:rsidRPr="00742779">
          <w:rPr>
            <w:rFonts w:ascii="ZWAdobeF" w:hAnsi="ZWAdobeF" w:cs="ZWAdobeF"/>
            <w:sz w:val="2"/>
            <w:szCs w:val="2"/>
          </w:rPr>
          <w:delText>3369B</w:delText>
        </w:r>
      </w:del>
      <w:r w:rsidR="00FE0CED" w:rsidRPr="00742779">
        <w:rPr>
          <w:sz w:val="19"/>
          <w:szCs w:val="19"/>
        </w:rPr>
        <w:t>[82] Restatement (Third) of Trusts § 94 (Am. Law Inst. 2012) (attorney general enforcement authority over charitable trusts in parens patriae capacity).</w:t>
      </w:r>
    </w:p>
    <w:p w14:paraId="3929CF22" w14:textId="77777777" w:rsidR="00FE0CED" w:rsidRPr="00742779" w:rsidRDefault="00742779" w:rsidP="007C1326">
      <w:pPr>
        <w:spacing w:after="120" w:line="240" w:lineRule="auto"/>
        <w:ind w:firstLine="0"/>
        <w:divId w:val="831022668"/>
        <w:rPr>
          <w:sz w:val="19"/>
          <w:szCs w:val="19"/>
        </w:rPr>
      </w:pPr>
      <w:del w:id="7718" w:author="Seth Oranburg" w:date="2026-03-07T09:50:00Z" w16du:dateUtc="2026-03-07T14:50:00Z">
        <w:r w:rsidRPr="00742779">
          <w:rPr>
            <w:rFonts w:ascii="ZWAdobeF" w:hAnsi="ZWAdobeF" w:cs="ZWAdobeF"/>
            <w:sz w:val="2"/>
            <w:szCs w:val="2"/>
          </w:rPr>
          <w:delText>3370B</w:delText>
        </w:r>
      </w:del>
      <w:r w:rsidR="00FE0CED" w:rsidRPr="00742779">
        <w:rPr>
          <w:sz w:val="19"/>
          <w:szCs w:val="19"/>
        </w:rPr>
        <w:t xml:space="preserve">[83] Jenna Portnoy, </w:t>
      </w:r>
      <w:r w:rsidR="00FE0CED" w:rsidRPr="00742779">
        <w:rPr>
          <w:i/>
          <w:sz w:val="19"/>
          <w:szCs w:val="19"/>
        </w:rPr>
        <w:t>Sweet Briar College Will Remain Open After Last-Minute Deal</w:t>
      </w:r>
      <w:r w:rsidR="00FE0CED" w:rsidRPr="00742779">
        <w:rPr>
          <w:sz w:val="19"/>
          <w:szCs w:val="19"/>
        </w:rPr>
        <w:t>, Wash. Post (June 20, 2015) (reporting negotiated resolution and donor commitments).</w:t>
      </w:r>
    </w:p>
    <w:p w14:paraId="13FC30E2" w14:textId="77777777" w:rsidR="00FE0CED" w:rsidRPr="00742779" w:rsidRDefault="00742779" w:rsidP="007C1326">
      <w:pPr>
        <w:spacing w:after="120" w:line="240" w:lineRule="auto"/>
        <w:ind w:firstLine="0"/>
        <w:divId w:val="831022668"/>
        <w:rPr>
          <w:sz w:val="19"/>
          <w:szCs w:val="19"/>
        </w:rPr>
      </w:pPr>
      <w:del w:id="7719" w:author="Seth Oranburg" w:date="2026-03-07T09:50:00Z" w16du:dateUtc="2026-03-07T14:50:00Z">
        <w:r w:rsidRPr="00742779">
          <w:rPr>
            <w:rFonts w:ascii="ZWAdobeF" w:hAnsi="ZWAdobeF" w:cs="ZWAdobeF"/>
            <w:sz w:val="2"/>
            <w:szCs w:val="2"/>
          </w:rPr>
          <w:delText>3371B</w:delText>
        </w:r>
      </w:del>
      <w:r w:rsidR="00FE0CED" w:rsidRPr="00742779">
        <w:rPr>
          <w:sz w:val="19"/>
          <w:szCs w:val="19"/>
        </w:rPr>
        <w:t xml:space="preserve">[84] </w:t>
      </w:r>
      <w:r w:rsidR="00FE0CED" w:rsidRPr="00742779">
        <w:rPr>
          <w:i/>
          <w:sz w:val="19"/>
          <w:szCs w:val="19"/>
        </w:rPr>
        <w:t>Dodge v. Ford Motor Co.</w:t>
      </w:r>
      <w:r w:rsidR="00FE0CED" w:rsidRPr="00742779">
        <w:rPr>
          <w:sz w:val="19"/>
          <w:szCs w:val="19"/>
        </w:rPr>
        <w:t>, 204 Mich. 459, 170 N.W. 668 (1919) (holding directors manage business for shareholder benefit) (“</w:t>
      </w:r>
      <w:r w:rsidR="00FE0CED" w:rsidRPr="00742779">
        <w:rPr>
          <w:i/>
          <w:sz w:val="19"/>
          <w:szCs w:val="19"/>
        </w:rPr>
        <w:t>Dodge</w:t>
      </w:r>
      <w:r w:rsidR="00FE0CED" w:rsidRPr="00742779">
        <w:rPr>
          <w:sz w:val="19"/>
          <w:szCs w:val="19"/>
        </w:rPr>
        <w:t>”).</w:t>
      </w:r>
    </w:p>
    <w:p w14:paraId="4CEC064C" w14:textId="77777777" w:rsidR="00FE0CED" w:rsidRPr="00742779" w:rsidRDefault="00742779" w:rsidP="007C1326">
      <w:pPr>
        <w:spacing w:after="120" w:line="240" w:lineRule="auto"/>
        <w:ind w:firstLine="0"/>
        <w:divId w:val="831022668"/>
        <w:rPr>
          <w:sz w:val="19"/>
          <w:szCs w:val="19"/>
        </w:rPr>
      </w:pPr>
      <w:del w:id="7720" w:author="Seth Oranburg" w:date="2026-03-07T09:50:00Z" w16du:dateUtc="2026-03-07T14:50:00Z">
        <w:r w:rsidRPr="00742779">
          <w:rPr>
            <w:rFonts w:ascii="ZWAdobeF" w:hAnsi="ZWAdobeF" w:cs="ZWAdobeF"/>
            <w:sz w:val="2"/>
            <w:szCs w:val="2"/>
          </w:rPr>
          <w:delText>3372B</w:delText>
        </w:r>
      </w:del>
      <w:r w:rsidR="00FE0CED" w:rsidRPr="00742779">
        <w:rPr>
          <w:sz w:val="19"/>
          <w:szCs w:val="19"/>
        </w:rPr>
        <w:t xml:space="preserve">[85] Henry B. Hansmann, </w:t>
      </w:r>
      <w:r w:rsidR="00FE0CED" w:rsidRPr="00742779">
        <w:rPr>
          <w:i/>
          <w:sz w:val="19"/>
          <w:szCs w:val="19"/>
        </w:rPr>
        <w:t>The Role of Nonprofit Enterprise</w:t>
      </w:r>
      <w:r w:rsidR="00FE0CED" w:rsidRPr="00742779">
        <w:rPr>
          <w:sz w:val="19"/>
          <w:szCs w:val="19"/>
        </w:rPr>
        <w:t>, 89 Yale L.J. 835 (1980) (developing transaction-cost theory of nonprofit organizational form and nondistribution constraint).</w:t>
      </w:r>
    </w:p>
    <w:p w14:paraId="15BA744B" w14:textId="77777777" w:rsidR="00FE0CED" w:rsidRPr="00742779" w:rsidRDefault="00742779" w:rsidP="007C1326">
      <w:pPr>
        <w:spacing w:after="120" w:line="240" w:lineRule="auto"/>
        <w:ind w:firstLine="0"/>
        <w:divId w:val="831022668"/>
        <w:rPr>
          <w:sz w:val="19"/>
          <w:szCs w:val="19"/>
        </w:rPr>
      </w:pPr>
      <w:del w:id="7721" w:author="Seth Oranburg" w:date="2026-03-07T09:50:00Z" w16du:dateUtc="2026-03-07T14:50:00Z">
        <w:r w:rsidRPr="00742779">
          <w:rPr>
            <w:rFonts w:ascii="ZWAdobeF" w:hAnsi="ZWAdobeF" w:cs="ZWAdobeF"/>
            <w:sz w:val="2"/>
            <w:szCs w:val="2"/>
          </w:rPr>
          <w:delText>3373B</w:delText>
        </w:r>
      </w:del>
      <w:r w:rsidR="00FE0CED" w:rsidRPr="00742779">
        <w:rPr>
          <w:sz w:val="19"/>
          <w:szCs w:val="19"/>
        </w:rPr>
        <w:t>[86] Model Nonprofit Corp. Act § 13.01 (Am. Bar Ass’n 2008) (prohibiting distributions to members and directors).</w:t>
      </w:r>
    </w:p>
    <w:p w14:paraId="2D0C1D31" w14:textId="77777777" w:rsidR="00FE0CED" w:rsidRPr="00742779" w:rsidRDefault="00742779" w:rsidP="007C1326">
      <w:pPr>
        <w:spacing w:after="120" w:line="240" w:lineRule="auto"/>
        <w:ind w:firstLine="0"/>
        <w:divId w:val="831022668"/>
        <w:rPr>
          <w:sz w:val="19"/>
          <w:szCs w:val="19"/>
        </w:rPr>
      </w:pPr>
      <w:del w:id="7722" w:author="Seth Oranburg" w:date="2026-03-07T09:50:00Z" w16du:dateUtc="2026-03-07T14:50:00Z">
        <w:r w:rsidRPr="00742779">
          <w:rPr>
            <w:rFonts w:ascii="ZWAdobeF" w:hAnsi="ZWAdobeF" w:cs="ZWAdobeF"/>
            <w:sz w:val="2"/>
            <w:szCs w:val="2"/>
          </w:rPr>
          <w:delText>3374B</w:delText>
        </w:r>
      </w:del>
      <w:r w:rsidR="00FE0CED" w:rsidRPr="00742779">
        <w:rPr>
          <w:sz w:val="19"/>
          <w:szCs w:val="19"/>
        </w:rPr>
        <w:t>[87] I.R.C. § 501(c)(3) (prohibiting private inurement as condition of exemption).</w:t>
      </w:r>
    </w:p>
    <w:p w14:paraId="44C8A044" w14:textId="77777777" w:rsidR="00FE0CED" w:rsidRPr="00742779" w:rsidRDefault="00742779" w:rsidP="007C1326">
      <w:pPr>
        <w:spacing w:after="120" w:line="240" w:lineRule="auto"/>
        <w:ind w:firstLine="0"/>
        <w:divId w:val="831022668"/>
        <w:rPr>
          <w:sz w:val="19"/>
          <w:szCs w:val="19"/>
        </w:rPr>
      </w:pPr>
      <w:del w:id="7723" w:author="Seth Oranburg" w:date="2026-03-07T09:50:00Z" w16du:dateUtc="2026-03-07T14:50:00Z">
        <w:r w:rsidRPr="00742779">
          <w:rPr>
            <w:rFonts w:ascii="ZWAdobeF" w:hAnsi="ZWAdobeF" w:cs="ZWAdobeF"/>
            <w:sz w:val="2"/>
            <w:szCs w:val="2"/>
          </w:rPr>
          <w:lastRenderedPageBreak/>
          <w:delText>3375B</w:delText>
        </w:r>
      </w:del>
      <w:r w:rsidR="00FE0CED" w:rsidRPr="00742779">
        <w:rPr>
          <w:sz w:val="19"/>
          <w:szCs w:val="19"/>
        </w:rPr>
        <w:t>[88] I.R.C. § 501(c)(3) (charitable organization exemption from federal income tax).</w:t>
      </w:r>
    </w:p>
    <w:p w14:paraId="5FB924C5" w14:textId="77777777" w:rsidR="00FE0CED" w:rsidRPr="00742779" w:rsidRDefault="00742779" w:rsidP="007C1326">
      <w:pPr>
        <w:spacing w:after="120" w:line="240" w:lineRule="auto"/>
        <w:ind w:firstLine="0"/>
        <w:divId w:val="831022668"/>
        <w:rPr>
          <w:sz w:val="19"/>
          <w:szCs w:val="19"/>
        </w:rPr>
      </w:pPr>
      <w:del w:id="7724" w:author="Seth Oranburg" w:date="2026-03-07T09:50:00Z" w16du:dateUtc="2026-03-07T14:50:00Z">
        <w:r w:rsidRPr="00742779">
          <w:rPr>
            <w:rFonts w:ascii="ZWAdobeF" w:hAnsi="ZWAdobeF" w:cs="ZWAdobeF"/>
            <w:sz w:val="2"/>
            <w:szCs w:val="2"/>
          </w:rPr>
          <w:delText>3376B</w:delText>
        </w:r>
      </w:del>
      <w:r w:rsidR="00FE0CED" w:rsidRPr="00742779">
        <w:rPr>
          <w:sz w:val="19"/>
          <w:szCs w:val="19"/>
        </w:rPr>
        <w:t>[89] Model Nonprofit Corp. Act § 14.09 (Am. Bar Ass’n 2008) (requiring distribution of assets to exempt purposes upon dissolution).</w:t>
      </w:r>
    </w:p>
    <w:p w14:paraId="5CC49220" w14:textId="77777777" w:rsidR="00FE0CED" w:rsidRPr="00742779" w:rsidRDefault="00742779" w:rsidP="007C1326">
      <w:pPr>
        <w:spacing w:after="120" w:line="240" w:lineRule="auto"/>
        <w:ind w:firstLine="0"/>
        <w:divId w:val="831022668"/>
        <w:rPr>
          <w:sz w:val="19"/>
          <w:szCs w:val="19"/>
        </w:rPr>
      </w:pPr>
      <w:del w:id="7725" w:author="Seth Oranburg" w:date="2026-03-07T09:50:00Z" w16du:dateUtc="2026-03-07T14:50:00Z">
        <w:r w:rsidRPr="00742779">
          <w:rPr>
            <w:rFonts w:ascii="ZWAdobeF" w:hAnsi="ZWAdobeF" w:cs="ZWAdobeF"/>
            <w:sz w:val="2"/>
            <w:szCs w:val="2"/>
          </w:rPr>
          <w:delText>3377B</w:delText>
        </w:r>
      </w:del>
      <w:r w:rsidR="00FE0CED" w:rsidRPr="00742779">
        <w:rPr>
          <w:sz w:val="19"/>
          <w:szCs w:val="19"/>
        </w:rPr>
        <w:t xml:space="preserve">[90] I.R.S. Pub. 557, </w:t>
      </w:r>
      <w:r w:rsidR="00FE0CED" w:rsidRPr="00742779">
        <w:rPr>
          <w:i/>
          <w:sz w:val="19"/>
          <w:szCs w:val="19"/>
        </w:rPr>
        <w:t>Tax-Exempt Status for Your Organization</w:t>
      </w:r>
      <w:r w:rsidR="00FE0CED" w:rsidRPr="00742779">
        <w:rPr>
          <w:sz w:val="19"/>
          <w:szCs w:val="19"/>
        </w:rPr>
        <w:t xml:space="preserve"> 12 (2021) (requiring dissolution clause directing assets to exempt purposes upon dissolution).</w:t>
      </w:r>
    </w:p>
    <w:p w14:paraId="7C26B96D" w14:textId="77777777" w:rsidR="00FE0CED" w:rsidRPr="00742779" w:rsidRDefault="00742779" w:rsidP="007C1326">
      <w:pPr>
        <w:spacing w:after="120" w:line="240" w:lineRule="auto"/>
        <w:ind w:firstLine="0"/>
        <w:divId w:val="831022668"/>
        <w:rPr>
          <w:sz w:val="19"/>
          <w:szCs w:val="19"/>
        </w:rPr>
      </w:pPr>
      <w:del w:id="7726" w:author="Seth Oranburg" w:date="2026-03-07T09:50:00Z" w16du:dateUtc="2026-03-07T14:50:00Z">
        <w:r w:rsidRPr="00742779">
          <w:rPr>
            <w:rFonts w:ascii="ZWAdobeF" w:hAnsi="ZWAdobeF" w:cs="ZWAdobeF"/>
            <w:sz w:val="2"/>
            <w:szCs w:val="2"/>
          </w:rPr>
          <w:delText>3378B</w:delText>
        </w:r>
      </w:del>
      <w:r w:rsidR="00FE0CED" w:rsidRPr="00742779">
        <w:rPr>
          <w:sz w:val="19"/>
          <w:szCs w:val="19"/>
        </w:rPr>
        <w:t xml:space="preserve">[91] </w:t>
      </w:r>
      <w:r w:rsidR="00FE0CED" w:rsidRPr="00742779">
        <w:rPr>
          <w:i/>
          <w:sz w:val="19"/>
          <w:szCs w:val="19"/>
        </w:rPr>
        <w:t>Stern v. Lucy Webb Hayes Nat’l Training Sch. for Deaconesses &amp; Missionaries</w:t>
      </w:r>
      <w:r w:rsidR="00FE0CED" w:rsidRPr="00742779">
        <w:rPr>
          <w:sz w:val="19"/>
          <w:szCs w:val="19"/>
        </w:rPr>
        <w:t>, 381 F. Supp. 1003 (D.D.C. 1974) (establishing nonprofit fiduciary duty standards and ordering prospective governance reforms rather than damages) (“</w:t>
      </w:r>
      <w:r w:rsidR="00FE0CED" w:rsidRPr="00742779">
        <w:rPr>
          <w:i/>
          <w:sz w:val="19"/>
          <w:szCs w:val="19"/>
        </w:rPr>
        <w:t>Stern</w:t>
      </w:r>
      <w:r w:rsidR="00FE0CED" w:rsidRPr="00742779">
        <w:rPr>
          <w:sz w:val="19"/>
          <w:szCs w:val="19"/>
        </w:rPr>
        <w:t>”).</w:t>
      </w:r>
    </w:p>
    <w:p w14:paraId="74A488B3" w14:textId="77777777" w:rsidR="00FE0CED" w:rsidRPr="00742779" w:rsidRDefault="00742779" w:rsidP="007C1326">
      <w:pPr>
        <w:spacing w:after="120" w:line="240" w:lineRule="auto"/>
        <w:ind w:firstLine="0"/>
        <w:divId w:val="831022668"/>
        <w:rPr>
          <w:sz w:val="19"/>
          <w:szCs w:val="19"/>
        </w:rPr>
      </w:pPr>
      <w:del w:id="7727" w:author="Seth Oranburg" w:date="2026-03-07T09:50:00Z" w16du:dateUtc="2026-03-07T14:50:00Z">
        <w:r w:rsidRPr="00742779">
          <w:rPr>
            <w:rFonts w:ascii="ZWAdobeF" w:hAnsi="ZWAdobeF" w:cs="ZWAdobeF"/>
            <w:sz w:val="2"/>
            <w:szCs w:val="2"/>
          </w:rPr>
          <w:delText>3379B</w:delText>
        </w:r>
      </w:del>
      <w:r w:rsidR="00FE0CED" w:rsidRPr="00742779">
        <w:rPr>
          <w:sz w:val="19"/>
          <w:szCs w:val="19"/>
        </w:rPr>
        <w:t>[92] Model Bus. Corp. Act § 7.40 (Am. Bar Ass’n 2016) (derivative proceeding standing requirements).</w:t>
      </w:r>
    </w:p>
    <w:p w14:paraId="671D2FD7" w14:textId="77777777" w:rsidR="00FE0CED" w:rsidRPr="00742779" w:rsidRDefault="00742779" w:rsidP="007C1326">
      <w:pPr>
        <w:spacing w:after="120" w:line="240" w:lineRule="auto"/>
        <w:ind w:firstLine="0"/>
        <w:divId w:val="831022668"/>
        <w:rPr>
          <w:sz w:val="19"/>
          <w:szCs w:val="19"/>
        </w:rPr>
      </w:pPr>
      <w:del w:id="7728" w:author="Seth Oranburg" w:date="2026-03-07T09:50:00Z" w16du:dateUtc="2026-03-07T14:50:00Z">
        <w:r w:rsidRPr="00742779">
          <w:rPr>
            <w:rFonts w:ascii="ZWAdobeF" w:hAnsi="ZWAdobeF" w:cs="ZWAdobeF"/>
            <w:sz w:val="2"/>
            <w:szCs w:val="2"/>
          </w:rPr>
          <w:delText>3380B</w:delText>
        </w:r>
      </w:del>
      <w:r w:rsidR="00FE0CED" w:rsidRPr="00742779">
        <w:rPr>
          <w:sz w:val="19"/>
          <w:szCs w:val="19"/>
        </w:rPr>
        <w:t xml:space="preserve">[93] </w:t>
      </w:r>
      <w:r w:rsidR="00FE0CED" w:rsidRPr="00742779">
        <w:rPr>
          <w:i/>
          <w:sz w:val="19"/>
          <w:szCs w:val="19"/>
        </w:rPr>
        <w:t>Smithers v. St. Luke’s-Roosevelt Hosp. Ctr.</w:t>
      </w:r>
      <w:r w:rsidR="00FE0CED" w:rsidRPr="00742779">
        <w:rPr>
          <w:sz w:val="19"/>
          <w:szCs w:val="19"/>
        </w:rPr>
        <w:t>, 723 N.Y.S.2d 426 (App. Div. 2001) (recognizing donor standing to enforce specific negotiated gift restrictions) (“</w:t>
      </w:r>
      <w:r w:rsidR="00FE0CED" w:rsidRPr="00742779">
        <w:rPr>
          <w:i/>
          <w:sz w:val="19"/>
          <w:szCs w:val="19"/>
        </w:rPr>
        <w:t>Smithers</w:t>
      </w:r>
      <w:r w:rsidR="00FE0CED" w:rsidRPr="00742779">
        <w:rPr>
          <w:sz w:val="19"/>
          <w:szCs w:val="19"/>
        </w:rPr>
        <w:t>”).</w:t>
      </w:r>
    </w:p>
    <w:p w14:paraId="65C12BD6" w14:textId="77777777" w:rsidR="00FE0CED" w:rsidRPr="00742779" w:rsidRDefault="00742779" w:rsidP="007C1326">
      <w:pPr>
        <w:spacing w:after="120" w:line="240" w:lineRule="auto"/>
        <w:ind w:firstLine="0"/>
        <w:divId w:val="831022668"/>
        <w:rPr>
          <w:sz w:val="19"/>
          <w:szCs w:val="19"/>
        </w:rPr>
      </w:pPr>
      <w:del w:id="7729" w:author="Seth Oranburg" w:date="2026-03-07T09:50:00Z" w16du:dateUtc="2026-03-07T14:50:00Z">
        <w:r w:rsidRPr="00742779">
          <w:rPr>
            <w:rFonts w:ascii="ZWAdobeF" w:hAnsi="ZWAdobeF" w:cs="ZWAdobeF"/>
            <w:sz w:val="2"/>
            <w:szCs w:val="2"/>
          </w:rPr>
          <w:delText>3381B</w:delText>
        </w:r>
      </w:del>
      <w:r w:rsidR="00FE0CED" w:rsidRPr="00742779">
        <w:rPr>
          <w:sz w:val="19"/>
          <w:szCs w:val="19"/>
        </w:rPr>
        <w:t xml:space="preserve">[94] Marion R. Fremont-Smith, </w:t>
      </w:r>
      <w:r w:rsidR="00FE0CED" w:rsidRPr="00742779">
        <w:rPr>
          <w:i/>
          <w:sz w:val="19"/>
          <w:szCs w:val="19"/>
        </w:rPr>
        <w:t>Governing Nonprofit Organizations: Federal and State Law and Regulation</w:t>
      </w:r>
      <w:r w:rsidR="00FE0CED" w:rsidRPr="00742779">
        <w:rPr>
          <w:sz w:val="19"/>
          <w:szCs w:val="19"/>
        </w:rPr>
        <w:t xml:space="preserve"> (2004) (empirical study of attorney general charitable enforcement capacity, resources, and practice).</w:t>
      </w:r>
    </w:p>
    <w:p w14:paraId="3EBB9DB0" w14:textId="77777777" w:rsidR="00FE0CED" w:rsidRPr="00742779" w:rsidRDefault="00742779" w:rsidP="007C1326">
      <w:pPr>
        <w:spacing w:after="120" w:line="240" w:lineRule="auto"/>
        <w:ind w:firstLine="0"/>
        <w:divId w:val="831022668"/>
        <w:rPr>
          <w:sz w:val="19"/>
          <w:szCs w:val="19"/>
        </w:rPr>
      </w:pPr>
      <w:del w:id="7730" w:author="Seth Oranburg" w:date="2026-03-07T09:50:00Z" w16du:dateUtc="2026-03-07T14:50:00Z">
        <w:r w:rsidRPr="00742779">
          <w:rPr>
            <w:rFonts w:ascii="ZWAdobeF" w:hAnsi="ZWAdobeF" w:cs="ZWAdobeF"/>
            <w:sz w:val="2"/>
            <w:szCs w:val="2"/>
          </w:rPr>
          <w:delText>3382B</w:delText>
        </w:r>
      </w:del>
      <w:r w:rsidR="00FE0CED" w:rsidRPr="00742779">
        <w:rPr>
          <w:sz w:val="19"/>
          <w:szCs w:val="19"/>
        </w:rPr>
        <w:t>[95] Model Nonprofit Corp. Act § 2.02 (Am. Bar Ass’n 2008) (articles of incorporation requirements).</w:t>
      </w:r>
    </w:p>
    <w:p w14:paraId="3E9D46D3" w14:textId="77777777" w:rsidR="00FE0CED" w:rsidRPr="00742779" w:rsidRDefault="00742779" w:rsidP="007C1326">
      <w:pPr>
        <w:spacing w:after="120" w:line="240" w:lineRule="auto"/>
        <w:ind w:firstLine="0"/>
        <w:divId w:val="831022668"/>
        <w:rPr>
          <w:sz w:val="19"/>
          <w:szCs w:val="19"/>
        </w:rPr>
      </w:pPr>
      <w:del w:id="7731" w:author="Seth Oranburg" w:date="2026-03-07T09:50:00Z" w16du:dateUtc="2026-03-07T14:50:00Z">
        <w:r w:rsidRPr="00742779">
          <w:rPr>
            <w:rFonts w:ascii="ZWAdobeF" w:hAnsi="ZWAdobeF" w:cs="ZWAdobeF"/>
            <w:sz w:val="2"/>
            <w:szCs w:val="2"/>
          </w:rPr>
          <w:delText>3383B</w:delText>
        </w:r>
      </w:del>
      <w:r w:rsidR="00FE0CED" w:rsidRPr="00742779">
        <w:rPr>
          <w:sz w:val="19"/>
          <w:szCs w:val="19"/>
        </w:rPr>
        <w:t>[96] Model Nonprofit Corp. Act § 2.01 (Am. Bar Ass’n 2008) (limited liability of members, directors, and officers).</w:t>
      </w:r>
    </w:p>
    <w:p w14:paraId="32B2D6FB" w14:textId="77777777" w:rsidR="00FE0CED" w:rsidRPr="00742779" w:rsidRDefault="00742779" w:rsidP="007C1326">
      <w:pPr>
        <w:spacing w:after="120" w:line="240" w:lineRule="auto"/>
        <w:ind w:firstLine="0"/>
        <w:divId w:val="831022668"/>
        <w:rPr>
          <w:sz w:val="19"/>
          <w:szCs w:val="19"/>
        </w:rPr>
      </w:pPr>
      <w:del w:id="7732" w:author="Seth Oranburg" w:date="2026-03-07T09:50:00Z" w16du:dateUtc="2026-03-07T14:50:00Z">
        <w:r w:rsidRPr="00742779">
          <w:rPr>
            <w:rFonts w:ascii="ZWAdobeF" w:hAnsi="ZWAdobeF" w:cs="ZWAdobeF"/>
            <w:sz w:val="2"/>
            <w:szCs w:val="2"/>
          </w:rPr>
          <w:delText>3384B</w:delText>
        </w:r>
      </w:del>
      <w:r w:rsidR="00FE0CED" w:rsidRPr="00742779">
        <w:rPr>
          <w:sz w:val="19"/>
          <w:szCs w:val="19"/>
        </w:rPr>
        <w:t>[97] I.R.C. § 170 (charitable contribution deduction).</w:t>
      </w:r>
    </w:p>
    <w:p w14:paraId="11EE3C38" w14:textId="77777777" w:rsidR="00FE0CED" w:rsidRPr="00742779" w:rsidRDefault="00742779" w:rsidP="007C1326">
      <w:pPr>
        <w:spacing w:after="120" w:line="240" w:lineRule="auto"/>
        <w:ind w:firstLine="0"/>
        <w:divId w:val="831022668"/>
        <w:rPr>
          <w:sz w:val="19"/>
          <w:szCs w:val="19"/>
        </w:rPr>
      </w:pPr>
      <w:del w:id="7733" w:author="Seth Oranburg" w:date="2026-03-07T09:50:00Z" w16du:dateUtc="2026-03-07T14:50:00Z">
        <w:r w:rsidRPr="00742779">
          <w:rPr>
            <w:rFonts w:ascii="ZWAdobeF" w:hAnsi="ZWAdobeF" w:cs="ZWAdobeF"/>
            <w:sz w:val="2"/>
            <w:szCs w:val="2"/>
          </w:rPr>
          <w:delText>3385B</w:delText>
        </w:r>
      </w:del>
      <w:r w:rsidR="00FE0CED" w:rsidRPr="00742779">
        <w:rPr>
          <w:sz w:val="19"/>
          <w:szCs w:val="19"/>
        </w:rPr>
        <w:t xml:space="preserve">[98] Erika K. Lunder &amp; Marie B. Morris, Cong. Rsch. Serv., R42595, </w:t>
      </w:r>
      <w:r w:rsidR="00FE0CED" w:rsidRPr="00742779">
        <w:rPr>
          <w:i/>
          <w:sz w:val="19"/>
          <w:szCs w:val="19"/>
        </w:rPr>
        <w:t>Tax-Exempt Organizations: Political Activity Restrictions and Disclosure Requirements</w:t>
      </w:r>
      <w:r w:rsidR="00FE0CED" w:rsidRPr="00742779">
        <w:rPr>
          <w:sz w:val="19"/>
          <w:szCs w:val="19"/>
        </w:rPr>
        <w:t xml:space="preserve"> (2015) (surveying federal tax exemption framework and enforcement).</w:t>
      </w:r>
    </w:p>
    <w:p w14:paraId="7B88EC6F" w14:textId="77777777" w:rsidR="00FE0CED" w:rsidRPr="00742779" w:rsidRDefault="00742779" w:rsidP="007C1326">
      <w:pPr>
        <w:spacing w:after="120" w:line="240" w:lineRule="auto"/>
        <w:ind w:firstLine="0"/>
        <w:divId w:val="831022668"/>
        <w:rPr>
          <w:sz w:val="19"/>
          <w:szCs w:val="19"/>
        </w:rPr>
      </w:pPr>
      <w:del w:id="7734" w:author="Seth Oranburg" w:date="2026-03-07T09:50:00Z" w16du:dateUtc="2026-03-07T14:50:00Z">
        <w:r w:rsidRPr="00742779">
          <w:rPr>
            <w:rFonts w:ascii="ZWAdobeF" w:hAnsi="ZWAdobeF" w:cs="ZWAdobeF"/>
            <w:sz w:val="2"/>
            <w:szCs w:val="2"/>
          </w:rPr>
          <w:delText>3386B</w:delText>
        </w:r>
      </w:del>
      <w:r w:rsidR="00FE0CED" w:rsidRPr="00742779">
        <w:rPr>
          <w:sz w:val="19"/>
          <w:szCs w:val="19"/>
        </w:rPr>
        <w:t>[99] Treas. Reg. § 1.501(c)(3)-1(b) (organizational test requiring articles to limit purposes to exempt purposes and include dissolution clause).</w:t>
      </w:r>
    </w:p>
    <w:p w14:paraId="4EE35216" w14:textId="77777777" w:rsidR="00FE0CED" w:rsidRPr="00742779" w:rsidRDefault="00742779" w:rsidP="007C1326">
      <w:pPr>
        <w:spacing w:after="120" w:line="240" w:lineRule="auto"/>
        <w:ind w:firstLine="0"/>
        <w:divId w:val="831022668"/>
        <w:rPr>
          <w:sz w:val="19"/>
          <w:szCs w:val="19"/>
        </w:rPr>
      </w:pPr>
      <w:del w:id="7735" w:author="Seth Oranburg" w:date="2026-03-07T09:50:00Z" w16du:dateUtc="2026-03-07T14:50:00Z">
        <w:r w:rsidRPr="00742779">
          <w:rPr>
            <w:rFonts w:ascii="ZWAdobeF" w:hAnsi="ZWAdobeF" w:cs="ZWAdobeF"/>
            <w:sz w:val="2"/>
            <w:szCs w:val="2"/>
          </w:rPr>
          <w:delText>3387B</w:delText>
        </w:r>
      </w:del>
      <w:r w:rsidR="00FE0CED" w:rsidRPr="00742779">
        <w:rPr>
          <w:sz w:val="19"/>
          <w:szCs w:val="19"/>
        </w:rPr>
        <w:t xml:space="preserve">[100] I.R.S. Pub. 557, </w:t>
      </w:r>
      <w:r w:rsidR="00FE0CED" w:rsidRPr="00742779">
        <w:rPr>
          <w:i/>
          <w:sz w:val="19"/>
          <w:szCs w:val="19"/>
        </w:rPr>
        <w:t>Tax-Exempt Status for Your Organization</w:t>
      </w:r>
      <w:r w:rsidR="00FE0CED" w:rsidRPr="00742779">
        <w:rPr>
          <w:sz w:val="19"/>
          <w:szCs w:val="19"/>
        </w:rPr>
        <w:t xml:space="preserve"> 36–37 (2021) (describing private inurement prohibition as condition of section 501(c)(3) exemption).</w:t>
      </w:r>
    </w:p>
    <w:p w14:paraId="01D10843" w14:textId="77777777" w:rsidR="00FE0CED" w:rsidRPr="00742779" w:rsidRDefault="00742779" w:rsidP="007C1326">
      <w:pPr>
        <w:spacing w:after="120" w:line="240" w:lineRule="auto"/>
        <w:ind w:firstLine="0"/>
        <w:divId w:val="831022668"/>
        <w:rPr>
          <w:sz w:val="19"/>
          <w:szCs w:val="19"/>
        </w:rPr>
      </w:pPr>
      <w:del w:id="7736" w:author="Seth Oranburg" w:date="2026-03-07T09:50:00Z" w16du:dateUtc="2026-03-07T14:50:00Z">
        <w:r w:rsidRPr="00742779">
          <w:rPr>
            <w:rFonts w:ascii="ZWAdobeF" w:hAnsi="ZWAdobeF" w:cs="ZWAdobeF"/>
            <w:sz w:val="2"/>
            <w:szCs w:val="2"/>
          </w:rPr>
          <w:delText>3388B</w:delText>
        </w:r>
      </w:del>
      <w:r w:rsidR="00FE0CED" w:rsidRPr="00742779">
        <w:rPr>
          <w:sz w:val="19"/>
          <w:szCs w:val="19"/>
        </w:rPr>
        <w:t xml:space="preserve">[101] I.R.S., </w:t>
      </w:r>
      <w:r w:rsidR="00FE0CED" w:rsidRPr="00742779">
        <w:rPr>
          <w:i/>
          <w:sz w:val="19"/>
          <w:szCs w:val="19"/>
        </w:rPr>
        <w:t>The Restriction of Political Campaign Intervention by Section 501(c)(3) Tax-Exempt Organizations</w:t>
      </w:r>
      <w:r w:rsidR="00FE0CED" w:rsidRPr="00742779">
        <w:rPr>
          <w:sz w:val="19"/>
          <w:szCs w:val="19"/>
        </w:rPr>
        <w:t xml:space="preserve"> (prohibiting political campaign intervention as condition of exemption).</w:t>
      </w:r>
    </w:p>
    <w:p w14:paraId="4B36A5E4" w14:textId="77777777" w:rsidR="00FE0CED" w:rsidRPr="00742779" w:rsidRDefault="00742779" w:rsidP="007C1326">
      <w:pPr>
        <w:spacing w:after="120" w:line="240" w:lineRule="auto"/>
        <w:ind w:firstLine="0"/>
        <w:divId w:val="831022668"/>
        <w:rPr>
          <w:sz w:val="19"/>
          <w:szCs w:val="19"/>
        </w:rPr>
      </w:pPr>
      <w:del w:id="7737" w:author="Seth Oranburg" w:date="2026-03-07T09:50:00Z" w16du:dateUtc="2026-03-07T14:50:00Z">
        <w:r w:rsidRPr="00742779">
          <w:rPr>
            <w:rFonts w:ascii="ZWAdobeF" w:hAnsi="ZWAdobeF" w:cs="ZWAdobeF"/>
            <w:sz w:val="2"/>
            <w:szCs w:val="2"/>
          </w:rPr>
          <w:delText>3389B</w:delText>
        </w:r>
      </w:del>
      <w:r w:rsidR="00FE0CED" w:rsidRPr="00742779">
        <w:rPr>
          <w:sz w:val="19"/>
          <w:szCs w:val="19"/>
        </w:rPr>
        <w:t xml:space="preserve">[102] I.R.S. Pub. 557, </w:t>
      </w:r>
      <w:r w:rsidR="00FE0CED" w:rsidRPr="00742779">
        <w:rPr>
          <w:i/>
          <w:sz w:val="19"/>
          <w:szCs w:val="19"/>
        </w:rPr>
        <w:t>Tax-Exempt Status for Your Organization</w:t>
      </w:r>
      <w:r w:rsidR="00FE0CED" w:rsidRPr="00742779">
        <w:rPr>
          <w:sz w:val="19"/>
          <w:szCs w:val="19"/>
        </w:rPr>
        <w:t xml:space="preserve"> 28–30 (2021) (explaining substantial part test for lobbying activities by section 501(c)(3) organizations).</w:t>
      </w:r>
    </w:p>
    <w:p w14:paraId="0A86F479" w14:textId="77777777" w:rsidR="00FE0CED" w:rsidRPr="00742779" w:rsidRDefault="00742779" w:rsidP="007C1326">
      <w:pPr>
        <w:spacing w:after="120" w:line="240" w:lineRule="auto"/>
        <w:ind w:firstLine="0"/>
        <w:divId w:val="831022668"/>
        <w:rPr>
          <w:sz w:val="19"/>
          <w:szCs w:val="19"/>
        </w:rPr>
      </w:pPr>
      <w:del w:id="7738" w:author="Seth Oranburg" w:date="2026-03-07T09:50:00Z" w16du:dateUtc="2026-03-07T14:50:00Z">
        <w:r w:rsidRPr="00742779">
          <w:rPr>
            <w:rFonts w:ascii="ZWAdobeF" w:hAnsi="ZWAdobeF" w:cs="ZWAdobeF"/>
            <w:sz w:val="2"/>
            <w:szCs w:val="2"/>
          </w:rPr>
          <w:delText>3390B</w:delText>
        </w:r>
      </w:del>
      <w:r w:rsidR="00FE0CED" w:rsidRPr="00742779">
        <w:rPr>
          <w:sz w:val="19"/>
          <w:szCs w:val="19"/>
        </w:rPr>
        <w:t>[103] Cal. Gov’t Code §§ 12580–12599.5 (charitable trust registration and reporting requirements).</w:t>
      </w:r>
    </w:p>
    <w:p w14:paraId="765D8BDD" w14:textId="77777777" w:rsidR="00FE0CED" w:rsidRPr="00742779" w:rsidRDefault="00742779" w:rsidP="007C1326">
      <w:pPr>
        <w:spacing w:after="120" w:line="240" w:lineRule="auto"/>
        <w:ind w:firstLine="0"/>
        <w:divId w:val="831022668"/>
        <w:rPr>
          <w:sz w:val="19"/>
          <w:szCs w:val="19"/>
        </w:rPr>
      </w:pPr>
      <w:del w:id="7739" w:author="Seth Oranburg" w:date="2026-03-07T09:50:00Z" w16du:dateUtc="2026-03-07T14:50:00Z">
        <w:r w:rsidRPr="00742779">
          <w:rPr>
            <w:rFonts w:ascii="ZWAdobeF" w:hAnsi="ZWAdobeF" w:cs="ZWAdobeF"/>
            <w:sz w:val="2"/>
            <w:szCs w:val="2"/>
          </w:rPr>
          <w:delText>3391B</w:delText>
        </w:r>
      </w:del>
      <w:r w:rsidR="00FE0CED" w:rsidRPr="00742779">
        <w:rPr>
          <w:sz w:val="19"/>
          <w:szCs w:val="19"/>
        </w:rPr>
        <w:t>[104] Model Nonprofit Corp. Act § 8.30 (Am. Bar Ass’n 2008) (director standard of conduct).</w:t>
      </w:r>
    </w:p>
    <w:p w14:paraId="7DCB892E" w14:textId="77777777" w:rsidR="00FE0CED" w:rsidRPr="00742779" w:rsidRDefault="00742779" w:rsidP="007C1326">
      <w:pPr>
        <w:spacing w:after="120" w:line="240" w:lineRule="auto"/>
        <w:ind w:firstLine="0"/>
        <w:divId w:val="831022668"/>
        <w:rPr>
          <w:sz w:val="19"/>
          <w:szCs w:val="19"/>
        </w:rPr>
      </w:pPr>
      <w:del w:id="7740" w:author="Seth Oranburg" w:date="2026-03-07T09:50:00Z" w16du:dateUtc="2026-03-07T14:50:00Z">
        <w:r w:rsidRPr="00742779">
          <w:rPr>
            <w:rFonts w:ascii="ZWAdobeF" w:hAnsi="ZWAdobeF" w:cs="ZWAdobeF"/>
            <w:sz w:val="2"/>
            <w:szCs w:val="2"/>
          </w:rPr>
          <w:delText>3392B</w:delText>
        </w:r>
      </w:del>
      <w:r w:rsidR="00FE0CED" w:rsidRPr="00742779">
        <w:rPr>
          <w:sz w:val="19"/>
          <w:szCs w:val="19"/>
        </w:rPr>
        <w:t xml:space="preserve">[105] James J. Fishman, </w:t>
      </w:r>
      <w:r w:rsidR="00FE0CED" w:rsidRPr="00742779">
        <w:rPr>
          <w:i/>
          <w:sz w:val="19"/>
          <w:szCs w:val="19"/>
        </w:rPr>
        <w:t>The Development of Nonprofit Corporation Law and an Agenda for Reform</w:t>
      </w:r>
      <w:r w:rsidR="00FE0CED" w:rsidRPr="00742779">
        <w:rPr>
          <w:sz w:val="19"/>
          <w:szCs w:val="19"/>
        </w:rPr>
        <w:t>, 34 Emory L.J. 617 (1985) (articulating three-part fiduciary duty framework for nonprofit directors).</w:t>
      </w:r>
    </w:p>
    <w:p w14:paraId="045A9922" w14:textId="77777777" w:rsidR="00FE0CED" w:rsidRPr="00742779" w:rsidRDefault="00742779" w:rsidP="007C1326">
      <w:pPr>
        <w:spacing w:after="120" w:line="240" w:lineRule="auto"/>
        <w:ind w:firstLine="0"/>
        <w:divId w:val="831022668"/>
        <w:rPr>
          <w:sz w:val="19"/>
          <w:szCs w:val="19"/>
        </w:rPr>
      </w:pPr>
      <w:del w:id="7741" w:author="Seth Oranburg" w:date="2026-03-07T09:50:00Z" w16du:dateUtc="2026-03-07T14:50:00Z">
        <w:r w:rsidRPr="00742779">
          <w:rPr>
            <w:rFonts w:ascii="ZWAdobeF" w:hAnsi="ZWAdobeF" w:cs="ZWAdobeF"/>
            <w:sz w:val="2"/>
            <w:szCs w:val="2"/>
          </w:rPr>
          <w:delText>3393B</w:delText>
        </w:r>
      </w:del>
      <w:r w:rsidR="00FE0CED" w:rsidRPr="00742779">
        <w:rPr>
          <w:sz w:val="19"/>
          <w:szCs w:val="19"/>
        </w:rPr>
        <w:t xml:space="preserve">[106] Daniel L. Kurtz, </w:t>
      </w:r>
      <w:r w:rsidR="00FE0CED" w:rsidRPr="00742779">
        <w:rPr>
          <w:i/>
          <w:sz w:val="19"/>
          <w:szCs w:val="19"/>
        </w:rPr>
        <w:t>Board Liability: Guide for Nonprofit Directors</w:t>
      </w:r>
      <w:r w:rsidR="00FE0CED" w:rsidRPr="00742779">
        <w:rPr>
          <w:sz w:val="19"/>
          <w:szCs w:val="19"/>
        </w:rPr>
        <w:t xml:space="preserve"> 37–52 (2008) (applying business judgment rule to nonprofit director decision-making).</w:t>
      </w:r>
    </w:p>
    <w:p w14:paraId="22B164BA" w14:textId="77777777" w:rsidR="00FE0CED" w:rsidRPr="00742779" w:rsidRDefault="00742779" w:rsidP="007C1326">
      <w:pPr>
        <w:spacing w:after="120" w:line="240" w:lineRule="auto"/>
        <w:ind w:firstLine="0"/>
        <w:divId w:val="831022668"/>
        <w:rPr>
          <w:sz w:val="19"/>
          <w:szCs w:val="19"/>
        </w:rPr>
      </w:pPr>
      <w:del w:id="7742" w:author="Seth Oranburg" w:date="2026-03-07T09:50:00Z" w16du:dateUtc="2026-03-07T14:50:00Z">
        <w:r w:rsidRPr="00742779">
          <w:rPr>
            <w:rFonts w:ascii="ZWAdobeF" w:hAnsi="ZWAdobeF" w:cs="ZWAdobeF"/>
            <w:sz w:val="2"/>
            <w:szCs w:val="2"/>
          </w:rPr>
          <w:lastRenderedPageBreak/>
          <w:delText>3394B</w:delText>
        </w:r>
      </w:del>
      <w:r w:rsidR="00FE0CED" w:rsidRPr="00742779">
        <w:rPr>
          <w:sz w:val="19"/>
          <w:szCs w:val="19"/>
        </w:rPr>
        <w:t>[107] Model Nonprofit Corp. Act § 8.31 (Am. Bar Ass’n 2008) (interested director transaction procedures).</w:t>
      </w:r>
    </w:p>
    <w:p w14:paraId="0A71EFF7" w14:textId="77777777" w:rsidR="00FE0CED" w:rsidRPr="00742779" w:rsidRDefault="00742779" w:rsidP="007C1326">
      <w:pPr>
        <w:spacing w:after="120" w:line="240" w:lineRule="auto"/>
        <w:ind w:firstLine="0"/>
        <w:divId w:val="831022668"/>
        <w:rPr>
          <w:sz w:val="19"/>
          <w:szCs w:val="19"/>
        </w:rPr>
      </w:pPr>
      <w:del w:id="7743" w:author="Seth Oranburg" w:date="2026-03-07T09:50:00Z" w16du:dateUtc="2026-03-07T14:50:00Z">
        <w:r w:rsidRPr="00742779">
          <w:rPr>
            <w:rFonts w:ascii="ZWAdobeF" w:hAnsi="ZWAdobeF" w:cs="ZWAdobeF"/>
            <w:sz w:val="2"/>
            <w:szCs w:val="2"/>
          </w:rPr>
          <w:delText>3395B</w:delText>
        </w:r>
      </w:del>
      <w:r w:rsidR="00FE0CED" w:rsidRPr="00742779">
        <w:rPr>
          <w:sz w:val="19"/>
          <w:szCs w:val="19"/>
        </w:rPr>
        <w:t xml:space="preserve">[108] Melanie B. Leslie, </w:t>
      </w:r>
      <w:r w:rsidR="00FE0CED" w:rsidRPr="00742779">
        <w:rPr>
          <w:i/>
          <w:sz w:val="19"/>
          <w:szCs w:val="19"/>
        </w:rPr>
        <w:t>The Wisdom of Crowds? Groupthink and Nonprofit Governance</w:t>
      </w:r>
      <w:r w:rsidR="00FE0CED" w:rsidRPr="00742779">
        <w:rPr>
          <w:sz w:val="19"/>
          <w:szCs w:val="19"/>
        </w:rPr>
        <w:t>, 62 Fla. L. Rev. 1179 (2010) (analyzing duty of obedience as constraint on nonprofit mission drift).</w:t>
      </w:r>
    </w:p>
    <w:p w14:paraId="500F99A4" w14:textId="77777777" w:rsidR="00FE0CED" w:rsidRPr="00742779" w:rsidRDefault="00742779" w:rsidP="007C1326">
      <w:pPr>
        <w:spacing w:after="120" w:line="240" w:lineRule="auto"/>
        <w:ind w:firstLine="0"/>
        <w:divId w:val="831022668"/>
        <w:rPr>
          <w:sz w:val="19"/>
          <w:szCs w:val="19"/>
        </w:rPr>
      </w:pPr>
      <w:del w:id="7744" w:author="Seth Oranburg" w:date="2026-03-07T09:50:00Z" w16du:dateUtc="2026-03-07T14:50:00Z">
        <w:r w:rsidRPr="00742779">
          <w:rPr>
            <w:rFonts w:ascii="ZWAdobeF" w:hAnsi="ZWAdobeF" w:cs="ZWAdobeF"/>
            <w:sz w:val="2"/>
            <w:szCs w:val="2"/>
          </w:rPr>
          <w:delText>3396B</w:delText>
        </w:r>
      </w:del>
      <w:r w:rsidR="00FE0CED" w:rsidRPr="00742779">
        <w:rPr>
          <w:sz w:val="19"/>
          <w:szCs w:val="19"/>
        </w:rPr>
        <w:t>[109] Unif. Prudent Mgmt. of Institutional Funds Act § 6 (Unif. Law Comm’n 2006) (cy pres modification procedures and small-fund exception).</w:t>
      </w:r>
    </w:p>
    <w:p w14:paraId="01860A4A" w14:textId="77777777" w:rsidR="00FE0CED" w:rsidRPr="00742779" w:rsidRDefault="00742779" w:rsidP="007C1326">
      <w:pPr>
        <w:spacing w:after="120" w:line="240" w:lineRule="auto"/>
        <w:ind w:firstLine="0"/>
        <w:divId w:val="831022668"/>
        <w:rPr>
          <w:sz w:val="19"/>
          <w:szCs w:val="19"/>
        </w:rPr>
      </w:pPr>
      <w:del w:id="7745" w:author="Seth Oranburg" w:date="2026-03-07T09:50:00Z" w16du:dateUtc="2026-03-07T14:50:00Z">
        <w:r w:rsidRPr="00742779">
          <w:rPr>
            <w:rFonts w:ascii="ZWAdobeF" w:hAnsi="ZWAdobeF" w:cs="ZWAdobeF"/>
            <w:sz w:val="2"/>
            <w:szCs w:val="2"/>
          </w:rPr>
          <w:delText>3397B</w:delText>
        </w:r>
      </w:del>
      <w:r w:rsidR="00FE0CED" w:rsidRPr="00742779">
        <w:rPr>
          <w:sz w:val="19"/>
          <w:szCs w:val="19"/>
        </w:rPr>
        <w:t>[110] Treas. Reg. § 1.501(c)(3)-1(c) (operational test requiring organization to be operated exclusively for exempt purposes).</w:t>
      </w:r>
    </w:p>
    <w:p w14:paraId="0E4566F8" w14:textId="77777777" w:rsidR="00FE0CED" w:rsidRPr="00742779" w:rsidRDefault="00742779" w:rsidP="007C1326">
      <w:pPr>
        <w:spacing w:after="120" w:line="240" w:lineRule="auto"/>
        <w:ind w:firstLine="0"/>
        <w:divId w:val="831022668"/>
        <w:rPr>
          <w:sz w:val="19"/>
          <w:szCs w:val="19"/>
        </w:rPr>
      </w:pPr>
      <w:del w:id="7746" w:author="Seth Oranburg" w:date="2026-03-07T09:50:00Z" w16du:dateUtc="2026-03-07T14:50:00Z">
        <w:r w:rsidRPr="00742779">
          <w:rPr>
            <w:rFonts w:ascii="ZWAdobeF" w:hAnsi="ZWAdobeF" w:cs="ZWAdobeF"/>
            <w:sz w:val="2"/>
            <w:szCs w:val="2"/>
          </w:rPr>
          <w:delText>3398B</w:delText>
        </w:r>
      </w:del>
      <w:r w:rsidR="00FE0CED" w:rsidRPr="00742779">
        <w:rPr>
          <w:sz w:val="19"/>
          <w:szCs w:val="19"/>
        </w:rPr>
        <w:t>[111] Treas. Reg. § 53.4958-6 (rebuttable presumption safe harbor for transactions approved by independent board relying on comparability data).</w:t>
      </w:r>
    </w:p>
    <w:p w14:paraId="178BE069" w14:textId="77777777" w:rsidR="00FE0CED" w:rsidRPr="00742779" w:rsidRDefault="00742779" w:rsidP="007C1326">
      <w:pPr>
        <w:spacing w:after="120" w:line="240" w:lineRule="auto"/>
        <w:ind w:firstLine="0"/>
        <w:divId w:val="831022668"/>
        <w:rPr>
          <w:sz w:val="19"/>
          <w:szCs w:val="19"/>
        </w:rPr>
      </w:pPr>
      <w:del w:id="7747" w:author="Seth Oranburg" w:date="2026-03-07T09:50:00Z" w16du:dateUtc="2026-03-07T14:50:00Z">
        <w:r w:rsidRPr="00742779">
          <w:rPr>
            <w:rFonts w:ascii="ZWAdobeF" w:hAnsi="ZWAdobeF" w:cs="ZWAdobeF"/>
            <w:sz w:val="2"/>
            <w:szCs w:val="2"/>
          </w:rPr>
          <w:delText>3399B</w:delText>
        </w:r>
      </w:del>
      <w:r w:rsidR="00FE0CED" w:rsidRPr="00742779">
        <w:rPr>
          <w:sz w:val="19"/>
          <w:szCs w:val="19"/>
        </w:rPr>
        <w:t>[112] I.R.C. § 4958 (excise taxes on excess benefit transactions).</w:t>
      </w:r>
    </w:p>
    <w:p w14:paraId="6C2CD07B" w14:textId="77777777" w:rsidR="00FE0CED" w:rsidRPr="00742779" w:rsidRDefault="00742779" w:rsidP="007C1326">
      <w:pPr>
        <w:spacing w:after="120" w:line="240" w:lineRule="auto"/>
        <w:ind w:firstLine="0"/>
        <w:divId w:val="831022668"/>
        <w:rPr>
          <w:sz w:val="19"/>
          <w:szCs w:val="19"/>
        </w:rPr>
      </w:pPr>
      <w:del w:id="7748" w:author="Seth Oranburg" w:date="2026-03-07T09:50:00Z" w16du:dateUtc="2026-03-07T14:50:00Z">
        <w:r w:rsidRPr="00742779">
          <w:rPr>
            <w:rFonts w:ascii="ZWAdobeF" w:hAnsi="ZWAdobeF" w:cs="ZWAdobeF"/>
            <w:sz w:val="2"/>
            <w:szCs w:val="2"/>
          </w:rPr>
          <w:delText>3400B</w:delText>
        </w:r>
      </w:del>
      <w:r w:rsidR="00FE0CED" w:rsidRPr="00742779">
        <w:rPr>
          <w:sz w:val="19"/>
          <w:szCs w:val="19"/>
        </w:rPr>
        <w:t>[113] I.R.C. § 6033 (requiring annual information returns from tax-exempt organizations and mandating public disclosure).</w:t>
      </w:r>
    </w:p>
    <w:p w14:paraId="0E46E6F3" w14:textId="77777777" w:rsidR="00FE0CED" w:rsidRPr="00742779" w:rsidRDefault="00742779" w:rsidP="007C1326">
      <w:pPr>
        <w:spacing w:after="120" w:line="240" w:lineRule="auto"/>
        <w:ind w:firstLine="0"/>
        <w:divId w:val="831022668"/>
        <w:rPr>
          <w:sz w:val="19"/>
          <w:szCs w:val="19"/>
        </w:rPr>
      </w:pPr>
      <w:del w:id="7749" w:author="Seth Oranburg" w:date="2026-03-07T09:50:00Z" w16du:dateUtc="2026-03-07T14:50:00Z">
        <w:r w:rsidRPr="00742779">
          <w:rPr>
            <w:rFonts w:ascii="ZWAdobeF" w:hAnsi="ZWAdobeF" w:cs="ZWAdobeF"/>
            <w:sz w:val="2"/>
            <w:szCs w:val="2"/>
          </w:rPr>
          <w:delText>3401B</w:delText>
        </w:r>
      </w:del>
      <w:r w:rsidR="00FE0CED" w:rsidRPr="00742779">
        <w:rPr>
          <w:sz w:val="19"/>
          <w:szCs w:val="19"/>
        </w:rPr>
        <w:t>[114] Treas. Reg. § 53.4958-3 (defining disqualified persons for intermediate sanctions).</w:t>
      </w:r>
    </w:p>
    <w:p w14:paraId="5116B57E" w14:textId="77777777" w:rsidR="00FE0CED" w:rsidRPr="00742779" w:rsidRDefault="00742779" w:rsidP="007C1326">
      <w:pPr>
        <w:spacing w:after="120" w:line="240" w:lineRule="auto"/>
        <w:ind w:firstLine="0"/>
        <w:divId w:val="831022668"/>
        <w:rPr>
          <w:sz w:val="19"/>
          <w:szCs w:val="19"/>
        </w:rPr>
      </w:pPr>
      <w:del w:id="7750" w:author="Seth Oranburg" w:date="2026-03-07T09:50:00Z" w16du:dateUtc="2026-03-07T14:50:00Z">
        <w:r w:rsidRPr="00742779">
          <w:rPr>
            <w:rFonts w:ascii="ZWAdobeF" w:hAnsi="ZWAdobeF" w:cs="ZWAdobeF"/>
            <w:sz w:val="2"/>
            <w:szCs w:val="2"/>
          </w:rPr>
          <w:delText>3402B</w:delText>
        </w:r>
      </w:del>
      <w:r w:rsidR="00FE0CED" w:rsidRPr="00742779">
        <w:rPr>
          <w:sz w:val="19"/>
          <w:szCs w:val="19"/>
        </w:rPr>
        <w:t>[115] Restatement (Third) of Trusts § 67 (Am. Law Inst. 2003) (cy pres modification of charitable purposes when original purposes become impossible, impracticable, illegal, or wasteful).</w:t>
      </w:r>
    </w:p>
    <w:p w14:paraId="6F3D8BF8" w14:textId="77777777" w:rsidR="00FE0CED" w:rsidRPr="00742779" w:rsidRDefault="00742779" w:rsidP="007C1326">
      <w:pPr>
        <w:spacing w:after="120" w:line="240" w:lineRule="auto"/>
        <w:ind w:firstLine="0"/>
        <w:divId w:val="831022668"/>
        <w:rPr>
          <w:sz w:val="19"/>
          <w:szCs w:val="19"/>
        </w:rPr>
      </w:pPr>
      <w:del w:id="7751" w:author="Seth Oranburg" w:date="2026-03-07T09:50:00Z" w16du:dateUtc="2026-03-07T14:50:00Z">
        <w:r w:rsidRPr="00742779">
          <w:rPr>
            <w:rFonts w:ascii="ZWAdobeF" w:hAnsi="ZWAdobeF" w:cs="ZWAdobeF"/>
            <w:sz w:val="2"/>
            <w:szCs w:val="2"/>
          </w:rPr>
          <w:delText>3403B</w:delText>
        </w:r>
      </w:del>
      <w:r w:rsidR="00FE0CED" w:rsidRPr="00742779">
        <w:rPr>
          <w:sz w:val="19"/>
          <w:szCs w:val="19"/>
        </w:rPr>
        <w:t xml:space="preserve">[116] </w:t>
      </w:r>
      <w:r w:rsidR="00FE0CED" w:rsidRPr="00742779">
        <w:rPr>
          <w:i/>
          <w:sz w:val="19"/>
          <w:szCs w:val="19"/>
        </w:rPr>
        <w:t>Evans v. Abney</w:t>
      </w:r>
      <w:r w:rsidR="00FE0CED" w:rsidRPr="00742779">
        <w:rPr>
          <w:sz w:val="19"/>
          <w:szCs w:val="19"/>
        </w:rPr>
        <w:t>, 396 U.S. 435 (1970) (holding racially restricted charitable trust must fail when restriction becomes unconstitutional and donor intended reversion rather than modification) (“</w:t>
      </w:r>
      <w:r w:rsidR="00FE0CED" w:rsidRPr="00742779">
        <w:rPr>
          <w:i/>
          <w:sz w:val="19"/>
          <w:szCs w:val="19"/>
        </w:rPr>
        <w:t>Abney</w:t>
      </w:r>
      <w:r w:rsidR="00FE0CED" w:rsidRPr="00742779">
        <w:rPr>
          <w:sz w:val="19"/>
          <w:szCs w:val="19"/>
        </w:rPr>
        <w:t>”).</w:t>
      </w:r>
    </w:p>
    <w:p w14:paraId="272FAA32" w14:textId="77777777" w:rsidR="00FE0CED" w:rsidRPr="00742779" w:rsidRDefault="00742779" w:rsidP="007C1326">
      <w:pPr>
        <w:spacing w:after="120" w:line="240" w:lineRule="auto"/>
        <w:ind w:firstLine="0"/>
        <w:divId w:val="831022668"/>
        <w:rPr>
          <w:sz w:val="19"/>
          <w:szCs w:val="19"/>
        </w:rPr>
      </w:pPr>
      <w:del w:id="7752" w:author="Seth Oranburg" w:date="2026-03-07T09:50:00Z" w16du:dateUtc="2026-03-07T14:50:00Z">
        <w:r w:rsidRPr="00742779">
          <w:rPr>
            <w:rFonts w:ascii="ZWAdobeF" w:hAnsi="ZWAdobeF" w:cs="ZWAdobeF"/>
            <w:sz w:val="2"/>
            <w:szCs w:val="2"/>
          </w:rPr>
          <w:delText>3404B</w:delText>
        </w:r>
      </w:del>
      <w:r w:rsidR="00FE0CED" w:rsidRPr="00742779">
        <w:rPr>
          <w:sz w:val="19"/>
          <w:szCs w:val="19"/>
        </w:rPr>
        <w:t xml:space="preserve">[117] </w:t>
      </w:r>
      <w:r w:rsidR="00FE0CED" w:rsidRPr="00742779">
        <w:rPr>
          <w:i/>
          <w:sz w:val="19"/>
          <w:szCs w:val="19"/>
        </w:rPr>
        <w:t>Evans v. Newton</w:t>
      </w:r>
      <w:r w:rsidR="00FE0CED" w:rsidRPr="00742779">
        <w:rPr>
          <w:sz w:val="19"/>
          <w:szCs w:val="19"/>
        </w:rPr>
        <w:t>, 382 U.S. 296 (1966) (holding city operation of racially segregated park violates Equal Protection Clause) (“</w:t>
      </w:r>
      <w:r w:rsidR="00FE0CED" w:rsidRPr="00742779">
        <w:rPr>
          <w:i/>
          <w:sz w:val="19"/>
          <w:szCs w:val="19"/>
        </w:rPr>
        <w:t>Newton</w:t>
      </w:r>
      <w:r w:rsidR="00FE0CED" w:rsidRPr="00742779">
        <w:rPr>
          <w:sz w:val="19"/>
          <w:szCs w:val="19"/>
        </w:rPr>
        <w:t>”).</w:t>
      </w:r>
    </w:p>
    <w:p w14:paraId="6AA118CD" w14:textId="77777777" w:rsidR="00FE0CED" w:rsidRPr="00742779" w:rsidRDefault="00742779" w:rsidP="007C1326">
      <w:pPr>
        <w:spacing w:after="120" w:line="240" w:lineRule="auto"/>
        <w:ind w:firstLine="0"/>
        <w:divId w:val="831022668"/>
        <w:rPr>
          <w:sz w:val="19"/>
          <w:szCs w:val="19"/>
        </w:rPr>
      </w:pPr>
      <w:del w:id="7753" w:author="Seth Oranburg" w:date="2026-03-07T09:50:00Z" w16du:dateUtc="2026-03-07T14:50:00Z">
        <w:r w:rsidRPr="00742779">
          <w:rPr>
            <w:rFonts w:ascii="ZWAdobeF" w:hAnsi="ZWAdobeF" w:cs="ZWAdobeF"/>
            <w:sz w:val="2"/>
            <w:szCs w:val="2"/>
          </w:rPr>
          <w:delText>3405B</w:delText>
        </w:r>
      </w:del>
      <w:r w:rsidR="00FE0CED" w:rsidRPr="00742779">
        <w:rPr>
          <w:sz w:val="19"/>
          <w:szCs w:val="19"/>
        </w:rPr>
        <w:t>[118] I.R.C. § 501(c) (listing categories of organizations exempt from federal income tax under § 501(a)).</w:t>
      </w:r>
    </w:p>
    <w:p w14:paraId="41416C1B" w14:textId="77777777" w:rsidR="00FE0CED" w:rsidRPr="00742779" w:rsidRDefault="00742779" w:rsidP="007C1326">
      <w:pPr>
        <w:spacing w:after="120" w:line="240" w:lineRule="auto"/>
        <w:ind w:firstLine="0"/>
        <w:divId w:val="831022668"/>
        <w:rPr>
          <w:sz w:val="19"/>
          <w:szCs w:val="19"/>
        </w:rPr>
      </w:pPr>
      <w:del w:id="7754" w:author="Seth Oranburg" w:date="2026-03-07T09:50:00Z" w16du:dateUtc="2026-03-07T14:50:00Z">
        <w:r w:rsidRPr="00742779">
          <w:rPr>
            <w:rFonts w:ascii="ZWAdobeF" w:hAnsi="ZWAdobeF" w:cs="ZWAdobeF"/>
            <w:sz w:val="2"/>
            <w:szCs w:val="2"/>
          </w:rPr>
          <w:delText>3406B</w:delText>
        </w:r>
      </w:del>
      <w:r w:rsidR="00FE0CED" w:rsidRPr="00742779">
        <w:rPr>
          <w:sz w:val="19"/>
          <w:szCs w:val="19"/>
        </w:rPr>
        <w:t>[119] I.R.C. § 511 (imposing tax on unrelated business income of tax-exempt organizations).</w:t>
      </w:r>
    </w:p>
    <w:p w14:paraId="05DD166A" w14:textId="77777777" w:rsidR="00FE0CED" w:rsidRPr="00742779" w:rsidRDefault="00742779" w:rsidP="007C1326">
      <w:pPr>
        <w:spacing w:after="120" w:line="240" w:lineRule="auto"/>
        <w:ind w:firstLine="0"/>
        <w:divId w:val="831022668"/>
        <w:rPr>
          <w:sz w:val="19"/>
          <w:szCs w:val="19"/>
        </w:rPr>
      </w:pPr>
      <w:del w:id="7755" w:author="Seth Oranburg" w:date="2026-03-07T09:50:00Z" w16du:dateUtc="2026-03-07T14:50:00Z">
        <w:r w:rsidRPr="00742779">
          <w:rPr>
            <w:rFonts w:ascii="ZWAdobeF" w:hAnsi="ZWAdobeF" w:cs="ZWAdobeF"/>
            <w:sz w:val="2"/>
            <w:szCs w:val="2"/>
          </w:rPr>
          <w:delText>3407B</w:delText>
        </w:r>
      </w:del>
      <w:r w:rsidR="00FE0CED" w:rsidRPr="00742779">
        <w:rPr>
          <w:sz w:val="19"/>
          <w:szCs w:val="19"/>
        </w:rPr>
        <w:t xml:space="preserve">[120] I.R.S., </w:t>
      </w:r>
      <w:r w:rsidR="00FE0CED" w:rsidRPr="00742779">
        <w:rPr>
          <w:i/>
          <w:sz w:val="19"/>
          <w:szCs w:val="19"/>
        </w:rPr>
        <w:t>The Restriction of Political Campaign Intervention by Section 501(c)(3) Tax-Exempt Organizations</w:t>
      </w:r>
      <w:r w:rsidR="00FE0CED" w:rsidRPr="00742779">
        <w:rPr>
          <w:sz w:val="19"/>
          <w:szCs w:val="19"/>
        </w:rPr>
        <w:t xml:space="preserve"> (prohibiting political campaign intervention as condition of exemption).</w:t>
      </w:r>
    </w:p>
    <w:p w14:paraId="0DB18261" w14:textId="77777777" w:rsidR="00FE0CED" w:rsidRPr="00742779" w:rsidRDefault="00742779" w:rsidP="007C1326">
      <w:pPr>
        <w:spacing w:after="120" w:line="240" w:lineRule="auto"/>
        <w:ind w:firstLine="0"/>
        <w:divId w:val="831022668"/>
        <w:rPr>
          <w:sz w:val="19"/>
          <w:szCs w:val="19"/>
        </w:rPr>
      </w:pPr>
      <w:del w:id="7756" w:author="Seth Oranburg" w:date="2026-03-07T09:50:00Z" w16du:dateUtc="2026-03-07T14:50:00Z">
        <w:r w:rsidRPr="00742779">
          <w:rPr>
            <w:rFonts w:ascii="ZWAdobeF" w:hAnsi="ZWAdobeF" w:cs="ZWAdobeF"/>
            <w:sz w:val="2"/>
            <w:szCs w:val="2"/>
          </w:rPr>
          <w:delText>3408B</w:delText>
        </w:r>
      </w:del>
      <w:r w:rsidR="00FE0CED" w:rsidRPr="00742779">
        <w:rPr>
          <w:sz w:val="19"/>
          <w:szCs w:val="19"/>
        </w:rPr>
        <w:t>[121] I.R.C. § 501(c)(4) (social welfare organizations exempt from federal income tax).</w:t>
      </w:r>
    </w:p>
    <w:p w14:paraId="6DE37A9C" w14:textId="77777777" w:rsidR="00FE0CED" w:rsidRPr="00742779" w:rsidRDefault="00742779" w:rsidP="007C1326">
      <w:pPr>
        <w:spacing w:after="120" w:line="240" w:lineRule="auto"/>
        <w:ind w:firstLine="0"/>
        <w:divId w:val="831022668"/>
        <w:rPr>
          <w:sz w:val="19"/>
          <w:szCs w:val="19"/>
        </w:rPr>
      </w:pPr>
      <w:del w:id="7757" w:author="Seth Oranburg" w:date="2026-03-07T09:50:00Z" w16du:dateUtc="2026-03-07T14:50:00Z">
        <w:r w:rsidRPr="00742779">
          <w:rPr>
            <w:rFonts w:ascii="ZWAdobeF" w:hAnsi="ZWAdobeF" w:cs="ZWAdobeF"/>
            <w:sz w:val="2"/>
            <w:szCs w:val="2"/>
          </w:rPr>
          <w:delText>3409B</w:delText>
        </w:r>
      </w:del>
      <w:r w:rsidR="00FE0CED" w:rsidRPr="00742779">
        <w:rPr>
          <w:sz w:val="19"/>
          <w:szCs w:val="19"/>
        </w:rPr>
        <w:t>[122] I.R.C. § 501(c)(6) (business leagues, chambers of commerce, real-estate boards, boards of trade, or professional football leagues exempt from federal income tax).</w:t>
      </w:r>
    </w:p>
    <w:p w14:paraId="4AE3956D" w14:textId="77777777" w:rsidR="00FE0CED" w:rsidRPr="00742779" w:rsidRDefault="00742779" w:rsidP="007C1326">
      <w:pPr>
        <w:spacing w:after="120" w:line="240" w:lineRule="auto"/>
        <w:ind w:firstLine="0"/>
        <w:divId w:val="831022668"/>
        <w:rPr>
          <w:sz w:val="19"/>
          <w:szCs w:val="19"/>
        </w:rPr>
      </w:pPr>
      <w:del w:id="7758" w:author="Seth Oranburg" w:date="2026-03-07T09:50:00Z" w16du:dateUtc="2026-03-07T14:50:00Z">
        <w:r w:rsidRPr="00742779">
          <w:rPr>
            <w:rFonts w:ascii="ZWAdobeF" w:hAnsi="ZWAdobeF" w:cs="ZWAdobeF"/>
            <w:sz w:val="2"/>
            <w:szCs w:val="2"/>
          </w:rPr>
          <w:delText>3410B</w:delText>
        </w:r>
      </w:del>
      <w:r w:rsidR="00FE0CED" w:rsidRPr="00742779">
        <w:rPr>
          <w:sz w:val="19"/>
          <w:szCs w:val="19"/>
        </w:rPr>
        <w:t>[123] I.R.C. § 501(c)(7) (social and recreational clubs exempt from federal income tax).</w:t>
      </w:r>
    </w:p>
    <w:p w14:paraId="17E85FE0" w14:textId="77777777" w:rsidR="00FE0CED" w:rsidRPr="00742779" w:rsidRDefault="00742779" w:rsidP="007C1326">
      <w:pPr>
        <w:spacing w:after="120" w:line="240" w:lineRule="auto"/>
        <w:ind w:firstLine="0"/>
        <w:divId w:val="831022668"/>
        <w:rPr>
          <w:sz w:val="19"/>
          <w:szCs w:val="19"/>
        </w:rPr>
      </w:pPr>
      <w:del w:id="7759" w:author="Seth Oranburg" w:date="2026-03-07T09:50:00Z" w16du:dateUtc="2026-03-07T14:50:00Z">
        <w:r w:rsidRPr="00742779">
          <w:rPr>
            <w:rFonts w:ascii="ZWAdobeF" w:hAnsi="ZWAdobeF" w:cs="ZWAdobeF"/>
            <w:sz w:val="2"/>
            <w:szCs w:val="2"/>
          </w:rPr>
          <w:delText>3411B</w:delText>
        </w:r>
      </w:del>
      <w:r w:rsidR="00FE0CED" w:rsidRPr="00742779">
        <w:rPr>
          <w:sz w:val="19"/>
          <w:szCs w:val="19"/>
        </w:rPr>
        <w:t>[124] Model Nonprofit Corp. Act § 3.02 (Am. Bar Ass’n 2008) (general powers of nonprofit corporation).</w:t>
      </w:r>
    </w:p>
    <w:p w14:paraId="48B2CFB8" w14:textId="77777777" w:rsidR="00FE0CED" w:rsidRPr="00742779" w:rsidRDefault="00742779" w:rsidP="007C1326">
      <w:pPr>
        <w:spacing w:after="120" w:line="240" w:lineRule="auto"/>
        <w:ind w:firstLine="0"/>
        <w:divId w:val="831022668"/>
        <w:rPr>
          <w:sz w:val="19"/>
          <w:szCs w:val="19"/>
        </w:rPr>
      </w:pPr>
      <w:del w:id="7760" w:author="Seth Oranburg" w:date="2026-03-07T09:50:00Z" w16du:dateUtc="2026-03-07T14:50:00Z">
        <w:r w:rsidRPr="00742779">
          <w:rPr>
            <w:rFonts w:ascii="ZWAdobeF" w:hAnsi="ZWAdobeF" w:cs="ZWAdobeF"/>
            <w:sz w:val="2"/>
            <w:szCs w:val="2"/>
          </w:rPr>
          <w:delText>3412B</w:delText>
        </w:r>
      </w:del>
      <w:r w:rsidR="00FE0CED" w:rsidRPr="00742779">
        <w:rPr>
          <w:sz w:val="19"/>
          <w:szCs w:val="19"/>
        </w:rPr>
        <w:t>[125] N.C. Nonprofit Corp. Act § 55A-8-04 (election of directors by board).</w:t>
      </w:r>
    </w:p>
    <w:p w14:paraId="0ED79A4B" w14:textId="77777777" w:rsidR="00FE0CED" w:rsidRPr="00742779" w:rsidRDefault="00742779" w:rsidP="007C1326">
      <w:pPr>
        <w:spacing w:after="120" w:line="240" w:lineRule="auto"/>
        <w:ind w:firstLine="0"/>
        <w:divId w:val="831022668"/>
        <w:rPr>
          <w:sz w:val="19"/>
          <w:szCs w:val="19"/>
        </w:rPr>
      </w:pPr>
      <w:del w:id="7761" w:author="Seth Oranburg" w:date="2026-03-07T09:50:00Z" w16du:dateUtc="2026-03-07T14:50:00Z">
        <w:r w:rsidRPr="00742779">
          <w:rPr>
            <w:rFonts w:ascii="ZWAdobeF" w:hAnsi="ZWAdobeF" w:cs="ZWAdobeF"/>
            <w:sz w:val="2"/>
            <w:szCs w:val="2"/>
          </w:rPr>
          <w:delText>3413B</w:delText>
        </w:r>
      </w:del>
      <w:r w:rsidR="00FE0CED" w:rsidRPr="00742779">
        <w:rPr>
          <w:sz w:val="19"/>
          <w:szCs w:val="19"/>
        </w:rPr>
        <w:t>[126] S.C. Code Ann. § 33-31-1406 (distribution of assets upon dissolution of nonprofit corporation).</w:t>
      </w:r>
    </w:p>
    <w:p w14:paraId="0046D790" w14:textId="77777777" w:rsidR="00FE0CED" w:rsidRPr="00742779" w:rsidRDefault="00742779" w:rsidP="007C1326">
      <w:pPr>
        <w:spacing w:after="120" w:line="240" w:lineRule="auto"/>
        <w:ind w:firstLine="0"/>
        <w:divId w:val="831022668"/>
        <w:rPr>
          <w:sz w:val="19"/>
          <w:szCs w:val="19"/>
        </w:rPr>
      </w:pPr>
      <w:del w:id="7762" w:author="Seth Oranburg" w:date="2026-03-07T09:50:00Z" w16du:dateUtc="2026-03-07T14:50:00Z">
        <w:r w:rsidRPr="00742779">
          <w:rPr>
            <w:rFonts w:ascii="ZWAdobeF" w:hAnsi="ZWAdobeF" w:cs="ZWAdobeF"/>
            <w:sz w:val="2"/>
            <w:szCs w:val="2"/>
          </w:rPr>
          <w:lastRenderedPageBreak/>
          <w:delText>3414B</w:delText>
        </w:r>
      </w:del>
      <w:r w:rsidR="00FE0CED" w:rsidRPr="00742779">
        <w:rPr>
          <w:sz w:val="19"/>
          <w:szCs w:val="19"/>
        </w:rPr>
        <w:t xml:space="preserve">[127] OpenAI, </w:t>
      </w:r>
      <w:r w:rsidR="00FE0CED" w:rsidRPr="00742779">
        <w:rPr>
          <w:i/>
          <w:sz w:val="19"/>
          <w:szCs w:val="19"/>
        </w:rPr>
        <w:t>OpenAI Announces Leadership Transition</w:t>
      </w:r>
      <w:r w:rsidR="00FE0CED" w:rsidRPr="00742779">
        <w:rPr>
          <w:sz w:val="19"/>
          <w:szCs w:val="19"/>
        </w:rPr>
        <w:t xml:space="preserve"> (Nov. 17, 2023) (announcing Sam Altman’s departure: “he was not consistently candid in his communications with the board”).</w:t>
      </w:r>
    </w:p>
    <w:p w14:paraId="38C85826" w14:textId="77777777" w:rsidR="00FE0CED" w:rsidRPr="00742779" w:rsidRDefault="00742779" w:rsidP="007C1326">
      <w:pPr>
        <w:spacing w:after="120" w:line="240" w:lineRule="auto"/>
        <w:ind w:firstLine="0"/>
        <w:divId w:val="831022668"/>
        <w:rPr>
          <w:sz w:val="19"/>
          <w:szCs w:val="19"/>
        </w:rPr>
      </w:pPr>
      <w:del w:id="7763" w:author="Seth Oranburg" w:date="2026-03-07T09:50:00Z" w16du:dateUtc="2026-03-07T14:50:00Z">
        <w:r w:rsidRPr="00742779">
          <w:rPr>
            <w:rFonts w:ascii="ZWAdobeF" w:hAnsi="ZWAdobeF" w:cs="ZWAdobeF"/>
            <w:sz w:val="2"/>
            <w:szCs w:val="2"/>
          </w:rPr>
          <w:delText>3415B</w:delText>
        </w:r>
      </w:del>
      <w:r w:rsidR="00FE0CED" w:rsidRPr="00742779">
        <w:rPr>
          <w:sz w:val="19"/>
          <w:szCs w:val="19"/>
        </w:rPr>
        <w:t xml:space="preserve">[128] Dan Milmo, </w:t>
      </w:r>
      <w:r w:rsidR="00FE0CED" w:rsidRPr="00742779">
        <w:rPr>
          <w:i/>
          <w:sz w:val="19"/>
          <w:szCs w:val="19"/>
        </w:rPr>
        <w:t>ChatGPT Reaches 100 Million Users Two Months After Launch</w:t>
      </w:r>
      <w:r w:rsidR="00FE0CED" w:rsidRPr="00742779">
        <w:rPr>
          <w:sz w:val="19"/>
          <w:szCs w:val="19"/>
        </w:rPr>
        <w:t>, Guardian (Feb. 2, 2023).</w:t>
      </w:r>
    </w:p>
    <w:p w14:paraId="78EA836B" w14:textId="77777777" w:rsidR="00FE0CED" w:rsidRPr="00742779" w:rsidRDefault="00742779" w:rsidP="007C1326">
      <w:pPr>
        <w:spacing w:after="120" w:line="240" w:lineRule="auto"/>
        <w:ind w:firstLine="0"/>
        <w:divId w:val="831022668"/>
        <w:rPr>
          <w:sz w:val="19"/>
          <w:szCs w:val="19"/>
        </w:rPr>
      </w:pPr>
      <w:del w:id="7764" w:author="Seth Oranburg" w:date="2026-03-07T09:50:00Z" w16du:dateUtc="2026-03-07T14:50:00Z">
        <w:r w:rsidRPr="00742779">
          <w:rPr>
            <w:rFonts w:ascii="ZWAdobeF" w:hAnsi="ZWAdobeF" w:cs="ZWAdobeF"/>
            <w:sz w:val="2"/>
            <w:szCs w:val="2"/>
          </w:rPr>
          <w:delText>3416B</w:delText>
        </w:r>
      </w:del>
      <w:r w:rsidR="00FE0CED" w:rsidRPr="00742779">
        <w:rPr>
          <w:sz w:val="19"/>
          <w:szCs w:val="19"/>
        </w:rPr>
        <w:t xml:space="preserve">[129] Dan Milmo, </w:t>
      </w:r>
      <w:r w:rsidR="00FE0CED" w:rsidRPr="00742779">
        <w:rPr>
          <w:i/>
          <w:sz w:val="19"/>
          <w:szCs w:val="19"/>
        </w:rPr>
        <w:t>OpenAI in Talks to Sell Shares at $86bn Valuation</w:t>
      </w:r>
      <w:r w:rsidR="00FE0CED" w:rsidRPr="00742779">
        <w:rPr>
          <w:sz w:val="19"/>
          <w:szCs w:val="19"/>
        </w:rPr>
        <w:t>, Guardian (Oct. 4, 2023).</w:t>
      </w:r>
    </w:p>
    <w:p w14:paraId="57C09163" w14:textId="77777777" w:rsidR="00FE0CED" w:rsidRPr="00742779" w:rsidRDefault="00742779" w:rsidP="007C1326">
      <w:pPr>
        <w:spacing w:after="120" w:line="240" w:lineRule="auto"/>
        <w:ind w:firstLine="0"/>
        <w:divId w:val="831022668"/>
        <w:rPr>
          <w:sz w:val="19"/>
          <w:szCs w:val="19"/>
        </w:rPr>
      </w:pPr>
      <w:del w:id="7765" w:author="Seth Oranburg" w:date="2026-03-07T09:50:00Z" w16du:dateUtc="2026-03-07T14:50:00Z">
        <w:r w:rsidRPr="00742779">
          <w:rPr>
            <w:rFonts w:ascii="ZWAdobeF" w:hAnsi="ZWAdobeF" w:cs="ZWAdobeF"/>
            <w:sz w:val="2"/>
            <w:szCs w:val="2"/>
          </w:rPr>
          <w:delText>3417B</w:delText>
        </w:r>
      </w:del>
      <w:r w:rsidR="00FE0CED" w:rsidRPr="00742779">
        <w:rPr>
          <w:sz w:val="19"/>
          <w:szCs w:val="19"/>
        </w:rPr>
        <w:t xml:space="preserve">[130] Dan Milmo &amp; Alex Hern, </w:t>
      </w:r>
      <w:r w:rsidR="00FE0CED" w:rsidRPr="00742779">
        <w:rPr>
          <w:i/>
          <w:sz w:val="19"/>
          <w:szCs w:val="19"/>
        </w:rPr>
        <w:t>Sam Altman to Return as OpenAI CEO After Staff Threaten to Quit</w:t>
      </w:r>
      <w:r w:rsidR="00FE0CED" w:rsidRPr="00742779">
        <w:rPr>
          <w:sz w:val="19"/>
          <w:szCs w:val="19"/>
        </w:rPr>
        <w:t>, Guardian (Nov. 22, 2023).</w:t>
      </w:r>
    </w:p>
    <w:p w14:paraId="11966400" w14:textId="77777777" w:rsidR="00FE0CED" w:rsidRPr="00742779" w:rsidRDefault="00742779" w:rsidP="007C1326">
      <w:pPr>
        <w:spacing w:after="120" w:line="240" w:lineRule="auto"/>
        <w:ind w:firstLine="0"/>
        <w:divId w:val="831022668"/>
        <w:rPr>
          <w:sz w:val="19"/>
          <w:szCs w:val="19"/>
        </w:rPr>
      </w:pPr>
      <w:del w:id="7766" w:author="Seth Oranburg" w:date="2026-03-07T09:50:00Z" w16du:dateUtc="2026-03-07T14:50:00Z">
        <w:r w:rsidRPr="00742779">
          <w:rPr>
            <w:rFonts w:ascii="ZWAdobeF" w:hAnsi="ZWAdobeF" w:cs="ZWAdobeF"/>
            <w:sz w:val="2"/>
            <w:szCs w:val="2"/>
          </w:rPr>
          <w:delText>3418B</w:delText>
        </w:r>
      </w:del>
      <w:r w:rsidR="00FE0CED" w:rsidRPr="00742779">
        <w:rPr>
          <w:sz w:val="19"/>
          <w:szCs w:val="19"/>
        </w:rPr>
        <w:t xml:space="preserve">[131] Krystal Hu, </w:t>
      </w:r>
      <w:r w:rsidR="00FE0CED" w:rsidRPr="00742779">
        <w:rPr>
          <w:i/>
          <w:sz w:val="19"/>
          <w:szCs w:val="19"/>
        </w:rPr>
        <w:t>ChatGPT Sets Record for Fastest-Growing User Base</w:t>
      </w:r>
      <w:r w:rsidR="00FE0CED" w:rsidRPr="00742779">
        <w:rPr>
          <w:sz w:val="19"/>
          <w:szCs w:val="19"/>
        </w:rPr>
        <w:t>, Reuters (Feb. 2, 2023) (reporting ChatGPT reached 100 million monthly active users in January 2023, two months after launch).</w:t>
      </w:r>
    </w:p>
    <w:p w14:paraId="51871017" w14:textId="77777777" w:rsidR="00FE0CED" w:rsidRPr="00742779" w:rsidRDefault="00742779" w:rsidP="007C1326">
      <w:pPr>
        <w:spacing w:after="120" w:line="240" w:lineRule="auto"/>
        <w:ind w:firstLine="0"/>
        <w:divId w:val="831022668"/>
        <w:rPr>
          <w:sz w:val="19"/>
          <w:szCs w:val="19"/>
        </w:rPr>
      </w:pPr>
      <w:del w:id="7767" w:author="Seth Oranburg" w:date="2026-03-07T09:50:00Z" w16du:dateUtc="2026-03-07T14:50:00Z">
        <w:r w:rsidRPr="00742779">
          <w:rPr>
            <w:rFonts w:ascii="ZWAdobeF" w:hAnsi="ZWAdobeF" w:cs="ZWAdobeF"/>
            <w:sz w:val="2"/>
            <w:szCs w:val="2"/>
          </w:rPr>
          <w:delText>3419B</w:delText>
        </w:r>
      </w:del>
      <w:r w:rsidR="00FE0CED" w:rsidRPr="00742779">
        <w:rPr>
          <w:sz w:val="19"/>
          <w:szCs w:val="19"/>
        </w:rPr>
        <w:t xml:space="preserve">[132] OpenAI, </w:t>
      </w:r>
      <w:r w:rsidR="00FE0CED" w:rsidRPr="00742779">
        <w:rPr>
          <w:i/>
          <w:sz w:val="19"/>
          <w:szCs w:val="19"/>
        </w:rPr>
        <w:t>OpenAI Charter</w:t>
      </w:r>
      <w:r w:rsidR="00FE0CED" w:rsidRPr="00742779">
        <w:rPr>
          <w:sz w:val="19"/>
          <w:szCs w:val="19"/>
        </w:rPr>
        <w:t xml:space="preserve"> (Apr. 8, 2018) (stating “Our primary fiduciary duty is to humanity”).</w:t>
      </w:r>
    </w:p>
    <w:p w14:paraId="4581361F" w14:textId="77777777" w:rsidR="00FE0CED" w:rsidRPr="00742779" w:rsidRDefault="00742779" w:rsidP="007C1326">
      <w:pPr>
        <w:spacing w:after="120" w:line="240" w:lineRule="auto"/>
        <w:ind w:firstLine="0"/>
        <w:divId w:val="831022668"/>
        <w:rPr>
          <w:sz w:val="19"/>
          <w:szCs w:val="19"/>
        </w:rPr>
      </w:pPr>
      <w:del w:id="7768" w:author="Seth Oranburg" w:date="2026-03-07T09:50:00Z" w16du:dateUtc="2026-03-07T14:50:00Z">
        <w:r w:rsidRPr="00742779">
          <w:rPr>
            <w:rFonts w:ascii="ZWAdobeF" w:hAnsi="ZWAdobeF" w:cs="ZWAdobeF"/>
            <w:sz w:val="2"/>
            <w:szCs w:val="2"/>
          </w:rPr>
          <w:delText>3420B</w:delText>
        </w:r>
      </w:del>
      <w:r w:rsidR="00FE0CED" w:rsidRPr="00742779">
        <w:rPr>
          <w:sz w:val="19"/>
          <w:szCs w:val="19"/>
        </w:rPr>
        <w:t xml:space="preserve">[133] OpenAI, </w:t>
      </w:r>
      <w:r w:rsidR="00FE0CED" w:rsidRPr="00742779">
        <w:rPr>
          <w:i/>
          <w:sz w:val="19"/>
          <w:szCs w:val="19"/>
        </w:rPr>
        <w:t>OpenAI LP</w:t>
      </w:r>
      <w:r w:rsidR="00FE0CED" w:rsidRPr="00742779">
        <w:rPr>
          <w:sz w:val="19"/>
          <w:szCs w:val="19"/>
        </w:rPr>
        <w:t xml:space="preserve"> (Mar. 11, 2019) (announcing capped-profit subsidiary controlled by nonprofit parent; “OpenAI LP’s primary fiduciary obligation is to advance the aims of the OpenAI Charter”).</w:t>
      </w:r>
    </w:p>
    <w:p w14:paraId="09060F18" w14:textId="77777777" w:rsidR="00FE0CED" w:rsidRPr="00742779" w:rsidRDefault="00742779" w:rsidP="007C1326">
      <w:pPr>
        <w:spacing w:after="120" w:line="240" w:lineRule="auto"/>
        <w:ind w:firstLine="0"/>
        <w:divId w:val="831022668"/>
        <w:rPr>
          <w:sz w:val="19"/>
          <w:szCs w:val="19"/>
        </w:rPr>
      </w:pPr>
      <w:del w:id="7769" w:author="Seth Oranburg" w:date="2026-03-07T09:50:00Z" w16du:dateUtc="2026-03-07T14:50:00Z">
        <w:r w:rsidRPr="00742779">
          <w:rPr>
            <w:rFonts w:ascii="ZWAdobeF" w:hAnsi="ZWAdobeF" w:cs="ZWAdobeF"/>
            <w:sz w:val="2"/>
            <w:szCs w:val="2"/>
          </w:rPr>
          <w:delText>3421B</w:delText>
        </w:r>
      </w:del>
      <w:r w:rsidR="00FE0CED" w:rsidRPr="00742779">
        <w:rPr>
          <w:sz w:val="19"/>
          <w:szCs w:val="19"/>
        </w:rPr>
        <w:t xml:space="preserve">[134] Benj Edwards, </w:t>
      </w:r>
      <w:r w:rsidR="00FE0CED" w:rsidRPr="00742779">
        <w:rPr>
          <w:i/>
          <w:sz w:val="19"/>
          <w:szCs w:val="19"/>
        </w:rPr>
        <w:t>Ex-OpenAI Board Member Criticizes Altman Leadership Style in First Interview</w:t>
      </w:r>
      <w:r w:rsidR="00FE0CED" w:rsidRPr="00742779">
        <w:rPr>
          <w:sz w:val="19"/>
          <w:szCs w:val="19"/>
        </w:rPr>
        <w:t>, Ars Technica (May 29, 2024).</w:t>
      </w:r>
    </w:p>
    <w:p w14:paraId="487DB84D" w14:textId="77777777" w:rsidR="00FE0CED" w:rsidRPr="00742779" w:rsidRDefault="00742779" w:rsidP="007C1326">
      <w:pPr>
        <w:spacing w:after="120" w:line="240" w:lineRule="auto"/>
        <w:ind w:firstLine="0"/>
        <w:divId w:val="831022668"/>
        <w:rPr>
          <w:sz w:val="19"/>
          <w:szCs w:val="19"/>
        </w:rPr>
      </w:pPr>
      <w:del w:id="7770" w:author="Seth Oranburg" w:date="2026-03-07T09:50:00Z" w16du:dateUtc="2026-03-07T14:50:00Z">
        <w:r w:rsidRPr="00742779">
          <w:rPr>
            <w:rFonts w:ascii="ZWAdobeF" w:hAnsi="ZWAdobeF" w:cs="ZWAdobeF"/>
            <w:sz w:val="2"/>
            <w:szCs w:val="2"/>
          </w:rPr>
          <w:delText>3422B</w:delText>
        </w:r>
      </w:del>
      <w:r w:rsidR="00FE0CED" w:rsidRPr="00742779">
        <w:rPr>
          <w:sz w:val="19"/>
          <w:szCs w:val="19"/>
        </w:rPr>
        <w:t xml:space="preserve">[135] OpenAI, </w:t>
      </w:r>
      <w:r w:rsidR="00FE0CED" w:rsidRPr="00742779">
        <w:rPr>
          <w:i/>
          <w:sz w:val="19"/>
          <w:szCs w:val="19"/>
        </w:rPr>
        <w:t>Our Structure</w:t>
      </w:r>
      <w:r w:rsidR="00FE0CED" w:rsidRPr="00742779">
        <w:rPr>
          <w:sz w:val="19"/>
          <w:szCs w:val="19"/>
        </w:rPr>
        <w:t xml:space="preserve"> (Sept. 25, 2024) (announcing proposed benefit corporation structure with nonprofit oversight).</w:t>
      </w:r>
    </w:p>
    <w:p w14:paraId="1A143EBD" w14:textId="77777777" w:rsidR="00FE0CED" w:rsidRPr="00742779" w:rsidRDefault="00742779" w:rsidP="007C1326">
      <w:pPr>
        <w:spacing w:after="120" w:line="240" w:lineRule="auto"/>
        <w:ind w:firstLine="0"/>
        <w:divId w:val="831022668"/>
        <w:rPr>
          <w:sz w:val="19"/>
          <w:szCs w:val="19"/>
        </w:rPr>
      </w:pPr>
      <w:del w:id="7771" w:author="Seth Oranburg" w:date="2026-03-07T09:50:00Z" w16du:dateUtc="2026-03-07T14:50:00Z">
        <w:r w:rsidRPr="00742779">
          <w:rPr>
            <w:rFonts w:ascii="ZWAdobeF" w:hAnsi="ZWAdobeF" w:cs="ZWAdobeF"/>
            <w:sz w:val="2"/>
            <w:szCs w:val="2"/>
          </w:rPr>
          <w:delText>3423B</w:delText>
        </w:r>
      </w:del>
      <w:r w:rsidR="00FE0CED" w:rsidRPr="00742779">
        <w:rPr>
          <w:sz w:val="19"/>
          <w:szCs w:val="19"/>
        </w:rPr>
        <w:t>[136] Model Benefit Corporation Legislation §§ 201, 301 (B Lab 2017) (requiring directors to consider stakeholder interests and public benefit).</w:t>
      </w:r>
    </w:p>
    <w:p w14:paraId="15B78732" w14:textId="77777777" w:rsidR="00FE0CED" w:rsidRPr="00742779" w:rsidRDefault="00742779" w:rsidP="007C1326">
      <w:pPr>
        <w:spacing w:after="120" w:line="240" w:lineRule="auto"/>
        <w:ind w:firstLine="0"/>
        <w:divId w:val="831022668"/>
        <w:rPr>
          <w:sz w:val="19"/>
          <w:szCs w:val="19"/>
        </w:rPr>
      </w:pPr>
      <w:del w:id="7772" w:author="Seth Oranburg" w:date="2026-03-07T09:50:00Z" w16du:dateUtc="2026-03-07T14:50:00Z">
        <w:r w:rsidRPr="00742779">
          <w:rPr>
            <w:rFonts w:ascii="ZWAdobeF" w:hAnsi="ZWAdobeF" w:cs="ZWAdobeF"/>
            <w:sz w:val="2"/>
            <w:szCs w:val="2"/>
          </w:rPr>
          <w:delText>3424B</w:delText>
        </w:r>
      </w:del>
      <w:r w:rsidR="00FE0CED" w:rsidRPr="00742779">
        <w:rPr>
          <w:sz w:val="19"/>
          <w:szCs w:val="19"/>
        </w:rPr>
        <w:t xml:space="preserve">[137] See generally Brett Theodos et al., Urban Inst., </w:t>
      </w:r>
      <w:r w:rsidR="00FE0CED" w:rsidRPr="00742779">
        <w:rPr>
          <w:i/>
          <w:sz w:val="19"/>
          <w:szCs w:val="19"/>
        </w:rPr>
        <w:t>Voices of Worker-Owners: Cooperative Performance and Worker Cooperatives in the United States</w:t>
      </w:r>
      <w:r w:rsidR="00FE0CED" w:rsidRPr="00742779">
        <w:rPr>
          <w:sz w:val="19"/>
          <w:szCs w:val="19"/>
        </w:rPr>
        <w:t xml:space="preserve"> (2020) (describing cooperative governance structures and tradeoffs).</w:t>
      </w:r>
    </w:p>
    <w:p w14:paraId="3CCA34EC" w14:textId="77777777" w:rsidR="00FE0CED" w:rsidRPr="00742779" w:rsidRDefault="00742779" w:rsidP="007C1326">
      <w:pPr>
        <w:spacing w:after="120" w:line="240" w:lineRule="auto"/>
        <w:ind w:firstLine="0"/>
        <w:divId w:val="831022668"/>
        <w:rPr>
          <w:sz w:val="19"/>
          <w:szCs w:val="19"/>
        </w:rPr>
      </w:pPr>
      <w:del w:id="7773" w:author="Seth Oranburg" w:date="2026-03-07T09:50:00Z" w16du:dateUtc="2026-03-07T14:50:00Z">
        <w:r w:rsidRPr="00742779">
          <w:rPr>
            <w:rFonts w:ascii="ZWAdobeF" w:hAnsi="ZWAdobeF" w:cs="ZWAdobeF"/>
            <w:sz w:val="2"/>
            <w:szCs w:val="2"/>
          </w:rPr>
          <w:delText>3425B</w:delText>
        </w:r>
      </w:del>
      <w:r w:rsidR="00FE0CED" w:rsidRPr="00742779">
        <w:rPr>
          <w:sz w:val="19"/>
          <w:szCs w:val="19"/>
        </w:rPr>
        <w:t xml:space="preserve">[138] U.S. Securities and Exchange Commission, </w:t>
      </w:r>
      <w:r w:rsidR="00FE0CED" w:rsidRPr="00742779">
        <w:rPr>
          <w:i/>
          <w:sz w:val="19"/>
          <w:szCs w:val="19"/>
        </w:rPr>
        <w:t>Report of Investigation Pursuant to Section 21(a) of the Securities Exchange Act of 1934: The DAO</w:t>
      </w:r>
      <w:r w:rsidR="00FE0CED" w:rsidRPr="00742779">
        <w:rPr>
          <w:sz w:val="19"/>
          <w:szCs w:val="19"/>
        </w:rPr>
        <w:t>, Exchange Act Release No. 81207 (July 25, 2017).</w:t>
      </w:r>
    </w:p>
    <w:p w14:paraId="345D1E92" w14:textId="77777777" w:rsidR="00FE0CED" w:rsidRPr="00742779" w:rsidRDefault="00742779" w:rsidP="007C1326">
      <w:pPr>
        <w:spacing w:after="120" w:line="240" w:lineRule="auto"/>
        <w:ind w:firstLine="0"/>
        <w:divId w:val="831022668"/>
        <w:rPr>
          <w:sz w:val="19"/>
          <w:szCs w:val="19"/>
        </w:rPr>
      </w:pPr>
      <w:del w:id="7774" w:author="Seth Oranburg" w:date="2026-03-07T09:50:00Z" w16du:dateUtc="2026-03-07T14:50:00Z">
        <w:r w:rsidRPr="00742779">
          <w:rPr>
            <w:rFonts w:ascii="ZWAdobeF" w:hAnsi="ZWAdobeF" w:cs="ZWAdobeF"/>
            <w:sz w:val="2"/>
            <w:szCs w:val="2"/>
          </w:rPr>
          <w:delText>3426B</w:delText>
        </w:r>
      </w:del>
      <w:r w:rsidR="00FE0CED" w:rsidRPr="00742779">
        <w:rPr>
          <w:sz w:val="19"/>
          <w:szCs w:val="19"/>
        </w:rPr>
        <w:t>[139] Wyo. Stat. Ann. §§ 17-31-101 to -116 (DAO Supplement to Wyoming LLC Act).</w:t>
      </w:r>
    </w:p>
    <w:p w14:paraId="736AA2E6" w14:textId="77777777" w:rsidR="00FE0CED" w:rsidRPr="00742779" w:rsidRDefault="00742779" w:rsidP="007C1326">
      <w:pPr>
        <w:spacing w:after="120" w:line="240" w:lineRule="auto"/>
        <w:ind w:firstLine="0"/>
        <w:divId w:val="831022668"/>
        <w:rPr>
          <w:sz w:val="19"/>
          <w:szCs w:val="19"/>
        </w:rPr>
      </w:pPr>
      <w:del w:id="7775" w:author="Seth Oranburg" w:date="2026-03-07T09:50:00Z" w16du:dateUtc="2026-03-07T14:50:00Z">
        <w:r w:rsidRPr="00742779">
          <w:rPr>
            <w:rFonts w:ascii="ZWAdobeF" w:hAnsi="ZWAdobeF" w:cs="ZWAdobeF"/>
            <w:sz w:val="2"/>
            <w:szCs w:val="2"/>
          </w:rPr>
          <w:delText>3427B</w:delText>
        </w:r>
      </w:del>
      <w:r w:rsidR="00FE0CED" w:rsidRPr="00742779">
        <w:rPr>
          <w:sz w:val="19"/>
          <w:szCs w:val="19"/>
        </w:rPr>
        <w:t>[140] 11 V.S.A. ch. 25 (Blockchain-Based Limited Liability Companies).</w:t>
      </w:r>
    </w:p>
    <w:p w14:paraId="5CF845EB" w14:textId="77777777" w:rsidR="00FE0CED" w:rsidRPr="00742779" w:rsidRDefault="00742779" w:rsidP="007C1326">
      <w:pPr>
        <w:spacing w:after="120" w:line="240" w:lineRule="auto"/>
        <w:ind w:firstLine="0"/>
        <w:divId w:val="831022668"/>
        <w:rPr>
          <w:sz w:val="19"/>
          <w:szCs w:val="19"/>
        </w:rPr>
      </w:pPr>
      <w:del w:id="7776" w:author="Seth Oranburg" w:date="2026-03-07T09:50:00Z" w16du:dateUtc="2026-03-07T14:50:00Z">
        <w:r w:rsidRPr="00742779">
          <w:rPr>
            <w:rFonts w:ascii="ZWAdobeF" w:hAnsi="ZWAdobeF" w:cs="ZWAdobeF"/>
            <w:sz w:val="2"/>
            <w:szCs w:val="2"/>
          </w:rPr>
          <w:delText>3428B</w:delText>
        </w:r>
      </w:del>
      <w:r w:rsidR="00FE0CED" w:rsidRPr="00742779">
        <w:rPr>
          <w:sz w:val="19"/>
          <w:szCs w:val="19"/>
        </w:rPr>
        <w:t>[141] Tenn. Code Ann. §§ 48-250-101 to -110 (Decentralized Organizations).</w:t>
      </w:r>
    </w:p>
    <w:p w14:paraId="3B9F25A8" w14:textId="77777777" w:rsidR="00FE0CED" w:rsidRPr="00742779" w:rsidRDefault="00742779" w:rsidP="007C1326">
      <w:pPr>
        <w:spacing w:after="120" w:line="240" w:lineRule="auto"/>
        <w:ind w:firstLine="0"/>
        <w:divId w:val="831022668"/>
        <w:rPr>
          <w:sz w:val="19"/>
          <w:szCs w:val="19"/>
        </w:rPr>
      </w:pPr>
      <w:del w:id="7777" w:author="Seth Oranburg" w:date="2026-03-07T09:50:00Z" w16du:dateUtc="2026-03-07T14:50:00Z">
        <w:r w:rsidRPr="00742779">
          <w:rPr>
            <w:rFonts w:ascii="ZWAdobeF" w:hAnsi="ZWAdobeF" w:cs="ZWAdobeF"/>
            <w:sz w:val="2"/>
            <w:szCs w:val="2"/>
          </w:rPr>
          <w:delText>3429B</w:delText>
        </w:r>
      </w:del>
      <w:r w:rsidR="00FE0CED" w:rsidRPr="00742779">
        <w:rPr>
          <w:sz w:val="19"/>
          <w:szCs w:val="19"/>
        </w:rPr>
        <w:t>[142] Utah Code Ann. §§ 48-5-101 to -407 (Decentralized Autonomous Organization Act).</w:t>
      </w:r>
    </w:p>
    <w:p w14:paraId="63747D57" w14:textId="77777777" w:rsidR="00FE0CED" w:rsidRPr="00742779" w:rsidRDefault="00742779" w:rsidP="007C1326">
      <w:pPr>
        <w:spacing w:after="120" w:line="240" w:lineRule="auto"/>
        <w:ind w:firstLine="0"/>
        <w:divId w:val="831022668"/>
        <w:rPr>
          <w:sz w:val="19"/>
          <w:szCs w:val="19"/>
        </w:rPr>
      </w:pPr>
      <w:del w:id="7778" w:author="Seth Oranburg" w:date="2026-03-07T09:50:00Z" w16du:dateUtc="2026-03-07T14:50:00Z">
        <w:r w:rsidRPr="00742779">
          <w:rPr>
            <w:rFonts w:ascii="ZWAdobeF" w:hAnsi="ZWAdobeF" w:cs="ZWAdobeF"/>
            <w:sz w:val="2"/>
            <w:szCs w:val="2"/>
          </w:rPr>
          <w:delText>3430B</w:delText>
        </w:r>
      </w:del>
      <w:r w:rsidR="00FE0CED" w:rsidRPr="00742779">
        <w:rPr>
          <w:sz w:val="19"/>
          <w:szCs w:val="19"/>
        </w:rPr>
        <w:t xml:space="preserve">[143] Arbitrum DAO, </w:t>
      </w:r>
      <w:r w:rsidR="00FE0CED" w:rsidRPr="00742779">
        <w:rPr>
          <w:i/>
          <w:sz w:val="19"/>
          <w:szCs w:val="19"/>
        </w:rPr>
        <w:t>A Conceptual Overview</w:t>
      </w:r>
      <w:r w:rsidR="00FE0CED" w:rsidRPr="00742779">
        <w:rPr>
          <w:sz w:val="19"/>
          <w:szCs w:val="19"/>
        </w:rPr>
        <w:t>.</w:t>
      </w:r>
    </w:p>
    <w:p w14:paraId="06F94E3F" w14:textId="77777777" w:rsidR="00FE0CED" w:rsidRPr="00742779" w:rsidRDefault="00742779" w:rsidP="007C1326">
      <w:pPr>
        <w:spacing w:after="120" w:line="240" w:lineRule="auto"/>
        <w:ind w:firstLine="0"/>
        <w:divId w:val="831022668"/>
        <w:rPr>
          <w:sz w:val="19"/>
          <w:szCs w:val="19"/>
        </w:rPr>
      </w:pPr>
      <w:del w:id="7779" w:author="Seth Oranburg" w:date="2026-03-07T09:50:00Z" w16du:dateUtc="2026-03-07T14:50:00Z">
        <w:r w:rsidRPr="00742779">
          <w:rPr>
            <w:rFonts w:ascii="ZWAdobeF" w:hAnsi="ZWAdobeF" w:cs="ZWAdobeF"/>
            <w:sz w:val="2"/>
            <w:szCs w:val="2"/>
          </w:rPr>
          <w:delText>3431B</w:delText>
        </w:r>
      </w:del>
      <w:r w:rsidR="00FE0CED" w:rsidRPr="00742779">
        <w:rPr>
          <w:sz w:val="19"/>
          <w:szCs w:val="19"/>
        </w:rPr>
        <w:t xml:space="preserve">[144] Alchemy, </w:t>
      </w:r>
      <w:r w:rsidR="00FE0CED" w:rsidRPr="00742779">
        <w:rPr>
          <w:i/>
          <w:sz w:val="19"/>
          <w:szCs w:val="19"/>
        </w:rPr>
        <w:t>How to Create a DAO Governance Token</w:t>
      </w:r>
      <w:r w:rsidR="00FE0CED" w:rsidRPr="00742779">
        <w:rPr>
          <w:sz w:val="19"/>
          <w:szCs w:val="19"/>
        </w:rPr>
        <w:t>.</w:t>
      </w:r>
    </w:p>
    <w:p w14:paraId="253B7FFC" w14:textId="77777777" w:rsidR="00FE0CED" w:rsidRPr="00742779" w:rsidRDefault="00742779" w:rsidP="007C1326">
      <w:pPr>
        <w:spacing w:after="120" w:line="240" w:lineRule="auto"/>
        <w:ind w:firstLine="0"/>
        <w:divId w:val="831022668"/>
        <w:rPr>
          <w:sz w:val="19"/>
          <w:szCs w:val="19"/>
        </w:rPr>
      </w:pPr>
      <w:del w:id="7780" w:author="Seth Oranburg" w:date="2026-03-07T09:50:00Z" w16du:dateUtc="2026-03-07T14:50:00Z">
        <w:r w:rsidRPr="00742779">
          <w:rPr>
            <w:rFonts w:ascii="ZWAdobeF" w:hAnsi="ZWAdobeF" w:cs="ZWAdobeF"/>
            <w:sz w:val="2"/>
            <w:szCs w:val="2"/>
          </w:rPr>
          <w:delText>3432B</w:delText>
        </w:r>
      </w:del>
      <w:r w:rsidR="00FE0CED" w:rsidRPr="00742779">
        <w:rPr>
          <w:sz w:val="19"/>
          <w:szCs w:val="19"/>
        </w:rPr>
        <w:t xml:space="preserve">[145] Gemini, </w:t>
      </w:r>
      <w:r w:rsidR="00FE0CED" w:rsidRPr="00742779">
        <w:rPr>
          <w:i/>
          <w:sz w:val="19"/>
          <w:szCs w:val="19"/>
        </w:rPr>
        <w:t>What Is a DAO’s Role in Decentralized Governance?</w:t>
      </w:r>
      <w:r w:rsidR="00FE0CED" w:rsidRPr="00742779">
        <w:rPr>
          <w:sz w:val="19"/>
          <w:szCs w:val="19"/>
        </w:rPr>
        <w:t>.</w:t>
      </w:r>
    </w:p>
    <w:p w14:paraId="76A9A9C1" w14:textId="77777777" w:rsidR="00FE0CED" w:rsidRPr="00742779" w:rsidRDefault="00742779" w:rsidP="007C1326">
      <w:pPr>
        <w:spacing w:after="120" w:line="240" w:lineRule="auto"/>
        <w:ind w:firstLine="0"/>
        <w:divId w:val="831022668"/>
        <w:rPr>
          <w:sz w:val="19"/>
          <w:szCs w:val="19"/>
        </w:rPr>
      </w:pPr>
      <w:del w:id="7781" w:author="Seth Oranburg" w:date="2026-03-07T09:50:00Z" w16du:dateUtc="2026-03-07T14:50:00Z">
        <w:r w:rsidRPr="00742779">
          <w:rPr>
            <w:rFonts w:ascii="ZWAdobeF" w:hAnsi="ZWAdobeF" w:cs="ZWAdobeF"/>
            <w:sz w:val="2"/>
            <w:szCs w:val="2"/>
          </w:rPr>
          <w:delText>3433B</w:delText>
        </w:r>
      </w:del>
      <w:r w:rsidR="00FE0CED" w:rsidRPr="00742779">
        <w:rPr>
          <w:sz w:val="19"/>
          <w:szCs w:val="19"/>
        </w:rPr>
        <w:t xml:space="preserve">[146] Bitbond, </w:t>
      </w:r>
      <w:r w:rsidR="00FE0CED" w:rsidRPr="00742779">
        <w:rPr>
          <w:i/>
          <w:sz w:val="19"/>
          <w:szCs w:val="19"/>
        </w:rPr>
        <w:t>DAO Governance: Effectively Create and Manage Governance Tokens</w:t>
      </w:r>
      <w:r w:rsidR="00FE0CED" w:rsidRPr="00742779">
        <w:rPr>
          <w:sz w:val="19"/>
          <w:szCs w:val="19"/>
        </w:rPr>
        <w:t>.</w:t>
      </w:r>
    </w:p>
    <w:p w14:paraId="65E24EB1" w14:textId="77777777" w:rsidR="00FE0CED" w:rsidRPr="00742779" w:rsidRDefault="00742779" w:rsidP="007C1326">
      <w:pPr>
        <w:spacing w:after="120" w:line="240" w:lineRule="auto"/>
        <w:ind w:firstLine="0"/>
        <w:divId w:val="831022668"/>
        <w:rPr>
          <w:sz w:val="19"/>
          <w:szCs w:val="19"/>
        </w:rPr>
      </w:pPr>
      <w:del w:id="7782" w:author="Seth Oranburg" w:date="2026-03-07T09:50:00Z" w16du:dateUtc="2026-03-07T14:50:00Z">
        <w:r w:rsidRPr="00742779">
          <w:rPr>
            <w:rFonts w:ascii="ZWAdobeF" w:hAnsi="ZWAdobeF" w:cs="ZWAdobeF"/>
            <w:sz w:val="2"/>
            <w:szCs w:val="2"/>
          </w:rPr>
          <w:delText>3434B</w:delText>
        </w:r>
      </w:del>
      <w:r w:rsidR="00FE0CED" w:rsidRPr="00742779">
        <w:rPr>
          <w:sz w:val="19"/>
          <w:szCs w:val="19"/>
        </w:rPr>
        <w:t xml:space="preserve">[147] Gnosis Safe, </w:t>
      </w:r>
      <w:r w:rsidR="00FE0CED" w:rsidRPr="00742779">
        <w:rPr>
          <w:i/>
          <w:sz w:val="19"/>
          <w:szCs w:val="19"/>
        </w:rPr>
        <w:t>Multi-Signature Wallet Documentation</w:t>
      </w:r>
      <w:r w:rsidR="00FE0CED" w:rsidRPr="00742779">
        <w:rPr>
          <w:sz w:val="19"/>
          <w:szCs w:val="19"/>
        </w:rPr>
        <w:t>.</w:t>
      </w:r>
    </w:p>
    <w:p w14:paraId="35F1C6A0" w14:textId="77777777" w:rsidR="00FE0CED" w:rsidRPr="00742779" w:rsidRDefault="00742779" w:rsidP="007C1326">
      <w:pPr>
        <w:spacing w:after="120" w:line="240" w:lineRule="auto"/>
        <w:ind w:firstLine="0"/>
        <w:divId w:val="831022668"/>
        <w:rPr>
          <w:sz w:val="19"/>
          <w:szCs w:val="19"/>
        </w:rPr>
      </w:pPr>
      <w:del w:id="7783" w:author="Seth Oranburg" w:date="2026-03-07T09:50:00Z" w16du:dateUtc="2026-03-07T14:50:00Z">
        <w:r w:rsidRPr="00742779">
          <w:rPr>
            <w:rFonts w:ascii="ZWAdobeF" w:hAnsi="ZWAdobeF" w:cs="ZWAdobeF"/>
            <w:sz w:val="2"/>
            <w:szCs w:val="2"/>
          </w:rPr>
          <w:lastRenderedPageBreak/>
          <w:delText>3435B</w:delText>
        </w:r>
      </w:del>
      <w:r w:rsidR="00FE0CED" w:rsidRPr="00742779">
        <w:rPr>
          <w:sz w:val="19"/>
          <w:szCs w:val="19"/>
        </w:rPr>
        <w:t xml:space="preserve">[148] Seth C. Oranburg, </w:t>
      </w:r>
      <w:r w:rsidR="00FE0CED" w:rsidRPr="00742779">
        <w:rPr>
          <w:i/>
          <w:sz w:val="19"/>
          <w:szCs w:val="19"/>
        </w:rPr>
        <w:t>Market Power and Governance Power: New Tools for Antitrust Enforcement in the Decentralized Gig Economy</w:t>
      </w:r>
      <w:r w:rsidR="00FE0CED" w:rsidRPr="00742779">
        <w:rPr>
          <w:sz w:val="19"/>
          <w:szCs w:val="19"/>
        </w:rPr>
        <w:t>, Competition Policy International (February 2025).</w:t>
      </w:r>
    </w:p>
    <w:p w14:paraId="175DB84D" w14:textId="77777777" w:rsidR="00FE0CED" w:rsidRPr="00742779" w:rsidRDefault="00742779" w:rsidP="007C1326">
      <w:pPr>
        <w:spacing w:after="120" w:line="240" w:lineRule="auto"/>
        <w:ind w:firstLine="0"/>
        <w:divId w:val="831022668"/>
        <w:rPr>
          <w:sz w:val="19"/>
          <w:szCs w:val="19"/>
        </w:rPr>
      </w:pPr>
      <w:del w:id="7784" w:author="Seth Oranburg" w:date="2026-03-07T09:50:00Z" w16du:dateUtc="2026-03-07T14:50:00Z">
        <w:r w:rsidRPr="00742779">
          <w:rPr>
            <w:rFonts w:ascii="ZWAdobeF" w:hAnsi="ZWAdobeF" w:cs="ZWAdobeF"/>
            <w:sz w:val="2"/>
            <w:szCs w:val="2"/>
          </w:rPr>
          <w:delText>3436B</w:delText>
        </w:r>
      </w:del>
      <w:r w:rsidR="00FE0CED" w:rsidRPr="00742779">
        <w:rPr>
          <w:sz w:val="19"/>
          <w:szCs w:val="19"/>
        </w:rPr>
        <w:t>[149] Revised Unif. P’ship Act § 202 (formation of partnership).</w:t>
      </w:r>
    </w:p>
    <w:p w14:paraId="01742317" w14:textId="77777777" w:rsidR="00FE0CED" w:rsidRPr="00742779" w:rsidRDefault="00742779" w:rsidP="007C1326">
      <w:pPr>
        <w:spacing w:after="120" w:line="240" w:lineRule="auto"/>
        <w:ind w:firstLine="0"/>
        <w:divId w:val="831022668"/>
        <w:rPr>
          <w:sz w:val="19"/>
          <w:szCs w:val="19"/>
        </w:rPr>
      </w:pPr>
      <w:del w:id="7785" w:author="Seth Oranburg" w:date="2026-03-07T09:50:00Z" w16du:dateUtc="2026-03-07T14:50:00Z">
        <w:r w:rsidRPr="00742779">
          <w:rPr>
            <w:rFonts w:ascii="ZWAdobeF" w:hAnsi="ZWAdobeF" w:cs="ZWAdobeF"/>
            <w:sz w:val="2"/>
            <w:szCs w:val="2"/>
          </w:rPr>
          <w:delText>3437B</w:delText>
        </w:r>
      </w:del>
      <w:r w:rsidR="00FE0CED" w:rsidRPr="00742779">
        <w:rPr>
          <w:sz w:val="19"/>
          <w:szCs w:val="19"/>
        </w:rPr>
        <w:t xml:space="preserve">[150] </w:t>
      </w:r>
      <w:r w:rsidR="00FE0CED" w:rsidRPr="00742779">
        <w:rPr>
          <w:i/>
          <w:sz w:val="19"/>
          <w:szCs w:val="19"/>
        </w:rPr>
        <w:t>Sarcuni v. bZx DAO</w:t>
      </w:r>
      <w:r w:rsidR="00FE0CED" w:rsidRPr="00742779">
        <w:rPr>
          <w:sz w:val="19"/>
          <w:szCs w:val="19"/>
        </w:rPr>
        <w:t>, 664 F. Supp. 3d 1100 (S.D. Cal. 2023) (“</w:t>
      </w:r>
      <w:r w:rsidR="00FE0CED" w:rsidRPr="00742779">
        <w:rPr>
          <w:i/>
          <w:sz w:val="19"/>
          <w:szCs w:val="19"/>
        </w:rPr>
        <w:t>Sarcuni</w:t>
      </w:r>
      <w:r w:rsidR="00FE0CED" w:rsidRPr="00742779">
        <w:rPr>
          <w:sz w:val="19"/>
          <w:szCs w:val="19"/>
        </w:rPr>
        <w:t>”).</w:t>
      </w:r>
    </w:p>
    <w:p w14:paraId="5F72D6E9" w14:textId="77777777" w:rsidR="00FE0CED" w:rsidRPr="00742779" w:rsidRDefault="00742779" w:rsidP="007C1326">
      <w:pPr>
        <w:spacing w:after="120" w:line="240" w:lineRule="auto"/>
        <w:ind w:firstLine="0"/>
        <w:divId w:val="831022668"/>
        <w:rPr>
          <w:sz w:val="19"/>
          <w:szCs w:val="19"/>
        </w:rPr>
      </w:pPr>
      <w:del w:id="7786" w:author="Seth Oranburg" w:date="2026-03-07T09:50:00Z" w16du:dateUtc="2026-03-07T14:50:00Z">
        <w:r w:rsidRPr="00742779">
          <w:rPr>
            <w:rFonts w:ascii="ZWAdobeF" w:hAnsi="ZWAdobeF" w:cs="ZWAdobeF"/>
            <w:sz w:val="2"/>
            <w:szCs w:val="2"/>
          </w:rPr>
          <w:delText>3438B</w:delText>
        </w:r>
      </w:del>
      <w:r w:rsidR="00FE0CED" w:rsidRPr="00742779">
        <w:rPr>
          <w:sz w:val="19"/>
          <w:szCs w:val="19"/>
        </w:rPr>
        <w:t xml:space="preserve">[151] </w:t>
      </w:r>
      <w:r w:rsidR="00FE0CED" w:rsidRPr="00742779">
        <w:rPr>
          <w:i/>
          <w:sz w:val="19"/>
          <w:szCs w:val="19"/>
        </w:rPr>
        <w:t>Van Loon v. Dep’t of Treasury</w:t>
      </w:r>
      <w:r w:rsidR="00FE0CED" w:rsidRPr="00742779">
        <w:rPr>
          <w:sz w:val="19"/>
          <w:szCs w:val="19"/>
        </w:rPr>
        <w:t>, 688 F. Supp. 3d 454 (W.D. Tex. 2023) (“</w:t>
      </w:r>
      <w:r w:rsidR="00FE0CED" w:rsidRPr="00742779">
        <w:rPr>
          <w:i/>
          <w:sz w:val="19"/>
          <w:szCs w:val="19"/>
        </w:rPr>
        <w:t>Van Loon I</w:t>
      </w:r>
      <w:r w:rsidR="00FE0CED" w:rsidRPr="00742779">
        <w:rPr>
          <w:sz w:val="19"/>
          <w:szCs w:val="19"/>
        </w:rPr>
        <w:t>”).</w:t>
      </w:r>
    </w:p>
    <w:p w14:paraId="53AB9345" w14:textId="77777777" w:rsidR="00FE0CED" w:rsidRPr="00742779" w:rsidRDefault="00742779" w:rsidP="007C1326">
      <w:pPr>
        <w:spacing w:after="120" w:line="240" w:lineRule="auto"/>
        <w:ind w:firstLine="0"/>
        <w:divId w:val="831022668"/>
        <w:rPr>
          <w:sz w:val="19"/>
          <w:szCs w:val="19"/>
        </w:rPr>
      </w:pPr>
      <w:del w:id="7787" w:author="Seth Oranburg" w:date="2026-03-07T09:50:00Z" w16du:dateUtc="2026-03-07T14:50:00Z">
        <w:r w:rsidRPr="00742779">
          <w:rPr>
            <w:rFonts w:ascii="ZWAdobeF" w:hAnsi="ZWAdobeF" w:cs="ZWAdobeF"/>
            <w:sz w:val="2"/>
            <w:szCs w:val="2"/>
          </w:rPr>
          <w:delText>3439B</w:delText>
        </w:r>
      </w:del>
      <w:r w:rsidR="00FE0CED" w:rsidRPr="00742779">
        <w:rPr>
          <w:sz w:val="19"/>
          <w:szCs w:val="19"/>
        </w:rPr>
        <w:t xml:space="preserve">[152] </w:t>
      </w:r>
      <w:r w:rsidR="00FE0CED" w:rsidRPr="00742779">
        <w:rPr>
          <w:i/>
          <w:sz w:val="19"/>
          <w:szCs w:val="19"/>
        </w:rPr>
        <w:t>Van Loon v. United States Dep’t of the Treasury</w:t>
      </w:r>
      <w:r w:rsidR="00FE0CED" w:rsidRPr="00742779">
        <w:rPr>
          <w:sz w:val="19"/>
          <w:szCs w:val="19"/>
        </w:rPr>
        <w:t>, 122 F.4th 549 (5th Cir. 2024) (“</w:t>
      </w:r>
      <w:r w:rsidR="00FE0CED" w:rsidRPr="00742779">
        <w:rPr>
          <w:i/>
          <w:sz w:val="19"/>
          <w:szCs w:val="19"/>
        </w:rPr>
        <w:t>Van Loon II</w:t>
      </w:r>
      <w:r w:rsidR="00FE0CED" w:rsidRPr="00742779">
        <w:rPr>
          <w:sz w:val="19"/>
          <w:szCs w:val="19"/>
        </w:rPr>
        <w:t>”).</w:t>
      </w:r>
    </w:p>
    <w:p w14:paraId="783D8F36" w14:textId="77777777" w:rsidR="00FE0CED" w:rsidRPr="00742779" w:rsidRDefault="00742779" w:rsidP="007C1326">
      <w:pPr>
        <w:spacing w:after="120" w:line="240" w:lineRule="auto"/>
        <w:ind w:firstLine="0"/>
        <w:divId w:val="831022668"/>
        <w:rPr>
          <w:sz w:val="19"/>
          <w:szCs w:val="19"/>
        </w:rPr>
      </w:pPr>
      <w:del w:id="7788" w:author="Seth Oranburg" w:date="2026-03-07T09:50:00Z" w16du:dateUtc="2026-03-07T14:50:00Z">
        <w:r w:rsidRPr="00742779">
          <w:rPr>
            <w:rFonts w:ascii="ZWAdobeF" w:hAnsi="ZWAdobeF" w:cs="ZWAdobeF"/>
            <w:sz w:val="2"/>
            <w:szCs w:val="2"/>
          </w:rPr>
          <w:delText>3440B</w:delText>
        </w:r>
      </w:del>
      <w:r w:rsidR="00FE0CED" w:rsidRPr="00742779">
        <w:rPr>
          <w:sz w:val="19"/>
          <w:szCs w:val="19"/>
        </w:rPr>
        <w:t xml:space="preserve">[153] </w:t>
      </w:r>
      <w:r w:rsidR="00FE0CED" w:rsidRPr="00742779">
        <w:rPr>
          <w:i/>
          <w:sz w:val="19"/>
          <w:szCs w:val="19"/>
        </w:rPr>
        <w:t>Van Loon v. Dep’t of Treasury</w:t>
      </w:r>
      <w:r w:rsidR="00FE0CED" w:rsidRPr="00742779">
        <w:rPr>
          <w:sz w:val="19"/>
          <w:szCs w:val="19"/>
        </w:rPr>
        <w:t>, No. 1:23-CV-312-RP, 2025 U.S. Dist. LEXIS 80108 (W.D. Tex. Apr. 28, 2025) (“</w:t>
      </w:r>
      <w:r w:rsidR="00FE0CED" w:rsidRPr="00742779">
        <w:rPr>
          <w:i/>
          <w:sz w:val="19"/>
          <w:szCs w:val="19"/>
        </w:rPr>
        <w:t>Van Loon III</w:t>
      </w:r>
      <w:r w:rsidR="00FE0CED" w:rsidRPr="00742779">
        <w:rPr>
          <w:sz w:val="19"/>
          <w:szCs w:val="19"/>
        </w:rPr>
        <w:t>”).</w:t>
      </w:r>
    </w:p>
    <w:p w14:paraId="6CABFFF4" w14:textId="77777777" w:rsidR="00FE0CED" w:rsidRPr="00742779" w:rsidRDefault="00742779" w:rsidP="007C1326">
      <w:pPr>
        <w:spacing w:after="120" w:line="240" w:lineRule="auto"/>
        <w:ind w:firstLine="0"/>
        <w:divId w:val="831022668"/>
        <w:rPr>
          <w:sz w:val="19"/>
          <w:szCs w:val="19"/>
        </w:rPr>
      </w:pPr>
      <w:del w:id="7789" w:author="Seth Oranburg" w:date="2026-03-07T09:50:00Z" w16du:dateUtc="2026-03-07T14:50:00Z">
        <w:r w:rsidRPr="00742779">
          <w:rPr>
            <w:rFonts w:ascii="ZWAdobeF" w:hAnsi="ZWAdobeF" w:cs="ZWAdobeF"/>
            <w:sz w:val="2"/>
            <w:szCs w:val="2"/>
          </w:rPr>
          <w:delText>3441B</w:delText>
        </w:r>
      </w:del>
      <w:r w:rsidR="00FE0CED" w:rsidRPr="00742779">
        <w:rPr>
          <w:sz w:val="19"/>
          <w:szCs w:val="19"/>
        </w:rPr>
        <w:t>[154] Del. Code Ann. tit. 6, § 18-1101 (declaring the policy of the Act to give maximum effect to the principle of freedom of contract and the enforceability of limited liability company agreements).</w:t>
      </w:r>
    </w:p>
    <w:p w14:paraId="1D871EB7" w14:textId="77777777" w:rsidR="00FE0CED" w:rsidRPr="00742779" w:rsidRDefault="00742779" w:rsidP="007C1326">
      <w:pPr>
        <w:spacing w:after="120" w:line="240" w:lineRule="auto"/>
        <w:ind w:firstLine="0"/>
        <w:divId w:val="831022668"/>
        <w:rPr>
          <w:sz w:val="19"/>
          <w:szCs w:val="19"/>
        </w:rPr>
      </w:pPr>
      <w:del w:id="7790" w:author="Seth Oranburg" w:date="2026-03-07T09:50:00Z" w16du:dateUtc="2026-03-07T14:50:00Z">
        <w:r w:rsidRPr="00742779">
          <w:rPr>
            <w:rFonts w:ascii="ZWAdobeF" w:hAnsi="ZWAdobeF" w:cs="ZWAdobeF"/>
            <w:sz w:val="2"/>
            <w:szCs w:val="2"/>
          </w:rPr>
          <w:delText>3442B</w:delText>
        </w:r>
      </w:del>
      <w:r w:rsidR="00FE0CED" w:rsidRPr="00742779">
        <w:rPr>
          <w:sz w:val="19"/>
          <w:szCs w:val="19"/>
        </w:rPr>
        <w:t>[155] Revised Unif. P’ship Act § 301 (partner agent of partnership).</w:t>
      </w:r>
    </w:p>
    <w:p w14:paraId="63B21BAF" w14:textId="77777777" w:rsidR="00FE0CED" w:rsidRPr="00742779" w:rsidRDefault="00742779" w:rsidP="007C1326">
      <w:pPr>
        <w:spacing w:after="120" w:line="240" w:lineRule="auto"/>
        <w:ind w:firstLine="0"/>
        <w:divId w:val="831022668"/>
        <w:rPr>
          <w:sz w:val="19"/>
          <w:szCs w:val="19"/>
        </w:rPr>
      </w:pPr>
      <w:del w:id="7791" w:author="Seth Oranburg" w:date="2026-03-07T09:50:00Z" w16du:dateUtc="2026-03-07T14:50:00Z">
        <w:r w:rsidRPr="00742779">
          <w:rPr>
            <w:rFonts w:ascii="ZWAdobeF" w:hAnsi="ZWAdobeF" w:cs="ZWAdobeF"/>
            <w:sz w:val="2"/>
            <w:szCs w:val="2"/>
          </w:rPr>
          <w:delText>3443B</w:delText>
        </w:r>
      </w:del>
      <w:r w:rsidR="00FE0CED" w:rsidRPr="00742779">
        <w:rPr>
          <w:sz w:val="19"/>
          <w:szCs w:val="19"/>
        </w:rPr>
        <w:t>[156] Revised Unif. P’ship Act § 401 (partner’s rights and duties).</w:t>
      </w:r>
    </w:p>
    <w:p w14:paraId="42DCF42C" w14:textId="77777777" w:rsidR="00FE0CED" w:rsidRPr="00742779" w:rsidRDefault="00742779" w:rsidP="007C1326">
      <w:pPr>
        <w:spacing w:after="120" w:line="240" w:lineRule="auto"/>
        <w:ind w:firstLine="0"/>
        <w:divId w:val="831022668"/>
        <w:rPr>
          <w:sz w:val="19"/>
          <w:szCs w:val="19"/>
        </w:rPr>
      </w:pPr>
      <w:del w:id="7792" w:author="Seth Oranburg" w:date="2026-03-07T09:50:00Z" w16du:dateUtc="2026-03-07T14:50:00Z">
        <w:r w:rsidRPr="00742779">
          <w:rPr>
            <w:rFonts w:ascii="ZWAdobeF" w:hAnsi="ZWAdobeF" w:cs="ZWAdobeF"/>
            <w:sz w:val="2"/>
            <w:szCs w:val="2"/>
          </w:rPr>
          <w:delText>3444B</w:delText>
        </w:r>
      </w:del>
      <w:r w:rsidR="00FE0CED" w:rsidRPr="00742779">
        <w:rPr>
          <w:sz w:val="19"/>
          <w:szCs w:val="19"/>
        </w:rPr>
        <w:t>[157] Del. Code Ann. tit. 8, § 141 (Board of directors; powers; number, qualifications, terms and quorum; committees; classes of directors; nonstock corporations; reliance upon books; action without meeting; removal).</w:t>
      </w:r>
    </w:p>
    <w:p w14:paraId="31900F88" w14:textId="77777777" w:rsidR="00FE0CED" w:rsidRPr="00742779" w:rsidRDefault="00742779" w:rsidP="007C1326">
      <w:pPr>
        <w:spacing w:after="120" w:line="240" w:lineRule="auto"/>
        <w:ind w:firstLine="0"/>
        <w:divId w:val="831022668"/>
        <w:rPr>
          <w:sz w:val="19"/>
          <w:szCs w:val="19"/>
        </w:rPr>
      </w:pPr>
      <w:del w:id="7793" w:author="Seth Oranburg" w:date="2026-03-07T09:50:00Z" w16du:dateUtc="2026-03-07T14:50:00Z">
        <w:r w:rsidRPr="00742779">
          <w:rPr>
            <w:rFonts w:ascii="ZWAdobeF" w:hAnsi="ZWAdobeF" w:cs="ZWAdobeF"/>
            <w:sz w:val="2"/>
            <w:szCs w:val="2"/>
          </w:rPr>
          <w:delText>3445B</w:delText>
        </w:r>
      </w:del>
      <w:r w:rsidR="00FE0CED" w:rsidRPr="00742779">
        <w:rPr>
          <w:sz w:val="19"/>
          <w:szCs w:val="19"/>
        </w:rPr>
        <w:t>[158] Revised Unif. Ltd. Liab. Co. Act § 402 (form of contribution may be property, services, or other benefit to company or agreement to provide same).</w:t>
      </w:r>
    </w:p>
    <w:p w14:paraId="7EB09C2F" w14:textId="77777777" w:rsidR="00FE0CED" w:rsidRPr="00742779" w:rsidRDefault="00742779" w:rsidP="007C1326">
      <w:pPr>
        <w:spacing w:after="120" w:line="240" w:lineRule="auto"/>
        <w:ind w:firstLine="0"/>
        <w:divId w:val="831022668"/>
        <w:rPr>
          <w:sz w:val="19"/>
          <w:szCs w:val="19"/>
        </w:rPr>
      </w:pPr>
      <w:del w:id="7794" w:author="Seth Oranburg" w:date="2026-03-07T09:50:00Z" w16du:dateUtc="2026-03-07T14:50:00Z">
        <w:r w:rsidRPr="00742779">
          <w:rPr>
            <w:rFonts w:ascii="ZWAdobeF" w:hAnsi="ZWAdobeF" w:cs="ZWAdobeF"/>
            <w:sz w:val="2"/>
            <w:szCs w:val="2"/>
          </w:rPr>
          <w:delText>3446B</w:delText>
        </w:r>
      </w:del>
      <w:r w:rsidR="00FE0CED" w:rsidRPr="00742779">
        <w:rPr>
          <w:sz w:val="19"/>
          <w:szCs w:val="19"/>
        </w:rPr>
        <w:t>[159] Revised Unif. P’ship Act § 801 (events causing dissolution).</w:t>
      </w:r>
    </w:p>
    <w:p w14:paraId="5864B7BA" w14:textId="77777777" w:rsidR="00FE0CED" w:rsidRPr="00742779" w:rsidRDefault="00742779" w:rsidP="007C1326">
      <w:pPr>
        <w:spacing w:after="120" w:line="240" w:lineRule="auto"/>
        <w:ind w:firstLine="0"/>
        <w:divId w:val="831022668"/>
        <w:rPr>
          <w:sz w:val="19"/>
          <w:szCs w:val="19"/>
        </w:rPr>
      </w:pPr>
      <w:del w:id="7795" w:author="Seth Oranburg" w:date="2026-03-07T09:50:00Z" w16du:dateUtc="2026-03-07T14:50:00Z">
        <w:r w:rsidRPr="00742779">
          <w:rPr>
            <w:rFonts w:ascii="ZWAdobeF" w:hAnsi="ZWAdobeF" w:cs="ZWAdobeF"/>
            <w:sz w:val="2"/>
            <w:szCs w:val="2"/>
          </w:rPr>
          <w:delText>3447B</w:delText>
        </w:r>
      </w:del>
      <w:r w:rsidR="00FE0CED" w:rsidRPr="00742779">
        <w:rPr>
          <w:sz w:val="19"/>
          <w:szCs w:val="19"/>
        </w:rPr>
        <w:t xml:space="preserve">[160] </w:t>
      </w:r>
      <w:r w:rsidR="00FE0CED" w:rsidRPr="00742779">
        <w:rPr>
          <w:i/>
          <w:sz w:val="19"/>
          <w:szCs w:val="19"/>
        </w:rPr>
        <w:t>Oberly v. Kirby</w:t>
      </w:r>
      <w:r w:rsidR="00FE0CED" w:rsidRPr="00742779">
        <w:rPr>
          <w:sz w:val="19"/>
          <w:szCs w:val="19"/>
        </w:rPr>
        <w:t>, 592 A.2d 445 (Del. 1991) (holding that directors of nonprofit corporations owe duties of care and loyalty, and “must discharge their duties in good faith with a view to the purposes and interests of the corporation”) (“</w:t>
      </w:r>
      <w:r w:rsidR="00FE0CED" w:rsidRPr="00742779">
        <w:rPr>
          <w:i/>
          <w:sz w:val="19"/>
          <w:szCs w:val="19"/>
        </w:rPr>
        <w:t>Oberly</w:t>
      </w:r>
      <w:r w:rsidR="00FE0CED" w:rsidRPr="00742779">
        <w:rPr>
          <w:sz w:val="19"/>
          <w:szCs w:val="19"/>
        </w:rPr>
        <w:t>”).</w:t>
      </w:r>
    </w:p>
    <w:p w14:paraId="2AE92FC4" w14:textId="77777777" w:rsidR="00FE0CED" w:rsidRPr="00742779" w:rsidRDefault="00742779" w:rsidP="007C1326">
      <w:pPr>
        <w:spacing w:after="120" w:line="240" w:lineRule="auto"/>
        <w:ind w:firstLine="0"/>
        <w:divId w:val="831022668"/>
        <w:rPr>
          <w:sz w:val="19"/>
          <w:szCs w:val="19"/>
        </w:rPr>
      </w:pPr>
      <w:del w:id="7796" w:author="Seth Oranburg" w:date="2026-03-07T09:50:00Z" w16du:dateUtc="2026-03-07T14:50:00Z">
        <w:r w:rsidRPr="00742779">
          <w:rPr>
            <w:rFonts w:ascii="ZWAdobeF" w:hAnsi="ZWAdobeF" w:cs="ZWAdobeF"/>
            <w:sz w:val="2"/>
            <w:szCs w:val="2"/>
          </w:rPr>
          <w:delText>3448B</w:delText>
        </w:r>
      </w:del>
      <w:r w:rsidR="00FE0CED" w:rsidRPr="00742779">
        <w:rPr>
          <w:sz w:val="19"/>
          <w:szCs w:val="19"/>
        </w:rPr>
        <w:t xml:space="preserve">[161] </w:t>
      </w:r>
      <w:r w:rsidR="00FE0CED" w:rsidRPr="00742779">
        <w:rPr>
          <w:i/>
          <w:sz w:val="19"/>
          <w:szCs w:val="19"/>
        </w:rPr>
        <w:t>Manhattan Eye, Ear &amp; Throat Hosp. v. Spitzer</w:t>
      </w:r>
      <w:r w:rsidR="00FE0CED" w:rsidRPr="00742779">
        <w:rPr>
          <w:sz w:val="19"/>
          <w:szCs w:val="19"/>
        </w:rPr>
        <w:t>, 186 Misc. 2d 126, 715 N.Y.S.2d 575 (Sup. Ct. 1999) (nonprofit hospital conversion; attorney general oversight of charitable asset transfers and cy pres application) (“</w:t>
      </w:r>
      <w:r w:rsidR="00FE0CED" w:rsidRPr="00742779">
        <w:rPr>
          <w:i/>
          <w:sz w:val="19"/>
          <w:szCs w:val="19"/>
        </w:rPr>
        <w:t>Manhattan Eye</w:t>
      </w:r>
      <w:r w:rsidR="00FE0CED" w:rsidRPr="00742779">
        <w:rPr>
          <w:sz w:val="19"/>
          <w:szCs w:val="19"/>
        </w:rPr>
        <w:t>”).</w:t>
      </w:r>
    </w:p>
    <w:p w14:paraId="4EDA39D6" w14:textId="77777777" w:rsidR="00FE0CED" w:rsidRPr="00742779" w:rsidRDefault="00742779" w:rsidP="007C1326">
      <w:pPr>
        <w:spacing w:after="120" w:line="240" w:lineRule="auto"/>
        <w:ind w:firstLine="0"/>
        <w:divId w:val="831022668"/>
        <w:rPr>
          <w:sz w:val="19"/>
          <w:szCs w:val="19"/>
        </w:rPr>
      </w:pPr>
      <w:del w:id="7797" w:author="Seth Oranburg" w:date="2026-03-07T09:50:00Z" w16du:dateUtc="2026-03-07T14:50:00Z">
        <w:r w:rsidRPr="00742779">
          <w:rPr>
            <w:rFonts w:ascii="ZWAdobeF" w:hAnsi="ZWAdobeF" w:cs="ZWAdobeF"/>
            <w:sz w:val="2"/>
            <w:szCs w:val="2"/>
          </w:rPr>
          <w:delText>3449B</w:delText>
        </w:r>
      </w:del>
      <w:r w:rsidR="00FE0CED" w:rsidRPr="00742779">
        <w:rPr>
          <w:sz w:val="19"/>
          <w:szCs w:val="19"/>
        </w:rPr>
        <w:t>[162] Model Bus. Corp. Act § 6.22 (confirms limited payment obligation of purchasers from the corporation and codifies general shareholder nonliability for corporate debts).</w:t>
      </w:r>
    </w:p>
    <w:p w14:paraId="24E99319" w14:textId="77777777" w:rsidR="00FE0CED" w:rsidRPr="00742779" w:rsidRDefault="00742779" w:rsidP="007C1326">
      <w:pPr>
        <w:spacing w:after="120" w:line="240" w:lineRule="auto"/>
        <w:ind w:firstLine="0"/>
        <w:divId w:val="831022668"/>
        <w:rPr>
          <w:sz w:val="19"/>
          <w:szCs w:val="19"/>
        </w:rPr>
      </w:pPr>
      <w:del w:id="7798" w:author="Seth Oranburg" w:date="2026-03-07T09:50:00Z" w16du:dateUtc="2026-03-07T14:50:00Z">
        <w:r w:rsidRPr="00742779">
          <w:rPr>
            <w:rFonts w:ascii="ZWAdobeF" w:hAnsi="ZWAdobeF" w:cs="ZWAdobeF"/>
            <w:sz w:val="2"/>
            <w:szCs w:val="2"/>
          </w:rPr>
          <w:delText>3450B</w:delText>
        </w:r>
      </w:del>
      <w:r w:rsidR="00FE0CED" w:rsidRPr="00742779">
        <w:rPr>
          <w:sz w:val="19"/>
          <w:szCs w:val="19"/>
        </w:rPr>
        <w:t xml:space="preserve">[163] </w:t>
      </w:r>
      <w:r w:rsidR="00FE0CED" w:rsidRPr="00742779">
        <w:rPr>
          <w:i/>
          <w:sz w:val="19"/>
          <w:szCs w:val="19"/>
        </w:rPr>
        <w:t>Sea-Land Servs., Inc. v. Pepper Source</w:t>
      </w:r>
      <w:r w:rsidR="00FE0CED" w:rsidRPr="00742779">
        <w:rPr>
          <w:sz w:val="19"/>
          <w:szCs w:val="19"/>
        </w:rPr>
        <w:t>, 941 F.2d 519 (7th Cir. 1991) (applying Illinois two-part test requiring unity of interest and injustice; piercing where shareholder systematically commingled funds, failed to maintain formalities, used corporate funds for personal alimony and unrelated businesses; reverse piercing to reach affiliate corporations) (“</w:t>
      </w:r>
      <w:r w:rsidR="00FE0CED" w:rsidRPr="00742779">
        <w:rPr>
          <w:i/>
          <w:sz w:val="19"/>
          <w:szCs w:val="19"/>
        </w:rPr>
        <w:t>Sea-Land</w:t>
      </w:r>
      <w:r w:rsidR="00FE0CED" w:rsidRPr="00742779">
        <w:rPr>
          <w:sz w:val="19"/>
          <w:szCs w:val="19"/>
        </w:rPr>
        <w:t>”).</w:t>
      </w:r>
    </w:p>
    <w:p w14:paraId="2FBCDD15" w14:textId="77777777" w:rsidR="00FE0CED" w:rsidRPr="00742779" w:rsidRDefault="00742779" w:rsidP="007C1326">
      <w:pPr>
        <w:spacing w:after="120" w:line="240" w:lineRule="auto"/>
        <w:ind w:firstLine="0"/>
        <w:divId w:val="831022668"/>
        <w:rPr>
          <w:sz w:val="19"/>
          <w:szCs w:val="19"/>
        </w:rPr>
      </w:pPr>
      <w:del w:id="7799" w:author="Seth Oranburg" w:date="2026-03-07T09:50:00Z" w16du:dateUtc="2026-03-07T14:50:00Z">
        <w:r w:rsidRPr="00742779">
          <w:rPr>
            <w:rFonts w:ascii="ZWAdobeF" w:hAnsi="ZWAdobeF" w:cs="ZWAdobeF"/>
            <w:sz w:val="2"/>
            <w:szCs w:val="2"/>
          </w:rPr>
          <w:delText>3451B</w:delText>
        </w:r>
      </w:del>
      <w:r w:rsidR="00FE0CED" w:rsidRPr="00742779">
        <w:rPr>
          <w:sz w:val="19"/>
          <w:szCs w:val="19"/>
        </w:rPr>
        <w:t>[164] Revised Unif. Ltd. Liab. Co. Act § 303 (statement of denial).</w:t>
      </w:r>
    </w:p>
    <w:p w14:paraId="7B7A2E8A" w14:textId="77777777" w:rsidR="00FE0CED" w:rsidRPr="00742779" w:rsidRDefault="00742779" w:rsidP="007C1326">
      <w:pPr>
        <w:spacing w:after="120" w:line="240" w:lineRule="auto"/>
        <w:ind w:firstLine="0"/>
        <w:divId w:val="831022668"/>
        <w:rPr>
          <w:sz w:val="19"/>
          <w:szCs w:val="19"/>
        </w:rPr>
      </w:pPr>
      <w:del w:id="7800" w:author="Seth Oranburg" w:date="2026-03-07T09:50:00Z" w16du:dateUtc="2026-03-07T14:50:00Z">
        <w:r w:rsidRPr="00742779">
          <w:rPr>
            <w:rFonts w:ascii="ZWAdobeF" w:hAnsi="ZWAdobeF" w:cs="ZWAdobeF"/>
            <w:sz w:val="2"/>
            <w:szCs w:val="2"/>
          </w:rPr>
          <w:delText>3452B</w:delText>
        </w:r>
      </w:del>
      <w:r w:rsidR="00FE0CED" w:rsidRPr="00742779">
        <w:rPr>
          <w:sz w:val="19"/>
          <w:szCs w:val="19"/>
        </w:rPr>
        <w:t>[165] Del. Code Ann. tit. 8, § 102(b)(7) (Exculpation of directors and officers for breach of fiduciary duty).</w:t>
      </w:r>
    </w:p>
    <w:p w14:paraId="19586204" w14:textId="77777777" w:rsidR="00FE0CED" w:rsidRPr="00742779" w:rsidRDefault="00742779" w:rsidP="007C1326">
      <w:pPr>
        <w:spacing w:after="120" w:line="240" w:lineRule="auto"/>
        <w:ind w:firstLine="0"/>
        <w:divId w:val="831022668"/>
        <w:rPr>
          <w:sz w:val="19"/>
          <w:szCs w:val="19"/>
        </w:rPr>
      </w:pPr>
      <w:del w:id="7801" w:author="Seth Oranburg" w:date="2026-03-07T09:50:00Z" w16du:dateUtc="2026-03-07T14:50:00Z">
        <w:r w:rsidRPr="00742779">
          <w:rPr>
            <w:rFonts w:ascii="ZWAdobeF" w:hAnsi="ZWAdobeF" w:cs="ZWAdobeF"/>
            <w:sz w:val="2"/>
            <w:szCs w:val="2"/>
          </w:rPr>
          <w:delText>3453B</w:delText>
        </w:r>
      </w:del>
      <w:r w:rsidR="00FE0CED" w:rsidRPr="00742779">
        <w:rPr>
          <w:sz w:val="19"/>
          <w:szCs w:val="19"/>
        </w:rPr>
        <w:t xml:space="preserve">[166] </w:t>
      </w:r>
      <w:r w:rsidR="00FE0CED" w:rsidRPr="00742779">
        <w:rPr>
          <w:i/>
          <w:sz w:val="19"/>
          <w:szCs w:val="19"/>
        </w:rPr>
        <w:t>CFTC v. Ooki DAO</w:t>
      </w:r>
      <w:r w:rsidR="00FE0CED" w:rsidRPr="00742779">
        <w:rPr>
          <w:sz w:val="19"/>
          <w:szCs w:val="19"/>
        </w:rPr>
        <w:t>, No. 3:22-cv-05416-WHO, 2023 U.S. Dist. LEXIS 146460 (N.D. Cal. June 8, 2023) (“</w:t>
      </w:r>
      <w:r w:rsidR="00FE0CED" w:rsidRPr="00742779">
        <w:rPr>
          <w:i/>
          <w:sz w:val="19"/>
          <w:szCs w:val="19"/>
        </w:rPr>
        <w:t>Ooki</w:t>
      </w:r>
      <w:r w:rsidR="00FE0CED" w:rsidRPr="00742779">
        <w:rPr>
          <w:sz w:val="19"/>
          <w:szCs w:val="19"/>
        </w:rPr>
        <w:t>”).</w:t>
      </w:r>
    </w:p>
    <w:p w14:paraId="6EB4ECEC" w14:textId="77777777" w:rsidR="00FE0CED" w:rsidRPr="00742779" w:rsidRDefault="00742779" w:rsidP="007C1326">
      <w:pPr>
        <w:spacing w:after="120" w:line="240" w:lineRule="auto"/>
        <w:ind w:firstLine="0"/>
        <w:divId w:val="831022668"/>
        <w:rPr>
          <w:sz w:val="19"/>
          <w:szCs w:val="19"/>
        </w:rPr>
      </w:pPr>
      <w:del w:id="7802" w:author="Seth Oranburg" w:date="2026-03-07T09:50:00Z" w16du:dateUtc="2026-03-07T14:50:00Z">
        <w:r w:rsidRPr="00742779">
          <w:rPr>
            <w:rFonts w:ascii="ZWAdobeF" w:hAnsi="ZWAdobeF" w:cs="ZWAdobeF"/>
            <w:sz w:val="2"/>
            <w:szCs w:val="2"/>
          </w:rPr>
          <w:delText>3454B</w:delText>
        </w:r>
      </w:del>
      <w:r w:rsidR="00FE0CED" w:rsidRPr="00742779">
        <w:rPr>
          <w:sz w:val="19"/>
          <w:szCs w:val="19"/>
        </w:rPr>
        <w:t>[167] Revised Unif. P’ship Act § 503 (transfer of transferable interest).</w:t>
      </w:r>
    </w:p>
    <w:p w14:paraId="2DF1FFCA" w14:textId="77777777" w:rsidR="00FE0CED" w:rsidRPr="00742779" w:rsidRDefault="00742779" w:rsidP="007C1326">
      <w:pPr>
        <w:spacing w:after="120" w:line="240" w:lineRule="auto"/>
        <w:ind w:firstLine="0"/>
        <w:divId w:val="831022668"/>
        <w:rPr>
          <w:sz w:val="19"/>
          <w:szCs w:val="19"/>
        </w:rPr>
      </w:pPr>
      <w:del w:id="7803" w:author="Seth Oranburg" w:date="2026-03-07T09:50:00Z" w16du:dateUtc="2026-03-07T14:50:00Z">
        <w:r w:rsidRPr="00742779">
          <w:rPr>
            <w:rFonts w:ascii="ZWAdobeF" w:hAnsi="ZWAdobeF" w:cs="ZWAdobeF"/>
            <w:sz w:val="2"/>
            <w:szCs w:val="2"/>
          </w:rPr>
          <w:lastRenderedPageBreak/>
          <w:delText>3455B</w:delText>
        </w:r>
      </w:del>
      <w:r w:rsidR="00FE0CED" w:rsidRPr="00742779">
        <w:rPr>
          <w:sz w:val="19"/>
          <w:szCs w:val="19"/>
        </w:rPr>
        <w:t xml:space="preserve">[168] </w:t>
      </w:r>
      <w:r w:rsidR="00FE0CED" w:rsidRPr="00742779">
        <w:rPr>
          <w:i/>
          <w:sz w:val="19"/>
          <w:szCs w:val="19"/>
        </w:rPr>
        <w:t>Guth v. Loft, Inc.</w:t>
      </w:r>
      <w:r w:rsidR="00FE0CED" w:rsidRPr="00742779">
        <w:rPr>
          <w:sz w:val="19"/>
          <w:szCs w:val="19"/>
        </w:rPr>
        <w:t>, 5 A.2d 503 (Del. 1939) (foundational corporate opportunity doctrine case; fiduciary may not usurp business opportunity belonging to corporation) (“</w:t>
      </w:r>
      <w:r w:rsidR="00FE0CED" w:rsidRPr="00742779">
        <w:rPr>
          <w:i/>
          <w:sz w:val="19"/>
          <w:szCs w:val="19"/>
        </w:rPr>
        <w:t>Guth</w:t>
      </w:r>
      <w:r w:rsidR="00FE0CED" w:rsidRPr="00742779">
        <w:rPr>
          <w:sz w:val="19"/>
          <w:szCs w:val="19"/>
        </w:rPr>
        <w:t>”).</w:t>
      </w:r>
    </w:p>
    <w:p w14:paraId="37EEAAFF" w14:textId="77777777" w:rsidR="00FE0CED" w:rsidRPr="00742779" w:rsidRDefault="00742779" w:rsidP="007C1326">
      <w:pPr>
        <w:spacing w:after="120" w:line="240" w:lineRule="auto"/>
        <w:ind w:firstLine="0"/>
        <w:divId w:val="831022668"/>
        <w:rPr>
          <w:sz w:val="19"/>
          <w:szCs w:val="19"/>
        </w:rPr>
      </w:pPr>
      <w:del w:id="7804" w:author="Seth Oranburg" w:date="2026-03-07T09:50:00Z" w16du:dateUtc="2026-03-07T14:50:00Z">
        <w:r w:rsidRPr="00742779">
          <w:rPr>
            <w:rFonts w:ascii="ZWAdobeF" w:hAnsi="ZWAdobeF" w:cs="ZWAdobeF"/>
            <w:sz w:val="2"/>
            <w:szCs w:val="2"/>
          </w:rPr>
          <w:delText>3456B</w:delText>
        </w:r>
      </w:del>
      <w:r w:rsidR="00FE0CED" w:rsidRPr="00742779">
        <w:rPr>
          <w:sz w:val="19"/>
          <w:szCs w:val="19"/>
        </w:rPr>
        <w:t>[169] Wyo. Stat. Ann. § 17-31-104 (2021) (defining decentralized autonomous organization as LLC whose articles of organization contain statement that company is DAO; requiring conspicuous notice of restrictions on duties and transfers; mandating name include “DAO,” “LAO,” or “DAO LLC”; requiring statement of algorithmic management extent).</w:t>
      </w:r>
    </w:p>
    <w:p w14:paraId="5A22BE78" w14:textId="77777777" w:rsidR="00FE0CED" w:rsidRPr="00742779" w:rsidRDefault="00742779" w:rsidP="007C1326">
      <w:pPr>
        <w:spacing w:after="120" w:line="240" w:lineRule="auto"/>
        <w:ind w:firstLine="0"/>
        <w:divId w:val="831022668"/>
        <w:rPr>
          <w:sz w:val="19"/>
          <w:szCs w:val="19"/>
        </w:rPr>
      </w:pPr>
      <w:del w:id="7805" w:author="Seth Oranburg" w:date="2026-03-07T09:50:00Z" w16du:dateUtc="2026-03-07T14:50:00Z">
        <w:r w:rsidRPr="00742779">
          <w:rPr>
            <w:rFonts w:ascii="ZWAdobeF" w:hAnsi="ZWAdobeF" w:cs="ZWAdobeF"/>
            <w:sz w:val="2"/>
            <w:szCs w:val="2"/>
          </w:rPr>
          <w:delText>3457B</w:delText>
        </w:r>
      </w:del>
      <w:r w:rsidR="00FE0CED" w:rsidRPr="00742779">
        <w:rPr>
          <w:sz w:val="19"/>
          <w:szCs w:val="19"/>
        </w:rPr>
        <w:t>[170] Del. Code Ann. tit. 8, § 102 (Contents of certificate of incorporation).</w:t>
      </w:r>
    </w:p>
    <w:p w14:paraId="01F1E687" w14:textId="77777777" w:rsidR="00FE0CED" w:rsidRPr="00742779" w:rsidRDefault="00742779" w:rsidP="007C1326">
      <w:pPr>
        <w:spacing w:after="120" w:line="240" w:lineRule="auto"/>
        <w:ind w:firstLine="0"/>
        <w:divId w:val="831022668"/>
        <w:rPr>
          <w:sz w:val="19"/>
          <w:szCs w:val="19"/>
        </w:rPr>
      </w:pPr>
      <w:del w:id="7806" w:author="Seth Oranburg" w:date="2026-03-07T09:50:00Z" w16du:dateUtc="2026-03-07T14:50:00Z">
        <w:r w:rsidRPr="00742779">
          <w:rPr>
            <w:rFonts w:ascii="ZWAdobeF" w:hAnsi="ZWAdobeF" w:cs="ZWAdobeF"/>
            <w:sz w:val="2"/>
            <w:szCs w:val="2"/>
          </w:rPr>
          <w:delText>3458B</w:delText>
        </w:r>
      </w:del>
      <w:r w:rsidR="00FE0CED" w:rsidRPr="00742779">
        <w:rPr>
          <w:sz w:val="19"/>
          <w:szCs w:val="19"/>
        </w:rPr>
        <w:t>[171] Del. Code Ann. tit. 8, § 109 (Bylaws).</w:t>
      </w:r>
    </w:p>
    <w:p w14:paraId="38256FDB" w14:textId="77777777" w:rsidR="00FE0CED" w:rsidRPr="00742779" w:rsidRDefault="00742779" w:rsidP="007C1326">
      <w:pPr>
        <w:spacing w:after="120" w:line="240" w:lineRule="auto"/>
        <w:ind w:firstLine="0"/>
        <w:divId w:val="831022668"/>
        <w:rPr>
          <w:sz w:val="19"/>
          <w:szCs w:val="19"/>
        </w:rPr>
      </w:pPr>
      <w:del w:id="7807" w:author="Seth Oranburg" w:date="2026-03-07T09:50:00Z" w16du:dateUtc="2026-03-07T14:50:00Z">
        <w:r w:rsidRPr="00742779">
          <w:rPr>
            <w:rFonts w:ascii="ZWAdobeF" w:hAnsi="ZWAdobeF" w:cs="ZWAdobeF"/>
            <w:sz w:val="2"/>
            <w:szCs w:val="2"/>
          </w:rPr>
          <w:delText>3459B</w:delText>
        </w:r>
      </w:del>
      <w:r w:rsidR="00FE0CED" w:rsidRPr="00742779">
        <w:rPr>
          <w:sz w:val="19"/>
          <w:szCs w:val="19"/>
        </w:rPr>
        <w:t>[172] Del. Code Ann. tit. 8, § 211 (Meetings of stockholders).</w:t>
      </w:r>
    </w:p>
    <w:p w14:paraId="0F4101DA" w14:textId="77777777" w:rsidR="00FE0CED" w:rsidRPr="00742779" w:rsidRDefault="00742779" w:rsidP="007C1326">
      <w:pPr>
        <w:spacing w:after="120" w:line="240" w:lineRule="auto"/>
        <w:ind w:firstLine="0"/>
        <w:divId w:val="831022668"/>
        <w:rPr>
          <w:sz w:val="19"/>
          <w:szCs w:val="19"/>
        </w:rPr>
      </w:pPr>
      <w:del w:id="7808" w:author="Seth Oranburg" w:date="2026-03-07T09:50:00Z" w16du:dateUtc="2026-03-07T14:50:00Z">
        <w:r w:rsidRPr="00742779">
          <w:rPr>
            <w:rFonts w:ascii="ZWAdobeF" w:hAnsi="ZWAdobeF" w:cs="ZWAdobeF"/>
            <w:sz w:val="2"/>
            <w:szCs w:val="2"/>
          </w:rPr>
          <w:delText>3460B</w:delText>
        </w:r>
      </w:del>
      <w:r w:rsidR="00FE0CED" w:rsidRPr="00742779">
        <w:rPr>
          <w:sz w:val="19"/>
          <w:szCs w:val="19"/>
        </w:rPr>
        <w:t xml:space="preserve">[173] </w:t>
      </w:r>
      <w:r w:rsidR="00FE0CED" w:rsidRPr="00742779">
        <w:rPr>
          <w:i/>
          <w:sz w:val="19"/>
          <w:szCs w:val="19"/>
        </w:rPr>
        <w:t>Aronson v. Lewis</w:t>
      </w:r>
      <w:r w:rsidR="00FE0CED" w:rsidRPr="00742779">
        <w:rPr>
          <w:sz w:val="19"/>
          <w:szCs w:val="19"/>
        </w:rPr>
        <w:t>, 473 A.2d 805 (Del. 1984) (establishing the demand-futility test for derivative litigation when a board decision is challenged) (“</w:t>
      </w:r>
      <w:r w:rsidR="00FE0CED" w:rsidRPr="00742779">
        <w:rPr>
          <w:i/>
          <w:sz w:val="19"/>
          <w:szCs w:val="19"/>
        </w:rPr>
        <w:t>Aronson</w:t>
      </w:r>
      <w:r w:rsidR="00FE0CED" w:rsidRPr="00742779">
        <w:rPr>
          <w:sz w:val="19"/>
          <w:szCs w:val="19"/>
        </w:rPr>
        <w:t>”).</w:t>
      </w:r>
    </w:p>
    <w:p w14:paraId="4BF0B1C8" w14:textId="77777777" w:rsidR="00FE0CED" w:rsidRPr="00742779" w:rsidRDefault="00742779" w:rsidP="007C1326">
      <w:pPr>
        <w:spacing w:after="120" w:line="240" w:lineRule="auto"/>
        <w:ind w:firstLine="0"/>
        <w:divId w:val="831022668"/>
        <w:rPr>
          <w:sz w:val="19"/>
          <w:szCs w:val="19"/>
        </w:rPr>
      </w:pPr>
      <w:del w:id="7809" w:author="Seth Oranburg" w:date="2026-03-07T09:50:00Z" w16du:dateUtc="2026-03-07T14:50:00Z">
        <w:r w:rsidRPr="00742779">
          <w:rPr>
            <w:rFonts w:ascii="ZWAdobeF" w:hAnsi="ZWAdobeF" w:cs="ZWAdobeF"/>
            <w:sz w:val="2"/>
            <w:szCs w:val="2"/>
          </w:rPr>
          <w:delText>3461B</w:delText>
        </w:r>
      </w:del>
      <w:r w:rsidR="00FE0CED" w:rsidRPr="00742779">
        <w:rPr>
          <w:sz w:val="19"/>
          <w:szCs w:val="19"/>
        </w:rPr>
        <w:t xml:space="preserve">[174] </w:t>
      </w:r>
      <w:r w:rsidR="00FE0CED" w:rsidRPr="00742779">
        <w:rPr>
          <w:i/>
          <w:sz w:val="19"/>
          <w:szCs w:val="19"/>
        </w:rPr>
        <w:t>Kahn v. M&amp;F Worldwide Corp.</w:t>
      </w:r>
      <w:r w:rsidR="00FE0CED" w:rsidRPr="00742779">
        <w:rPr>
          <w:sz w:val="19"/>
          <w:szCs w:val="19"/>
        </w:rPr>
        <w:t>, 88 A.3d 635 (Del. 2014) (establishing the MFW framework allowing business judgment review of controller mergers with dual protections: from-the-outset conditioning on both independent special committee approval and majority-of-the-minority stockholder vote) (“</w:t>
      </w:r>
      <w:r w:rsidR="00FE0CED" w:rsidRPr="00742779">
        <w:rPr>
          <w:i/>
          <w:sz w:val="19"/>
          <w:szCs w:val="19"/>
        </w:rPr>
        <w:t>Kahn (MFW)</w:t>
      </w:r>
      <w:r w:rsidR="00FE0CED" w:rsidRPr="00742779">
        <w:rPr>
          <w:sz w:val="19"/>
          <w:szCs w:val="19"/>
        </w:rPr>
        <w:t>”).</w:t>
      </w:r>
    </w:p>
    <w:p w14:paraId="6BE1183A" w14:textId="77777777" w:rsidR="00FE0CED" w:rsidRPr="00742779" w:rsidRDefault="00742779" w:rsidP="007C1326">
      <w:pPr>
        <w:spacing w:after="120" w:line="240" w:lineRule="auto"/>
        <w:ind w:firstLine="0"/>
        <w:divId w:val="831022668"/>
        <w:rPr>
          <w:sz w:val="19"/>
          <w:szCs w:val="19"/>
        </w:rPr>
      </w:pPr>
      <w:del w:id="7810" w:author="Seth Oranburg" w:date="2026-03-07T09:50:00Z" w16du:dateUtc="2026-03-07T14:50:00Z">
        <w:r w:rsidRPr="00742779">
          <w:rPr>
            <w:rFonts w:ascii="ZWAdobeF" w:hAnsi="ZWAdobeF" w:cs="ZWAdobeF"/>
            <w:sz w:val="2"/>
            <w:szCs w:val="2"/>
          </w:rPr>
          <w:delText>3462B</w:delText>
        </w:r>
      </w:del>
      <w:r w:rsidR="00FE0CED" w:rsidRPr="00742779">
        <w:rPr>
          <w:sz w:val="19"/>
          <w:szCs w:val="19"/>
        </w:rPr>
        <w:t xml:space="preserve">[175] </w:t>
      </w:r>
      <w:r w:rsidR="00FE0CED" w:rsidRPr="00742779">
        <w:rPr>
          <w:i/>
          <w:sz w:val="19"/>
          <w:szCs w:val="19"/>
        </w:rPr>
        <w:t>Blasius Indus., Inc. v. Atlas Corp.</w:t>
      </w:r>
      <w:r w:rsidR="00FE0CED" w:rsidRPr="00742779">
        <w:rPr>
          <w:sz w:val="19"/>
          <w:szCs w:val="19"/>
        </w:rPr>
        <w:t>, 564 A.2d 651 (Del. Ch. 1988) (board action interfering with the stockholder franchise triggers a compelling-justification inquiry; vote-protection doctrine) (“</w:t>
      </w:r>
      <w:r w:rsidR="00FE0CED" w:rsidRPr="00742779">
        <w:rPr>
          <w:i/>
          <w:sz w:val="19"/>
          <w:szCs w:val="19"/>
        </w:rPr>
        <w:t>Blasius</w:t>
      </w:r>
      <w:r w:rsidR="00FE0CED" w:rsidRPr="00742779">
        <w:rPr>
          <w:sz w:val="19"/>
          <w:szCs w:val="19"/>
        </w:rPr>
        <w:t>”).</w:t>
      </w:r>
    </w:p>
    <w:p w14:paraId="356B495B" w14:textId="77777777" w:rsidR="00FE0CED" w:rsidRPr="00742779" w:rsidRDefault="00742779" w:rsidP="007C1326">
      <w:pPr>
        <w:spacing w:after="120" w:line="240" w:lineRule="auto"/>
        <w:ind w:firstLine="0"/>
        <w:divId w:val="831022668"/>
        <w:rPr>
          <w:sz w:val="19"/>
          <w:szCs w:val="19"/>
        </w:rPr>
      </w:pPr>
      <w:del w:id="7811" w:author="Seth Oranburg" w:date="2026-03-07T09:50:00Z" w16du:dateUtc="2026-03-07T14:50:00Z">
        <w:r w:rsidRPr="00742779">
          <w:rPr>
            <w:rFonts w:ascii="ZWAdobeF" w:hAnsi="ZWAdobeF" w:cs="ZWAdobeF"/>
            <w:sz w:val="2"/>
            <w:szCs w:val="2"/>
          </w:rPr>
          <w:delText>3463B</w:delText>
        </w:r>
      </w:del>
      <w:r w:rsidR="00FE0CED" w:rsidRPr="00742779">
        <w:rPr>
          <w:sz w:val="19"/>
          <w:szCs w:val="19"/>
        </w:rPr>
        <w:t xml:space="preserve">[176] </w:t>
      </w:r>
      <w:r w:rsidR="00FE0CED" w:rsidRPr="00742779">
        <w:rPr>
          <w:i/>
          <w:sz w:val="19"/>
          <w:szCs w:val="19"/>
        </w:rPr>
        <w:t>Smithers v. St. Luke’s-Roosevelt Hosp. Ctr.</w:t>
      </w:r>
      <w:r w:rsidR="00FE0CED" w:rsidRPr="00742779">
        <w:rPr>
          <w:sz w:val="19"/>
          <w:szCs w:val="19"/>
        </w:rPr>
        <w:t>, 281 A.D.2d 127, 723 N.Y.S.2d 426 (App. Div. 2001) (holding that donor’s estate administrator has standing to enforce restricted charitable gift terms when hospital diverted funds and planned to sell dedicated building; nonprofit restricted gift enforcement and donor standing principles) (“</w:t>
      </w:r>
      <w:r w:rsidR="00FE0CED" w:rsidRPr="00742779">
        <w:rPr>
          <w:i/>
          <w:sz w:val="19"/>
          <w:szCs w:val="19"/>
        </w:rPr>
        <w:t>Smithers</w:t>
      </w:r>
      <w:r w:rsidR="00FE0CED" w:rsidRPr="00742779">
        <w:rPr>
          <w:sz w:val="19"/>
          <w:szCs w:val="19"/>
        </w:rPr>
        <w:t>”).</w:t>
      </w:r>
    </w:p>
    <w:p w14:paraId="6FE9EB44" w14:textId="77777777" w:rsidR="00FE0CED" w:rsidRPr="00742779" w:rsidRDefault="00742779" w:rsidP="007C1326">
      <w:pPr>
        <w:spacing w:after="120" w:line="240" w:lineRule="auto"/>
        <w:ind w:firstLine="0"/>
        <w:divId w:val="831022668"/>
        <w:rPr>
          <w:sz w:val="19"/>
          <w:szCs w:val="19"/>
        </w:rPr>
      </w:pPr>
      <w:del w:id="7812" w:author="Seth Oranburg" w:date="2026-03-07T09:50:00Z" w16du:dateUtc="2026-03-07T14:50:00Z">
        <w:r w:rsidRPr="00742779">
          <w:rPr>
            <w:rFonts w:ascii="ZWAdobeF" w:hAnsi="ZWAdobeF" w:cs="ZWAdobeF"/>
            <w:sz w:val="2"/>
            <w:szCs w:val="2"/>
          </w:rPr>
          <w:delText>3464B</w:delText>
        </w:r>
      </w:del>
      <w:r w:rsidR="00FE0CED" w:rsidRPr="00742779">
        <w:rPr>
          <w:sz w:val="19"/>
          <w:szCs w:val="19"/>
        </w:rPr>
        <w:t xml:space="preserve">[177] Adolf A. Berle, Jr. &amp; Gardiner C. Means, </w:t>
      </w:r>
      <w:r w:rsidR="00FE0CED" w:rsidRPr="00742779">
        <w:rPr>
          <w:i/>
          <w:sz w:val="19"/>
          <w:szCs w:val="19"/>
        </w:rPr>
        <w:t>The Modern Corporation and Private Property</w:t>
      </w:r>
      <w:r w:rsidR="00FE0CED" w:rsidRPr="00742779">
        <w:rPr>
          <w:sz w:val="19"/>
          <w:szCs w:val="19"/>
        </w:rPr>
        <w:t xml:space="preserve"> (1932) (foundational thesis on the separation of ownership and control; the managerialist challenge to property rights) (“</w:t>
      </w:r>
      <w:r w:rsidR="00FE0CED" w:rsidRPr="00742779">
        <w:rPr>
          <w:i/>
          <w:sz w:val="19"/>
          <w:szCs w:val="19"/>
        </w:rPr>
        <w:t>Modern Corporation and Private Property</w:t>
      </w:r>
      <w:r w:rsidR="00FE0CED" w:rsidRPr="00742779">
        <w:rPr>
          <w:sz w:val="19"/>
          <w:szCs w:val="19"/>
        </w:rPr>
        <w:t>”).</w:t>
      </w:r>
    </w:p>
    <w:p w14:paraId="7BF38D48" w14:textId="77777777" w:rsidR="00FE0CED" w:rsidRPr="00742779" w:rsidRDefault="00742779" w:rsidP="007C1326">
      <w:pPr>
        <w:spacing w:after="120" w:line="240" w:lineRule="auto"/>
        <w:ind w:firstLine="0"/>
        <w:divId w:val="831022668"/>
        <w:rPr>
          <w:sz w:val="19"/>
          <w:szCs w:val="19"/>
        </w:rPr>
      </w:pPr>
      <w:del w:id="7813" w:author="Seth Oranburg" w:date="2026-03-07T09:50:00Z" w16du:dateUtc="2026-03-07T14:50:00Z">
        <w:r w:rsidRPr="00742779">
          <w:rPr>
            <w:rFonts w:ascii="ZWAdobeF" w:hAnsi="ZWAdobeF" w:cs="ZWAdobeF"/>
            <w:sz w:val="2"/>
            <w:szCs w:val="2"/>
          </w:rPr>
          <w:delText>3465B</w:delText>
        </w:r>
      </w:del>
      <w:r w:rsidR="00FE0CED" w:rsidRPr="00742779">
        <w:rPr>
          <w:sz w:val="19"/>
          <w:szCs w:val="19"/>
        </w:rPr>
        <w:t xml:space="preserve">[178] Nat’l Venture Cap. Ass’n, </w:t>
      </w:r>
      <w:r w:rsidR="00FE0CED" w:rsidRPr="00742779">
        <w:rPr>
          <w:i/>
          <w:sz w:val="19"/>
          <w:szCs w:val="19"/>
        </w:rPr>
        <w:t>Model Certificate of Incorporation</w:t>
      </w:r>
      <w:r w:rsidR="00FE0CED" w:rsidRPr="00742779">
        <w:rPr>
          <w:sz w:val="19"/>
          <w:szCs w:val="19"/>
        </w:rPr>
        <w:t xml:space="preserve"> art. 4 (Oct. 2023) (liquidation preferences).</w:t>
      </w:r>
    </w:p>
    <w:p w14:paraId="497FED7B" w14:textId="77777777" w:rsidR="00FE0CED" w:rsidRPr="00742779" w:rsidRDefault="00742779" w:rsidP="007C1326">
      <w:pPr>
        <w:spacing w:after="120" w:line="240" w:lineRule="auto"/>
        <w:ind w:firstLine="0"/>
        <w:divId w:val="831022668"/>
        <w:rPr>
          <w:sz w:val="19"/>
          <w:szCs w:val="19"/>
        </w:rPr>
      </w:pPr>
      <w:del w:id="7814" w:author="Seth Oranburg" w:date="2026-03-07T09:50:00Z" w16du:dateUtc="2026-03-07T14:50:00Z">
        <w:r w:rsidRPr="00742779">
          <w:rPr>
            <w:rFonts w:ascii="ZWAdobeF" w:hAnsi="ZWAdobeF" w:cs="ZWAdobeF"/>
            <w:sz w:val="2"/>
            <w:szCs w:val="2"/>
          </w:rPr>
          <w:delText>3466B</w:delText>
        </w:r>
      </w:del>
      <w:r w:rsidR="00FE0CED" w:rsidRPr="00742779">
        <w:rPr>
          <w:sz w:val="19"/>
          <w:szCs w:val="19"/>
        </w:rPr>
        <w:t xml:space="preserve">[179] Oliver E. Williamson, </w:t>
      </w:r>
      <w:r w:rsidR="00FE0CED" w:rsidRPr="00742779">
        <w:rPr>
          <w:i/>
          <w:sz w:val="19"/>
          <w:szCs w:val="19"/>
        </w:rPr>
        <w:t>The Economic Institutions of Capitalism: Firms, Markets, Relational Contracting</w:t>
      </w:r>
      <w:r w:rsidR="00FE0CED" w:rsidRPr="00742779">
        <w:rPr>
          <w:sz w:val="19"/>
          <w:szCs w:val="19"/>
        </w:rPr>
        <w:t xml:space="preserve"> (New York: Free Press, 1985) (developing transaction cost economics theory and explaining why contracts cannot specify all contingencies, requiring governance mechanisms like fiduciary duties to fill contractual gaps) (“</w:t>
      </w:r>
      <w:r w:rsidR="00FE0CED" w:rsidRPr="00742779">
        <w:rPr>
          <w:i/>
          <w:sz w:val="19"/>
          <w:szCs w:val="19"/>
        </w:rPr>
        <w:t>Economic Institutions of Capitalism</w:t>
      </w:r>
      <w:r w:rsidR="00FE0CED" w:rsidRPr="00742779">
        <w:rPr>
          <w:sz w:val="19"/>
          <w:szCs w:val="19"/>
        </w:rPr>
        <w:t>”).</w:t>
      </w:r>
    </w:p>
    <w:p w14:paraId="4BC657EE" w14:textId="77777777" w:rsidR="00FE0CED" w:rsidRPr="00742779" w:rsidRDefault="00742779" w:rsidP="007C1326">
      <w:pPr>
        <w:spacing w:after="120" w:line="240" w:lineRule="auto"/>
        <w:ind w:firstLine="0"/>
        <w:divId w:val="831022668"/>
        <w:rPr>
          <w:sz w:val="19"/>
          <w:szCs w:val="19"/>
        </w:rPr>
      </w:pPr>
      <w:del w:id="7815" w:author="Seth Oranburg" w:date="2026-03-07T09:50:00Z" w16du:dateUtc="2026-03-07T14:50:00Z">
        <w:r w:rsidRPr="00742779">
          <w:rPr>
            <w:rFonts w:ascii="ZWAdobeF" w:hAnsi="ZWAdobeF" w:cs="ZWAdobeF"/>
            <w:sz w:val="2"/>
            <w:szCs w:val="2"/>
          </w:rPr>
          <w:delText>3467B</w:delText>
        </w:r>
      </w:del>
      <w:r w:rsidR="00FE0CED" w:rsidRPr="00742779">
        <w:rPr>
          <w:sz w:val="19"/>
          <w:szCs w:val="19"/>
        </w:rPr>
        <w:t>[180] Del. Code Ann. tit. 6, § 18-1101(c) (permitting LLC operating agreements to expand, restrict, or eliminate fiduciary duties except for the implied contractual covenant of good faith and fair dealing).</w:t>
      </w:r>
    </w:p>
    <w:p w14:paraId="132833E9" w14:textId="77777777" w:rsidR="00FE0CED" w:rsidRPr="00742779" w:rsidRDefault="00742779" w:rsidP="007C1326">
      <w:pPr>
        <w:spacing w:after="120" w:line="240" w:lineRule="auto"/>
        <w:ind w:firstLine="0"/>
        <w:divId w:val="831022668"/>
        <w:rPr>
          <w:sz w:val="19"/>
          <w:szCs w:val="19"/>
        </w:rPr>
      </w:pPr>
      <w:del w:id="7816" w:author="Seth Oranburg" w:date="2026-03-07T09:50:00Z" w16du:dateUtc="2026-03-07T14:50:00Z">
        <w:r w:rsidRPr="00742779">
          <w:rPr>
            <w:rFonts w:ascii="ZWAdobeF" w:hAnsi="ZWAdobeF" w:cs="ZWAdobeF"/>
            <w:sz w:val="2"/>
            <w:szCs w:val="2"/>
          </w:rPr>
          <w:delText>3468B</w:delText>
        </w:r>
      </w:del>
      <w:r w:rsidR="00FE0CED" w:rsidRPr="00742779">
        <w:rPr>
          <w:sz w:val="19"/>
          <w:szCs w:val="19"/>
        </w:rPr>
        <w:t>[181] Revised Unif. P’ship Act § 404 (liability for contribution).</w:t>
      </w:r>
    </w:p>
    <w:p w14:paraId="085C1B15" w14:textId="77777777" w:rsidR="00FE0CED" w:rsidRPr="00742779" w:rsidRDefault="00742779" w:rsidP="007C1326">
      <w:pPr>
        <w:spacing w:after="120" w:line="240" w:lineRule="auto"/>
        <w:ind w:firstLine="0"/>
        <w:divId w:val="831022668"/>
        <w:rPr>
          <w:sz w:val="19"/>
          <w:szCs w:val="19"/>
        </w:rPr>
      </w:pPr>
      <w:del w:id="7817" w:author="Seth Oranburg" w:date="2026-03-07T09:50:00Z" w16du:dateUtc="2026-03-07T14:50:00Z">
        <w:r w:rsidRPr="00742779">
          <w:rPr>
            <w:rFonts w:ascii="ZWAdobeF" w:hAnsi="ZWAdobeF" w:cs="ZWAdobeF"/>
            <w:sz w:val="2"/>
            <w:szCs w:val="2"/>
          </w:rPr>
          <w:delText>3469B</w:delText>
        </w:r>
      </w:del>
      <w:r w:rsidR="00FE0CED" w:rsidRPr="00742779">
        <w:rPr>
          <w:sz w:val="19"/>
          <w:szCs w:val="19"/>
        </w:rPr>
        <w:t xml:space="preserve">[182] </w:t>
      </w:r>
      <w:r w:rsidR="00FE0CED" w:rsidRPr="00742779">
        <w:rPr>
          <w:i/>
          <w:sz w:val="19"/>
          <w:szCs w:val="19"/>
        </w:rPr>
        <w:t>Queen of Angels Hosp. v. Younger</w:t>
      </w:r>
      <w:r w:rsidR="00FE0CED" w:rsidRPr="00742779">
        <w:rPr>
          <w:sz w:val="19"/>
          <w:szCs w:val="19"/>
        </w:rPr>
        <w:t>, 66 Cal. App. 3d 359 (Ct. App. 1977) (holding that nonprofit hospital directors violated duty of obedience by selling hospital assets and distributing proceeds rather than using them for charitable healthcare purposes) (“</w:t>
      </w:r>
      <w:r w:rsidR="00FE0CED" w:rsidRPr="00742779">
        <w:rPr>
          <w:i/>
          <w:sz w:val="19"/>
          <w:szCs w:val="19"/>
        </w:rPr>
        <w:t>Queen of Angels</w:t>
      </w:r>
      <w:r w:rsidR="00FE0CED" w:rsidRPr="00742779">
        <w:rPr>
          <w:sz w:val="19"/>
          <w:szCs w:val="19"/>
        </w:rPr>
        <w:t>”).</w:t>
      </w:r>
    </w:p>
    <w:p w14:paraId="5087B943" w14:textId="77777777" w:rsidR="00FE0CED" w:rsidRPr="00742779" w:rsidRDefault="00742779" w:rsidP="007C1326">
      <w:pPr>
        <w:spacing w:after="120" w:line="240" w:lineRule="auto"/>
        <w:ind w:firstLine="0"/>
        <w:divId w:val="831022668"/>
        <w:rPr>
          <w:sz w:val="19"/>
          <w:szCs w:val="19"/>
        </w:rPr>
      </w:pPr>
      <w:del w:id="7818" w:author="Seth Oranburg" w:date="2026-03-07T09:50:00Z" w16du:dateUtc="2026-03-07T14:50:00Z">
        <w:r w:rsidRPr="00742779">
          <w:rPr>
            <w:rFonts w:ascii="ZWAdobeF" w:hAnsi="ZWAdobeF" w:cs="ZWAdobeF"/>
            <w:sz w:val="2"/>
            <w:szCs w:val="2"/>
          </w:rPr>
          <w:delText>3470B</w:delText>
        </w:r>
      </w:del>
      <w:r w:rsidR="00FE0CED" w:rsidRPr="00742779">
        <w:rPr>
          <w:sz w:val="19"/>
          <w:szCs w:val="19"/>
        </w:rPr>
        <w:t>[183] Restatement (Third) of Restitution and Unjust Enrichment § 39 (Am. L. Inst. 2011) (authorizing disgorgement of profits derived from an opportunistic breach of contract).</w:t>
      </w:r>
    </w:p>
    <w:p w14:paraId="01DB27DE" w14:textId="77777777" w:rsidR="00FE0CED" w:rsidRPr="00742779" w:rsidRDefault="00742779" w:rsidP="007C1326">
      <w:pPr>
        <w:spacing w:after="120" w:line="240" w:lineRule="auto"/>
        <w:ind w:firstLine="0"/>
        <w:divId w:val="831022668"/>
        <w:rPr>
          <w:sz w:val="19"/>
          <w:szCs w:val="19"/>
        </w:rPr>
      </w:pPr>
      <w:del w:id="7819" w:author="Seth Oranburg" w:date="2026-03-07T09:50:00Z" w16du:dateUtc="2026-03-07T14:50:00Z">
        <w:r w:rsidRPr="00742779">
          <w:rPr>
            <w:rFonts w:ascii="ZWAdobeF" w:hAnsi="ZWAdobeF" w:cs="ZWAdobeF"/>
            <w:sz w:val="2"/>
            <w:szCs w:val="2"/>
          </w:rPr>
          <w:lastRenderedPageBreak/>
          <w:delText>3471B</w:delText>
        </w:r>
      </w:del>
      <w:r w:rsidR="00FE0CED" w:rsidRPr="00742779">
        <w:rPr>
          <w:sz w:val="19"/>
          <w:szCs w:val="19"/>
        </w:rPr>
        <w:t xml:space="preserve">[184] </w:t>
      </w:r>
      <w:r w:rsidR="00FE0CED" w:rsidRPr="00742779">
        <w:rPr>
          <w:i/>
          <w:sz w:val="19"/>
          <w:szCs w:val="19"/>
        </w:rPr>
        <w:t>Broz v. Cellular Info. Sys., Inc.</w:t>
      </w:r>
      <w:r w:rsidR="00FE0CED" w:rsidRPr="00742779">
        <w:rPr>
          <w:sz w:val="19"/>
          <w:szCs w:val="19"/>
        </w:rPr>
        <w:t>, 673 A.2d 148 (Del. 1996) (director may pursue corporate opportunity if: (1) not learned in corporate capacity, (2) not in corporation’s line of business, or (3) corporation lacks financial ability or interest to pursue; modern test more protective of directors than Guth) (“</w:t>
      </w:r>
      <w:r w:rsidR="00FE0CED" w:rsidRPr="00742779">
        <w:rPr>
          <w:i/>
          <w:sz w:val="19"/>
          <w:szCs w:val="19"/>
        </w:rPr>
        <w:t>Broz</w:t>
      </w:r>
      <w:r w:rsidR="00FE0CED" w:rsidRPr="00742779">
        <w:rPr>
          <w:sz w:val="19"/>
          <w:szCs w:val="19"/>
        </w:rPr>
        <w:t>”).</w:t>
      </w:r>
    </w:p>
    <w:p w14:paraId="4F953209" w14:textId="77777777" w:rsidR="00FE0CED" w:rsidRPr="00742779" w:rsidRDefault="00742779" w:rsidP="007C1326">
      <w:pPr>
        <w:spacing w:after="120" w:line="240" w:lineRule="auto"/>
        <w:ind w:firstLine="0"/>
        <w:divId w:val="831022668"/>
        <w:rPr>
          <w:sz w:val="19"/>
          <w:szCs w:val="19"/>
        </w:rPr>
      </w:pPr>
      <w:del w:id="7820" w:author="Seth Oranburg" w:date="2026-03-07T09:50:00Z" w16du:dateUtc="2026-03-07T14:50:00Z">
        <w:r w:rsidRPr="00742779">
          <w:rPr>
            <w:rFonts w:ascii="ZWAdobeF" w:hAnsi="ZWAdobeF" w:cs="ZWAdobeF"/>
            <w:sz w:val="2"/>
            <w:szCs w:val="2"/>
          </w:rPr>
          <w:delText>3472B</w:delText>
        </w:r>
      </w:del>
      <w:r w:rsidR="00FE0CED" w:rsidRPr="00742779">
        <w:rPr>
          <w:sz w:val="19"/>
          <w:szCs w:val="19"/>
        </w:rPr>
        <w:t xml:space="preserve">[185] </w:t>
      </w:r>
      <w:r w:rsidR="00FE0CED" w:rsidRPr="00742779">
        <w:rPr>
          <w:i/>
          <w:sz w:val="19"/>
          <w:szCs w:val="19"/>
        </w:rPr>
        <w:t>eBay Domestic Holdings, Inc. v. Newmark</w:t>
      </w:r>
      <w:r w:rsidR="00FE0CED" w:rsidRPr="00742779">
        <w:rPr>
          <w:sz w:val="19"/>
          <w:szCs w:val="19"/>
        </w:rPr>
        <w:t>, 16 A.3d 1 (Del. Ch. 2010) (holding that directors of for-profit corporation breached fiduciary duties by adopting poison pill and rights plan to protect corporate culture rather than maximizing stockholder value, stating directors “are bound by the fiduciary duties and standards that accompany [the for-profit] form” including “acting to promote the value of the corporation for the benefit of its stockholders”) (“</w:t>
      </w:r>
      <w:r w:rsidR="00FE0CED" w:rsidRPr="00742779">
        <w:rPr>
          <w:i/>
          <w:sz w:val="19"/>
          <w:szCs w:val="19"/>
        </w:rPr>
        <w:t>eBay</w:t>
      </w:r>
      <w:r w:rsidR="00FE0CED" w:rsidRPr="00742779">
        <w:rPr>
          <w:sz w:val="19"/>
          <w:szCs w:val="19"/>
        </w:rPr>
        <w:t>”).</w:t>
      </w:r>
    </w:p>
    <w:p w14:paraId="29AD5A91" w14:textId="77777777" w:rsidR="00FE0CED" w:rsidRPr="00742779" w:rsidRDefault="00742779" w:rsidP="007C1326">
      <w:pPr>
        <w:spacing w:after="120" w:line="240" w:lineRule="auto"/>
        <w:ind w:firstLine="0"/>
        <w:divId w:val="831022668"/>
        <w:rPr>
          <w:sz w:val="19"/>
          <w:szCs w:val="19"/>
        </w:rPr>
      </w:pPr>
      <w:del w:id="7821" w:author="Seth Oranburg" w:date="2026-03-07T09:50:00Z" w16du:dateUtc="2026-03-07T14:50:00Z">
        <w:r w:rsidRPr="00742779">
          <w:rPr>
            <w:rFonts w:ascii="ZWAdobeF" w:hAnsi="ZWAdobeF" w:cs="ZWAdobeF"/>
            <w:sz w:val="2"/>
            <w:szCs w:val="2"/>
          </w:rPr>
          <w:delText>3473B</w:delText>
        </w:r>
      </w:del>
      <w:r w:rsidR="00FE0CED" w:rsidRPr="00742779">
        <w:rPr>
          <w:sz w:val="19"/>
          <w:szCs w:val="19"/>
        </w:rPr>
        <w:t xml:space="preserve">[186] </w:t>
      </w:r>
      <w:r w:rsidR="00FE0CED" w:rsidRPr="00742779">
        <w:rPr>
          <w:i/>
          <w:sz w:val="19"/>
          <w:szCs w:val="19"/>
        </w:rPr>
        <w:t>Energy Res. Corp. v. Porter</w:t>
      </w:r>
      <w:r w:rsidR="00FE0CED" w:rsidRPr="00742779">
        <w:rPr>
          <w:sz w:val="19"/>
          <w:szCs w:val="19"/>
        </w:rPr>
        <w:t>, 14 Mass. App. Ct. 296, 438 N.E.2d 391 (1982) (officer must fully and unambiguously disclose refusal-to-deal before claiming corporate opportunity is unavailable; silence by fiduciary is equivalent to stranger’s lie; Massachusetts approach more protective than Delaware’s Broz) (“</w:t>
      </w:r>
      <w:r w:rsidR="00FE0CED" w:rsidRPr="00742779">
        <w:rPr>
          <w:i/>
          <w:sz w:val="19"/>
          <w:szCs w:val="19"/>
        </w:rPr>
        <w:t>Energy Resources</w:t>
      </w:r>
      <w:r w:rsidR="00FE0CED" w:rsidRPr="00742779">
        <w:rPr>
          <w:sz w:val="19"/>
          <w:szCs w:val="19"/>
        </w:rPr>
        <w:t>”).</w:t>
      </w:r>
    </w:p>
    <w:p w14:paraId="7A78283E" w14:textId="77777777" w:rsidR="00FE0CED" w:rsidRPr="00742779" w:rsidRDefault="00742779" w:rsidP="007C1326">
      <w:pPr>
        <w:spacing w:after="120" w:line="240" w:lineRule="auto"/>
        <w:ind w:firstLine="0"/>
        <w:divId w:val="831022668"/>
        <w:rPr>
          <w:sz w:val="19"/>
          <w:szCs w:val="19"/>
        </w:rPr>
      </w:pPr>
      <w:del w:id="7822" w:author="Seth Oranburg" w:date="2026-03-07T09:50:00Z" w16du:dateUtc="2026-03-07T14:50:00Z">
        <w:r w:rsidRPr="00742779">
          <w:rPr>
            <w:rFonts w:ascii="ZWAdobeF" w:hAnsi="ZWAdobeF" w:cs="ZWAdobeF"/>
            <w:sz w:val="2"/>
            <w:szCs w:val="2"/>
          </w:rPr>
          <w:delText>3474B</w:delText>
        </w:r>
      </w:del>
      <w:r w:rsidR="00FE0CED" w:rsidRPr="00742779">
        <w:rPr>
          <w:sz w:val="19"/>
          <w:szCs w:val="19"/>
        </w:rPr>
        <w:t xml:space="preserve">[187] Gabriel Rauterberg &amp; Eric Talley, </w:t>
      </w:r>
      <w:r w:rsidR="00FE0CED" w:rsidRPr="00742779">
        <w:rPr>
          <w:i/>
          <w:sz w:val="19"/>
          <w:szCs w:val="19"/>
        </w:rPr>
        <w:t>Contracting Out of the Fiduciary Duty of Loyalty: An Empirical Analysis of Corporate Opportunity Waivers</w:t>
      </w:r>
      <w:r w:rsidR="00FE0CED" w:rsidRPr="00742779">
        <w:rPr>
          <w:sz w:val="19"/>
          <w:szCs w:val="19"/>
        </w:rPr>
        <w:t>, 117 Colum. L. Rev. 1075 (2017) (finding that over 90% of venture-backed startups adopt corporate opportunity waivers pursuant to DGCL § 122(17), with most waivers having broad scope permitting directors and investors to pursue competing business opportunities) (“</w:t>
      </w:r>
      <w:r w:rsidR="00FE0CED" w:rsidRPr="00742779">
        <w:rPr>
          <w:i/>
          <w:sz w:val="19"/>
          <w:szCs w:val="19"/>
        </w:rPr>
        <w:t>Contracting Out</w:t>
      </w:r>
      <w:r w:rsidR="00FE0CED" w:rsidRPr="00742779">
        <w:rPr>
          <w:sz w:val="19"/>
          <w:szCs w:val="19"/>
        </w:rPr>
        <w:t>”).</w:t>
      </w:r>
    </w:p>
    <w:p w14:paraId="6EACBBDF" w14:textId="77777777" w:rsidR="00FE0CED" w:rsidRPr="00742779" w:rsidRDefault="00742779" w:rsidP="007C1326">
      <w:pPr>
        <w:spacing w:after="120" w:line="240" w:lineRule="auto"/>
        <w:ind w:firstLine="0"/>
        <w:divId w:val="831022668"/>
        <w:rPr>
          <w:sz w:val="19"/>
          <w:szCs w:val="19"/>
        </w:rPr>
      </w:pPr>
      <w:del w:id="7823" w:author="Seth Oranburg" w:date="2026-03-07T09:50:00Z" w16du:dateUtc="2026-03-07T14:50:00Z">
        <w:r w:rsidRPr="00742779">
          <w:rPr>
            <w:rFonts w:ascii="ZWAdobeF" w:hAnsi="ZWAdobeF" w:cs="ZWAdobeF"/>
            <w:sz w:val="2"/>
            <w:szCs w:val="2"/>
          </w:rPr>
          <w:delText>3475B</w:delText>
        </w:r>
      </w:del>
      <w:r w:rsidR="00FE0CED" w:rsidRPr="00742779">
        <w:rPr>
          <w:sz w:val="19"/>
          <w:szCs w:val="19"/>
        </w:rPr>
        <w:t>[188] Del. Code Ann. tit. 8, § 122(17) (authorizing corporations to renounce corporate opportunities through charter provisions or board action).</w:t>
      </w:r>
    </w:p>
    <w:p w14:paraId="73B042AF" w14:textId="77777777" w:rsidR="00FE0CED" w:rsidRPr="00742779" w:rsidRDefault="00742779" w:rsidP="007C1326">
      <w:pPr>
        <w:spacing w:after="120" w:line="240" w:lineRule="auto"/>
        <w:ind w:firstLine="0"/>
        <w:divId w:val="831022668"/>
        <w:rPr>
          <w:sz w:val="19"/>
          <w:szCs w:val="19"/>
        </w:rPr>
      </w:pPr>
      <w:del w:id="7824" w:author="Seth Oranburg" w:date="2026-03-07T09:50:00Z" w16du:dateUtc="2026-03-07T14:50:00Z">
        <w:r w:rsidRPr="00742779">
          <w:rPr>
            <w:rFonts w:ascii="ZWAdobeF" w:hAnsi="ZWAdobeF" w:cs="ZWAdobeF"/>
            <w:sz w:val="2"/>
            <w:szCs w:val="2"/>
          </w:rPr>
          <w:delText>3476B</w:delText>
        </w:r>
      </w:del>
      <w:r w:rsidR="00FE0CED" w:rsidRPr="00742779">
        <w:rPr>
          <w:sz w:val="19"/>
          <w:szCs w:val="19"/>
        </w:rPr>
        <w:t xml:space="preserve">[189] National Venture Capital Association, </w:t>
      </w:r>
      <w:r w:rsidR="00FE0CED" w:rsidRPr="00742779">
        <w:rPr>
          <w:i/>
          <w:sz w:val="19"/>
          <w:szCs w:val="19"/>
        </w:rPr>
        <w:t>Model Amended and Restated Certificate of Incorporation</w:t>
      </w:r>
      <w:r w:rsidR="00FE0CED" w:rsidRPr="00742779">
        <w:rPr>
          <w:sz w:val="19"/>
          <w:szCs w:val="19"/>
        </w:rPr>
        <w:t xml:space="preserve"> (updated October 2025) (standard-form certificate of incorporation for venture-backed corporations).</w:t>
      </w:r>
    </w:p>
    <w:p w14:paraId="4BFB2A56" w14:textId="77777777" w:rsidR="00FE0CED" w:rsidRPr="00742779" w:rsidRDefault="00742779" w:rsidP="007C1326">
      <w:pPr>
        <w:spacing w:after="120" w:line="240" w:lineRule="auto"/>
        <w:ind w:firstLine="0"/>
        <w:divId w:val="831022668"/>
        <w:rPr>
          <w:sz w:val="19"/>
          <w:szCs w:val="19"/>
        </w:rPr>
      </w:pPr>
      <w:del w:id="7825" w:author="Seth Oranburg" w:date="2026-03-07T09:50:00Z" w16du:dateUtc="2026-03-07T14:50:00Z">
        <w:r w:rsidRPr="00742779">
          <w:rPr>
            <w:rFonts w:ascii="ZWAdobeF" w:hAnsi="ZWAdobeF" w:cs="ZWAdobeF"/>
            <w:sz w:val="2"/>
            <w:szCs w:val="2"/>
          </w:rPr>
          <w:delText>3477B</w:delText>
        </w:r>
      </w:del>
      <w:r w:rsidR="00FE0CED" w:rsidRPr="00742779">
        <w:rPr>
          <w:sz w:val="19"/>
          <w:szCs w:val="19"/>
        </w:rPr>
        <w:t xml:space="preserve">[190] Harold Marsh, Jr., </w:t>
      </w:r>
      <w:r w:rsidR="00FE0CED" w:rsidRPr="00742779">
        <w:rPr>
          <w:i/>
          <w:sz w:val="19"/>
          <w:szCs w:val="19"/>
        </w:rPr>
        <w:t>Are Directors Trustees? Conflict of Interest and Corporate Morality</w:t>
      </w:r>
      <w:r w:rsidR="00FE0CED" w:rsidRPr="00742779">
        <w:rPr>
          <w:sz w:val="19"/>
          <w:szCs w:val="19"/>
        </w:rPr>
        <w:t>, 22 Bus. Law. 35, 36–39 (1966) (describing the common law rule that interested director transactions were voidable at the corporation’s election regardless of fairness) (“</w:t>
      </w:r>
      <w:r w:rsidR="00FE0CED" w:rsidRPr="00742779">
        <w:rPr>
          <w:i/>
          <w:sz w:val="19"/>
          <w:szCs w:val="19"/>
        </w:rPr>
        <w:t>Are Directors Trustees?</w:t>
      </w:r>
      <w:r w:rsidR="00FE0CED" w:rsidRPr="00742779">
        <w:rPr>
          <w:sz w:val="19"/>
          <w:szCs w:val="19"/>
        </w:rPr>
        <w:t>”).</w:t>
      </w:r>
    </w:p>
    <w:p w14:paraId="7D93FB55" w14:textId="77777777" w:rsidR="00FE0CED" w:rsidRPr="00742779" w:rsidRDefault="00742779" w:rsidP="007C1326">
      <w:pPr>
        <w:spacing w:after="120" w:line="240" w:lineRule="auto"/>
        <w:ind w:firstLine="0"/>
        <w:divId w:val="831022668"/>
        <w:rPr>
          <w:sz w:val="19"/>
          <w:szCs w:val="19"/>
        </w:rPr>
      </w:pPr>
      <w:del w:id="7826" w:author="Seth Oranburg" w:date="2026-03-07T09:50:00Z" w16du:dateUtc="2026-03-07T14:50:00Z">
        <w:r w:rsidRPr="00742779">
          <w:rPr>
            <w:rFonts w:ascii="ZWAdobeF" w:hAnsi="ZWAdobeF" w:cs="ZWAdobeF"/>
            <w:sz w:val="2"/>
            <w:szCs w:val="2"/>
          </w:rPr>
          <w:delText>3478B</w:delText>
        </w:r>
      </w:del>
      <w:r w:rsidR="00FE0CED" w:rsidRPr="00742779">
        <w:rPr>
          <w:sz w:val="19"/>
          <w:szCs w:val="19"/>
        </w:rPr>
        <w:t>[191] Del. Code Ann. tit. 8, § 144 (Interested directors and officers; controlling stockholder transactions; quorum).</w:t>
      </w:r>
    </w:p>
    <w:p w14:paraId="311DE0C5" w14:textId="77777777" w:rsidR="00FE0CED" w:rsidRPr="00742779" w:rsidRDefault="00742779" w:rsidP="007C1326">
      <w:pPr>
        <w:spacing w:after="120" w:line="240" w:lineRule="auto"/>
        <w:ind w:firstLine="0"/>
        <w:divId w:val="831022668"/>
        <w:rPr>
          <w:sz w:val="19"/>
          <w:szCs w:val="19"/>
        </w:rPr>
      </w:pPr>
      <w:del w:id="7827" w:author="Seth Oranburg" w:date="2026-03-07T09:50:00Z" w16du:dateUtc="2026-03-07T14:50:00Z">
        <w:r w:rsidRPr="00742779">
          <w:rPr>
            <w:rFonts w:ascii="ZWAdobeF" w:hAnsi="ZWAdobeF" w:cs="ZWAdobeF"/>
            <w:sz w:val="2"/>
            <w:szCs w:val="2"/>
          </w:rPr>
          <w:delText>3479B</w:delText>
        </w:r>
      </w:del>
      <w:r w:rsidR="00FE0CED" w:rsidRPr="00742779">
        <w:rPr>
          <w:sz w:val="19"/>
          <w:szCs w:val="19"/>
        </w:rPr>
        <w:t xml:space="preserve">[192] </w:t>
      </w:r>
      <w:r w:rsidR="00FE0CED" w:rsidRPr="00742779">
        <w:rPr>
          <w:i/>
          <w:sz w:val="19"/>
          <w:szCs w:val="19"/>
        </w:rPr>
        <w:t>Benihana of Tokyo, Inc. v. Benihana, Inc.</w:t>
      </w:r>
      <w:r w:rsidR="00FE0CED" w:rsidRPr="00742779">
        <w:rPr>
          <w:sz w:val="19"/>
          <w:szCs w:val="19"/>
        </w:rPr>
        <w:t>, 2005 WL 2922959 (Del. Ch. 2004) (director interest in transaction doesn’t mandate entire fairness if disinterested directors approve after full disclosure or if transaction proven fair; DGCL § 144 safe harbor mechanics) (“</w:t>
      </w:r>
      <w:r w:rsidR="00FE0CED" w:rsidRPr="00742779">
        <w:rPr>
          <w:i/>
          <w:sz w:val="19"/>
          <w:szCs w:val="19"/>
        </w:rPr>
        <w:t>Benihana</w:t>
      </w:r>
      <w:r w:rsidR="00FE0CED" w:rsidRPr="00742779">
        <w:rPr>
          <w:sz w:val="19"/>
          <w:szCs w:val="19"/>
        </w:rPr>
        <w:t>”).</w:t>
      </w:r>
    </w:p>
    <w:p w14:paraId="6244A6D4" w14:textId="77777777" w:rsidR="00FE0CED" w:rsidRPr="00742779" w:rsidRDefault="00742779" w:rsidP="007C1326">
      <w:pPr>
        <w:spacing w:after="120" w:line="240" w:lineRule="auto"/>
        <w:ind w:firstLine="0"/>
        <w:divId w:val="831022668"/>
        <w:rPr>
          <w:sz w:val="19"/>
          <w:szCs w:val="19"/>
        </w:rPr>
      </w:pPr>
      <w:del w:id="7828" w:author="Seth Oranburg" w:date="2026-03-07T09:50:00Z" w16du:dateUtc="2026-03-07T14:50:00Z">
        <w:r w:rsidRPr="00742779">
          <w:rPr>
            <w:rFonts w:ascii="ZWAdobeF" w:hAnsi="ZWAdobeF" w:cs="ZWAdobeF"/>
            <w:sz w:val="2"/>
            <w:szCs w:val="2"/>
          </w:rPr>
          <w:delText>3480B</w:delText>
        </w:r>
      </w:del>
      <w:r w:rsidR="00FE0CED" w:rsidRPr="00742779">
        <w:rPr>
          <w:sz w:val="19"/>
          <w:szCs w:val="19"/>
        </w:rPr>
        <w:t>[193] Del. Code Ann. tit. 8, § 251 (Merger or consolidation of domestic corporations).</w:t>
      </w:r>
    </w:p>
    <w:p w14:paraId="7EC0F4DE" w14:textId="77777777" w:rsidR="00FE0CED" w:rsidRPr="00742779" w:rsidRDefault="00742779" w:rsidP="007C1326">
      <w:pPr>
        <w:spacing w:after="120" w:line="240" w:lineRule="auto"/>
        <w:ind w:firstLine="0"/>
        <w:divId w:val="831022668"/>
        <w:rPr>
          <w:sz w:val="19"/>
          <w:szCs w:val="19"/>
        </w:rPr>
      </w:pPr>
      <w:del w:id="7829" w:author="Seth Oranburg" w:date="2026-03-07T09:50:00Z" w16du:dateUtc="2026-03-07T14:50:00Z">
        <w:r w:rsidRPr="00742779">
          <w:rPr>
            <w:rFonts w:ascii="ZWAdobeF" w:hAnsi="ZWAdobeF" w:cs="ZWAdobeF"/>
            <w:sz w:val="2"/>
            <w:szCs w:val="2"/>
          </w:rPr>
          <w:delText>3481B</w:delText>
        </w:r>
      </w:del>
      <w:r w:rsidR="00FE0CED" w:rsidRPr="00742779">
        <w:rPr>
          <w:sz w:val="19"/>
          <w:szCs w:val="19"/>
        </w:rPr>
        <w:t xml:space="preserve">[194] </w:t>
      </w:r>
      <w:r w:rsidR="00FE0CED" w:rsidRPr="00742779">
        <w:rPr>
          <w:i/>
          <w:sz w:val="19"/>
          <w:szCs w:val="19"/>
        </w:rPr>
        <w:t>Corwin v. KKR Fin. Holdings LLC</w:t>
      </w:r>
      <w:r w:rsidR="00FE0CED" w:rsidRPr="00742779">
        <w:rPr>
          <w:sz w:val="19"/>
          <w:szCs w:val="19"/>
        </w:rPr>
        <w:t>, 125 A.3d 304 (Del. 2015) (fully informed, uncoerced stockholder approval of a non-controller transaction cleanses fiduciary claims and invokes business judgment review with pleading-stage dismissal consequences) (“</w:t>
      </w:r>
      <w:r w:rsidR="00FE0CED" w:rsidRPr="00742779">
        <w:rPr>
          <w:i/>
          <w:sz w:val="19"/>
          <w:szCs w:val="19"/>
        </w:rPr>
        <w:t>Corwin</w:t>
      </w:r>
      <w:r w:rsidR="00FE0CED" w:rsidRPr="00742779">
        <w:rPr>
          <w:sz w:val="19"/>
          <w:szCs w:val="19"/>
        </w:rPr>
        <w:t>”).</w:t>
      </w:r>
    </w:p>
    <w:p w14:paraId="4B7EF164" w14:textId="77777777" w:rsidR="00FE0CED" w:rsidRPr="00742779" w:rsidRDefault="00742779" w:rsidP="007C1326">
      <w:pPr>
        <w:spacing w:after="120" w:line="240" w:lineRule="auto"/>
        <w:ind w:firstLine="0"/>
        <w:divId w:val="831022668"/>
        <w:rPr>
          <w:sz w:val="19"/>
          <w:szCs w:val="19"/>
        </w:rPr>
      </w:pPr>
      <w:del w:id="7830" w:author="Seth Oranburg" w:date="2026-03-07T09:50:00Z" w16du:dateUtc="2026-03-07T14:50:00Z">
        <w:r w:rsidRPr="00742779">
          <w:rPr>
            <w:rFonts w:ascii="ZWAdobeF" w:hAnsi="ZWAdobeF" w:cs="ZWAdobeF"/>
            <w:sz w:val="2"/>
            <w:szCs w:val="2"/>
          </w:rPr>
          <w:delText>3482B</w:delText>
        </w:r>
      </w:del>
      <w:r w:rsidR="00FE0CED" w:rsidRPr="00742779">
        <w:rPr>
          <w:sz w:val="19"/>
          <w:szCs w:val="19"/>
        </w:rPr>
        <w:t xml:space="preserve">[195] </w:t>
      </w:r>
      <w:r w:rsidR="00FE0CED" w:rsidRPr="00742779">
        <w:rPr>
          <w:i/>
          <w:sz w:val="19"/>
          <w:szCs w:val="19"/>
        </w:rPr>
        <w:t>Smith v. Van Gorkom</w:t>
      </w:r>
      <w:r w:rsidR="00FE0CED" w:rsidRPr="00742779">
        <w:rPr>
          <w:sz w:val="19"/>
          <w:szCs w:val="19"/>
        </w:rPr>
        <w:t>, 488 A.2d 858 (Del. 1985) (imposing liability for grossly uninformed board decision-making; directors must inform themselves of all material information reasonably available before making business decisions) (“</w:t>
      </w:r>
      <w:r w:rsidR="00FE0CED" w:rsidRPr="00742779">
        <w:rPr>
          <w:i/>
          <w:sz w:val="19"/>
          <w:szCs w:val="19"/>
        </w:rPr>
        <w:t>Van Gorkom</w:t>
      </w:r>
      <w:r w:rsidR="00FE0CED" w:rsidRPr="00742779">
        <w:rPr>
          <w:sz w:val="19"/>
          <w:szCs w:val="19"/>
        </w:rPr>
        <w:t>”).</w:t>
      </w:r>
    </w:p>
    <w:p w14:paraId="5FFF7633" w14:textId="77777777" w:rsidR="00FE0CED" w:rsidRPr="00742779" w:rsidRDefault="00742779" w:rsidP="007C1326">
      <w:pPr>
        <w:spacing w:after="120" w:line="240" w:lineRule="auto"/>
        <w:ind w:firstLine="0"/>
        <w:divId w:val="831022668"/>
        <w:rPr>
          <w:sz w:val="19"/>
          <w:szCs w:val="19"/>
        </w:rPr>
      </w:pPr>
      <w:del w:id="7831" w:author="Seth Oranburg" w:date="2026-03-07T09:50:00Z" w16du:dateUtc="2026-03-07T14:50:00Z">
        <w:r w:rsidRPr="00742779">
          <w:rPr>
            <w:rFonts w:ascii="ZWAdobeF" w:hAnsi="ZWAdobeF" w:cs="ZWAdobeF"/>
            <w:sz w:val="2"/>
            <w:szCs w:val="2"/>
          </w:rPr>
          <w:delText>3483B</w:delText>
        </w:r>
      </w:del>
      <w:r w:rsidR="00FE0CED" w:rsidRPr="00742779">
        <w:rPr>
          <w:sz w:val="19"/>
          <w:szCs w:val="19"/>
        </w:rPr>
        <w:t xml:space="preserve">[196] </w:t>
      </w:r>
      <w:r w:rsidR="00FE0CED" w:rsidRPr="00742779">
        <w:rPr>
          <w:i/>
          <w:sz w:val="19"/>
          <w:szCs w:val="19"/>
        </w:rPr>
        <w:t>Tornetta v. Musk</w:t>
      </w:r>
      <w:r w:rsidR="00FE0CED" w:rsidRPr="00742779">
        <w:rPr>
          <w:sz w:val="19"/>
          <w:szCs w:val="19"/>
        </w:rPr>
        <w:t xml:space="preserve">, 310 A.3d 430 (Del. Ch. 2024) (holding that Elon Musk was a controlling stockholder of Tesla despite owning only 21.9% of the stock based on his status as “superstar CEO”; voiding $55.8 billion pay package under entire fairness standard </w:t>
      </w:r>
      <w:r w:rsidR="00FE0CED" w:rsidRPr="00742779">
        <w:rPr>
          <w:sz w:val="19"/>
          <w:szCs w:val="19"/>
        </w:rPr>
        <w:lastRenderedPageBreak/>
        <w:t>because neither the compensation committee approval nor stockholder vote constituted adequate cleansing) (“</w:t>
      </w:r>
      <w:r w:rsidR="00FE0CED" w:rsidRPr="00742779">
        <w:rPr>
          <w:i/>
          <w:sz w:val="19"/>
          <w:szCs w:val="19"/>
        </w:rPr>
        <w:t>Tornetta</w:t>
      </w:r>
      <w:r w:rsidR="00FE0CED" w:rsidRPr="00742779">
        <w:rPr>
          <w:sz w:val="19"/>
          <w:szCs w:val="19"/>
        </w:rPr>
        <w:t>”).</w:t>
      </w:r>
    </w:p>
    <w:p w14:paraId="66665971" w14:textId="77777777" w:rsidR="00FE0CED" w:rsidRPr="00742779" w:rsidRDefault="00742779" w:rsidP="007C1326">
      <w:pPr>
        <w:spacing w:after="120" w:line="240" w:lineRule="auto"/>
        <w:ind w:firstLine="0"/>
        <w:divId w:val="831022668"/>
        <w:rPr>
          <w:sz w:val="19"/>
          <w:szCs w:val="19"/>
        </w:rPr>
      </w:pPr>
      <w:del w:id="7832" w:author="Seth Oranburg" w:date="2026-03-07T09:50:00Z" w16du:dateUtc="2026-03-07T14:50:00Z">
        <w:r w:rsidRPr="00742779">
          <w:rPr>
            <w:rFonts w:ascii="ZWAdobeF" w:hAnsi="ZWAdobeF" w:cs="ZWAdobeF"/>
            <w:sz w:val="2"/>
            <w:szCs w:val="2"/>
          </w:rPr>
          <w:delText>3484B</w:delText>
        </w:r>
      </w:del>
      <w:r w:rsidR="00FE0CED" w:rsidRPr="00742779">
        <w:rPr>
          <w:sz w:val="19"/>
          <w:szCs w:val="19"/>
        </w:rPr>
        <w:t xml:space="preserve">[197] </w:t>
      </w:r>
      <w:r w:rsidR="00FE0CED" w:rsidRPr="00742779">
        <w:rPr>
          <w:i/>
          <w:sz w:val="19"/>
          <w:szCs w:val="19"/>
        </w:rPr>
        <w:t>In re Match Group, Inc. Derivative Litig.</w:t>
      </w:r>
      <w:r w:rsidR="00FE0CED" w:rsidRPr="00742779">
        <w:rPr>
          <w:sz w:val="19"/>
          <w:szCs w:val="19"/>
        </w:rPr>
        <w:t>, 315 A.3d 446 (Del. 2024) (holding that controller transactions require both independent special committee approval and majority-of-minority stockholder vote to shift from entire fairness to business judgment review) (“</w:t>
      </w:r>
      <w:r w:rsidR="00FE0CED" w:rsidRPr="00742779">
        <w:rPr>
          <w:i/>
          <w:sz w:val="19"/>
          <w:szCs w:val="19"/>
        </w:rPr>
        <w:t>Match Group</w:t>
      </w:r>
      <w:r w:rsidR="00FE0CED" w:rsidRPr="00742779">
        <w:rPr>
          <w:sz w:val="19"/>
          <w:szCs w:val="19"/>
        </w:rPr>
        <w:t>”).</w:t>
      </w:r>
    </w:p>
    <w:p w14:paraId="7F8238DC" w14:textId="77777777" w:rsidR="00FE0CED" w:rsidRPr="00742779" w:rsidRDefault="00742779" w:rsidP="007C1326">
      <w:pPr>
        <w:spacing w:after="120" w:line="240" w:lineRule="auto"/>
        <w:ind w:firstLine="0"/>
        <w:divId w:val="831022668"/>
        <w:rPr>
          <w:sz w:val="19"/>
          <w:szCs w:val="19"/>
        </w:rPr>
      </w:pPr>
      <w:del w:id="7833" w:author="Seth Oranburg" w:date="2026-03-07T09:50:00Z" w16du:dateUtc="2026-03-07T14:50:00Z">
        <w:r w:rsidRPr="00742779">
          <w:rPr>
            <w:rFonts w:ascii="ZWAdobeF" w:hAnsi="ZWAdobeF" w:cs="ZWAdobeF"/>
            <w:sz w:val="2"/>
            <w:szCs w:val="2"/>
          </w:rPr>
          <w:delText>3485B</w:delText>
        </w:r>
      </w:del>
      <w:r w:rsidR="00FE0CED" w:rsidRPr="00742779">
        <w:rPr>
          <w:sz w:val="19"/>
          <w:szCs w:val="19"/>
        </w:rPr>
        <w:t xml:space="preserve">[198] </w:t>
      </w:r>
      <w:r w:rsidR="00FE0CED" w:rsidRPr="00742779">
        <w:rPr>
          <w:i/>
          <w:sz w:val="19"/>
          <w:szCs w:val="19"/>
        </w:rPr>
        <w:t>Musk Says SpaceX Has Moved Its Incorporation to Texas from Delaware</w:t>
      </w:r>
      <w:r w:rsidR="00FE0CED" w:rsidRPr="00742779">
        <w:rPr>
          <w:sz w:val="19"/>
          <w:szCs w:val="19"/>
        </w:rPr>
        <w:t>, Reuters (Feb. 14, 2024) (reporting SpaceX’s transition to Texas and Musk’s public advice for companies to leave Delaware).</w:t>
      </w:r>
    </w:p>
    <w:p w14:paraId="41CC56F1" w14:textId="77777777" w:rsidR="00FE0CED" w:rsidRPr="00742779" w:rsidRDefault="00742779" w:rsidP="007C1326">
      <w:pPr>
        <w:spacing w:after="120" w:line="240" w:lineRule="auto"/>
        <w:ind w:firstLine="0"/>
        <w:divId w:val="831022668"/>
        <w:rPr>
          <w:sz w:val="19"/>
          <w:szCs w:val="19"/>
        </w:rPr>
      </w:pPr>
      <w:del w:id="7834" w:author="Seth Oranburg" w:date="2026-03-07T09:50:00Z" w16du:dateUtc="2026-03-07T14:50:00Z">
        <w:r w:rsidRPr="00742779">
          <w:rPr>
            <w:rFonts w:ascii="ZWAdobeF" w:hAnsi="ZWAdobeF" w:cs="ZWAdobeF"/>
            <w:sz w:val="2"/>
            <w:szCs w:val="2"/>
          </w:rPr>
          <w:delText>3486B</w:delText>
        </w:r>
      </w:del>
      <w:r w:rsidR="00FE0CED" w:rsidRPr="00742779">
        <w:rPr>
          <w:sz w:val="19"/>
          <w:szCs w:val="19"/>
        </w:rPr>
        <w:t xml:space="preserve">[199] </w:t>
      </w:r>
      <w:r w:rsidR="00FE0CED" w:rsidRPr="00742779">
        <w:rPr>
          <w:i/>
          <w:sz w:val="19"/>
          <w:szCs w:val="19"/>
        </w:rPr>
        <w:t>Musk’s Neuralink Switches Location of Incorporation to Nevada</w:t>
      </w:r>
      <w:r w:rsidR="00FE0CED" w:rsidRPr="00742779">
        <w:rPr>
          <w:sz w:val="19"/>
          <w:szCs w:val="19"/>
        </w:rPr>
        <w:t>, Reuters (Feb. 9, 2024) (reporting Neuralink’s relocation to Nevada immediately following the Tornetta decision).</w:t>
      </w:r>
    </w:p>
    <w:p w14:paraId="57304187" w14:textId="77777777" w:rsidR="00FE0CED" w:rsidRPr="00742779" w:rsidRDefault="00742779" w:rsidP="007C1326">
      <w:pPr>
        <w:spacing w:after="120" w:line="240" w:lineRule="auto"/>
        <w:ind w:firstLine="0"/>
        <w:divId w:val="831022668"/>
        <w:rPr>
          <w:sz w:val="19"/>
          <w:szCs w:val="19"/>
        </w:rPr>
      </w:pPr>
      <w:del w:id="7835" w:author="Seth Oranburg" w:date="2026-03-07T09:50:00Z" w16du:dateUtc="2026-03-07T14:50:00Z">
        <w:r w:rsidRPr="00742779">
          <w:rPr>
            <w:rFonts w:ascii="ZWAdobeF" w:hAnsi="ZWAdobeF" w:cs="ZWAdobeF"/>
            <w:sz w:val="2"/>
            <w:szCs w:val="2"/>
          </w:rPr>
          <w:delText>3487B</w:delText>
        </w:r>
      </w:del>
      <w:r w:rsidR="00FE0CED" w:rsidRPr="00742779">
        <w:rPr>
          <w:sz w:val="19"/>
          <w:szCs w:val="19"/>
        </w:rPr>
        <w:t>[200] Tesla, Inc., Definitive Proxy Statement on Schedule 14A (filed May 28, 2024) (disclosing shareholder vote on redomestication from Delaware to Texas; arguing that Delaware case law had become “indeterminate” and that Texas offered greater stability).</w:t>
      </w:r>
    </w:p>
    <w:p w14:paraId="714EBA0C" w14:textId="77777777" w:rsidR="00FE0CED" w:rsidRPr="00742779" w:rsidRDefault="00742779" w:rsidP="007C1326">
      <w:pPr>
        <w:spacing w:after="120" w:line="240" w:lineRule="auto"/>
        <w:ind w:firstLine="0"/>
        <w:divId w:val="831022668"/>
        <w:rPr>
          <w:sz w:val="19"/>
          <w:szCs w:val="19"/>
        </w:rPr>
      </w:pPr>
      <w:del w:id="7836" w:author="Seth Oranburg" w:date="2026-03-07T09:50:00Z" w16du:dateUtc="2026-03-07T14:50:00Z">
        <w:r w:rsidRPr="00742779">
          <w:rPr>
            <w:rFonts w:ascii="ZWAdobeF" w:hAnsi="ZWAdobeF" w:cs="ZWAdobeF"/>
            <w:sz w:val="2"/>
            <w:szCs w:val="2"/>
          </w:rPr>
          <w:delText>3488B</w:delText>
        </w:r>
      </w:del>
      <w:r w:rsidR="00FE0CED" w:rsidRPr="00742779">
        <w:rPr>
          <w:sz w:val="19"/>
          <w:szCs w:val="19"/>
        </w:rPr>
        <w:t xml:space="preserve">[201] Sean Saldana, </w:t>
      </w:r>
      <w:r w:rsidR="00FE0CED" w:rsidRPr="00742779">
        <w:rPr>
          <w:i/>
          <w:sz w:val="19"/>
          <w:szCs w:val="19"/>
        </w:rPr>
        <w:t>Tesla Reincorporates in Texas After Shareholder Approval</w:t>
      </w:r>
      <w:r w:rsidR="00FE0CED" w:rsidRPr="00742779">
        <w:rPr>
          <w:sz w:val="19"/>
          <w:szCs w:val="19"/>
        </w:rPr>
        <w:t>, Texas Standard (June 20, 2024) (confirming Tesla’s filing with the Texas Secretary of State following shareholder approval).</w:t>
      </w:r>
    </w:p>
    <w:p w14:paraId="74444EAD" w14:textId="77777777" w:rsidR="00FE0CED" w:rsidRPr="00742779" w:rsidRDefault="00742779" w:rsidP="007C1326">
      <w:pPr>
        <w:spacing w:after="120" w:line="240" w:lineRule="auto"/>
        <w:ind w:firstLine="0"/>
        <w:divId w:val="831022668"/>
        <w:rPr>
          <w:sz w:val="19"/>
          <w:szCs w:val="19"/>
        </w:rPr>
      </w:pPr>
      <w:del w:id="7837" w:author="Seth Oranburg" w:date="2026-03-07T09:50:00Z" w16du:dateUtc="2026-03-07T14:50:00Z">
        <w:r w:rsidRPr="00742779">
          <w:rPr>
            <w:rFonts w:ascii="ZWAdobeF" w:hAnsi="ZWAdobeF" w:cs="ZWAdobeF"/>
            <w:sz w:val="2"/>
            <w:szCs w:val="2"/>
          </w:rPr>
          <w:delText>3489B</w:delText>
        </w:r>
      </w:del>
      <w:r w:rsidR="00FE0CED" w:rsidRPr="00742779">
        <w:rPr>
          <w:sz w:val="19"/>
          <w:szCs w:val="19"/>
        </w:rPr>
        <w:t xml:space="preserve">[202] Glass Lewis, </w:t>
      </w:r>
      <w:r w:rsidR="00FE0CED" w:rsidRPr="00742779">
        <w:rPr>
          <w:i/>
          <w:sz w:val="19"/>
          <w:szCs w:val="19"/>
        </w:rPr>
        <w:t>The State of US Reincorporation in 2025: A Growing Threat or Reality? Examining DEXIT</w:t>
      </w:r>
      <w:r w:rsidR="00FE0CED" w:rsidRPr="00742779">
        <w:rPr>
          <w:sz w:val="19"/>
          <w:szCs w:val="19"/>
        </w:rPr>
        <w:t xml:space="preserve"> (Oct. 19, 2025) (documenting that 64.3% of companies proposing reincorporation in 2025 sought to leave Delaware, with a majority being controlled companies).</w:t>
      </w:r>
    </w:p>
    <w:p w14:paraId="7B8B2779" w14:textId="77777777" w:rsidR="00FE0CED" w:rsidRPr="00742779" w:rsidRDefault="00742779" w:rsidP="007C1326">
      <w:pPr>
        <w:spacing w:after="120" w:line="240" w:lineRule="auto"/>
        <w:ind w:firstLine="0"/>
        <w:divId w:val="831022668"/>
        <w:rPr>
          <w:sz w:val="19"/>
          <w:szCs w:val="19"/>
        </w:rPr>
      </w:pPr>
      <w:del w:id="7838" w:author="Seth Oranburg" w:date="2026-03-07T09:50:00Z" w16du:dateUtc="2026-03-07T14:50:00Z">
        <w:r w:rsidRPr="00742779">
          <w:rPr>
            <w:rFonts w:ascii="ZWAdobeF" w:hAnsi="ZWAdobeF" w:cs="ZWAdobeF"/>
            <w:sz w:val="2"/>
            <w:szCs w:val="2"/>
          </w:rPr>
          <w:delText>3490B</w:delText>
        </w:r>
      </w:del>
      <w:r w:rsidR="00FE0CED" w:rsidRPr="00742779">
        <w:rPr>
          <w:sz w:val="19"/>
          <w:szCs w:val="19"/>
        </w:rPr>
        <w:t>[203] Del. S.B. 21 (enacted Mar. 25, 2025) (amending Del. Code Ann. tit. 8, §§ 144, 220 to codify a bright-line definition of “controlling stockholder,” establish an “either/or” cleansing standard for controller transactions, and narrow Section 220 inspection rights regarding informal communications).</w:t>
      </w:r>
    </w:p>
    <w:p w14:paraId="24764B10" w14:textId="77777777" w:rsidR="00FE0CED" w:rsidRPr="00742779" w:rsidRDefault="00742779" w:rsidP="007C1326">
      <w:pPr>
        <w:spacing w:after="120" w:line="240" w:lineRule="auto"/>
        <w:ind w:firstLine="0"/>
        <w:divId w:val="831022668"/>
        <w:rPr>
          <w:sz w:val="19"/>
          <w:szCs w:val="19"/>
        </w:rPr>
      </w:pPr>
      <w:del w:id="7839" w:author="Seth Oranburg" w:date="2026-03-07T09:50:00Z" w16du:dateUtc="2026-03-07T14:50:00Z">
        <w:r w:rsidRPr="00742779">
          <w:rPr>
            <w:rFonts w:ascii="ZWAdobeF" w:hAnsi="ZWAdobeF" w:cs="ZWAdobeF"/>
            <w:sz w:val="2"/>
            <w:szCs w:val="2"/>
          </w:rPr>
          <w:delText>3491B</w:delText>
        </w:r>
      </w:del>
      <w:r w:rsidR="00FE0CED" w:rsidRPr="00742779">
        <w:rPr>
          <w:sz w:val="19"/>
          <w:szCs w:val="19"/>
        </w:rPr>
        <w:t xml:space="preserve">[204] See, e.g., </w:t>
      </w:r>
      <w:r w:rsidR="00FE0CED" w:rsidRPr="00742779">
        <w:rPr>
          <w:i/>
          <w:sz w:val="19"/>
          <w:szCs w:val="19"/>
        </w:rPr>
        <w:t>Tornetta</w:t>
      </w:r>
      <w:r w:rsidR="00FE0CED" w:rsidRPr="00742779">
        <w:rPr>
          <w:sz w:val="19"/>
          <w:szCs w:val="19"/>
        </w:rPr>
        <w:t>, 310 A.3d at 430 (illustrating the judicial decision that preceded the reincorporations of Tesla, SpaceX, and Neuralink).</w:t>
      </w:r>
    </w:p>
    <w:p w14:paraId="692A7343" w14:textId="77777777" w:rsidR="00FE0CED" w:rsidRPr="00742779" w:rsidRDefault="00742779" w:rsidP="007C1326">
      <w:pPr>
        <w:spacing w:after="120" w:line="240" w:lineRule="auto"/>
        <w:ind w:firstLine="0"/>
        <w:divId w:val="831022668"/>
        <w:rPr>
          <w:sz w:val="19"/>
          <w:szCs w:val="19"/>
        </w:rPr>
      </w:pPr>
      <w:del w:id="7840" w:author="Seth Oranburg" w:date="2026-03-07T09:50:00Z" w16du:dateUtc="2026-03-07T14:50:00Z">
        <w:r w:rsidRPr="00742779">
          <w:rPr>
            <w:rFonts w:ascii="ZWAdobeF" w:hAnsi="ZWAdobeF" w:cs="ZWAdobeF"/>
            <w:sz w:val="2"/>
            <w:szCs w:val="2"/>
          </w:rPr>
          <w:delText>3492B</w:delText>
        </w:r>
      </w:del>
      <w:r w:rsidR="00FE0CED" w:rsidRPr="00742779">
        <w:rPr>
          <w:sz w:val="19"/>
          <w:szCs w:val="19"/>
        </w:rPr>
        <w:t xml:space="preserve">[205] Michal Barzuza, </w:t>
      </w:r>
      <w:r w:rsidR="00FE0CED" w:rsidRPr="00742779">
        <w:rPr>
          <w:i/>
          <w:sz w:val="19"/>
          <w:szCs w:val="19"/>
        </w:rPr>
        <w:t>Market Segmentation: The Rise of Nevada as a Liability Free Jurisdiction</w:t>
      </w:r>
      <w:r w:rsidR="00FE0CED" w:rsidRPr="00742779">
        <w:rPr>
          <w:sz w:val="19"/>
          <w:szCs w:val="19"/>
        </w:rPr>
        <w:t>, 98 Virginia L. Rev. 935 (2013) (establishing “market segmentation” theory: Nevada competes by offering “liability-free zones” rather than replicating Delaware’s expertise) (“</w:t>
      </w:r>
      <w:r w:rsidR="00FE0CED" w:rsidRPr="00742779">
        <w:rPr>
          <w:i/>
          <w:sz w:val="19"/>
          <w:szCs w:val="19"/>
        </w:rPr>
        <w:t>Market Segmentation</w:t>
      </w:r>
      <w:r w:rsidR="00FE0CED" w:rsidRPr="00742779">
        <w:rPr>
          <w:sz w:val="19"/>
          <w:szCs w:val="19"/>
        </w:rPr>
        <w:t>”).</w:t>
      </w:r>
    </w:p>
    <w:p w14:paraId="1C94B200" w14:textId="77777777" w:rsidR="00FE0CED" w:rsidRPr="00742779" w:rsidRDefault="00742779" w:rsidP="007C1326">
      <w:pPr>
        <w:spacing w:after="120" w:line="240" w:lineRule="auto"/>
        <w:ind w:firstLine="0"/>
        <w:divId w:val="831022668"/>
        <w:rPr>
          <w:sz w:val="19"/>
          <w:szCs w:val="19"/>
        </w:rPr>
      </w:pPr>
      <w:del w:id="7841" w:author="Seth Oranburg" w:date="2026-03-07T09:50:00Z" w16du:dateUtc="2026-03-07T14:50:00Z">
        <w:r w:rsidRPr="00742779">
          <w:rPr>
            <w:rFonts w:ascii="ZWAdobeF" w:hAnsi="ZWAdobeF" w:cs="ZWAdobeF"/>
            <w:sz w:val="2"/>
            <w:szCs w:val="2"/>
          </w:rPr>
          <w:delText>3493B</w:delText>
        </w:r>
      </w:del>
      <w:r w:rsidR="00FE0CED" w:rsidRPr="00742779">
        <w:rPr>
          <w:sz w:val="19"/>
          <w:szCs w:val="19"/>
        </w:rPr>
        <w:t xml:space="preserve">[206] </w:t>
      </w:r>
      <w:r w:rsidR="00FE0CED" w:rsidRPr="00742779">
        <w:rPr>
          <w:i/>
          <w:sz w:val="19"/>
          <w:szCs w:val="19"/>
        </w:rPr>
        <w:t>Palkon v. Maffei</w:t>
      </w:r>
      <w:r w:rsidR="00FE0CED" w:rsidRPr="00742779">
        <w:rPr>
          <w:sz w:val="19"/>
          <w:szCs w:val="19"/>
        </w:rPr>
        <w:t>, 311 A.3d 255 (Del. Ch. 2024) (refusing to dismiss claims that TripAdvisor’s reincorporation to Nevada was self-dealing transaction to insulate controller from fiduciary liability) (“</w:t>
      </w:r>
      <w:r w:rsidR="00FE0CED" w:rsidRPr="00742779">
        <w:rPr>
          <w:i/>
          <w:sz w:val="19"/>
          <w:szCs w:val="19"/>
        </w:rPr>
        <w:t>Palkon</w:t>
      </w:r>
      <w:r w:rsidR="00FE0CED" w:rsidRPr="00742779">
        <w:rPr>
          <w:sz w:val="19"/>
          <w:szCs w:val="19"/>
        </w:rPr>
        <w:t>”).</w:t>
      </w:r>
    </w:p>
    <w:p w14:paraId="0F7D699E" w14:textId="77777777" w:rsidR="00FE0CED" w:rsidRPr="00742779" w:rsidRDefault="00742779" w:rsidP="007C1326">
      <w:pPr>
        <w:spacing w:after="120" w:line="240" w:lineRule="auto"/>
        <w:ind w:firstLine="0"/>
        <w:divId w:val="831022668"/>
        <w:rPr>
          <w:sz w:val="19"/>
          <w:szCs w:val="19"/>
        </w:rPr>
      </w:pPr>
      <w:del w:id="7842" w:author="Seth Oranburg" w:date="2026-03-07T09:50:00Z" w16du:dateUtc="2026-03-07T14:50:00Z">
        <w:r w:rsidRPr="00742779">
          <w:rPr>
            <w:rFonts w:ascii="ZWAdobeF" w:hAnsi="ZWAdobeF" w:cs="ZWAdobeF"/>
            <w:sz w:val="2"/>
            <w:szCs w:val="2"/>
          </w:rPr>
          <w:delText>3494B</w:delText>
        </w:r>
      </w:del>
      <w:r w:rsidR="00FE0CED" w:rsidRPr="00742779">
        <w:rPr>
          <w:sz w:val="19"/>
          <w:szCs w:val="19"/>
        </w:rPr>
        <w:t xml:space="preserve">[207] Michal Barzuza &amp; David Webber, </w:t>
      </w:r>
      <w:r w:rsidR="00FE0CED" w:rsidRPr="00742779">
        <w:rPr>
          <w:i/>
          <w:sz w:val="19"/>
          <w:szCs w:val="19"/>
        </w:rPr>
        <w:t>Nevada vs. Delaware</w:t>
      </w:r>
      <w:r w:rsidR="00FE0CED" w:rsidRPr="00742779">
        <w:rPr>
          <w:sz w:val="19"/>
          <w:szCs w:val="19"/>
        </w:rPr>
        <w:t>, 98 N.Y.U. L. Rev. 101 (2023) (analyzing the “DExit” phenomenon and arguing that Nevada competes by offering laxer fiduciary standards for controlling stockholders) (“</w:t>
      </w:r>
      <w:r w:rsidR="00FE0CED" w:rsidRPr="00742779">
        <w:rPr>
          <w:i/>
          <w:sz w:val="19"/>
          <w:szCs w:val="19"/>
        </w:rPr>
        <w:t>Nevada vs. Delaware</w:t>
      </w:r>
      <w:r w:rsidR="00FE0CED" w:rsidRPr="00742779">
        <w:rPr>
          <w:sz w:val="19"/>
          <w:szCs w:val="19"/>
        </w:rPr>
        <w:t>”).</w:t>
      </w:r>
    </w:p>
    <w:p w14:paraId="59498E0A" w14:textId="77777777" w:rsidR="00FE0CED" w:rsidRPr="00742779" w:rsidRDefault="00742779" w:rsidP="007C1326">
      <w:pPr>
        <w:spacing w:after="120" w:line="240" w:lineRule="auto"/>
        <w:ind w:firstLine="0"/>
        <w:divId w:val="831022668"/>
        <w:rPr>
          <w:sz w:val="19"/>
          <w:szCs w:val="19"/>
        </w:rPr>
      </w:pPr>
      <w:del w:id="7843" w:author="Seth Oranburg" w:date="2026-03-07T09:50:00Z" w16du:dateUtc="2026-03-07T14:50:00Z">
        <w:r w:rsidRPr="00742779">
          <w:rPr>
            <w:rFonts w:ascii="ZWAdobeF" w:hAnsi="ZWAdobeF" w:cs="ZWAdobeF"/>
            <w:sz w:val="2"/>
            <w:szCs w:val="2"/>
          </w:rPr>
          <w:delText>3495B</w:delText>
        </w:r>
      </w:del>
      <w:r w:rsidR="00FE0CED" w:rsidRPr="00742779">
        <w:rPr>
          <w:sz w:val="19"/>
          <w:szCs w:val="19"/>
        </w:rPr>
        <w:t xml:space="preserve">[208] Andrew Verstein, </w:t>
      </w:r>
      <w:r w:rsidR="00FE0CED" w:rsidRPr="00742779">
        <w:rPr>
          <w:i/>
          <w:sz w:val="19"/>
          <w:szCs w:val="19"/>
        </w:rPr>
        <w:t>An Update on DExit, from the Corporate Census</w:t>
      </w:r>
      <w:r w:rsidR="00FE0CED" w:rsidRPr="00742779">
        <w:rPr>
          <w:sz w:val="19"/>
          <w:szCs w:val="19"/>
        </w:rPr>
        <w:t>, Harv. L. Sch. F. on Corp. Governance (Jan. 15, 2026) (reporting Delaware experienced net 30% increase in new formations in 2025 despite DExit phenomenon).</w:t>
      </w:r>
    </w:p>
    <w:p w14:paraId="75DB05F3" w14:textId="77777777" w:rsidR="00FE0CED" w:rsidRPr="00742779" w:rsidRDefault="00742779" w:rsidP="007C1326">
      <w:pPr>
        <w:spacing w:after="120" w:line="240" w:lineRule="auto"/>
        <w:ind w:firstLine="0"/>
        <w:divId w:val="831022668"/>
        <w:rPr>
          <w:sz w:val="19"/>
          <w:szCs w:val="19"/>
        </w:rPr>
      </w:pPr>
      <w:del w:id="7844" w:author="Seth Oranburg" w:date="2026-03-07T09:50:00Z" w16du:dateUtc="2026-03-07T14:50:00Z">
        <w:r w:rsidRPr="00742779">
          <w:rPr>
            <w:rFonts w:ascii="ZWAdobeF" w:hAnsi="ZWAdobeF" w:cs="ZWAdobeF"/>
            <w:sz w:val="2"/>
            <w:szCs w:val="2"/>
          </w:rPr>
          <w:delText>3496B</w:delText>
        </w:r>
      </w:del>
      <w:r w:rsidR="00FE0CED" w:rsidRPr="00742779">
        <w:rPr>
          <w:sz w:val="19"/>
          <w:szCs w:val="19"/>
        </w:rPr>
        <w:t xml:space="preserve">[209] Stephen M. Bainbridge, </w:t>
      </w:r>
      <w:r w:rsidR="00FE0CED" w:rsidRPr="00742779">
        <w:rPr>
          <w:i/>
          <w:sz w:val="19"/>
          <w:szCs w:val="19"/>
        </w:rPr>
        <w:t>DExit Drivers: Is Delaware’s Dominance Threatened?</w:t>
      </w:r>
      <w:r w:rsidR="00FE0CED" w:rsidRPr="00742779">
        <w:rPr>
          <w:sz w:val="19"/>
          <w:szCs w:val="19"/>
        </w:rPr>
        <w:t>, 50 Iowa J. Corp. L. 823 (2025) (analyzing empirical data of firms reincorporating from 2012–2024; finding network effects remain strong but acknowledging “prestige leak” among controlled companies).</w:t>
      </w:r>
    </w:p>
    <w:p w14:paraId="6E801FD4" w14:textId="77777777" w:rsidR="00FE0CED" w:rsidRPr="00742779" w:rsidRDefault="00742779" w:rsidP="007C1326">
      <w:pPr>
        <w:spacing w:after="120" w:line="240" w:lineRule="auto"/>
        <w:ind w:firstLine="0"/>
        <w:divId w:val="831022668"/>
        <w:rPr>
          <w:sz w:val="19"/>
          <w:szCs w:val="19"/>
        </w:rPr>
      </w:pPr>
      <w:del w:id="7845" w:author="Seth Oranburg" w:date="2026-03-07T09:50:00Z" w16du:dateUtc="2026-03-07T14:50:00Z">
        <w:r w:rsidRPr="00742779">
          <w:rPr>
            <w:rFonts w:ascii="ZWAdobeF" w:hAnsi="ZWAdobeF" w:cs="ZWAdobeF"/>
            <w:sz w:val="2"/>
            <w:szCs w:val="2"/>
          </w:rPr>
          <w:lastRenderedPageBreak/>
          <w:delText>3497B</w:delText>
        </w:r>
      </w:del>
      <w:r w:rsidR="00FE0CED" w:rsidRPr="00742779">
        <w:rPr>
          <w:sz w:val="19"/>
          <w:szCs w:val="19"/>
        </w:rPr>
        <w:t xml:space="preserve">[210] Marcel Kahan &amp; Edward Rock, </w:t>
      </w:r>
      <w:r w:rsidR="00FE0CED" w:rsidRPr="00742779">
        <w:rPr>
          <w:i/>
          <w:sz w:val="19"/>
          <w:szCs w:val="19"/>
        </w:rPr>
        <w:t>The New Political Economy of Delaware Corporate Lawmaking</w:t>
      </w:r>
      <w:r w:rsidR="00FE0CED" w:rsidRPr="00742779">
        <w:rPr>
          <w:sz w:val="19"/>
          <w:szCs w:val="19"/>
        </w:rPr>
        <w:t>, Harv. L. Sch. F. on Corp. Governance (Oct. 6, 2025) (arguing that recent politically driven DGCL amendments responding to controller and client pressure have broken Delaware’s traditional technocratic lawmaking equilibrium, threatening its corporate law hegemony and requiring institutional reform via a more independent, representative Corporation Law Commission).</w:t>
      </w:r>
    </w:p>
    <w:p w14:paraId="4451FF14" w14:textId="77777777" w:rsidR="00FE0CED" w:rsidRPr="00742779" w:rsidRDefault="00742779" w:rsidP="007C1326">
      <w:pPr>
        <w:spacing w:after="120" w:line="240" w:lineRule="auto"/>
        <w:ind w:firstLine="0"/>
        <w:divId w:val="831022668"/>
        <w:rPr>
          <w:sz w:val="19"/>
          <w:szCs w:val="19"/>
        </w:rPr>
      </w:pPr>
      <w:del w:id="7846" w:author="Seth Oranburg" w:date="2026-03-07T09:50:00Z" w16du:dateUtc="2026-03-07T14:50:00Z">
        <w:r w:rsidRPr="00742779">
          <w:rPr>
            <w:rFonts w:ascii="ZWAdobeF" w:hAnsi="ZWAdobeF" w:cs="ZWAdobeF"/>
            <w:sz w:val="2"/>
            <w:szCs w:val="2"/>
          </w:rPr>
          <w:delText>3498B</w:delText>
        </w:r>
      </w:del>
      <w:r w:rsidR="00FE0CED" w:rsidRPr="00742779">
        <w:rPr>
          <w:sz w:val="19"/>
          <w:szCs w:val="19"/>
        </w:rPr>
        <w:t xml:space="preserve">[211] Roberta Romano, </w:t>
      </w:r>
      <w:r w:rsidR="00FE0CED" w:rsidRPr="00742779">
        <w:rPr>
          <w:i/>
          <w:sz w:val="19"/>
          <w:szCs w:val="19"/>
        </w:rPr>
        <w:t>Law as a Product: Some Pieces of the Incorporation Puzzle</w:t>
      </w:r>
      <w:r w:rsidR="00FE0CED" w:rsidRPr="00742779">
        <w:rPr>
          <w:sz w:val="19"/>
          <w:szCs w:val="19"/>
        </w:rPr>
        <w:t>, 1 J.L. Econ. &amp; Org. 225 (1985) (demonstrating that firms incorporate in Delaware for its specialized judiciary and institutional responsiveness) (“</w:t>
      </w:r>
      <w:r w:rsidR="00FE0CED" w:rsidRPr="00742779">
        <w:rPr>
          <w:i/>
          <w:sz w:val="19"/>
          <w:szCs w:val="19"/>
        </w:rPr>
        <w:t>Law as a Product</w:t>
      </w:r>
      <w:r w:rsidR="00FE0CED" w:rsidRPr="00742779">
        <w:rPr>
          <w:sz w:val="19"/>
          <w:szCs w:val="19"/>
        </w:rPr>
        <w:t>”).</w:t>
      </w:r>
    </w:p>
    <w:p w14:paraId="18B36DDF" w14:textId="77777777" w:rsidR="00FE0CED" w:rsidRPr="00742779" w:rsidRDefault="00742779" w:rsidP="007C1326">
      <w:pPr>
        <w:spacing w:after="120" w:line="240" w:lineRule="auto"/>
        <w:ind w:firstLine="0"/>
        <w:divId w:val="831022668"/>
        <w:rPr>
          <w:sz w:val="19"/>
          <w:szCs w:val="19"/>
        </w:rPr>
      </w:pPr>
      <w:del w:id="7847" w:author="Seth Oranburg" w:date="2026-03-07T09:50:00Z" w16du:dateUtc="2026-03-07T14:50:00Z">
        <w:r w:rsidRPr="00742779">
          <w:rPr>
            <w:rFonts w:ascii="ZWAdobeF" w:hAnsi="ZWAdobeF" w:cs="ZWAdobeF"/>
            <w:sz w:val="2"/>
            <w:szCs w:val="2"/>
          </w:rPr>
          <w:delText>3499B</w:delText>
        </w:r>
      </w:del>
      <w:r w:rsidR="00FE0CED" w:rsidRPr="00742779">
        <w:rPr>
          <w:sz w:val="19"/>
          <w:szCs w:val="19"/>
        </w:rPr>
        <w:t xml:space="preserve">[212] </w:t>
      </w:r>
      <w:r w:rsidR="00FE0CED" w:rsidRPr="00742779">
        <w:rPr>
          <w:i/>
          <w:sz w:val="19"/>
          <w:szCs w:val="19"/>
        </w:rPr>
        <w:t>In re Citigroup Inc. S’holder Deriv. Litig.</w:t>
      </w:r>
      <w:r w:rsidR="00FE0CED" w:rsidRPr="00742779">
        <w:rPr>
          <w:sz w:val="19"/>
          <w:szCs w:val="19"/>
        </w:rPr>
        <w:t>, 964 A.2d 106 (Del. Ch. 2009) (dismissing Caremark oversight claims against Citigroup directors for failing to implement board-level risk management systems, holding that allegations of inadequate monitoring did not overcome the business judgment rule’s presumption of good faith) (“</w:t>
      </w:r>
      <w:r w:rsidR="00FE0CED" w:rsidRPr="00742779">
        <w:rPr>
          <w:i/>
          <w:sz w:val="19"/>
          <w:szCs w:val="19"/>
        </w:rPr>
        <w:t>Citigroup</w:t>
      </w:r>
      <w:r w:rsidR="00FE0CED" w:rsidRPr="00742779">
        <w:rPr>
          <w:sz w:val="19"/>
          <w:szCs w:val="19"/>
        </w:rPr>
        <w:t>”).</w:t>
      </w:r>
    </w:p>
    <w:p w14:paraId="368AC20E" w14:textId="77777777" w:rsidR="00FE0CED" w:rsidRPr="00742779" w:rsidRDefault="00742779" w:rsidP="007C1326">
      <w:pPr>
        <w:spacing w:after="120" w:line="240" w:lineRule="auto"/>
        <w:ind w:firstLine="0"/>
        <w:divId w:val="831022668"/>
        <w:rPr>
          <w:sz w:val="19"/>
          <w:szCs w:val="19"/>
        </w:rPr>
      </w:pPr>
      <w:del w:id="7848" w:author="Seth Oranburg" w:date="2026-03-07T09:50:00Z" w16du:dateUtc="2026-03-07T14:50:00Z">
        <w:r w:rsidRPr="00742779">
          <w:rPr>
            <w:rFonts w:ascii="ZWAdobeF" w:hAnsi="ZWAdobeF" w:cs="ZWAdobeF"/>
            <w:sz w:val="2"/>
            <w:szCs w:val="2"/>
          </w:rPr>
          <w:delText>3500B</w:delText>
        </w:r>
      </w:del>
      <w:r w:rsidR="00FE0CED" w:rsidRPr="00742779">
        <w:rPr>
          <w:sz w:val="19"/>
          <w:szCs w:val="19"/>
        </w:rPr>
        <w:t xml:space="preserve">[213] </w:t>
      </w:r>
      <w:r w:rsidR="00FE0CED" w:rsidRPr="00742779">
        <w:rPr>
          <w:i/>
          <w:sz w:val="19"/>
          <w:szCs w:val="19"/>
        </w:rPr>
        <w:t>Stone v. Ritter</w:t>
      </w:r>
      <w:r w:rsidR="00FE0CED" w:rsidRPr="00742779">
        <w:rPr>
          <w:sz w:val="19"/>
          <w:szCs w:val="19"/>
        </w:rPr>
        <w:t>, 911 A.2d 362 (Del. 2006) (integrating Caremark oversight duties into the duty of loyalty; oversight liability requires showing directors acted in bad faith by utterly failing to implement monitoring system) (“</w:t>
      </w:r>
      <w:r w:rsidR="00FE0CED" w:rsidRPr="00742779">
        <w:rPr>
          <w:i/>
          <w:sz w:val="19"/>
          <w:szCs w:val="19"/>
        </w:rPr>
        <w:t>Stone</w:t>
      </w:r>
      <w:r w:rsidR="00FE0CED" w:rsidRPr="00742779">
        <w:rPr>
          <w:sz w:val="19"/>
          <w:szCs w:val="19"/>
        </w:rPr>
        <w:t>”).</w:t>
      </w:r>
    </w:p>
    <w:p w14:paraId="044355DA" w14:textId="77777777" w:rsidR="00FE0CED" w:rsidRPr="00742779" w:rsidRDefault="00742779" w:rsidP="007C1326">
      <w:pPr>
        <w:spacing w:after="120" w:line="240" w:lineRule="auto"/>
        <w:ind w:firstLine="0"/>
        <w:divId w:val="831022668"/>
        <w:rPr>
          <w:sz w:val="19"/>
          <w:szCs w:val="19"/>
        </w:rPr>
      </w:pPr>
      <w:del w:id="7849" w:author="Seth Oranburg" w:date="2026-03-07T09:50:00Z" w16du:dateUtc="2026-03-07T14:50:00Z">
        <w:r w:rsidRPr="00742779">
          <w:rPr>
            <w:rFonts w:ascii="ZWAdobeF" w:hAnsi="ZWAdobeF" w:cs="ZWAdobeF"/>
            <w:sz w:val="2"/>
            <w:szCs w:val="2"/>
          </w:rPr>
          <w:delText>3501B</w:delText>
        </w:r>
      </w:del>
      <w:r w:rsidR="00FE0CED" w:rsidRPr="00742779">
        <w:rPr>
          <w:sz w:val="19"/>
          <w:szCs w:val="19"/>
        </w:rPr>
        <w:t xml:space="preserve">[214] </w:t>
      </w:r>
      <w:r w:rsidR="00FE0CED" w:rsidRPr="00742779">
        <w:rPr>
          <w:i/>
          <w:sz w:val="19"/>
          <w:szCs w:val="19"/>
        </w:rPr>
        <w:t>In re Caremark Int’l Inc. Derivative Litig.</w:t>
      </w:r>
      <w:r w:rsidR="00FE0CED" w:rsidRPr="00742779">
        <w:rPr>
          <w:sz w:val="19"/>
          <w:szCs w:val="19"/>
        </w:rPr>
        <w:t>, 698 A.2d 959 (Del. Ch. 1996) (establishing board oversight duties and the foundational standard for compliance monitoring claims) (“</w:t>
      </w:r>
      <w:r w:rsidR="00FE0CED" w:rsidRPr="00742779">
        <w:rPr>
          <w:i/>
          <w:sz w:val="19"/>
          <w:szCs w:val="19"/>
        </w:rPr>
        <w:t>Caremark</w:t>
      </w:r>
      <w:r w:rsidR="00FE0CED" w:rsidRPr="00742779">
        <w:rPr>
          <w:sz w:val="19"/>
          <w:szCs w:val="19"/>
        </w:rPr>
        <w:t>”).</w:t>
      </w:r>
    </w:p>
    <w:p w14:paraId="2641399B" w14:textId="77777777" w:rsidR="00FE0CED" w:rsidRPr="00742779" w:rsidRDefault="00742779" w:rsidP="007C1326">
      <w:pPr>
        <w:spacing w:after="120" w:line="240" w:lineRule="auto"/>
        <w:ind w:firstLine="0"/>
        <w:divId w:val="831022668"/>
        <w:rPr>
          <w:sz w:val="19"/>
          <w:szCs w:val="19"/>
        </w:rPr>
      </w:pPr>
      <w:del w:id="7850" w:author="Seth Oranburg" w:date="2026-03-07T09:50:00Z" w16du:dateUtc="2026-03-07T14:50:00Z">
        <w:r w:rsidRPr="00742779">
          <w:rPr>
            <w:rFonts w:ascii="ZWAdobeF" w:hAnsi="ZWAdobeF" w:cs="ZWAdobeF"/>
            <w:sz w:val="2"/>
            <w:szCs w:val="2"/>
          </w:rPr>
          <w:delText>3502B</w:delText>
        </w:r>
      </w:del>
      <w:r w:rsidR="00FE0CED" w:rsidRPr="00742779">
        <w:rPr>
          <w:sz w:val="19"/>
          <w:szCs w:val="19"/>
        </w:rPr>
        <w:t xml:space="preserve">[215] </w:t>
      </w:r>
      <w:r w:rsidR="00FE0CED" w:rsidRPr="00742779">
        <w:rPr>
          <w:i/>
          <w:sz w:val="19"/>
          <w:szCs w:val="19"/>
        </w:rPr>
        <w:t>Graham v. Allis-Chalmers Mfg. Co.</w:t>
      </w:r>
      <w:r w:rsidR="00FE0CED" w:rsidRPr="00742779">
        <w:rPr>
          <w:sz w:val="19"/>
          <w:szCs w:val="19"/>
        </w:rPr>
        <w:t>, 188 A.2d 125 (Del. 1963) (holding that directors have no duty to install a system of corporate espionage to ferret out wrongdoing and may rely on subordinates absent “red flags” or cause for suspicion) (“</w:t>
      </w:r>
      <w:r w:rsidR="00FE0CED" w:rsidRPr="00742779">
        <w:rPr>
          <w:i/>
          <w:sz w:val="19"/>
          <w:szCs w:val="19"/>
        </w:rPr>
        <w:t>Graham</w:t>
      </w:r>
      <w:r w:rsidR="00FE0CED" w:rsidRPr="00742779">
        <w:rPr>
          <w:sz w:val="19"/>
          <w:szCs w:val="19"/>
        </w:rPr>
        <w:t>”).</w:t>
      </w:r>
    </w:p>
    <w:p w14:paraId="2F4BA5A2" w14:textId="77777777" w:rsidR="00FE0CED" w:rsidRPr="00742779" w:rsidRDefault="00742779" w:rsidP="007C1326">
      <w:pPr>
        <w:spacing w:after="120" w:line="240" w:lineRule="auto"/>
        <w:ind w:firstLine="0"/>
        <w:divId w:val="831022668"/>
        <w:rPr>
          <w:sz w:val="19"/>
          <w:szCs w:val="19"/>
        </w:rPr>
      </w:pPr>
      <w:del w:id="7851" w:author="Seth Oranburg" w:date="2026-03-07T09:50:00Z" w16du:dateUtc="2026-03-07T14:50:00Z">
        <w:r w:rsidRPr="00742779">
          <w:rPr>
            <w:rFonts w:ascii="ZWAdobeF" w:hAnsi="ZWAdobeF" w:cs="ZWAdobeF"/>
            <w:sz w:val="2"/>
            <w:szCs w:val="2"/>
          </w:rPr>
          <w:delText>3503B</w:delText>
        </w:r>
      </w:del>
      <w:r w:rsidR="00FE0CED" w:rsidRPr="00742779">
        <w:rPr>
          <w:sz w:val="19"/>
          <w:szCs w:val="19"/>
        </w:rPr>
        <w:t>[216] U.S. Sentencing Guidelines Manual 1991 § 8A1.2 (creating incentives for organizations to maintain effective compliance programs to detect and prevent criminal conduct).</w:t>
      </w:r>
    </w:p>
    <w:p w14:paraId="041E05C8" w14:textId="77777777" w:rsidR="00FE0CED" w:rsidRPr="00742779" w:rsidRDefault="00742779" w:rsidP="007C1326">
      <w:pPr>
        <w:spacing w:after="120" w:line="240" w:lineRule="auto"/>
        <w:ind w:firstLine="0"/>
        <w:divId w:val="831022668"/>
        <w:rPr>
          <w:sz w:val="19"/>
          <w:szCs w:val="19"/>
        </w:rPr>
      </w:pPr>
      <w:del w:id="7852" w:author="Seth Oranburg" w:date="2026-03-07T09:50:00Z" w16du:dateUtc="2026-03-07T14:50:00Z">
        <w:r w:rsidRPr="00742779">
          <w:rPr>
            <w:rFonts w:ascii="ZWAdobeF" w:hAnsi="ZWAdobeF" w:cs="ZWAdobeF"/>
            <w:sz w:val="2"/>
            <w:szCs w:val="2"/>
          </w:rPr>
          <w:delText>3504B</w:delText>
        </w:r>
      </w:del>
      <w:r w:rsidR="00FE0CED" w:rsidRPr="00742779">
        <w:rPr>
          <w:sz w:val="19"/>
          <w:szCs w:val="19"/>
        </w:rPr>
        <w:t>[217] U.S. Sentencing Guidelines Manual 2025 § 8B2.1 (continuing to incentivize effective compliance and ethics programs by offering culpability score reductions for organizations that prevent and detect criminal conduct).</w:t>
      </w:r>
    </w:p>
    <w:p w14:paraId="0ED0798A" w14:textId="77777777" w:rsidR="00FE0CED" w:rsidRPr="00742779" w:rsidRDefault="00742779" w:rsidP="007C1326">
      <w:pPr>
        <w:spacing w:after="120" w:line="240" w:lineRule="auto"/>
        <w:ind w:firstLine="0"/>
        <w:divId w:val="831022668"/>
        <w:rPr>
          <w:sz w:val="19"/>
          <w:szCs w:val="19"/>
        </w:rPr>
      </w:pPr>
      <w:del w:id="7853" w:author="Seth Oranburg" w:date="2026-03-07T09:50:00Z" w16du:dateUtc="2026-03-07T14:50:00Z">
        <w:r w:rsidRPr="00742779">
          <w:rPr>
            <w:rFonts w:ascii="ZWAdobeF" w:hAnsi="ZWAdobeF" w:cs="ZWAdobeF"/>
            <w:sz w:val="2"/>
            <w:szCs w:val="2"/>
          </w:rPr>
          <w:delText>3505B</w:delText>
        </w:r>
      </w:del>
      <w:r w:rsidR="00FE0CED" w:rsidRPr="00742779">
        <w:rPr>
          <w:sz w:val="19"/>
          <w:szCs w:val="19"/>
        </w:rPr>
        <w:t xml:space="preserve">[218] </w:t>
      </w:r>
      <w:r w:rsidR="00FE0CED" w:rsidRPr="00742779">
        <w:rPr>
          <w:i/>
          <w:sz w:val="19"/>
          <w:szCs w:val="19"/>
        </w:rPr>
        <w:t>Marchand v. Barnhill</w:t>
      </w:r>
      <w:r w:rsidR="00FE0CED" w:rsidRPr="00742779">
        <w:rPr>
          <w:sz w:val="19"/>
          <w:szCs w:val="19"/>
        </w:rPr>
        <w:t>, 212 A.3d 805 (Del. 2019) (Caremark oversight duties; board’s failure to implement any system to monitor central compliance risks states a claim for breach of duty of loyalty) (“</w:t>
      </w:r>
      <w:r w:rsidR="00FE0CED" w:rsidRPr="00742779">
        <w:rPr>
          <w:i/>
          <w:sz w:val="19"/>
          <w:szCs w:val="19"/>
        </w:rPr>
        <w:t>Marchand</w:t>
      </w:r>
      <w:r w:rsidR="00FE0CED" w:rsidRPr="00742779">
        <w:rPr>
          <w:sz w:val="19"/>
          <w:szCs w:val="19"/>
        </w:rPr>
        <w:t>”).</w:t>
      </w:r>
    </w:p>
    <w:p w14:paraId="6ED3593A" w14:textId="77777777" w:rsidR="00FE0CED" w:rsidRPr="00742779" w:rsidRDefault="00742779" w:rsidP="007C1326">
      <w:pPr>
        <w:spacing w:after="120" w:line="240" w:lineRule="auto"/>
        <w:ind w:firstLine="0"/>
        <w:divId w:val="831022668"/>
        <w:rPr>
          <w:sz w:val="19"/>
          <w:szCs w:val="19"/>
        </w:rPr>
      </w:pPr>
      <w:del w:id="7854" w:author="Seth Oranburg" w:date="2026-03-07T09:50:00Z" w16du:dateUtc="2026-03-07T14:50:00Z">
        <w:r w:rsidRPr="00742779">
          <w:rPr>
            <w:rFonts w:ascii="ZWAdobeF" w:hAnsi="ZWAdobeF" w:cs="ZWAdobeF"/>
            <w:sz w:val="2"/>
            <w:szCs w:val="2"/>
          </w:rPr>
          <w:delText>3506B</w:delText>
        </w:r>
      </w:del>
      <w:r w:rsidR="00FE0CED" w:rsidRPr="00742779">
        <w:rPr>
          <w:sz w:val="19"/>
          <w:szCs w:val="19"/>
        </w:rPr>
        <w:t xml:space="preserve">[219] </w:t>
      </w:r>
      <w:r w:rsidR="00FE0CED" w:rsidRPr="00742779">
        <w:rPr>
          <w:i/>
          <w:sz w:val="19"/>
          <w:szCs w:val="19"/>
        </w:rPr>
        <w:t>In re The Boeing Co. Deriv. Litig.</w:t>
      </w:r>
      <w:r w:rsidR="00FE0CED" w:rsidRPr="00742779">
        <w:rPr>
          <w:sz w:val="19"/>
          <w:szCs w:val="19"/>
        </w:rPr>
        <w:t>, No. 2019-0907-MTZ, 2021 WL 4059934 (Del. Ch. Sept. 7, 2021) (denying dismissal of Caremark claims where the board failed to establish a committee charged with monitoring airplane safety—a “mission critical” risk) (“</w:t>
      </w:r>
      <w:r w:rsidR="00FE0CED" w:rsidRPr="00742779">
        <w:rPr>
          <w:i/>
          <w:sz w:val="19"/>
          <w:szCs w:val="19"/>
        </w:rPr>
        <w:t>Boeing</w:t>
      </w:r>
      <w:r w:rsidR="00FE0CED" w:rsidRPr="00742779">
        <w:rPr>
          <w:sz w:val="19"/>
          <w:szCs w:val="19"/>
        </w:rPr>
        <w:t>”).</w:t>
      </w:r>
    </w:p>
    <w:p w14:paraId="3D130BD1" w14:textId="77777777" w:rsidR="00FE0CED" w:rsidRPr="00742779" w:rsidRDefault="00742779" w:rsidP="007C1326">
      <w:pPr>
        <w:spacing w:after="120" w:line="240" w:lineRule="auto"/>
        <w:ind w:firstLine="0"/>
        <w:divId w:val="831022668"/>
        <w:rPr>
          <w:sz w:val="19"/>
          <w:szCs w:val="19"/>
        </w:rPr>
      </w:pPr>
      <w:del w:id="7855" w:author="Seth Oranburg" w:date="2026-03-07T09:50:00Z" w16du:dateUtc="2026-03-07T14:50:00Z">
        <w:r w:rsidRPr="00742779">
          <w:rPr>
            <w:rFonts w:ascii="ZWAdobeF" w:hAnsi="ZWAdobeF" w:cs="ZWAdobeF"/>
            <w:sz w:val="2"/>
            <w:szCs w:val="2"/>
          </w:rPr>
          <w:delText>3507B</w:delText>
        </w:r>
      </w:del>
      <w:r w:rsidR="00FE0CED" w:rsidRPr="00742779">
        <w:rPr>
          <w:sz w:val="19"/>
          <w:szCs w:val="19"/>
        </w:rPr>
        <w:t xml:space="preserve">[220] </w:t>
      </w:r>
      <w:r w:rsidR="00FE0CED" w:rsidRPr="00742779">
        <w:rPr>
          <w:i/>
          <w:sz w:val="19"/>
          <w:szCs w:val="19"/>
        </w:rPr>
        <w:t>In re McDonald’s Corp. S’holder Deriv. Litig.</w:t>
      </w:r>
      <w:r w:rsidR="00FE0CED" w:rsidRPr="00742779">
        <w:rPr>
          <w:sz w:val="19"/>
          <w:szCs w:val="19"/>
        </w:rPr>
        <w:t>, 289 A.3d 343 (Del. Ch. 2023) (holding that corporate officers owe the same fiduciary duty of oversight as directors, but that the scope of an officer’s oversight duty is context-dependent and limited to matters within the officer’s area of responsibility) (“</w:t>
      </w:r>
      <w:r w:rsidR="00FE0CED" w:rsidRPr="00742779">
        <w:rPr>
          <w:i/>
          <w:sz w:val="19"/>
          <w:szCs w:val="19"/>
        </w:rPr>
        <w:t>McDonald’s</w:t>
      </w:r>
      <w:r w:rsidR="00FE0CED" w:rsidRPr="00742779">
        <w:rPr>
          <w:sz w:val="19"/>
          <w:szCs w:val="19"/>
        </w:rPr>
        <w:t>”).</w:t>
      </w:r>
    </w:p>
    <w:p w14:paraId="1EB9339C" w14:textId="77777777" w:rsidR="00FE0CED" w:rsidRPr="00742779" w:rsidRDefault="00742779" w:rsidP="007C1326">
      <w:pPr>
        <w:spacing w:after="120" w:line="240" w:lineRule="auto"/>
        <w:ind w:firstLine="0"/>
        <w:divId w:val="831022668"/>
        <w:rPr>
          <w:sz w:val="19"/>
          <w:szCs w:val="19"/>
        </w:rPr>
      </w:pPr>
      <w:del w:id="7856" w:author="Seth Oranburg" w:date="2026-03-07T09:50:00Z" w16du:dateUtc="2026-03-07T14:50:00Z">
        <w:r w:rsidRPr="00742779">
          <w:rPr>
            <w:rFonts w:ascii="ZWAdobeF" w:hAnsi="ZWAdobeF" w:cs="ZWAdobeF"/>
            <w:sz w:val="2"/>
            <w:szCs w:val="2"/>
          </w:rPr>
          <w:delText>3508B</w:delText>
        </w:r>
      </w:del>
      <w:r w:rsidR="00FE0CED" w:rsidRPr="00742779">
        <w:rPr>
          <w:sz w:val="19"/>
          <w:szCs w:val="19"/>
        </w:rPr>
        <w:t xml:space="preserve">[221] </w:t>
      </w:r>
      <w:r w:rsidR="00FE0CED" w:rsidRPr="00742779">
        <w:rPr>
          <w:i/>
          <w:sz w:val="19"/>
          <w:szCs w:val="19"/>
        </w:rPr>
        <w:t>Gagliardi v. TriFoods Int’l, Inc.</w:t>
      </w:r>
      <w:r w:rsidR="00FE0CED" w:rsidRPr="00742779">
        <w:rPr>
          <w:sz w:val="19"/>
          <w:szCs w:val="19"/>
        </w:rPr>
        <w:t>, 683 A.2d 1049 (Del. Ch. 1996) (explaining that the business judgment rule exists to prevent director risk-aversion and encourage the pursuit of high-return projects) (“</w:t>
      </w:r>
      <w:r w:rsidR="00FE0CED" w:rsidRPr="00742779">
        <w:rPr>
          <w:i/>
          <w:sz w:val="19"/>
          <w:szCs w:val="19"/>
        </w:rPr>
        <w:t>Gagliardi</w:t>
      </w:r>
      <w:r w:rsidR="00FE0CED" w:rsidRPr="00742779">
        <w:rPr>
          <w:sz w:val="19"/>
          <w:szCs w:val="19"/>
        </w:rPr>
        <w:t>”).</w:t>
      </w:r>
    </w:p>
    <w:p w14:paraId="41FDA39D" w14:textId="77777777" w:rsidR="00FE0CED" w:rsidRPr="00742779" w:rsidRDefault="00742779" w:rsidP="007C1326">
      <w:pPr>
        <w:spacing w:after="120" w:line="240" w:lineRule="auto"/>
        <w:ind w:firstLine="0"/>
        <w:divId w:val="831022668"/>
        <w:rPr>
          <w:sz w:val="19"/>
          <w:szCs w:val="19"/>
        </w:rPr>
      </w:pPr>
      <w:del w:id="7857" w:author="Seth Oranburg" w:date="2026-03-07T09:50:00Z" w16du:dateUtc="2026-03-07T14:50:00Z">
        <w:r w:rsidRPr="00742779">
          <w:rPr>
            <w:rFonts w:ascii="ZWAdobeF" w:hAnsi="ZWAdobeF" w:cs="ZWAdobeF"/>
            <w:sz w:val="2"/>
            <w:szCs w:val="2"/>
          </w:rPr>
          <w:delText>3509B</w:delText>
        </w:r>
      </w:del>
      <w:r w:rsidR="00FE0CED" w:rsidRPr="00742779">
        <w:rPr>
          <w:sz w:val="19"/>
          <w:szCs w:val="19"/>
        </w:rPr>
        <w:t>[222] Del. Code Ann. tit. 8, § 144(a)(1) (Board or committee approval by disinterested directors).</w:t>
      </w:r>
    </w:p>
    <w:p w14:paraId="3A7AA3DD" w14:textId="77777777" w:rsidR="00FE0CED" w:rsidRPr="00742779" w:rsidRDefault="00742779" w:rsidP="007C1326">
      <w:pPr>
        <w:spacing w:after="120" w:line="240" w:lineRule="auto"/>
        <w:ind w:firstLine="0"/>
        <w:divId w:val="831022668"/>
        <w:rPr>
          <w:sz w:val="19"/>
          <w:szCs w:val="19"/>
        </w:rPr>
      </w:pPr>
      <w:del w:id="7858" w:author="Seth Oranburg" w:date="2026-03-07T09:50:00Z" w16du:dateUtc="2026-03-07T14:50:00Z">
        <w:r w:rsidRPr="00742779">
          <w:rPr>
            <w:rFonts w:ascii="ZWAdobeF" w:hAnsi="ZWAdobeF" w:cs="ZWAdobeF"/>
            <w:sz w:val="2"/>
            <w:szCs w:val="2"/>
          </w:rPr>
          <w:delText>3510B</w:delText>
        </w:r>
      </w:del>
      <w:r w:rsidR="00FE0CED" w:rsidRPr="00742779">
        <w:rPr>
          <w:sz w:val="19"/>
          <w:szCs w:val="19"/>
        </w:rPr>
        <w:t xml:space="preserve">[223] </w:t>
      </w:r>
      <w:r w:rsidR="00FE0CED" w:rsidRPr="00742779">
        <w:rPr>
          <w:i/>
          <w:sz w:val="19"/>
          <w:szCs w:val="19"/>
        </w:rPr>
        <w:t>Unocal Corp. v. Mesa Petroleum Co.</w:t>
      </w:r>
      <w:r w:rsidR="00FE0CED" w:rsidRPr="00742779">
        <w:rPr>
          <w:sz w:val="19"/>
          <w:szCs w:val="19"/>
        </w:rPr>
        <w:t xml:space="preserve">, 493 A.2d 946 (Del. 1985) (enhanced scrutiny for defensive measures; board must show reasonable grounds for threat perception and a </w:t>
      </w:r>
      <w:r w:rsidR="00FE0CED" w:rsidRPr="00742779">
        <w:rPr>
          <w:sz w:val="19"/>
          <w:szCs w:val="19"/>
        </w:rPr>
        <w:lastRenderedPageBreak/>
        <w:t>response that is neither coercive nor preclusive and is proportionate to the threat) (“</w:t>
      </w:r>
      <w:r w:rsidR="00FE0CED" w:rsidRPr="00742779">
        <w:rPr>
          <w:i/>
          <w:sz w:val="19"/>
          <w:szCs w:val="19"/>
        </w:rPr>
        <w:t>Unocal</w:t>
      </w:r>
      <w:r w:rsidR="00FE0CED" w:rsidRPr="00742779">
        <w:rPr>
          <w:sz w:val="19"/>
          <w:szCs w:val="19"/>
        </w:rPr>
        <w:t>”).</w:t>
      </w:r>
    </w:p>
    <w:p w14:paraId="0DED295C" w14:textId="77777777" w:rsidR="00FE0CED" w:rsidRPr="00742779" w:rsidRDefault="00742779" w:rsidP="007C1326">
      <w:pPr>
        <w:spacing w:after="120" w:line="240" w:lineRule="auto"/>
        <w:ind w:firstLine="0"/>
        <w:divId w:val="831022668"/>
        <w:rPr>
          <w:sz w:val="19"/>
          <w:szCs w:val="19"/>
        </w:rPr>
      </w:pPr>
      <w:del w:id="7859" w:author="Seth Oranburg" w:date="2026-03-07T09:50:00Z" w16du:dateUtc="2026-03-07T14:50:00Z">
        <w:r w:rsidRPr="00742779">
          <w:rPr>
            <w:rFonts w:ascii="ZWAdobeF" w:hAnsi="ZWAdobeF" w:cs="ZWAdobeF"/>
            <w:sz w:val="2"/>
            <w:szCs w:val="2"/>
          </w:rPr>
          <w:delText>3511B</w:delText>
        </w:r>
      </w:del>
      <w:r w:rsidR="00FE0CED" w:rsidRPr="00742779">
        <w:rPr>
          <w:sz w:val="19"/>
          <w:szCs w:val="19"/>
        </w:rPr>
        <w:t xml:space="preserve">[224] </w:t>
      </w:r>
      <w:r w:rsidR="00FE0CED" w:rsidRPr="00742779">
        <w:rPr>
          <w:i/>
          <w:sz w:val="19"/>
          <w:szCs w:val="19"/>
        </w:rPr>
        <w:t>Revlon, Inc. v. MacAndrews &amp; Forbes Holdings, Inc.</w:t>
      </w:r>
      <w:r w:rsidR="00FE0CED" w:rsidRPr="00742779">
        <w:rPr>
          <w:sz w:val="19"/>
          <w:szCs w:val="19"/>
        </w:rPr>
        <w:t>, 506 A.2d 173 (Del. 1986) (sale-of-control context: board’s role shifts to reasonably seeking the best value available for stockholders; enhanced scrutiny and deal-protection skepticism) (“</w:t>
      </w:r>
      <w:r w:rsidR="00FE0CED" w:rsidRPr="00742779">
        <w:rPr>
          <w:i/>
          <w:sz w:val="19"/>
          <w:szCs w:val="19"/>
        </w:rPr>
        <w:t>Revlon</w:t>
      </w:r>
      <w:r w:rsidR="00FE0CED" w:rsidRPr="00742779">
        <w:rPr>
          <w:sz w:val="19"/>
          <w:szCs w:val="19"/>
        </w:rPr>
        <w:t>”).</w:t>
      </w:r>
    </w:p>
    <w:p w14:paraId="5E585A41" w14:textId="77777777" w:rsidR="00FE0CED" w:rsidRPr="00742779" w:rsidRDefault="00742779" w:rsidP="007C1326">
      <w:pPr>
        <w:spacing w:after="120" w:line="240" w:lineRule="auto"/>
        <w:ind w:firstLine="0"/>
        <w:divId w:val="831022668"/>
        <w:rPr>
          <w:sz w:val="19"/>
          <w:szCs w:val="19"/>
        </w:rPr>
      </w:pPr>
      <w:del w:id="7860" w:author="Seth Oranburg" w:date="2026-03-07T09:50:00Z" w16du:dateUtc="2026-03-07T14:50:00Z">
        <w:r w:rsidRPr="00742779">
          <w:rPr>
            <w:rFonts w:ascii="ZWAdobeF" w:hAnsi="ZWAdobeF" w:cs="ZWAdobeF"/>
            <w:sz w:val="2"/>
            <w:szCs w:val="2"/>
          </w:rPr>
          <w:delText>3512B</w:delText>
        </w:r>
      </w:del>
      <w:r w:rsidR="00FE0CED" w:rsidRPr="00742779">
        <w:rPr>
          <w:sz w:val="19"/>
          <w:szCs w:val="19"/>
        </w:rPr>
        <w:t xml:space="preserve">[225] </w:t>
      </w:r>
      <w:r w:rsidR="00FE0CED" w:rsidRPr="00742779">
        <w:rPr>
          <w:i/>
          <w:sz w:val="19"/>
          <w:szCs w:val="19"/>
        </w:rPr>
        <w:t>Brehm v. Eisner (In re Walt Disney Co. Derivative Litig.)</w:t>
      </w:r>
      <w:r w:rsidR="00FE0CED" w:rsidRPr="00742779">
        <w:rPr>
          <w:sz w:val="19"/>
          <w:szCs w:val="19"/>
        </w:rPr>
        <w:t>, 906 A.2d 27 (Del. 2006) (clarifying gross negligence, waste, and the limits of Caremark liability in executive compensation decisions; distinguishing bad faith from negligence) (“</w:t>
      </w:r>
      <w:r w:rsidR="00FE0CED" w:rsidRPr="00742779">
        <w:rPr>
          <w:i/>
          <w:sz w:val="19"/>
          <w:szCs w:val="19"/>
        </w:rPr>
        <w:t>Disney</w:t>
      </w:r>
      <w:r w:rsidR="00FE0CED" w:rsidRPr="00742779">
        <w:rPr>
          <w:sz w:val="19"/>
          <w:szCs w:val="19"/>
        </w:rPr>
        <w:t>”).</w:t>
      </w:r>
    </w:p>
    <w:p w14:paraId="7E8B536A" w14:textId="77777777" w:rsidR="00FE0CED" w:rsidRPr="00742779" w:rsidRDefault="00742779" w:rsidP="007C1326">
      <w:pPr>
        <w:spacing w:after="120" w:line="240" w:lineRule="auto"/>
        <w:ind w:firstLine="0"/>
        <w:divId w:val="831022668"/>
        <w:rPr>
          <w:sz w:val="19"/>
          <w:szCs w:val="19"/>
        </w:rPr>
      </w:pPr>
      <w:del w:id="7861" w:author="Seth Oranburg" w:date="2026-03-07T09:50:00Z" w16du:dateUtc="2026-03-07T14:50:00Z">
        <w:r w:rsidRPr="00742779">
          <w:rPr>
            <w:rFonts w:ascii="ZWAdobeF" w:hAnsi="ZWAdobeF" w:cs="ZWAdobeF"/>
            <w:sz w:val="2"/>
            <w:szCs w:val="2"/>
          </w:rPr>
          <w:delText>3513B</w:delText>
        </w:r>
      </w:del>
      <w:r w:rsidR="00FE0CED" w:rsidRPr="00742779">
        <w:rPr>
          <w:sz w:val="19"/>
          <w:szCs w:val="19"/>
        </w:rPr>
        <w:t>[226] Del. Code Ann. tit. 8, § 122(17) (Renounce corporate opportunities).</w:t>
      </w:r>
    </w:p>
    <w:p w14:paraId="420C079D" w14:textId="77777777" w:rsidR="00FE0CED" w:rsidRPr="00742779" w:rsidRDefault="00742779" w:rsidP="007C1326">
      <w:pPr>
        <w:spacing w:after="120" w:line="240" w:lineRule="auto"/>
        <w:ind w:firstLine="0"/>
        <w:divId w:val="831022668"/>
        <w:rPr>
          <w:sz w:val="19"/>
          <w:szCs w:val="19"/>
        </w:rPr>
      </w:pPr>
      <w:del w:id="7862" w:author="Seth Oranburg" w:date="2026-03-07T09:50:00Z" w16du:dateUtc="2026-03-07T14:50:00Z">
        <w:r w:rsidRPr="00742779">
          <w:rPr>
            <w:rFonts w:ascii="ZWAdobeF" w:hAnsi="ZWAdobeF" w:cs="ZWAdobeF"/>
            <w:sz w:val="2"/>
            <w:szCs w:val="2"/>
          </w:rPr>
          <w:delText>3514B</w:delText>
        </w:r>
      </w:del>
      <w:r w:rsidR="00FE0CED" w:rsidRPr="00742779">
        <w:rPr>
          <w:sz w:val="19"/>
          <w:szCs w:val="19"/>
        </w:rPr>
        <w:t xml:space="preserve">[227] </w:t>
      </w:r>
      <w:r w:rsidR="00FE0CED" w:rsidRPr="00742779">
        <w:rPr>
          <w:i/>
          <w:sz w:val="19"/>
          <w:szCs w:val="19"/>
        </w:rPr>
        <w:t>Auriga Capital Corp. v. Gatz Props., LLC</w:t>
      </w:r>
      <w:r w:rsidR="00FE0CED" w:rsidRPr="00742779">
        <w:rPr>
          <w:sz w:val="19"/>
          <w:szCs w:val="19"/>
        </w:rPr>
        <w:t>, 40 A.3d 839 (Del. Ch. 2012) (enforcing an LLC operating agreement that eliminated traditional fiduciary duties, holding that sophisticated parties are free to contract out of fiduciary obligations) (“</w:t>
      </w:r>
      <w:r w:rsidR="00FE0CED" w:rsidRPr="00742779">
        <w:rPr>
          <w:i/>
          <w:sz w:val="19"/>
          <w:szCs w:val="19"/>
        </w:rPr>
        <w:t>Auriga</w:t>
      </w:r>
      <w:r w:rsidR="00FE0CED" w:rsidRPr="00742779">
        <w:rPr>
          <w:sz w:val="19"/>
          <w:szCs w:val="19"/>
        </w:rPr>
        <w:t>”).</w:t>
      </w:r>
    </w:p>
    <w:p w14:paraId="628CE07C" w14:textId="77777777" w:rsidR="00FE0CED" w:rsidRPr="00742779" w:rsidRDefault="00742779" w:rsidP="007C1326">
      <w:pPr>
        <w:spacing w:after="120" w:line="240" w:lineRule="auto"/>
        <w:ind w:firstLine="0"/>
        <w:divId w:val="831022668"/>
        <w:rPr>
          <w:sz w:val="19"/>
          <w:szCs w:val="19"/>
        </w:rPr>
      </w:pPr>
      <w:del w:id="7863" w:author="Seth Oranburg" w:date="2026-03-07T09:50:00Z" w16du:dateUtc="2026-03-07T14:50:00Z">
        <w:r w:rsidRPr="00742779">
          <w:rPr>
            <w:rFonts w:ascii="ZWAdobeF" w:hAnsi="ZWAdobeF" w:cs="ZWAdobeF"/>
            <w:sz w:val="2"/>
            <w:szCs w:val="2"/>
          </w:rPr>
          <w:delText>3515B</w:delText>
        </w:r>
      </w:del>
      <w:r w:rsidR="00FE0CED" w:rsidRPr="00742779">
        <w:rPr>
          <w:sz w:val="19"/>
          <w:szCs w:val="19"/>
        </w:rPr>
        <w:t xml:space="preserve">[228] </w:t>
      </w:r>
      <w:r w:rsidR="00FE0CED" w:rsidRPr="00742779">
        <w:rPr>
          <w:i/>
          <w:sz w:val="19"/>
          <w:szCs w:val="19"/>
        </w:rPr>
        <w:t>Nemec v. Shrader</w:t>
      </w:r>
      <w:r w:rsidR="00FE0CED" w:rsidRPr="00742779">
        <w:rPr>
          <w:sz w:val="19"/>
          <w:szCs w:val="19"/>
        </w:rPr>
        <w:t>, 991 A.2d 1120 (Del. 2010) (clarifying that Delaware’s implied covenant of good faith and fair dealing is a limited, gap filling doctrine that cannot be used to re-trade or override express contractual rights) (“</w:t>
      </w:r>
      <w:r w:rsidR="00FE0CED" w:rsidRPr="00742779">
        <w:rPr>
          <w:i/>
          <w:sz w:val="19"/>
          <w:szCs w:val="19"/>
        </w:rPr>
        <w:t>Nemec</w:t>
      </w:r>
      <w:r w:rsidR="00FE0CED" w:rsidRPr="00742779">
        <w:rPr>
          <w:sz w:val="19"/>
          <w:szCs w:val="19"/>
        </w:rPr>
        <w:t>”).</w:t>
      </w:r>
    </w:p>
    <w:p w14:paraId="518CD5B4" w14:textId="77777777" w:rsidR="00FE0CED" w:rsidRPr="00742779" w:rsidRDefault="00742779" w:rsidP="007C1326">
      <w:pPr>
        <w:spacing w:after="120" w:line="240" w:lineRule="auto"/>
        <w:ind w:firstLine="0"/>
        <w:divId w:val="831022668"/>
        <w:rPr>
          <w:sz w:val="19"/>
          <w:szCs w:val="19"/>
        </w:rPr>
      </w:pPr>
      <w:del w:id="7864" w:author="Seth Oranburg" w:date="2026-03-07T09:50:00Z" w16du:dateUtc="2026-03-07T14:50:00Z">
        <w:r w:rsidRPr="00742779">
          <w:rPr>
            <w:rFonts w:ascii="ZWAdobeF" w:hAnsi="ZWAdobeF" w:cs="ZWAdobeF"/>
            <w:sz w:val="2"/>
            <w:szCs w:val="2"/>
          </w:rPr>
          <w:delText>3516B</w:delText>
        </w:r>
      </w:del>
      <w:r w:rsidR="00FE0CED" w:rsidRPr="00742779">
        <w:rPr>
          <w:sz w:val="19"/>
          <w:szCs w:val="19"/>
        </w:rPr>
        <w:t xml:space="preserve">[229] Larry E. Ribstein, </w:t>
      </w:r>
      <w:r w:rsidR="00FE0CED" w:rsidRPr="00742779">
        <w:rPr>
          <w:i/>
          <w:sz w:val="19"/>
          <w:szCs w:val="19"/>
        </w:rPr>
        <w:t>The Uncorporation and Corporate Indeterminacy</w:t>
      </w:r>
      <w:r w:rsidR="00FE0CED" w:rsidRPr="00742779">
        <w:rPr>
          <w:sz w:val="19"/>
          <w:szCs w:val="19"/>
        </w:rPr>
        <w:t>, 2009 U. Ill. L. Rev. 131 (contrasting corporate mandatory rules with partnership/LLC contractual freedom).</w:t>
      </w:r>
    </w:p>
    <w:p w14:paraId="22EF405F" w14:textId="77777777" w:rsidR="00FE0CED" w:rsidRPr="00742779" w:rsidRDefault="00742779" w:rsidP="007C1326">
      <w:pPr>
        <w:spacing w:after="120" w:line="240" w:lineRule="auto"/>
        <w:ind w:firstLine="0"/>
        <w:divId w:val="831022668"/>
        <w:rPr>
          <w:sz w:val="19"/>
          <w:szCs w:val="19"/>
        </w:rPr>
      </w:pPr>
      <w:del w:id="7865" w:author="Seth Oranburg" w:date="2026-03-07T09:50:00Z" w16du:dateUtc="2026-03-07T14:50:00Z">
        <w:r w:rsidRPr="00742779">
          <w:rPr>
            <w:rFonts w:ascii="ZWAdobeF" w:hAnsi="ZWAdobeF" w:cs="ZWAdobeF"/>
            <w:sz w:val="2"/>
            <w:szCs w:val="2"/>
          </w:rPr>
          <w:delText>3517B</w:delText>
        </w:r>
      </w:del>
      <w:r w:rsidR="00FE0CED" w:rsidRPr="00742779">
        <w:rPr>
          <w:sz w:val="19"/>
          <w:szCs w:val="19"/>
        </w:rPr>
        <w:t>[230] Revised Uniform Partnership Act § 404(b) (1997) (defining the duty of loyalty as limited to accounting to the partnership, refraining from dealing as an adverse party, and refraining from competing).</w:t>
      </w:r>
    </w:p>
    <w:p w14:paraId="4F853827" w14:textId="77777777" w:rsidR="00FE0CED" w:rsidRPr="00742779" w:rsidRDefault="00742779" w:rsidP="007C1326">
      <w:pPr>
        <w:spacing w:after="120" w:line="240" w:lineRule="auto"/>
        <w:ind w:firstLine="0"/>
        <w:divId w:val="831022668"/>
        <w:rPr>
          <w:sz w:val="19"/>
          <w:szCs w:val="19"/>
        </w:rPr>
      </w:pPr>
      <w:del w:id="7866" w:author="Seth Oranburg" w:date="2026-03-07T09:50:00Z" w16du:dateUtc="2026-03-07T14:50:00Z">
        <w:r w:rsidRPr="00742779">
          <w:rPr>
            <w:rFonts w:ascii="ZWAdobeF" w:hAnsi="ZWAdobeF" w:cs="ZWAdobeF"/>
            <w:sz w:val="2"/>
            <w:szCs w:val="2"/>
          </w:rPr>
          <w:delText>3518B</w:delText>
        </w:r>
      </w:del>
      <w:r w:rsidR="00FE0CED" w:rsidRPr="00742779">
        <w:rPr>
          <w:sz w:val="19"/>
          <w:szCs w:val="19"/>
        </w:rPr>
        <w:t>[231] Revised Uniform Partnership Act § 404(c) (1997) (defining the duty of care as refraining from engaging in grossly negligent or reckless conduct, intentional misconduct, or a knowing violation of law).</w:t>
      </w:r>
    </w:p>
    <w:p w14:paraId="44C8207C" w14:textId="77777777" w:rsidR="00FE0CED" w:rsidRPr="00742779" w:rsidRDefault="00742779" w:rsidP="007C1326">
      <w:pPr>
        <w:spacing w:after="120" w:line="240" w:lineRule="auto"/>
        <w:ind w:firstLine="0"/>
        <w:divId w:val="831022668"/>
        <w:rPr>
          <w:sz w:val="19"/>
          <w:szCs w:val="19"/>
        </w:rPr>
      </w:pPr>
      <w:del w:id="7867" w:author="Seth Oranburg" w:date="2026-03-07T09:50:00Z" w16du:dateUtc="2026-03-07T14:50:00Z">
        <w:r w:rsidRPr="00742779">
          <w:rPr>
            <w:rFonts w:ascii="ZWAdobeF" w:hAnsi="ZWAdobeF" w:cs="ZWAdobeF"/>
            <w:sz w:val="2"/>
            <w:szCs w:val="2"/>
          </w:rPr>
          <w:delText>3519B</w:delText>
        </w:r>
      </w:del>
      <w:r w:rsidR="00FE0CED" w:rsidRPr="00742779">
        <w:rPr>
          <w:sz w:val="19"/>
          <w:szCs w:val="19"/>
        </w:rPr>
        <w:t>[232] Revised Uniform Partnership Act § 103(b) (1997) (listing non-waivable provisions, including the prohibition against eliminating the duty of loyalty or unreasonably reducing the duty of care).</w:t>
      </w:r>
    </w:p>
    <w:p w14:paraId="4C93199A" w14:textId="77777777" w:rsidR="00FE0CED" w:rsidRPr="00742779" w:rsidRDefault="00742779" w:rsidP="007C1326">
      <w:pPr>
        <w:spacing w:after="120" w:line="240" w:lineRule="auto"/>
        <w:ind w:firstLine="0"/>
        <w:divId w:val="831022668"/>
        <w:rPr>
          <w:sz w:val="19"/>
          <w:szCs w:val="19"/>
        </w:rPr>
      </w:pPr>
      <w:del w:id="7868" w:author="Seth Oranburg" w:date="2026-03-07T09:50:00Z" w16du:dateUtc="2026-03-07T14:50:00Z">
        <w:r w:rsidRPr="00742779">
          <w:rPr>
            <w:rFonts w:ascii="ZWAdobeF" w:hAnsi="ZWAdobeF" w:cs="ZWAdobeF"/>
            <w:sz w:val="2"/>
            <w:szCs w:val="2"/>
          </w:rPr>
          <w:delText>3520B</w:delText>
        </w:r>
      </w:del>
      <w:r w:rsidR="00FE0CED" w:rsidRPr="00742779">
        <w:rPr>
          <w:sz w:val="19"/>
          <w:szCs w:val="19"/>
        </w:rPr>
        <w:t>[233] Revised Model Nonprofit Corp. Act § 8.30 (2008).</w:t>
      </w:r>
    </w:p>
    <w:p w14:paraId="4249F9A5" w14:textId="77777777" w:rsidR="00FE0CED" w:rsidRPr="00742779" w:rsidRDefault="00742779" w:rsidP="007C1326">
      <w:pPr>
        <w:spacing w:after="120" w:line="240" w:lineRule="auto"/>
        <w:ind w:firstLine="0"/>
        <w:divId w:val="831022668"/>
        <w:rPr>
          <w:sz w:val="19"/>
          <w:szCs w:val="19"/>
        </w:rPr>
      </w:pPr>
      <w:del w:id="7869" w:author="Seth Oranburg" w:date="2026-03-07T09:50:00Z" w16du:dateUtc="2026-03-07T14:50:00Z">
        <w:r w:rsidRPr="00742779">
          <w:rPr>
            <w:rFonts w:ascii="ZWAdobeF" w:hAnsi="ZWAdobeF" w:cs="ZWAdobeF"/>
            <w:sz w:val="2"/>
            <w:szCs w:val="2"/>
          </w:rPr>
          <w:delText>3521B</w:delText>
        </w:r>
      </w:del>
      <w:r w:rsidR="00FE0CED" w:rsidRPr="00742779">
        <w:rPr>
          <w:sz w:val="19"/>
          <w:szCs w:val="19"/>
        </w:rPr>
        <w:t>[234] Unif. Ltd. P’ship Act § 110 (2001) (enumerating the non-waivable provisions of a limited partnership agreement, including the requirements that the agreement may not eliminate the duty of loyalty, unreasonably reduce the duty of care, or eliminate the obligation of good faith and fair dealing).</w:t>
      </w:r>
    </w:p>
    <w:p w14:paraId="2AFAFA79" w14:textId="77777777" w:rsidR="00FE0CED" w:rsidRPr="00742779" w:rsidRDefault="00742779" w:rsidP="007C1326">
      <w:pPr>
        <w:spacing w:after="120" w:line="240" w:lineRule="auto"/>
        <w:ind w:firstLine="0"/>
        <w:divId w:val="831022668"/>
        <w:rPr>
          <w:sz w:val="19"/>
          <w:szCs w:val="19"/>
        </w:rPr>
      </w:pPr>
      <w:del w:id="7870" w:author="Seth Oranburg" w:date="2026-03-07T09:50:00Z" w16du:dateUtc="2026-03-07T14:50:00Z">
        <w:r w:rsidRPr="00742779">
          <w:rPr>
            <w:rFonts w:ascii="ZWAdobeF" w:hAnsi="ZWAdobeF" w:cs="ZWAdobeF"/>
            <w:sz w:val="2"/>
            <w:szCs w:val="2"/>
          </w:rPr>
          <w:delText>3522B</w:delText>
        </w:r>
      </w:del>
      <w:r w:rsidR="00FE0CED" w:rsidRPr="00742779">
        <w:rPr>
          <w:sz w:val="19"/>
          <w:szCs w:val="19"/>
        </w:rPr>
        <w:t xml:space="preserve">[235] </w:t>
      </w:r>
      <w:r w:rsidR="00FE0CED" w:rsidRPr="00742779">
        <w:rPr>
          <w:i/>
          <w:sz w:val="19"/>
          <w:szCs w:val="19"/>
        </w:rPr>
        <w:t>Sugarland Indus., Inc. v. Thomas</w:t>
      </w:r>
      <w:r w:rsidR="00FE0CED" w:rsidRPr="00742779">
        <w:rPr>
          <w:sz w:val="19"/>
          <w:szCs w:val="19"/>
        </w:rPr>
        <w:t>, 420 A.2d 142 (Del. 1980) (articulating that in awarding attorneys’ fees in Delaware representative actions, the primary factor is the benefit achieved for the corporation and its stockholders, with other factors playing a secondary, supporting role) (“</w:t>
      </w:r>
      <w:r w:rsidR="00FE0CED" w:rsidRPr="00742779">
        <w:rPr>
          <w:i/>
          <w:sz w:val="19"/>
          <w:szCs w:val="19"/>
        </w:rPr>
        <w:t>Sugarland</w:t>
      </w:r>
      <w:r w:rsidR="00FE0CED" w:rsidRPr="00742779">
        <w:rPr>
          <w:sz w:val="19"/>
          <w:szCs w:val="19"/>
        </w:rPr>
        <w:t>”).</w:t>
      </w:r>
    </w:p>
    <w:p w14:paraId="7967AB07" w14:textId="77777777" w:rsidR="00FE0CED" w:rsidRPr="00742779" w:rsidRDefault="00742779" w:rsidP="007C1326">
      <w:pPr>
        <w:spacing w:after="120" w:line="240" w:lineRule="auto"/>
        <w:ind w:firstLine="0"/>
        <w:divId w:val="831022668"/>
        <w:rPr>
          <w:sz w:val="19"/>
          <w:szCs w:val="19"/>
        </w:rPr>
      </w:pPr>
      <w:del w:id="7871" w:author="Seth Oranburg" w:date="2026-03-07T09:50:00Z" w16du:dateUtc="2026-03-07T14:50:00Z">
        <w:r w:rsidRPr="00742779">
          <w:rPr>
            <w:rFonts w:ascii="ZWAdobeF" w:hAnsi="ZWAdobeF" w:cs="ZWAdobeF"/>
            <w:sz w:val="2"/>
            <w:szCs w:val="2"/>
          </w:rPr>
          <w:delText>3523B</w:delText>
        </w:r>
      </w:del>
      <w:r w:rsidR="00FE0CED" w:rsidRPr="00742779">
        <w:rPr>
          <w:sz w:val="19"/>
          <w:szCs w:val="19"/>
        </w:rPr>
        <w:t xml:space="preserve">[236] John C. Coffee, Jr., </w:t>
      </w:r>
      <w:r w:rsidR="00FE0CED" w:rsidRPr="00742779">
        <w:rPr>
          <w:i/>
          <w:sz w:val="19"/>
          <w:szCs w:val="19"/>
        </w:rPr>
        <w:t>Understanding the Plaintiff’s Attorney: The Implications of Economic Theory for Private Enforcement of Law Through Class and Derivative Actions</w:t>
      </w:r>
      <w:r w:rsidR="00FE0CED" w:rsidRPr="00742779">
        <w:rPr>
          <w:sz w:val="19"/>
          <w:szCs w:val="19"/>
        </w:rPr>
        <w:t>, 86 Colum. L. Rev. 669 (1986) (arguing that plaintiff’s attorneys in class and derivative actions behave as entrepreneurial “private attorneys general” whose incentives are systematically misaligned with those of dispersed shareholders).</w:t>
      </w:r>
    </w:p>
    <w:p w14:paraId="191918CB" w14:textId="77777777" w:rsidR="00FE0CED" w:rsidRPr="00742779" w:rsidRDefault="00742779" w:rsidP="007C1326">
      <w:pPr>
        <w:spacing w:after="120" w:line="240" w:lineRule="auto"/>
        <w:ind w:firstLine="0"/>
        <w:divId w:val="831022668"/>
        <w:rPr>
          <w:sz w:val="19"/>
          <w:szCs w:val="19"/>
        </w:rPr>
      </w:pPr>
      <w:del w:id="7872" w:author="Seth Oranburg" w:date="2026-03-07T09:50:00Z" w16du:dateUtc="2026-03-07T14:50:00Z">
        <w:r w:rsidRPr="00742779">
          <w:rPr>
            <w:rFonts w:ascii="ZWAdobeF" w:hAnsi="ZWAdobeF" w:cs="ZWAdobeF"/>
            <w:sz w:val="2"/>
            <w:szCs w:val="2"/>
          </w:rPr>
          <w:delText>3524B</w:delText>
        </w:r>
      </w:del>
      <w:r w:rsidR="00FE0CED" w:rsidRPr="00742779">
        <w:rPr>
          <w:sz w:val="19"/>
          <w:szCs w:val="19"/>
        </w:rPr>
        <w:t xml:space="preserve">[237] American Law Institute, </w:t>
      </w:r>
      <w:r w:rsidR="00FE0CED" w:rsidRPr="00742779">
        <w:rPr>
          <w:i/>
          <w:sz w:val="19"/>
          <w:szCs w:val="19"/>
        </w:rPr>
        <w:t>Principles of Corporate Governance: Analysis and Recommendations</w:t>
      </w:r>
      <w:r w:rsidR="00FE0CED" w:rsidRPr="00742779">
        <w:rPr>
          <w:sz w:val="19"/>
          <w:szCs w:val="19"/>
        </w:rPr>
        <w:t xml:space="preserve"> § 3.01 (1994).</w:t>
      </w:r>
    </w:p>
    <w:p w14:paraId="72D8D0C6" w14:textId="77777777" w:rsidR="00FE0CED" w:rsidRPr="00742779" w:rsidRDefault="00742779" w:rsidP="007C1326">
      <w:pPr>
        <w:spacing w:after="120" w:line="240" w:lineRule="auto"/>
        <w:ind w:firstLine="0"/>
        <w:divId w:val="831022668"/>
        <w:rPr>
          <w:sz w:val="19"/>
          <w:szCs w:val="19"/>
        </w:rPr>
      </w:pPr>
      <w:del w:id="7873" w:author="Seth Oranburg" w:date="2026-03-07T09:50:00Z" w16du:dateUtc="2026-03-07T14:50:00Z">
        <w:r w:rsidRPr="00742779">
          <w:rPr>
            <w:rFonts w:ascii="ZWAdobeF" w:hAnsi="ZWAdobeF" w:cs="ZWAdobeF"/>
            <w:sz w:val="2"/>
            <w:szCs w:val="2"/>
          </w:rPr>
          <w:lastRenderedPageBreak/>
          <w:delText>3525B</w:delText>
        </w:r>
      </w:del>
      <w:r w:rsidR="00FE0CED" w:rsidRPr="00742779">
        <w:rPr>
          <w:sz w:val="19"/>
          <w:szCs w:val="19"/>
        </w:rPr>
        <w:t>[238] Sarbanes-Oxley Act of 2002, Pub. L. No. 107-204, § 301, 116 Stat. 745, 775–77 (codified at 15 U.S.C. § 78j-1).</w:t>
      </w:r>
    </w:p>
    <w:p w14:paraId="02CE4281" w14:textId="77777777" w:rsidR="00FE0CED" w:rsidRPr="00742779" w:rsidRDefault="00742779" w:rsidP="007C1326">
      <w:pPr>
        <w:spacing w:after="120" w:line="240" w:lineRule="auto"/>
        <w:ind w:firstLine="0"/>
        <w:divId w:val="831022668"/>
        <w:rPr>
          <w:sz w:val="19"/>
          <w:szCs w:val="19"/>
        </w:rPr>
      </w:pPr>
      <w:del w:id="7874" w:author="Seth Oranburg" w:date="2026-03-07T09:50:00Z" w16du:dateUtc="2026-03-07T14:50:00Z">
        <w:r w:rsidRPr="00742779">
          <w:rPr>
            <w:rFonts w:ascii="ZWAdobeF" w:hAnsi="ZWAdobeF" w:cs="ZWAdobeF"/>
            <w:sz w:val="2"/>
            <w:szCs w:val="2"/>
          </w:rPr>
          <w:delText>3526B</w:delText>
        </w:r>
      </w:del>
      <w:r w:rsidR="00FE0CED" w:rsidRPr="00742779">
        <w:rPr>
          <w:sz w:val="19"/>
          <w:szCs w:val="19"/>
        </w:rPr>
        <w:t xml:space="preserve">[239] </w:t>
      </w:r>
      <w:r w:rsidR="00FE0CED" w:rsidRPr="00742779">
        <w:rPr>
          <w:i/>
          <w:sz w:val="19"/>
          <w:szCs w:val="19"/>
        </w:rPr>
        <w:t>Kahn v. M &amp; F Worldwide Corp.</w:t>
      </w:r>
      <w:r w:rsidR="00FE0CED" w:rsidRPr="00742779">
        <w:rPr>
          <w:sz w:val="19"/>
          <w:szCs w:val="19"/>
        </w:rPr>
        <w:t>, 88 A.3d 635 (Del. 2014) (holding that the business judgment rule applies to controller buyouts conditioned ab initio on approval by a special committee and a majority-of-the-minority vote) (“</w:t>
      </w:r>
      <w:r w:rsidR="00FE0CED" w:rsidRPr="00742779">
        <w:rPr>
          <w:i/>
          <w:sz w:val="19"/>
          <w:szCs w:val="19"/>
        </w:rPr>
        <w:t>MFW</w:t>
      </w:r>
      <w:r w:rsidR="00FE0CED" w:rsidRPr="00742779">
        <w:rPr>
          <w:sz w:val="19"/>
          <w:szCs w:val="19"/>
        </w:rPr>
        <w:t>”).</w:t>
      </w:r>
    </w:p>
    <w:p w14:paraId="3DDA0B08" w14:textId="77777777" w:rsidR="00FE0CED" w:rsidRPr="00742779" w:rsidRDefault="00742779" w:rsidP="007C1326">
      <w:pPr>
        <w:spacing w:after="120" w:line="240" w:lineRule="auto"/>
        <w:ind w:firstLine="0"/>
        <w:divId w:val="831022668"/>
        <w:rPr>
          <w:sz w:val="19"/>
          <w:szCs w:val="19"/>
        </w:rPr>
      </w:pPr>
      <w:del w:id="7875" w:author="Seth Oranburg" w:date="2026-03-07T09:50:00Z" w16du:dateUtc="2026-03-07T14:50:00Z">
        <w:r w:rsidRPr="00742779">
          <w:rPr>
            <w:rFonts w:ascii="ZWAdobeF" w:hAnsi="ZWAdobeF" w:cs="ZWAdobeF"/>
            <w:sz w:val="2"/>
            <w:szCs w:val="2"/>
          </w:rPr>
          <w:delText>3527B</w:delText>
        </w:r>
      </w:del>
      <w:r w:rsidR="00FE0CED" w:rsidRPr="00742779">
        <w:rPr>
          <w:sz w:val="19"/>
          <w:szCs w:val="19"/>
        </w:rPr>
        <w:t xml:space="preserve">[240] Ronald J. Gilson, </w:t>
      </w:r>
      <w:r w:rsidR="00FE0CED" w:rsidRPr="00742779">
        <w:rPr>
          <w:i/>
          <w:sz w:val="19"/>
          <w:szCs w:val="19"/>
        </w:rPr>
        <w:t>Engineering a Venture Capital Market: Lessons from the American Experience</w:t>
      </w:r>
      <w:r w:rsidR="00FE0CED" w:rsidRPr="00742779">
        <w:rPr>
          <w:sz w:val="19"/>
          <w:szCs w:val="19"/>
        </w:rPr>
        <w:t>, 55 Stan. L. Rev. 1067 (2003) (institutional design theory; identifying the “simultaneity problem” in creating VC markets and the critical role of weak non-compete enforcement in Silicon Valley’s success) (“</w:t>
      </w:r>
      <w:r w:rsidR="00FE0CED" w:rsidRPr="00742779">
        <w:rPr>
          <w:i/>
          <w:sz w:val="19"/>
          <w:szCs w:val="19"/>
        </w:rPr>
        <w:t>Engineering a Venture Capital Market</w:t>
      </w:r>
      <w:r w:rsidR="00FE0CED" w:rsidRPr="00742779">
        <w:rPr>
          <w:sz w:val="19"/>
          <w:szCs w:val="19"/>
        </w:rPr>
        <w:t>”).</w:t>
      </w:r>
    </w:p>
    <w:p w14:paraId="70E60646" w14:textId="77777777" w:rsidR="00FE0CED" w:rsidRPr="00742779" w:rsidRDefault="00742779" w:rsidP="007C1326">
      <w:pPr>
        <w:spacing w:after="120" w:line="240" w:lineRule="auto"/>
        <w:ind w:firstLine="0"/>
        <w:divId w:val="831022668"/>
        <w:rPr>
          <w:sz w:val="19"/>
          <w:szCs w:val="19"/>
        </w:rPr>
      </w:pPr>
      <w:del w:id="7876" w:author="Seth Oranburg" w:date="2026-03-07T09:50:00Z" w16du:dateUtc="2026-03-07T14:50:00Z">
        <w:r w:rsidRPr="00742779">
          <w:rPr>
            <w:rFonts w:ascii="ZWAdobeF" w:hAnsi="ZWAdobeF" w:cs="ZWAdobeF"/>
            <w:sz w:val="2"/>
            <w:szCs w:val="2"/>
          </w:rPr>
          <w:delText>3528B</w:delText>
        </w:r>
      </w:del>
      <w:r w:rsidR="00FE0CED" w:rsidRPr="00742779">
        <w:rPr>
          <w:sz w:val="19"/>
          <w:szCs w:val="19"/>
        </w:rPr>
        <w:t xml:space="preserve">[241] Paul Gompers &amp; Josh Lerner, </w:t>
      </w:r>
      <w:r w:rsidR="00FE0CED" w:rsidRPr="00742779">
        <w:rPr>
          <w:i/>
          <w:sz w:val="19"/>
          <w:szCs w:val="19"/>
        </w:rPr>
        <w:t>The Venture Capital Cycle</w:t>
      </w:r>
      <w:r w:rsidR="00FE0CED" w:rsidRPr="00742779">
        <w:rPr>
          <w:sz w:val="19"/>
          <w:szCs w:val="19"/>
        </w:rPr>
        <w:t xml:space="preserve"> (2d ed. 2004) (analyzing the economic lifecycle of venture capital firms from fundraising and investing to exiting through IPOs or acquisitions).</w:t>
      </w:r>
    </w:p>
    <w:p w14:paraId="438BB081" w14:textId="77777777" w:rsidR="00FE0CED" w:rsidRPr="00742779" w:rsidRDefault="00742779" w:rsidP="007C1326">
      <w:pPr>
        <w:spacing w:after="120" w:line="240" w:lineRule="auto"/>
        <w:ind w:firstLine="0"/>
        <w:divId w:val="831022668"/>
        <w:rPr>
          <w:sz w:val="19"/>
          <w:szCs w:val="19"/>
        </w:rPr>
      </w:pPr>
      <w:del w:id="7877" w:author="Seth Oranburg" w:date="2026-03-07T09:50:00Z" w16du:dateUtc="2026-03-07T14:50:00Z">
        <w:r w:rsidRPr="00742779">
          <w:rPr>
            <w:rFonts w:ascii="ZWAdobeF" w:hAnsi="ZWAdobeF" w:cs="ZWAdobeF"/>
            <w:sz w:val="2"/>
            <w:szCs w:val="2"/>
          </w:rPr>
          <w:delText>3529B</w:delText>
        </w:r>
      </w:del>
      <w:r w:rsidR="00FE0CED" w:rsidRPr="00742779">
        <w:rPr>
          <w:sz w:val="19"/>
          <w:szCs w:val="19"/>
        </w:rPr>
        <w:t xml:space="preserve">[242] Paul Gompers et al., </w:t>
      </w:r>
      <w:r w:rsidR="00FE0CED" w:rsidRPr="00742779">
        <w:rPr>
          <w:i/>
          <w:sz w:val="19"/>
          <w:szCs w:val="19"/>
        </w:rPr>
        <w:t>How Do Venture Capitalists Make Decisions?</w:t>
      </w:r>
      <w:r w:rsidR="00FE0CED" w:rsidRPr="00742779">
        <w:rPr>
          <w:sz w:val="19"/>
          <w:szCs w:val="19"/>
        </w:rPr>
        <w:t>, 135 J. Fin. Econ. 169 (2020) (utilizing survey data to demonstrate how VCs manage agency costs through deal sourcing, investment selection, and active monitoring).</w:t>
      </w:r>
    </w:p>
    <w:p w14:paraId="60FF0F1E" w14:textId="77777777" w:rsidR="00FE0CED" w:rsidRPr="00742779" w:rsidRDefault="00742779" w:rsidP="007C1326">
      <w:pPr>
        <w:spacing w:after="120" w:line="240" w:lineRule="auto"/>
        <w:ind w:firstLine="0"/>
        <w:divId w:val="831022668"/>
        <w:rPr>
          <w:sz w:val="19"/>
          <w:szCs w:val="19"/>
        </w:rPr>
      </w:pPr>
      <w:del w:id="7878" w:author="Seth Oranburg" w:date="2026-03-07T09:50:00Z" w16du:dateUtc="2026-03-07T14:50:00Z">
        <w:r w:rsidRPr="00742779">
          <w:rPr>
            <w:rFonts w:ascii="ZWAdobeF" w:hAnsi="ZWAdobeF" w:cs="ZWAdobeF"/>
            <w:sz w:val="2"/>
            <w:szCs w:val="2"/>
          </w:rPr>
          <w:delText>3530B</w:delText>
        </w:r>
      </w:del>
      <w:r w:rsidR="00FE0CED" w:rsidRPr="00742779">
        <w:rPr>
          <w:sz w:val="19"/>
          <w:szCs w:val="19"/>
        </w:rPr>
        <w:t xml:space="preserve">[243] Darian M. Ibrahim, </w:t>
      </w:r>
      <w:r w:rsidR="00FE0CED" w:rsidRPr="00742779">
        <w:rPr>
          <w:i/>
          <w:sz w:val="19"/>
          <w:szCs w:val="19"/>
        </w:rPr>
        <w:t>The (Not So) Puzzling Behavior of Angel Investors</w:t>
      </w:r>
      <w:r w:rsidR="00FE0CED" w:rsidRPr="00742779">
        <w:rPr>
          <w:sz w:val="19"/>
          <w:szCs w:val="19"/>
        </w:rPr>
        <w:t>, 61 Vand. L. Rev. 1405 (2008) (explaining how angel investors mitigate information asymmetry through informal networks and geographic proximity rather than the complex contractual protections used by venture capitalists) (“</w:t>
      </w:r>
      <w:r w:rsidR="00FE0CED" w:rsidRPr="00742779">
        <w:rPr>
          <w:i/>
          <w:sz w:val="19"/>
          <w:szCs w:val="19"/>
        </w:rPr>
        <w:t>The (Not So) Puzzling Behavior</w:t>
      </w:r>
      <w:r w:rsidR="00FE0CED" w:rsidRPr="00742779">
        <w:rPr>
          <w:sz w:val="19"/>
          <w:szCs w:val="19"/>
        </w:rPr>
        <w:t>”).</w:t>
      </w:r>
    </w:p>
    <w:p w14:paraId="33F3CBF7" w14:textId="77777777" w:rsidR="00FE0CED" w:rsidRPr="00742779" w:rsidRDefault="00742779" w:rsidP="007C1326">
      <w:pPr>
        <w:spacing w:after="120" w:line="240" w:lineRule="auto"/>
        <w:ind w:firstLine="0"/>
        <w:divId w:val="831022668"/>
        <w:rPr>
          <w:sz w:val="19"/>
          <w:szCs w:val="19"/>
        </w:rPr>
      </w:pPr>
      <w:del w:id="7879" w:author="Seth Oranburg" w:date="2026-03-07T09:50:00Z" w16du:dateUtc="2026-03-07T14:50:00Z">
        <w:r w:rsidRPr="00742779">
          <w:rPr>
            <w:rFonts w:ascii="ZWAdobeF" w:hAnsi="ZWAdobeF" w:cs="ZWAdobeF"/>
            <w:sz w:val="2"/>
            <w:szCs w:val="2"/>
          </w:rPr>
          <w:delText>3531B</w:delText>
        </w:r>
      </w:del>
      <w:r w:rsidR="00FE0CED" w:rsidRPr="00742779">
        <w:rPr>
          <w:sz w:val="19"/>
          <w:szCs w:val="19"/>
        </w:rPr>
        <w:t xml:space="preserve">[244] Michael Arrington, </w:t>
      </w:r>
      <w:r w:rsidR="00FE0CED" w:rsidRPr="00742779">
        <w:rPr>
          <w:i/>
          <w:sz w:val="19"/>
          <w:szCs w:val="19"/>
        </w:rPr>
        <w:t>Angelgate: The Screaming Starts</w:t>
      </w:r>
      <w:r w:rsidR="00FE0CED" w:rsidRPr="00742779">
        <w:rPr>
          <w:sz w:val="19"/>
          <w:szCs w:val="19"/>
        </w:rPr>
        <w:t>, TechCrunch (Sept. 22, 2010) (illustrating potential coordination failures and collusive behavior among early-stage investors seeking to suppress startup valuations).</w:t>
      </w:r>
    </w:p>
    <w:p w14:paraId="2AE482F2" w14:textId="77777777" w:rsidR="00FE0CED" w:rsidRPr="00742779" w:rsidRDefault="00742779" w:rsidP="007C1326">
      <w:pPr>
        <w:spacing w:after="120" w:line="240" w:lineRule="auto"/>
        <w:ind w:firstLine="0"/>
        <w:divId w:val="831022668"/>
        <w:rPr>
          <w:sz w:val="19"/>
          <w:szCs w:val="19"/>
        </w:rPr>
      </w:pPr>
      <w:del w:id="7880" w:author="Seth Oranburg" w:date="2026-03-07T09:50:00Z" w16du:dateUtc="2026-03-07T14:50:00Z">
        <w:r w:rsidRPr="00742779">
          <w:rPr>
            <w:rFonts w:ascii="ZWAdobeF" w:hAnsi="ZWAdobeF" w:cs="ZWAdobeF"/>
            <w:sz w:val="2"/>
            <w:szCs w:val="2"/>
          </w:rPr>
          <w:delText>3532B</w:delText>
        </w:r>
      </w:del>
      <w:r w:rsidR="00FE0CED" w:rsidRPr="00742779">
        <w:rPr>
          <w:sz w:val="19"/>
          <w:szCs w:val="19"/>
        </w:rPr>
        <w:t xml:space="preserve">[245] Y Combinator, </w:t>
      </w:r>
      <w:r w:rsidR="00FE0CED" w:rsidRPr="00742779">
        <w:rPr>
          <w:i/>
          <w:sz w:val="19"/>
          <w:szCs w:val="19"/>
        </w:rPr>
        <w:t>Understanding SAFEs and Priced Equity Rounds</w:t>
      </w:r>
      <w:r w:rsidR="00FE0CED" w:rsidRPr="00742779">
        <w:rPr>
          <w:sz w:val="19"/>
          <w:szCs w:val="19"/>
        </w:rPr>
        <w:t xml:space="preserve"> (Oct. 16, 2018) (describing the Simple Agreement for Future Equity as a tool to reduce transaction costs by deferring complex valuation negotiations to later financing rounds).</w:t>
      </w:r>
    </w:p>
    <w:p w14:paraId="1B804AF1" w14:textId="77777777" w:rsidR="00FE0CED" w:rsidRPr="00742779" w:rsidRDefault="00742779" w:rsidP="007C1326">
      <w:pPr>
        <w:spacing w:after="120" w:line="240" w:lineRule="auto"/>
        <w:ind w:firstLine="0"/>
        <w:divId w:val="831022668"/>
        <w:rPr>
          <w:sz w:val="19"/>
          <w:szCs w:val="19"/>
        </w:rPr>
      </w:pPr>
      <w:del w:id="7881" w:author="Seth Oranburg" w:date="2026-03-07T09:50:00Z" w16du:dateUtc="2026-03-07T14:50:00Z">
        <w:r w:rsidRPr="00742779">
          <w:rPr>
            <w:rFonts w:ascii="ZWAdobeF" w:hAnsi="ZWAdobeF" w:cs="ZWAdobeF"/>
            <w:sz w:val="2"/>
            <w:szCs w:val="2"/>
          </w:rPr>
          <w:delText>3533B</w:delText>
        </w:r>
      </w:del>
      <w:r w:rsidR="00FE0CED" w:rsidRPr="00742779">
        <w:rPr>
          <w:sz w:val="19"/>
          <w:szCs w:val="19"/>
        </w:rPr>
        <w:t xml:space="preserve">[246] Andrew Metrick &amp; Ayako Yasuda, </w:t>
      </w:r>
      <w:r w:rsidR="00FE0CED" w:rsidRPr="00742779">
        <w:rPr>
          <w:i/>
          <w:sz w:val="19"/>
          <w:szCs w:val="19"/>
        </w:rPr>
        <w:t>Venture Capital and the Finance of Innovation</w:t>
      </w:r>
      <w:r w:rsidR="00FE0CED" w:rsidRPr="00742779">
        <w:rPr>
          <w:sz w:val="19"/>
          <w:szCs w:val="19"/>
        </w:rPr>
        <w:t xml:space="preserve"> (3d ed. 2021) (explaining the valuation methodologies and financial structures used to coordinate investments in high-uncertainty business environments).</w:t>
      </w:r>
    </w:p>
    <w:p w14:paraId="23C7CEE7" w14:textId="77777777" w:rsidR="00FE0CED" w:rsidRPr="00742779" w:rsidRDefault="00742779" w:rsidP="007C1326">
      <w:pPr>
        <w:spacing w:after="120" w:line="240" w:lineRule="auto"/>
        <w:ind w:firstLine="0"/>
        <w:divId w:val="831022668"/>
        <w:rPr>
          <w:sz w:val="19"/>
          <w:szCs w:val="19"/>
        </w:rPr>
      </w:pPr>
      <w:del w:id="7882" w:author="Seth Oranburg" w:date="2026-03-07T09:50:00Z" w16du:dateUtc="2026-03-07T14:50:00Z">
        <w:r w:rsidRPr="00742779">
          <w:rPr>
            <w:rFonts w:ascii="ZWAdobeF" w:hAnsi="ZWAdobeF" w:cs="ZWAdobeF"/>
            <w:sz w:val="2"/>
            <w:szCs w:val="2"/>
          </w:rPr>
          <w:delText>3534B</w:delText>
        </w:r>
      </w:del>
      <w:r w:rsidR="00FE0CED" w:rsidRPr="00742779">
        <w:rPr>
          <w:sz w:val="19"/>
          <w:szCs w:val="19"/>
        </w:rPr>
        <w:t xml:space="preserve">[247] William A. Sahlman, </w:t>
      </w:r>
      <w:r w:rsidR="00FE0CED" w:rsidRPr="00742779">
        <w:rPr>
          <w:i/>
          <w:sz w:val="19"/>
          <w:szCs w:val="19"/>
        </w:rPr>
        <w:t>The Structure and Governance of Venture-Capital Organizations</w:t>
      </w:r>
      <w:r w:rsidR="00FE0CED" w:rsidRPr="00742779">
        <w:rPr>
          <w:sz w:val="19"/>
          <w:szCs w:val="19"/>
        </w:rPr>
        <w:t>, 27 J. Fin. Econ. 473 (1990) (examining the organizational architecture of VC funds designed to align incentives between limited partners and general partners) (“</w:t>
      </w:r>
      <w:r w:rsidR="00FE0CED" w:rsidRPr="00742779">
        <w:rPr>
          <w:i/>
          <w:sz w:val="19"/>
          <w:szCs w:val="19"/>
        </w:rPr>
        <w:t>Structure and Governance</w:t>
      </w:r>
      <w:r w:rsidR="00FE0CED" w:rsidRPr="00742779">
        <w:rPr>
          <w:sz w:val="19"/>
          <w:szCs w:val="19"/>
        </w:rPr>
        <w:t>”).</w:t>
      </w:r>
    </w:p>
    <w:p w14:paraId="4359351B" w14:textId="77777777" w:rsidR="00FE0CED" w:rsidRPr="00742779" w:rsidRDefault="00742779" w:rsidP="007C1326">
      <w:pPr>
        <w:spacing w:after="120" w:line="240" w:lineRule="auto"/>
        <w:ind w:firstLine="0"/>
        <w:divId w:val="831022668"/>
        <w:rPr>
          <w:sz w:val="19"/>
          <w:szCs w:val="19"/>
        </w:rPr>
      </w:pPr>
      <w:del w:id="7883" w:author="Seth Oranburg" w:date="2026-03-07T09:50:00Z" w16du:dateUtc="2026-03-07T14:50:00Z">
        <w:r w:rsidRPr="00742779">
          <w:rPr>
            <w:rFonts w:ascii="ZWAdobeF" w:hAnsi="ZWAdobeF" w:cs="ZWAdobeF"/>
            <w:sz w:val="2"/>
            <w:szCs w:val="2"/>
          </w:rPr>
          <w:delText>3535B</w:delText>
        </w:r>
      </w:del>
      <w:r w:rsidR="00FE0CED" w:rsidRPr="00742779">
        <w:rPr>
          <w:sz w:val="19"/>
          <w:szCs w:val="19"/>
        </w:rPr>
        <w:t xml:space="preserve">[248] Steven N. Kaplan &amp; Per Strömberg, </w:t>
      </w:r>
      <w:r w:rsidR="00FE0CED" w:rsidRPr="00742779">
        <w:rPr>
          <w:i/>
          <w:sz w:val="19"/>
          <w:szCs w:val="19"/>
        </w:rPr>
        <w:t>Financial Contracting Theory Meets the Real World: An Empirical Analysis of Venture Capital Contracts</w:t>
      </w:r>
      <w:r w:rsidR="00FE0CED" w:rsidRPr="00742779">
        <w:rPr>
          <w:sz w:val="19"/>
          <w:szCs w:val="19"/>
        </w:rPr>
        <w:t>, 70 Rev. Econ. Stud. 281 (2003) (documenting how venture capital contracts utilize cash flow rights, voting rights, and board seats to address specific agency problems).</w:t>
      </w:r>
    </w:p>
    <w:p w14:paraId="505727B2" w14:textId="77777777" w:rsidR="00FE0CED" w:rsidRPr="00742779" w:rsidRDefault="00742779" w:rsidP="007C1326">
      <w:pPr>
        <w:spacing w:after="120" w:line="240" w:lineRule="auto"/>
        <w:ind w:firstLine="0"/>
        <w:divId w:val="831022668"/>
        <w:rPr>
          <w:sz w:val="19"/>
          <w:szCs w:val="19"/>
        </w:rPr>
      </w:pPr>
      <w:del w:id="7884" w:author="Seth Oranburg" w:date="2026-03-07T09:50:00Z" w16du:dateUtc="2026-03-07T14:50:00Z">
        <w:r w:rsidRPr="00742779">
          <w:rPr>
            <w:rFonts w:ascii="ZWAdobeF" w:hAnsi="ZWAdobeF" w:cs="ZWAdobeF"/>
            <w:sz w:val="2"/>
            <w:szCs w:val="2"/>
          </w:rPr>
          <w:delText>3536B</w:delText>
        </w:r>
      </w:del>
      <w:r w:rsidR="00FE0CED" w:rsidRPr="00742779">
        <w:rPr>
          <w:sz w:val="19"/>
          <w:szCs w:val="19"/>
        </w:rPr>
        <w:t xml:space="preserve">[249] Nat’l Venture Cap. Ass’n, </w:t>
      </w:r>
      <w:r w:rsidR="00FE0CED" w:rsidRPr="00742779">
        <w:rPr>
          <w:i/>
          <w:sz w:val="19"/>
          <w:szCs w:val="19"/>
        </w:rPr>
        <w:t>Model Legal Documents</w:t>
      </w:r>
      <w:r w:rsidR="00FE0CED" w:rsidRPr="00742779">
        <w:rPr>
          <w:sz w:val="19"/>
          <w:szCs w:val="19"/>
        </w:rPr>
        <w:t xml:space="preserve"> (2020) (standardizing the industry’s contractual “mechanical fixes” for asset partitioning, control rights, and liquidation preferences).</w:t>
      </w:r>
    </w:p>
    <w:p w14:paraId="3A9ABE2B" w14:textId="77777777" w:rsidR="00FE0CED" w:rsidRPr="00742779" w:rsidRDefault="00742779" w:rsidP="007C1326">
      <w:pPr>
        <w:spacing w:after="120" w:line="240" w:lineRule="auto"/>
        <w:ind w:firstLine="0"/>
        <w:divId w:val="831022668"/>
        <w:rPr>
          <w:sz w:val="19"/>
          <w:szCs w:val="19"/>
        </w:rPr>
      </w:pPr>
      <w:del w:id="7885" w:author="Seth Oranburg" w:date="2026-03-07T09:50:00Z" w16du:dateUtc="2026-03-07T14:50:00Z">
        <w:r w:rsidRPr="00742779">
          <w:rPr>
            <w:rFonts w:ascii="ZWAdobeF" w:hAnsi="ZWAdobeF" w:cs="ZWAdobeF"/>
            <w:sz w:val="2"/>
            <w:szCs w:val="2"/>
          </w:rPr>
          <w:delText>3537B</w:delText>
        </w:r>
      </w:del>
      <w:r w:rsidR="00FE0CED" w:rsidRPr="00742779">
        <w:rPr>
          <w:sz w:val="19"/>
          <w:szCs w:val="19"/>
        </w:rPr>
        <w:t xml:space="preserve">[250] </w:t>
      </w:r>
      <w:r w:rsidR="00FE0CED" w:rsidRPr="00742779">
        <w:rPr>
          <w:i/>
          <w:sz w:val="19"/>
          <w:szCs w:val="19"/>
        </w:rPr>
        <w:t>In re Trados Inc. S’holder Litig.</w:t>
      </w:r>
      <w:r w:rsidR="00FE0CED" w:rsidRPr="00742779">
        <w:rPr>
          <w:sz w:val="19"/>
          <w:szCs w:val="19"/>
        </w:rPr>
        <w:t>, 73 A.3d 17 (Del. Ch. 2013) (common vs. preferred; board owes duty to common stockholders when interests conflict with preferred; VC-backed exit analyzed under entire fairness) (“</w:t>
      </w:r>
      <w:r w:rsidR="00FE0CED" w:rsidRPr="00742779">
        <w:rPr>
          <w:i/>
          <w:sz w:val="19"/>
          <w:szCs w:val="19"/>
        </w:rPr>
        <w:t>Trados</w:t>
      </w:r>
      <w:r w:rsidR="00FE0CED" w:rsidRPr="00742779">
        <w:rPr>
          <w:sz w:val="19"/>
          <w:szCs w:val="19"/>
        </w:rPr>
        <w:t>”).</w:t>
      </w:r>
    </w:p>
    <w:p w14:paraId="5D7E3DAD" w14:textId="77777777" w:rsidR="00FE0CED" w:rsidRPr="00742779" w:rsidRDefault="00742779" w:rsidP="007C1326">
      <w:pPr>
        <w:spacing w:after="120" w:line="240" w:lineRule="auto"/>
        <w:ind w:firstLine="0"/>
        <w:divId w:val="831022668"/>
        <w:rPr>
          <w:sz w:val="19"/>
          <w:szCs w:val="19"/>
        </w:rPr>
      </w:pPr>
      <w:del w:id="7886" w:author="Seth Oranburg" w:date="2026-03-07T09:50:00Z" w16du:dateUtc="2026-03-07T14:50:00Z">
        <w:r w:rsidRPr="00742779">
          <w:rPr>
            <w:rFonts w:ascii="ZWAdobeF" w:hAnsi="ZWAdobeF" w:cs="ZWAdobeF"/>
            <w:sz w:val="2"/>
            <w:szCs w:val="2"/>
          </w:rPr>
          <w:lastRenderedPageBreak/>
          <w:delText>3538B</w:delText>
        </w:r>
      </w:del>
      <w:r w:rsidR="00FE0CED" w:rsidRPr="00742779">
        <w:rPr>
          <w:sz w:val="19"/>
          <w:szCs w:val="19"/>
        </w:rPr>
        <w:t xml:space="preserve">[251] Elizabeth Pollman, </w:t>
      </w:r>
      <w:r w:rsidR="00FE0CED" w:rsidRPr="00742779">
        <w:rPr>
          <w:i/>
          <w:sz w:val="19"/>
          <w:szCs w:val="19"/>
        </w:rPr>
        <w:t>Private Company Lies</w:t>
      </w:r>
      <w:r w:rsidR="00FE0CED" w:rsidRPr="00742779">
        <w:rPr>
          <w:sz w:val="19"/>
          <w:szCs w:val="19"/>
        </w:rPr>
        <w:t>, 109 Geo. L.J. 353 (2020) (exploring the “information gap” in private markets where reduced regulatory oversight increases the risk of fraud and misrepresentation) (“</w:t>
      </w:r>
      <w:r w:rsidR="00FE0CED" w:rsidRPr="00742779">
        <w:rPr>
          <w:i/>
          <w:sz w:val="19"/>
          <w:szCs w:val="19"/>
        </w:rPr>
        <w:t>Private Company Lies</w:t>
      </w:r>
      <w:r w:rsidR="00FE0CED" w:rsidRPr="00742779">
        <w:rPr>
          <w:sz w:val="19"/>
          <w:szCs w:val="19"/>
        </w:rPr>
        <w:t>”).</w:t>
      </w:r>
    </w:p>
    <w:p w14:paraId="4F110FAE" w14:textId="77777777" w:rsidR="00FE0CED" w:rsidRPr="00742779" w:rsidRDefault="00742779" w:rsidP="007C1326">
      <w:pPr>
        <w:spacing w:after="120" w:line="240" w:lineRule="auto"/>
        <w:ind w:firstLine="0"/>
        <w:divId w:val="831022668"/>
        <w:rPr>
          <w:sz w:val="19"/>
          <w:szCs w:val="19"/>
        </w:rPr>
      </w:pPr>
      <w:del w:id="7887" w:author="Seth Oranburg" w:date="2026-03-07T09:50:00Z" w16du:dateUtc="2026-03-07T14:50:00Z">
        <w:r w:rsidRPr="00742779">
          <w:rPr>
            <w:rFonts w:ascii="ZWAdobeF" w:hAnsi="ZWAdobeF" w:cs="ZWAdobeF"/>
            <w:sz w:val="2"/>
            <w:szCs w:val="2"/>
          </w:rPr>
          <w:delText>3539B</w:delText>
        </w:r>
      </w:del>
      <w:r w:rsidR="00FE0CED" w:rsidRPr="00742779">
        <w:rPr>
          <w:sz w:val="19"/>
          <w:szCs w:val="19"/>
        </w:rPr>
        <w:t xml:space="preserve">[252] Seth Kurkowski, </w:t>
      </w:r>
      <w:r w:rsidR="00FE0CED" w:rsidRPr="00742779">
        <w:rPr>
          <w:i/>
          <w:sz w:val="19"/>
          <w:szCs w:val="19"/>
        </w:rPr>
        <w:t>SpaceX’s stock price jumps to $112, $210 billion valuation</w:t>
      </w:r>
      <w:r w:rsidR="00FE0CED" w:rsidRPr="00742779">
        <w:rPr>
          <w:sz w:val="19"/>
          <w:szCs w:val="19"/>
        </w:rPr>
        <w:t>, Space Explored (Jun. 30, 2024).</w:t>
      </w:r>
    </w:p>
    <w:p w14:paraId="5C936D63" w14:textId="77777777" w:rsidR="00FE0CED" w:rsidRPr="00742779" w:rsidRDefault="00742779" w:rsidP="007C1326">
      <w:pPr>
        <w:spacing w:after="120" w:line="240" w:lineRule="auto"/>
        <w:ind w:firstLine="0"/>
        <w:divId w:val="831022668"/>
        <w:rPr>
          <w:sz w:val="19"/>
          <w:szCs w:val="19"/>
        </w:rPr>
      </w:pPr>
      <w:del w:id="7888" w:author="Seth Oranburg" w:date="2026-03-07T09:50:00Z" w16du:dateUtc="2026-03-07T14:50:00Z">
        <w:r w:rsidRPr="00742779">
          <w:rPr>
            <w:rFonts w:ascii="ZWAdobeF" w:hAnsi="ZWAdobeF" w:cs="ZWAdobeF"/>
            <w:sz w:val="2"/>
            <w:szCs w:val="2"/>
          </w:rPr>
          <w:delText>3540B</w:delText>
        </w:r>
      </w:del>
      <w:r w:rsidR="00FE0CED" w:rsidRPr="00742779">
        <w:rPr>
          <w:sz w:val="19"/>
          <w:szCs w:val="19"/>
        </w:rPr>
        <w:t xml:space="preserve">[253] </w:t>
      </w:r>
      <w:r w:rsidR="00FE0CED" w:rsidRPr="00742779">
        <w:rPr>
          <w:i/>
          <w:sz w:val="19"/>
          <w:szCs w:val="19"/>
        </w:rPr>
        <w:t>Stripe</w:t>
      </w:r>
      <w:r w:rsidR="00FE0CED" w:rsidRPr="00742779">
        <w:rPr>
          <w:sz w:val="19"/>
          <w:szCs w:val="19"/>
        </w:rPr>
        <w:t>, Crunchbase (last visited Jan. 30, 2026) (providing data on capitalization and investor composition for highly valued private firms).</w:t>
      </w:r>
    </w:p>
    <w:p w14:paraId="1ED84D60" w14:textId="77777777" w:rsidR="00FE0CED" w:rsidRPr="00742779" w:rsidRDefault="00742779" w:rsidP="007C1326">
      <w:pPr>
        <w:spacing w:after="120" w:line="240" w:lineRule="auto"/>
        <w:ind w:firstLine="0"/>
        <w:divId w:val="831022668"/>
        <w:rPr>
          <w:sz w:val="19"/>
          <w:szCs w:val="19"/>
        </w:rPr>
      </w:pPr>
      <w:del w:id="7889" w:author="Seth Oranburg" w:date="2026-03-07T09:50:00Z" w16du:dateUtc="2026-03-07T14:50:00Z">
        <w:r w:rsidRPr="00742779">
          <w:rPr>
            <w:rFonts w:ascii="ZWAdobeF" w:hAnsi="ZWAdobeF" w:cs="ZWAdobeF"/>
            <w:sz w:val="2"/>
            <w:szCs w:val="2"/>
          </w:rPr>
          <w:delText>3541B</w:delText>
        </w:r>
      </w:del>
      <w:r w:rsidR="00FE0CED" w:rsidRPr="00742779">
        <w:rPr>
          <w:sz w:val="19"/>
          <w:szCs w:val="19"/>
        </w:rPr>
        <w:t>[254] 15 U.S.C. § 78l(g) (establishing registration threshold for companies with more than 2,000 persons of record and $10 million in assets).</w:t>
      </w:r>
    </w:p>
    <w:p w14:paraId="6B1D309E" w14:textId="77777777" w:rsidR="00FE0CED" w:rsidRPr="00742779" w:rsidRDefault="00742779" w:rsidP="007C1326">
      <w:pPr>
        <w:spacing w:after="120" w:line="240" w:lineRule="auto"/>
        <w:ind w:firstLine="0"/>
        <w:divId w:val="831022668"/>
        <w:rPr>
          <w:sz w:val="19"/>
          <w:szCs w:val="19"/>
        </w:rPr>
      </w:pPr>
      <w:del w:id="7890" w:author="Seth Oranburg" w:date="2026-03-07T09:50:00Z" w16du:dateUtc="2026-03-07T14:50:00Z">
        <w:r w:rsidRPr="00742779">
          <w:rPr>
            <w:rFonts w:ascii="ZWAdobeF" w:hAnsi="ZWAdobeF" w:cs="ZWAdobeF"/>
            <w:sz w:val="2"/>
            <w:szCs w:val="2"/>
          </w:rPr>
          <w:delText>3542B</w:delText>
        </w:r>
      </w:del>
      <w:r w:rsidR="00FE0CED" w:rsidRPr="00742779">
        <w:rPr>
          <w:sz w:val="19"/>
          <w:szCs w:val="19"/>
        </w:rPr>
        <w:t>[255] Jumpstart Our Business Startups Act, Pub. L. No. 112-106, 126 Stat. 306 (2012) (creating Emerging Growth Company status and expanding confidential IPO filing privileges).</w:t>
      </w:r>
    </w:p>
    <w:p w14:paraId="59DF07F2" w14:textId="77777777" w:rsidR="00FE0CED" w:rsidRPr="00742779" w:rsidRDefault="00742779" w:rsidP="007C1326">
      <w:pPr>
        <w:spacing w:after="120" w:line="240" w:lineRule="auto"/>
        <w:ind w:firstLine="0"/>
        <w:divId w:val="831022668"/>
        <w:rPr>
          <w:sz w:val="19"/>
          <w:szCs w:val="19"/>
        </w:rPr>
      </w:pPr>
      <w:del w:id="7891" w:author="Seth Oranburg" w:date="2026-03-07T09:50:00Z" w16du:dateUtc="2026-03-07T14:50:00Z">
        <w:r w:rsidRPr="00742779">
          <w:rPr>
            <w:rFonts w:ascii="ZWAdobeF" w:hAnsi="ZWAdobeF" w:cs="ZWAdobeF"/>
            <w:sz w:val="2"/>
            <w:szCs w:val="2"/>
          </w:rPr>
          <w:delText>3543B</w:delText>
        </w:r>
      </w:del>
      <w:r w:rsidR="00FE0CED" w:rsidRPr="00742779">
        <w:rPr>
          <w:sz w:val="19"/>
          <w:szCs w:val="19"/>
        </w:rPr>
        <w:t xml:space="preserve">[256] Eliot Brown, </w:t>
      </w:r>
      <w:r w:rsidR="00FE0CED" w:rsidRPr="00742779">
        <w:rPr>
          <w:i/>
          <w:sz w:val="19"/>
          <w:szCs w:val="19"/>
        </w:rPr>
        <w:t>WeWork: From $47 Billion Unicorn to Bankruptcy</w:t>
      </w:r>
      <w:r w:rsidR="00FE0CED" w:rsidRPr="00742779">
        <w:rPr>
          <w:sz w:val="19"/>
          <w:szCs w:val="19"/>
        </w:rPr>
        <w:t>, Wall St. J. (Nov. 7, 2023) (demonstrating extreme agency costs and self-dealing resulting from the failure of board oversight in a “unicorn” startup).</w:t>
      </w:r>
    </w:p>
    <w:p w14:paraId="5C40B3FE" w14:textId="77777777" w:rsidR="00FE0CED" w:rsidRPr="00742779" w:rsidRDefault="00742779" w:rsidP="007C1326">
      <w:pPr>
        <w:spacing w:after="120" w:line="240" w:lineRule="auto"/>
        <w:ind w:firstLine="0"/>
        <w:divId w:val="831022668"/>
        <w:rPr>
          <w:sz w:val="19"/>
          <w:szCs w:val="19"/>
        </w:rPr>
      </w:pPr>
      <w:del w:id="7892" w:author="Seth Oranburg" w:date="2026-03-07T09:50:00Z" w16du:dateUtc="2026-03-07T14:50:00Z">
        <w:r w:rsidRPr="00742779">
          <w:rPr>
            <w:rFonts w:ascii="ZWAdobeF" w:hAnsi="ZWAdobeF" w:cs="ZWAdobeF"/>
            <w:sz w:val="2"/>
            <w:szCs w:val="2"/>
          </w:rPr>
          <w:delText>3544B</w:delText>
        </w:r>
      </w:del>
      <w:r w:rsidR="00FE0CED" w:rsidRPr="00742779">
        <w:rPr>
          <w:sz w:val="19"/>
          <w:szCs w:val="19"/>
        </w:rPr>
        <w:t xml:space="preserve">[257] The We Company, </w:t>
      </w:r>
      <w:r w:rsidR="00FE0CED" w:rsidRPr="00742779">
        <w:rPr>
          <w:i/>
          <w:sz w:val="19"/>
          <w:szCs w:val="19"/>
        </w:rPr>
        <w:t>Amendment No. 1 to Registration Statement</w:t>
      </w:r>
      <w:r w:rsidR="00FE0CED" w:rsidRPr="00742779">
        <w:rPr>
          <w:sz w:val="19"/>
          <w:szCs w:val="19"/>
        </w:rPr>
        <w:t xml:space="preserve"> (Form S-1/A) (Sept. 4, 2019) (disclosing that CEO Adam Neumann returned the $5.9 million paid for the “We” trademark following investor criticism).</w:t>
      </w:r>
    </w:p>
    <w:p w14:paraId="3945F263" w14:textId="77777777" w:rsidR="00FE0CED" w:rsidRPr="00742779" w:rsidRDefault="00742779" w:rsidP="007C1326">
      <w:pPr>
        <w:spacing w:after="120" w:line="240" w:lineRule="auto"/>
        <w:ind w:firstLine="0"/>
        <w:divId w:val="831022668"/>
        <w:rPr>
          <w:sz w:val="19"/>
          <w:szCs w:val="19"/>
        </w:rPr>
      </w:pPr>
      <w:del w:id="7893" w:author="Seth Oranburg" w:date="2026-03-07T09:50:00Z" w16du:dateUtc="2026-03-07T14:50:00Z">
        <w:r w:rsidRPr="00742779">
          <w:rPr>
            <w:rFonts w:ascii="ZWAdobeF" w:hAnsi="ZWAdobeF" w:cs="ZWAdobeF"/>
            <w:sz w:val="2"/>
            <w:szCs w:val="2"/>
          </w:rPr>
          <w:delText>3545B</w:delText>
        </w:r>
      </w:del>
      <w:r w:rsidR="00FE0CED" w:rsidRPr="00742779">
        <w:rPr>
          <w:sz w:val="19"/>
          <w:szCs w:val="19"/>
        </w:rPr>
        <w:t xml:space="preserve">[258] David Faber, Alex Sherman &amp; Thomas Franck, </w:t>
      </w:r>
      <w:r w:rsidR="00FE0CED" w:rsidRPr="00742779">
        <w:rPr>
          <w:i/>
          <w:sz w:val="19"/>
          <w:szCs w:val="19"/>
        </w:rPr>
        <w:t>SoftBank to Take Control of WeWork: Sources</w:t>
      </w:r>
      <w:r w:rsidR="00FE0CED" w:rsidRPr="00742779">
        <w:rPr>
          <w:sz w:val="19"/>
          <w:szCs w:val="19"/>
        </w:rPr>
        <w:t>, CNBC (Oct. 21, 2019) (reporting on the rescue deal that gave SoftBank 80% ownership and provided Neumann with a $1.7 billion exit package).</w:t>
      </w:r>
    </w:p>
    <w:p w14:paraId="4B709502" w14:textId="77777777" w:rsidR="00FE0CED" w:rsidRPr="00742779" w:rsidRDefault="00742779" w:rsidP="007C1326">
      <w:pPr>
        <w:spacing w:after="120" w:line="240" w:lineRule="auto"/>
        <w:ind w:firstLine="0"/>
        <w:divId w:val="831022668"/>
        <w:rPr>
          <w:sz w:val="19"/>
          <w:szCs w:val="19"/>
        </w:rPr>
      </w:pPr>
      <w:del w:id="7894" w:author="Seth Oranburg" w:date="2026-03-07T09:50:00Z" w16du:dateUtc="2026-03-07T14:50:00Z">
        <w:r w:rsidRPr="00742779">
          <w:rPr>
            <w:rFonts w:ascii="ZWAdobeF" w:hAnsi="ZWAdobeF" w:cs="ZWAdobeF"/>
            <w:sz w:val="2"/>
            <w:szCs w:val="2"/>
          </w:rPr>
          <w:delText>3546B</w:delText>
        </w:r>
      </w:del>
      <w:r w:rsidR="00FE0CED" w:rsidRPr="00742779">
        <w:rPr>
          <w:sz w:val="19"/>
          <w:szCs w:val="19"/>
        </w:rPr>
        <w:t xml:space="preserve">[259] John Carreyrou, </w:t>
      </w:r>
      <w:r w:rsidR="00FE0CED" w:rsidRPr="00742779">
        <w:rPr>
          <w:i/>
          <w:sz w:val="19"/>
          <w:szCs w:val="19"/>
        </w:rPr>
        <w:t>Hot Startup Theranos Has Struggled With Its Blood-Test Technology</w:t>
      </w:r>
      <w:r w:rsidR="00FE0CED" w:rsidRPr="00742779">
        <w:rPr>
          <w:sz w:val="19"/>
          <w:szCs w:val="19"/>
        </w:rPr>
        <w:t>, Wall St. J. (Oct. 16, 2015) (breaking the story that the unicorn’s proprietary technology was unreliable and that the company was secretly using commercial analyzers for most tests).</w:t>
      </w:r>
    </w:p>
    <w:p w14:paraId="39114DC9" w14:textId="77777777" w:rsidR="00FE0CED" w:rsidRPr="00742779" w:rsidRDefault="00742779" w:rsidP="007C1326">
      <w:pPr>
        <w:spacing w:after="120" w:line="240" w:lineRule="auto"/>
        <w:ind w:firstLine="0"/>
        <w:divId w:val="831022668"/>
        <w:rPr>
          <w:sz w:val="19"/>
          <w:szCs w:val="19"/>
        </w:rPr>
      </w:pPr>
      <w:del w:id="7895" w:author="Seth Oranburg" w:date="2026-03-07T09:50:00Z" w16du:dateUtc="2026-03-07T14:50:00Z">
        <w:r w:rsidRPr="00742779">
          <w:rPr>
            <w:rFonts w:ascii="ZWAdobeF" w:hAnsi="ZWAdobeF" w:cs="ZWAdobeF"/>
            <w:sz w:val="2"/>
            <w:szCs w:val="2"/>
          </w:rPr>
          <w:delText>3547B</w:delText>
        </w:r>
      </w:del>
      <w:r w:rsidR="00FE0CED" w:rsidRPr="00742779">
        <w:rPr>
          <w:sz w:val="19"/>
          <w:szCs w:val="19"/>
        </w:rPr>
        <w:t xml:space="preserve">[260] SEC Press Release 2018-41, </w:t>
      </w:r>
      <w:r w:rsidR="00FE0CED" w:rsidRPr="00742779">
        <w:rPr>
          <w:i/>
          <w:sz w:val="19"/>
          <w:szCs w:val="19"/>
        </w:rPr>
        <w:t>Theranos, CEO Holmes, and Former President Balwani Charged With Massive Fraud</w:t>
      </w:r>
      <w:r w:rsidR="00FE0CED" w:rsidRPr="00742779">
        <w:rPr>
          <w:sz w:val="19"/>
          <w:szCs w:val="19"/>
        </w:rPr>
        <w:t xml:space="preserve"> (Mar. 14, 2018) (alleging that the company raised over $700 million through an elaborate, years-long fraud regarding its technology, business, and financial performance).</w:t>
      </w:r>
    </w:p>
    <w:p w14:paraId="67E1EC9D" w14:textId="77777777" w:rsidR="00FE0CED" w:rsidRPr="00742779" w:rsidRDefault="00742779" w:rsidP="007C1326">
      <w:pPr>
        <w:spacing w:after="120" w:line="240" w:lineRule="auto"/>
        <w:ind w:firstLine="0"/>
        <w:divId w:val="831022668"/>
        <w:rPr>
          <w:sz w:val="19"/>
          <w:szCs w:val="19"/>
        </w:rPr>
      </w:pPr>
      <w:del w:id="7896" w:author="Seth Oranburg" w:date="2026-03-07T09:50:00Z" w16du:dateUtc="2026-03-07T14:50:00Z">
        <w:r w:rsidRPr="00742779">
          <w:rPr>
            <w:rFonts w:ascii="ZWAdobeF" w:hAnsi="ZWAdobeF" w:cs="ZWAdobeF"/>
            <w:sz w:val="2"/>
            <w:szCs w:val="2"/>
          </w:rPr>
          <w:delText>3548B</w:delText>
        </w:r>
      </w:del>
      <w:r w:rsidR="00FE0CED" w:rsidRPr="00742779">
        <w:rPr>
          <w:sz w:val="19"/>
          <w:szCs w:val="19"/>
        </w:rPr>
        <w:t xml:space="preserve">[261] U.S. Attorney’s Office, </w:t>
      </w:r>
      <w:r w:rsidR="00FE0CED" w:rsidRPr="00742779">
        <w:rPr>
          <w:i/>
          <w:sz w:val="19"/>
          <w:szCs w:val="19"/>
        </w:rPr>
        <w:t>Elizabeth Holmes Sentenced To More Than 11 Years For Defrauding Theranos Investors</w:t>
      </w:r>
      <w:r w:rsidR="00FE0CED" w:rsidRPr="00742779">
        <w:rPr>
          <w:sz w:val="19"/>
          <w:szCs w:val="19"/>
        </w:rPr>
        <w:t xml:space="preserve"> (Nov. 18, 2022) (announcing the 135-month prison sentence and $452 million restitution order following Holmes’s conviction on four counts of wire fraud).</w:t>
      </w:r>
    </w:p>
    <w:p w14:paraId="613F1FA5" w14:textId="77777777" w:rsidR="00FE0CED" w:rsidRPr="00742779" w:rsidRDefault="00742779" w:rsidP="007C1326">
      <w:pPr>
        <w:spacing w:after="120" w:line="240" w:lineRule="auto"/>
        <w:ind w:firstLine="0"/>
        <w:divId w:val="831022668"/>
        <w:rPr>
          <w:sz w:val="19"/>
          <w:szCs w:val="19"/>
        </w:rPr>
      </w:pPr>
      <w:del w:id="7897" w:author="Seth Oranburg" w:date="2026-03-07T09:50:00Z" w16du:dateUtc="2026-03-07T14:50:00Z">
        <w:r w:rsidRPr="00742779">
          <w:rPr>
            <w:rFonts w:ascii="ZWAdobeF" w:hAnsi="ZWAdobeF" w:cs="ZWAdobeF"/>
            <w:sz w:val="2"/>
            <w:szCs w:val="2"/>
          </w:rPr>
          <w:delText>3549B</w:delText>
        </w:r>
      </w:del>
      <w:r w:rsidR="00FE0CED" w:rsidRPr="00742779">
        <w:rPr>
          <w:sz w:val="19"/>
          <w:szCs w:val="19"/>
        </w:rPr>
        <w:t>[262] Securities Act of 1933, 15 U.S.C. §§ 77a et seq. (establishing federal mandatory disclosure requirements for public securities offerings).</w:t>
      </w:r>
    </w:p>
    <w:p w14:paraId="4DADEA43" w14:textId="77777777" w:rsidR="00FE0CED" w:rsidRPr="00742779" w:rsidRDefault="00742779" w:rsidP="007C1326">
      <w:pPr>
        <w:spacing w:after="120" w:line="240" w:lineRule="auto"/>
        <w:ind w:firstLine="0"/>
        <w:divId w:val="831022668"/>
        <w:rPr>
          <w:sz w:val="19"/>
          <w:szCs w:val="19"/>
        </w:rPr>
      </w:pPr>
      <w:del w:id="7898" w:author="Seth Oranburg" w:date="2026-03-07T09:50:00Z" w16du:dateUtc="2026-03-07T14:50:00Z">
        <w:r w:rsidRPr="00742779">
          <w:rPr>
            <w:rFonts w:ascii="ZWAdobeF" w:hAnsi="ZWAdobeF" w:cs="ZWAdobeF"/>
            <w:sz w:val="2"/>
            <w:szCs w:val="2"/>
          </w:rPr>
          <w:delText>3550B</w:delText>
        </w:r>
      </w:del>
      <w:r w:rsidR="00FE0CED" w:rsidRPr="00742779">
        <w:rPr>
          <w:sz w:val="19"/>
          <w:szCs w:val="19"/>
        </w:rPr>
        <w:t>[263] Securities Exchange Act of 1934, 15 U.S.C. §§ 78a et seq. (regulating secondary trading and imposing continuous disclosure obligations on public companies).</w:t>
      </w:r>
    </w:p>
    <w:p w14:paraId="2400E6B5" w14:textId="77777777" w:rsidR="00FE0CED" w:rsidRPr="00742779" w:rsidRDefault="00742779" w:rsidP="007C1326">
      <w:pPr>
        <w:spacing w:after="120" w:line="240" w:lineRule="auto"/>
        <w:ind w:firstLine="0"/>
        <w:divId w:val="831022668"/>
        <w:rPr>
          <w:sz w:val="19"/>
          <w:szCs w:val="19"/>
        </w:rPr>
      </w:pPr>
      <w:del w:id="7899" w:author="Seth Oranburg" w:date="2026-03-07T09:50:00Z" w16du:dateUtc="2026-03-07T14:50:00Z">
        <w:r w:rsidRPr="00742779">
          <w:rPr>
            <w:rFonts w:ascii="ZWAdobeF" w:hAnsi="ZWAdobeF" w:cs="ZWAdobeF"/>
            <w:sz w:val="2"/>
            <w:szCs w:val="2"/>
          </w:rPr>
          <w:delText>3551B</w:delText>
        </w:r>
      </w:del>
      <w:r w:rsidR="00FE0CED" w:rsidRPr="00742779">
        <w:rPr>
          <w:sz w:val="19"/>
          <w:szCs w:val="19"/>
        </w:rPr>
        <w:t xml:space="preserve">[264] SEC Division of Corporation Finance, </w:t>
      </w:r>
      <w:r w:rsidR="00FE0CED" w:rsidRPr="00742779">
        <w:rPr>
          <w:i/>
          <w:sz w:val="19"/>
          <w:szCs w:val="19"/>
        </w:rPr>
        <w:t>Statement on Confidential Submission Process</w:t>
      </w:r>
      <w:r w:rsidR="00FE0CED" w:rsidRPr="00742779">
        <w:rPr>
          <w:sz w:val="19"/>
          <w:szCs w:val="19"/>
        </w:rPr>
        <w:t xml:space="preserve"> (Mar. 3, 2025) (expanding confidential review accommodations to all issuers for initial registrations and subsequent offerings).</w:t>
      </w:r>
    </w:p>
    <w:p w14:paraId="519F637A" w14:textId="77777777" w:rsidR="00FE0CED" w:rsidRPr="00742779" w:rsidRDefault="00742779" w:rsidP="007C1326">
      <w:pPr>
        <w:spacing w:after="120" w:line="240" w:lineRule="auto"/>
        <w:ind w:firstLine="0"/>
        <w:divId w:val="831022668"/>
        <w:rPr>
          <w:sz w:val="19"/>
          <w:szCs w:val="19"/>
        </w:rPr>
      </w:pPr>
      <w:del w:id="7900" w:author="Seth Oranburg" w:date="2026-03-07T09:50:00Z" w16du:dateUtc="2026-03-07T14:50:00Z">
        <w:r w:rsidRPr="00742779">
          <w:rPr>
            <w:rFonts w:ascii="ZWAdobeF" w:hAnsi="ZWAdobeF" w:cs="ZWAdobeF"/>
            <w:sz w:val="2"/>
            <w:szCs w:val="2"/>
          </w:rPr>
          <w:delText>3552B</w:delText>
        </w:r>
      </w:del>
      <w:r w:rsidR="00FE0CED" w:rsidRPr="00742779">
        <w:rPr>
          <w:sz w:val="19"/>
          <w:szCs w:val="19"/>
        </w:rPr>
        <w:t xml:space="preserve">[265] Sustainalytics, </w:t>
      </w:r>
      <w:r w:rsidR="00FE0CED" w:rsidRPr="00742779">
        <w:rPr>
          <w:i/>
          <w:sz w:val="19"/>
          <w:szCs w:val="19"/>
        </w:rPr>
        <w:t>How Unequal Shareholder Rights Influence Proxy Voting Outcomes</w:t>
      </w:r>
      <w:r w:rsidR="00FE0CED" w:rsidRPr="00742779">
        <w:rPr>
          <w:sz w:val="19"/>
          <w:szCs w:val="19"/>
        </w:rPr>
        <w:t xml:space="preserve"> (2025) (quantifying the governance discount and finding that minority shareholder support for executive pay is significantly lower at dual-class firms).</w:t>
      </w:r>
    </w:p>
    <w:p w14:paraId="6AB82239" w14:textId="77777777" w:rsidR="00FE0CED" w:rsidRPr="00742779" w:rsidRDefault="00742779" w:rsidP="007C1326">
      <w:pPr>
        <w:spacing w:after="120" w:line="240" w:lineRule="auto"/>
        <w:ind w:firstLine="0"/>
        <w:divId w:val="831022668"/>
        <w:rPr>
          <w:sz w:val="19"/>
          <w:szCs w:val="19"/>
        </w:rPr>
      </w:pPr>
      <w:del w:id="7901" w:author="Seth Oranburg" w:date="2026-03-07T09:50:00Z" w16du:dateUtc="2026-03-07T14:50:00Z">
        <w:r w:rsidRPr="00742779">
          <w:rPr>
            <w:rFonts w:ascii="ZWAdobeF" w:hAnsi="ZWAdobeF" w:cs="ZWAdobeF"/>
            <w:sz w:val="2"/>
            <w:szCs w:val="2"/>
          </w:rPr>
          <w:lastRenderedPageBreak/>
          <w:delText>3553B</w:delText>
        </w:r>
      </w:del>
      <w:r w:rsidR="00FE0CED" w:rsidRPr="00742779">
        <w:rPr>
          <w:sz w:val="19"/>
          <w:szCs w:val="19"/>
        </w:rPr>
        <w:t>[266] Securities Act of 1933 § 5(c), 15 U.S.C. § 77e(c) (prohibiting offers to sell during the pre-filing period to prevent market conditioning).</w:t>
      </w:r>
    </w:p>
    <w:p w14:paraId="3505DBEB" w14:textId="77777777" w:rsidR="00FE0CED" w:rsidRPr="00742779" w:rsidRDefault="00742779" w:rsidP="007C1326">
      <w:pPr>
        <w:spacing w:after="120" w:line="240" w:lineRule="auto"/>
        <w:ind w:firstLine="0"/>
        <w:divId w:val="831022668"/>
        <w:rPr>
          <w:sz w:val="19"/>
          <w:szCs w:val="19"/>
        </w:rPr>
      </w:pPr>
      <w:del w:id="7902" w:author="Seth Oranburg" w:date="2026-03-07T09:50:00Z" w16du:dateUtc="2026-03-07T14:50:00Z">
        <w:r w:rsidRPr="00742779">
          <w:rPr>
            <w:rFonts w:ascii="ZWAdobeF" w:hAnsi="ZWAdobeF" w:cs="ZWAdobeF"/>
            <w:sz w:val="2"/>
            <w:szCs w:val="2"/>
          </w:rPr>
          <w:delText>3554B</w:delText>
        </w:r>
      </w:del>
      <w:r w:rsidR="00FE0CED" w:rsidRPr="00742779">
        <w:rPr>
          <w:sz w:val="19"/>
          <w:szCs w:val="19"/>
        </w:rPr>
        <w:t xml:space="preserve">[267] Martijn Cremers, Beni Lauterbach &amp; Anete Pajuste, </w:t>
      </w:r>
      <w:r w:rsidR="00FE0CED" w:rsidRPr="00742779">
        <w:rPr>
          <w:i/>
          <w:sz w:val="19"/>
          <w:szCs w:val="19"/>
        </w:rPr>
        <w:t>The Life-Cycle of Dual Class Firm Valuations</w:t>
      </w:r>
      <w:r w:rsidR="00FE0CED" w:rsidRPr="00742779">
        <w:rPr>
          <w:sz w:val="19"/>
          <w:szCs w:val="19"/>
        </w:rPr>
        <w:t>, 13 Rev. Corp. Fin. Stud. 459 (2024) (finding dual-class valuation premium converts to discount approximately 7–9 years post-IPO).</w:t>
      </w:r>
    </w:p>
    <w:p w14:paraId="3CD29FD6" w14:textId="77777777" w:rsidR="00FE0CED" w:rsidRPr="00742779" w:rsidRDefault="00742779" w:rsidP="007C1326">
      <w:pPr>
        <w:spacing w:after="120" w:line="240" w:lineRule="auto"/>
        <w:ind w:firstLine="0"/>
        <w:divId w:val="831022668"/>
        <w:rPr>
          <w:sz w:val="19"/>
          <w:szCs w:val="19"/>
        </w:rPr>
      </w:pPr>
      <w:del w:id="7903" w:author="Seth Oranburg" w:date="2026-03-07T09:50:00Z" w16du:dateUtc="2026-03-07T14:50:00Z">
        <w:r w:rsidRPr="00742779">
          <w:rPr>
            <w:rFonts w:ascii="ZWAdobeF" w:hAnsi="ZWAdobeF" w:cs="ZWAdobeF"/>
            <w:sz w:val="2"/>
            <w:szCs w:val="2"/>
          </w:rPr>
          <w:delText>3555B</w:delText>
        </w:r>
      </w:del>
      <w:r w:rsidR="00FE0CED" w:rsidRPr="00742779">
        <w:rPr>
          <w:sz w:val="19"/>
          <w:szCs w:val="19"/>
        </w:rPr>
        <w:t>[268] Securities Exchange Act of 1934 § 13, 15 U.S.C. § 78m (requiring periodic and current reports from public companies).</w:t>
      </w:r>
    </w:p>
    <w:p w14:paraId="774AA9EF" w14:textId="77777777" w:rsidR="00FE0CED" w:rsidRPr="00742779" w:rsidRDefault="00742779" w:rsidP="007C1326">
      <w:pPr>
        <w:spacing w:after="120" w:line="240" w:lineRule="auto"/>
        <w:ind w:firstLine="0"/>
        <w:divId w:val="831022668"/>
        <w:rPr>
          <w:sz w:val="19"/>
          <w:szCs w:val="19"/>
        </w:rPr>
      </w:pPr>
      <w:del w:id="7904" w:author="Seth Oranburg" w:date="2026-03-07T09:50:00Z" w16du:dateUtc="2026-03-07T14:50:00Z">
        <w:r w:rsidRPr="00742779">
          <w:rPr>
            <w:rFonts w:ascii="ZWAdobeF" w:hAnsi="ZWAdobeF" w:cs="ZWAdobeF"/>
            <w:sz w:val="2"/>
            <w:szCs w:val="2"/>
          </w:rPr>
          <w:delText>3556B</w:delText>
        </w:r>
      </w:del>
      <w:r w:rsidR="00FE0CED" w:rsidRPr="00742779">
        <w:rPr>
          <w:sz w:val="19"/>
          <w:szCs w:val="19"/>
        </w:rPr>
        <w:t>[269] Securities Exchange Act of 1934 § 16, 15 U.S.C. § 78p (regulating transactions by officers, directors, and 10% shareholders including short-swing profit disgorgement).</w:t>
      </w:r>
    </w:p>
    <w:p w14:paraId="066623D3" w14:textId="77777777" w:rsidR="00FE0CED" w:rsidRPr="00742779" w:rsidRDefault="00742779" w:rsidP="007C1326">
      <w:pPr>
        <w:spacing w:after="120" w:line="240" w:lineRule="auto"/>
        <w:ind w:firstLine="0"/>
        <w:divId w:val="831022668"/>
        <w:rPr>
          <w:sz w:val="19"/>
          <w:szCs w:val="19"/>
        </w:rPr>
      </w:pPr>
      <w:del w:id="7905" w:author="Seth Oranburg" w:date="2026-03-07T09:50:00Z" w16du:dateUtc="2026-03-07T14:50:00Z">
        <w:r w:rsidRPr="00742779">
          <w:rPr>
            <w:rFonts w:ascii="ZWAdobeF" w:hAnsi="ZWAdobeF" w:cs="ZWAdobeF"/>
            <w:sz w:val="2"/>
            <w:szCs w:val="2"/>
          </w:rPr>
          <w:delText>3557B</w:delText>
        </w:r>
      </w:del>
      <w:r w:rsidR="00FE0CED" w:rsidRPr="00742779">
        <w:rPr>
          <w:sz w:val="19"/>
          <w:szCs w:val="19"/>
        </w:rPr>
        <w:t xml:space="preserve">[270] Jay R. Ritter, </w:t>
      </w:r>
      <w:r w:rsidR="00FE0CED" w:rsidRPr="00742779">
        <w:rPr>
          <w:i/>
          <w:sz w:val="19"/>
          <w:szCs w:val="19"/>
        </w:rPr>
        <w:t>Initial Public Offerings: Underwriting Statistics Through 2025</w:t>
      </w:r>
      <w:r w:rsidR="00FE0CED" w:rsidRPr="00742779">
        <w:rPr>
          <w:sz w:val="19"/>
          <w:szCs w:val="19"/>
        </w:rPr>
        <w:t xml:space="preserve"> (Dec. 31, 2025) (providing empirical data showing 93.3% of mid-market IPOs pay exactly 7% gross spread).</w:t>
      </w:r>
    </w:p>
    <w:p w14:paraId="1778FBA5" w14:textId="77777777" w:rsidR="00FE0CED" w:rsidRPr="00742779" w:rsidRDefault="00742779" w:rsidP="007C1326">
      <w:pPr>
        <w:spacing w:after="120" w:line="240" w:lineRule="auto"/>
        <w:ind w:firstLine="0"/>
        <w:divId w:val="831022668"/>
        <w:rPr>
          <w:sz w:val="19"/>
          <w:szCs w:val="19"/>
        </w:rPr>
      </w:pPr>
      <w:del w:id="7906" w:author="Seth Oranburg" w:date="2026-03-07T09:50:00Z" w16du:dateUtc="2026-03-07T14:50:00Z">
        <w:r w:rsidRPr="00742779">
          <w:rPr>
            <w:rFonts w:ascii="ZWAdobeF" w:hAnsi="ZWAdobeF" w:cs="ZWAdobeF"/>
            <w:sz w:val="2"/>
            <w:szCs w:val="2"/>
          </w:rPr>
          <w:delText>3558B</w:delText>
        </w:r>
      </w:del>
      <w:r w:rsidR="00FE0CED" w:rsidRPr="00742779">
        <w:rPr>
          <w:sz w:val="19"/>
          <w:szCs w:val="19"/>
        </w:rPr>
        <w:t>[271] Securities Act of 1933 § 11, 15 U.S.C. § 77k (imposing strict liability for material misstatements or omissions in registration statements).</w:t>
      </w:r>
    </w:p>
    <w:p w14:paraId="175A9FF1" w14:textId="77777777" w:rsidR="00FE0CED" w:rsidRPr="00742779" w:rsidRDefault="00742779" w:rsidP="007C1326">
      <w:pPr>
        <w:spacing w:after="120" w:line="240" w:lineRule="auto"/>
        <w:ind w:firstLine="0"/>
        <w:divId w:val="831022668"/>
        <w:rPr>
          <w:sz w:val="19"/>
          <w:szCs w:val="19"/>
        </w:rPr>
      </w:pPr>
      <w:del w:id="7907" w:author="Seth Oranburg" w:date="2026-03-07T09:50:00Z" w16du:dateUtc="2026-03-07T14:50:00Z">
        <w:r w:rsidRPr="00742779">
          <w:rPr>
            <w:rFonts w:ascii="ZWAdobeF" w:hAnsi="ZWAdobeF" w:cs="ZWAdobeF"/>
            <w:sz w:val="2"/>
            <w:szCs w:val="2"/>
          </w:rPr>
          <w:delText>3559B</w:delText>
        </w:r>
      </w:del>
      <w:r w:rsidR="00FE0CED" w:rsidRPr="00742779">
        <w:rPr>
          <w:sz w:val="19"/>
          <w:szCs w:val="19"/>
        </w:rPr>
        <w:t>[272] NASDAQ Stock Market LLC, Rule 5101 (2025) (granting the exchange discretion to deny initial listings even when numeric criteria are satisfied to protect public interest).</w:t>
      </w:r>
    </w:p>
    <w:p w14:paraId="0AB6A078" w14:textId="77777777" w:rsidR="00FE0CED" w:rsidRPr="00742779" w:rsidRDefault="00742779" w:rsidP="007C1326">
      <w:pPr>
        <w:spacing w:after="120" w:line="240" w:lineRule="auto"/>
        <w:ind w:firstLine="0"/>
        <w:divId w:val="831022668"/>
        <w:rPr>
          <w:sz w:val="19"/>
          <w:szCs w:val="19"/>
        </w:rPr>
      </w:pPr>
      <w:del w:id="7908" w:author="Seth Oranburg" w:date="2026-03-07T09:50:00Z" w16du:dateUtc="2026-03-07T14:50:00Z">
        <w:r w:rsidRPr="00742779">
          <w:rPr>
            <w:rFonts w:ascii="ZWAdobeF" w:hAnsi="ZWAdobeF" w:cs="ZWAdobeF"/>
            <w:sz w:val="2"/>
            <w:szCs w:val="2"/>
          </w:rPr>
          <w:delText>3560B</w:delText>
        </w:r>
      </w:del>
      <w:r w:rsidR="00FE0CED" w:rsidRPr="00742779">
        <w:rPr>
          <w:sz w:val="19"/>
          <w:szCs w:val="19"/>
        </w:rPr>
        <w:t>[273] SEC Rule 10b5-1, 17 C.F.R. § 240.10b5-1 (establishing affirmative defenses for trading plans adopted without material nonpublic information).</w:t>
      </w:r>
    </w:p>
    <w:p w14:paraId="1B36CCC0" w14:textId="77777777" w:rsidR="00FE0CED" w:rsidRPr="00742779" w:rsidRDefault="00742779" w:rsidP="007C1326">
      <w:pPr>
        <w:spacing w:after="120" w:line="240" w:lineRule="auto"/>
        <w:ind w:firstLine="0"/>
        <w:divId w:val="831022668"/>
        <w:rPr>
          <w:sz w:val="19"/>
          <w:szCs w:val="19"/>
        </w:rPr>
      </w:pPr>
      <w:del w:id="7909" w:author="Seth Oranburg" w:date="2026-03-07T09:50:00Z" w16du:dateUtc="2026-03-07T14:50:00Z">
        <w:r w:rsidRPr="00742779">
          <w:rPr>
            <w:rFonts w:ascii="ZWAdobeF" w:hAnsi="ZWAdobeF" w:cs="ZWAdobeF"/>
            <w:sz w:val="2"/>
            <w:szCs w:val="2"/>
          </w:rPr>
          <w:delText>3561B</w:delText>
        </w:r>
      </w:del>
      <w:r w:rsidR="00FE0CED" w:rsidRPr="00742779">
        <w:rPr>
          <w:sz w:val="19"/>
          <w:szCs w:val="19"/>
        </w:rPr>
        <w:t xml:space="preserve">[274] Institutional Shareholder Services, </w:t>
      </w:r>
      <w:r w:rsidR="00FE0CED" w:rsidRPr="00742779">
        <w:rPr>
          <w:i/>
          <w:sz w:val="19"/>
          <w:szCs w:val="19"/>
        </w:rPr>
        <w:t>United States Proxy Voting Guidelines</w:t>
      </w:r>
      <w:r w:rsidR="00FE0CED" w:rsidRPr="00742779">
        <w:rPr>
          <w:sz w:val="19"/>
          <w:szCs w:val="19"/>
        </w:rPr>
        <w:t xml:space="preserve"> (2026) (recommending votes against directors at companies with unequal voting rights lacking reasonable sunset provisions).</w:t>
      </w:r>
    </w:p>
    <w:p w14:paraId="20599B39" w14:textId="77777777" w:rsidR="00FE0CED" w:rsidRPr="00742779" w:rsidRDefault="00742779" w:rsidP="007C1326">
      <w:pPr>
        <w:spacing w:after="120" w:line="240" w:lineRule="auto"/>
        <w:ind w:firstLine="0"/>
        <w:divId w:val="831022668"/>
        <w:rPr>
          <w:sz w:val="19"/>
          <w:szCs w:val="19"/>
        </w:rPr>
      </w:pPr>
      <w:del w:id="7910" w:author="Seth Oranburg" w:date="2026-03-07T09:50:00Z" w16du:dateUtc="2026-03-07T14:50:00Z">
        <w:r w:rsidRPr="00742779">
          <w:rPr>
            <w:rFonts w:ascii="ZWAdobeF" w:hAnsi="ZWAdobeF" w:cs="ZWAdobeF"/>
            <w:sz w:val="2"/>
            <w:szCs w:val="2"/>
          </w:rPr>
          <w:delText>3562B</w:delText>
        </w:r>
      </w:del>
      <w:r w:rsidR="00FE0CED" w:rsidRPr="00742779">
        <w:rPr>
          <w:sz w:val="19"/>
          <w:szCs w:val="19"/>
        </w:rPr>
        <w:t>[275] Securities Act of 1933 § 5(b), 15 U.S.C. § 77e(b) (requiring delivery of a final prospectus with all securities sales).</w:t>
      </w:r>
    </w:p>
    <w:p w14:paraId="28A49966" w14:textId="77777777" w:rsidR="00FE0CED" w:rsidRPr="00742779" w:rsidRDefault="00742779" w:rsidP="007C1326">
      <w:pPr>
        <w:spacing w:after="120" w:line="240" w:lineRule="auto"/>
        <w:ind w:firstLine="0"/>
        <w:divId w:val="831022668"/>
        <w:rPr>
          <w:sz w:val="19"/>
          <w:szCs w:val="19"/>
        </w:rPr>
      </w:pPr>
      <w:del w:id="7911" w:author="Seth Oranburg" w:date="2026-03-07T09:50:00Z" w16du:dateUtc="2026-03-07T14:50:00Z">
        <w:r w:rsidRPr="00742779">
          <w:rPr>
            <w:rFonts w:ascii="ZWAdobeF" w:hAnsi="ZWAdobeF" w:cs="ZWAdobeF"/>
            <w:sz w:val="2"/>
            <w:szCs w:val="2"/>
          </w:rPr>
          <w:delText>3563B</w:delText>
        </w:r>
      </w:del>
      <w:r w:rsidR="00FE0CED" w:rsidRPr="00742779">
        <w:rPr>
          <w:sz w:val="19"/>
          <w:szCs w:val="19"/>
        </w:rPr>
        <w:t xml:space="preserve">[276] Reddit, Inc., </w:t>
      </w:r>
      <w:r w:rsidR="00FE0CED" w:rsidRPr="00742779">
        <w:rPr>
          <w:i/>
          <w:sz w:val="19"/>
          <w:szCs w:val="19"/>
        </w:rPr>
        <w:t>Registration Statement</w:t>
      </w:r>
      <w:r w:rsidR="00FE0CED" w:rsidRPr="00742779">
        <w:rPr>
          <w:sz w:val="19"/>
          <w:szCs w:val="19"/>
        </w:rPr>
        <w:t xml:space="preserve"> (Form S-1) (Feb. 22, 2024) (including risk factor disclosure regarding user-generated content and retail investor volatility in meme-stock context).</w:t>
      </w:r>
    </w:p>
    <w:p w14:paraId="4D9DA0AA" w14:textId="77777777" w:rsidR="00FE0CED" w:rsidRPr="00742779" w:rsidRDefault="00742779" w:rsidP="007C1326">
      <w:pPr>
        <w:spacing w:after="120" w:line="240" w:lineRule="auto"/>
        <w:ind w:firstLine="0"/>
        <w:divId w:val="831022668"/>
        <w:rPr>
          <w:sz w:val="19"/>
          <w:szCs w:val="19"/>
        </w:rPr>
      </w:pPr>
      <w:del w:id="7912" w:author="Seth Oranburg" w:date="2026-03-07T09:50:00Z" w16du:dateUtc="2026-03-07T14:50:00Z">
        <w:r w:rsidRPr="00742779">
          <w:rPr>
            <w:rFonts w:ascii="ZWAdobeF" w:hAnsi="ZWAdobeF" w:cs="ZWAdobeF"/>
            <w:sz w:val="2"/>
            <w:szCs w:val="2"/>
          </w:rPr>
          <w:delText>3564B</w:delText>
        </w:r>
      </w:del>
      <w:r w:rsidR="00FE0CED" w:rsidRPr="00742779">
        <w:rPr>
          <w:sz w:val="19"/>
          <w:szCs w:val="19"/>
        </w:rPr>
        <w:t xml:space="preserve">[277] Cerebras Systems Inc., </w:t>
      </w:r>
      <w:r w:rsidR="00FE0CED" w:rsidRPr="00742779">
        <w:rPr>
          <w:i/>
          <w:sz w:val="19"/>
          <w:szCs w:val="19"/>
        </w:rPr>
        <w:t>Registration Statement</w:t>
      </w:r>
      <w:r w:rsidR="00FE0CED" w:rsidRPr="00742779">
        <w:rPr>
          <w:sz w:val="19"/>
          <w:szCs w:val="19"/>
        </w:rPr>
        <w:t xml:space="preserve"> (Form S-1), SEC File No. 333-282743 (Sept. 16, 2024) (highlighting CFIUS national security review complications and AI chip competition disclosures).</w:t>
      </w:r>
    </w:p>
    <w:p w14:paraId="332985F5" w14:textId="77777777" w:rsidR="00FE0CED" w:rsidRPr="00742779" w:rsidRDefault="00742779" w:rsidP="007C1326">
      <w:pPr>
        <w:spacing w:after="120" w:line="240" w:lineRule="auto"/>
        <w:ind w:firstLine="0"/>
        <w:divId w:val="831022668"/>
        <w:rPr>
          <w:sz w:val="19"/>
          <w:szCs w:val="19"/>
        </w:rPr>
      </w:pPr>
      <w:del w:id="7913" w:author="Seth Oranburg" w:date="2026-03-07T09:50:00Z" w16du:dateUtc="2026-03-07T14:50:00Z">
        <w:r w:rsidRPr="00742779">
          <w:rPr>
            <w:rFonts w:ascii="ZWAdobeF" w:hAnsi="ZWAdobeF" w:cs="ZWAdobeF"/>
            <w:sz w:val="2"/>
            <w:szCs w:val="2"/>
          </w:rPr>
          <w:delText>3565B</w:delText>
        </w:r>
      </w:del>
      <w:r w:rsidR="00FE0CED" w:rsidRPr="00742779">
        <w:rPr>
          <w:sz w:val="19"/>
          <w:szCs w:val="19"/>
        </w:rPr>
        <w:t xml:space="preserve">[278] Rubrik, Inc., </w:t>
      </w:r>
      <w:r w:rsidR="00FE0CED" w:rsidRPr="00742779">
        <w:rPr>
          <w:i/>
          <w:sz w:val="19"/>
          <w:szCs w:val="19"/>
        </w:rPr>
        <w:t>Registration Statement</w:t>
      </w:r>
      <w:r w:rsidR="00FE0CED" w:rsidRPr="00742779">
        <w:rPr>
          <w:sz w:val="19"/>
          <w:szCs w:val="19"/>
        </w:rPr>
        <w:t xml:space="preserve"> (Form S-1) (Apr. 1, 2024) (illustrating modern cybersecurity disclosure requirements and performance-based lock-up provisions).</w:t>
      </w:r>
    </w:p>
    <w:p w14:paraId="5B04C691" w14:textId="77777777" w:rsidR="00FE0CED" w:rsidRPr="00742779" w:rsidRDefault="00742779" w:rsidP="007C1326">
      <w:pPr>
        <w:spacing w:after="120" w:line="240" w:lineRule="auto"/>
        <w:ind w:firstLine="0"/>
        <w:divId w:val="831022668"/>
        <w:rPr>
          <w:sz w:val="19"/>
          <w:szCs w:val="19"/>
        </w:rPr>
      </w:pPr>
      <w:del w:id="7914" w:author="Seth Oranburg" w:date="2026-03-07T09:50:00Z" w16du:dateUtc="2026-03-07T14:50:00Z">
        <w:r w:rsidRPr="00742779">
          <w:rPr>
            <w:rFonts w:ascii="ZWAdobeF" w:hAnsi="ZWAdobeF" w:cs="ZWAdobeF"/>
            <w:sz w:val="2"/>
            <w:szCs w:val="2"/>
          </w:rPr>
          <w:delText>3566B</w:delText>
        </w:r>
      </w:del>
      <w:r w:rsidR="00FE0CED" w:rsidRPr="00742779">
        <w:rPr>
          <w:sz w:val="19"/>
          <w:szCs w:val="19"/>
        </w:rPr>
        <w:t>[279] SEC Rule 163B, 17 C.F.R. § 230.163B (permitting all issuers to test the waters with qualified institutional buyers before filing registration statements).</w:t>
      </w:r>
    </w:p>
    <w:p w14:paraId="61429C37" w14:textId="77777777" w:rsidR="00FE0CED" w:rsidRPr="00742779" w:rsidRDefault="00742779" w:rsidP="007C1326">
      <w:pPr>
        <w:spacing w:after="120" w:line="240" w:lineRule="auto"/>
        <w:ind w:firstLine="0"/>
        <w:divId w:val="831022668"/>
        <w:rPr>
          <w:sz w:val="19"/>
          <w:szCs w:val="19"/>
        </w:rPr>
      </w:pPr>
      <w:del w:id="7915" w:author="Seth Oranburg" w:date="2026-03-07T09:50:00Z" w16du:dateUtc="2026-03-07T14:50:00Z">
        <w:r w:rsidRPr="00742779">
          <w:rPr>
            <w:rFonts w:ascii="ZWAdobeF" w:hAnsi="ZWAdobeF" w:cs="ZWAdobeF"/>
            <w:sz w:val="2"/>
            <w:szCs w:val="2"/>
          </w:rPr>
          <w:delText>3567B</w:delText>
        </w:r>
      </w:del>
      <w:r w:rsidR="00FE0CED" w:rsidRPr="00742779">
        <w:rPr>
          <w:sz w:val="19"/>
          <w:szCs w:val="19"/>
        </w:rPr>
        <w:t>[280] Securities Act of 1933 § 12, 15 U.S.C. § 77l (providing civil liability for violations of Section 5 and fraudulent prospectuses).</w:t>
      </w:r>
    </w:p>
    <w:p w14:paraId="536FC744" w14:textId="77777777" w:rsidR="00FE0CED" w:rsidRPr="00742779" w:rsidRDefault="00742779" w:rsidP="007C1326">
      <w:pPr>
        <w:spacing w:after="120" w:line="240" w:lineRule="auto"/>
        <w:ind w:firstLine="0"/>
        <w:divId w:val="831022668"/>
        <w:rPr>
          <w:sz w:val="19"/>
          <w:szCs w:val="19"/>
        </w:rPr>
      </w:pPr>
      <w:del w:id="7916" w:author="Seth Oranburg" w:date="2026-03-07T09:50:00Z" w16du:dateUtc="2026-03-07T14:50:00Z">
        <w:r w:rsidRPr="00742779">
          <w:rPr>
            <w:rFonts w:ascii="ZWAdobeF" w:hAnsi="ZWAdobeF" w:cs="ZWAdobeF"/>
            <w:sz w:val="2"/>
            <w:szCs w:val="2"/>
          </w:rPr>
          <w:delText>3568B</w:delText>
        </w:r>
      </w:del>
      <w:r w:rsidR="00FE0CED" w:rsidRPr="00742779">
        <w:rPr>
          <w:sz w:val="19"/>
          <w:szCs w:val="19"/>
        </w:rPr>
        <w:t xml:space="preserve">[281] Pershing Square USA, Ltd., </w:t>
      </w:r>
      <w:r w:rsidR="00FE0CED" w:rsidRPr="00742779">
        <w:rPr>
          <w:i/>
          <w:sz w:val="19"/>
          <w:szCs w:val="19"/>
        </w:rPr>
        <w:t>Gun-Jumping Incident and IPO Withdrawal</w:t>
      </w:r>
      <w:r w:rsidR="00FE0CED" w:rsidRPr="00742779">
        <w:rPr>
          <w:sz w:val="19"/>
          <w:szCs w:val="19"/>
        </w:rPr>
        <w:t xml:space="preserve"> (July-Aug. 2024) (SEC requiring public filing of leaked internal investor letter as corrective Free Writing Prospectus under Section 5(c) enforcement).</w:t>
      </w:r>
    </w:p>
    <w:p w14:paraId="023C5B04" w14:textId="77777777" w:rsidR="00FE0CED" w:rsidRPr="00742779" w:rsidRDefault="00742779" w:rsidP="007C1326">
      <w:pPr>
        <w:spacing w:after="120" w:line="240" w:lineRule="auto"/>
        <w:ind w:firstLine="0"/>
        <w:divId w:val="831022668"/>
        <w:rPr>
          <w:sz w:val="19"/>
          <w:szCs w:val="19"/>
        </w:rPr>
      </w:pPr>
      <w:del w:id="7917" w:author="Seth Oranburg" w:date="2026-03-07T09:50:00Z" w16du:dateUtc="2026-03-07T14:50:00Z">
        <w:r w:rsidRPr="00742779">
          <w:rPr>
            <w:rFonts w:ascii="ZWAdobeF" w:hAnsi="ZWAdobeF" w:cs="ZWAdobeF"/>
            <w:sz w:val="2"/>
            <w:szCs w:val="2"/>
          </w:rPr>
          <w:delText>3569B</w:delText>
        </w:r>
      </w:del>
      <w:r w:rsidR="00FE0CED" w:rsidRPr="00742779">
        <w:rPr>
          <w:sz w:val="19"/>
          <w:szCs w:val="19"/>
        </w:rPr>
        <w:t>[282] SEC Rule 169, 17 C.F.R. § 230.169 (providing a safe harbor for continued release of factual business information by non-reporting issuers during offering periods).</w:t>
      </w:r>
    </w:p>
    <w:p w14:paraId="607C5DBA" w14:textId="77777777" w:rsidR="00FE0CED" w:rsidRPr="00742779" w:rsidRDefault="00742779" w:rsidP="007C1326">
      <w:pPr>
        <w:spacing w:after="120" w:line="240" w:lineRule="auto"/>
        <w:ind w:firstLine="0"/>
        <w:divId w:val="831022668"/>
        <w:rPr>
          <w:sz w:val="19"/>
          <w:szCs w:val="19"/>
        </w:rPr>
      </w:pPr>
      <w:del w:id="7918" w:author="Seth Oranburg" w:date="2026-03-07T09:50:00Z" w16du:dateUtc="2026-03-07T14:50:00Z">
        <w:r w:rsidRPr="00742779">
          <w:rPr>
            <w:rFonts w:ascii="ZWAdobeF" w:hAnsi="ZWAdobeF" w:cs="ZWAdobeF"/>
            <w:sz w:val="2"/>
            <w:szCs w:val="2"/>
          </w:rPr>
          <w:delText>3570B</w:delText>
        </w:r>
      </w:del>
      <w:r w:rsidR="00FE0CED" w:rsidRPr="00742779">
        <w:rPr>
          <w:sz w:val="19"/>
          <w:szCs w:val="19"/>
        </w:rPr>
        <w:t>[283] Regulation FD, 17 C.F.R. §§ 243.100–243.103 (prohibiting selective disclosure of material nonpublic information by public companies).</w:t>
      </w:r>
    </w:p>
    <w:p w14:paraId="1E248809" w14:textId="77777777" w:rsidR="00FE0CED" w:rsidRPr="00742779" w:rsidRDefault="00742779" w:rsidP="007C1326">
      <w:pPr>
        <w:spacing w:after="120" w:line="240" w:lineRule="auto"/>
        <w:ind w:firstLine="0"/>
        <w:divId w:val="831022668"/>
        <w:rPr>
          <w:sz w:val="19"/>
          <w:szCs w:val="19"/>
        </w:rPr>
      </w:pPr>
      <w:del w:id="7919" w:author="Seth Oranburg" w:date="2026-03-07T09:50:00Z" w16du:dateUtc="2026-03-07T14:50:00Z">
        <w:r w:rsidRPr="00742779">
          <w:rPr>
            <w:rFonts w:ascii="ZWAdobeF" w:hAnsi="ZWAdobeF" w:cs="ZWAdobeF"/>
            <w:sz w:val="2"/>
            <w:szCs w:val="2"/>
          </w:rPr>
          <w:lastRenderedPageBreak/>
          <w:delText>3571B</w:delText>
        </w:r>
      </w:del>
      <w:r w:rsidR="00FE0CED" w:rsidRPr="00742779">
        <w:rPr>
          <w:sz w:val="19"/>
          <w:szCs w:val="19"/>
        </w:rPr>
        <w:t xml:space="preserve">[284] Snowflake Inc., </w:t>
      </w:r>
      <w:r w:rsidR="00FE0CED" w:rsidRPr="00742779">
        <w:rPr>
          <w:i/>
          <w:sz w:val="19"/>
          <w:szCs w:val="19"/>
        </w:rPr>
        <w:t>Registration Statement</w:t>
      </w:r>
      <w:r w:rsidR="00FE0CED" w:rsidRPr="00742779">
        <w:rPr>
          <w:sz w:val="19"/>
          <w:szCs w:val="19"/>
        </w:rPr>
        <w:t xml:space="preserve"> (Form S-1) (Aug. 24, 2020) (demonstrating traditional underwritten IPO with green shoe option, tiered lock-up structure, and concurrent private placement).</w:t>
      </w:r>
    </w:p>
    <w:p w14:paraId="7A83751E" w14:textId="77777777" w:rsidR="00FE0CED" w:rsidRPr="00742779" w:rsidRDefault="00742779" w:rsidP="007C1326">
      <w:pPr>
        <w:spacing w:after="120" w:line="240" w:lineRule="auto"/>
        <w:ind w:firstLine="0"/>
        <w:divId w:val="831022668"/>
        <w:rPr>
          <w:sz w:val="19"/>
          <w:szCs w:val="19"/>
        </w:rPr>
      </w:pPr>
      <w:del w:id="7920" w:author="Seth Oranburg" w:date="2026-03-07T09:50:00Z" w16du:dateUtc="2026-03-07T14:50:00Z">
        <w:r w:rsidRPr="00742779">
          <w:rPr>
            <w:rFonts w:ascii="ZWAdobeF" w:hAnsi="ZWAdobeF" w:cs="ZWAdobeF"/>
            <w:sz w:val="2"/>
            <w:szCs w:val="2"/>
          </w:rPr>
          <w:delText>3572B</w:delText>
        </w:r>
      </w:del>
      <w:r w:rsidR="00FE0CED" w:rsidRPr="00742779">
        <w:rPr>
          <w:sz w:val="19"/>
          <w:szCs w:val="19"/>
        </w:rPr>
        <w:t xml:space="preserve">[285] Uber Technologies, Inc., </w:t>
      </w:r>
      <w:r w:rsidR="00FE0CED" w:rsidRPr="00742779">
        <w:rPr>
          <w:i/>
          <w:sz w:val="19"/>
          <w:szCs w:val="19"/>
        </w:rPr>
        <w:t>Registration Statement</w:t>
      </w:r>
      <w:r w:rsidR="00FE0CED" w:rsidRPr="00742779">
        <w:rPr>
          <w:sz w:val="19"/>
          <w:szCs w:val="19"/>
        </w:rPr>
        <w:t xml:space="preserve"> (Form S-1) (Apr. 11, 2019) (outlining lock-up expiration terms that resulted in significant stock decline upon 180-day expiration).</w:t>
      </w:r>
    </w:p>
    <w:p w14:paraId="2030F46A" w14:textId="77777777" w:rsidR="00FE0CED" w:rsidRPr="00742779" w:rsidRDefault="00742779" w:rsidP="007C1326">
      <w:pPr>
        <w:spacing w:after="120" w:line="240" w:lineRule="auto"/>
        <w:ind w:firstLine="0"/>
        <w:divId w:val="831022668"/>
        <w:rPr>
          <w:sz w:val="19"/>
          <w:szCs w:val="19"/>
        </w:rPr>
      </w:pPr>
      <w:del w:id="7921" w:author="Seth Oranburg" w:date="2026-03-07T09:50:00Z" w16du:dateUtc="2026-03-07T14:50:00Z">
        <w:r w:rsidRPr="00742779">
          <w:rPr>
            <w:rFonts w:ascii="ZWAdobeF" w:hAnsi="ZWAdobeF" w:cs="ZWAdobeF"/>
            <w:sz w:val="2"/>
            <w:szCs w:val="2"/>
          </w:rPr>
          <w:delText>3573B</w:delText>
        </w:r>
      </w:del>
      <w:r w:rsidR="00FE0CED" w:rsidRPr="00742779">
        <w:rPr>
          <w:sz w:val="19"/>
          <w:szCs w:val="19"/>
        </w:rPr>
        <w:t xml:space="preserve">[286] Cooley LLP, </w:t>
      </w:r>
      <w:r w:rsidR="00FE0CED" w:rsidRPr="00742779">
        <w:rPr>
          <w:i/>
          <w:sz w:val="19"/>
          <w:szCs w:val="19"/>
        </w:rPr>
        <w:t>Early Lock-Up Releases: Overview and Trends</w:t>
      </w:r>
      <w:r w:rsidR="00FE0CED" w:rsidRPr="00742779">
        <w:rPr>
          <w:sz w:val="19"/>
          <w:szCs w:val="19"/>
        </w:rPr>
        <w:t xml:space="preserve"> (Jan. 2025) (analyzing emergence of staggered, performance-based, and blackout pull-forward lock-up structures).</w:t>
      </w:r>
    </w:p>
    <w:p w14:paraId="111D4B5F" w14:textId="77777777" w:rsidR="00FE0CED" w:rsidRPr="00742779" w:rsidRDefault="00742779" w:rsidP="007C1326">
      <w:pPr>
        <w:spacing w:after="120" w:line="240" w:lineRule="auto"/>
        <w:ind w:firstLine="0"/>
        <w:divId w:val="831022668"/>
        <w:rPr>
          <w:sz w:val="19"/>
          <w:szCs w:val="19"/>
        </w:rPr>
      </w:pPr>
      <w:del w:id="7922" w:author="Seth Oranburg" w:date="2026-03-07T09:50:00Z" w16du:dateUtc="2026-03-07T14:50:00Z">
        <w:r w:rsidRPr="00742779">
          <w:rPr>
            <w:rFonts w:ascii="ZWAdobeF" w:hAnsi="ZWAdobeF" w:cs="ZWAdobeF"/>
            <w:sz w:val="2"/>
            <w:szCs w:val="2"/>
          </w:rPr>
          <w:delText>3574B</w:delText>
        </w:r>
      </w:del>
      <w:r w:rsidR="00FE0CED" w:rsidRPr="00742779">
        <w:rPr>
          <w:sz w:val="19"/>
          <w:szCs w:val="19"/>
        </w:rPr>
        <w:t xml:space="preserve">[287] The We Company, </w:t>
      </w:r>
      <w:r w:rsidR="00FE0CED" w:rsidRPr="00742779">
        <w:rPr>
          <w:i/>
          <w:sz w:val="19"/>
          <w:szCs w:val="19"/>
        </w:rPr>
        <w:t>Registration Statement</w:t>
      </w:r>
      <w:r w:rsidR="00FE0CED" w:rsidRPr="00742779">
        <w:rPr>
          <w:sz w:val="19"/>
          <w:szCs w:val="19"/>
        </w:rPr>
        <w:t xml:space="preserve"> (Form S-1) (Aug. 14, 2019) (withdrawn following disclosure of related-party transactions, governance concerns, and business model skepticism).</w:t>
      </w:r>
    </w:p>
    <w:p w14:paraId="2BE12C37" w14:textId="77777777" w:rsidR="00FE0CED" w:rsidRPr="00742779" w:rsidRDefault="00742779" w:rsidP="007C1326">
      <w:pPr>
        <w:spacing w:after="120" w:line="240" w:lineRule="auto"/>
        <w:ind w:firstLine="0"/>
        <w:divId w:val="831022668"/>
        <w:rPr>
          <w:sz w:val="19"/>
          <w:szCs w:val="19"/>
        </w:rPr>
      </w:pPr>
      <w:del w:id="7923" w:author="Seth Oranburg" w:date="2026-03-07T09:50:00Z" w16du:dateUtc="2026-03-07T14:50:00Z">
        <w:r w:rsidRPr="00742779">
          <w:rPr>
            <w:rFonts w:ascii="ZWAdobeF" w:hAnsi="ZWAdobeF" w:cs="ZWAdobeF"/>
            <w:sz w:val="2"/>
            <w:szCs w:val="2"/>
          </w:rPr>
          <w:delText>3575B</w:delText>
        </w:r>
      </w:del>
      <w:r w:rsidR="00FE0CED" w:rsidRPr="00742779">
        <w:rPr>
          <w:sz w:val="19"/>
          <w:szCs w:val="19"/>
        </w:rPr>
        <w:t xml:space="preserve">[288] Spotify Technology S.A., </w:t>
      </w:r>
      <w:r w:rsidR="00FE0CED" w:rsidRPr="00742779">
        <w:rPr>
          <w:i/>
          <w:sz w:val="19"/>
          <w:szCs w:val="19"/>
        </w:rPr>
        <w:t>Registration Statement</w:t>
      </w:r>
      <w:r w:rsidR="00FE0CED" w:rsidRPr="00742779">
        <w:rPr>
          <w:sz w:val="19"/>
          <w:szCs w:val="19"/>
        </w:rPr>
        <w:t xml:space="preserve"> (Form F-1) (Feb. 28, 2018) (detailing the mechanics of a direct listing without traditional underwriters or capital raising).</w:t>
      </w:r>
    </w:p>
    <w:p w14:paraId="786A165D" w14:textId="77777777" w:rsidR="00FE0CED" w:rsidRPr="00742779" w:rsidRDefault="00742779" w:rsidP="007C1326">
      <w:pPr>
        <w:spacing w:after="120" w:line="240" w:lineRule="auto"/>
        <w:ind w:firstLine="0"/>
        <w:divId w:val="831022668"/>
        <w:rPr>
          <w:sz w:val="19"/>
          <w:szCs w:val="19"/>
        </w:rPr>
      </w:pPr>
      <w:del w:id="7924" w:author="Seth Oranburg" w:date="2026-03-07T09:50:00Z" w16du:dateUtc="2026-03-07T14:50:00Z">
        <w:r w:rsidRPr="00742779">
          <w:rPr>
            <w:rFonts w:ascii="ZWAdobeF" w:hAnsi="ZWAdobeF" w:cs="ZWAdobeF"/>
            <w:sz w:val="2"/>
            <w:szCs w:val="2"/>
          </w:rPr>
          <w:delText>3576B</w:delText>
        </w:r>
      </w:del>
      <w:r w:rsidR="00FE0CED" w:rsidRPr="00742779">
        <w:rPr>
          <w:sz w:val="19"/>
          <w:szCs w:val="19"/>
        </w:rPr>
        <w:t xml:space="preserve">[289] Snap Inc., </w:t>
      </w:r>
      <w:r w:rsidR="00FE0CED" w:rsidRPr="00742779">
        <w:rPr>
          <w:i/>
          <w:sz w:val="19"/>
          <w:szCs w:val="19"/>
        </w:rPr>
        <w:t>Registration Statement</w:t>
      </w:r>
      <w:r w:rsidR="00FE0CED" w:rsidRPr="00742779">
        <w:rPr>
          <w:sz w:val="19"/>
          <w:szCs w:val="19"/>
        </w:rPr>
        <w:t xml:space="preserve"> (Form S-1) (Feb. 2, 2017) (offering non-voting Class A shares to public while founders retained voting control through Class B and C shares).</w:t>
      </w:r>
    </w:p>
    <w:p w14:paraId="18E8EC91" w14:textId="77777777" w:rsidR="00FE0CED" w:rsidRPr="00742779" w:rsidRDefault="00742779" w:rsidP="007C1326">
      <w:pPr>
        <w:spacing w:after="120" w:line="240" w:lineRule="auto"/>
        <w:ind w:firstLine="0"/>
        <w:divId w:val="831022668"/>
        <w:rPr>
          <w:sz w:val="19"/>
          <w:szCs w:val="19"/>
        </w:rPr>
      </w:pPr>
      <w:del w:id="7925" w:author="Seth Oranburg" w:date="2026-03-07T09:50:00Z" w16du:dateUtc="2026-03-07T14:50:00Z">
        <w:r w:rsidRPr="00742779">
          <w:rPr>
            <w:rFonts w:ascii="ZWAdobeF" w:hAnsi="ZWAdobeF" w:cs="ZWAdobeF"/>
            <w:sz w:val="2"/>
            <w:szCs w:val="2"/>
          </w:rPr>
          <w:delText>3577B</w:delText>
        </w:r>
      </w:del>
      <w:r w:rsidR="00FE0CED" w:rsidRPr="00742779">
        <w:rPr>
          <w:sz w:val="19"/>
          <w:szCs w:val="19"/>
        </w:rPr>
        <w:t xml:space="preserve">[290] S&amp;P Dow Jones Indices, </w:t>
      </w:r>
      <w:r w:rsidR="00FE0CED" w:rsidRPr="00742779">
        <w:rPr>
          <w:i/>
          <w:sz w:val="19"/>
          <w:szCs w:val="19"/>
        </w:rPr>
        <w:t>S&amp;P U.S. Indices Methodology</w:t>
      </w:r>
      <w:r w:rsidR="00FE0CED" w:rsidRPr="00742779">
        <w:rPr>
          <w:sz w:val="19"/>
          <w:szCs w:val="19"/>
        </w:rPr>
        <w:t xml:space="preserve"> (2025) (reversing ban on multi-class structures for S&amp;P 500 inclusion but maintaining stringent liquidity requirements).</w:t>
      </w:r>
    </w:p>
    <w:p w14:paraId="3AC8370A" w14:textId="77777777" w:rsidR="00FE0CED" w:rsidRPr="00742779" w:rsidRDefault="00742779" w:rsidP="007C1326">
      <w:pPr>
        <w:spacing w:after="120" w:line="240" w:lineRule="auto"/>
        <w:ind w:firstLine="0"/>
        <w:divId w:val="831022668"/>
        <w:rPr>
          <w:sz w:val="19"/>
          <w:szCs w:val="19"/>
        </w:rPr>
      </w:pPr>
      <w:del w:id="7926" w:author="Seth Oranburg" w:date="2026-03-07T09:50:00Z" w16du:dateUtc="2026-03-07T14:50:00Z">
        <w:r w:rsidRPr="00742779">
          <w:rPr>
            <w:rFonts w:ascii="ZWAdobeF" w:hAnsi="ZWAdobeF" w:cs="ZWAdobeF"/>
            <w:sz w:val="2"/>
            <w:szCs w:val="2"/>
          </w:rPr>
          <w:delText>3578B</w:delText>
        </w:r>
      </w:del>
      <w:r w:rsidR="00FE0CED" w:rsidRPr="00742779">
        <w:rPr>
          <w:sz w:val="19"/>
          <w:szCs w:val="19"/>
        </w:rPr>
        <w:t xml:space="preserve">[291] FTSE Russell, </w:t>
      </w:r>
      <w:r w:rsidR="00FE0CED" w:rsidRPr="00742779">
        <w:rPr>
          <w:i/>
          <w:sz w:val="19"/>
          <w:szCs w:val="19"/>
        </w:rPr>
        <w:t>Russell U.S. Equity Indices Construction and Methodology</w:t>
      </w:r>
      <w:r w:rsidR="00FE0CED" w:rsidRPr="00742779">
        <w:rPr>
          <w:sz w:val="19"/>
          <w:szCs w:val="19"/>
        </w:rPr>
        <w:t xml:space="preserve"> (2026) (establishing 5% minimum voting rights hurdle requiring public shareholders to hold greater than 5% of aggregate voting power).</w:t>
      </w:r>
    </w:p>
    <w:p w14:paraId="2DF45599" w14:textId="77777777" w:rsidR="00FE0CED" w:rsidRPr="00742779" w:rsidRDefault="00742779" w:rsidP="007C1326">
      <w:pPr>
        <w:spacing w:after="120" w:line="240" w:lineRule="auto"/>
        <w:ind w:firstLine="0"/>
        <w:divId w:val="831022668"/>
        <w:rPr>
          <w:sz w:val="19"/>
          <w:szCs w:val="19"/>
        </w:rPr>
      </w:pPr>
      <w:del w:id="7927" w:author="Seth Oranburg" w:date="2026-03-07T09:50:00Z" w16du:dateUtc="2026-03-07T14:50:00Z">
        <w:r w:rsidRPr="00742779">
          <w:rPr>
            <w:rFonts w:ascii="ZWAdobeF" w:hAnsi="ZWAdobeF" w:cs="ZWAdobeF"/>
            <w:sz w:val="2"/>
            <w:szCs w:val="2"/>
          </w:rPr>
          <w:delText>3579B</w:delText>
        </w:r>
      </w:del>
      <w:r w:rsidR="00FE0CED" w:rsidRPr="00742779">
        <w:rPr>
          <w:sz w:val="19"/>
          <w:szCs w:val="19"/>
        </w:rPr>
        <w:t xml:space="preserve">[292] NYSE American LLC, </w:t>
      </w:r>
      <w:r w:rsidR="00FE0CED" w:rsidRPr="00742779">
        <w:rPr>
          <w:i/>
          <w:sz w:val="19"/>
          <w:szCs w:val="19"/>
        </w:rPr>
        <w:t>Proposed Rule Change to Amend Initial Listing Standards</w:t>
      </w:r>
      <w:r w:rsidR="00FE0CED" w:rsidRPr="00742779">
        <w:rPr>
          <w:sz w:val="19"/>
          <w:szCs w:val="19"/>
        </w:rPr>
        <w:t xml:space="preserve"> (Jan. 2026) (tightening definition of publicly-held shares to exclude restricted securities and insider holdings).</w:t>
      </w:r>
    </w:p>
    <w:p w14:paraId="118495B1" w14:textId="77777777" w:rsidR="00FE0CED" w:rsidRPr="00742779" w:rsidRDefault="00742779" w:rsidP="007C1326">
      <w:pPr>
        <w:spacing w:after="120" w:line="240" w:lineRule="auto"/>
        <w:ind w:firstLine="0"/>
        <w:divId w:val="831022668"/>
        <w:rPr>
          <w:sz w:val="19"/>
          <w:szCs w:val="19"/>
        </w:rPr>
      </w:pPr>
      <w:del w:id="7928" w:author="Seth Oranburg" w:date="2026-03-07T09:50:00Z" w16du:dateUtc="2026-03-07T14:50:00Z">
        <w:r w:rsidRPr="00742779">
          <w:rPr>
            <w:rFonts w:ascii="ZWAdobeF" w:hAnsi="ZWAdobeF" w:cs="ZWAdobeF"/>
            <w:sz w:val="2"/>
            <w:szCs w:val="2"/>
          </w:rPr>
          <w:delText>3580B</w:delText>
        </w:r>
      </w:del>
      <w:r w:rsidR="00FE0CED" w:rsidRPr="00742779">
        <w:rPr>
          <w:sz w:val="19"/>
          <w:szCs w:val="19"/>
        </w:rPr>
        <w:t xml:space="preserve">[293] Glass Lewis, </w:t>
      </w:r>
      <w:r w:rsidR="00FE0CED" w:rsidRPr="00742779">
        <w:rPr>
          <w:i/>
          <w:sz w:val="19"/>
          <w:szCs w:val="19"/>
        </w:rPr>
        <w:t>2026 Policy Guidelines: United States</w:t>
      </w:r>
      <w:r w:rsidR="00FE0CED" w:rsidRPr="00742779">
        <w:rPr>
          <w:sz w:val="19"/>
          <w:szCs w:val="19"/>
        </w:rPr>
        <w:t xml:space="preserve"> (2026) (evaluating dual-class structures case-by-case with preference for time-based sunsets).</w:t>
      </w:r>
    </w:p>
    <w:p w14:paraId="266F693D" w14:textId="77777777" w:rsidR="00FE0CED" w:rsidRPr="00742779" w:rsidRDefault="00742779" w:rsidP="007C1326">
      <w:pPr>
        <w:spacing w:after="120" w:line="240" w:lineRule="auto"/>
        <w:ind w:firstLine="0"/>
        <w:divId w:val="831022668"/>
        <w:rPr>
          <w:sz w:val="19"/>
          <w:szCs w:val="19"/>
        </w:rPr>
      </w:pPr>
      <w:del w:id="7929" w:author="Seth Oranburg" w:date="2026-03-07T09:50:00Z" w16du:dateUtc="2026-03-07T14:50:00Z">
        <w:r w:rsidRPr="00742779">
          <w:rPr>
            <w:rFonts w:ascii="ZWAdobeF" w:hAnsi="ZWAdobeF" w:cs="ZWAdobeF"/>
            <w:sz w:val="2"/>
            <w:szCs w:val="2"/>
          </w:rPr>
          <w:delText>3581B</w:delText>
        </w:r>
      </w:del>
      <w:r w:rsidR="00FE0CED" w:rsidRPr="00742779">
        <w:rPr>
          <w:sz w:val="19"/>
          <w:szCs w:val="19"/>
        </w:rPr>
        <w:t xml:space="preserve">[294] BlackRock Investment Stewardship, </w:t>
      </w:r>
      <w:r w:rsidR="00FE0CED" w:rsidRPr="00742779">
        <w:rPr>
          <w:i/>
          <w:sz w:val="19"/>
          <w:szCs w:val="19"/>
        </w:rPr>
        <w:t>Proxy Voting Guidelines for U.S. Securities</w:t>
      </w:r>
      <w:r w:rsidR="00FE0CED" w:rsidRPr="00742779">
        <w:rPr>
          <w:sz w:val="19"/>
          <w:szCs w:val="19"/>
        </w:rPr>
        <w:t xml:space="preserve"> (Jan. 2026) (opposing dual-class structures without sunsets that entrench management).</w:t>
      </w:r>
    </w:p>
    <w:p w14:paraId="1B251D02" w14:textId="77777777" w:rsidR="00FE0CED" w:rsidRPr="00742779" w:rsidRDefault="00742779" w:rsidP="007C1326">
      <w:pPr>
        <w:spacing w:after="120" w:line="240" w:lineRule="auto"/>
        <w:ind w:firstLine="0"/>
        <w:divId w:val="831022668"/>
        <w:rPr>
          <w:sz w:val="19"/>
          <w:szCs w:val="19"/>
        </w:rPr>
      </w:pPr>
      <w:del w:id="7930" w:author="Seth Oranburg" w:date="2026-03-07T09:50:00Z" w16du:dateUtc="2026-03-07T14:50:00Z">
        <w:r w:rsidRPr="00742779">
          <w:rPr>
            <w:rFonts w:ascii="ZWAdobeF" w:hAnsi="ZWAdobeF" w:cs="ZWAdobeF"/>
            <w:sz w:val="2"/>
            <w:szCs w:val="2"/>
          </w:rPr>
          <w:delText>3582B</w:delText>
        </w:r>
      </w:del>
      <w:r w:rsidR="00FE0CED" w:rsidRPr="00742779">
        <w:rPr>
          <w:sz w:val="19"/>
          <w:szCs w:val="19"/>
        </w:rPr>
        <w:t xml:space="preserve">[295] Vanguard, </w:t>
      </w:r>
      <w:r w:rsidR="00FE0CED" w:rsidRPr="00742779">
        <w:rPr>
          <w:i/>
          <w:sz w:val="19"/>
          <w:szCs w:val="19"/>
        </w:rPr>
        <w:t>Proxy Voting Policy for U.S. Portfolio Companies</w:t>
      </w:r>
      <w:r w:rsidR="00FE0CED" w:rsidRPr="00742779">
        <w:rPr>
          <w:sz w:val="19"/>
          <w:szCs w:val="19"/>
        </w:rPr>
        <w:t xml:space="preserve"> (2026) (maintaining one-share-one-vote as baseline expectation).</w:t>
      </w:r>
    </w:p>
    <w:p w14:paraId="79D69304" w14:textId="77777777" w:rsidR="00FE0CED" w:rsidRPr="00742779" w:rsidRDefault="00742779" w:rsidP="007C1326">
      <w:pPr>
        <w:spacing w:after="120" w:line="240" w:lineRule="auto"/>
        <w:ind w:firstLine="0"/>
        <w:divId w:val="831022668"/>
        <w:rPr>
          <w:sz w:val="19"/>
          <w:szCs w:val="19"/>
        </w:rPr>
      </w:pPr>
      <w:del w:id="7931" w:author="Seth Oranburg" w:date="2026-03-07T09:50:00Z" w16du:dateUtc="2026-03-07T14:50:00Z">
        <w:r w:rsidRPr="00742779">
          <w:rPr>
            <w:rFonts w:ascii="ZWAdobeF" w:hAnsi="ZWAdobeF" w:cs="ZWAdobeF"/>
            <w:sz w:val="2"/>
            <w:szCs w:val="2"/>
          </w:rPr>
          <w:delText>3583B</w:delText>
        </w:r>
      </w:del>
      <w:r w:rsidR="00FE0CED" w:rsidRPr="00742779">
        <w:rPr>
          <w:sz w:val="19"/>
          <w:szCs w:val="19"/>
        </w:rPr>
        <w:t>[296] SEC Rule 14a-8, 17 C.F.R. § 240.14a-8 (governing shareholder proposals in proxy statements).</w:t>
      </w:r>
    </w:p>
    <w:p w14:paraId="37D2F09F" w14:textId="77777777" w:rsidR="00FE0CED" w:rsidRPr="00742779" w:rsidRDefault="00742779" w:rsidP="007C1326">
      <w:pPr>
        <w:spacing w:after="120" w:line="240" w:lineRule="auto"/>
        <w:ind w:firstLine="0"/>
        <w:divId w:val="831022668"/>
        <w:rPr>
          <w:sz w:val="19"/>
          <w:szCs w:val="19"/>
        </w:rPr>
      </w:pPr>
      <w:del w:id="7932" w:author="Seth Oranburg" w:date="2026-03-07T09:50:00Z" w16du:dateUtc="2026-03-07T14:50:00Z">
        <w:r w:rsidRPr="00742779">
          <w:rPr>
            <w:rFonts w:ascii="ZWAdobeF" w:hAnsi="ZWAdobeF" w:cs="ZWAdobeF"/>
            <w:sz w:val="2"/>
            <w:szCs w:val="2"/>
          </w:rPr>
          <w:delText>3584B</w:delText>
        </w:r>
      </w:del>
      <w:r w:rsidR="00FE0CED" w:rsidRPr="00742779">
        <w:rPr>
          <w:sz w:val="19"/>
          <w:szCs w:val="19"/>
        </w:rPr>
        <w:t>[297] Del. Code Ann. tit. 8, § 211(b) (Annual meeting for election of directors).</w:t>
      </w:r>
    </w:p>
    <w:p w14:paraId="3265DA74" w14:textId="77777777" w:rsidR="00FE0CED" w:rsidRPr="00742779" w:rsidRDefault="00742779" w:rsidP="007C1326">
      <w:pPr>
        <w:spacing w:after="120" w:line="240" w:lineRule="auto"/>
        <w:ind w:firstLine="0"/>
        <w:divId w:val="831022668"/>
        <w:rPr>
          <w:sz w:val="19"/>
          <w:szCs w:val="19"/>
        </w:rPr>
      </w:pPr>
      <w:del w:id="7933" w:author="Seth Oranburg" w:date="2026-03-07T09:50:00Z" w16du:dateUtc="2026-03-07T14:50:00Z">
        <w:r w:rsidRPr="00742779">
          <w:rPr>
            <w:rFonts w:ascii="ZWAdobeF" w:hAnsi="ZWAdobeF" w:cs="ZWAdobeF"/>
            <w:sz w:val="2"/>
            <w:szCs w:val="2"/>
          </w:rPr>
          <w:delText>3585B</w:delText>
        </w:r>
      </w:del>
      <w:r w:rsidR="00FE0CED" w:rsidRPr="00742779">
        <w:rPr>
          <w:sz w:val="19"/>
          <w:szCs w:val="19"/>
        </w:rPr>
        <w:t>[298] Del. Code Ann. tit. 8, § 211(a) (Place of meetings; remote communication authorization).</w:t>
      </w:r>
    </w:p>
    <w:p w14:paraId="087A740D" w14:textId="77777777" w:rsidR="00FE0CED" w:rsidRPr="00742779" w:rsidRDefault="00742779" w:rsidP="007C1326">
      <w:pPr>
        <w:spacing w:after="120" w:line="240" w:lineRule="auto"/>
        <w:ind w:firstLine="0"/>
        <w:divId w:val="831022668"/>
        <w:rPr>
          <w:sz w:val="19"/>
          <w:szCs w:val="19"/>
        </w:rPr>
      </w:pPr>
      <w:del w:id="7934" w:author="Seth Oranburg" w:date="2026-03-07T09:50:00Z" w16du:dateUtc="2026-03-07T14:50:00Z">
        <w:r w:rsidRPr="00742779">
          <w:rPr>
            <w:rFonts w:ascii="ZWAdobeF" w:hAnsi="ZWAdobeF" w:cs="ZWAdobeF"/>
            <w:sz w:val="2"/>
            <w:szCs w:val="2"/>
          </w:rPr>
          <w:delText>3586B</w:delText>
        </w:r>
      </w:del>
      <w:r w:rsidR="00FE0CED" w:rsidRPr="00742779">
        <w:rPr>
          <w:sz w:val="19"/>
          <w:szCs w:val="19"/>
        </w:rPr>
        <w:t>[299] Del. Code Ann. tit. 8, § 211(a)(2) (Participation by remote communication).</w:t>
      </w:r>
    </w:p>
    <w:p w14:paraId="5CC2DD61" w14:textId="77777777" w:rsidR="00FE0CED" w:rsidRPr="00742779" w:rsidRDefault="00742779" w:rsidP="007C1326">
      <w:pPr>
        <w:spacing w:after="120" w:line="240" w:lineRule="auto"/>
        <w:ind w:firstLine="0"/>
        <w:divId w:val="831022668"/>
        <w:rPr>
          <w:sz w:val="19"/>
          <w:szCs w:val="19"/>
        </w:rPr>
      </w:pPr>
      <w:del w:id="7935" w:author="Seth Oranburg" w:date="2026-03-07T09:50:00Z" w16du:dateUtc="2026-03-07T14:50:00Z">
        <w:r w:rsidRPr="00742779">
          <w:rPr>
            <w:rFonts w:ascii="ZWAdobeF" w:hAnsi="ZWAdobeF" w:cs="ZWAdobeF"/>
            <w:sz w:val="2"/>
            <w:szCs w:val="2"/>
          </w:rPr>
          <w:delText>3587B</w:delText>
        </w:r>
      </w:del>
      <w:r w:rsidR="00FE0CED" w:rsidRPr="00742779">
        <w:rPr>
          <w:sz w:val="19"/>
          <w:szCs w:val="19"/>
        </w:rPr>
        <w:t>[300] Del. Code Ann. tit. 8, § 211(c) (Failure to hold annual meeting; Court of Chancery remedy).</w:t>
      </w:r>
    </w:p>
    <w:p w14:paraId="3AB3B718" w14:textId="77777777" w:rsidR="00FE0CED" w:rsidRPr="00742779" w:rsidRDefault="00742779" w:rsidP="007C1326">
      <w:pPr>
        <w:spacing w:after="120" w:line="240" w:lineRule="auto"/>
        <w:ind w:firstLine="0"/>
        <w:divId w:val="831022668"/>
        <w:rPr>
          <w:sz w:val="19"/>
          <w:szCs w:val="19"/>
        </w:rPr>
      </w:pPr>
      <w:del w:id="7936" w:author="Seth Oranburg" w:date="2026-03-07T09:50:00Z" w16du:dateUtc="2026-03-07T14:50:00Z">
        <w:r w:rsidRPr="00742779">
          <w:rPr>
            <w:rFonts w:ascii="ZWAdobeF" w:hAnsi="ZWAdobeF" w:cs="ZWAdobeF"/>
            <w:sz w:val="2"/>
            <w:szCs w:val="2"/>
          </w:rPr>
          <w:delText>3588B</w:delText>
        </w:r>
      </w:del>
      <w:r w:rsidR="00FE0CED" w:rsidRPr="00742779">
        <w:rPr>
          <w:sz w:val="19"/>
          <w:szCs w:val="19"/>
        </w:rPr>
        <w:t>[301] Del. Code Ann. tit. 8, § 213 (Fixing date for determination of stockholders of record).</w:t>
      </w:r>
    </w:p>
    <w:p w14:paraId="1B83D9EE" w14:textId="77777777" w:rsidR="00FE0CED" w:rsidRPr="00742779" w:rsidRDefault="00742779" w:rsidP="007C1326">
      <w:pPr>
        <w:spacing w:after="120" w:line="240" w:lineRule="auto"/>
        <w:ind w:firstLine="0"/>
        <w:divId w:val="831022668"/>
        <w:rPr>
          <w:sz w:val="19"/>
          <w:szCs w:val="19"/>
        </w:rPr>
      </w:pPr>
      <w:del w:id="7937" w:author="Seth Oranburg" w:date="2026-03-07T09:50:00Z" w16du:dateUtc="2026-03-07T14:50:00Z">
        <w:r w:rsidRPr="00742779">
          <w:rPr>
            <w:rFonts w:ascii="ZWAdobeF" w:hAnsi="ZWAdobeF" w:cs="ZWAdobeF"/>
            <w:sz w:val="2"/>
            <w:szCs w:val="2"/>
          </w:rPr>
          <w:lastRenderedPageBreak/>
          <w:delText>3589B</w:delText>
        </w:r>
      </w:del>
      <w:r w:rsidR="00FE0CED" w:rsidRPr="00742779">
        <w:rPr>
          <w:sz w:val="19"/>
          <w:szCs w:val="19"/>
        </w:rPr>
        <w:t>[302] Del. Code Ann. tit. 8, § 213(a) (Record date for notice and voting at meetings).</w:t>
      </w:r>
    </w:p>
    <w:p w14:paraId="2C4C3A82" w14:textId="77777777" w:rsidR="00FE0CED" w:rsidRPr="00742779" w:rsidRDefault="00742779" w:rsidP="007C1326">
      <w:pPr>
        <w:spacing w:after="120" w:line="240" w:lineRule="auto"/>
        <w:ind w:firstLine="0"/>
        <w:divId w:val="831022668"/>
        <w:rPr>
          <w:sz w:val="19"/>
          <w:szCs w:val="19"/>
        </w:rPr>
      </w:pPr>
      <w:del w:id="7938" w:author="Seth Oranburg" w:date="2026-03-07T09:50:00Z" w16du:dateUtc="2026-03-07T14:50:00Z">
        <w:r w:rsidRPr="00742779">
          <w:rPr>
            <w:rFonts w:ascii="ZWAdobeF" w:hAnsi="ZWAdobeF" w:cs="ZWAdobeF"/>
            <w:sz w:val="2"/>
            <w:szCs w:val="2"/>
          </w:rPr>
          <w:delText>3590B</w:delText>
        </w:r>
      </w:del>
      <w:r w:rsidR="00FE0CED" w:rsidRPr="00742779">
        <w:rPr>
          <w:sz w:val="19"/>
          <w:szCs w:val="19"/>
        </w:rPr>
        <w:t>[303] Del. Code Ann. tit. 8, § 216 (Quorum and required vote for stock corporations).</w:t>
      </w:r>
    </w:p>
    <w:p w14:paraId="036D45CD" w14:textId="77777777" w:rsidR="00FE0CED" w:rsidRPr="00742779" w:rsidRDefault="00742779" w:rsidP="007C1326">
      <w:pPr>
        <w:spacing w:after="120" w:line="240" w:lineRule="auto"/>
        <w:ind w:firstLine="0"/>
        <w:divId w:val="831022668"/>
        <w:rPr>
          <w:sz w:val="19"/>
          <w:szCs w:val="19"/>
        </w:rPr>
      </w:pPr>
      <w:del w:id="7939" w:author="Seth Oranburg" w:date="2026-03-07T09:50:00Z" w16du:dateUtc="2026-03-07T14:50:00Z">
        <w:r w:rsidRPr="00742779">
          <w:rPr>
            <w:rFonts w:ascii="ZWAdobeF" w:hAnsi="ZWAdobeF" w:cs="ZWAdobeF"/>
            <w:sz w:val="2"/>
            <w:szCs w:val="2"/>
          </w:rPr>
          <w:delText>3591B</w:delText>
        </w:r>
      </w:del>
      <w:r w:rsidR="00FE0CED" w:rsidRPr="00742779">
        <w:rPr>
          <w:sz w:val="19"/>
          <w:szCs w:val="19"/>
        </w:rPr>
        <w:t>[304] Del. Code Ann. tit. 8, § 222 (Notice of meetings and adjourned meetings).</w:t>
      </w:r>
    </w:p>
    <w:p w14:paraId="121B8245" w14:textId="77777777" w:rsidR="00FE0CED" w:rsidRPr="00742779" w:rsidRDefault="00742779" w:rsidP="007C1326">
      <w:pPr>
        <w:spacing w:after="120" w:line="240" w:lineRule="auto"/>
        <w:ind w:firstLine="0"/>
        <w:divId w:val="831022668"/>
        <w:rPr>
          <w:sz w:val="19"/>
          <w:szCs w:val="19"/>
        </w:rPr>
      </w:pPr>
      <w:del w:id="7940" w:author="Seth Oranburg" w:date="2026-03-07T09:50:00Z" w16du:dateUtc="2026-03-07T14:50:00Z">
        <w:r w:rsidRPr="00742779">
          <w:rPr>
            <w:rFonts w:ascii="ZWAdobeF" w:hAnsi="ZWAdobeF" w:cs="ZWAdobeF"/>
            <w:sz w:val="2"/>
            <w:szCs w:val="2"/>
          </w:rPr>
          <w:delText>3592B</w:delText>
        </w:r>
      </w:del>
      <w:r w:rsidR="00FE0CED" w:rsidRPr="00742779">
        <w:rPr>
          <w:sz w:val="19"/>
          <w:szCs w:val="19"/>
        </w:rPr>
        <w:t>[305] Del. Code Ann. tit. 8, § 222(b) (Adjourned meeting notice).</w:t>
      </w:r>
    </w:p>
    <w:p w14:paraId="44615EC4" w14:textId="77777777" w:rsidR="00FE0CED" w:rsidRPr="00742779" w:rsidRDefault="00742779" w:rsidP="007C1326">
      <w:pPr>
        <w:spacing w:after="120" w:line="240" w:lineRule="auto"/>
        <w:ind w:firstLine="0"/>
        <w:divId w:val="831022668"/>
        <w:rPr>
          <w:sz w:val="19"/>
          <w:szCs w:val="19"/>
        </w:rPr>
      </w:pPr>
      <w:del w:id="7941" w:author="Seth Oranburg" w:date="2026-03-07T09:50:00Z" w16du:dateUtc="2026-03-07T14:50:00Z">
        <w:r w:rsidRPr="00742779">
          <w:rPr>
            <w:rFonts w:ascii="ZWAdobeF" w:hAnsi="ZWAdobeF" w:cs="ZWAdobeF"/>
            <w:sz w:val="2"/>
            <w:szCs w:val="2"/>
          </w:rPr>
          <w:delText>3593B</w:delText>
        </w:r>
      </w:del>
      <w:r w:rsidR="00FE0CED" w:rsidRPr="00742779">
        <w:rPr>
          <w:sz w:val="19"/>
          <w:szCs w:val="19"/>
        </w:rPr>
        <w:t>[306] Del. Code Ann. tit. 8, § 219 (List of stockholders entitled to vote; penalty for refusal to produce; stock ledger).</w:t>
      </w:r>
    </w:p>
    <w:p w14:paraId="667D6CE7" w14:textId="77777777" w:rsidR="00FE0CED" w:rsidRPr="00742779" w:rsidRDefault="00742779" w:rsidP="007C1326">
      <w:pPr>
        <w:spacing w:after="120" w:line="240" w:lineRule="auto"/>
        <w:ind w:firstLine="0"/>
        <w:divId w:val="831022668"/>
        <w:rPr>
          <w:sz w:val="19"/>
          <w:szCs w:val="19"/>
        </w:rPr>
      </w:pPr>
      <w:del w:id="7942" w:author="Seth Oranburg" w:date="2026-03-07T09:50:00Z" w16du:dateUtc="2026-03-07T14:50:00Z">
        <w:r w:rsidRPr="00742779">
          <w:rPr>
            <w:rFonts w:ascii="ZWAdobeF" w:hAnsi="ZWAdobeF" w:cs="ZWAdobeF"/>
            <w:sz w:val="2"/>
            <w:szCs w:val="2"/>
          </w:rPr>
          <w:delText>3594B</w:delText>
        </w:r>
      </w:del>
      <w:r w:rsidR="00FE0CED" w:rsidRPr="00742779">
        <w:rPr>
          <w:sz w:val="19"/>
          <w:szCs w:val="19"/>
        </w:rPr>
        <w:t>[307] Del. Code Ann. tit. 8, § 219(a) (Preparation and availability of stockholder list).</w:t>
      </w:r>
    </w:p>
    <w:p w14:paraId="74C7C2BD" w14:textId="77777777" w:rsidR="00FE0CED" w:rsidRPr="00742779" w:rsidRDefault="00742779" w:rsidP="007C1326">
      <w:pPr>
        <w:spacing w:after="120" w:line="240" w:lineRule="auto"/>
        <w:ind w:firstLine="0"/>
        <w:divId w:val="831022668"/>
        <w:rPr>
          <w:sz w:val="19"/>
          <w:szCs w:val="19"/>
        </w:rPr>
      </w:pPr>
      <w:del w:id="7943" w:author="Seth Oranburg" w:date="2026-03-07T09:50:00Z" w16du:dateUtc="2026-03-07T14:50:00Z">
        <w:r w:rsidRPr="00742779">
          <w:rPr>
            <w:rFonts w:ascii="ZWAdobeF" w:hAnsi="ZWAdobeF" w:cs="ZWAdobeF"/>
            <w:sz w:val="2"/>
            <w:szCs w:val="2"/>
          </w:rPr>
          <w:delText>3595B</w:delText>
        </w:r>
      </w:del>
      <w:r w:rsidR="00FE0CED" w:rsidRPr="00742779">
        <w:rPr>
          <w:sz w:val="19"/>
          <w:szCs w:val="19"/>
        </w:rPr>
        <w:t>[308] Del. Code Ann. tit. 8, § 220(b) (Stockholder inspection rights).</w:t>
      </w:r>
    </w:p>
    <w:p w14:paraId="2E86D149" w14:textId="77777777" w:rsidR="00FE0CED" w:rsidRPr="00742779" w:rsidRDefault="00742779" w:rsidP="007C1326">
      <w:pPr>
        <w:spacing w:after="120" w:line="240" w:lineRule="auto"/>
        <w:ind w:firstLine="0"/>
        <w:divId w:val="831022668"/>
        <w:rPr>
          <w:sz w:val="19"/>
          <w:szCs w:val="19"/>
        </w:rPr>
      </w:pPr>
      <w:del w:id="7944" w:author="Seth Oranburg" w:date="2026-03-07T09:50:00Z" w16du:dateUtc="2026-03-07T14:50:00Z">
        <w:r w:rsidRPr="00742779">
          <w:rPr>
            <w:rFonts w:ascii="ZWAdobeF" w:hAnsi="ZWAdobeF" w:cs="ZWAdobeF"/>
            <w:sz w:val="2"/>
            <w:szCs w:val="2"/>
          </w:rPr>
          <w:delText>3596B</w:delText>
        </w:r>
      </w:del>
      <w:r w:rsidR="00FE0CED" w:rsidRPr="00742779">
        <w:rPr>
          <w:sz w:val="19"/>
          <w:szCs w:val="19"/>
        </w:rPr>
        <w:t xml:space="preserve">[309] </w:t>
      </w:r>
      <w:r w:rsidR="00FE0CED" w:rsidRPr="00742779">
        <w:rPr>
          <w:i/>
          <w:sz w:val="19"/>
          <w:szCs w:val="19"/>
        </w:rPr>
        <w:t>Seinfeld v. Verizon Commc’ns, Inc.</w:t>
      </w:r>
      <w:r w:rsidR="00FE0CED" w:rsidRPr="00742779">
        <w:rPr>
          <w:sz w:val="19"/>
          <w:szCs w:val="19"/>
        </w:rPr>
        <w:t>, 2006 WL 181139 (Del. Ch. Jan. 19, 2005) (stockholder seeking Section 220 books-and-records inspection must demonstrate proper purpose; credible basis to infer possible mismanagement required, not mere suspicion, curiosity, or desire for fishing expedition) (“</w:t>
      </w:r>
      <w:r w:rsidR="00FE0CED" w:rsidRPr="00742779">
        <w:rPr>
          <w:i/>
          <w:sz w:val="19"/>
          <w:szCs w:val="19"/>
        </w:rPr>
        <w:t>Seinfeld</w:t>
      </w:r>
      <w:r w:rsidR="00FE0CED" w:rsidRPr="00742779">
        <w:rPr>
          <w:sz w:val="19"/>
          <w:szCs w:val="19"/>
        </w:rPr>
        <w:t>”).</w:t>
      </w:r>
    </w:p>
    <w:p w14:paraId="0517A455" w14:textId="77777777" w:rsidR="00FE0CED" w:rsidRPr="00742779" w:rsidRDefault="00742779" w:rsidP="007C1326">
      <w:pPr>
        <w:spacing w:after="120" w:line="240" w:lineRule="auto"/>
        <w:ind w:firstLine="0"/>
        <w:divId w:val="831022668"/>
        <w:rPr>
          <w:sz w:val="19"/>
          <w:szCs w:val="19"/>
        </w:rPr>
      </w:pPr>
      <w:del w:id="7945" w:author="Seth Oranburg" w:date="2026-03-07T09:50:00Z" w16du:dateUtc="2026-03-07T14:50:00Z">
        <w:r w:rsidRPr="00742779">
          <w:rPr>
            <w:rFonts w:ascii="ZWAdobeF" w:hAnsi="ZWAdobeF" w:cs="ZWAdobeF"/>
            <w:sz w:val="2"/>
            <w:szCs w:val="2"/>
          </w:rPr>
          <w:delText>3597B</w:delText>
        </w:r>
      </w:del>
      <w:r w:rsidR="00FE0CED" w:rsidRPr="00742779">
        <w:rPr>
          <w:sz w:val="19"/>
          <w:szCs w:val="19"/>
        </w:rPr>
        <w:t>[310] Securities Exchange Act of 1934 § 14(a), 15 U.S.C. § 78n(a) (prohibiting proxy solicitation in contravention of SEC rules).</w:t>
      </w:r>
    </w:p>
    <w:p w14:paraId="7707F6F0" w14:textId="77777777" w:rsidR="00FE0CED" w:rsidRPr="00742779" w:rsidRDefault="00742779" w:rsidP="007C1326">
      <w:pPr>
        <w:spacing w:after="120" w:line="240" w:lineRule="auto"/>
        <w:ind w:firstLine="0"/>
        <w:divId w:val="831022668"/>
        <w:rPr>
          <w:sz w:val="19"/>
          <w:szCs w:val="19"/>
        </w:rPr>
      </w:pPr>
      <w:del w:id="7946" w:author="Seth Oranburg" w:date="2026-03-07T09:50:00Z" w16du:dateUtc="2026-03-07T14:50:00Z">
        <w:r w:rsidRPr="00742779">
          <w:rPr>
            <w:rFonts w:ascii="ZWAdobeF" w:hAnsi="ZWAdobeF" w:cs="ZWAdobeF"/>
            <w:sz w:val="2"/>
            <w:szCs w:val="2"/>
          </w:rPr>
          <w:delText>3598B</w:delText>
        </w:r>
      </w:del>
      <w:r w:rsidR="00FE0CED" w:rsidRPr="00742779">
        <w:rPr>
          <w:sz w:val="19"/>
          <w:szCs w:val="19"/>
        </w:rPr>
        <w:t>[311] 17 C.F.R. § 240.14a-1 et seq. (SEC Regulation 14A governing proxy solicitations).</w:t>
      </w:r>
    </w:p>
    <w:p w14:paraId="07995FE2" w14:textId="77777777" w:rsidR="00FE0CED" w:rsidRPr="00742779" w:rsidRDefault="00742779" w:rsidP="007C1326">
      <w:pPr>
        <w:spacing w:after="120" w:line="240" w:lineRule="auto"/>
        <w:ind w:firstLine="0"/>
        <w:divId w:val="831022668"/>
        <w:rPr>
          <w:sz w:val="19"/>
          <w:szCs w:val="19"/>
        </w:rPr>
      </w:pPr>
      <w:del w:id="7947" w:author="Seth Oranburg" w:date="2026-03-07T09:50:00Z" w16du:dateUtc="2026-03-07T14:50:00Z">
        <w:r w:rsidRPr="00742779">
          <w:rPr>
            <w:rFonts w:ascii="ZWAdobeF" w:hAnsi="ZWAdobeF" w:cs="ZWAdobeF"/>
            <w:sz w:val="2"/>
            <w:szCs w:val="2"/>
          </w:rPr>
          <w:delText>3599B</w:delText>
        </w:r>
      </w:del>
      <w:r w:rsidR="00FE0CED" w:rsidRPr="00742779">
        <w:rPr>
          <w:sz w:val="19"/>
          <w:szCs w:val="19"/>
        </w:rPr>
        <w:t>[312] 17 C.F.R. § 240.14a-9 (prohibiting false or misleading statements in proxy solicitations).</w:t>
      </w:r>
    </w:p>
    <w:p w14:paraId="22001CF9" w14:textId="77777777" w:rsidR="00FE0CED" w:rsidRPr="00742779" w:rsidRDefault="00742779" w:rsidP="007C1326">
      <w:pPr>
        <w:spacing w:after="120" w:line="240" w:lineRule="auto"/>
        <w:ind w:firstLine="0"/>
        <w:divId w:val="831022668"/>
        <w:rPr>
          <w:sz w:val="19"/>
          <w:szCs w:val="19"/>
        </w:rPr>
      </w:pPr>
      <w:del w:id="7948" w:author="Seth Oranburg" w:date="2026-03-07T09:50:00Z" w16du:dateUtc="2026-03-07T14:50:00Z">
        <w:r w:rsidRPr="00742779">
          <w:rPr>
            <w:rFonts w:ascii="ZWAdobeF" w:hAnsi="ZWAdobeF" w:cs="ZWAdobeF"/>
            <w:sz w:val="2"/>
            <w:szCs w:val="2"/>
          </w:rPr>
          <w:delText>3600B</w:delText>
        </w:r>
      </w:del>
      <w:r w:rsidR="00FE0CED" w:rsidRPr="00742779">
        <w:rPr>
          <w:sz w:val="19"/>
          <w:szCs w:val="19"/>
        </w:rPr>
        <w:t>[313] 17 C.F.R. § 240.14a-19 (Universal Proxy Card rule requiring all nominees listed on proxy cards in contested elections).</w:t>
      </w:r>
    </w:p>
    <w:p w14:paraId="796434F3" w14:textId="77777777" w:rsidR="00FE0CED" w:rsidRPr="00742779" w:rsidRDefault="00742779" w:rsidP="007C1326">
      <w:pPr>
        <w:spacing w:after="120" w:line="240" w:lineRule="auto"/>
        <w:ind w:firstLine="0"/>
        <w:divId w:val="831022668"/>
        <w:rPr>
          <w:sz w:val="19"/>
          <w:szCs w:val="19"/>
        </w:rPr>
      </w:pPr>
      <w:del w:id="7949" w:author="Seth Oranburg" w:date="2026-03-07T09:50:00Z" w16du:dateUtc="2026-03-07T14:50:00Z">
        <w:r w:rsidRPr="00742779">
          <w:rPr>
            <w:rFonts w:ascii="ZWAdobeF" w:hAnsi="ZWAdobeF" w:cs="ZWAdobeF"/>
            <w:sz w:val="2"/>
            <w:szCs w:val="2"/>
          </w:rPr>
          <w:delText>3601B</w:delText>
        </w:r>
      </w:del>
      <w:r w:rsidR="00FE0CED" w:rsidRPr="00742779">
        <w:rPr>
          <w:sz w:val="19"/>
          <w:szCs w:val="19"/>
        </w:rPr>
        <w:t xml:space="preserve">[314] Lazard &amp; Schulte Roth &amp; Zabel, </w:t>
      </w:r>
      <w:r w:rsidR="00FE0CED" w:rsidRPr="00742779">
        <w:rPr>
          <w:i/>
          <w:sz w:val="19"/>
          <w:szCs w:val="19"/>
        </w:rPr>
        <w:t>Review of 2025 U.S. Proxy Season</w:t>
      </w:r>
      <w:r w:rsidR="00FE0CED" w:rsidRPr="00742779">
        <w:rPr>
          <w:sz w:val="19"/>
          <w:szCs w:val="19"/>
        </w:rPr>
        <w:t xml:space="preserve"> (July 2025) (activists secured 112 board seats in first half of 2025; 92% through settlement vs. 8% through contested votes).</w:t>
      </w:r>
    </w:p>
    <w:p w14:paraId="14504CD6" w14:textId="77777777" w:rsidR="00FE0CED" w:rsidRPr="00742779" w:rsidRDefault="00742779" w:rsidP="007C1326">
      <w:pPr>
        <w:spacing w:after="120" w:line="240" w:lineRule="auto"/>
        <w:ind w:firstLine="0"/>
        <w:divId w:val="831022668"/>
        <w:rPr>
          <w:sz w:val="19"/>
          <w:szCs w:val="19"/>
        </w:rPr>
      </w:pPr>
      <w:del w:id="7950" w:author="Seth Oranburg" w:date="2026-03-07T09:50:00Z" w16du:dateUtc="2026-03-07T14:50:00Z">
        <w:r w:rsidRPr="00742779">
          <w:rPr>
            <w:rFonts w:ascii="ZWAdobeF" w:hAnsi="ZWAdobeF" w:cs="ZWAdobeF"/>
            <w:sz w:val="2"/>
            <w:szCs w:val="2"/>
          </w:rPr>
          <w:delText>3602B</w:delText>
        </w:r>
      </w:del>
      <w:r w:rsidR="00FE0CED" w:rsidRPr="00742779">
        <w:rPr>
          <w:sz w:val="19"/>
          <w:szCs w:val="19"/>
        </w:rPr>
        <w:t xml:space="preserve">[315] Sullivan &amp; Cromwell LLP, </w:t>
      </w:r>
      <w:r w:rsidR="00FE0CED" w:rsidRPr="00742779">
        <w:rPr>
          <w:i/>
          <w:sz w:val="19"/>
          <w:szCs w:val="19"/>
        </w:rPr>
        <w:t>2024 Proxy Season Review</w:t>
      </w:r>
      <w:r w:rsidR="00FE0CED" w:rsidRPr="00742779">
        <w:rPr>
          <w:sz w:val="19"/>
          <w:szCs w:val="19"/>
        </w:rPr>
        <w:t xml:space="preserve"> (Aug. 2024) (approximately 63% of activist settlement agreements included expense reimbursement provisions; caps ranged from $450,000 to $3.25 million).</w:t>
      </w:r>
    </w:p>
    <w:p w14:paraId="67A05946" w14:textId="77777777" w:rsidR="00FE0CED" w:rsidRPr="00742779" w:rsidRDefault="00742779" w:rsidP="007C1326">
      <w:pPr>
        <w:spacing w:after="120" w:line="240" w:lineRule="auto"/>
        <w:ind w:firstLine="0"/>
        <w:divId w:val="831022668"/>
        <w:rPr>
          <w:sz w:val="19"/>
          <w:szCs w:val="19"/>
        </w:rPr>
      </w:pPr>
      <w:del w:id="7951" w:author="Seth Oranburg" w:date="2026-03-07T09:50:00Z" w16du:dateUtc="2026-03-07T14:50:00Z">
        <w:r w:rsidRPr="00742779">
          <w:rPr>
            <w:rFonts w:ascii="ZWAdobeF" w:hAnsi="ZWAdobeF" w:cs="ZWAdobeF"/>
            <w:sz w:val="2"/>
            <w:szCs w:val="2"/>
          </w:rPr>
          <w:delText>3603B</w:delText>
        </w:r>
      </w:del>
      <w:r w:rsidR="00FE0CED" w:rsidRPr="00742779">
        <w:rPr>
          <w:sz w:val="19"/>
          <w:szCs w:val="19"/>
        </w:rPr>
        <w:t xml:space="preserve">[316] </w:t>
      </w:r>
      <w:r w:rsidR="00FE0CED" w:rsidRPr="00742779">
        <w:rPr>
          <w:i/>
          <w:sz w:val="19"/>
          <w:szCs w:val="19"/>
        </w:rPr>
        <w:t>Schnell v. Chris-Craft Indus., Inc.</w:t>
      </w:r>
      <w:r w:rsidR="00FE0CED" w:rsidRPr="00742779">
        <w:rPr>
          <w:sz w:val="19"/>
          <w:szCs w:val="19"/>
        </w:rPr>
        <w:t>, 285 A.2d 437 (Del. 1971) (holding that directors cannot move up the date of the annual meeting to handicap a dissident proxy contest, because corporate actions that are technically lawful are still invalid if used for inequitable, management-entrenching purposes) (“</w:t>
      </w:r>
      <w:r w:rsidR="00FE0CED" w:rsidRPr="00742779">
        <w:rPr>
          <w:i/>
          <w:sz w:val="19"/>
          <w:szCs w:val="19"/>
        </w:rPr>
        <w:t>Schnell</w:t>
      </w:r>
      <w:r w:rsidR="00FE0CED" w:rsidRPr="00742779">
        <w:rPr>
          <w:sz w:val="19"/>
          <w:szCs w:val="19"/>
        </w:rPr>
        <w:t>”).</w:t>
      </w:r>
    </w:p>
    <w:p w14:paraId="0D8DC0BA" w14:textId="77777777" w:rsidR="00FE0CED" w:rsidRPr="00742779" w:rsidRDefault="00742779" w:rsidP="007C1326">
      <w:pPr>
        <w:spacing w:after="120" w:line="240" w:lineRule="auto"/>
        <w:ind w:firstLine="0"/>
        <w:divId w:val="831022668"/>
        <w:rPr>
          <w:sz w:val="19"/>
          <w:szCs w:val="19"/>
        </w:rPr>
      </w:pPr>
      <w:del w:id="7952" w:author="Seth Oranburg" w:date="2026-03-07T09:50:00Z" w16du:dateUtc="2026-03-07T14:50:00Z">
        <w:r w:rsidRPr="00742779">
          <w:rPr>
            <w:rFonts w:ascii="ZWAdobeF" w:hAnsi="ZWAdobeF" w:cs="ZWAdobeF"/>
            <w:sz w:val="2"/>
            <w:szCs w:val="2"/>
          </w:rPr>
          <w:delText>3604B</w:delText>
        </w:r>
      </w:del>
      <w:r w:rsidR="00FE0CED" w:rsidRPr="00742779">
        <w:rPr>
          <w:sz w:val="19"/>
          <w:szCs w:val="19"/>
        </w:rPr>
        <w:t xml:space="preserve">[317] </w:t>
      </w:r>
      <w:r w:rsidR="00FE0CED" w:rsidRPr="00742779">
        <w:rPr>
          <w:i/>
          <w:sz w:val="19"/>
          <w:szCs w:val="19"/>
        </w:rPr>
        <w:t>Aprahamian v. HBO &amp; Co.</w:t>
      </w:r>
      <w:r w:rsidR="00FE0CED" w:rsidRPr="00742779">
        <w:rPr>
          <w:sz w:val="19"/>
          <w:szCs w:val="19"/>
        </w:rPr>
        <w:t xml:space="preserve">, 531 A.2d 1204 (Del. Ch. 1987) (applying </w:t>
      </w:r>
      <w:r w:rsidR="00FE0CED" w:rsidRPr="00742779">
        <w:rPr>
          <w:i/>
          <w:sz w:val="19"/>
          <w:szCs w:val="19"/>
        </w:rPr>
        <w:t>Schnell</w:t>
      </w:r>
      <w:r w:rsidR="00FE0CED" w:rsidRPr="00742779">
        <w:rPr>
          <w:sz w:val="19"/>
          <w:szCs w:val="19"/>
        </w:rPr>
        <w:t xml:space="preserve"> and enjoining incumbent directors from postponing a scheduled annual meeting once a proxy contest was underway, holding that interested incumbents bear the burden to justify any delay and that election machinery cannot be manipulated to frustrate stockholder choice) (“</w:t>
      </w:r>
      <w:r w:rsidR="00FE0CED" w:rsidRPr="00742779">
        <w:rPr>
          <w:i/>
          <w:sz w:val="19"/>
          <w:szCs w:val="19"/>
        </w:rPr>
        <w:t>Aprahamian</w:t>
      </w:r>
      <w:r w:rsidR="00FE0CED" w:rsidRPr="00742779">
        <w:rPr>
          <w:sz w:val="19"/>
          <w:szCs w:val="19"/>
        </w:rPr>
        <w:t>”).</w:t>
      </w:r>
    </w:p>
    <w:p w14:paraId="1227616F" w14:textId="77777777" w:rsidR="00FE0CED" w:rsidRPr="00742779" w:rsidRDefault="00742779" w:rsidP="007C1326">
      <w:pPr>
        <w:spacing w:after="120" w:line="240" w:lineRule="auto"/>
        <w:ind w:firstLine="0"/>
        <w:divId w:val="831022668"/>
        <w:rPr>
          <w:sz w:val="19"/>
          <w:szCs w:val="19"/>
        </w:rPr>
      </w:pPr>
      <w:del w:id="7953" w:author="Seth Oranburg" w:date="2026-03-07T09:50:00Z" w16du:dateUtc="2026-03-07T14:50:00Z">
        <w:r w:rsidRPr="00742779">
          <w:rPr>
            <w:rFonts w:ascii="ZWAdobeF" w:hAnsi="ZWAdobeF" w:cs="ZWAdobeF"/>
            <w:sz w:val="2"/>
            <w:szCs w:val="2"/>
          </w:rPr>
          <w:delText>3605B</w:delText>
        </w:r>
      </w:del>
      <w:r w:rsidR="00FE0CED" w:rsidRPr="00742779">
        <w:rPr>
          <w:sz w:val="19"/>
          <w:szCs w:val="19"/>
        </w:rPr>
        <w:t xml:space="preserve">[318] </w:t>
      </w:r>
      <w:r w:rsidR="00FE0CED" w:rsidRPr="00742779">
        <w:rPr>
          <w:i/>
          <w:sz w:val="19"/>
          <w:szCs w:val="19"/>
        </w:rPr>
        <w:t>Stroud v. Grace</w:t>
      </w:r>
      <w:r w:rsidR="00FE0CED" w:rsidRPr="00742779">
        <w:rPr>
          <w:sz w:val="19"/>
          <w:szCs w:val="19"/>
        </w:rPr>
        <w:t xml:space="preserve">, 606 A.2d 75 (Del. 1992) (board adoption of bylaws or board action that has primary purpose of interfering with stockholder voting franchise must be justified by compelling reasons; extends </w:t>
      </w:r>
      <w:r w:rsidR="00FE0CED" w:rsidRPr="00742779">
        <w:rPr>
          <w:i/>
          <w:sz w:val="19"/>
          <w:szCs w:val="19"/>
        </w:rPr>
        <w:t>Blasius</w:t>
      </w:r>
      <w:r w:rsidR="00FE0CED" w:rsidRPr="00742779">
        <w:rPr>
          <w:sz w:val="19"/>
          <w:szCs w:val="19"/>
        </w:rPr>
        <w:t>; fully informed stockholder vote ratifies board action absent fraud or illegality) (“</w:t>
      </w:r>
      <w:r w:rsidR="00FE0CED" w:rsidRPr="00742779">
        <w:rPr>
          <w:i/>
          <w:sz w:val="19"/>
          <w:szCs w:val="19"/>
        </w:rPr>
        <w:t>Stroud</w:t>
      </w:r>
      <w:r w:rsidR="00FE0CED" w:rsidRPr="00742779">
        <w:rPr>
          <w:sz w:val="19"/>
          <w:szCs w:val="19"/>
        </w:rPr>
        <w:t>”).</w:t>
      </w:r>
    </w:p>
    <w:p w14:paraId="0BD1AC34" w14:textId="77777777" w:rsidR="00FE0CED" w:rsidRPr="00742779" w:rsidRDefault="00742779" w:rsidP="007C1326">
      <w:pPr>
        <w:spacing w:after="120" w:line="240" w:lineRule="auto"/>
        <w:ind w:firstLine="0"/>
        <w:divId w:val="831022668"/>
        <w:rPr>
          <w:sz w:val="19"/>
          <w:szCs w:val="19"/>
        </w:rPr>
      </w:pPr>
      <w:del w:id="7954" w:author="Seth Oranburg" w:date="2026-03-07T09:50:00Z" w16du:dateUtc="2026-03-07T14:50:00Z">
        <w:r w:rsidRPr="00742779">
          <w:rPr>
            <w:rFonts w:ascii="ZWAdobeF" w:hAnsi="ZWAdobeF" w:cs="ZWAdobeF"/>
            <w:sz w:val="2"/>
            <w:szCs w:val="2"/>
          </w:rPr>
          <w:delText>3606B</w:delText>
        </w:r>
      </w:del>
      <w:r w:rsidR="00FE0CED" w:rsidRPr="00742779">
        <w:rPr>
          <w:sz w:val="19"/>
          <w:szCs w:val="19"/>
        </w:rPr>
        <w:t xml:space="preserve">[319] </w:t>
      </w:r>
      <w:r w:rsidR="00FE0CED" w:rsidRPr="00742779">
        <w:rPr>
          <w:i/>
          <w:sz w:val="19"/>
          <w:szCs w:val="19"/>
        </w:rPr>
        <w:t>MM Cos. v. Liquid Audio, Inc.</w:t>
      </w:r>
      <w:r w:rsidR="00FE0CED" w:rsidRPr="00742779">
        <w:rPr>
          <w:sz w:val="19"/>
          <w:szCs w:val="19"/>
        </w:rPr>
        <w:t>, 813 A.2d 1118 (Del. 2003) (invalidating a board expansion made for the primary purpose of impeding the effectiveness of a shareholder vote in a contested election) (“</w:t>
      </w:r>
      <w:r w:rsidR="00FE0CED" w:rsidRPr="00742779">
        <w:rPr>
          <w:i/>
          <w:sz w:val="19"/>
          <w:szCs w:val="19"/>
        </w:rPr>
        <w:t>Liquid Audio</w:t>
      </w:r>
      <w:r w:rsidR="00FE0CED" w:rsidRPr="00742779">
        <w:rPr>
          <w:sz w:val="19"/>
          <w:szCs w:val="19"/>
        </w:rPr>
        <w:t>”).</w:t>
      </w:r>
    </w:p>
    <w:p w14:paraId="05C8084F" w14:textId="77777777" w:rsidR="00FE0CED" w:rsidRPr="00742779" w:rsidRDefault="00742779" w:rsidP="007C1326">
      <w:pPr>
        <w:spacing w:after="120" w:line="240" w:lineRule="auto"/>
        <w:ind w:firstLine="0"/>
        <w:divId w:val="831022668"/>
        <w:rPr>
          <w:sz w:val="19"/>
          <w:szCs w:val="19"/>
        </w:rPr>
      </w:pPr>
      <w:del w:id="7955" w:author="Seth Oranburg" w:date="2026-03-07T09:50:00Z" w16du:dateUtc="2026-03-07T14:50:00Z">
        <w:r w:rsidRPr="00742779">
          <w:rPr>
            <w:rFonts w:ascii="ZWAdobeF" w:hAnsi="ZWAdobeF" w:cs="ZWAdobeF"/>
            <w:sz w:val="2"/>
            <w:szCs w:val="2"/>
          </w:rPr>
          <w:lastRenderedPageBreak/>
          <w:delText>3607B</w:delText>
        </w:r>
      </w:del>
      <w:r w:rsidR="00FE0CED" w:rsidRPr="00742779">
        <w:rPr>
          <w:sz w:val="19"/>
          <w:szCs w:val="19"/>
        </w:rPr>
        <w:t xml:space="preserve">[320] </w:t>
      </w:r>
      <w:r w:rsidR="00FE0CED" w:rsidRPr="00742779">
        <w:rPr>
          <w:i/>
          <w:sz w:val="19"/>
          <w:szCs w:val="19"/>
        </w:rPr>
        <w:t>Chesapeake Corp. v. Shore</w:t>
      </w:r>
      <w:r w:rsidR="00FE0CED" w:rsidRPr="00742779">
        <w:rPr>
          <w:sz w:val="19"/>
          <w:szCs w:val="19"/>
        </w:rPr>
        <w:t xml:space="preserve">, 771 A.2d 293 (Del. Ch. 2000) (defensive recapitalization with primary purpose of interfering with shareholder voting subject to </w:t>
      </w:r>
      <w:r w:rsidR="00FE0CED" w:rsidRPr="00742779">
        <w:rPr>
          <w:i/>
          <w:sz w:val="19"/>
          <w:szCs w:val="19"/>
        </w:rPr>
        <w:t>Blasius</w:t>
      </w:r>
      <w:r w:rsidR="00FE0CED" w:rsidRPr="00742779">
        <w:rPr>
          <w:sz w:val="19"/>
          <w:szCs w:val="19"/>
        </w:rPr>
        <w:t xml:space="preserve"> review) (“</w:t>
      </w:r>
      <w:r w:rsidR="00FE0CED" w:rsidRPr="00742779">
        <w:rPr>
          <w:i/>
          <w:sz w:val="19"/>
          <w:szCs w:val="19"/>
        </w:rPr>
        <w:t>Chesapeake</w:t>
      </w:r>
      <w:r w:rsidR="00FE0CED" w:rsidRPr="00742779">
        <w:rPr>
          <w:sz w:val="19"/>
          <w:szCs w:val="19"/>
        </w:rPr>
        <w:t>”).</w:t>
      </w:r>
    </w:p>
    <w:p w14:paraId="65F361C4" w14:textId="77777777" w:rsidR="00FE0CED" w:rsidRPr="00742779" w:rsidRDefault="00742779" w:rsidP="007C1326">
      <w:pPr>
        <w:spacing w:after="120" w:line="240" w:lineRule="auto"/>
        <w:ind w:firstLine="0"/>
        <w:divId w:val="831022668"/>
        <w:rPr>
          <w:sz w:val="19"/>
          <w:szCs w:val="19"/>
        </w:rPr>
      </w:pPr>
      <w:del w:id="7956" w:author="Seth Oranburg" w:date="2026-03-07T09:50:00Z" w16du:dateUtc="2026-03-07T14:50:00Z">
        <w:r w:rsidRPr="00742779">
          <w:rPr>
            <w:rFonts w:ascii="ZWAdobeF" w:hAnsi="ZWAdobeF" w:cs="ZWAdobeF"/>
            <w:sz w:val="2"/>
            <w:szCs w:val="2"/>
          </w:rPr>
          <w:delText>3608B</w:delText>
        </w:r>
      </w:del>
      <w:r w:rsidR="00FE0CED" w:rsidRPr="00742779">
        <w:rPr>
          <w:sz w:val="19"/>
          <w:szCs w:val="19"/>
        </w:rPr>
        <w:t xml:space="preserve">[321] </w:t>
      </w:r>
      <w:r w:rsidR="00FE0CED" w:rsidRPr="00742779">
        <w:rPr>
          <w:i/>
          <w:sz w:val="19"/>
          <w:szCs w:val="19"/>
        </w:rPr>
        <w:t>Mercier v. Inter-Tel (Del.), Inc.</w:t>
      </w:r>
      <w:r w:rsidR="00FE0CED" w:rsidRPr="00742779">
        <w:rPr>
          <w:sz w:val="19"/>
          <w:szCs w:val="19"/>
        </w:rPr>
        <w:t xml:space="preserve">, 929 A.2d 786 (Del. Ch. 2007) (applying </w:t>
      </w:r>
      <w:r w:rsidR="00FE0CED" w:rsidRPr="00742779">
        <w:rPr>
          <w:i/>
          <w:sz w:val="19"/>
          <w:szCs w:val="19"/>
        </w:rPr>
        <w:t>Unocal</w:t>
      </w:r>
      <w:r w:rsidR="00FE0CED" w:rsidRPr="00742779">
        <w:rPr>
          <w:sz w:val="19"/>
          <w:szCs w:val="19"/>
        </w:rPr>
        <w:t xml:space="preserve"> rather than </w:t>
      </w:r>
      <w:r w:rsidR="00FE0CED" w:rsidRPr="00742779">
        <w:rPr>
          <w:i/>
          <w:sz w:val="19"/>
          <w:szCs w:val="19"/>
        </w:rPr>
        <w:t>Blasius</w:t>
      </w:r>
      <w:r w:rsidR="00FE0CED" w:rsidRPr="00742779">
        <w:rPr>
          <w:sz w:val="19"/>
          <w:szCs w:val="19"/>
        </w:rPr>
        <w:t xml:space="preserve"> to defensive recapitalization characterized as response to takeover threat) (“</w:t>
      </w:r>
      <w:r w:rsidR="00FE0CED" w:rsidRPr="00742779">
        <w:rPr>
          <w:i/>
          <w:sz w:val="19"/>
          <w:szCs w:val="19"/>
        </w:rPr>
        <w:t>Mercier</w:t>
      </w:r>
      <w:r w:rsidR="00FE0CED" w:rsidRPr="00742779">
        <w:rPr>
          <w:sz w:val="19"/>
          <w:szCs w:val="19"/>
        </w:rPr>
        <w:t>”).</w:t>
      </w:r>
    </w:p>
    <w:p w14:paraId="44FA7658" w14:textId="77777777" w:rsidR="00FE0CED" w:rsidRPr="00742779" w:rsidRDefault="00742779" w:rsidP="007C1326">
      <w:pPr>
        <w:spacing w:after="120" w:line="240" w:lineRule="auto"/>
        <w:ind w:firstLine="0"/>
        <w:divId w:val="831022668"/>
        <w:rPr>
          <w:sz w:val="19"/>
          <w:szCs w:val="19"/>
        </w:rPr>
      </w:pPr>
      <w:del w:id="7957" w:author="Seth Oranburg" w:date="2026-03-07T09:50:00Z" w16du:dateUtc="2026-03-07T14:50:00Z">
        <w:r w:rsidRPr="00742779">
          <w:rPr>
            <w:rFonts w:ascii="ZWAdobeF" w:hAnsi="ZWAdobeF" w:cs="ZWAdobeF"/>
            <w:sz w:val="2"/>
            <w:szCs w:val="2"/>
          </w:rPr>
          <w:delText>3609B</w:delText>
        </w:r>
      </w:del>
      <w:r w:rsidR="00FE0CED" w:rsidRPr="00742779">
        <w:rPr>
          <w:sz w:val="19"/>
          <w:szCs w:val="19"/>
        </w:rPr>
        <w:t xml:space="preserve">[322] </w:t>
      </w:r>
      <w:r w:rsidR="00FE0CED" w:rsidRPr="00742779">
        <w:rPr>
          <w:i/>
          <w:sz w:val="19"/>
          <w:szCs w:val="19"/>
        </w:rPr>
        <w:t>Williams v. Geier</w:t>
      </w:r>
      <w:r w:rsidR="00FE0CED" w:rsidRPr="00742779">
        <w:rPr>
          <w:sz w:val="19"/>
          <w:szCs w:val="19"/>
        </w:rPr>
        <w:t xml:space="preserve">, 671 A.2d 1368 (Del. 1996) (rights plan preventing removal of controlling family theoretically subject to </w:t>
      </w:r>
      <w:r w:rsidR="00FE0CED" w:rsidRPr="00742779">
        <w:rPr>
          <w:i/>
          <w:sz w:val="19"/>
          <w:szCs w:val="19"/>
        </w:rPr>
        <w:t>Blasius</w:t>
      </w:r>
      <w:r w:rsidR="00FE0CED" w:rsidRPr="00742779">
        <w:rPr>
          <w:sz w:val="19"/>
          <w:szCs w:val="19"/>
        </w:rPr>
        <w:t xml:space="preserve"> but sustained under deferential review) (“</w:t>
      </w:r>
      <w:r w:rsidR="00FE0CED" w:rsidRPr="00742779">
        <w:rPr>
          <w:i/>
          <w:sz w:val="19"/>
          <w:szCs w:val="19"/>
        </w:rPr>
        <w:t>Williams</w:t>
      </w:r>
      <w:r w:rsidR="00FE0CED" w:rsidRPr="00742779">
        <w:rPr>
          <w:sz w:val="19"/>
          <w:szCs w:val="19"/>
        </w:rPr>
        <w:t>”).</w:t>
      </w:r>
    </w:p>
    <w:p w14:paraId="579AD526" w14:textId="77777777" w:rsidR="00FE0CED" w:rsidRPr="00742779" w:rsidRDefault="00742779" w:rsidP="007C1326">
      <w:pPr>
        <w:spacing w:after="120" w:line="240" w:lineRule="auto"/>
        <w:ind w:firstLine="0"/>
        <w:divId w:val="831022668"/>
        <w:rPr>
          <w:sz w:val="19"/>
          <w:szCs w:val="19"/>
        </w:rPr>
      </w:pPr>
      <w:del w:id="7958" w:author="Seth Oranburg" w:date="2026-03-07T09:50:00Z" w16du:dateUtc="2026-03-07T14:50:00Z">
        <w:r w:rsidRPr="00742779">
          <w:rPr>
            <w:rFonts w:ascii="ZWAdobeF" w:hAnsi="ZWAdobeF" w:cs="ZWAdobeF"/>
            <w:sz w:val="2"/>
            <w:szCs w:val="2"/>
          </w:rPr>
          <w:delText>3610B</w:delText>
        </w:r>
      </w:del>
      <w:r w:rsidR="00FE0CED" w:rsidRPr="00742779">
        <w:rPr>
          <w:sz w:val="19"/>
          <w:szCs w:val="19"/>
        </w:rPr>
        <w:t xml:space="preserve">[323] </w:t>
      </w:r>
      <w:r w:rsidR="00FE0CED" w:rsidRPr="00742779">
        <w:rPr>
          <w:i/>
          <w:sz w:val="19"/>
          <w:szCs w:val="19"/>
        </w:rPr>
        <w:t>Coster v. UIP Cos.</w:t>
      </w:r>
      <w:r w:rsidR="00FE0CED" w:rsidRPr="00742779">
        <w:rPr>
          <w:sz w:val="19"/>
          <w:szCs w:val="19"/>
        </w:rPr>
        <w:t xml:space="preserve">, 300 A.3d 656 (Del. 2023) (integrating </w:t>
      </w:r>
      <w:r w:rsidR="00FE0CED" w:rsidRPr="00742779">
        <w:rPr>
          <w:i/>
          <w:sz w:val="19"/>
          <w:szCs w:val="19"/>
        </w:rPr>
        <w:t>Blasius</w:t>
      </w:r>
      <w:r w:rsidR="00FE0CED" w:rsidRPr="00742779">
        <w:rPr>
          <w:sz w:val="19"/>
          <w:szCs w:val="19"/>
        </w:rPr>
        <w:t xml:space="preserve"> into </w:t>
      </w:r>
      <w:r w:rsidR="00FE0CED" w:rsidRPr="00742779">
        <w:rPr>
          <w:i/>
          <w:sz w:val="19"/>
          <w:szCs w:val="19"/>
        </w:rPr>
        <w:t>Unocal</w:t>
      </w:r>
      <w:r w:rsidR="00FE0CED" w:rsidRPr="00742779">
        <w:rPr>
          <w:sz w:val="19"/>
          <w:szCs w:val="19"/>
        </w:rPr>
        <w:t>; board action affecting corporate elections reviewed under unified enhanced scrutiny framework; “board knows best” insufficient justification) (“</w:t>
      </w:r>
      <w:r w:rsidR="00FE0CED" w:rsidRPr="00742779">
        <w:rPr>
          <w:i/>
          <w:sz w:val="19"/>
          <w:szCs w:val="19"/>
        </w:rPr>
        <w:t>Coster</w:t>
      </w:r>
      <w:r w:rsidR="00FE0CED" w:rsidRPr="00742779">
        <w:rPr>
          <w:sz w:val="19"/>
          <w:szCs w:val="19"/>
        </w:rPr>
        <w:t>”).</w:t>
      </w:r>
    </w:p>
    <w:p w14:paraId="69F00212" w14:textId="77777777" w:rsidR="00FE0CED" w:rsidRPr="00742779" w:rsidRDefault="00742779" w:rsidP="007C1326">
      <w:pPr>
        <w:spacing w:after="120" w:line="240" w:lineRule="auto"/>
        <w:ind w:firstLine="0"/>
        <w:divId w:val="831022668"/>
        <w:rPr>
          <w:sz w:val="19"/>
          <w:szCs w:val="19"/>
        </w:rPr>
      </w:pPr>
      <w:del w:id="7959" w:author="Seth Oranburg" w:date="2026-03-07T09:50:00Z" w16du:dateUtc="2026-03-07T14:50:00Z">
        <w:r w:rsidRPr="00742779">
          <w:rPr>
            <w:rFonts w:ascii="ZWAdobeF" w:hAnsi="ZWAdobeF" w:cs="ZWAdobeF"/>
            <w:sz w:val="2"/>
            <w:szCs w:val="2"/>
          </w:rPr>
          <w:delText>3611B</w:delText>
        </w:r>
      </w:del>
      <w:r w:rsidR="00FE0CED" w:rsidRPr="00742779">
        <w:rPr>
          <w:sz w:val="19"/>
          <w:szCs w:val="19"/>
        </w:rPr>
        <w:t xml:space="preserve">[324] </w:t>
      </w:r>
      <w:r w:rsidR="00FE0CED" w:rsidRPr="00742779">
        <w:rPr>
          <w:i/>
          <w:sz w:val="19"/>
          <w:szCs w:val="19"/>
        </w:rPr>
        <w:t>Kellner v. AerCap Holdings N.V.</w:t>
      </w:r>
      <w:r w:rsidR="00FE0CED" w:rsidRPr="00742779">
        <w:rPr>
          <w:sz w:val="19"/>
          <w:szCs w:val="19"/>
        </w:rPr>
        <w:t xml:space="preserve">, 2023 WL 8528144 (Del. Ch. Dec. 11, 2023) (applying </w:t>
      </w:r>
      <w:r w:rsidR="00FE0CED" w:rsidRPr="00742779">
        <w:rPr>
          <w:i/>
          <w:sz w:val="19"/>
          <w:szCs w:val="19"/>
        </w:rPr>
        <w:t>Coster</w:t>
      </w:r>
      <w:r w:rsidR="00FE0CED" w:rsidRPr="00742779">
        <w:rPr>
          <w:sz w:val="19"/>
          <w:szCs w:val="19"/>
        </w:rPr>
        <w:t xml:space="preserve"> framework to invalidate classified board adopted to fend off activist; multi-year franchise impairment requires compelling justification) (“</w:t>
      </w:r>
      <w:r w:rsidR="00FE0CED" w:rsidRPr="00742779">
        <w:rPr>
          <w:i/>
          <w:sz w:val="19"/>
          <w:szCs w:val="19"/>
        </w:rPr>
        <w:t>Kellner</w:t>
      </w:r>
      <w:r w:rsidR="00FE0CED" w:rsidRPr="00742779">
        <w:rPr>
          <w:sz w:val="19"/>
          <w:szCs w:val="19"/>
        </w:rPr>
        <w:t>”).</w:t>
      </w:r>
    </w:p>
    <w:p w14:paraId="378C62A0" w14:textId="77777777" w:rsidR="00FE0CED" w:rsidRPr="00742779" w:rsidRDefault="00742779" w:rsidP="007C1326">
      <w:pPr>
        <w:spacing w:after="120" w:line="240" w:lineRule="auto"/>
        <w:ind w:firstLine="0"/>
        <w:divId w:val="831022668"/>
        <w:rPr>
          <w:sz w:val="19"/>
          <w:szCs w:val="19"/>
        </w:rPr>
      </w:pPr>
      <w:del w:id="7960" w:author="Seth Oranburg" w:date="2026-03-07T09:50:00Z" w16du:dateUtc="2026-03-07T14:50:00Z">
        <w:r w:rsidRPr="00742779">
          <w:rPr>
            <w:rFonts w:ascii="ZWAdobeF" w:hAnsi="ZWAdobeF" w:cs="ZWAdobeF"/>
            <w:sz w:val="2"/>
            <w:szCs w:val="2"/>
          </w:rPr>
          <w:delText>3612B</w:delText>
        </w:r>
      </w:del>
      <w:r w:rsidR="00FE0CED" w:rsidRPr="00742779">
        <w:rPr>
          <w:sz w:val="19"/>
          <w:szCs w:val="19"/>
        </w:rPr>
        <w:t xml:space="preserve">[325] Trian Fund Management, L.P., </w:t>
      </w:r>
      <w:r w:rsidR="00FE0CED" w:rsidRPr="00742779">
        <w:rPr>
          <w:i/>
          <w:sz w:val="19"/>
          <w:szCs w:val="19"/>
        </w:rPr>
        <w:t>Definitive Proxy Statement</w:t>
      </w:r>
      <w:r w:rsidR="00FE0CED" w:rsidRPr="00742779">
        <w:rPr>
          <w:sz w:val="19"/>
          <w:szCs w:val="19"/>
        </w:rPr>
        <w:t xml:space="preserve"> (Schedule 14A) (Feb. 1, 2024) (detailing the “Restore the Magic” campaign and the estimated $60 million combined cost of the historic proxy contest).</w:t>
      </w:r>
    </w:p>
    <w:p w14:paraId="1FB07828" w14:textId="77777777" w:rsidR="00FE0CED" w:rsidRPr="00742779" w:rsidRDefault="00742779" w:rsidP="007C1326">
      <w:pPr>
        <w:spacing w:after="120" w:line="240" w:lineRule="auto"/>
        <w:ind w:firstLine="0"/>
        <w:divId w:val="831022668"/>
        <w:rPr>
          <w:sz w:val="19"/>
          <w:szCs w:val="19"/>
        </w:rPr>
      </w:pPr>
      <w:del w:id="7961" w:author="Seth Oranburg" w:date="2026-03-07T09:50:00Z" w16du:dateUtc="2026-03-07T14:50:00Z">
        <w:r w:rsidRPr="00742779">
          <w:rPr>
            <w:rFonts w:ascii="ZWAdobeF" w:hAnsi="ZWAdobeF" w:cs="ZWAdobeF"/>
            <w:sz w:val="2"/>
            <w:szCs w:val="2"/>
          </w:rPr>
          <w:delText>3613B</w:delText>
        </w:r>
      </w:del>
      <w:r w:rsidR="00FE0CED" w:rsidRPr="00742779">
        <w:rPr>
          <w:sz w:val="19"/>
          <w:szCs w:val="19"/>
        </w:rPr>
        <w:t xml:space="preserve">[326] </w:t>
      </w:r>
      <w:r w:rsidR="00FE0CED" w:rsidRPr="00742779">
        <w:rPr>
          <w:i/>
          <w:sz w:val="19"/>
          <w:szCs w:val="19"/>
        </w:rPr>
        <w:t>Rosenfeld v. Fairchild Engine &amp; Airplane Corp.</w:t>
      </w:r>
      <w:r w:rsidR="00FE0CED" w:rsidRPr="00742779">
        <w:rPr>
          <w:sz w:val="19"/>
          <w:szCs w:val="19"/>
        </w:rPr>
        <w:t>, 128 N.E.2d 291 (N.Y. 1955) (establishing that incumbents may use corporate funds for proxy solicitation in policy disputes, and successful insurgents may be reimbursed by the board) (“</w:t>
      </w:r>
      <w:r w:rsidR="00FE0CED" w:rsidRPr="00742779">
        <w:rPr>
          <w:i/>
          <w:sz w:val="19"/>
          <w:szCs w:val="19"/>
        </w:rPr>
        <w:t>Rosenfeld</w:t>
      </w:r>
      <w:r w:rsidR="00FE0CED" w:rsidRPr="00742779">
        <w:rPr>
          <w:sz w:val="19"/>
          <w:szCs w:val="19"/>
        </w:rPr>
        <w:t>”).</w:t>
      </w:r>
    </w:p>
    <w:p w14:paraId="4FFE5CD0" w14:textId="77777777" w:rsidR="00FE0CED" w:rsidRPr="00742779" w:rsidRDefault="00742779" w:rsidP="007C1326">
      <w:pPr>
        <w:spacing w:after="120" w:line="240" w:lineRule="auto"/>
        <w:ind w:firstLine="0"/>
        <w:divId w:val="831022668"/>
        <w:rPr>
          <w:sz w:val="19"/>
          <w:szCs w:val="19"/>
        </w:rPr>
      </w:pPr>
      <w:del w:id="7962" w:author="Seth Oranburg" w:date="2026-03-07T09:50:00Z" w16du:dateUtc="2026-03-07T14:50:00Z">
        <w:r w:rsidRPr="00742779">
          <w:rPr>
            <w:rFonts w:ascii="ZWAdobeF" w:hAnsi="ZWAdobeF" w:cs="ZWAdobeF"/>
            <w:sz w:val="2"/>
            <w:szCs w:val="2"/>
          </w:rPr>
          <w:delText>3614B</w:delText>
        </w:r>
      </w:del>
      <w:r w:rsidR="00FE0CED" w:rsidRPr="00742779">
        <w:rPr>
          <w:sz w:val="19"/>
          <w:szCs w:val="19"/>
        </w:rPr>
        <w:t xml:space="preserve">[327] </w:t>
      </w:r>
      <w:r w:rsidR="00FE0CED" w:rsidRPr="00742779">
        <w:rPr>
          <w:i/>
          <w:sz w:val="19"/>
          <w:szCs w:val="19"/>
        </w:rPr>
        <w:t>CA, Inc. v. AFSCME Emps. Pension Plan</w:t>
      </w:r>
      <w:r w:rsidR="00FE0CED" w:rsidRPr="00742779">
        <w:rPr>
          <w:sz w:val="19"/>
          <w:szCs w:val="19"/>
        </w:rPr>
        <w:t>, 953 A.2d 227 (Del. 2008) (invalidating shareholder-proposed bylaws that improperly restrict board fiduciary discretion) (“</w:t>
      </w:r>
      <w:r w:rsidR="00FE0CED" w:rsidRPr="00742779">
        <w:rPr>
          <w:i/>
          <w:sz w:val="19"/>
          <w:szCs w:val="19"/>
        </w:rPr>
        <w:t>CA, Inc.</w:t>
      </w:r>
      <w:r w:rsidR="00FE0CED" w:rsidRPr="00742779">
        <w:rPr>
          <w:sz w:val="19"/>
          <w:szCs w:val="19"/>
        </w:rPr>
        <w:t>”).</w:t>
      </w:r>
    </w:p>
    <w:p w14:paraId="6C3B7FEF" w14:textId="77777777" w:rsidR="00FE0CED" w:rsidRPr="00742779" w:rsidRDefault="00742779" w:rsidP="007C1326">
      <w:pPr>
        <w:spacing w:after="120" w:line="240" w:lineRule="auto"/>
        <w:ind w:firstLine="0"/>
        <w:divId w:val="831022668"/>
        <w:rPr>
          <w:sz w:val="19"/>
          <w:szCs w:val="19"/>
        </w:rPr>
      </w:pPr>
      <w:del w:id="7963" w:author="Seth Oranburg" w:date="2026-03-07T09:50:00Z" w16du:dateUtc="2026-03-07T14:50:00Z">
        <w:r w:rsidRPr="00742779">
          <w:rPr>
            <w:rFonts w:ascii="ZWAdobeF" w:hAnsi="ZWAdobeF" w:cs="ZWAdobeF"/>
            <w:sz w:val="2"/>
            <w:szCs w:val="2"/>
          </w:rPr>
          <w:delText>3615B</w:delText>
        </w:r>
      </w:del>
      <w:r w:rsidR="00FE0CED" w:rsidRPr="00742779">
        <w:rPr>
          <w:sz w:val="19"/>
          <w:szCs w:val="19"/>
        </w:rPr>
        <w:t>[328] Del. Code Ann. tit. 8, § 251(c) (Board and stockholder approval procedures).</w:t>
      </w:r>
    </w:p>
    <w:p w14:paraId="41A7F500" w14:textId="77777777" w:rsidR="00FE0CED" w:rsidRPr="00742779" w:rsidRDefault="00742779" w:rsidP="007C1326">
      <w:pPr>
        <w:spacing w:after="120" w:line="240" w:lineRule="auto"/>
        <w:ind w:firstLine="0"/>
        <w:divId w:val="831022668"/>
        <w:rPr>
          <w:sz w:val="19"/>
          <w:szCs w:val="19"/>
        </w:rPr>
      </w:pPr>
      <w:del w:id="7964" w:author="Seth Oranburg" w:date="2026-03-07T09:50:00Z" w16du:dateUtc="2026-03-07T14:50:00Z">
        <w:r w:rsidRPr="00742779">
          <w:rPr>
            <w:rFonts w:ascii="ZWAdobeF" w:hAnsi="ZWAdobeF" w:cs="ZWAdobeF"/>
            <w:sz w:val="2"/>
            <w:szCs w:val="2"/>
          </w:rPr>
          <w:delText>3616B</w:delText>
        </w:r>
      </w:del>
      <w:r w:rsidR="00FE0CED" w:rsidRPr="00742779">
        <w:rPr>
          <w:sz w:val="19"/>
          <w:szCs w:val="19"/>
        </w:rPr>
        <w:t>[329] Del. Code Ann. tit. 8, § 253 (Merger of parent corporation and subsidiary or subsidiaries).</w:t>
      </w:r>
    </w:p>
    <w:p w14:paraId="636EE088" w14:textId="77777777" w:rsidR="00FE0CED" w:rsidRPr="00742779" w:rsidRDefault="00742779" w:rsidP="007C1326">
      <w:pPr>
        <w:spacing w:after="120" w:line="240" w:lineRule="auto"/>
        <w:ind w:firstLine="0"/>
        <w:divId w:val="831022668"/>
        <w:rPr>
          <w:sz w:val="19"/>
          <w:szCs w:val="19"/>
        </w:rPr>
      </w:pPr>
      <w:del w:id="7965" w:author="Seth Oranburg" w:date="2026-03-07T09:50:00Z" w16du:dateUtc="2026-03-07T14:50:00Z">
        <w:r w:rsidRPr="00742779">
          <w:rPr>
            <w:rFonts w:ascii="ZWAdobeF" w:hAnsi="ZWAdobeF" w:cs="ZWAdobeF"/>
            <w:sz w:val="2"/>
            <w:szCs w:val="2"/>
          </w:rPr>
          <w:delText>3617B</w:delText>
        </w:r>
      </w:del>
      <w:r w:rsidR="00FE0CED" w:rsidRPr="00742779">
        <w:rPr>
          <w:sz w:val="19"/>
          <w:szCs w:val="19"/>
        </w:rPr>
        <w:t>[330] Del. Code Ann. tit. 8, § 271 (Sale, lease or exchange of assets; consideration; procedure).</w:t>
      </w:r>
    </w:p>
    <w:p w14:paraId="2FA8B1F3" w14:textId="77777777" w:rsidR="00FE0CED" w:rsidRPr="00742779" w:rsidRDefault="00742779" w:rsidP="007C1326">
      <w:pPr>
        <w:spacing w:after="120" w:line="240" w:lineRule="auto"/>
        <w:ind w:firstLine="0"/>
        <w:divId w:val="831022668"/>
        <w:rPr>
          <w:sz w:val="19"/>
          <w:szCs w:val="19"/>
        </w:rPr>
      </w:pPr>
      <w:del w:id="7966" w:author="Seth Oranburg" w:date="2026-03-07T09:50:00Z" w16du:dateUtc="2026-03-07T14:50:00Z">
        <w:r w:rsidRPr="00742779">
          <w:rPr>
            <w:rFonts w:ascii="ZWAdobeF" w:hAnsi="ZWAdobeF" w:cs="ZWAdobeF"/>
            <w:sz w:val="2"/>
            <w:szCs w:val="2"/>
          </w:rPr>
          <w:delText>3618B</w:delText>
        </w:r>
      </w:del>
      <w:r w:rsidR="00FE0CED" w:rsidRPr="00742779">
        <w:rPr>
          <w:sz w:val="19"/>
          <w:szCs w:val="19"/>
        </w:rPr>
        <w:t xml:space="preserve">[331] </w:t>
      </w:r>
      <w:r w:rsidR="00FE0CED" w:rsidRPr="00742779">
        <w:rPr>
          <w:i/>
          <w:sz w:val="19"/>
          <w:szCs w:val="19"/>
        </w:rPr>
        <w:t>Gimbel v. Signal Cos.</w:t>
      </w:r>
      <w:r w:rsidR="00FE0CED" w:rsidRPr="00742779">
        <w:rPr>
          <w:sz w:val="19"/>
          <w:szCs w:val="19"/>
        </w:rPr>
        <w:t>, 316 A.2d 599 (Del. Ch. 1974) (DGCL substantially-all-assets line-drawing; when an asset disposition is large enough to require stockholder approval under § 271) (“</w:t>
      </w:r>
      <w:r w:rsidR="00FE0CED" w:rsidRPr="00742779">
        <w:rPr>
          <w:i/>
          <w:sz w:val="19"/>
          <w:szCs w:val="19"/>
        </w:rPr>
        <w:t>Gimbel</w:t>
      </w:r>
      <w:r w:rsidR="00FE0CED" w:rsidRPr="00742779">
        <w:rPr>
          <w:sz w:val="19"/>
          <w:szCs w:val="19"/>
        </w:rPr>
        <w:t>”).</w:t>
      </w:r>
    </w:p>
    <w:p w14:paraId="75BF8A5F" w14:textId="77777777" w:rsidR="00FE0CED" w:rsidRPr="00742779" w:rsidRDefault="00742779" w:rsidP="007C1326">
      <w:pPr>
        <w:spacing w:after="120" w:line="240" w:lineRule="auto"/>
        <w:ind w:firstLine="0"/>
        <w:divId w:val="831022668"/>
        <w:rPr>
          <w:sz w:val="19"/>
          <w:szCs w:val="19"/>
        </w:rPr>
      </w:pPr>
      <w:del w:id="7967" w:author="Seth Oranburg" w:date="2026-03-07T09:50:00Z" w16du:dateUtc="2026-03-07T14:50:00Z">
        <w:r w:rsidRPr="00742779">
          <w:rPr>
            <w:rFonts w:ascii="ZWAdobeF" w:hAnsi="ZWAdobeF" w:cs="ZWAdobeF"/>
            <w:sz w:val="2"/>
            <w:szCs w:val="2"/>
          </w:rPr>
          <w:delText>3619B</w:delText>
        </w:r>
      </w:del>
      <w:r w:rsidR="00FE0CED" w:rsidRPr="00742779">
        <w:rPr>
          <w:sz w:val="19"/>
          <w:szCs w:val="19"/>
        </w:rPr>
        <w:t>[332] Del. Code Ann. tit. 8, § 275 (Dissolution generally; procedure).</w:t>
      </w:r>
    </w:p>
    <w:p w14:paraId="502C4935" w14:textId="77777777" w:rsidR="00FE0CED" w:rsidRPr="00742779" w:rsidRDefault="00742779" w:rsidP="007C1326">
      <w:pPr>
        <w:spacing w:after="120" w:line="240" w:lineRule="auto"/>
        <w:ind w:firstLine="0"/>
        <w:divId w:val="831022668"/>
        <w:rPr>
          <w:sz w:val="19"/>
          <w:szCs w:val="19"/>
        </w:rPr>
      </w:pPr>
      <w:del w:id="7968" w:author="Seth Oranburg" w:date="2026-03-07T09:50:00Z" w16du:dateUtc="2026-03-07T14:50:00Z">
        <w:r w:rsidRPr="00742779">
          <w:rPr>
            <w:rFonts w:ascii="ZWAdobeF" w:hAnsi="ZWAdobeF" w:cs="ZWAdobeF"/>
            <w:sz w:val="2"/>
            <w:szCs w:val="2"/>
          </w:rPr>
          <w:delText>3620B</w:delText>
        </w:r>
      </w:del>
      <w:r w:rsidR="00FE0CED" w:rsidRPr="00742779">
        <w:rPr>
          <w:sz w:val="19"/>
          <w:szCs w:val="19"/>
        </w:rPr>
        <w:t>[333] Del. Code Ann. tit. 8, § 262 (Appraisal rights).</w:t>
      </w:r>
    </w:p>
    <w:p w14:paraId="4E016945" w14:textId="77777777" w:rsidR="00FE0CED" w:rsidRPr="00742779" w:rsidRDefault="00742779" w:rsidP="007C1326">
      <w:pPr>
        <w:spacing w:after="120" w:line="240" w:lineRule="auto"/>
        <w:ind w:firstLine="0"/>
        <w:divId w:val="831022668"/>
        <w:rPr>
          <w:sz w:val="19"/>
          <w:szCs w:val="19"/>
        </w:rPr>
      </w:pPr>
      <w:del w:id="7969" w:author="Seth Oranburg" w:date="2026-03-07T09:50:00Z" w16du:dateUtc="2026-03-07T14:50:00Z">
        <w:r w:rsidRPr="00742779">
          <w:rPr>
            <w:rFonts w:ascii="ZWAdobeF" w:hAnsi="ZWAdobeF" w:cs="ZWAdobeF"/>
            <w:sz w:val="2"/>
            <w:szCs w:val="2"/>
          </w:rPr>
          <w:delText>3621B</w:delText>
        </w:r>
      </w:del>
      <w:r w:rsidR="00FE0CED" w:rsidRPr="00742779">
        <w:rPr>
          <w:sz w:val="19"/>
          <w:szCs w:val="19"/>
        </w:rPr>
        <w:t>[334] Del. Code Ann. tit. 8, § 262(b) (Availability of appraisal rights).</w:t>
      </w:r>
    </w:p>
    <w:p w14:paraId="27304EF0" w14:textId="77777777" w:rsidR="00FE0CED" w:rsidRPr="00742779" w:rsidRDefault="00742779" w:rsidP="007C1326">
      <w:pPr>
        <w:spacing w:after="120" w:line="240" w:lineRule="auto"/>
        <w:ind w:firstLine="0"/>
        <w:divId w:val="831022668"/>
        <w:rPr>
          <w:sz w:val="19"/>
          <w:szCs w:val="19"/>
        </w:rPr>
      </w:pPr>
      <w:del w:id="7970" w:author="Seth Oranburg" w:date="2026-03-07T09:50:00Z" w16du:dateUtc="2026-03-07T14:50:00Z">
        <w:r w:rsidRPr="00742779">
          <w:rPr>
            <w:rFonts w:ascii="ZWAdobeF" w:hAnsi="ZWAdobeF" w:cs="ZWAdobeF"/>
            <w:sz w:val="2"/>
            <w:szCs w:val="2"/>
          </w:rPr>
          <w:delText>3622B</w:delText>
        </w:r>
      </w:del>
      <w:r w:rsidR="00FE0CED" w:rsidRPr="00742779">
        <w:rPr>
          <w:sz w:val="19"/>
          <w:szCs w:val="19"/>
        </w:rPr>
        <w:t xml:space="preserve">[335] </w:t>
      </w:r>
      <w:r w:rsidR="00FE0CED" w:rsidRPr="00742779">
        <w:rPr>
          <w:i/>
          <w:sz w:val="19"/>
          <w:szCs w:val="19"/>
        </w:rPr>
        <w:t>DFC Glob. Corp. v. Muirfield Value Partners, L.P.</w:t>
      </w:r>
      <w:r w:rsidR="00FE0CED" w:rsidRPr="00742779">
        <w:rPr>
          <w:sz w:val="19"/>
          <w:szCs w:val="19"/>
        </w:rPr>
        <w:t>, 172 A.3d 346 (Del. 2017) (emphasizing market efficiency and deal price in appraisal valuation; skepticism of discounted cash flow models when reliable market evidence exists) (“</w:t>
      </w:r>
      <w:r w:rsidR="00FE0CED" w:rsidRPr="00742779">
        <w:rPr>
          <w:i/>
          <w:sz w:val="19"/>
          <w:szCs w:val="19"/>
        </w:rPr>
        <w:t>DFC</w:t>
      </w:r>
      <w:r w:rsidR="00FE0CED" w:rsidRPr="00742779">
        <w:rPr>
          <w:sz w:val="19"/>
          <w:szCs w:val="19"/>
        </w:rPr>
        <w:t>”).</w:t>
      </w:r>
    </w:p>
    <w:p w14:paraId="035122FC" w14:textId="77777777" w:rsidR="00FE0CED" w:rsidRPr="00742779" w:rsidRDefault="00742779" w:rsidP="007C1326">
      <w:pPr>
        <w:spacing w:after="120" w:line="240" w:lineRule="auto"/>
        <w:ind w:firstLine="0"/>
        <w:divId w:val="831022668"/>
        <w:rPr>
          <w:sz w:val="19"/>
          <w:szCs w:val="19"/>
        </w:rPr>
      </w:pPr>
      <w:del w:id="7971" w:author="Seth Oranburg" w:date="2026-03-07T09:50:00Z" w16du:dateUtc="2026-03-07T14:50:00Z">
        <w:r w:rsidRPr="00742779">
          <w:rPr>
            <w:rFonts w:ascii="ZWAdobeF" w:hAnsi="ZWAdobeF" w:cs="ZWAdobeF"/>
            <w:sz w:val="2"/>
            <w:szCs w:val="2"/>
          </w:rPr>
          <w:delText>3623B</w:delText>
        </w:r>
      </w:del>
      <w:r w:rsidR="00FE0CED" w:rsidRPr="00742779">
        <w:rPr>
          <w:sz w:val="19"/>
          <w:szCs w:val="19"/>
        </w:rPr>
        <w:t xml:space="preserve">[336] </w:t>
      </w:r>
      <w:r w:rsidR="00FE0CED" w:rsidRPr="00742779">
        <w:rPr>
          <w:i/>
          <w:sz w:val="19"/>
          <w:szCs w:val="19"/>
        </w:rPr>
        <w:t>Dell, Inc. v. Magnetar Glob. Event Driven Master Fund Ltd.</w:t>
      </w:r>
      <w:r w:rsidR="00FE0CED" w:rsidRPr="00742779">
        <w:rPr>
          <w:sz w:val="19"/>
          <w:szCs w:val="19"/>
        </w:rPr>
        <w:t>, 177 A.3d 1 (Del. 2017) (reinforcing deal-price primacy in appraisal actions arising from arm’s-length mergers) (“</w:t>
      </w:r>
      <w:r w:rsidR="00FE0CED" w:rsidRPr="00742779">
        <w:rPr>
          <w:i/>
          <w:sz w:val="19"/>
          <w:szCs w:val="19"/>
        </w:rPr>
        <w:t>Dell</w:t>
      </w:r>
      <w:r w:rsidR="00FE0CED" w:rsidRPr="00742779">
        <w:rPr>
          <w:sz w:val="19"/>
          <w:szCs w:val="19"/>
        </w:rPr>
        <w:t>”).</w:t>
      </w:r>
    </w:p>
    <w:p w14:paraId="5AB7D032" w14:textId="77777777" w:rsidR="00FE0CED" w:rsidRPr="00742779" w:rsidRDefault="00742779" w:rsidP="007C1326">
      <w:pPr>
        <w:spacing w:after="120" w:line="240" w:lineRule="auto"/>
        <w:ind w:firstLine="0"/>
        <w:divId w:val="831022668"/>
        <w:rPr>
          <w:sz w:val="19"/>
          <w:szCs w:val="19"/>
        </w:rPr>
      </w:pPr>
      <w:del w:id="7972" w:author="Seth Oranburg" w:date="2026-03-07T09:50:00Z" w16du:dateUtc="2026-03-07T14:50:00Z">
        <w:r w:rsidRPr="00742779">
          <w:rPr>
            <w:rFonts w:ascii="ZWAdobeF" w:hAnsi="ZWAdobeF" w:cs="ZWAdobeF"/>
            <w:sz w:val="2"/>
            <w:szCs w:val="2"/>
          </w:rPr>
          <w:lastRenderedPageBreak/>
          <w:delText>3624B</w:delText>
        </w:r>
      </w:del>
      <w:r w:rsidR="00FE0CED" w:rsidRPr="00742779">
        <w:rPr>
          <w:sz w:val="19"/>
          <w:szCs w:val="19"/>
        </w:rPr>
        <w:t xml:space="preserve">[337] </w:t>
      </w:r>
      <w:r w:rsidR="00FE0CED" w:rsidRPr="00742779">
        <w:rPr>
          <w:i/>
          <w:sz w:val="19"/>
          <w:szCs w:val="19"/>
        </w:rPr>
        <w:t>Verition Partners Master Fund Ltd. v. Aruba Networks, Inc.</w:t>
      </w:r>
      <w:r w:rsidR="00FE0CED" w:rsidRPr="00742779">
        <w:rPr>
          <w:sz w:val="19"/>
          <w:szCs w:val="19"/>
        </w:rPr>
        <w:t>, 210 A.3d 128 (Del. 2019) (deal price less synergies appropriate measure when reliable market indicators exist) (“</w:t>
      </w:r>
      <w:r w:rsidR="00FE0CED" w:rsidRPr="00742779">
        <w:rPr>
          <w:i/>
          <w:sz w:val="19"/>
          <w:szCs w:val="19"/>
        </w:rPr>
        <w:t>Aruba</w:t>
      </w:r>
      <w:r w:rsidR="00FE0CED" w:rsidRPr="00742779">
        <w:rPr>
          <w:sz w:val="19"/>
          <w:szCs w:val="19"/>
        </w:rPr>
        <w:t>”).</w:t>
      </w:r>
    </w:p>
    <w:p w14:paraId="58BB0646" w14:textId="77777777" w:rsidR="00FE0CED" w:rsidRPr="00742779" w:rsidRDefault="00742779" w:rsidP="007C1326">
      <w:pPr>
        <w:spacing w:after="120" w:line="240" w:lineRule="auto"/>
        <w:ind w:firstLine="0"/>
        <w:divId w:val="831022668"/>
        <w:rPr>
          <w:sz w:val="19"/>
          <w:szCs w:val="19"/>
        </w:rPr>
      </w:pPr>
      <w:del w:id="7973" w:author="Seth Oranburg" w:date="2026-03-07T09:50:00Z" w16du:dateUtc="2026-03-07T14:50:00Z">
        <w:r w:rsidRPr="00742779">
          <w:rPr>
            <w:rFonts w:ascii="ZWAdobeF" w:hAnsi="ZWAdobeF" w:cs="ZWAdobeF"/>
            <w:sz w:val="2"/>
            <w:szCs w:val="2"/>
          </w:rPr>
          <w:delText>3625B</w:delText>
        </w:r>
      </w:del>
      <w:r w:rsidR="00FE0CED" w:rsidRPr="00742779">
        <w:rPr>
          <w:sz w:val="19"/>
          <w:szCs w:val="19"/>
        </w:rPr>
        <w:t xml:space="preserve">[338] Henry G. Manne, </w:t>
      </w:r>
      <w:r w:rsidR="00FE0CED" w:rsidRPr="00742779">
        <w:rPr>
          <w:i/>
          <w:sz w:val="19"/>
          <w:szCs w:val="19"/>
        </w:rPr>
        <w:t>Mergers and the Market for Corporate Control</w:t>
      </w:r>
      <w:r w:rsidR="00FE0CED" w:rsidRPr="00742779">
        <w:rPr>
          <w:sz w:val="19"/>
          <w:szCs w:val="19"/>
        </w:rPr>
        <w:t>, 73 J. Pol. Econ. 110 (1965) (economic defense of takeovers; the market for control is the ultimate disciplinary mechanism for inefficient management) (“</w:t>
      </w:r>
      <w:r w:rsidR="00FE0CED" w:rsidRPr="00742779">
        <w:rPr>
          <w:i/>
          <w:sz w:val="19"/>
          <w:szCs w:val="19"/>
        </w:rPr>
        <w:t>Mergers and the Market for Corporate Control</w:t>
      </w:r>
      <w:r w:rsidR="00FE0CED" w:rsidRPr="00742779">
        <w:rPr>
          <w:sz w:val="19"/>
          <w:szCs w:val="19"/>
        </w:rPr>
        <w:t>”).</w:t>
      </w:r>
    </w:p>
    <w:p w14:paraId="19ECA2CB" w14:textId="77777777" w:rsidR="00FE0CED" w:rsidRPr="00742779" w:rsidRDefault="00742779" w:rsidP="007C1326">
      <w:pPr>
        <w:spacing w:after="120" w:line="240" w:lineRule="auto"/>
        <w:ind w:firstLine="0"/>
        <w:divId w:val="831022668"/>
        <w:rPr>
          <w:sz w:val="19"/>
          <w:szCs w:val="19"/>
        </w:rPr>
      </w:pPr>
      <w:del w:id="7974" w:author="Seth Oranburg" w:date="2026-03-07T09:50:00Z" w16du:dateUtc="2026-03-07T14:50:00Z">
        <w:r w:rsidRPr="00742779">
          <w:rPr>
            <w:rFonts w:ascii="ZWAdobeF" w:hAnsi="ZWAdobeF" w:cs="ZWAdobeF"/>
            <w:sz w:val="2"/>
            <w:szCs w:val="2"/>
          </w:rPr>
          <w:delText>3626B</w:delText>
        </w:r>
      </w:del>
      <w:r w:rsidR="00FE0CED" w:rsidRPr="00742779">
        <w:rPr>
          <w:sz w:val="19"/>
          <w:szCs w:val="19"/>
        </w:rPr>
        <w:t xml:space="preserve">[339] Martin Lipton, </w:t>
      </w:r>
      <w:r w:rsidR="00FE0CED" w:rsidRPr="00742779">
        <w:rPr>
          <w:i/>
          <w:sz w:val="19"/>
          <w:szCs w:val="19"/>
        </w:rPr>
        <w:t>Takeover Bids in the Target’s Boardroom</w:t>
      </w:r>
      <w:r w:rsidR="00FE0CED" w:rsidRPr="00742779">
        <w:rPr>
          <w:sz w:val="19"/>
          <w:szCs w:val="19"/>
        </w:rPr>
        <w:t>, 35 Bus. Law. 101 (1979) (arguing for board discretion in responding to takeover bids).</w:t>
      </w:r>
    </w:p>
    <w:p w14:paraId="262E06C9" w14:textId="77777777" w:rsidR="00FE0CED" w:rsidRPr="00742779" w:rsidRDefault="00742779" w:rsidP="007C1326">
      <w:pPr>
        <w:spacing w:after="120" w:line="240" w:lineRule="auto"/>
        <w:ind w:firstLine="0"/>
        <w:divId w:val="831022668"/>
        <w:rPr>
          <w:sz w:val="19"/>
          <w:szCs w:val="19"/>
        </w:rPr>
      </w:pPr>
      <w:del w:id="7975" w:author="Seth Oranburg" w:date="2026-03-07T09:50:00Z" w16du:dateUtc="2026-03-07T14:50:00Z">
        <w:r w:rsidRPr="00742779">
          <w:rPr>
            <w:rFonts w:ascii="ZWAdobeF" w:hAnsi="ZWAdobeF" w:cs="ZWAdobeF"/>
            <w:sz w:val="2"/>
            <w:szCs w:val="2"/>
          </w:rPr>
          <w:delText>3627B</w:delText>
        </w:r>
      </w:del>
      <w:r w:rsidR="00FE0CED" w:rsidRPr="00742779">
        <w:rPr>
          <w:sz w:val="19"/>
          <w:szCs w:val="19"/>
        </w:rPr>
        <w:t xml:space="preserve">[340] Lucian Arye Bebchuk, </w:t>
      </w:r>
      <w:r w:rsidR="00FE0CED" w:rsidRPr="00742779">
        <w:rPr>
          <w:i/>
          <w:sz w:val="19"/>
          <w:szCs w:val="19"/>
        </w:rPr>
        <w:t>The Case Against Board Veto in Corporate Takeovers</w:t>
      </w:r>
      <w:r w:rsidR="00FE0CED" w:rsidRPr="00742779">
        <w:rPr>
          <w:sz w:val="19"/>
          <w:szCs w:val="19"/>
        </w:rPr>
        <w:t>, 69 U. Chi. L. Rev. 973 (2002) (arguing that shareholders, not boards, should decide whether to accept acquisition offers).</w:t>
      </w:r>
    </w:p>
    <w:p w14:paraId="4EC719F8" w14:textId="77777777" w:rsidR="00FE0CED" w:rsidRPr="00742779" w:rsidRDefault="00742779" w:rsidP="007C1326">
      <w:pPr>
        <w:spacing w:after="120" w:line="240" w:lineRule="auto"/>
        <w:ind w:firstLine="0"/>
        <w:divId w:val="831022668"/>
        <w:rPr>
          <w:sz w:val="19"/>
          <w:szCs w:val="19"/>
        </w:rPr>
      </w:pPr>
      <w:del w:id="7976" w:author="Seth Oranburg" w:date="2026-03-07T09:50:00Z" w16du:dateUtc="2026-03-07T14:50:00Z">
        <w:r w:rsidRPr="00742779">
          <w:rPr>
            <w:rFonts w:ascii="ZWAdobeF" w:hAnsi="ZWAdobeF" w:cs="ZWAdobeF"/>
            <w:sz w:val="2"/>
            <w:szCs w:val="2"/>
          </w:rPr>
          <w:delText>3628B</w:delText>
        </w:r>
      </w:del>
      <w:r w:rsidR="00FE0CED" w:rsidRPr="00742779">
        <w:rPr>
          <w:sz w:val="19"/>
          <w:szCs w:val="19"/>
        </w:rPr>
        <w:t xml:space="preserve">[341] Martin Lipton, Wachtell, Lipton, Rosen &amp; Katz, </w:t>
      </w:r>
      <w:r w:rsidR="00FE0CED" w:rsidRPr="00742779">
        <w:rPr>
          <w:i/>
          <w:sz w:val="19"/>
          <w:szCs w:val="19"/>
        </w:rPr>
        <w:t>The Share Purchase Rights Plan</w:t>
      </w:r>
      <w:r w:rsidR="00FE0CED" w:rsidRPr="00742779">
        <w:rPr>
          <w:sz w:val="19"/>
          <w:szCs w:val="19"/>
        </w:rPr>
        <w:t xml:space="preserve"> (1982) (memorandum describing the poison pill mechanism).</w:t>
      </w:r>
    </w:p>
    <w:p w14:paraId="473C2DD6" w14:textId="77777777" w:rsidR="00FE0CED" w:rsidRPr="00742779" w:rsidRDefault="00742779" w:rsidP="007C1326">
      <w:pPr>
        <w:spacing w:after="120" w:line="240" w:lineRule="auto"/>
        <w:ind w:firstLine="0"/>
        <w:divId w:val="831022668"/>
        <w:rPr>
          <w:sz w:val="19"/>
          <w:szCs w:val="19"/>
        </w:rPr>
      </w:pPr>
      <w:del w:id="7977" w:author="Seth Oranburg" w:date="2026-03-07T09:50:00Z" w16du:dateUtc="2026-03-07T14:50:00Z">
        <w:r w:rsidRPr="00742779">
          <w:rPr>
            <w:rFonts w:ascii="ZWAdobeF" w:hAnsi="ZWAdobeF" w:cs="ZWAdobeF"/>
            <w:sz w:val="2"/>
            <w:szCs w:val="2"/>
          </w:rPr>
          <w:delText>3629B</w:delText>
        </w:r>
      </w:del>
      <w:r w:rsidR="00FE0CED" w:rsidRPr="00742779">
        <w:rPr>
          <w:sz w:val="19"/>
          <w:szCs w:val="19"/>
        </w:rPr>
        <w:t xml:space="preserve">[342] </w:t>
      </w:r>
      <w:r w:rsidR="00FE0CED" w:rsidRPr="00742779">
        <w:rPr>
          <w:i/>
          <w:sz w:val="19"/>
          <w:szCs w:val="19"/>
        </w:rPr>
        <w:t>Moran v. Household Int’l, Inc.</w:t>
      </w:r>
      <w:r w:rsidR="00FE0CED" w:rsidRPr="00742779">
        <w:rPr>
          <w:sz w:val="19"/>
          <w:szCs w:val="19"/>
        </w:rPr>
        <w:t xml:space="preserve">, 500 A.2d 1346 (Del. 1985) (validating poison pill as lawful exercise of board authority under DGCL Sec. 157; subjecting subsequent use to fiduciary scrutiny under </w:t>
      </w:r>
      <w:r w:rsidR="00FE0CED" w:rsidRPr="00742779">
        <w:rPr>
          <w:i/>
          <w:sz w:val="19"/>
          <w:szCs w:val="19"/>
        </w:rPr>
        <w:t>Unocal</w:t>
      </w:r>
      <w:r w:rsidR="00FE0CED" w:rsidRPr="00742779">
        <w:rPr>
          <w:sz w:val="19"/>
          <w:szCs w:val="19"/>
        </w:rPr>
        <w:t>) (“</w:t>
      </w:r>
      <w:r w:rsidR="00FE0CED" w:rsidRPr="00742779">
        <w:rPr>
          <w:i/>
          <w:sz w:val="19"/>
          <w:szCs w:val="19"/>
        </w:rPr>
        <w:t>Moran</w:t>
      </w:r>
      <w:r w:rsidR="00FE0CED" w:rsidRPr="00742779">
        <w:rPr>
          <w:sz w:val="19"/>
          <w:szCs w:val="19"/>
        </w:rPr>
        <w:t>”).</w:t>
      </w:r>
    </w:p>
    <w:p w14:paraId="6AB75669" w14:textId="77777777" w:rsidR="00FE0CED" w:rsidRPr="00742779" w:rsidRDefault="00742779" w:rsidP="007C1326">
      <w:pPr>
        <w:spacing w:after="120" w:line="240" w:lineRule="auto"/>
        <w:ind w:firstLine="0"/>
        <w:divId w:val="831022668"/>
        <w:rPr>
          <w:sz w:val="19"/>
          <w:szCs w:val="19"/>
        </w:rPr>
      </w:pPr>
      <w:del w:id="7978" w:author="Seth Oranburg" w:date="2026-03-07T09:50:00Z" w16du:dateUtc="2026-03-07T14:50:00Z">
        <w:r w:rsidRPr="00742779">
          <w:rPr>
            <w:rFonts w:ascii="ZWAdobeF" w:hAnsi="ZWAdobeF" w:cs="ZWAdobeF"/>
            <w:sz w:val="2"/>
            <w:szCs w:val="2"/>
          </w:rPr>
          <w:delText>3630B</w:delText>
        </w:r>
      </w:del>
      <w:r w:rsidR="00FE0CED" w:rsidRPr="00742779">
        <w:rPr>
          <w:sz w:val="19"/>
          <w:szCs w:val="19"/>
        </w:rPr>
        <w:t xml:space="preserve">[343] </w:t>
      </w:r>
      <w:r w:rsidR="00FE0CED" w:rsidRPr="00742779">
        <w:rPr>
          <w:i/>
          <w:sz w:val="19"/>
          <w:szCs w:val="19"/>
        </w:rPr>
        <w:t>Cheff v. Mathes</w:t>
      </w:r>
      <w:r w:rsidR="00FE0CED" w:rsidRPr="00742779">
        <w:rPr>
          <w:sz w:val="19"/>
          <w:szCs w:val="19"/>
        </w:rPr>
        <w:t xml:space="preserve">, 199 A.2d 548 (Del. 1964) (defensive measures; board may repurchase stock to remove threat to corporate policy; precursor to </w:t>
      </w:r>
      <w:r w:rsidR="00FE0CED" w:rsidRPr="00742779">
        <w:rPr>
          <w:i/>
          <w:sz w:val="19"/>
          <w:szCs w:val="19"/>
        </w:rPr>
        <w:t>Unocal</w:t>
      </w:r>
      <w:r w:rsidR="00FE0CED" w:rsidRPr="00742779">
        <w:rPr>
          <w:sz w:val="19"/>
          <w:szCs w:val="19"/>
        </w:rPr>
        <w:t xml:space="preserve"> standard) (“</w:t>
      </w:r>
      <w:r w:rsidR="00FE0CED" w:rsidRPr="00742779">
        <w:rPr>
          <w:i/>
          <w:sz w:val="19"/>
          <w:szCs w:val="19"/>
        </w:rPr>
        <w:t>Cheff</w:t>
      </w:r>
      <w:r w:rsidR="00FE0CED" w:rsidRPr="00742779">
        <w:rPr>
          <w:sz w:val="19"/>
          <w:szCs w:val="19"/>
        </w:rPr>
        <w:t>”).</w:t>
      </w:r>
    </w:p>
    <w:p w14:paraId="167AFB06" w14:textId="77777777" w:rsidR="00FE0CED" w:rsidRPr="00742779" w:rsidRDefault="00742779" w:rsidP="007C1326">
      <w:pPr>
        <w:spacing w:after="120" w:line="240" w:lineRule="auto"/>
        <w:ind w:firstLine="0"/>
        <w:divId w:val="831022668"/>
        <w:rPr>
          <w:sz w:val="19"/>
          <w:szCs w:val="19"/>
        </w:rPr>
      </w:pPr>
      <w:del w:id="7979" w:author="Seth Oranburg" w:date="2026-03-07T09:50:00Z" w16du:dateUtc="2026-03-07T14:50:00Z">
        <w:r w:rsidRPr="00742779">
          <w:rPr>
            <w:rFonts w:ascii="ZWAdobeF" w:hAnsi="ZWAdobeF" w:cs="ZWAdobeF"/>
            <w:sz w:val="2"/>
            <w:szCs w:val="2"/>
          </w:rPr>
          <w:delText>3631B</w:delText>
        </w:r>
      </w:del>
      <w:r w:rsidR="00FE0CED" w:rsidRPr="00742779">
        <w:rPr>
          <w:sz w:val="19"/>
          <w:szCs w:val="19"/>
        </w:rPr>
        <w:t xml:space="preserve">[344] </w:t>
      </w:r>
      <w:r w:rsidR="00FE0CED" w:rsidRPr="00742779">
        <w:rPr>
          <w:i/>
          <w:sz w:val="19"/>
          <w:szCs w:val="19"/>
        </w:rPr>
        <w:t>Paramount Commc’ns, Inc. v. Time Inc.</w:t>
      </w:r>
      <w:r w:rsidR="00FE0CED" w:rsidRPr="00742779">
        <w:rPr>
          <w:sz w:val="19"/>
          <w:szCs w:val="19"/>
        </w:rPr>
        <w:t xml:space="preserve">, 571 A.2d 1140 (Del. 1989) (no </w:t>
      </w:r>
      <w:r w:rsidR="00FE0CED" w:rsidRPr="00742779">
        <w:rPr>
          <w:i/>
          <w:sz w:val="19"/>
          <w:szCs w:val="19"/>
        </w:rPr>
        <w:t>Revlon</w:t>
      </w:r>
      <w:r w:rsidR="00FE0CED" w:rsidRPr="00742779">
        <w:rPr>
          <w:sz w:val="19"/>
          <w:szCs w:val="19"/>
        </w:rPr>
        <w:t xml:space="preserve"> duty where transaction does not effect change of control; board may pursue long-term strategy; defensive response analyzed within enhanced scrutiny framework) (“</w:t>
      </w:r>
      <w:r w:rsidR="00FE0CED" w:rsidRPr="00742779">
        <w:rPr>
          <w:i/>
          <w:sz w:val="19"/>
          <w:szCs w:val="19"/>
        </w:rPr>
        <w:t>Time Warner</w:t>
      </w:r>
      <w:r w:rsidR="00FE0CED" w:rsidRPr="00742779">
        <w:rPr>
          <w:sz w:val="19"/>
          <w:szCs w:val="19"/>
        </w:rPr>
        <w:t>”).</w:t>
      </w:r>
    </w:p>
    <w:p w14:paraId="06FCD8D8" w14:textId="77777777" w:rsidR="00FE0CED" w:rsidRPr="00742779" w:rsidRDefault="00742779" w:rsidP="007C1326">
      <w:pPr>
        <w:spacing w:after="120" w:line="240" w:lineRule="auto"/>
        <w:ind w:firstLine="0"/>
        <w:divId w:val="831022668"/>
        <w:rPr>
          <w:sz w:val="19"/>
          <w:szCs w:val="19"/>
        </w:rPr>
      </w:pPr>
      <w:del w:id="7980" w:author="Seth Oranburg" w:date="2026-03-07T09:50:00Z" w16du:dateUtc="2026-03-07T14:50:00Z">
        <w:r w:rsidRPr="00742779">
          <w:rPr>
            <w:rFonts w:ascii="ZWAdobeF" w:hAnsi="ZWAdobeF" w:cs="ZWAdobeF"/>
            <w:sz w:val="2"/>
            <w:szCs w:val="2"/>
          </w:rPr>
          <w:delText>3632B</w:delText>
        </w:r>
      </w:del>
      <w:r w:rsidR="00FE0CED" w:rsidRPr="00742779">
        <w:rPr>
          <w:sz w:val="19"/>
          <w:szCs w:val="19"/>
        </w:rPr>
        <w:t xml:space="preserve">[345] Ronald J. Gilson, </w:t>
      </w:r>
      <w:r w:rsidR="00FE0CED" w:rsidRPr="00742779">
        <w:rPr>
          <w:i/>
          <w:sz w:val="19"/>
          <w:szCs w:val="19"/>
        </w:rPr>
        <w:t>Unocal Fifteen Years Later (And What We Can Do About It)</w:t>
      </w:r>
      <w:r w:rsidR="00FE0CED" w:rsidRPr="00742779">
        <w:rPr>
          <w:sz w:val="19"/>
          <w:szCs w:val="19"/>
        </w:rPr>
        <w:t xml:space="preserve">, 26 Del. J. Corp. L. 491 (2001) (criticizing </w:t>
      </w:r>
      <w:r w:rsidR="00FE0CED" w:rsidRPr="00742779">
        <w:rPr>
          <w:i/>
          <w:sz w:val="19"/>
          <w:szCs w:val="19"/>
        </w:rPr>
        <w:t>Time Warner</w:t>
      </w:r>
      <w:r w:rsidR="00FE0CED" w:rsidRPr="00742779">
        <w:rPr>
          <w:sz w:val="19"/>
          <w:szCs w:val="19"/>
        </w:rPr>
        <w:t xml:space="preserve"> decision as enabling board entrenchment) (“</w:t>
      </w:r>
      <w:r w:rsidR="00FE0CED" w:rsidRPr="00742779">
        <w:rPr>
          <w:i/>
          <w:sz w:val="19"/>
          <w:szCs w:val="19"/>
        </w:rPr>
        <w:t>Unocal Fifteen Years Later</w:t>
      </w:r>
      <w:r w:rsidR="00FE0CED" w:rsidRPr="00742779">
        <w:rPr>
          <w:sz w:val="19"/>
          <w:szCs w:val="19"/>
        </w:rPr>
        <w:t>”).</w:t>
      </w:r>
    </w:p>
    <w:p w14:paraId="2D178AC5" w14:textId="77777777" w:rsidR="00FE0CED" w:rsidRPr="00742779" w:rsidRDefault="00742779" w:rsidP="007C1326">
      <w:pPr>
        <w:spacing w:after="120" w:line="240" w:lineRule="auto"/>
        <w:ind w:firstLine="0"/>
        <w:divId w:val="831022668"/>
        <w:rPr>
          <w:sz w:val="19"/>
          <w:szCs w:val="19"/>
        </w:rPr>
      </w:pPr>
      <w:del w:id="7981" w:author="Seth Oranburg" w:date="2026-03-07T09:50:00Z" w16du:dateUtc="2026-03-07T14:50:00Z">
        <w:r w:rsidRPr="00742779">
          <w:rPr>
            <w:rFonts w:ascii="ZWAdobeF" w:hAnsi="ZWAdobeF" w:cs="ZWAdobeF"/>
            <w:sz w:val="2"/>
            <w:szCs w:val="2"/>
          </w:rPr>
          <w:delText>3633B</w:delText>
        </w:r>
      </w:del>
      <w:r w:rsidR="00FE0CED" w:rsidRPr="00742779">
        <w:rPr>
          <w:sz w:val="19"/>
          <w:szCs w:val="19"/>
        </w:rPr>
        <w:t xml:space="preserve">[346] </w:t>
      </w:r>
      <w:r w:rsidR="00FE0CED" w:rsidRPr="00742779">
        <w:rPr>
          <w:i/>
          <w:sz w:val="19"/>
          <w:szCs w:val="19"/>
        </w:rPr>
        <w:t>Unitrin, Inc. v. Am. Gen. Corp.</w:t>
      </w:r>
      <w:r w:rsidR="00FE0CED" w:rsidRPr="00742779">
        <w:rPr>
          <w:sz w:val="19"/>
          <w:szCs w:val="19"/>
        </w:rPr>
        <w:t xml:space="preserve">, 651 A.2d 1361 (Del. 1995) (refining </w:t>
      </w:r>
      <w:r w:rsidR="00FE0CED" w:rsidRPr="00742779">
        <w:rPr>
          <w:i/>
          <w:sz w:val="19"/>
          <w:szCs w:val="19"/>
        </w:rPr>
        <w:t>Unocal</w:t>
      </w:r>
      <w:r w:rsidR="00FE0CED" w:rsidRPr="00742779">
        <w:rPr>
          <w:sz w:val="19"/>
          <w:szCs w:val="19"/>
        </w:rPr>
        <w:t xml:space="preserve"> proportionality analysis for defensive measures; response not preclusive if shareholders retain meaningful choice) (“</w:t>
      </w:r>
      <w:r w:rsidR="00FE0CED" w:rsidRPr="00742779">
        <w:rPr>
          <w:i/>
          <w:sz w:val="19"/>
          <w:szCs w:val="19"/>
        </w:rPr>
        <w:t>Unitrin</w:t>
      </w:r>
      <w:r w:rsidR="00FE0CED" w:rsidRPr="00742779">
        <w:rPr>
          <w:sz w:val="19"/>
          <w:szCs w:val="19"/>
        </w:rPr>
        <w:t>”).</w:t>
      </w:r>
    </w:p>
    <w:p w14:paraId="7B337929" w14:textId="77777777" w:rsidR="00FE0CED" w:rsidRPr="00742779" w:rsidRDefault="00742779" w:rsidP="007C1326">
      <w:pPr>
        <w:spacing w:after="120" w:line="240" w:lineRule="auto"/>
        <w:ind w:firstLine="0"/>
        <w:divId w:val="831022668"/>
        <w:rPr>
          <w:sz w:val="19"/>
          <w:szCs w:val="19"/>
        </w:rPr>
      </w:pPr>
      <w:del w:id="7982" w:author="Seth Oranburg" w:date="2026-03-07T09:50:00Z" w16du:dateUtc="2026-03-07T14:50:00Z">
        <w:r w:rsidRPr="00742779">
          <w:rPr>
            <w:rFonts w:ascii="ZWAdobeF" w:hAnsi="ZWAdobeF" w:cs="ZWAdobeF"/>
            <w:sz w:val="2"/>
            <w:szCs w:val="2"/>
          </w:rPr>
          <w:delText>3634B</w:delText>
        </w:r>
      </w:del>
      <w:r w:rsidR="00FE0CED" w:rsidRPr="00742779">
        <w:rPr>
          <w:sz w:val="19"/>
          <w:szCs w:val="19"/>
        </w:rPr>
        <w:t xml:space="preserve">[347] </w:t>
      </w:r>
      <w:r w:rsidR="00FE0CED" w:rsidRPr="00742779">
        <w:rPr>
          <w:i/>
          <w:sz w:val="19"/>
          <w:szCs w:val="19"/>
        </w:rPr>
        <w:t>Air Prods. &amp; Chems., Inc. v. Airgas, Inc.</w:t>
      </w:r>
      <w:r w:rsidR="00FE0CED" w:rsidRPr="00742779">
        <w:rPr>
          <w:sz w:val="19"/>
          <w:szCs w:val="19"/>
        </w:rPr>
        <w:t xml:space="preserve">, 16 A.3d 48 (Del. Ch. 2011) (upholding board’s right to maintain a poison pill against a hostile tender offer; reaffirming board primacy under </w:t>
      </w:r>
      <w:r w:rsidR="00FE0CED" w:rsidRPr="00742779">
        <w:rPr>
          <w:i/>
          <w:sz w:val="19"/>
          <w:szCs w:val="19"/>
        </w:rPr>
        <w:t>Unocal</w:t>
      </w:r>
      <w:r w:rsidR="00FE0CED" w:rsidRPr="00742779">
        <w:rPr>
          <w:sz w:val="19"/>
          <w:szCs w:val="19"/>
        </w:rPr>
        <w:t xml:space="preserve"> where directors act in good faith) (“</w:t>
      </w:r>
      <w:r w:rsidR="00FE0CED" w:rsidRPr="00742779">
        <w:rPr>
          <w:i/>
          <w:sz w:val="19"/>
          <w:szCs w:val="19"/>
        </w:rPr>
        <w:t>Airgas</w:t>
      </w:r>
      <w:r w:rsidR="00FE0CED" w:rsidRPr="00742779">
        <w:rPr>
          <w:sz w:val="19"/>
          <w:szCs w:val="19"/>
        </w:rPr>
        <w:t>”).</w:t>
      </w:r>
    </w:p>
    <w:p w14:paraId="00BC12AF" w14:textId="77777777" w:rsidR="00FE0CED" w:rsidRPr="00742779" w:rsidRDefault="00742779" w:rsidP="007C1326">
      <w:pPr>
        <w:spacing w:after="120" w:line="240" w:lineRule="auto"/>
        <w:ind w:firstLine="0"/>
        <w:divId w:val="831022668"/>
        <w:rPr>
          <w:sz w:val="19"/>
          <w:szCs w:val="19"/>
        </w:rPr>
      </w:pPr>
      <w:del w:id="7983" w:author="Seth Oranburg" w:date="2026-03-07T09:50:00Z" w16du:dateUtc="2026-03-07T14:50:00Z">
        <w:r w:rsidRPr="00742779">
          <w:rPr>
            <w:rFonts w:ascii="ZWAdobeF" w:hAnsi="ZWAdobeF" w:cs="ZWAdobeF"/>
            <w:sz w:val="2"/>
            <w:szCs w:val="2"/>
          </w:rPr>
          <w:delText>3635B</w:delText>
        </w:r>
      </w:del>
      <w:r w:rsidR="00FE0CED" w:rsidRPr="00742779">
        <w:rPr>
          <w:sz w:val="19"/>
          <w:szCs w:val="19"/>
        </w:rPr>
        <w:t xml:space="preserve">[348] Lucian A. Bebchuk, </w:t>
      </w:r>
      <w:r w:rsidR="00FE0CED" w:rsidRPr="00742779">
        <w:rPr>
          <w:i/>
          <w:sz w:val="19"/>
          <w:szCs w:val="19"/>
        </w:rPr>
        <w:t>The Myth of the Shareholder Franchise</w:t>
      </w:r>
      <w:r w:rsidR="00FE0CED" w:rsidRPr="00742779">
        <w:rPr>
          <w:sz w:val="19"/>
          <w:szCs w:val="19"/>
        </w:rPr>
        <w:t>, 93 Va. L. Rev. 675 (2007) (arguing that shareholder voting power is too weak to discipline management).</w:t>
      </w:r>
    </w:p>
    <w:p w14:paraId="4A256F8F" w14:textId="77777777" w:rsidR="00FE0CED" w:rsidRPr="00742779" w:rsidRDefault="00742779" w:rsidP="007C1326">
      <w:pPr>
        <w:spacing w:after="120" w:line="240" w:lineRule="auto"/>
        <w:ind w:firstLine="0"/>
        <w:divId w:val="831022668"/>
        <w:rPr>
          <w:sz w:val="19"/>
          <w:szCs w:val="19"/>
        </w:rPr>
      </w:pPr>
      <w:del w:id="7984" w:author="Seth Oranburg" w:date="2026-03-07T09:50:00Z" w16du:dateUtc="2026-03-07T14:50:00Z">
        <w:r w:rsidRPr="00742779">
          <w:rPr>
            <w:rFonts w:ascii="ZWAdobeF" w:hAnsi="ZWAdobeF" w:cs="ZWAdobeF"/>
            <w:sz w:val="2"/>
            <w:szCs w:val="2"/>
          </w:rPr>
          <w:delText>3636B</w:delText>
        </w:r>
      </w:del>
      <w:r w:rsidR="00FE0CED" w:rsidRPr="00742779">
        <w:rPr>
          <w:sz w:val="19"/>
          <w:szCs w:val="19"/>
        </w:rPr>
        <w:t xml:space="preserve">[349] </w:t>
      </w:r>
      <w:r w:rsidR="00FE0CED" w:rsidRPr="00742779">
        <w:rPr>
          <w:i/>
          <w:sz w:val="19"/>
          <w:szCs w:val="19"/>
        </w:rPr>
        <w:t>Paramount Commc’ns Inc. v. QVC Network Inc.</w:t>
      </w:r>
      <w:r w:rsidR="00FE0CED" w:rsidRPr="00742779">
        <w:rPr>
          <w:sz w:val="19"/>
          <w:szCs w:val="19"/>
        </w:rPr>
        <w:t>, 637 A.2d 34 (Del. 1993) (</w:t>
      </w:r>
      <w:r w:rsidR="00FE0CED" w:rsidRPr="00742779">
        <w:rPr>
          <w:i/>
          <w:sz w:val="19"/>
          <w:szCs w:val="19"/>
        </w:rPr>
        <w:t>Revlon</w:t>
      </w:r>
      <w:r w:rsidR="00FE0CED" w:rsidRPr="00742779">
        <w:rPr>
          <w:sz w:val="19"/>
          <w:szCs w:val="19"/>
        </w:rPr>
        <w:t>-mode change-of-control analysis; enhanced scrutiny of deal protections in bidding contest; board must reasonably seek best value when transaction results in change of control) (“</w:t>
      </w:r>
      <w:r w:rsidR="00FE0CED" w:rsidRPr="00742779">
        <w:rPr>
          <w:i/>
          <w:sz w:val="19"/>
          <w:szCs w:val="19"/>
        </w:rPr>
        <w:t>QVC</w:t>
      </w:r>
      <w:r w:rsidR="00FE0CED" w:rsidRPr="00742779">
        <w:rPr>
          <w:sz w:val="19"/>
          <w:szCs w:val="19"/>
        </w:rPr>
        <w:t>”).</w:t>
      </w:r>
    </w:p>
    <w:p w14:paraId="19358C55" w14:textId="77777777" w:rsidR="00FE0CED" w:rsidRPr="00742779" w:rsidRDefault="00742779" w:rsidP="007C1326">
      <w:pPr>
        <w:spacing w:after="120" w:line="240" w:lineRule="auto"/>
        <w:ind w:firstLine="0"/>
        <w:divId w:val="831022668"/>
        <w:rPr>
          <w:sz w:val="19"/>
          <w:szCs w:val="19"/>
        </w:rPr>
      </w:pPr>
      <w:del w:id="7985" w:author="Seth Oranburg" w:date="2026-03-07T09:50:00Z" w16du:dateUtc="2026-03-07T14:50:00Z">
        <w:r w:rsidRPr="00742779">
          <w:rPr>
            <w:rFonts w:ascii="ZWAdobeF" w:hAnsi="ZWAdobeF" w:cs="ZWAdobeF"/>
            <w:sz w:val="2"/>
            <w:szCs w:val="2"/>
          </w:rPr>
          <w:delText>3637B</w:delText>
        </w:r>
      </w:del>
      <w:r w:rsidR="00FE0CED" w:rsidRPr="00742779">
        <w:rPr>
          <w:sz w:val="19"/>
          <w:szCs w:val="19"/>
        </w:rPr>
        <w:t xml:space="preserve">[350] </w:t>
      </w:r>
      <w:r w:rsidR="00FE0CED" w:rsidRPr="00742779">
        <w:rPr>
          <w:i/>
          <w:sz w:val="19"/>
          <w:szCs w:val="19"/>
        </w:rPr>
        <w:t>Lyondell Chem. Co. v. Ryan</w:t>
      </w:r>
      <w:r w:rsidR="00FE0CED" w:rsidRPr="00742779">
        <w:rPr>
          <w:sz w:val="19"/>
          <w:szCs w:val="19"/>
        </w:rPr>
        <w:t>, 970 A.2d 235 (Del. 2009) (</w:t>
      </w:r>
      <w:r w:rsidR="00FE0CED" w:rsidRPr="00742779">
        <w:rPr>
          <w:i/>
          <w:sz w:val="19"/>
          <w:szCs w:val="19"/>
        </w:rPr>
        <w:t>Revlon</w:t>
      </w:r>
      <w:r w:rsidR="00FE0CED" w:rsidRPr="00742779">
        <w:rPr>
          <w:sz w:val="19"/>
          <w:szCs w:val="19"/>
        </w:rPr>
        <w:t xml:space="preserve"> duties; bad faith requires conscious disregard of duty; “</w:t>
      </w:r>
      <w:r w:rsidR="00FE0CED" w:rsidRPr="00742779">
        <w:rPr>
          <w:i/>
          <w:sz w:val="19"/>
          <w:szCs w:val="19"/>
        </w:rPr>
        <w:t>Revlon</w:t>
      </w:r>
      <w:r w:rsidR="00FE0CED" w:rsidRPr="00742779">
        <w:rPr>
          <w:sz w:val="19"/>
          <w:szCs w:val="19"/>
        </w:rPr>
        <w:t>” is not a rigid checklist of steps but a general reasonableness standard) (“</w:t>
      </w:r>
      <w:r w:rsidR="00FE0CED" w:rsidRPr="00742779">
        <w:rPr>
          <w:i/>
          <w:sz w:val="19"/>
          <w:szCs w:val="19"/>
        </w:rPr>
        <w:t>Lyondell</w:t>
      </w:r>
      <w:r w:rsidR="00FE0CED" w:rsidRPr="00742779">
        <w:rPr>
          <w:sz w:val="19"/>
          <w:szCs w:val="19"/>
        </w:rPr>
        <w:t>”).</w:t>
      </w:r>
    </w:p>
    <w:p w14:paraId="36554D7B" w14:textId="77777777" w:rsidR="00FE0CED" w:rsidRPr="00742779" w:rsidRDefault="00742779" w:rsidP="007C1326">
      <w:pPr>
        <w:spacing w:after="120" w:line="240" w:lineRule="auto"/>
        <w:ind w:firstLine="0"/>
        <w:divId w:val="831022668"/>
        <w:rPr>
          <w:sz w:val="19"/>
          <w:szCs w:val="19"/>
        </w:rPr>
      </w:pPr>
      <w:del w:id="7986" w:author="Seth Oranburg" w:date="2026-03-07T09:50:00Z" w16du:dateUtc="2026-03-07T14:50:00Z">
        <w:r w:rsidRPr="00742779">
          <w:rPr>
            <w:rFonts w:ascii="ZWAdobeF" w:hAnsi="ZWAdobeF" w:cs="ZWAdobeF"/>
            <w:sz w:val="2"/>
            <w:szCs w:val="2"/>
          </w:rPr>
          <w:delText>3638B</w:delText>
        </w:r>
      </w:del>
      <w:r w:rsidR="00FE0CED" w:rsidRPr="00742779">
        <w:rPr>
          <w:sz w:val="19"/>
          <w:szCs w:val="19"/>
        </w:rPr>
        <w:t xml:space="preserve">[351] </w:t>
      </w:r>
      <w:r w:rsidR="00FE0CED" w:rsidRPr="00742779">
        <w:rPr>
          <w:i/>
          <w:sz w:val="19"/>
          <w:szCs w:val="19"/>
        </w:rPr>
        <w:t>Omnicare, Inc. v. NCS Healthcare, Inc.</w:t>
      </w:r>
      <w:r w:rsidR="00FE0CED" w:rsidRPr="00742779">
        <w:rPr>
          <w:sz w:val="19"/>
          <w:szCs w:val="19"/>
        </w:rPr>
        <w:t>, 818 A.2d 914 (Del. 2003) (deal-protection limits; fiduciary constraints on lockups and preclusive or coercive provisions; board’s ability to contract in ways that constrain future fiduciary flexibility) (“</w:t>
      </w:r>
      <w:r w:rsidR="00FE0CED" w:rsidRPr="00742779">
        <w:rPr>
          <w:i/>
          <w:sz w:val="19"/>
          <w:szCs w:val="19"/>
        </w:rPr>
        <w:t>Omnicare</w:t>
      </w:r>
      <w:r w:rsidR="00FE0CED" w:rsidRPr="00742779">
        <w:rPr>
          <w:sz w:val="19"/>
          <w:szCs w:val="19"/>
        </w:rPr>
        <w:t>”).</w:t>
      </w:r>
    </w:p>
    <w:p w14:paraId="018A2ECB" w14:textId="77777777" w:rsidR="00FE0CED" w:rsidRPr="00742779" w:rsidRDefault="00742779" w:rsidP="007C1326">
      <w:pPr>
        <w:spacing w:after="120" w:line="240" w:lineRule="auto"/>
        <w:ind w:firstLine="0"/>
        <w:divId w:val="831022668"/>
        <w:rPr>
          <w:sz w:val="19"/>
          <w:szCs w:val="19"/>
        </w:rPr>
      </w:pPr>
      <w:del w:id="7987" w:author="Seth Oranburg" w:date="2026-03-07T09:50:00Z" w16du:dateUtc="2026-03-07T14:50:00Z">
        <w:r w:rsidRPr="00742779">
          <w:rPr>
            <w:rFonts w:ascii="ZWAdobeF" w:hAnsi="ZWAdobeF" w:cs="ZWAdobeF"/>
            <w:sz w:val="2"/>
            <w:szCs w:val="2"/>
          </w:rPr>
          <w:lastRenderedPageBreak/>
          <w:delText>3639B</w:delText>
        </w:r>
      </w:del>
      <w:r w:rsidR="00FE0CED" w:rsidRPr="00742779">
        <w:rPr>
          <w:sz w:val="19"/>
          <w:szCs w:val="19"/>
        </w:rPr>
        <w:t xml:space="preserve">[352] </w:t>
      </w:r>
      <w:r w:rsidR="00FE0CED" w:rsidRPr="00742779">
        <w:rPr>
          <w:i/>
          <w:sz w:val="19"/>
          <w:szCs w:val="19"/>
        </w:rPr>
        <w:t>In re Trulia, Inc. Stockholder Litig.</w:t>
      </w:r>
      <w:r w:rsidR="00FE0CED" w:rsidRPr="00742779">
        <w:rPr>
          <w:sz w:val="19"/>
          <w:szCs w:val="19"/>
        </w:rPr>
        <w:t>, 129 A.3d 884 (Del. Ch. 2016) (refusing to approve disclosure-only settlements absent clearly material disclosures) (“</w:t>
      </w:r>
      <w:r w:rsidR="00FE0CED" w:rsidRPr="00742779">
        <w:rPr>
          <w:i/>
          <w:sz w:val="19"/>
          <w:szCs w:val="19"/>
        </w:rPr>
        <w:t>Trulia</w:t>
      </w:r>
      <w:r w:rsidR="00FE0CED" w:rsidRPr="00742779">
        <w:rPr>
          <w:sz w:val="19"/>
          <w:szCs w:val="19"/>
        </w:rPr>
        <w:t>”).</w:t>
      </w:r>
    </w:p>
    <w:p w14:paraId="2D31E3AF" w14:textId="77777777" w:rsidR="00FE0CED" w:rsidRPr="00742779" w:rsidRDefault="00742779" w:rsidP="007C1326">
      <w:pPr>
        <w:spacing w:after="120" w:line="240" w:lineRule="auto"/>
        <w:ind w:firstLine="0"/>
        <w:divId w:val="831022668"/>
        <w:rPr>
          <w:sz w:val="19"/>
          <w:szCs w:val="19"/>
        </w:rPr>
      </w:pPr>
      <w:del w:id="7988" w:author="Seth Oranburg" w:date="2026-03-07T09:50:00Z" w16du:dateUtc="2026-03-07T14:50:00Z">
        <w:r w:rsidRPr="00742779">
          <w:rPr>
            <w:rFonts w:ascii="ZWAdobeF" w:hAnsi="ZWAdobeF" w:cs="ZWAdobeF"/>
            <w:sz w:val="2"/>
            <w:szCs w:val="2"/>
          </w:rPr>
          <w:delText>3640B</w:delText>
        </w:r>
      </w:del>
      <w:r w:rsidR="00FE0CED" w:rsidRPr="00742779">
        <w:rPr>
          <w:sz w:val="19"/>
          <w:szCs w:val="19"/>
        </w:rPr>
        <w:t xml:space="preserve">[353] </w:t>
      </w:r>
      <w:r w:rsidR="00FE0CED" w:rsidRPr="00742779">
        <w:rPr>
          <w:i/>
          <w:sz w:val="19"/>
          <w:szCs w:val="19"/>
        </w:rPr>
        <w:t>Kahn v. M&amp;F Worldwide Corp.</w:t>
      </w:r>
      <w:r w:rsidR="00FE0CED" w:rsidRPr="00742779">
        <w:rPr>
          <w:sz w:val="19"/>
          <w:szCs w:val="19"/>
        </w:rPr>
        <w:t>, 88 A.3d 635 (Del. 2014) (controlling shareholder freeze-out merger receives business judgment review if conditioned ab initio on independent committee negotiation and majority-of-minority vote) (“</w:t>
      </w:r>
      <w:r w:rsidR="00FE0CED" w:rsidRPr="00742779">
        <w:rPr>
          <w:i/>
          <w:sz w:val="19"/>
          <w:szCs w:val="19"/>
        </w:rPr>
        <w:t>Kahn (MFW)</w:t>
      </w:r>
      <w:r w:rsidR="00FE0CED" w:rsidRPr="00742779">
        <w:rPr>
          <w:sz w:val="19"/>
          <w:szCs w:val="19"/>
        </w:rPr>
        <w:t>”).</w:t>
      </w:r>
    </w:p>
    <w:p w14:paraId="6DF8846B" w14:textId="77777777" w:rsidR="00FE0CED" w:rsidRPr="00742779" w:rsidRDefault="00742779" w:rsidP="007C1326">
      <w:pPr>
        <w:spacing w:after="120" w:line="240" w:lineRule="auto"/>
        <w:ind w:firstLine="0"/>
        <w:divId w:val="831022668"/>
        <w:rPr>
          <w:sz w:val="19"/>
          <w:szCs w:val="19"/>
        </w:rPr>
      </w:pPr>
      <w:del w:id="7989" w:author="Seth Oranburg" w:date="2026-03-07T09:50:00Z" w16du:dateUtc="2026-03-07T14:50:00Z">
        <w:r w:rsidRPr="00742779">
          <w:rPr>
            <w:rFonts w:ascii="ZWAdobeF" w:hAnsi="ZWAdobeF" w:cs="ZWAdobeF"/>
            <w:sz w:val="2"/>
            <w:szCs w:val="2"/>
          </w:rPr>
          <w:delText>3641B</w:delText>
        </w:r>
      </w:del>
      <w:r w:rsidR="00FE0CED" w:rsidRPr="00742779">
        <w:rPr>
          <w:sz w:val="19"/>
          <w:szCs w:val="19"/>
        </w:rPr>
        <w:t xml:space="preserve">[354] Nicholas Murray Butler, </w:t>
      </w:r>
      <w:r w:rsidR="00FE0CED" w:rsidRPr="00742779">
        <w:rPr>
          <w:i/>
          <w:sz w:val="19"/>
          <w:szCs w:val="19"/>
        </w:rPr>
        <w:t>Address at the 143rd Annual Banquet of the Chamber of Commerce of the State of New York</w:t>
      </w:r>
      <w:r w:rsidR="00FE0CED" w:rsidRPr="00742779">
        <w:rPr>
          <w:sz w:val="19"/>
          <w:szCs w:val="19"/>
        </w:rPr>
        <w:t xml:space="preserve"> (Nov. 16, 1911) (“I weigh my words when I say that in my judgment the limited liability corporation is the greatest single discovery of modern times...”).</w:t>
      </w:r>
    </w:p>
    <w:p w14:paraId="71FCEC06" w14:textId="77777777" w:rsidR="00FE0CED" w:rsidRPr="00742779" w:rsidRDefault="00742779" w:rsidP="007C1326">
      <w:pPr>
        <w:spacing w:after="120" w:line="240" w:lineRule="auto"/>
        <w:ind w:firstLine="0"/>
        <w:divId w:val="831022668"/>
        <w:rPr>
          <w:sz w:val="19"/>
          <w:szCs w:val="19"/>
        </w:rPr>
      </w:pPr>
      <w:del w:id="7990" w:author="Seth Oranburg" w:date="2026-03-07T09:50:00Z" w16du:dateUtc="2026-03-07T14:50:00Z">
        <w:r w:rsidRPr="00742779">
          <w:rPr>
            <w:rFonts w:ascii="ZWAdobeF" w:hAnsi="ZWAdobeF" w:cs="ZWAdobeF"/>
            <w:sz w:val="2"/>
            <w:szCs w:val="2"/>
          </w:rPr>
          <w:delText>3642B</w:delText>
        </w:r>
      </w:del>
      <w:r w:rsidR="00FE0CED" w:rsidRPr="00742779">
        <w:rPr>
          <w:sz w:val="19"/>
          <w:szCs w:val="19"/>
        </w:rPr>
        <w:t xml:space="preserve">[355] </w:t>
      </w:r>
      <w:r w:rsidR="00FE0CED" w:rsidRPr="00742779">
        <w:rPr>
          <w:i/>
          <w:sz w:val="19"/>
          <w:szCs w:val="19"/>
        </w:rPr>
        <w:t>Berkey v. Third Ave. Ry. Co.</w:t>
      </w:r>
      <w:r w:rsidR="00FE0CED" w:rsidRPr="00742779">
        <w:rPr>
          <w:sz w:val="19"/>
          <w:szCs w:val="19"/>
        </w:rPr>
        <w:t>, 244 N.Y. 84, 155 N.E. 58 (1926) (Cardozo, J.) (parent-subsidiary liability; “The whole problem of the relation between parent and subsidiary corporations is one that is still enveloped in the mists of metaphor.”) (“</w:t>
      </w:r>
      <w:r w:rsidR="00FE0CED" w:rsidRPr="00742779">
        <w:rPr>
          <w:i/>
          <w:sz w:val="19"/>
          <w:szCs w:val="19"/>
        </w:rPr>
        <w:t>Berkey</w:t>
      </w:r>
      <w:r w:rsidR="00FE0CED" w:rsidRPr="00742779">
        <w:rPr>
          <w:sz w:val="19"/>
          <w:szCs w:val="19"/>
        </w:rPr>
        <w:t>”).</w:t>
      </w:r>
    </w:p>
    <w:p w14:paraId="0EF7A109" w14:textId="77777777" w:rsidR="00FE0CED" w:rsidRPr="00742779" w:rsidRDefault="00742779" w:rsidP="007C1326">
      <w:pPr>
        <w:spacing w:after="120" w:line="240" w:lineRule="auto"/>
        <w:ind w:firstLine="0"/>
        <w:divId w:val="831022668"/>
        <w:rPr>
          <w:sz w:val="19"/>
          <w:szCs w:val="19"/>
        </w:rPr>
      </w:pPr>
      <w:del w:id="7991" w:author="Seth Oranburg" w:date="2026-03-07T09:50:00Z" w16du:dateUtc="2026-03-07T14:50:00Z">
        <w:r w:rsidRPr="00742779">
          <w:rPr>
            <w:rFonts w:ascii="ZWAdobeF" w:hAnsi="ZWAdobeF" w:cs="ZWAdobeF"/>
            <w:sz w:val="2"/>
            <w:szCs w:val="2"/>
          </w:rPr>
          <w:delText>3643B</w:delText>
        </w:r>
      </w:del>
      <w:r w:rsidR="00FE0CED" w:rsidRPr="00742779">
        <w:rPr>
          <w:sz w:val="19"/>
          <w:szCs w:val="19"/>
        </w:rPr>
        <w:t xml:space="preserve">[356] Frank H. Easterbrook &amp; Daniel R. Fischel, </w:t>
      </w:r>
      <w:r w:rsidR="00FE0CED" w:rsidRPr="00742779">
        <w:rPr>
          <w:i/>
          <w:sz w:val="19"/>
          <w:szCs w:val="19"/>
        </w:rPr>
        <w:t>Limited Liability and the Corporation</w:t>
      </w:r>
      <w:r w:rsidR="00FE0CED" w:rsidRPr="00742779">
        <w:rPr>
          <w:sz w:val="19"/>
          <w:szCs w:val="19"/>
        </w:rPr>
        <w:t>, 52 U. Chi. L. Rev. 89 (1985) (foundational economic analysis arguing that limited liability reduces monitoring costs, encourages portfolio diversification, and facilitates efficient capital formation) (“</w:t>
      </w:r>
      <w:r w:rsidR="00FE0CED" w:rsidRPr="00742779">
        <w:rPr>
          <w:i/>
          <w:sz w:val="19"/>
          <w:szCs w:val="19"/>
        </w:rPr>
        <w:t>Limited Liability</w:t>
      </w:r>
      <w:r w:rsidR="00FE0CED" w:rsidRPr="00742779">
        <w:rPr>
          <w:sz w:val="19"/>
          <w:szCs w:val="19"/>
        </w:rPr>
        <w:t>”).</w:t>
      </w:r>
    </w:p>
    <w:p w14:paraId="4CE99DAD" w14:textId="77777777" w:rsidR="00FE0CED" w:rsidRPr="00742779" w:rsidRDefault="00742779" w:rsidP="007C1326">
      <w:pPr>
        <w:spacing w:after="120" w:line="240" w:lineRule="auto"/>
        <w:ind w:firstLine="0"/>
        <w:divId w:val="831022668"/>
        <w:rPr>
          <w:sz w:val="19"/>
          <w:szCs w:val="19"/>
        </w:rPr>
      </w:pPr>
      <w:del w:id="7992" w:author="Seth Oranburg" w:date="2026-03-07T09:50:00Z" w16du:dateUtc="2026-03-07T14:50:00Z">
        <w:r w:rsidRPr="00742779">
          <w:rPr>
            <w:rFonts w:ascii="ZWAdobeF" w:hAnsi="ZWAdobeF" w:cs="ZWAdobeF"/>
            <w:sz w:val="2"/>
            <w:szCs w:val="2"/>
          </w:rPr>
          <w:delText>3644B</w:delText>
        </w:r>
      </w:del>
      <w:r w:rsidR="00FE0CED" w:rsidRPr="00742779">
        <w:rPr>
          <w:sz w:val="19"/>
          <w:szCs w:val="19"/>
        </w:rPr>
        <w:t xml:space="preserve">[357] Phillip I. Blumberg, </w:t>
      </w:r>
      <w:r w:rsidR="00FE0CED" w:rsidRPr="00742779">
        <w:rPr>
          <w:i/>
          <w:sz w:val="19"/>
          <w:szCs w:val="19"/>
        </w:rPr>
        <w:t>The Law of Corporate Groups: Procedural Problems in the Law of Parent and Subsidiary Corporations</w:t>
      </w:r>
      <w:r w:rsidR="00FE0CED" w:rsidRPr="00742779">
        <w:rPr>
          <w:sz w:val="19"/>
          <w:szCs w:val="19"/>
        </w:rPr>
        <w:t xml:space="preserve"> (1983) (“</w:t>
      </w:r>
      <w:r w:rsidR="00FE0CED" w:rsidRPr="00742779">
        <w:rPr>
          <w:i/>
          <w:sz w:val="19"/>
          <w:szCs w:val="19"/>
        </w:rPr>
        <w:t>Law of Corporate Groups</w:t>
      </w:r>
      <w:r w:rsidR="00FE0CED" w:rsidRPr="00742779">
        <w:rPr>
          <w:sz w:val="19"/>
          <w:szCs w:val="19"/>
        </w:rPr>
        <w:t>”).</w:t>
      </w:r>
    </w:p>
    <w:p w14:paraId="3952D3A9" w14:textId="77777777" w:rsidR="00FE0CED" w:rsidRPr="00742779" w:rsidRDefault="00742779" w:rsidP="007C1326">
      <w:pPr>
        <w:spacing w:after="120" w:line="240" w:lineRule="auto"/>
        <w:ind w:firstLine="0"/>
        <w:divId w:val="831022668"/>
        <w:rPr>
          <w:sz w:val="19"/>
          <w:szCs w:val="19"/>
        </w:rPr>
      </w:pPr>
      <w:del w:id="7993" w:author="Seth Oranburg" w:date="2026-03-07T09:50:00Z" w16du:dateUtc="2026-03-07T14:50:00Z">
        <w:r w:rsidRPr="00742779">
          <w:rPr>
            <w:rFonts w:ascii="ZWAdobeF" w:hAnsi="ZWAdobeF" w:cs="ZWAdobeF"/>
            <w:sz w:val="2"/>
            <w:szCs w:val="2"/>
          </w:rPr>
          <w:delText>3645B</w:delText>
        </w:r>
      </w:del>
      <w:r w:rsidR="00FE0CED" w:rsidRPr="00742779">
        <w:rPr>
          <w:sz w:val="19"/>
          <w:szCs w:val="19"/>
        </w:rPr>
        <w:t xml:space="preserve">[358] Robert B. Thompson, </w:t>
      </w:r>
      <w:r w:rsidR="00FE0CED" w:rsidRPr="00742779">
        <w:rPr>
          <w:i/>
          <w:sz w:val="19"/>
          <w:szCs w:val="19"/>
        </w:rPr>
        <w:t>Piercing the Corporate Veil: An Empirical Study</w:t>
      </w:r>
      <w:r w:rsidR="00FE0CED" w:rsidRPr="00742779">
        <w:rPr>
          <w:sz w:val="19"/>
          <w:szCs w:val="19"/>
        </w:rPr>
        <w:t>, 76 Cornell L. Rev. 1036 (1991) (groundbreaking empirical analysis of 1,600 cases; finding piercing occurs only in close corporations and, counterintuitively, is more frequent in contract than tort disputes) (“</w:t>
      </w:r>
      <w:r w:rsidR="00FE0CED" w:rsidRPr="00742779">
        <w:rPr>
          <w:i/>
          <w:sz w:val="19"/>
          <w:szCs w:val="19"/>
        </w:rPr>
        <w:t>Piercing Empirical Study</w:t>
      </w:r>
      <w:r w:rsidR="00FE0CED" w:rsidRPr="00742779">
        <w:rPr>
          <w:sz w:val="19"/>
          <w:szCs w:val="19"/>
        </w:rPr>
        <w:t>”).</w:t>
      </w:r>
    </w:p>
    <w:p w14:paraId="398EBDC1" w14:textId="77777777" w:rsidR="00FE0CED" w:rsidRPr="00742779" w:rsidRDefault="00742779" w:rsidP="007C1326">
      <w:pPr>
        <w:spacing w:after="120" w:line="240" w:lineRule="auto"/>
        <w:ind w:firstLine="0"/>
        <w:divId w:val="831022668"/>
        <w:rPr>
          <w:sz w:val="19"/>
          <w:szCs w:val="19"/>
        </w:rPr>
      </w:pPr>
      <w:del w:id="7994" w:author="Seth Oranburg" w:date="2026-03-07T09:50:00Z" w16du:dateUtc="2026-03-07T14:50:00Z">
        <w:r w:rsidRPr="00742779">
          <w:rPr>
            <w:rFonts w:ascii="ZWAdobeF" w:hAnsi="ZWAdobeF" w:cs="ZWAdobeF"/>
            <w:sz w:val="2"/>
            <w:szCs w:val="2"/>
          </w:rPr>
          <w:delText>3646B</w:delText>
        </w:r>
      </w:del>
      <w:r w:rsidR="00FE0CED" w:rsidRPr="00742779">
        <w:rPr>
          <w:sz w:val="19"/>
          <w:szCs w:val="19"/>
        </w:rPr>
        <w:t>[359] [intentionally omitted]</w:t>
      </w:r>
    </w:p>
    <w:p w14:paraId="34127A44" w14:textId="77777777" w:rsidR="00FE0CED" w:rsidRPr="00742779" w:rsidRDefault="00742779" w:rsidP="007C1326">
      <w:pPr>
        <w:spacing w:after="120" w:line="240" w:lineRule="auto"/>
        <w:ind w:firstLine="0"/>
        <w:divId w:val="831022668"/>
        <w:rPr>
          <w:sz w:val="19"/>
          <w:szCs w:val="19"/>
        </w:rPr>
      </w:pPr>
      <w:del w:id="7995" w:author="Seth Oranburg" w:date="2026-03-07T09:50:00Z" w16du:dateUtc="2026-03-07T14:50:00Z">
        <w:r w:rsidRPr="00742779">
          <w:rPr>
            <w:rFonts w:ascii="ZWAdobeF" w:hAnsi="ZWAdobeF" w:cs="ZWAdobeF"/>
            <w:sz w:val="2"/>
            <w:szCs w:val="2"/>
          </w:rPr>
          <w:delText>3647B</w:delText>
        </w:r>
      </w:del>
      <w:r w:rsidR="00FE0CED" w:rsidRPr="00742779">
        <w:rPr>
          <w:sz w:val="19"/>
          <w:szCs w:val="19"/>
        </w:rPr>
        <w:t xml:space="preserve">[360] Henry Hansmann &amp; Reinier Kraakman, </w:t>
      </w:r>
      <w:r w:rsidR="00FE0CED" w:rsidRPr="00742779">
        <w:rPr>
          <w:i/>
          <w:sz w:val="19"/>
          <w:szCs w:val="19"/>
        </w:rPr>
        <w:t>The Essential Role of Organizational Law</w:t>
      </w:r>
      <w:r w:rsidR="00FE0CED" w:rsidRPr="00742779">
        <w:rPr>
          <w:sz w:val="19"/>
          <w:szCs w:val="19"/>
        </w:rPr>
        <w:t>, 110 Yale L.J. 387 (2000) (arguing that “affirmative asset partitioning”—shielding firm assets from owners’ personal creditors—is the only essential contribution of organizational law that private contracts cannot replicate) (“</w:t>
      </w:r>
      <w:r w:rsidR="00FE0CED" w:rsidRPr="00742779">
        <w:rPr>
          <w:i/>
          <w:sz w:val="19"/>
          <w:szCs w:val="19"/>
        </w:rPr>
        <w:t>Asset Partitioning</w:t>
      </w:r>
      <w:r w:rsidR="00FE0CED" w:rsidRPr="00742779">
        <w:rPr>
          <w:sz w:val="19"/>
          <w:szCs w:val="19"/>
        </w:rPr>
        <w:t>”).</w:t>
      </w:r>
    </w:p>
    <w:p w14:paraId="43E964C9" w14:textId="77777777" w:rsidR="00FE0CED" w:rsidRPr="00742779" w:rsidRDefault="00742779" w:rsidP="007C1326">
      <w:pPr>
        <w:spacing w:after="120" w:line="240" w:lineRule="auto"/>
        <w:ind w:firstLine="0"/>
        <w:divId w:val="831022668"/>
        <w:rPr>
          <w:sz w:val="19"/>
          <w:szCs w:val="19"/>
        </w:rPr>
      </w:pPr>
      <w:del w:id="7996" w:author="Seth Oranburg" w:date="2026-03-07T09:50:00Z" w16du:dateUtc="2026-03-07T14:50:00Z">
        <w:r w:rsidRPr="00742779">
          <w:rPr>
            <w:rFonts w:ascii="ZWAdobeF" w:hAnsi="ZWAdobeF" w:cs="ZWAdobeF"/>
            <w:sz w:val="2"/>
            <w:szCs w:val="2"/>
          </w:rPr>
          <w:delText>3648B</w:delText>
        </w:r>
      </w:del>
      <w:r w:rsidR="00FE0CED" w:rsidRPr="00742779">
        <w:rPr>
          <w:sz w:val="19"/>
          <w:szCs w:val="19"/>
        </w:rPr>
        <w:t xml:space="preserve">[361] Robert B. Thompson, </w:t>
      </w:r>
      <w:r w:rsidR="00FE0CED" w:rsidRPr="00742779">
        <w:rPr>
          <w:i/>
          <w:sz w:val="19"/>
          <w:szCs w:val="19"/>
        </w:rPr>
        <w:t>Unpacking Limited Liability: Direct and Vicarious Liability of Corporate Participants for Torts of the Enterprise</w:t>
      </w:r>
      <w:r w:rsidR="00FE0CED" w:rsidRPr="00742779">
        <w:rPr>
          <w:sz w:val="19"/>
          <w:szCs w:val="19"/>
        </w:rPr>
        <w:t>, 47 Vand. L. Rev. 1 (1994) (distinguishing true “piercing” [vicarious liability] from direct liability where shareholders personally participate in the tortious conduct).</w:t>
      </w:r>
    </w:p>
    <w:p w14:paraId="6BCC43F1" w14:textId="77777777" w:rsidR="00FE0CED" w:rsidRPr="00742779" w:rsidRDefault="00742779" w:rsidP="007C1326">
      <w:pPr>
        <w:spacing w:after="120" w:line="240" w:lineRule="auto"/>
        <w:ind w:firstLine="0"/>
        <w:divId w:val="831022668"/>
        <w:rPr>
          <w:sz w:val="19"/>
          <w:szCs w:val="19"/>
        </w:rPr>
      </w:pPr>
      <w:del w:id="7997" w:author="Seth Oranburg" w:date="2026-03-07T09:50:00Z" w16du:dateUtc="2026-03-07T14:50:00Z">
        <w:r w:rsidRPr="00742779">
          <w:rPr>
            <w:rFonts w:ascii="ZWAdobeF" w:hAnsi="ZWAdobeF" w:cs="ZWAdobeF"/>
            <w:sz w:val="2"/>
            <w:szCs w:val="2"/>
          </w:rPr>
          <w:delText>3649B</w:delText>
        </w:r>
      </w:del>
      <w:r w:rsidR="00FE0CED" w:rsidRPr="00742779">
        <w:rPr>
          <w:sz w:val="19"/>
          <w:szCs w:val="19"/>
        </w:rPr>
        <w:t xml:space="preserve">[362] </w:t>
      </w:r>
      <w:r w:rsidR="00FE0CED" w:rsidRPr="00742779">
        <w:rPr>
          <w:i/>
          <w:sz w:val="19"/>
          <w:szCs w:val="19"/>
        </w:rPr>
        <w:t>Castleberry v. Branscum</w:t>
      </w:r>
      <w:r w:rsidR="00FE0CED" w:rsidRPr="00742779">
        <w:rPr>
          <w:sz w:val="19"/>
          <w:szCs w:val="19"/>
        </w:rPr>
        <w:t>, 721 S.W.2d 270 (Tex. 1986) (establishing broad “constructive fraud” standard for piercing) (“</w:t>
      </w:r>
      <w:r w:rsidR="00FE0CED" w:rsidRPr="00742779">
        <w:rPr>
          <w:i/>
          <w:sz w:val="19"/>
          <w:szCs w:val="19"/>
        </w:rPr>
        <w:t>Castleberry</w:t>
      </w:r>
      <w:r w:rsidR="00FE0CED" w:rsidRPr="00742779">
        <w:rPr>
          <w:sz w:val="19"/>
          <w:szCs w:val="19"/>
        </w:rPr>
        <w:t>”).</w:t>
      </w:r>
    </w:p>
    <w:p w14:paraId="165754FD" w14:textId="77777777" w:rsidR="00FE0CED" w:rsidRPr="00742779" w:rsidRDefault="00742779" w:rsidP="007C1326">
      <w:pPr>
        <w:spacing w:after="120" w:line="240" w:lineRule="auto"/>
        <w:ind w:firstLine="0"/>
        <w:divId w:val="831022668"/>
        <w:rPr>
          <w:sz w:val="19"/>
          <w:szCs w:val="19"/>
        </w:rPr>
      </w:pPr>
      <w:del w:id="7998" w:author="Seth Oranburg" w:date="2026-03-07T09:50:00Z" w16du:dateUtc="2026-03-07T14:50:00Z">
        <w:r w:rsidRPr="00742779">
          <w:rPr>
            <w:rFonts w:ascii="ZWAdobeF" w:hAnsi="ZWAdobeF" w:cs="ZWAdobeF"/>
            <w:sz w:val="2"/>
            <w:szCs w:val="2"/>
          </w:rPr>
          <w:delText>3650B</w:delText>
        </w:r>
      </w:del>
      <w:r w:rsidR="00FE0CED" w:rsidRPr="00742779">
        <w:rPr>
          <w:sz w:val="19"/>
          <w:szCs w:val="19"/>
        </w:rPr>
        <w:t>[363] Tex. Bus. Orgs. Code Ann. § 21.223 (West) (statutory shield; prohibiting piercing for contractual obligations on the basis of constructive fraud or failure to observe formalities; requiring proof of actual fraud for direct personal benefit).</w:t>
      </w:r>
    </w:p>
    <w:p w14:paraId="2F6418B2" w14:textId="77777777" w:rsidR="00FE0CED" w:rsidRPr="00742779" w:rsidRDefault="00742779" w:rsidP="007C1326">
      <w:pPr>
        <w:spacing w:after="120" w:line="240" w:lineRule="auto"/>
        <w:ind w:firstLine="0"/>
        <w:divId w:val="831022668"/>
        <w:rPr>
          <w:sz w:val="19"/>
          <w:szCs w:val="19"/>
        </w:rPr>
      </w:pPr>
      <w:del w:id="7999" w:author="Seth Oranburg" w:date="2026-03-07T09:50:00Z" w16du:dateUtc="2026-03-07T14:50:00Z">
        <w:r w:rsidRPr="00742779">
          <w:rPr>
            <w:rFonts w:ascii="ZWAdobeF" w:hAnsi="ZWAdobeF" w:cs="ZWAdobeF"/>
            <w:sz w:val="2"/>
            <w:szCs w:val="2"/>
          </w:rPr>
          <w:delText>3651B</w:delText>
        </w:r>
      </w:del>
      <w:r w:rsidR="00FE0CED" w:rsidRPr="00742779">
        <w:rPr>
          <w:sz w:val="19"/>
          <w:szCs w:val="19"/>
        </w:rPr>
        <w:t xml:space="preserve">[364] </w:t>
      </w:r>
      <w:r w:rsidR="00FE0CED" w:rsidRPr="00742779">
        <w:rPr>
          <w:i/>
          <w:sz w:val="19"/>
          <w:szCs w:val="19"/>
        </w:rPr>
        <w:t>Keyes v. Weller</w:t>
      </w:r>
      <w:r w:rsidR="00FE0CED" w:rsidRPr="00742779">
        <w:rPr>
          <w:sz w:val="19"/>
          <w:szCs w:val="19"/>
        </w:rPr>
        <w:t>, 692 S.W.3d 274 (Tex. 2024) (interpreting TBOC § 21.223; holding that statutory veil-piercing protections shield shareholder-agents from personal liability for torts related to contractual obligations unless “actual fraud” for “direct personal benefit” is proven) (“</w:t>
      </w:r>
      <w:r w:rsidR="00FE0CED" w:rsidRPr="00742779">
        <w:rPr>
          <w:i/>
          <w:sz w:val="19"/>
          <w:szCs w:val="19"/>
        </w:rPr>
        <w:t>Keyes</w:t>
      </w:r>
      <w:r w:rsidR="00FE0CED" w:rsidRPr="00742779">
        <w:rPr>
          <w:sz w:val="19"/>
          <w:szCs w:val="19"/>
        </w:rPr>
        <w:t>”).</w:t>
      </w:r>
    </w:p>
    <w:p w14:paraId="2E1433A4" w14:textId="77777777" w:rsidR="00FE0CED" w:rsidRPr="00742779" w:rsidRDefault="00742779" w:rsidP="007C1326">
      <w:pPr>
        <w:spacing w:after="120" w:line="240" w:lineRule="auto"/>
        <w:ind w:firstLine="0"/>
        <w:divId w:val="831022668"/>
        <w:rPr>
          <w:sz w:val="19"/>
          <w:szCs w:val="19"/>
        </w:rPr>
      </w:pPr>
      <w:del w:id="8000" w:author="Seth Oranburg" w:date="2026-03-07T09:50:00Z" w16du:dateUtc="2026-03-07T14:50:00Z">
        <w:r w:rsidRPr="00742779">
          <w:rPr>
            <w:rFonts w:ascii="ZWAdobeF" w:hAnsi="ZWAdobeF" w:cs="ZWAdobeF"/>
            <w:sz w:val="2"/>
            <w:szCs w:val="2"/>
          </w:rPr>
          <w:delText>3652B</w:delText>
        </w:r>
      </w:del>
      <w:r w:rsidR="00FE0CED" w:rsidRPr="00742779">
        <w:rPr>
          <w:sz w:val="19"/>
          <w:szCs w:val="19"/>
        </w:rPr>
        <w:t xml:space="preserve">[365] Richard M. Cummings, </w:t>
      </w:r>
      <w:r w:rsidR="00FE0CED" w:rsidRPr="00742779">
        <w:rPr>
          <w:i/>
          <w:sz w:val="19"/>
          <w:szCs w:val="19"/>
        </w:rPr>
        <w:t>Note, Walkovszky v. Carlton</w:t>
      </w:r>
      <w:r w:rsidR="00FE0CED" w:rsidRPr="00742779">
        <w:rPr>
          <w:sz w:val="19"/>
          <w:szCs w:val="19"/>
        </w:rPr>
        <w:t xml:space="preserve">, 52 Cornell L.Q. 166 (1966) (analyzing the impact of the </w:t>
      </w:r>
      <w:r w:rsidR="00FE0CED" w:rsidRPr="00742779">
        <w:rPr>
          <w:i/>
          <w:sz w:val="19"/>
          <w:szCs w:val="19"/>
        </w:rPr>
        <w:t>Walkovszky</w:t>
      </w:r>
      <w:r w:rsidR="00FE0CED" w:rsidRPr="00742779">
        <w:rPr>
          <w:sz w:val="19"/>
          <w:szCs w:val="19"/>
        </w:rPr>
        <w:t xml:space="preserve"> decision on taxi fleet regulation).</w:t>
      </w:r>
    </w:p>
    <w:p w14:paraId="580DDF49" w14:textId="77777777" w:rsidR="00FE0CED" w:rsidRPr="00742779" w:rsidRDefault="00742779" w:rsidP="007C1326">
      <w:pPr>
        <w:spacing w:after="120" w:line="240" w:lineRule="auto"/>
        <w:ind w:firstLine="0"/>
        <w:divId w:val="831022668"/>
        <w:rPr>
          <w:sz w:val="19"/>
          <w:szCs w:val="19"/>
        </w:rPr>
      </w:pPr>
      <w:del w:id="8001" w:author="Seth Oranburg" w:date="2026-03-07T09:50:00Z" w16du:dateUtc="2026-03-07T14:50:00Z">
        <w:r w:rsidRPr="00742779">
          <w:rPr>
            <w:rFonts w:ascii="ZWAdobeF" w:hAnsi="ZWAdobeF" w:cs="ZWAdobeF"/>
            <w:sz w:val="2"/>
            <w:szCs w:val="2"/>
          </w:rPr>
          <w:delText>3653B</w:delText>
        </w:r>
      </w:del>
      <w:r w:rsidR="00FE0CED" w:rsidRPr="00742779">
        <w:rPr>
          <w:sz w:val="19"/>
          <w:szCs w:val="19"/>
        </w:rPr>
        <w:t xml:space="preserve">[366] Stephen M. Bainbridge, </w:t>
      </w:r>
      <w:r w:rsidR="00FE0CED" w:rsidRPr="00742779">
        <w:rPr>
          <w:i/>
          <w:sz w:val="19"/>
          <w:szCs w:val="19"/>
        </w:rPr>
        <w:t>Abolishing LLC Veil Piercing</w:t>
      </w:r>
      <w:r w:rsidR="00FE0CED" w:rsidRPr="00742779">
        <w:rPr>
          <w:sz w:val="19"/>
          <w:szCs w:val="19"/>
        </w:rPr>
        <w:t>, 2005 U. Ill. L. Rev. 77 (2005).</w:t>
      </w:r>
    </w:p>
    <w:p w14:paraId="273BE304" w14:textId="77777777" w:rsidR="00FE0CED" w:rsidRPr="00742779" w:rsidRDefault="00742779" w:rsidP="007C1326">
      <w:pPr>
        <w:spacing w:after="120" w:line="240" w:lineRule="auto"/>
        <w:ind w:firstLine="0"/>
        <w:divId w:val="831022668"/>
        <w:rPr>
          <w:sz w:val="19"/>
          <w:szCs w:val="19"/>
        </w:rPr>
      </w:pPr>
      <w:del w:id="8002" w:author="Seth Oranburg" w:date="2026-03-07T09:50:00Z" w16du:dateUtc="2026-03-07T14:50:00Z">
        <w:r w:rsidRPr="00742779">
          <w:rPr>
            <w:rFonts w:ascii="ZWAdobeF" w:hAnsi="ZWAdobeF" w:cs="ZWAdobeF"/>
            <w:sz w:val="2"/>
            <w:szCs w:val="2"/>
          </w:rPr>
          <w:lastRenderedPageBreak/>
          <w:delText>3654B</w:delText>
        </w:r>
      </w:del>
      <w:r w:rsidR="00FE0CED" w:rsidRPr="00742779">
        <w:rPr>
          <w:sz w:val="19"/>
          <w:szCs w:val="19"/>
        </w:rPr>
        <w:t xml:space="preserve">[367] Lee C. Hodge &amp; Andrew B. Sachs, </w:t>
      </w:r>
      <w:r w:rsidR="00FE0CED" w:rsidRPr="00742779">
        <w:rPr>
          <w:i/>
          <w:sz w:val="19"/>
          <w:szCs w:val="19"/>
        </w:rPr>
        <w:t>Piercing the Mist: Bringing the Thompson Study into the 1990s</w:t>
      </w:r>
      <w:r w:rsidR="00FE0CED" w:rsidRPr="00742779">
        <w:rPr>
          <w:sz w:val="19"/>
          <w:szCs w:val="19"/>
        </w:rPr>
        <w:t>, 43 Wake Forest L. Rev. 341 (2008) (updating Thompson’s empirical dataset; confirming that piercing remains non-existent for public companies and is driven largely by misrepresentation).</w:t>
      </w:r>
    </w:p>
    <w:p w14:paraId="3F80CEB8" w14:textId="77777777" w:rsidR="00FE0CED" w:rsidRPr="00742779" w:rsidRDefault="00742779" w:rsidP="007C1326">
      <w:pPr>
        <w:spacing w:after="120" w:line="240" w:lineRule="auto"/>
        <w:ind w:firstLine="0"/>
        <w:divId w:val="831022668"/>
        <w:rPr>
          <w:sz w:val="19"/>
          <w:szCs w:val="19"/>
        </w:rPr>
      </w:pPr>
      <w:del w:id="8003" w:author="Seth Oranburg" w:date="2026-03-07T09:50:00Z" w16du:dateUtc="2026-03-07T14:50:00Z">
        <w:r w:rsidRPr="00742779">
          <w:rPr>
            <w:rFonts w:ascii="ZWAdobeF" w:hAnsi="ZWAdobeF" w:cs="ZWAdobeF"/>
            <w:sz w:val="2"/>
            <w:szCs w:val="2"/>
          </w:rPr>
          <w:delText>3655B</w:delText>
        </w:r>
      </w:del>
      <w:r w:rsidR="00FE0CED" w:rsidRPr="00742779">
        <w:rPr>
          <w:sz w:val="19"/>
          <w:szCs w:val="19"/>
        </w:rPr>
        <w:t xml:space="preserve">[368] John H. Matheson, </w:t>
      </w:r>
      <w:r w:rsidR="00FE0CED" w:rsidRPr="00742779">
        <w:rPr>
          <w:i/>
          <w:sz w:val="19"/>
          <w:szCs w:val="19"/>
        </w:rPr>
        <w:t>The Modern Law of Corporate Groups: An Empirical Study of Piercing the Corporate Veil in the Parent-Subsidiary Context</w:t>
      </w:r>
      <w:r w:rsidR="00FE0CED" w:rsidRPr="00742779">
        <w:rPr>
          <w:sz w:val="19"/>
          <w:szCs w:val="19"/>
        </w:rPr>
        <w:t>, 87 N.C. L. Rev. 1091 (2009) (finding that courts rarely pierce the veil in parent-subsidiary relationships absent evidence of fraud or misrepresentation; “control” alone is insufficient).</w:t>
      </w:r>
    </w:p>
    <w:p w14:paraId="4B874082" w14:textId="77777777" w:rsidR="00FE0CED" w:rsidRPr="00742779" w:rsidRDefault="00742779" w:rsidP="007C1326">
      <w:pPr>
        <w:spacing w:after="120" w:line="240" w:lineRule="auto"/>
        <w:ind w:firstLine="0"/>
        <w:divId w:val="831022668"/>
        <w:rPr>
          <w:sz w:val="19"/>
          <w:szCs w:val="19"/>
        </w:rPr>
      </w:pPr>
      <w:del w:id="8004" w:author="Seth Oranburg" w:date="2026-03-07T09:50:00Z" w16du:dateUtc="2026-03-07T14:50:00Z">
        <w:r w:rsidRPr="00742779">
          <w:rPr>
            <w:rFonts w:ascii="ZWAdobeF" w:hAnsi="ZWAdobeF" w:cs="ZWAdobeF"/>
            <w:sz w:val="2"/>
            <w:szCs w:val="2"/>
          </w:rPr>
          <w:delText>3656B</w:delText>
        </w:r>
      </w:del>
      <w:r w:rsidR="00FE0CED" w:rsidRPr="00742779">
        <w:rPr>
          <w:sz w:val="19"/>
          <w:szCs w:val="19"/>
        </w:rPr>
        <w:t xml:space="preserve">[369] Henry Hansmann &amp; Reinier Kraakman, </w:t>
      </w:r>
      <w:r w:rsidR="00FE0CED" w:rsidRPr="00742779">
        <w:rPr>
          <w:i/>
          <w:sz w:val="19"/>
          <w:szCs w:val="19"/>
        </w:rPr>
        <w:t>Toward Unlimited Shareholder Liability for Corporate Torts</w:t>
      </w:r>
      <w:r w:rsidR="00FE0CED" w:rsidRPr="00742779">
        <w:rPr>
          <w:sz w:val="19"/>
          <w:szCs w:val="19"/>
        </w:rPr>
        <w:t>, 100 Yale L.J. 1879 (1991) (challenging the efficiency of limited liability for involuntary tort creditors; arguing that pro-rata unlimited shareholder liability would internalize risk without destroying public markets).</w:t>
      </w:r>
    </w:p>
    <w:p w14:paraId="1EC2A900" w14:textId="77777777" w:rsidR="00FE0CED" w:rsidRPr="00742779" w:rsidRDefault="00742779" w:rsidP="007C1326">
      <w:pPr>
        <w:spacing w:after="120" w:line="240" w:lineRule="auto"/>
        <w:ind w:firstLine="0"/>
        <w:divId w:val="831022668"/>
        <w:rPr>
          <w:sz w:val="19"/>
          <w:szCs w:val="19"/>
        </w:rPr>
      </w:pPr>
      <w:del w:id="8005" w:author="Seth Oranburg" w:date="2026-03-07T09:50:00Z" w16du:dateUtc="2026-03-07T14:50:00Z">
        <w:r w:rsidRPr="00742779">
          <w:rPr>
            <w:rFonts w:ascii="ZWAdobeF" w:hAnsi="ZWAdobeF" w:cs="ZWAdobeF"/>
            <w:sz w:val="2"/>
            <w:szCs w:val="2"/>
          </w:rPr>
          <w:delText>3657B</w:delText>
        </w:r>
      </w:del>
      <w:r w:rsidR="00FE0CED" w:rsidRPr="00742779">
        <w:rPr>
          <w:sz w:val="19"/>
          <w:szCs w:val="19"/>
        </w:rPr>
        <w:t xml:space="preserve">[370] Nicholas L. Georgakopoulos, </w:t>
      </w:r>
      <w:r w:rsidR="00FE0CED" w:rsidRPr="00742779">
        <w:rPr>
          <w:i/>
          <w:sz w:val="19"/>
          <w:szCs w:val="19"/>
        </w:rPr>
        <w:t>Piercing the Corporate Veil</w:t>
      </w:r>
      <w:r w:rsidR="00FE0CED" w:rsidRPr="00742779">
        <w:rPr>
          <w:sz w:val="19"/>
          <w:szCs w:val="19"/>
        </w:rPr>
        <w:t>, in Encyclopedia of Law and Economics (2007) (analyzing piercing as a judicial mechanism to prevent “strategic insolvency” and opportunism by owners against creditors).</w:t>
      </w:r>
    </w:p>
    <w:p w14:paraId="2CDA1C73" w14:textId="77777777" w:rsidR="00FE0CED" w:rsidRPr="00742779" w:rsidRDefault="00742779" w:rsidP="007C1326">
      <w:pPr>
        <w:spacing w:after="120" w:line="240" w:lineRule="auto"/>
        <w:ind w:firstLine="0"/>
        <w:divId w:val="831022668"/>
        <w:rPr>
          <w:sz w:val="19"/>
          <w:szCs w:val="19"/>
        </w:rPr>
      </w:pPr>
      <w:del w:id="8006" w:author="Seth Oranburg" w:date="2026-03-07T09:50:00Z" w16du:dateUtc="2026-03-07T14:50:00Z">
        <w:r w:rsidRPr="00742779">
          <w:rPr>
            <w:rFonts w:ascii="ZWAdobeF" w:hAnsi="ZWAdobeF" w:cs="ZWAdobeF"/>
            <w:sz w:val="2"/>
            <w:szCs w:val="2"/>
          </w:rPr>
          <w:delText>3658B</w:delText>
        </w:r>
      </w:del>
      <w:r w:rsidR="00FE0CED" w:rsidRPr="00742779">
        <w:rPr>
          <w:sz w:val="19"/>
          <w:szCs w:val="19"/>
        </w:rPr>
        <w:t xml:space="preserve">[371] Jonathan Macey &amp; Joshua Mitts, </w:t>
      </w:r>
      <w:r w:rsidR="00FE0CED" w:rsidRPr="00742779">
        <w:rPr>
          <w:i/>
          <w:sz w:val="19"/>
          <w:szCs w:val="19"/>
        </w:rPr>
        <w:t>Finding Order in the Morass: The Three Real Justifications for Piercing the Corporate Veil</w:t>
      </w:r>
      <w:r w:rsidR="00FE0CED" w:rsidRPr="00742779">
        <w:rPr>
          <w:sz w:val="19"/>
          <w:szCs w:val="19"/>
        </w:rPr>
        <w:t>, 100 Cornell L. Rev. 99 (2014) (arguing piercing is not random but serves three specific functions: enforcing statutory policies, preventing misrepresentation to creditors, and policing bankruptcy priority).</w:t>
      </w:r>
    </w:p>
    <w:p w14:paraId="46822B23" w14:textId="77777777" w:rsidR="00FE0CED" w:rsidRPr="00742779" w:rsidRDefault="00742779" w:rsidP="007C1326">
      <w:pPr>
        <w:spacing w:after="120" w:line="240" w:lineRule="auto"/>
        <w:ind w:firstLine="0"/>
        <w:divId w:val="831022668"/>
        <w:rPr>
          <w:sz w:val="19"/>
          <w:szCs w:val="19"/>
        </w:rPr>
      </w:pPr>
      <w:del w:id="8007" w:author="Seth Oranburg" w:date="2026-03-07T09:50:00Z" w16du:dateUtc="2026-03-07T14:50:00Z">
        <w:r w:rsidRPr="00742779">
          <w:rPr>
            <w:rFonts w:ascii="ZWAdobeF" w:hAnsi="ZWAdobeF" w:cs="ZWAdobeF"/>
            <w:sz w:val="2"/>
            <w:szCs w:val="2"/>
          </w:rPr>
          <w:delText>3659B</w:delText>
        </w:r>
      </w:del>
      <w:r w:rsidR="00FE0CED" w:rsidRPr="00742779">
        <w:rPr>
          <w:sz w:val="19"/>
          <w:szCs w:val="19"/>
        </w:rPr>
        <w:t xml:space="preserve">[372] </w:t>
      </w:r>
      <w:r w:rsidR="00FE0CED" w:rsidRPr="00742779">
        <w:rPr>
          <w:i/>
          <w:sz w:val="19"/>
          <w:szCs w:val="19"/>
        </w:rPr>
        <w:t>Kinney Shoe Corp. v. Polan</w:t>
      </w:r>
      <w:r w:rsidR="00FE0CED" w:rsidRPr="00742779">
        <w:rPr>
          <w:sz w:val="19"/>
          <w:szCs w:val="19"/>
        </w:rPr>
        <w:t>, 939 F.2d 209 (4th Cir. 1991) (gross undercapitalization; piercing corporate veil where corporation formed with zero capitalization and no separate existence; shell corporation operated solely as liability shield for lease obligations) (“</w:t>
      </w:r>
      <w:r w:rsidR="00FE0CED" w:rsidRPr="00742779">
        <w:rPr>
          <w:i/>
          <w:sz w:val="19"/>
          <w:szCs w:val="19"/>
        </w:rPr>
        <w:t>Kinney Shoe</w:t>
      </w:r>
      <w:r w:rsidR="00FE0CED" w:rsidRPr="00742779">
        <w:rPr>
          <w:sz w:val="19"/>
          <w:szCs w:val="19"/>
        </w:rPr>
        <w:t>”).</w:t>
      </w:r>
    </w:p>
    <w:p w14:paraId="0ABDC2DF" w14:textId="77777777" w:rsidR="00FE0CED" w:rsidRPr="00742779" w:rsidRDefault="00742779" w:rsidP="007C1326">
      <w:pPr>
        <w:spacing w:after="120" w:line="240" w:lineRule="auto"/>
        <w:ind w:firstLine="0"/>
        <w:divId w:val="831022668"/>
        <w:rPr>
          <w:sz w:val="19"/>
          <w:szCs w:val="19"/>
        </w:rPr>
      </w:pPr>
      <w:del w:id="8008" w:author="Seth Oranburg" w:date="2026-03-07T09:50:00Z" w16du:dateUtc="2026-03-07T14:50:00Z">
        <w:r w:rsidRPr="00742779">
          <w:rPr>
            <w:rFonts w:ascii="ZWAdobeF" w:hAnsi="ZWAdobeF" w:cs="ZWAdobeF"/>
            <w:sz w:val="2"/>
            <w:szCs w:val="2"/>
          </w:rPr>
          <w:delText>3660B</w:delText>
        </w:r>
      </w:del>
      <w:r w:rsidR="00FE0CED" w:rsidRPr="00742779">
        <w:rPr>
          <w:sz w:val="19"/>
          <w:szCs w:val="19"/>
        </w:rPr>
        <w:t xml:space="preserve">[373] </w:t>
      </w:r>
      <w:r w:rsidR="00FE0CED" w:rsidRPr="00742779">
        <w:rPr>
          <w:i/>
          <w:sz w:val="19"/>
          <w:szCs w:val="19"/>
        </w:rPr>
        <w:t>United States v. Bestfoods</w:t>
      </w:r>
      <w:r w:rsidR="00FE0CED" w:rsidRPr="00742779">
        <w:rPr>
          <w:sz w:val="19"/>
          <w:szCs w:val="19"/>
        </w:rPr>
        <w:t>, 524 U.S. 51 (1998) (holding parent corporation not liable under CERCLA for subsidiary’s environmental contamination absent direct participation in facility operations; distinguishing between derivative veil-piercing liability and direct operator liability) (“</w:t>
      </w:r>
      <w:r w:rsidR="00FE0CED" w:rsidRPr="00742779">
        <w:rPr>
          <w:i/>
          <w:sz w:val="19"/>
          <w:szCs w:val="19"/>
        </w:rPr>
        <w:t>Bestfoods</w:t>
      </w:r>
      <w:r w:rsidR="00FE0CED" w:rsidRPr="00742779">
        <w:rPr>
          <w:sz w:val="19"/>
          <w:szCs w:val="19"/>
        </w:rPr>
        <w:t>”).</w:t>
      </w:r>
    </w:p>
    <w:p w14:paraId="2CE9A0BB" w14:textId="77777777" w:rsidR="00FE0CED" w:rsidRPr="00742779" w:rsidRDefault="00742779" w:rsidP="007C1326">
      <w:pPr>
        <w:spacing w:after="120" w:line="240" w:lineRule="auto"/>
        <w:ind w:firstLine="0"/>
        <w:divId w:val="831022668"/>
        <w:rPr>
          <w:sz w:val="19"/>
          <w:szCs w:val="19"/>
        </w:rPr>
      </w:pPr>
      <w:del w:id="8009" w:author="Seth Oranburg" w:date="2026-03-07T09:50:00Z" w16du:dateUtc="2026-03-07T14:50:00Z">
        <w:r w:rsidRPr="00742779">
          <w:rPr>
            <w:rFonts w:ascii="ZWAdobeF" w:hAnsi="ZWAdobeF" w:cs="ZWAdobeF"/>
            <w:sz w:val="2"/>
            <w:szCs w:val="2"/>
          </w:rPr>
          <w:delText>3661B</w:delText>
        </w:r>
      </w:del>
      <w:r w:rsidR="00FE0CED" w:rsidRPr="00742779">
        <w:rPr>
          <w:sz w:val="19"/>
          <w:szCs w:val="19"/>
        </w:rPr>
        <w:t>[374] [intentionally omitted]</w:t>
      </w:r>
    </w:p>
    <w:p w14:paraId="19C7F6DC" w14:textId="77777777" w:rsidR="00FE0CED" w:rsidRPr="00742779" w:rsidRDefault="00742779" w:rsidP="007C1326">
      <w:pPr>
        <w:spacing w:after="120" w:line="240" w:lineRule="auto"/>
        <w:ind w:firstLine="0"/>
        <w:divId w:val="831022668"/>
        <w:rPr>
          <w:sz w:val="19"/>
          <w:szCs w:val="19"/>
        </w:rPr>
      </w:pPr>
      <w:del w:id="8010" w:author="Seth Oranburg" w:date="2026-03-07T09:50:00Z" w16du:dateUtc="2026-03-07T14:50:00Z">
        <w:r w:rsidRPr="00742779">
          <w:rPr>
            <w:rFonts w:ascii="ZWAdobeF" w:hAnsi="ZWAdobeF" w:cs="ZWAdobeF"/>
            <w:sz w:val="2"/>
            <w:szCs w:val="2"/>
          </w:rPr>
          <w:delText>3662B</w:delText>
        </w:r>
      </w:del>
      <w:r w:rsidR="00FE0CED" w:rsidRPr="00742779">
        <w:rPr>
          <w:sz w:val="19"/>
          <w:szCs w:val="19"/>
        </w:rPr>
        <w:t xml:space="preserve">[375] Phillip I. Blumberg, </w:t>
      </w:r>
      <w:r w:rsidR="00FE0CED" w:rsidRPr="00742779">
        <w:rPr>
          <w:i/>
          <w:sz w:val="19"/>
          <w:szCs w:val="19"/>
        </w:rPr>
        <w:t>The Transformation of Modern Corporation Law: The Law of Corporate Groups</w:t>
      </w:r>
      <w:r w:rsidR="00FE0CED" w:rsidRPr="00742779">
        <w:rPr>
          <w:sz w:val="19"/>
          <w:szCs w:val="19"/>
        </w:rPr>
        <w:t>, 37 Conn. L. Rev. 605 (2005) (tracing the historical shift from entity law to enterprise principles).</w:t>
      </w:r>
    </w:p>
    <w:p w14:paraId="27560FFE" w14:textId="77777777" w:rsidR="00FE0CED" w:rsidRPr="00742779" w:rsidRDefault="00742779" w:rsidP="007C1326">
      <w:pPr>
        <w:spacing w:after="120" w:line="240" w:lineRule="auto"/>
        <w:ind w:firstLine="0"/>
        <w:divId w:val="831022668"/>
        <w:rPr>
          <w:sz w:val="19"/>
          <w:szCs w:val="19"/>
        </w:rPr>
      </w:pPr>
      <w:del w:id="8011" w:author="Seth Oranburg" w:date="2026-03-07T09:50:00Z" w16du:dateUtc="2026-03-07T14:50:00Z">
        <w:r w:rsidRPr="00742779">
          <w:rPr>
            <w:rFonts w:ascii="ZWAdobeF" w:hAnsi="ZWAdobeF" w:cs="ZWAdobeF"/>
            <w:sz w:val="2"/>
            <w:szCs w:val="2"/>
          </w:rPr>
          <w:delText>3663B</w:delText>
        </w:r>
      </w:del>
      <w:r w:rsidR="00FE0CED" w:rsidRPr="00742779">
        <w:rPr>
          <w:sz w:val="19"/>
          <w:szCs w:val="19"/>
        </w:rPr>
        <w:t xml:space="preserve">[376] Robert B. Thompson, </w:t>
      </w:r>
      <w:r w:rsidR="00FE0CED" w:rsidRPr="00742779">
        <w:rPr>
          <w:i/>
          <w:sz w:val="19"/>
          <w:szCs w:val="19"/>
        </w:rPr>
        <w:t>Piercing the Veil: Is the Common Law the Problem?</w:t>
      </w:r>
      <w:r w:rsidR="00FE0CED" w:rsidRPr="00742779">
        <w:rPr>
          <w:sz w:val="19"/>
          <w:szCs w:val="19"/>
        </w:rPr>
        <w:t>, 37 Conn. L. Rev. 619 (2005) (arguing that the vagueness of common law piercing doctrine creates unnecessary costs and that statutory solutions would provide better predictability).</w:t>
      </w:r>
    </w:p>
    <w:p w14:paraId="2BB05459" w14:textId="77777777" w:rsidR="00FE0CED" w:rsidRPr="00742779" w:rsidRDefault="00742779" w:rsidP="007C1326">
      <w:pPr>
        <w:spacing w:after="120" w:line="240" w:lineRule="auto"/>
        <w:ind w:firstLine="0"/>
        <w:divId w:val="831022668"/>
        <w:rPr>
          <w:sz w:val="19"/>
          <w:szCs w:val="19"/>
        </w:rPr>
      </w:pPr>
      <w:del w:id="8012" w:author="Seth Oranburg" w:date="2026-03-07T09:50:00Z" w16du:dateUtc="2026-03-07T14:50:00Z">
        <w:r w:rsidRPr="00742779">
          <w:rPr>
            <w:rFonts w:ascii="ZWAdobeF" w:hAnsi="ZWAdobeF" w:cs="ZWAdobeF"/>
            <w:sz w:val="2"/>
            <w:szCs w:val="2"/>
          </w:rPr>
          <w:delText>3664B</w:delText>
        </w:r>
      </w:del>
      <w:r w:rsidR="00FE0CED" w:rsidRPr="00742779">
        <w:rPr>
          <w:sz w:val="19"/>
          <w:szCs w:val="19"/>
        </w:rPr>
        <w:t xml:space="preserve">[377] Franco Modigliani &amp; Merton H. Miller, </w:t>
      </w:r>
      <w:r w:rsidR="00FE0CED" w:rsidRPr="00742779">
        <w:rPr>
          <w:i/>
          <w:sz w:val="19"/>
          <w:szCs w:val="19"/>
        </w:rPr>
        <w:t>The Cost of Capital, Corporation Finance and the Theory of Investment</w:t>
      </w:r>
      <w:r w:rsidR="00FE0CED" w:rsidRPr="00742779">
        <w:rPr>
          <w:sz w:val="19"/>
          <w:szCs w:val="19"/>
        </w:rPr>
        <w:t>, 48 Am. Econ. Rev. 261 (1958) (demonstrating that in perfect markets with no taxes, bankruptcy costs, or information asymmetry, firm value is independent of capital structure) (“</w:t>
      </w:r>
      <w:r w:rsidR="00FE0CED" w:rsidRPr="00742779">
        <w:rPr>
          <w:i/>
          <w:sz w:val="19"/>
          <w:szCs w:val="19"/>
        </w:rPr>
        <w:t>Modigliani-Miller</w:t>
      </w:r>
      <w:r w:rsidR="00FE0CED" w:rsidRPr="00742779">
        <w:rPr>
          <w:sz w:val="19"/>
          <w:szCs w:val="19"/>
        </w:rPr>
        <w:t>”).</w:t>
      </w:r>
    </w:p>
    <w:p w14:paraId="26A0A257" w14:textId="77777777" w:rsidR="00FE0CED" w:rsidRPr="00742779" w:rsidRDefault="00742779" w:rsidP="007C1326">
      <w:pPr>
        <w:spacing w:after="120" w:line="240" w:lineRule="auto"/>
        <w:ind w:firstLine="0"/>
        <w:divId w:val="831022668"/>
        <w:rPr>
          <w:sz w:val="19"/>
          <w:szCs w:val="19"/>
        </w:rPr>
      </w:pPr>
      <w:del w:id="8013" w:author="Seth Oranburg" w:date="2026-03-07T09:50:00Z" w16du:dateUtc="2026-03-07T14:50:00Z">
        <w:r w:rsidRPr="00742779">
          <w:rPr>
            <w:rFonts w:ascii="ZWAdobeF" w:hAnsi="ZWAdobeF" w:cs="ZWAdobeF"/>
            <w:sz w:val="2"/>
            <w:szCs w:val="2"/>
          </w:rPr>
          <w:delText>3665B</w:delText>
        </w:r>
      </w:del>
      <w:r w:rsidR="00FE0CED" w:rsidRPr="00742779">
        <w:rPr>
          <w:sz w:val="19"/>
          <w:szCs w:val="19"/>
        </w:rPr>
        <w:t xml:space="preserve">[378] Stewart C. Myers, </w:t>
      </w:r>
      <w:r w:rsidR="00FE0CED" w:rsidRPr="00742779">
        <w:rPr>
          <w:i/>
          <w:sz w:val="19"/>
          <w:szCs w:val="19"/>
        </w:rPr>
        <w:t>Determinants of Corporate Borrowing</w:t>
      </w:r>
      <w:r w:rsidR="00FE0CED" w:rsidRPr="00742779">
        <w:rPr>
          <w:sz w:val="19"/>
          <w:szCs w:val="19"/>
        </w:rPr>
        <w:t>, 5 J. Fin. Econ. 147 (1977) (identifying the “debt overhang” problem where high leverage discourages new positive-NPV investments because value accrues to creditors rather than shareholders).</w:t>
      </w:r>
    </w:p>
    <w:p w14:paraId="7B80AC6F" w14:textId="77777777" w:rsidR="00FE0CED" w:rsidRPr="00742779" w:rsidRDefault="00742779" w:rsidP="007C1326">
      <w:pPr>
        <w:spacing w:after="120" w:line="240" w:lineRule="auto"/>
        <w:ind w:firstLine="0"/>
        <w:divId w:val="831022668"/>
        <w:rPr>
          <w:sz w:val="19"/>
          <w:szCs w:val="19"/>
        </w:rPr>
      </w:pPr>
      <w:del w:id="8014" w:author="Seth Oranburg" w:date="2026-03-07T09:50:00Z" w16du:dateUtc="2026-03-07T14:50:00Z">
        <w:r w:rsidRPr="00742779">
          <w:rPr>
            <w:rFonts w:ascii="ZWAdobeF" w:hAnsi="ZWAdobeF" w:cs="ZWAdobeF"/>
            <w:sz w:val="2"/>
            <w:szCs w:val="2"/>
          </w:rPr>
          <w:delText>3666B</w:delText>
        </w:r>
      </w:del>
      <w:r w:rsidR="00FE0CED" w:rsidRPr="00742779">
        <w:rPr>
          <w:sz w:val="19"/>
          <w:szCs w:val="19"/>
        </w:rPr>
        <w:t xml:space="preserve">[379] Stewart C. Myers, </w:t>
      </w:r>
      <w:r w:rsidR="00FE0CED" w:rsidRPr="00742779">
        <w:rPr>
          <w:i/>
          <w:sz w:val="19"/>
          <w:szCs w:val="19"/>
        </w:rPr>
        <w:t>The Capital Structure Puzzle</w:t>
      </w:r>
      <w:r w:rsidR="00FE0CED" w:rsidRPr="00742779">
        <w:rPr>
          <w:sz w:val="19"/>
          <w:szCs w:val="19"/>
        </w:rPr>
        <w:t>, 39 J. Fin. 575 (1984) (contrasting the “static tradeoff” theory—balancing tax shields against bankruptcy costs—with the “pecking order” theory driven by information asymmetry).</w:t>
      </w:r>
    </w:p>
    <w:p w14:paraId="12640D72" w14:textId="77777777" w:rsidR="00FE0CED" w:rsidRPr="00742779" w:rsidRDefault="00742779" w:rsidP="007C1326">
      <w:pPr>
        <w:spacing w:after="120" w:line="240" w:lineRule="auto"/>
        <w:ind w:firstLine="0"/>
        <w:divId w:val="831022668"/>
        <w:rPr>
          <w:sz w:val="19"/>
          <w:szCs w:val="19"/>
        </w:rPr>
      </w:pPr>
      <w:del w:id="8015" w:author="Seth Oranburg" w:date="2026-03-07T09:50:00Z" w16du:dateUtc="2026-03-07T14:50:00Z">
        <w:r w:rsidRPr="00742779">
          <w:rPr>
            <w:rFonts w:ascii="ZWAdobeF" w:hAnsi="ZWAdobeF" w:cs="ZWAdobeF"/>
            <w:sz w:val="2"/>
            <w:szCs w:val="2"/>
          </w:rPr>
          <w:lastRenderedPageBreak/>
          <w:delText>3667B</w:delText>
        </w:r>
      </w:del>
      <w:r w:rsidR="00FE0CED" w:rsidRPr="00742779">
        <w:rPr>
          <w:sz w:val="19"/>
          <w:szCs w:val="19"/>
        </w:rPr>
        <w:t xml:space="preserve">[380] </w:t>
      </w:r>
      <w:r w:rsidR="00FE0CED" w:rsidRPr="00742779">
        <w:rPr>
          <w:i/>
          <w:sz w:val="19"/>
          <w:szCs w:val="19"/>
        </w:rPr>
        <w:t>In re Citigroup Inc. S’holder Derivative Litig.</w:t>
      </w:r>
      <w:r w:rsidR="00FE0CED" w:rsidRPr="00742779">
        <w:rPr>
          <w:sz w:val="19"/>
          <w:szCs w:val="19"/>
        </w:rPr>
        <w:t xml:space="preserve">, 964 A.2d 106 (Del. Ch. 2009) (applying </w:t>
      </w:r>
      <w:r w:rsidR="00FE0CED" w:rsidRPr="00742779">
        <w:rPr>
          <w:i/>
          <w:sz w:val="19"/>
          <w:szCs w:val="19"/>
        </w:rPr>
        <w:t>Caremark</w:t>
      </w:r>
      <w:r w:rsidR="00FE0CED" w:rsidRPr="00742779">
        <w:rPr>
          <w:sz w:val="19"/>
          <w:szCs w:val="19"/>
        </w:rPr>
        <w:t>; holding that directors are not liable for business risks like subprime mortgage exposure even if they result in massive losses; distinguishing “bad business decisions” from “bad faith”) (“</w:t>
      </w:r>
      <w:r w:rsidR="00FE0CED" w:rsidRPr="00742779">
        <w:rPr>
          <w:i/>
          <w:sz w:val="19"/>
          <w:szCs w:val="19"/>
        </w:rPr>
        <w:t>Citigroup</w:t>
      </w:r>
      <w:r w:rsidR="00FE0CED" w:rsidRPr="00742779">
        <w:rPr>
          <w:sz w:val="19"/>
          <w:szCs w:val="19"/>
        </w:rPr>
        <w:t>”).</w:t>
      </w:r>
    </w:p>
    <w:p w14:paraId="23649047" w14:textId="77777777" w:rsidR="00FE0CED" w:rsidRPr="00742779" w:rsidRDefault="00742779" w:rsidP="007C1326">
      <w:pPr>
        <w:spacing w:after="120" w:line="240" w:lineRule="auto"/>
        <w:ind w:firstLine="0"/>
        <w:divId w:val="831022668"/>
        <w:rPr>
          <w:sz w:val="19"/>
          <w:szCs w:val="19"/>
        </w:rPr>
      </w:pPr>
      <w:del w:id="8016" w:author="Seth Oranburg" w:date="2026-03-07T09:50:00Z" w16du:dateUtc="2026-03-07T14:50:00Z">
        <w:r w:rsidRPr="00742779">
          <w:rPr>
            <w:rFonts w:ascii="ZWAdobeF" w:hAnsi="ZWAdobeF" w:cs="ZWAdobeF"/>
            <w:sz w:val="2"/>
            <w:szCs w:val="2"/>
          </w:rPr>
          <w:delText>3668B</w:delText>
        </w:r>
      </w:del>
      <w:r w:rsidR="00FE0CED" w:rsidRPr="00742779">
        <w:rPr>
          <w:sz w:val="19"/>
          <w:szCs w:val="19"/>
        </w:rPr>
        <w:t xml:space="preserve">[381] </w:t>
      </w:r>
      <w:r w:rsidR="00FE0CED" w:rsidRPr="00742779">
        <w:rPr>
          <w:i/>
          <w:sz w:val="19"/>
          <w:szCs w:val="19"/>
        </w:rPr>
        <w:t>Trenwick Am. Litig. Trust v. Ernst &amp; Young, L.L.P.</w:t>
      </w:r>
      <w:r w:rsidR="00FE0CED" w:rsidRPr="00742779">
        <w:rPr>
          <w:sz w:val="19"/>
          <w:szCs w:val="19"/>
        </w:rPr>
        <w:t>, 906 A.2d 168 (Del. Ch. 2006) (rejecting “deepening insolvency” as a cause of action; holding that if a strategy is within the business judgment rule for a solvent firm, it does not become a tort merely because the firm is insolvent)(“</w:t>
      </w:r>
      <w:r w:rsidR="00FE0CED" w:rsidRPr="00742779">
        <w:rPr>
          <w:i/>
          <w:sz w:val="19"/>
          <w:szCs w:val="19"/>
        </w:rPr>
        <w:t>Trenwick</w:t>
      </w:r>
      <w:r w:rsidR="00FE0CED" w:rsidRPr="00742779">
        <w:rPr>
          <w:sz w:val="19"/>
          <w:szCs w:val="19"/>
        </w:rPr>
        <w:t>”).</w:t>
      </w:r>
    </w:p>
    <w:p w14:paraId="63FFC0AB" w14:textId="77777777" w:rsidR="00FE0CED" w:rsidRPr="00742779" w:rsidRDefault="00742779" w:rsidP="007C1326">
      <w:pPr>
        <w:spacing w:after="120" w:line="240" w:lineRule="auto"/>
        <w:ind w:firstLine="0"/>
        <w:divId w:val="831022668"/>
        <w:rPr>
          <w:sz w:val="19"/>
          <w:szCs w:val="19"/>
        </w:rPr>
      </w:pPr>
      <w:del w:id="8017" w:author="Seth Oranburg" w:date="2026-03-07T09:50:00Z" w16du:dateUtc="2026-03-07T14:50:00Z">
        <w:r w:rsidRPr="00742779">
          <w:rPr>
            <w:rFonts w:ascii="ZWAdobeF" w:hAnsi="ZWAdobeF" w:cs="ZWAdobeF"/>
            <w:sz w:val="2"/>
            <w:szCs w:val="2"/>
          </w:rPr>
          <w:delText>3669B</w:delText>
        </w:r>
      </w:del>
      <w:r w:rsidR="00FE0CED" w:rsidRPr="00742779">
        <w:rPr>
          <w:sz w:val="19"/>
          <w:szCs w:val="19"/>
        </w:rPr>
        <w:t>[382] Del. Code Ann. tit. 6, §§ 1301–1312 (Delaware Uniform Fraudulent Transfer Act) (providing remedies for creditors against transfers made with actual intent to defraud or constructive fraud based on insolvency or undercapitalization).</w:t>
      </w:r>
    </w:p>
    <w:p w14:paraId="658F47E5" w14:textId="77777777" w:rsidR="00FE0CED" w:rsidRPr="00742779" w:rsidRDefault="00742779" w:rsidP="007C1326">
      <w:pPr>
        <w:spacing w:after="120" w:line="240" w:lineRule="auto"/>
        <w:ind w:firstLine="0"/>
        <w:divId w:val="831022668"/>
        <w:rPr>
          <w:sz w:val="19"/>
          <w:szCs w:val="19"/>
        </w:rPr>
      </w:pPr>
      <w:del w:id="8018" w:author="Seth Oranburg" w:date="2026-03-07T09:50:00Z" w16du:dateUtc="2026-03-07T14:50:00Z">
        <w:r w:rsidRPr="00742779">
          <w:rPr>
            <w:rFonts w:ascii="ZWAdobeF" w:hAnsi="ZWAdobeF" w:cs="ZWAdobeF"/>
            <w:sz w:val="2"/>
            <w:szCs w:val="2"/>
          </w:rPr>
          <w:delText>3670B</w:delText>
        </w:r>
      </w:del>
      <w:r w:rsidR="00FE0CED" w:rsidRPr="00742779">
        <w:rPr>
          <w:sz w:val="19"/>
          <w:szCs w:val="19"/>
        </w:rPr>
        <w:t>[383] Unif. Fraudulent Transfer Act (Unif. Law Comm’n 1984) (predecessor to UVTA; establishing the “actual intent” and “constructive fraud” frameworks for clawing back debtor assets).</w:t>
      </w:r>
    </w:p>
    <w:p w14:paraId="44C60BFC" w14:textId="77777777" w:rsidR="00FE0CED" w:rsidRPr="00742779" w:rsidRDefault="00742779" w:rsidP="007C1326">
      <w:pPr>
        <w:spacing w:after="120" w:line="240" w:lineRule="auto"/>
        <w:ind w:firstLine="0"/>
        <w:divId w:val="831022668"/>
        <w:rPr>
          <w:sz w:val="19"/>
          <w:szCs w:val="19"/>
        </w:rPr>
      </w:pPr>
      <w:del w:id="8019" w:author="Seth Oranburg" w:date="2026-03-07T09:50:00Z" w16du:dateUtc="2026-03-07T14:50:00Z">
        <w:r w:rsidRPr="00742779">
          <w:rPr>
            <w:rFonts w:ascii="ZWAdobeF" w:hAnsi="ZWAdobeF" w:cs="ZWAdobeF"/>
            <w:sz w:val="2"/>
            <w:szCs w:val="2"/>
          </w:rPr>
          <w:delText>3671B</w:delText>
        </w:r>
      </w:del>
      <w:r w:rsidR="00FE0CED" w:rsidRPr="00742779">
        <w:rPr>
          <w:sz w:val="19"/>
          <w:szCs w:val="19"/>
        </w:rPr>
        <w:t>[384] Unif. Voidable Transactions Act (Unif. Law Comm’n 2014) (modernizing the UFTA; renaming “fraudulent transfers” to “voidable transactions” to clarify that proof of fraudulent intent is not required for constructive fraud claims).</w:t>
      </w:r>
    </w:p>
    <w:p w14:paraId="7CC69CAF" w14:textId="77777777" w:rsidR="00FE0CED" w:rsidRPr="00742779" w:rsidRDefault="00742779" w:rsidP="007C1326">
      <w:pPr>
        <w:spacing w:after="120" w:line="240" w:lineRule="auto"/>
        <w:ind w:firstLine="0"/>
        <w:divId w:val="831022668"/>
        <w:rPr>
          <w:sz w:val="19"/>
          <w:szCs w:val="19"/>
        </w:rPr>
      </w:pPr>
      <w:del w:id="8020" w:author="Seth Oranburg" w:date="2026-03-07T09:50:00Z" w16du:dateUtc="2026-03-07T14:50:00Z">
        <w:r w:rsidRPr="00742779">
          <w:rPr>
            <w:rFonts w:ascii="ZWAdobeF" w:hAnsi="ZWAdobeF" w:cs="ZWAdobeF"/>
            <w:sz w:val="2"/>
            <w:szCs w:val="2"/>
          </w:rPr>
          <w:delText>3672B</w:delText>
        </w:r>
      </w:del>
      <w:r w:rsidR="00FE0CED" w:rsidRPr="00742779">
        <w:rPr>
          <w:sz w:val="19"/>
          <w:szCs w:val="19"/>
        </w:rPr>
        <w:t>[385] Unif. Fraudulent Transfer Act § 4(a) (Unif. Law Comm’n 1984) (defining transfers made with “actual intent to hinder, delay, or defraud” or those made for less than reasonably equivalent value while engaged in undercapitalized business).</w:t>
      </w:r>
    </w:p>
    <w:p w14:paraId="6A75D31E" w14:textId="77777777" w:rsidR="00FE0CED" w:rsidRPr="00742779" w:rsidRDefault="00742779" w:rsidP="007C1326">
      <w:pPr>
        <w:spacing w:after="120" w:line="240" w:lineRule="auto"/>
        <w:ind w:firstLine="0"/>
        <w:divId w:val="831022668"/>
        <w:rPr>
          <w:sz w:val="19"/>
          <w:szCs w:val="19"/>
        </w:rPr>
      </w:pPr>
      <w:del w:id="8021" w:author="Seth Oranburg" w:date="2026-03-07T09:50:00Z" w16du:dateUtc="2026-03-07T14:50:00Z">
        <w:r w:rsidRPr="00742779">
          <w:rPr>
            <w:rFonts w:ascii="ZWAdobeF" w:hAnsi="ZWAdobeF" w:cs="ZWAdobeF"/>
            <w:sz w:val="2"/>
            <w:szCs w:val="2"/>
          </w:rPr>
          <w:delText>3673B</w:delText>
        </w:r>
      </w:del>
      <w:r w:rsidR="00FE0CED" w:rsidRPr="00742779">
        <w:rPr>
          <w:sz w:val="19"/>
          <w:szCs w:val="19"/>
        </w:rPr>
        <w:t>[386] Unif. Fraudulent Transfer Act § 5(a) (Unif. Law Comm’n 1984) (the “balance sheet test” for constructive fraud: transfers made for less than reasonably equivalent value while the debtor was insolvent or became insolvent as a result).</w:t>
      </w:r>
    </w:p>
    <w:p w14:paraId="4531152B" w14:textId="77777777" w:rsidR="00FE0CED" w:rsidRPr="00742779" w:rsidRDefault="00742779" w:rsidP="007C1326">
      <w:pPr>
        <w:spacing w:after="120" w:line="240" w:lineRule="auto"/>
        <w:ind w:firstLine="0"/>
        <w:divId w:val="831022668"/>
        <w:rPr>
          <w:sz w:val="19"/>
          <w:szCs w:val="19"/>
        </w:rPr>
      </w:pPr>
      <w:del w:id="8022" w:author="Seth Oranburg" w:date="2026-03-07T09:50:00Z" w16du:dateUtc="2026-03-07T14:50:00Z">
        <w:r w:rsidRPr="00742779">
          <w:rPr>
            <w:rFonts w:ascii="ZWAdobeF" w:hAnsi="ZWAdobeF" w:cs="ZWAdobeF"/>
            <w:sz w:val="2"/>
            <w:szCs w:val="2"/>
          </w:rPr>
          <w:delText>3674B</w:delText>
        </w:r>
      </w:del>
      <w:r w:rsidR="00FE0CED" w:rsidRPr="00742779">
        <w:rPr>
          <w:sz w:val="19"/>
          <w:szCs w:val="19"/>
        </w:rPr>
        <w:t xml:space="preserve">[387] </w:t>
      </w:r>
      <w:r w:rsidR="00FE0CED" w:rsidRPr="00742779">
        <w:rPr>
          <w:i/>
          <w:sz w:val="19"/>
          <w:szCs w:val="19"/>
        </w:rPr>
        <w:t>Moody v. Sec. Pac. Bus. Credit Inc.</w:t>
      </w:r>
      <w:r w:rsidR="00FE0CED" w:rsidRPr="00742779">
        <w:rPr>
          <w:sz w:val="19"/>
          <w:szCs w:val="19"/>
        </w:rPr>
        <w:t>, 971 F.2d 1056 (3d Cir. 1992) (applying PA UFCA to a failed LBO; holding that “unreasonably small capital” must be determined ex ante based on the reasonableness of cash flow projections at the time of the transaction, not by hindsight bias) (“</w:t>
      </w:r>
      <w:r w:rsidR="00FE0CED" w:rsidRPr="00742779">
        <w:rPr>
          <w:i/>
          <w:sz w:val="19"/>
          <w:szCs w:val="19"/>
        </w:rPr>
        <w:t>Moody</w:t>
      </w:r>
      <w:r w:rsidR="00FE0CED" w:rsidRPr="00742779">
        <w:rPr>
          <w:sz w:val="19"/>
          <w:szCs w:val="19"/>
        </w:rPr>
        <w:t>”).</w:t>
      </w:r>
    </w:p>
    <w:p w14:paraId="0705E259" w14:textId="77777777" w:rsidR="00FE0CED" w:rsidRPr="00742779" w:rsidRDefault="00742779" w:rsidP="007C1326">
      <w:pPr>
        <w:spacing w:after="120" w:line="240" w:lineRule="auto"/>
        <w:ind w:firstLine="0"/>
        <w:divId w:val="831022668"/>
        <w:rPr>
          <w:sz w:val="19"/>
          <w:szCs w:val="19"/>
        </w:rPr>
      </w:pPr>
      <w:del w:id="8023" w:author="Seth Oranburg" w:date="2026-03-07T09:50:00Z" w16du:dateUtc="2026-03-07T14:50:00Z">
        <w:r w:rsidRPr="00742779">
          <w:rPr>
            <w:rFonts w:ascii="ZWAdobeF" w:hAnsi="ZWAdobeF" w:cs="ZWAdobeF"/>
            <w:sz w:val="2"/>
            <w:szCs w:val="2"/>
          </w:rPr>
          <w:delText>3675B</w:delText>
        </w:r>
      </w:del>
      <w:r w:rsidR="00FE0CED" w:rsidRPr="00742779">
        <w:rPr>
          <w:sz w:val="19"/>
          <w:szCs w:val="19"/>
        </w:rPr>
        <w:t xml:space="preserve">[388] Pa. Stat. Ann. tit. 39, § 354 (West, repealed 1994) (Pennsylvania Uniform Fraudulent Conveyance Act § 4) (declaring conveyances made by an insolvent person without fair consideration fraudulent as to creditors regardless of actual intent; the statute applied in </w:t>
      </w:r>
      <w:r w:rsidR="00FE0CED" w:rsidRPr="00742779">
        <w:rPr>
          <w:i/>
          <w:sz w:val="19"/>
          <w:szCs w:val="19"/>
        </w:rPr>
        <w:t>Moody</w:t>
      </w:r>
      <w:r w:rsidR="00FE0CED" w:rsidRPr="00742779">
        <w:rPr>
          <w:sz w:val="19"/>
          <w:szCs w:val="19"/>
        </w:rPr>
        <w:t>).</w:t>
      </w:r>
    </w:p>
    <w:p w14:paraId="07C92E00" w14:textId="77777777" w:rsidR="00FE0CED" w:rsidRPr="00742779" w:rsidRDefault="00742779" w:rsidP="007C1326">
      <w:pPr>
        <w:spacing w:after="120" w:line="240" w:lineRule="auto"/>
        <w:ind w:firstLine="0"/>
        <w:divId w:val="831022668"/>
        <w:rPr>
          <w:sz w:val="19"/>
          <w:szCs w:val="19"/>
        </w:rPr>
      </w:pPr>
      <w:del w:id="8024" w:author="Seth Oranburg" w:date="2026-03-07T09:50:00Z" w16du:dateUtc="2026-03-07T14:50:00Z">
        <w:r w:rsidRPr="00742779">
          <w:rPr>
            <w:rFonts w:ascii="ZWAdobeF" w:hAnsi="ZWAdobeF" w:cs="ZWAdobeF"/>
            <w:sz w:val="2"/>
            <w:szCs w:val="2"/>
          </w:rPr>
          <w:delText>3676B</w:delText>
        </w:r>
      </w:del>
      <w:r w:rsidR="00FE0CED" w:rsidRPr="00742779">
        <w:rPr>
          <w:sz w:val="19"/>
          <w:szCs w:val="19"/>
        </w:rPr>
        <w:t xml:space="preserve">[389] Pa. Stat. Ann. tit. 39, § 355 (West, repealed 1994) (Pennsylvania Uniform Fraudulent Conveyance Act § 5) (declaring conveyances made without fair consideration that leave the transferor with “unreasonably small capital” fraudulent; the statutory basis for the </w:t>
      </w:r>
      <w:r w:rsidR="00FE0CED" w:rsidRPr="00742779">
        <w:rPr>
          <w:i/>
          <w:sz w:val="19"/>
          <w:szCs w:val="19"/>
        </w:rPr>
        <w:t>Moody</w:t>
      </w:r>
      <w:r w:rsidR="00FE0CED" w:rsidRPr="00742779">
        <w:rPr>
          <w:sz w:val="19"/>
          <w:szCs w:val="19"/>
        </w:rPr>
        <w:t xml:space="preserve"> capital adequacy test).</w:t>
      </w:r>
    </w:p>
    <w:p w14:paraId="4BF67C48" w14:textId="77777777" w:rsidR="00FE0CED" w:rsidRPr="00742779" w:rsidRDefault="00742779" w:rsidP="007C1326">
      <w:pPr>
        <w:spacing w:after="120" w:line="240" w:lineRule="auto"/>
        <w:ind w:firstLine="0"/>
        <w:divId w:val="831022668"/>
        <w:rPr>
          <w:sz w:val="19"/>
          <w:szCs w:val="19"/>
        </w:rPr>
      </w:pPr>
      <w:del w:id="8025" w:author="Seth Oranburg" w:date="2026-03-07T09:50:00Z" w16du:dateUtc="2026-03-07T14:50:00Z">
        <w:r w:rsidRPr="00742779">
          <w:rPr>
            <w:rFonts w:ascii="ZWAdobeF" w:hAnsi="ZWAdobeF" w:cs="ZWAdobeF"/>
            <w:sz w:val="2"/>
            <w:szCs w:val="2"/>
          </w:rPr>
          <w:delText>3677B</w:delText>
        </w:r>
      </w:del>
      <w:r w:rsidR="00FE0CED" w:rsidRPr="00742779">
        <w:rPr>
          <w:sz w:val="19"/>
          <w:szCs w:val="19"/>
        </w:rPr>
        <w:t xml:space="preserve">[390] </w:t>
      </w:r>
      <w:r w:rsidR="00FE0CED" w:rsidRPr="00742779">
        <w:rPr>
          <w:i/>
          <w:sz w:val="19"/>
          <w:szCs w:val="19"/>
        </w:rPr>
        <w:t>Prod. Res. Grp., L.L.C. v. NCT Grp., Inc.</w:t>
      </w:r>
      <w:r w:rsidR="00FE0CED" w:rsidRPr="00742779">
        <w:rPr>
          <w:sz w:val="19"/>
          <w:szCs w:val="19"/>
        </w:rPr>
        <w:t>, 863 A.2d 772 (Del. Ch. 2004) (Strine, V.C.) (holding that the “zone of insolvency” does not change the nature of fiduciary duties; directors continue to exercise business judgment for the enterprise, though creditors gain derivative standing to enforce those duties upon actual insolvency) (“</w:t>
      </w:r>
      <w:r w:rsidR="00FE0CED" w:rsidRPr="00742779">
        <w:rPr>
          <w:i/>
          <w:sz w:val="19"/>
          <w:szCs w:val="19"/>
        </w:rPr>
        <w:t>Production Resources</w:t>
      </w:r>
      <w:r w:rsidR="00FE0CED" w:rsidRPr="00742779">
        <w:rPr>
          <w:sz w:val="19"/>
          <w:szCs w:val="19"/>
        </w:rPr>
        <w:t>”).</w:t>
      </w:r>
    </w:p>
    <w:p w14:paraId="4A0ABE88" w14:textId="77777777" w:rsidR="00FE0CED" w:rsidRPr="00742779" w:rsidRDefault="00742779" w:rsidP="007C1326">
      <w:pPr>
        <w:spacing w:after="120" w:line="240" w:lineRule="auto"/>
        <w:ind w:firstLine="0"/>
        <w:divId w:val="831022668"/>
        <w:rPr>
          <w:sz w:val="19"/>
          <w:szCs w:val="19"/>
        </w:rPr>
      </w:pPr>
      <w:del w:id="8026" w:author="Seth Oranburg" w:date="2026-03-07T09:50:00Z" w16du:dateUtc="2026-03-07T14:50:00Z">
        <w:r w:rsidRPr="00742779">
          <w:rPr>
            <w:rFonts w:ascii="ZWAdobeF" w:hAnsi="ZWAdobeF" w:cs="ZWAdobeF"/>
            <w:sz w:val="2"/>
            <w:szCs w:val="2"/>
          </w:rPr>
          <w:delText>3678B</w:delText>
        </w:r>
      </w:del>
      <w:r w:rsidR="00FE0CED" w:rsidRPr="00742779">
        <w:rPr>
          <w:sz w:val="19"/>
          <w:szCs w:val="19"/>
        </w:rPr>
        <w:t xml:space="preserve">[391] </w:t>
      </w:r>
      <w:r w:rsidR="00FE0CED" w:rsidRPr="00742779">
        <w:rPr>
          <w:i/>
          <w:sz w:val="19"/>
          <w:szCs w:val="19"/>
        </w:rPr>
        <w:t>Credit Lyonnais Bank Nederland, N.V. v. Pathe Commc’ns Corp.</w:t>
      </w:r>
      <w:r w:rsidR="00FE0CED" w:rsidRPr="00742779">
        <w:rPr>
          <w:sz w:val="19"/>
          <w:szCs w:val="19"/>
        </w:rPr>
        <w:t>, Civ. A. No. 12150, 1991 WL 277613 (Del. Ch. Dec. 30, 1991) (Chancellor Allen’s famous “footnote 55” suggesting directors in the “vicinity of insolvency” owe duties to the corporate enterprise rather than just shareholders to prevent risk-shifting) (“</w:t>
      </w:r>
      <w:r w:rsidR="00FE0CED" w:rsidRPr="00742779">
        <w:rPr>
          <w:i/>
          <w:sz w:val="19"/>
          <w:szCs w:val="19"/>
        </w:rPr>
        <w:t>Credit Lyonnais</w:t>
      </w:r>
      <w:r w:rsidR="00FE0CED" w:rsidRPr="00742779">
        <w:rPr>
          <w:sz w:val="19"/>
          <w:szCs w:val="19"/>
        </w:rPr>
        <w:t>”).</w:t>
      </w:r>
    </w:p>
    <w:p w14:paraId="193C4239" w14:textId="77777777" w:rsidR="00FE0CED" w:rsidRPr="00742779" w:rsidRDefault="00742779" w:rsidP="007C1326">
      <w:pPr>
        <w:spacing w:after="120" w:line="240" w:lineRule="auto"/>
        <w:ind w:firstLine="0"/>
        <w:divId w:val="831022668"/>
        <w:rPr>
          <w:sz w:val="19"/>
          <w:szCs w:val="19"/>
        </w:rPr>
      </w:pPr>
      <w:del w:id="8027" w:author="Seth Oranburg" w:date="2026-03-07T09:50:00Z" w16du:dateUtc="2026-03-07T14:50:00Z">
        <w:r w:rsidRPr="00742779">
          <w:rPr>
            <w:rFonts w:ascii="ZWAdobeF" w:hAnsi="ZWAdobeF" w:cs="ZWAdobeF"/>
            <w:sz w:val="2"/>
            <w:szCs w:val="2"/>
          </w:rPr>
          <w:lastRenderedPageBreak/>
          <w:delText>3679B</w:delText>
        </w:r>
      </w:del>
      <w:r w:rsidR="00FE0CED" w:rsidRPr="00742779">
        <w:rPr>
          <w:sz w:val="19"/>
          <w:szCs w:val="19"/>
        </w:rPr>
        <w:t xml:space="preserve">[392] </w:t>
      </w:r>
      <w:r w:rsidR="00FE0CED" w:rsidRPr="00742779">
        <w:rPr>
          <w:i/>
          <w:sz w:val="19"/>
          <w:szCs w:val="19"/>
        </w:rPr>
        <w:t>N. Am. Catholic Educ. Programming Found., Inc. v. Gheewalla</w:t>
      </w:r>
      <w:r w:rsidR="00FE0CED" w:rsidRPr="00742779">
        <w:rPr>
          <w:sz w:val="19"/>
          <w:szCs w:val="19"/>
        </w:rPr>
        <w:t>, 930 A.2d 92 (Del. 2007) (seminal holding that creditors never have direct claims for breach of fiduciary duty; upon actual insolvency, creditors gain derivative standing to enforce duties owed to the corporation) (“</w:t>
      </w:r>
      <w:r w:rsidR="00FE0CED" w:rsidRPr="00742779">
        <w:rPr>
          <w:i/>
          <w:sz w:val="19"/>
          <w:szCs w:val="19"/>
        </w:rPr>
        <w:t>Gheewalla</w:t>
      </w:r>
      <w:r w:rsidR="00FE0CED" w:rsidRPr="00742779">
        <w:rPr>
          <w:sz w:val="19"/>
          <w:szCs w:val="19"/>
        </w:rPr>
        <w:t>”).</w:t>
      </w:r>
    </w:p>
    <w:p w14:paraId="37C53DE1" w14:textId="77777777" w:rsidR="00FE0CED" w:rsidRPr="00742779" w:rsidRDefault="00742779" w:rsidP="007C1326">
      <w:pPr>
        <w:spacing w:after="120" w:line="240" w:lineRule="auto"/>
        <w:ind w:firstLine="0"/>
        <w:divId w:val="831022668"/>
        <w:rPr>
          <w:sz w:val="19"/>
          <w:szCs w:val="19"/>
        </w:rPr>
      </w:pPr>
      <w:del w:id="8028" w:author="Seth Oranburg" w:date="2026-03-07T09:50:00Z" w16du:dateUtc="2026-03-07T14:50:00Z">
        <w:r w:rsidRPr="00742779">
          <w:rPr>
            <w:rFonts w:ascii="ZWAdobeF" w:hAnsi="ZWAdobeF" w:cs="ZWAdobeF"/>
            <w:sz w:val="2"/>
            <w:szCs w:val="2"/>
          </w:rPr>
          <w:delText>3680B</w:delText>
        </w:r>
      </w:del>
      <w:r w:rsidR="00FE0CED" w:rsidRPr="00742779">
        <w:rPr>
          <w:sz w:val="19"/>
          <w:szCs w:val="19"/>
        </w:rPr>
        <w:t xml:space="preserve">[393] </w:t>
      </w:r>
      <w:r w:rsidR="00FE0CED" w:rsidRPr="00742779">
        <w:rPr>
          <w:i/>
          <w:sz w:val="19"/>
          <w:szCs w:val="19"/>
        </w:rPr>
        <w:t>Geyer v. Ingersoll Publ’ns Co.</w:t>
      </w:r>
      <w:r w:rsidR="00FE0CED" w:rsidRPr="00742779">
        <w:rPr>
          <w:sz w:val="19"/>
          <w:szCs w:val="19"/>
        </w:rPr>
        <w:t>, 621 A.2d 784 (Del. Ch. 1992) (holding that fiduciary duties to creditors arise at the moment of “insolvency in fact,” not upon the formal filing of bankruptcy proceedings) (“</w:t>
      </w:r>
      <w:r w:rsidR="00FE0CED" w:rsidRPr="00742779">
        <w:rPr>
          <w:i/>
          <w:sz w:val="19"/>
          <w:szCs w:val="19"/>
        </w:rPr>
        <w:t>Geyer</w:t>
      </w:r>
      <w:r w:rsidR="00FE0CED" w:rsidRPr="00742779">
        <w:rPr>
          <w:sz w:val="19"/>
          <w:szCs w:val="19"/>
        </w:rPr>
        <w:t>”).</w:t>
      </w:r>
    </w:p>
    <w:p w14:paraId="24E3AAEB" w14:textId="77777777" w:rsidR="00FE0CED" w:rsidRPr="00742779" w:rsidRDefault="00742779" w:rsidP="007C1326">
      <w:pPr>
        <w:spacing w:after="120" w:line="240" w:lineRule="auto"/>
        <w:ind w:firstLine="0"/>
        <w:divId w:val="831022668"/>
        <w:rPr>
          <w:sz w:val="19"/>
          <w:szCs w:val="19"/>
        </w:rPr>
      </w:pPr>
      <w:del w:id="8029" w:author="Seth Oranburg" w:date="2026-03-07T09:50:00Z" w16du:dateUtc="2026-03-07T14:50:00Z">
        <w:r w:rsidRPr="00742779">
          <w:rPr>
            <w:rFonts w:ascii="ZWAdobeF" w:hAnsi="ZWAdobeF" w:cs="ZWAdobeF"/>
            <w:sz w:val="2"/>
            <w:szCs w:val="2"/>
          </w:rPr>
          <w:delText>3681B</w:delText>
        </w:r>
      </w:del>
      <w:r w:rsidR="00FE0CED" w:rsidRPr="00742779">
        <w:rPr>
          <w:sz w:val="19"/>
          <w:szCs w:val="19"/>
        </w:rPr>
        <w:t xml:space="preserve">[394] </w:t>
      </w:r>
      <w:r w:rsidR="00FE0CED" w:rsidRPr="00742779">
        <w:rPr>
          <w:i/>
          <w:sz w:val="19"/>
          <w:szCs w:val="19"/>
        </w:rPr>
        <w:t>In re J.P. Fyfe, Inc.</w:t>
      </w:r>
      <w:r w:rsidR="00FE0CED" w:rsidRPr="00742779">
        <w:rPr>
          <w:sz w:val="19"/>
          <w:szCs w:val="19"/>
        </w:rPr>
        <w:t xml:space="preserve">, 130 B.R. 243 (Bankr. S.D.N.Y. 1991) (discussing </w:t>
      </w:r>
      <w:r w:rsidR="00FE0CED" w:rsidRPr="00742779">
        <w:rPr>
          <w:i/>
          <w:sz w:val="19"/>
          <w:szCs w:val="19"/>
        </w:rPr>
        <w:t>Angelo, Gordon &amp; Co. v. Allied Riser Commc’ns Corp.</w:t>
      </w:r>
      <w:r w:rsidR="00FE0CED" w:rsidRPr="00742779">
        <w:rPr>
          <w:sz w:val="19"/>
          <w:szCs w:val="19"/>
        </w:rPr>
        <w:t xml:space="preserve"> regarding the standard for preliminary injunctions in creditor disputes) (“</w:t>
      </w:r>
      <w:r w:rsidR="00FE0CED" w:rsidRPr="00742779">
        <w:rPr>
          <w:i/>
          <w:sz w:val="19"/>
          <w:szCs w:val="19"/>
        </w:rPr>
        <w:t>J.P. Fyfe</w:t>
      </w:r>
      <w:r w:rsidR="00FE0CED" w:rsidRPr="00742779">
        <w:rPr>
          <w:sz w:val="19"/>
          <w:szCs w:val="19"/>
        </w:rPr>
        <w:t>”).</w:t>
      </w:r>
    </w:p>
    <w:p w14:paraId="4D20CC77" w14:textId="77777777" w:rsidR="00FE0CED" w:rsidRPr="00742779" w:rsidRDefault="00742779" w:rsidP="007C1326">
      <w:pPr>
        <w:spacing w:after="120" w:line="240" w:lineRule="auto"/>
        <w:ind w:firstLine="0"/>
        <w:divId w:val="831022668"/>
        <w:rPr>
          <w:sz w:val="19"/>
          <w:szCs w:val="19"/>
        </w:rPr>
      </w:pPr>
      <w:del w:id="8030" w:author="Seth Oranburg" w:date="2026-03-07T09:50:00Z" w16du:dateUtc="2026-03-07T14:50:00Z">
        <w:r w:rsidRPr="00742779">
          <w:rPr>
            <w:rFonts w:ascii="ZWAdobeF" w:hAnsi="ZWAdobeF" w:cs="ZWAdobeF"/>
            <w:sz w:val="2"/>
            <w:szCs w:val="2"/>
          </w:rPr>
          <w:delText>3682B</w:delText>
        </w:r>
      </w:del>
      <w:r w:rsidR="00FE0CED" w:rsidRPr="00742779">
        <w:rPr>
          <w:sz w:val="19"/>
          <w:szCs w:val="19"/>
        </w:rPr>
        <w:t xml:space="preserve">[395] </w:t>
      </w:r>
      <w:r w:rsidR="00FE0CED" w:rsidRPr="00742779">
        <w:rPr>
          <w:i/>
          <w:sz w:val="19"/>
          <w:szCs w:val="19"/>
        </w:rPr>
        <w:t>Quadrant Structured Prods. Co. v. Vertin</w:t>
      </w:r>
      <w:r w:rsidR="00FE0CED" w:rsidRPr="00742779">
        <w:rPr>
          <w:sz w:val="19"/>
          <w:szCs w:val="19"/>
        </w:rPr>
        <w:t>, C.A. No. 6990-VCL, 2015 WL 6551416 (Del. Ch. Oct. 20, 2015) (Laster, V.C.) (post-trial opinion providing a comprehensive analysis of creditor standing; rejecting the theory that directors of insolvent firms become “trustees” with duties to creditors, and affirming that the business judgment rule applies to risk-taking even in insolvency) (“</w:t>
      </w:r>
      <w:r w:rsidR="00FE0CED" w:rsidRPr="00742779">
        <w:rPr>
          <w:i/>
          <w:sz w:val="19"/>
          <w:szCs w:val="19"/>
        </w:rPr>
        <w:t>Quadrant</w:t>
      </w:r>
      <w:r w:rsidR="00FE0CED" w:rsidRPr="00742779">
        <w:rPr>
          <w:sz w:val="19"/>
          <w:szCs w:val="19"/>
        </w:rPr>
        <w:t>”).</w:t>
      </w:r>
    </w:p>
    <w:p w14:paraId="7E50DBED" w14:textId="77777777" w:rsidR="00FE0CED" w:rsidRPr="00742779" w:rsidRDefault="00742779" w:rsidP="007C1326">
      <w:pPr>
        <w:spacing w:after="120" w:line="240" w:lineRule="auto"/>
        <w:ind w:firstLine="0"/>
        <w:divId w:val="831022668"/>
        <w:rPr>
          <w:sz w:val="19"/>
          <w:szCs w:val="19"/>
        </w:rPr>
      </w:pPr>
      <w:del w:id="8031" w:author="Seth Oranburg" w:date="2026-03-07T09:50:00Z" w16du:dateUtc="2026-03-07T14:50:00Z">
        <w:r w:rsidRPr="00742779">
          <w:rPr>
            <w:rFonts w:ascii="ZWAdobeF" w:hAnsi="ZWAdobeF" w:cs="ZWAdobeF"/>
            <w:sz w:val="2"/>
            <w:szCs w:val="2"/>
          </w:rPr>
          <w:delText>3683B</w:delText>
        </w:r>
      </w:del>
      <w:r w:rsidR="00FE0CED" w:rsidRPr="00742779">
        <w:rPr>
          <w:sz w:val="19"/>
          <w:szCs w:val="19"/>
        </w:rPr>
        <w:t xml:space="preserve">[396] </w:t>
      </w:r>
      <w:r w:rsidR="00FE0CED" w:rsidRPr="00742779">
        <w:rPr>
          <w:i/>
          <w:sz w:val="19"/>
          <w:szCs w:val="19"/>
        </w:rPr>
        <w:t>Bovay v. H.M. Byllesby &amp; Co.</w:t>
      </w:r>
      <w:r w:rsidR="00FE0CED" w:rsidRPr="00742779">
        <w:rPr>
          <w:sz w:val="19"/>
          <w:szCs w:val="19"/>
        </w:rPr>
        <w:t xml:space="preserve">, 38 A.2d 808 (Del. 1944) (historical “trust fund” doctrine; holding that upon insolvency, corporate assets become a trust fund for creditors, a concept later refined by </w:t>
      </w:r>
      <w:r w:rsidR="00FE0CED" w:rsidRPr="00742779">
        <w:rPr>
          <w:i/>
          <w:sz w:val="19"/>
          <w:szCs w:val="19"/>
        </w:rPr>
        <w:t>Gheewalla</w:t>
      </w:r>
      <w:r w:rsidR="00FE0CED" w:rsidRPr="00742779">
        <w:rPr>
          <w:sz w:val="19"/>
          <w:szCs w:val="19"/>
        </w:rPr>
        <w:t xml:space="preserve"> to mean creditors gain standing, not special beneficial ownership) (“</w:t>
      </w:r>
      <w:r w:rsidR="00FE0CED" w:rsidRPr="00742779">
        <w:rPr>
          <w:i/>
          <w:sz w:val="19"/>
          <w:szCs w:val="19"/>
        </w:rPr>
        <w:t>Bovay</w:t>
      </w:r>
      <w:r w:rsidR="00FE0CED" w:rsidRPr="00742779">
        <w:rPr>
          <w:sz w:val="19"/>
          <w:szCs w:val="19"/>
        </w:rPr>
        <w:t>”).</w:t>
      </w:r>
    </w:p>
    <w:p w14:paraId="7F12061C" w14:textId="77777777" w:rsidR="00FE0CED" w:rsidRPr="00742779" w:rsidRDefault="00742779" w:rsidP="007C1326">
      <w:pPr>
        <w:spacing w:after="120" w:line="240" w:lineRule="auto"/>
        <w:ind w:firstLine="0"/>
        <w:divId w:val="831022668"/>
        <w:rPr>
          <w:sz w:val="19"/>
          <w:szCs w:val="19"/>
        </w:rPr>
      </w:pPr>
      <w:del w:id="8032" w:author="Seth Oranburg" w:date="2026-03-07T09:50:00Z" w16du:dateUtc="2026-03-07T14:50:00Z">
        <w:r w:rsidRPr="00742779">
          <w:rPr>
            <w:rFonts w:ascii="ZWAdobeF" w:hAnsi="ZWAdobeF" w:cs="ZWAdobeF"/>
            <w:sz w:val="2"/>
            <w:szCs w:val="2"/>
          </w:rPr>
          <w:delText>3684B</w:delText>
        </w:r>
      </w:del>
      <w:r w:rsidR="00FE0CED" w:rsidRPr="00742779">
        <w:rPr>
          <w:sz w:val="19"/>
          <w:szCs w:val="19"/>
        </w:rPr>
        <w:t xml:space="preserve">[397] </w:t>
      </w:r>
      <w:r w:rsidR="00FE0CED" w:rsidRPr="00742779">
        <w:rPr>
          <w:i/>
          <w:sz w:val="19"/>
          <w:szCs w:val="19"/>
        </w:rPr>
        <w:t>Kahn v. M &amp; F Worldwide Corp.</w:t>
      </w:r>
      <w:r w:rsidR="00FE0CED" w:rsidRPr="00742779">
        <w:rPr>
          <w:sz w:val="19"/>
          <w:szCs w:val="19"/>
        </w:rPr>
        <w:t>, 88 A.3d 635 (Del. 2014) (holding that the business judgment rule applies to controlling stockholder freeze-outs if conditioned ab initio on approval by both an independent special committee and a majority-of-the-minority vote) (“</w:t>
      </w:r>
      <w:r w:rsidR="00FE0CED" w:rsidRPr="00742779">
        <w:rPr>
          <w:i/>
          <w:sz w:val="19"/>
          <w:szCs w:val="19"/>
        </w:rPr>
        <w:t>MFW</w:t>
      </w:r>
      <w:r w:rsidR="00FE0CED" w:rsidRPr="00742779">
        <w:rPr>
          <w:sz w:val="19"/>
          <w:szCs w:val="19"/>
        </w:rPr>
        <w:t>”).</w:t>
      </w:r>
    </w:p>
    <w:p w14:paraId="7181597A" w14:textId="77777777" w:rsidR="00FE0CED" w:rsidRPr="00742779" w:rsidRDefault="00742779" w:rsidP="007C1326">
      <w:pPr>
        <w:spacing w:after="120" w:line="240" w:lineRule="auto"/>
        <w:ind w:firstLine="0"/>
        <w:divId w:val="831022668"/>
        <w:rPr>
          <w:sz w:val="19"/>
          <w:szCs w:val="19"/>
        </w:rPr>
      </w:pPr>
      <w:del w:id="8033" w:author="Seth Oranburg" w:date="2026-03-07T09:50:00Z" w16du:dateUtc="2026-03-07T14:50:00Z">
        <w:r w:rsidRPr="00742779">
          <w:rPr>
            <w:rFonts w:ascii="ZWAdobeF" w:hAnsi="ZWAdobeF" w:cs="ZWAdobeF"/>
            <w:sz w:val="2"/>
            <w:szCs w:val="2"/>
          </w:rPr>
          <w:delText>3685B</w:delText>
        </w:r>
      </w:del>
      <w:r w:rsidR="00FE0CED" w:rsidRPr="00742779">
        <w:rPr>
          <w:sz w:val="19"/>
          <w:szCs w:val="19"/>
        </w:rPr>
        <w:t xml:space="preserve">[398] </w:t>
      </w:r>
      <w:r w:rsidR="00FE0CED" w:rsidRPr="00742779">
        <w:rPr>
          <w:i/>
          <w:sz w:val="19"/>
          <w:szCs w:val="19"/>
        </w:rPr>
        <w:t>Corwin v. KKR Fin. Holdings LLC</w:t>
      </w:r>
      <w:r w:rsidR="00FE0CED" w:rsidRPr="00742779">
        <w:rPr>
          <w:sz w:val="19"/>
          <w:szCs w:val="19"/>
        </w:rPr>
        <w:t>, 125 A.3d 304 (Del. 2015) (holding that the fully informed, uncoerced vote of disinterested stockholders restores the business judgment rule for transactions otherwise subject to enhanced scrutiny, effectively insulating them from post-closing challenges) (“</w:t>
      </w:r>
      <w:r w:rsidR="00FE0CED" w:rsidRPr="00742779">
        <w:rPr>
          <w:i/>
          <w:sz w:val="19"/>
          <w:szCs w:val="19"/>
        </w:rPr>
        <w:t>Corwin</w:t>
      </w:r>
      <w:r w:rsidR="00FE0CED" w:rsidRPr="00742779">
        <w:rPr>
          <w:sz w:val="19"/>
          <w:szCs w:val="19"/>
        </w:rPr>
        <w:t>”).</w:t>
      </w:r>
    </w:p>
    <w:p w14:paraId="0A52A086" w14:textId="77777777" w:rsidR="00FE0CED" w:rsidRPr="00742779" w:rsidRDefault="00742779" w:rsidP="007C1326">
      <w:pPr>
        <w:spacing w:after="120" w:line="240" w:lineRule="auto"/>
        <w:ind w:firstLine="0"/>
        <w:divId w:val="831022668"/>
        <w:rPr>
          <w:sz w:val="19"/>
          <w:szCs w:val="19"/>
        </w:rPr>
      </w:pPr>
      <w:del w:id="8034" w:author="Seth Oranburg" w:date="2026-03-07T09:50:00Z" w16du:dateUtc="2026-03-07T14:50:00Z">
        <w:r w:rsidRPr="00742779">
          <w:rPr>
            <w:rFonts w:ascii="ZWAdobeF" w:hAnsi="ZWAdobeF" w:cs="ZWAdobeF"/>
            <w:sz w:val="2"/>
            <w:szCs w:val="2"/>
          </w:rPr>
          <w:delText>3686B</w:delText>
        </w:r>
      </w:del>
      <w:r w:rsidR="00FE0CED" w:rsidRPr="00742779">
        <w:rPr>
          <w:sz w:val="19"/>
          <w:szCs w:val="19"/>
        </w:rPr>
        <w:t xml:space="preserve">[399] </w:t>
      </w:r>
      <w:r w:rsidR="00FE0CED" w:rsidRPr="00742779">
        <w:rPr>
          <w:i/>
          <w:sz w:val="19"/>
          <w:szCs w:val="19"/>
        </w:rPr>
        <w:t>Paramount Commc’ns Inc. v. QVC Network Inc.</w:t>
      </w:r>
      <w:r w:rsidR="00FE0CED" w:rsidRPr="00742779">
        <w:rPr>
          <w:sz w:val="19"/>
          <w:szCs w:val="19"/>
        </w:rPr>
        <w:t xml:space="preserve">, 637 A.2d 34 (Del. 1994) (holding that a sale of control transaction triggers “enhanced scrutiny” under </w:t>
      </w:r>
      <w:r w:rsidR="00FE0CED" w:rsidRPr="00742779">
        <w:rPr>
          <w:i/>
          <w:sz w:val="19"/>
          <w:szCs w:val="19"/>
        </w:rPr>
        <w:t>Revlon</w:t>
      </w:r>
      <w:r w:rsidR="00FE0CED" w:rsidRPr="00742779">
        <w:rPr>
          <w:sz w:val="19"/>
          <w:szCs w:val="19"/>
        </w:rPr>
        <w:t>, requiring directors to secure the best value reasonably available for stockholders rather than protecting a favored deal) (“</w:t>
      </w:r>
      <w:r w:rsidR="00FE0CED" w:rsidRPr="00742779">
        <w:rPr>
          <w:i/>
          <w:sz w:val="19"/>
          <w:szCs w:val="19"/>
        </w:rPr>
        <w:t>QVC</w:t>
      </w:r>
      <w:r w:rsidR="00FE0CED" w:rsidRPr="00742779">
        <w:rPr>
          <w:sz w:val="19"/>
          <w:szCs w:val="19"/>
        </w:rPr>
        <w:t>”).</w:t>
      </w:r>
    </w:p>
    <w:p w14:paraId="1EE4EA41" w14:textId="77777777" w:rsidR="00FE0CED" w:rsidRPr="00742779" w:rsidRDefault="00742779" w:rsidP="007C1326">
      <w:pPr>
        <w:spacing w:after="120" w:line="240" w:lineRule="auto"/>
        <w:ind w:firstLine="0"/>
        <w:divId w:val="831022668"/>
        <w:rPr>
          <w:sz w:val="19"/>
          <w:szCs w:val="19"/>
        </w:rPr>
      </w:pPr>
      <w:del w:id="8035" w:author="Seth Oranburg" w:date="2026-03-07T09:50:00Z" w16du:dateUtc="2026-03-07T14:50:00Z">
        <w:r w:rsidRPr="00742779">
          <w:rPr>
            <w:rFonts w:ascii="ZWAdobeF" w:hAnsi="ZWAdobeF" w:cs="ZWAdobeF"/>
            <w:sz w:val="2"/>
            <w:szCs w:val="2"/>
          </w:rPr>
          <w:delText>3687B</w:delText>
        </w:r>
      </w:del>
      <w:r w:rsidR="00FE0CED" w:rsidRPr="00742779">
        <w:rPr>
          <w:sz w:val="19"/>
          <w:szCs w:val="19"/>
        </w:rPr>
        <w:t>[400] Unif. Voidable Transactions Act § 5(a) (Unif. Law Comm’n 2014) (the modern “constructive fraud” provision; establishing that transfers are voidable as to present creditors if made without receiving reasonably equivalent value while the debtor was insolvent or became insolvent as a result).</w:t>
      </w:r>
    </w:p>
    <w:p w14:paraId="4EFB9495" w14:textId="77777777" w:rsidR="00513912" w:rsidRDefault="00742779" w:rsidP="007C1326">
      <w:pPr>
        <w:spacing w:after="120" w:line="240" w:lineRule="auto"/>
        <w:ind w:firstLine="0"/>
        <w:divId w:val="831022668"/>
        <w:rPr>
          <w:sz w:val="19"/>
          <w:szCs w:val="19"/>
        </w:rPr>
      </w:pPr>
      <w:del w:id="8036" w:author="Seth Oranburg" w:date="2026-03-07T09:50:00Z" w16du:dateUtc="2026-03-07T14:50:00Z">
        <w:r w:rsidRPr="00742779">
          <w:rPr>
            <w:rFonts w:ascii="ZWAdobeF" w:hAnsi="ZWAdobeF" w:cs="ZWAdobeF"/>
            <w:sz w:val="2"/>
            <w:szCs w:val="2"/>
          </w:rPr>
          <w:delText>3688B</w:delText>
        </w:r>
      </w:del>
      <w:r w:rsidR="00FE0CED" w:rsidRPr="00742779">
        <w:rPr>
          <w:sz w:val="19"/>
          <w:szCs w:val="19"/>
        </w:rPr>
        <w:t xml:space="preserve">[401] </w:t>
      </w:r>
      <w:r w:rsidR="00FE0CED" w:rsidRPr="00742779">
        <w:rPr>
          <w:i/>
          <w:sz w:val="19"/>
          <w:szCs w:val="19"/>
        </w:rPr>
        <w:t>Quadrant Structured Prods. Co. v. Vertin</w:t>
      </w:r>
      <w:r w:rsidR="00FE0CED" w:rsidRPr="00742779">
        <w:rPr>
          <w:sz w:val="19"/>
          <w:szCs w:val="19"/>
        </w:rPr>
        <w:t xml:space="preserve">, 102 A.3d 155 (Del. Ch. 2014) (Laster, V.C.) (clarifying </w:t>
      </w:r>
      <w:r w:rsidR="00FE0CED" w:rsidRPr="00742779">
        <w:rPr>
          <w:i/>
          <w:sz w:val="19"/>
          <w:szCs w:val="19"/>
        </w:rPr>
        <w:t>Gheewalla</w:t>
      </w:r>
      <w:r w:rsidR="00FE0CED" w:rsidRPr="00742779">
        <w:rPr>
          <w:sz w:val="19"/>
          <w:szCs w:val="19"/>
        </w:rPr>
        <w:t>; holding that directors of insolvent firms do not become trustees and are still protected by the business judgment rule; rejecting the requirement that insolvency be “irretrievable” for creditor standing) (“</w:t>
      </w:r>
      <w:r w:rsidR="00FE0CED" w:rsidRPr="00742779">
        <w:rPr>
          <w:i/>
          <w:sz w:val="19"/>
          <w:szCs w:val="19"/>
        </w:rPr>
        <w:t>Quadrant</w:t>
      </w:r>
      <w:r w:rsidR="00FE0CED" w:rsidRPr="00742779">
        <w:rPr>
          <w:sz w:val="19"/>
          <w:szCs w:val="19"/>
        </w:rPr>
        <w:t>”).</w:t>
      </w:r>
    </w:p>
    <w:p w14:paraId="247FF138" w14:textId="77777777" w:rsidR="00513912" w:rsidRDefault="00513912">
      <w:pPr>
        <w:spacing w:line="240" w:lineRule="auto"/>
        <w:ind w:firstLine="0"/>
        <w:jc w:val="left"/>
        <w:rPr>
          <w:sz w:val="19"/>
          <w:szCs w:val="19"/>
        </w:rPr>
      </w:pPr>
      <w:r>
        <w:rPr>
          <w:sz w:val="19"/>
          <w:szCs w:val="19"/>
        </w:rPr>
        <w:br w:type="page"/>
      </w:r>
    </w:p>
    <w:p w14:paraId="5B55CA0F" w14:textId="77777777" w:rsidR="0033544D" w:rsidRPr="00742779" w:rsidRDefault="0033544D" w:rsidP="007C1326">
      <w:pPr>
        <w:spacing w:after="120" w:line="240" w:lineRule="auto"/>
        <w:ind w:firstLine="0"/>
        <w:divId w:val="831022668"/>
        <w:rPr>
          <w:sz w:val="19"/>
          <w:szCs w:val="19"/>
        </w:rPr>
      </w:pPr>
    </w:p>
    <w:sectPr w:rsidR="0033544D" w:rsidRPr="00742779" w:rsidSect="008E6EBA">
      <w:headerReference w:type="even" r:id="rId8"/>
      <w:headerReference w:type="default" r:id="rId9"/>
      <w:pgSz w:w="10080" w:h="14400"/>
      <w:pgMar w:top="1440" w:right="1080" w:bottom="1080" w:left="1080" w:header="720" w:footer="72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6D9C6" w14:textId="77777777" w:rsidR="0059744E" w:rsidRDefault="0059744E" w:rsidP="000E54B1">
      <w:r>
        <w:separator/>
      </w:r>
    </w:p>
  </w:endnote>
  <w:endnote w:type="continuationSeparator" w:id="0">
    <w:p w14:paraId="7844AADC" w14:textId="77777777" w:rsidR="0059744E" w:rsidRDefault="0059744E" w:rsidP="000E5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harter Roman">
    <w:altName w:val="Cambria"/>
    <w:panose1 w:val="02040503050506020203"/>
    <w:charset w:val="00"/>
    <w:family w:val="roman"/>
    <w:pitch w:val="variable"/>
    <w:sig w:usb0="800000AF" w:usb1="1000204A" w:usb2="00000000" w:usb3="00000000" w:csb0="0000001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ZWAdobeF">
    <w:altName w:val="Calibri"/>
    <w:panose1 w:val="020B0604020202020204"/>
    <w:charset w:val="00"/>
    <w:family w:val="auto"/>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A53F" w14:textId="77777777" w:rsidR="0059744E" w:rsidRDefault="0059744E" w:rsidP="000E54B1">
      <w:r>
        <w:separator/>
      </w:r>
    </w:p>
  </w:footnote>
  <w:footnote w:type="continuationSeparator" w:id="0">
    <w:p w14:paraId="3C715B37" w14:textId="77777777" w:rsidR="0059744E" w:rsidRDefault="0059744E" w:rsidP="000E5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204BB" w14:textId="77777777" w:rsidR="00C13B2E" w:rsidRPr="00C13B2E" w:rsidRDefault="00C13B2E" w:rsidP="00E22FB1">
    <w:pPr>
      <w:pStyle w:val="Header"/>
      <w:ind w:firstLine="0"/>
      <w:rPr>
        <w:color w:val="595959" w:themeColor="text1" w:themeTint="A6"/>
      </w:rPr>
    </w:pPr>
    <w:r>
      <w:fldChar w:fldCharType="begin"/>
    </w:r>
    <w:r>
      <w:instrText xml:space="preserve"> PAGE  \* MERGEFORMAT </w:instrText>
    </w:r>
    <w:r>
      <w:fldChar w:fldCharType="separate"/>
    </w:r>
    <w:r>
      <w:t>210</w:t>
    </w:r>
    <w:r>
      <w:fldChar w:fldCharType="end"/>
    </w:r>
    <w:r w:rsidRPr="00C13B2E">
      <w:rPr>
        <w:color w:val="595959" w:themeColor="text1" w:themeTint="A6"/>
      </w:rPr>
      <w:t xml:space="preserve">  |  </w:t>
    </w:r>
    <w:r w:rsidRPr="00C13B2E">
      <w:rPr>
        <w:smallCaps/>
        <w:color w:val="595959" w:themeColor="text1" w:themeTint="A6"/>
      </w:rPr>
      <w:t>Business Associations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F876" w14:textId="77777777" w:rsidR="00C13B2E" w:rsidRDefault="00C13B2E" w:rsidP="00E22FB1">
    <w:pPr>
      <w:pStyle w:val="Header"/>
      <w:ind w:firstLine="0"/>
    </w:pPr>
    <w:r>
      <w:tab/>
    </w:r>
    <w:r>
      <w:tab/>
    </w:r>
    <w:r w:rsidRPr="00C13B2E">
      <w:rPr>
        <w:i/>
        <w:iCs/>
        <w:color w:val="595959" w:themeColor="text1" w:themeTint="A6"/>
      </w:rPr>
      <w:t>Law of the Firm</w:t>
    </w:r>
    <w:r w:rsidRPr="00C13B2E">
      <w:rPr>
        <w:color w:val="595959" w:themeColor="text1" w:themeTint="A6"/>
      </w:rPr>
      <w:t xml:space="preserve">  |</w:t>
    </w:r>
    <w:r>
      <w:t xml:space="preserve">  </w:t>
    </w:r>
    <w:r>
      <w:fldChar w:fldCharType="begin"/>
    </w:r>
    <w:r>
      <w:instrText xml:space="preserve"> PAGE  \* MERGEFORMAT </w:instrText>
    </w:r>
    <w:r>
      <w:fldChar w:fldCharType="separate"/>
    </w:r>
    <w:r>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D582AA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054E8B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9B4523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9A0B1A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12031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2DCDAC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4024E6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C8072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4F4B01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80C4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0A35D77"/>
    <w:multiLevelType w:val="multilevel"/>
    <w:tmpl w:val="DA90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B2A86"/>
    <w:multiLevelType w:val="multilevel"/>
    <w:tmpl w:val="2F04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A37FF"/>
    <w:multiLevelType w:val="multilevel"/>
    <w:tmpl w:val="EE524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4C42A8"/>
    <w:multiLevelType w:val="multilevel"/>
    <w:tmpl w:val="DAE6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991A27"/>
    <w:multiLevelType w:val="multilevel"/>
    <w:tmpl w:val="0226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F7F29"/>
    <w:multiLevelType w:val="multilevel"/>
    <w:tmpl w:val="1806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4C6FD6"/>
    <w:multiLevelType w:val="multilevel"/>
    <w:tmpl w:val="82DA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8508B0"/>
    <w:multiLevelType w:val="multilevel"/>
    <w:tmpl w:val="02AA8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BC4667"/>
    <w:multiLevelType w:val="multilevel"/>
    <w:tmpl w:val="376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F75C9"/>
    <w:multiLevelType w:val="multilevel"/>
    <w:tmpl w:val="CC42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266D7C"/>
    <w:multiLevelType w:val="multilevel"/>
    <w:tmpl w:val="D5D8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C051D6"/>
    <w:multiLevelType w:val="multilevel"/>
    <w:tmpl w:val="90E4F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BA426D"/>
    <w:multiLevelType w:val="multilevel"/>
    <w:tmpl w:val="1FA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101F8"/>
    <w:multiLevelType w:val="multilevel"/>
    <w:tmpl w:val="7E3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61923"/>
    <w:multiLevelType w:val="multilevel"/>
    <w:tmpl w:val="2F5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320D92"/>
    <w:multiLevelType w:val="multilevel"/>
    <w:tmpl w:val="72DE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C7733"/>
    <w:multiLevelType w:val="multilevel"/>
    <w:tmpl w:val="7C44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DB56FF"/>
    <w:multiLevelType w:val="multilevel"/>
    <w:tmpl w:val="9FA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70BBB"/>
    <w:multiLevelType w:val="multilevel"/>
    <w:tmpl w:val="6BD2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777311">
    <w:abstractNumId w:val="14"/>
  </w:num>
  <w:num w:numId="2" w16cid:durableId="993990292">
    <w:abstractNumId w:val="18"/>
  </w:num>
  <w:num w:numId="3" w16cid:durableId="1127239143">
    <w:abstractNumId w:val="24"/>
  </w:num>
  <w:num w:numId="4" w16cid:durableId="782967106">
    <w:abstractNumId w:val="22"/>
  </w:num>
  <w:num w:numId="5" w16cid:durableId="1415085557">
    <w:abstractNumId w:val="11"/>
  </w:num>
  <w:num w:numId="6" w16cid:durableId="839539803">
    <w:abstractNumId w:val="28"/>
  </w:num>
  <w:num w:numId="7" w16cid:durableId="2140682746">
    <w:abstractNumId w:val="19"/>
  </w:num>
  <w:num w:numId="8" w16cid:durableId="902564293">
    <w:abstractNumId w:val="23"/>
  </w:num>
  <w:num w:numId="9" w16cid:durableId="402144212">
    <w:abstractNumId w:val="27"/>
  </w:num>
  <w:num w:numId="10" w16cid:durableId="1058089965">
    <w:abstractNumId w:val="16"/>
  </w:num>
  <w:num w:numId="11" w16cid:durableId="1572041130">
    <w:abstractNumId w:val="21"/>
  </w:num>
  <w:num w:numId="12" w16cid:durableId="177820680">
    <w:abstractNumId w:val="20"/>
  </w:num>
  <w:num w:numId="13" w16cid:durableId="1955398928">
    <w:abstractNumId w:val="26"/>
  </w:num>
  <w:num w:numId="14" w16cid:durableId="1823234622">
    <w:abstractNumId w:val="25"/>
  </w:num>
  <w:num w:numId="15" w16cid:durableId="1140340669">
    <w:abstractNumId w:val="15"/>
  </w:num>
  <w:num w:numId="16" w16cid:durableId="892696945">
    <w:abstractNumId w:val="10"/>
  </w:num>
  <w:num w:numId="17" w16cid:durableId="1236891674">
    <w:abstractNumId w:val="13"/>
  </w:num>
  <w:num w:numId="18" w16cid:durableId="1584029640">
    <w:abstractNumId w:val="17"/>
  </w:num>
  <w:num w:numId="19" w16cid:durableId="471144997">
    <w:abstractNumId w:val="12"/>
  </w:num>
  <w:num w:numId="20" w16cid:durableId="226965243">
    <w:abstractNumId w:val="9"/>
  </w:num>
  <w:num w:numId="21" w16cid:durableId="1503274943">
    <w:abstractNumId w:val="7"/>
  </w:num>
  <w:num w:numId="22" w16cid:durableId="1731073697">
    <w:abstractNumId w:val="6"/>
  </w:num>
  <w:num w:numId="23" w16cid:durableId="1984848410">
    <w:abstractNumId w:val="5"/>
  </w:num>
  <w:num w:numId="24" w16cid:durableId="1130367753">
    <w:abstractNumId w:val="4"/>
  </w:num>
  <w:num w:numId="25" w16cid:durableId="2001230711">
    <w:abstractNumId w:val="8"/>
  </w:num>
  <w:num w:numId="26" w16cid:durableId="1673945835">
    <w:abstractNumId w:val="3"/>
  </w:num>
  <w:num w:numId="27" w16cid:durableId="265233484">
    <w:abstractNumId w:val="2"/>
  </w:num>
  <w:num w:numId="28" w16cid:durableId="1099831736">
    <w:abstractNumId w:val="1"/>
  </w:num>
  <w:num w:numId="29" w16cid:durableId="12126954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th Oranburg">
    <w15:presenceInfo w15:providerId="AD" w15:userId="S::sco1017@usnh.edu::4d4220c0-4871-46ed-89ef-0965d12c9b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defaultTabStop w:val="720"/>
  <w:autoHyphenation/>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2D0"/>
    <w:rsid w:val="00002EFD"/>
    <w:rsid w:val="000252CA"/>
    <w:rsid w:val="000263BE"/>
    <w:rsid w:val="00034410"/>
    <w:rsid w:val="000B4948"/>
    <w:rsid w:val="000E297B"/>
    <w:rsid w:val="000E54B1"/>
    <w:rsid w:val="001311C7"/>
    <w:rsid w:val="001C48EB"/>
    <w:rsid w:val="001E1D49"/>
    <w:rsid w:val="0025165A"/>
    <w:rsid w:val="00264E09"/>
    <w:rsid w:val="0026756A"/>
    <w:rsid w:val="00285C54"/>
    <w:rsid w:val="002B22D0"/>
    <w:rsid w:val="002D20B9"/>
    <w:rsid w:val="002E1B5B"/>
    <w:rsid w:val="002F7B17"/>
    <w:rsid w:val="0033544D"/>
    <w:rsid w:val="00360463"/>
    <w:rsid w:val="003E348F"/>
    <w:rsid w:val="004061B1"/>
    <w:rsid w:val="004221C6"/>
    <w:rsid w:val="0044356B"/>
    <w:rsid w:val="005033B3"/>
    <w:rsid w:val="0050544B"/>
    <w:rsid w:val="00513912"/>
    <w:rsid w:val="00534166"/>
    <w:rsid w:val="0059744E"/>
    <w:rsid w:val="005A621D"/>
    <w:rsid w:val="005C0EAB"/>
    <w:rsid w:val="005D5751"/>
    <w:rsid w:val="005F3754"/>
    <w:rsid w:val="005F4A5F"/>
    <w:rsid w:val="005F753E"/>
    <w:rsid w:val="006369A1"/>
    <w:rsid w:val="00677BD8"/>
    <w:rsid w:val="006977ED"/>
    <w:rsid w:val="006E248C"/>
    <w:rsid w:val="0073482B"/>
    <w:rsid w:val="00742779"/>
    <w:rsid w:val="00753506"/>
    <w:rsid w:val="00754648"/>
    <w:rsid w:val="00754ECE"/>
    <w:rsid w:val="007B2AF3"/>
    <w:rsid w:val="007C1326"/>
    <w:rsid w:val="007E280E"/>
    <w:rsid w:val="007F0AE9"/>
    <w:rsid w:val="00850144"/>
    <w:rsid w:val="008713EB"/>
    <w:rsid w:val="00873586"/>
    <w:rsid w:val="008A383F"/>
    <w:rsid w:val="008E6EBA"/>
    <w:rsid w:val="009277E0"/>
    <w:rsid w:val="00936CF6"/>
    <w:rsid w:val="009843F1"/>
    <w:rsid w:val="00984E3E"/>
    <w:rsid w:val="009F60D1"/>
    <w:rsid w:val="00A3697A"/>
    <w:rsid w:val="00A511B1"/>
    <w:rsid w:val="00A73ACB"/>
    <w:rsid w:val="00AF4A27"/>
    <w:rsid w:val="00B258E5"/>
    <w:rsid w:val="00B7245F"/>
    <w:rsid w:val="00B72B8F"/>
    <w:rsid w:val="00B852CE"/>
    <w:rsid w:val="00C13B2E"/>
    <w:rsid w:val="00C871D2"/>
    <w:rsid w:val="00D17395"/>
    <w:rsid w:val="00DB1898"/>
    <w:rsid w:val="00DE05B0"/>
    <w:rsid w:val="00DE5462"/>
    <w:rsid w:val="00DF7F40"/>
    <w:rsid w:val="00E00F2B"/>
    <w:rsid w:val="00E22FB1"/>
    <w:rsid w:val="00E256A2"/>
    <w:rsid w:val="00E56EA0"/>
    <w:rsid w:val="00E652A6"/>
    <w:rsid w:val="00EC55A2"/>
    <w:rsid w:val="00EE2871"/>
    <w:rsid w:val="00F062F5"/>
    <w:rsid w:val="00F506C8"/>
    <w:rsid w:val="00F517DB"/>
    <w:rsid w:val="00F60290"/>
    <w:rsid w:val="00F95B0B"/>
    <w:rsid w:val="00FA601A"/>
    <w:rsid w:val="00FE0CED"/>
    <w:rsid w:val="00FE65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901DD4"/>
  <w15:chartTrackingRefBased/>
  <w15:docId w15:val="{FED76416-A455-1247-BEC2-3D124B06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98"/>
    <w:pPr>
      <w:spacing w:line="276" w:lineRule="auto"/>
      <w:ind w:firstLine="360"/>
      <w:jc w:val="both"/>
    </w:pPr>
    <w:rPr>
      <w:rFonts w:ascii="Charter Roman" w:eastAsiaTheme="minorEastAsia" w:hAnsi="Charter Roman"/>
      <w:sz w:val="22"/>
      <w:szCs w:val="24"/>
    </w:rPr>
  </w:style>
  <w:style w:type="paragraph" w:styleId="Heading1">
    <w:name w:val="heading 1"/>
    <w:basedOn w:val="Normal"/>
    <w:link w:val="Heading1Char"/>
    <w:uiPriority w:val="9"/>
    <w:qFormat/>
    <w:rsid w:val="00936CF6"/>
    <w:pPr>
      <w:keepNext/>
      <w:pageBreakBefore/>
      <w:spacing w:after="720"/>
      <w:ind w:firstLine="0"/>
      <w:jc w:val="left"/>
      <w:outlineLvl w:val="0"/>
    </w:pPr>
    <w:rPr>
      <w:rFonts w:ascii="Franklin Gothic Medium" w:hAnsi="Franklin Gothic Medium"/>
      <w:b/>
      <w:bCs/>
      <w:kern w:val="36"/>
      <w:sz w:val="48"/>
      <w:szCs w:val="48"/>
    </w:rPr>
  </w:style>
  <w:style w:type="paragraph" w:styleId="Heading2">
    <w:name w:val="heading 2"/>
    <w:basedOn w:val="Normal"/>
    <w:link w:val="Heading2Char"/>
    <w:uiPriority w:val="9"/>
    <w:qFormat/>
    <w:rsid w:val="00936CF6"/>
    <w:pPr>
      <w:keepNext/>
      <w:spacing w:before="600" w:after="240"/>
      <w:ind w:firstLine="0"/>
      <w:outlineLvl w:val="1"/>
    </w:pPr>
    <w:rPr>
      <w:rFonts w:ascii="Franklin Gothic Book" w:hAnsi="Franklin Gothic Book"/>
      <w:b/>
      <w:bCs/>
      <w:smallCaps/>
      <w:sz w:val="28"/>
      <w:szCs w:val="36"/>
    </w:rPr>
  </w:style>
  <w:style w:type="paragraph" w:styleId="Heading3">
    <w:name w:val="heading 3"/>
    <w:basedOn w:val="Normal"/>
    <w:link w:val="Heading3Char"/>
    <w:uiPriority w:val="9"/>
    <w:qFormat/>
    <w:rsid w:val="00A511B1"/>
    <w:pPr>
      <w:keepNext/>
      <w:spacing w:before="240" w:after="80"/>
      <w:ind w:firstLine="0"/>
      <w:outlineLvl w:val="2"/>
    </w:pPr>
    <w:rPr>
      <w:rFonts w:ascii="Franklin Gothic Medium" w:hAnsi="Franklin Gothic Medium"/>
      <w:b/>
      <w:bCs/>
      <w:sz w:val="24"/>
      <w:szCs w:val="27"/>
    </w:rPr>
  </w:style>
  <w:style w:type="paragraph" w:styleId="Heading4">
    <w:name w:val="heading 4"/>
    <w:basedOn w:val="Normal"/>
    <w:link w:val="Heading4Char"/>
    <w:uiPriority w:val="9"/>
    <w:qFormat/>
    <w:pPr>
      <w:outlineLvl w:val="3"/>
    </w:pPr>
    <w:rPr>
      <w:b/>
      <w:bCs/>
    </w:rPr>
  </w:style>
  <w:style w:type="paragraph" w:styleId="Heading5">
    <w:name w:val="heading 5"/>
    <w:basedOn w:val="Normal"/>
    <w:next w:val="Normal"/>
    <w:link w:val="Heading5Char"/>
    <w:uiPriority w:val="9"/>
    <w:unhideWhenUsed/>
    <w:qFormat/>
    <w:rsid w:val="00FE0CED"/>
    <w:pPr>
      <w:keepNext/>
      <w:keepLines/>
      <w:spacing w:before="300" w:line="336" w:lineRule="auto"/>
      <w:outlineLvl w:val="4"/>
    </w:pPr>
    <w:rPr>
      <w:rFonts w:asciiTheme="majorHAnsi" w:eastAsiaTheme="majorEastAsia" w:hAnsiTheme="majorHAnsi" w:cstheme="majorBidi"/>
      <w:i/>
      <w:iCs/>
      <w:sz w:val="20"/>
      <w:szCs w:val="20"/>
      <w:lang w:bidi="ar-SA"/>
    </w:rPr>
  </w:style>
  <w:style w:type="paragraph" w:styleId="Heading6">
    <w:name w:val="heading 6"/>
    <w:basedOn w:val="Normal"/>
    <w:next w:val="Normal"/>
    <w:link w:val="Heading6Char"/>
    <w:uiPriority w:val="9"/>
    <w:unhideWhenUsed/>
    <w:qFormat/>
    <w:rsid w:val="00FE0CED"/>
    <w:pPr>
      <w:keepNext/>
      <w:keepLines/>
      <w:spacing w:before="300" w:line="336" w:lineRule="auto"/>
      <w:outlineLvl w:val="5"/>
    </w:pPr>
    <w:rPr>
      <w:rFonts w:asciiTheme="majorHAnsi" w:eastAsiaTheme="majorEastAsia" w:hAnsiTheme="majorHAnsi" w:cstheme="majorBidi"/>
      <w:sz w:val="20"/>
      <w:szCs w:val="20"/>
      <w:lang w:bidi="ar-SA"/>
    </w:rPr>
  </w:style>
  <w:style w:type="paragraph" w:styleId="Heading7">
    <w:name w:val="heading 7"/>
    <w:basedOn w:val="Normal"/>
    <w:next w:val="Normal"/>
    <w:link w:val="Heading7Char"/>
    <w:uiPriority w:val="9"/>
    <w:semiHidden/>
    <w:unhideWhenUsed/>
    <w:qFormat/>
    <w:rsid w:val="0074277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4277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77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style>
  <w:style w:type="character" w:customStyle="1" w:styleId="Heading1Char">
    <w:name w:val="Heading 1 Char"/>
    <w:basedOn w:val="DefaultParagraphFont"/>
    <w:link w:val="Heading1"/>
    <w:uiPriority w:val="9"/>
    <w:rsid w:val="00936CF6"/>
    <w:rPr>
      <w:rFonts w:ascii="Franklin Gothic Medium" w:eastAsiaTheme="minorEastAsia" w:hAnsi="Franklin Gothic Medium"/>
      <w:b/>
      <w:bCs/>
      <w:kern w:val="36"/>
      <w:sz w:val="48"/>
      <w:szCs w:val="48"/>
    </w:rPr>
  </w:style>
  <w:style w:type="paragraph" w:styleId="NormalWeb">
    <w:name w:val="Normal (Web)"/>
    <w:basedOn w:val="Normal"/>
    <w:uiPriority w:val="99"/>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2Char">
    <w:name w:val="Heading 2 Char"/>
    <w:basedOn w:val="DefaultParagraphFont"/>
    <w:link w:val="Heading2"/>
    <w:uiPriority w:val="9"/>
    <w:rsid w:val="00936CF6"/>
    <w:rPr>
      <w:rFonts w:ascii="Franklin Gothic Book" w:eastAsiaTheme="minorEastAsia" w:hAnsi="Franklin Gothic Book"/>
      <w:b/>
      <w:bCs/>
      <w:smallCaps/>
      <w:sz w:val="28"/>
      <w:szCs w:val="36"/>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citekey">
    <w:name w:val="citekey"/>
    <w:basedOn w:val="DefaultParagraphFont"/>
  </w:style>
  <w:style w:type="character" w:customStyle="1" w:styleId="Heading3Char">
    <w:name w:val="Heading 3 Char"/>
    <w:basedOn w:val="DefaultParagraphFont"/>
    <w:link w:val="Heading3"/>
    <w:uiPriority w:val="9"/>
    <w:rsid w:val="00A511B1"/>
    <w:rPr>
      <w:rFonts w:ascii="Franklin Gothic Medium" w:eastAsiaTheme="minorEastAsia" w:hAnsi="Franklin Gothic Medium"/>
      <w:b/>
      <w:bCs/>
      <w:sz w:val="24"/>
      <w:szCs w:val="27"/>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nsolas" w:eastAsiaTheme="minorEastAsia" w:hAnsi="Consola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sz w:val="24"/>
      <w:szCs w:val="24"/>
    </w:rPr>
  </w:style>
  <w:style w:type="paragraph" w:customStyle="1" w:styleId="citation">
    <w:name w:val="citation"/>
    <w:basedOn w:val="Normal"/>
  </w:style>
  <w:style w:type="paragraph" w:styleId="Header">
    <w:name w:val="header"/>
    <w:basedOn w:val="Normal"/>
    <w:link w:val="HeaderChar"/>
    <w:uiPriority w:val="99"/>
    <w:unhideWhenUsed/>
    <w:rsid w:val="000E54B1"/>
    <w:pPr>
      <w:tabs>
        <w:tab w:val="center" w:pos="4680"/>
        <w:tab w:val="right" w:pos="9360"/>
      </w:tabs>
    </w:pPr>
  </w:style>
  <w:style w:type="character" w:customStyle="1" w:styleId="HeaderChar">
    <w:name w:val="Header Char"/>
    <w:basedOn w:val="DefaultParagraphFont"/>
    <w:link w:val="Header"/>
    <w:uiPriority w:val="99"/>
    <w:rsid w:val="000E54B1"/>
    <w:rPr>
      <w:rFonts w:eastAsiaTheme="minorEastAsia"/>
      <w:sz w:val="24"/>
      <w:szCs w:val="24"/>
    </w:rPr>
  </w:style>
  <w:style w:type="paragraph" w:styleId="Footer">
    <w:name w:val="footer"/>
    <w:basedOn w:val="Normal"/>
    <w:link w:val="FooterChar"/>
    <w:uiPriority w:val="99"/>
    <w:unhideWhenUsed/>
    <w:rsid w:val="000E54B1"/>
    <w:pPr>
      <w:tabs>
        <w:tab w:val="center" w:pos="4680"/>
        <w:tab w:val="right" w:pos="9360"/>
      </w:tabs>
    </w:pPr>
  </w:style>
  <w:style w:type="character" w:customStyle="1" w:styleId="FooterChar">
    <w:name w:val="Footer Char"/>
    <w:basedOn w:val="DefaultParagraphFont"/>
    <w:link w:val="Footer"/>
    <w:uiPriority w:val="99"/>
    <w:rsid w:val="000E54B1"/>
    <w:rPr>
      <w:rFonts w:eastAsiaTheme="minorEastAsia"/>
      <w:sz w:val="24"/>
      <w:szCs w:val="24"/>
    </w:rPr>
  </w:style>
  <w:style w:type="paragraph" w:styleId="Title">
    <w:name w:val="Title"/>
    <w:basedOn w:val="Heading1"/>
    <w:next w:val="Normal"/>
    <w:link w:val="TitleChar"/>
    <w:uiPriority w:val="10"/>
    <w:qFormat/>
    <w:rsid w:val="000E54B1"/>
    <w:pPr>
      <w:jc w:val="center"/>
    </w:pPr>
    <w:rPr>
      <w:rFonts w:eastAsia="Times New Roman"/>
      <w:sz w:val="52"/>
      <w:szCs w:val="52"/>
    </w:rPr>
  </w:style>
  <w:style w:type="character" w:customStyle="1" w:styleId="TitleChar">
    <w:name w:val="Title Char"/>
    <w:basedOn w:val="DefaultParagraphFont"/>
    <w:link w:val="Title"/>
    <w:uiPriority w:val="10"/>
    <w:rsid w:val="000E54B1"/>
    <w:rPr>
      <w:b/>
      <w:bCs/>
      <w:kern w:val="36"/>
      <w:sz w:val="52"/>
      <w:szCs w:val="52"/>
    </w:rPr>
  </w:style>
  <w:style w:type="paragraph" w:styleId="ListParagraph">
    <w:name w:val="List Paragraph"/>
    <w:basedOn w:val="Normal"/>
    <w:uiPriority w:val="34"/>
    <w:qFormat/>
    <w:rsid w:val="000E54B1"/>
    <w:pPr>
      <w:ind w:left="720"/>
      <w:contextualSpacing/>
    </w:pPr>
  </w:style>
  <w:style w:type="paragraph" w:styleId="TOC1">
    <w:name w:val="toc 1"/>
    <w:basedOn w:val="Normal"/>
    <w:next w:val="Normal"/>
    <w:autoRedefine/>
    <w:uiPriority w:val="39"/>
    <w:unhideWhenUsed/>
    <w:rsid w:val="000E54B1"/>
  </w:style>
  <w:style w:type="character" w:customStyle="1" w:styleId="Heading5Char">
    <w:name w:val="Heading 5 Char"/>
    <w:basedOn w:val="DefaultParagraphFont"/>
    <w:link w:val="Heading5"/>
    <w:uiPriority w:val="9"/>
    <w:rsid w:val="00FE0CED"/>
    <w:rPr>
      <w:rFonts w:asciiTheme="majorHAnsi" w:eastAsiaTheme="majorEastAsia" w:hAnsiTheme="majorHAnsi" w:cstheme="majorBidi"/>
      <w:i/>
      <w:iCs/>
      <w:lang w:bidi="ar-SA"/>
    </w:rPr>
  </w:style>
  <w:style w:type="character" w:customStyle="1" w:styleId="Heading6Char">
    <w:name w:val="Heading 6 Char"/>
    <w:basedOn w:val="DefaultParagraphFont"/>
    <w:link w:val="Heading6"/>
    <w:uiPriority w:val="9"/>
    <w:rsid w:val="00FE0CED"/>
    <w:rPr>
      <w:rFonts w:asciiTheme="majorHAnsi" w:eastAsiaTheme="majorEastAsia" w:hAnsiTheme="majorHAnsi" w:cstheme="majorBidi"/>
      <w:lang w:bidi="ar-SA"/>
    </w:rPr>
  </w:style>
  <w:style w:type="paragraph" w:styleId="Quote">
    <w:name w:val="Quote"/>
    <w:basedOn w:val="Normal"/>
    <w:next w:val="Normal"/>
    <w:link w:val="QuoteChar"/>
    <w:uiPriority w:val="10"/>
    <w:qFormat/>
    <w:rsid w:val="00FE0CED"/>
    <w:pPr>
      <w:spacing w:before="300" w:after="300" w:line="336" w:lineRule="auto"/>
      <w:ind w:left="720"/>
    </w:pPr>
    <w:rPr>
      <w:rFonts w:asciiTheme="minorHAnsi" w:hAnsiTheme="minorHAnsi" w:cstheme="minorBidi"/>
      <w:sz w:val="20"/>
      <w:szCs w:val="20"/>
      <w:lang w:bidi="ar-SA"/>
    </w:rPr>
  </w:style>
  <w:style w:type="character" w:customStyle="1" w:styleId="QuoteChar">
    <w:name w:val="Quote Char"/>
    <w:basedOn w:val="DefaultParagraphFont"/>
    <w:link w:val="Quote"/>
    <w:uiPriority w:val="10"/>
    <w:rsid w:val="00FE0CED"/>
    <w:rPr>
      <w:rFonts w:asciiTheme="minorHAnsi" w:eastAsiaTheme="minorEastAsia" w:hAnsiTheme="minorHAnsi" w:cstheme="minorBidi"/>
      <w:lang w:bidi="ar-SA"/>
    </w:rPr>
  </w:style>
  <w:style w:type="character" w:customStyle="1" w:styleId="Code">
    <w:name w:val="Code"/>
    <w:basedOn w:val="DefaultParagraphFont"/>
    <w:uiPriority w:val="24"/>
    <w:qFormat/>
    <w:rsid w:val="00FE0CED"/>
    <w:rPr>
      <w:rFonts w:ascii="Consolas" w:hAnsi="Consolas" w:cs="Consolas"/>
    </w:rPr>
  </w:style>
  <w:style w:type="character" w:customStyle="1" w:styleId="FootnoteTextChar">
    <w:name w:val="Footnote Text Char"/>
    <w:basedOn w:val="DefaultParagraphFont"/>
    <w:uiPriority w:val="99"/>
    <w:semiHidden/>
    <w:rsid w:val="00FE0CED"/>
  </w:style>
  <w:style w:type="character" w:styleId="FootnoteReference">
    <w:name w:val="footnote reference"/>
    <w:basedOn w:val="DefaultParagraphFont"/>
    <w:uiPriority w:val="99"/>
    <w:semiHidden/>
    <w:unhideWhenUsed/>
    <w:rsid w:val="00FE0CED"/>
    <w:rPr>
      <w:vertAlign w:val="superscript"/>
    </w:rPr>
  </w:style>
  <w:style w:type="paragraph" w:styleId="Caption">
    <w:name w:val="caption"/>
    <w:basedOn w:val="Normal"/>
    <w:next w:val="Normal"/>
    <w:uiPriority w:val="35"/>
    <w:unhideWhenUsed/>
    <w:qFormat/>
    <w:rsid w:val="00FE0CED"/>
    <w:pPr>
      <w:spacing w:before="300" w:after="200" w:line="336" w:lineRule="auto"/>
    </w:pPr>
    <w:rPr>
      <w:rFonts w:asciiTheme="minorHAnsi" w:hAnsiTheme="minorHAnsi" w:cstheme="minorBidi"/>
      <w:i/>
      <w:sz w:val="20"/>
      <w:szCs w:val="20"/>
      <w:lang w:bidi="ar-SA"/>
    </w:rPr>
  </w:style>
  <w:style w:type="paragraph" w:styleId="BalloonText">
    <w:name w:val="Balloon Text"/>
    <w:basedOn w:val="Normal"/>
    <w:link w:val="BalloonTextChar"/>
    <w:uiPriority w:val="99"/>
    <w:semiHidden/>
    <w:unhideWhenUsed/>
    <w:rsid w:val="0074277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2779"/>
    <w:rPr>
      <w:rFonts w:ascii="Segoe UI" w:eastAsiaTheme="minorEastAsia" w:hAnsi="Segoe UI" w:cs="Segoe UI"/>
      <w:sz w:val="18"/>
      <w:szCs w:val="18"/>
    </w:rPr>
  </w:style>
  <w:style w:type="paragraph" w:styleId="Bibliography">
    <w:name w:val="Bibliography"/>
    <w:basedOn w:val="Normal"/>
    <w:next w:val="Normal"/>
    <w:uiPriority w:val="37"/>
    <w:semiHidden/>
    <w:unhideWhenUsed/>
    <w:rsid w:val="00742779"/>
  </w:style>
  <w:style w:type="paragraph" w:styleId="BlockText">
    <w:name w:val="Block Text"/>
    <w:basedOn w:val="Normal"/>
    <w:uiPriority w:val="99"/>
    <w:semiHidden/>
    <w:unhideWhenUsed/>
    <w:rsid w:val="0074277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cstheme="minorBidi"/>
      <w:i/>
      <w:iCs/>
      <w:color w:val="156082" w:themeColor="accent1"/>
    </w:rPr>
  </w:style>
  <w:style w:type="paragraph" w:styleId="BodyText">
    <w:name w:val="Body Text"/>
    <w:basedOn w:val="Normal"/>
    <w:link w:val="BodyTextChar"/>
    <w:uiPriority w:val="99"/>
    <w:semiHidden/>
    <w:unhideWhenUsed/>
    <w:rsid w:val="00742779"/>
    <w:pPr>
      <w:spacing w:after="120"/>
    </w:pPr>
  </w:style>
  <w:style w:type="character" w:customStyle="1" w:styleId="BodyTextChar">
    <w:name w:val="Body Text Char"/>
    <w:basedOn w:val="DefaultParagraphFont"/>
    <w:link w:val="BodyText"/>
    <w:uiPriority w:val="99"/>
    <w:semiHidden/>
    <w:rsid w:val="00742779"/>
    <w:rPr>
      <w:rFonts w:ascii="Charter Roman" w:eastAsiaTheme="minorEastAsia" w:hAnsi="Charter Roman"/>
      <w:sz w:val="22"/>
      <w:szCs w:val="24"/>
    </w:rPr>
  </w:style>
  <w:style w:type="paragraph" w:styleId="BodyText2">
    <w:name w:val="Body Text 2"/>
    <w:basedOn w:val="Normal"/>
    <w:link w:val="BodyText2Char"/>
    <w:uiPriority w:val="99"/>
    <w:semiHidden/>
    <w:unhideWhenUsed/>
    <w:rsid w:val="00742779"/>
    <w:pPr>
      <w:spacing w:after="120" w:line="480" w:lineRule="auto"/>
    </w:pPr>
  </w:style>
  <w:style w:type="character" w:customStyle="1" w:styleId="BodyText2Char">
    <w:name w:val="Body Text 2 Char"/>
    <w:basedOn w:val="DefaultParagraphFont"/>
    <w:link w:val="BodyText2"/>
    <w:uiPriority w:val="99"/>
    <w:semiHidden/>
    <w:rsid w:val="00742779"/>
    <w:rPr>
      <w:rFonts w:ascii="Charter Roman" w:eastAsiaTheme="minorEastAsia" w:hAnsi="Charter Roman"/>
      <w:sz w:val="22"/>
      <w:szCs w:val="24"/>
    </w:rPr>
  </w:style>
  <w:style w:type="paragraph" w:styleId="BodyText3">
    <w:name w:val="Body Text 3"/>
    <w:basedOn w:val="Normal"/>
    <w:link w:val="BodyText3Char"/>
    <w:uiPriority w:val="99"/>
    <w:semiHidden/>
    <w:unhideWhenUsed/>
    <w:rsid w:val="00742779"/>
    <w:pPr>
      <w:spacing w:after="120"/>
    </w:pPr>
    <w:rPr>
      <w:sz w:val="16"/>
      <w:szCs w:val="16"/>
    </w:rPr>
  </w:style>
  <w:style w:type="character" w:customStyle="1" w:styleId="BodyText3Char">
    <w:name w:val="Body Text 3 Char"/>
    <w:basedOn w:val="DefaultParagraphFont"/>
    <w:link w:val="BodyText3"/>
    <w:uiPriority w:val="99"/>
    <w:semiHidden/>
    <w:rsid w:val="00742779"/>
    <w:rPr>
      <w:rFonts w:ascii="Charter Roman" w:eastAsiaTheme="minorEastAsia" w:hAnsi="Charter Roman"/>
      <w:sz w:val="16"/>
      <w:szCs w:val="16"/>
    </w:rPr>
  </w:style>
  <w:style w:type="paragraph" w:styleId="BodyTextFirstIndent">
    <w:name w:val="Body Text First Indent"/>
    <w:basedOn w:val="BodyText"/>
    <w:link w:val="BodyTextFirstIndentChar"/>
    <w:uiPriority w:val="99"/>
    <w:semiHidden/>
    <w:unhideWhenUsed/>
    <w:rsid w:val="00742779"/>
    <w:pPr>
      <w:spacing w:after="0"/>
    </w:pPr>
  </w:style>
  <w:style w:type="character" w:customStyle="1" w:styleId="BodyTextFirstIndentChar">
    <w:name w:val="Body Text First Indent Char"/>
    <w:basedOn w:val="BodyTextChar"/>
    <w:link w:val="BodyTextFirstIndent"/>
    <w:uiPriority w:val="99"/>
    <w:semiHidden/>
    <w:rsid w:val="00742779"/>
    <w:rPr>
      <w:rFonts w:ascii="Charter Roman" w:eastAsiaTheme="minorEastAsia" w:hAnsi="Charter Roman"/>
      <w:sz w:val="22"/>
      <w:szCs w:val="24"/>
    </w:rPr>
  </w:style>
  <w:style w:type="paragraph" w:styleId="BodyTextIndent">
    <w:name w:val="Body Text Indent"/>
    <w:basedOn w:val="Normal"/>
    <w:link w:val="BodyTextIndentChar"/>
    <w:uiPriority w:val="99"/>
    <w:semiHidden/>
    <w:unhideWhenUsed/>
    <w:rsid w:val="00742779"/>
    <w:pPr>
      <w:spacing w:after="120"/>
      <w:ind w:left="360"/>
    </w:pPr>
  </w:style>
  <w:style w:type="character" w:customStyle="1" w:styleId="BodyTextIndentChar">
    <w:name w:val="Body Text Indent Char"/>
    <w:basedOn w:val="DefaultParagraphFont"/>
    <w:link w:val="BodyTextIndent"/>
    <w:uiPriority w:val="99"/>
    <w:semiHidden/>
    <w:rsid w:val="00742779"/>
    <w:rPr>
      <w:rFonts w:ascii="Charter Roman" w:eastAsiaTheme="minorEastAsia" w:hAnsi="Charter Roman"/>
      <w:sz w:val="22"/>
      <w:szCs w:val="24"/>
    </w:rPr>
  </w:style>
  <w:style w:type="paragraph" w:styleId="BodyTextFirstIndent2">
    <w:name w:val="Body Text First Indent 2"/>
    <w:basedOn w:val="BodyTextIndent"/>
    <w:link w:val="BodyTextFirstIndent2Char"/>
    <w:uiPriority w:val="99"/>
    <w:semiHidden/>
    <w:unhideWhenUsed/>
    <w:rsid w:val="00742779"/>
    <w:pPr>
      <w:spacing w:after="0"/>
    </w:pPr>
  </w:style>
  <w:style w:type="character" w:customStyle="1" w:styleId="BodyTextFirstIndent2Char">
    <w:name w:val="Body Text First Indent 2 Char"/>
    <w:basedOn w:val="BodyTextIndentChar"/>
    <w:link w:val="BodyTextFirstIndent2"/>
    <w:uiPriority w:val="99"/>
    <w:semiHidden/>
    <w:rsid w:val="00742779"/>
    <w:rPr>
      <w:rFonts w:ascii="Charter Roman" w:eastAsiaTheme="minorEastAsia" w:hAnsi="Charter Roman"/>
      <w:sz w:val="22"/>
      <w:szCs w:val="24"/>
    </w:rPr>
  </w:style>
  <w:style w:type="paragraph" w:styleId="BodyTextIndent2">
    <w:name w:val="Body Text Indent 2"/>
    <w:basedOn w:val="Normal"/>
    <w:link w:val="BodyTextIndent2Char"/>
    <w:uiPriority w:val="99"/>
    <w:semiHidden/>
    <w:unhideWhenUsed/>
    <w:rsid w:val="00742779"/>
    <w:pPr>
      <w:spacing w:after="120" w:line="480" w:lineRule="auto"/>
      <w:ind w:left="360"/>
    </w:pPr>
  </w:style>
  <w:style w:type="character" w:customStyle="1" w:styleId="BodyTextIndent2Char">
    <w:name w:val="Body Text Indent 2 Char"/>
    <w:basedOn w:val="DefaultParagraphFont"/>
    <w:link w:val="BodyTextIndent2"/>
    <w:uiPriority w:val="99"/>
    <w:semiHidden/>
    <w:rsid w:val="00742779"/>
    <w:rPr>
      <w:rFonts w:ascii="Charter Roman" w:eastAsiaTheme="minorEastAsia" w:hAnsi="Charter Roman"/>
      <w:sz w:val="22"/>
      <w:szCs w:val="24"/>
    </w:rPr>
  </w:style>
  <w:style w:type="paragraph" w:styleId="BodyTextIndent3">
    <w:name w:val="Body Text Indent 3"/>
    <w:basedOn w:val="Normal"/>
    <w:link w:val="BodyTextIndent3Char"/>
    <w:uiPriority w:val="99"/>
    <w:semiHidden/>
    <w:unhideWhenUsed/>
    <w:rsid w:val="0074277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42779"/>
    <w:rPr>
      <w:rFonts w:ascii="Charter Roman" w:eastAsiaTheme="minorEastAsia" w:hAnsi="Charter Roman"/>
      <w:sz w:val="16"/>
      <w:szCs w:val="16"/>
    </w:rPr>
  </w:style>
  <w:style w:type="paragraph" w:styleId="Closing">
    <w:name w:val="Closing"/>
    <w:basedOn w:val="Normal"/>
    <w:link w:val="ClosingChar"/>
    <w:uiPriority w:val="99"/>
    <w:semiHidden/>
    <w:unhideWhenUsed/>
    <w:rsid w:val="00742779"/>
    <w:pPr>
      <w:spacing w:line="240" w:lineRule="auto"/>
      <w:ind w:left="4320"/>
    </w:pPr>
  </w:style>
  <w:style w:type="character" w:customStyle="1" w:styleId="ClosingChar">
    <w:name w:val="Closing Char"/>
    <w:basedOn w:val="DefaultParagraphFont"/>
    <w:link w:val="Closing"/>
    <w:uiPriority w:val="99"/>
    <w:semiHidden/>
    <w:rsid w:val="00742779"/>
    <w:rPr>
      <w:rFonts w:ascii="Charter Roman" w:eastAsiaTheme="minorEastAsia" w:hAnsi="Charter Roman"/>
      <w:sz w:val="22"/>
      <w:szCs w:val="24"/>
    </w:rPr>
  </w:style>
  <w:style w:type="paragraph" w:styleId="CommentText">
    <w:name w:val="annotation text"/>
    <w:basedOn w:val="Normal"/>
    <w:link w:val="CommentTextChar"/>
    <w:uiPriority w:val="99"/>
    <w:semiHidden/>
    <w:unhideWhenUsed/>
    <w:rsid w:val="00742779"/>
    <w:pPr>
      <w:spacing w:line="240" w:lineRule="auto"/>
    </w:pPr>
    <w:rPr>
      <w:sz w:val="20"/>
      <w:szCs w:val="20"/>
    </w:rPr>
  </w:style>
  <w:style w:type="character" w:customStyle="1" w:styleId="CommentTextChar">
    <w:name w:val="Comment Text Char"/>
    <w:basedOn w:val="DefaultParagraphFont"/>
    <w:link w:val="CommentText"/>
    <w:uiPriority w:val="99"/>
    <w:semiHidden/>
    <w:rsid w:val="00742779"/>
    <w:rPr>
      <w:rFonts w:ascii="Charter Roman" w:eastAsiaTheme="minorEastAsia" w:hAnsi="Charter Roman"/>
    </w:rPr>
  </w:style>
  <w:style w:type="paragraph" w:styleId="CommentSubject">
    <w:name w:val="annotation subject"/>
    <w:basedOn w:val="CommentText"/>
    <w:next w:val="CommentText"/>
    <w:link w:val="CommentSubjectChar"/>
    <w:uiPriority w:val="99"/>
    <w:semiHidden/>
    <w:unhideWhenUsed/>
    <w:rsid w:val="00742779"/>
    <w:rPr>
      <w:b/>
      <w:bCs/>
    </w:rPr>
  </w:style>
  <w:style w:type="character" w:customStyle="1" w:styleId="CommentSubjectChar">
    <w:name w:val="Comment Subject Char"/>
    <w:basedOn w:val="CommentTextChar"/>
    <w:link w:val="CommentSubject"/>
    <w:uiPriority w:val="99"/>
    <w:semiHidden/>
    <w:rsid w:val="00742779"/>
    <w:rPr>
      <w:rFonts w:ascii="Charter Roman" w:eastAsiaTheme="minorEastAsia" w:hAnsi="Charter Roman"/>
      <w:b/>
      <w:bCs/>
    </w:rPr>
  </w:style>
  <w:style w:type="paragraph" w:styleId="Date">
    <w:name w:val="Date"/>
    <w:basedOn w:val="Normal"/>
    <w:next w:val="Normal"/>
    <w:link w:val="DateChar"/>
    <w:uiPriority w:val="99"/>
    <w:semiHidden/>
    <w:unhideWhenUsed/>
    <w:rsid w:val="00742779"/>
  </w:style>
  <w:style w:type="character" w:customStyle="1" w:styleId="DateChar">
    <w:name w:val="Date Char"/>
    <w:basedOn w:val="DefaultParagraphFont"/>
    <w:link w:val="Date"/>
    <w:uiPriority w:val="99"/>
    <w:semiHidden/>
    <w:rsid w:val="00742779"/>
    <w:rPr>
      <w:rFonts w:ascii="Charter Roman" w:eastAsiaTheme="minorEastAsia" w:hAnsi="Charter Roman"/>
      <w:sz w:val="22"/>
      <w:szCs w:val="24"/>
    </w:rPr>
  </w:style>
  <w:style w:type="paragraph" w:styleId="DocumentMap">
    <w:name w:val="Document Map"/>
    <w:basedOn w:val="Normal"/>
    <w:link w:val="DocumentMapChar"/>
    <w:uiPriority w:val="99"/>
    <w:semiHidden/>
    <w:unhideWhenUsed/>
    <w:rsid w:val="00742779"/>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42779"/>
    <w:rPr>
      <w:rFonts w:ascii="Segoe UI" w:eastAsiaTheme="minorEastAsia" w:hAnsi="Segoe UI" w:cs="Segoe UI"/>
      <w:sz w:val="16"/>
      <w:szCs w:val="16"/>
    </w:rPr>
  </w:style>
  <w:style w:type="paragraph" w:styleId="E-mailSignature">
    <w:name w:val="E-mail Signature"/>
    <w:basedOn w:val="Normal"/>
    <w:link w:val="E-mailSignatureChar"/>
    <w:uiPriority w:val="99"/>
    <w:semiHidden/>
    <w:unhideWhenUsed/>
    <w:rsid w:val="00742779"/>
    <w:pPr>
      <w:spacing w:line="240" w:lineRule="auto"/>
    </w:pPr>
  </w:style>
  <w:style w:type="character" w:customStyle="1" w:styleId="E-mailSignatureChar">
    <w:name w:val="E-mail Signature Char"/>
    <w:basedOn w:val="DefaultParagraphFont"/>
    <w:link w:val="E-mailSignature"/>
    <w:uiPriority w:val="99"/>
    <w:semiHidden/>
    <w:rsid w:val="00742779"/>
    <w:rPr>
      <w:rFonts w:ascii="Charter Roman" w:eastAsiaTheme="minorEastAsia" w:hAnsi="Charter Roman"/>
      <w:sz w:val="22"/>
      <w:szCs w:val="24"/>
    </w:rPr>
  </w:style>
  <w:style w:type="paragraph" w:styleId="EndnoteText">
    <w:name w:val="endnote text"/>
    <w:basedOn w:val="Normal"/>
    <w:link w:val="EndnoteTextChar"/>
    <w:uiPriority w:val="99"/>
    <w:semiHidden/>
    <w:unhideWhenUsed/>
    <w:rsid w:val="00742779"/>
    <w:pPr>
      <w:spacing w:line="240" w:lineRule="auto"/>
    </w:pPr>
    <w:rPr>
      <w:sz w:val="20"/>
      <w:szCs w:val="20"/>
    </w:rPr>
  </w:style>
  <w:style w:type="character" w:customStyle="1" w:styleId="EndnoteTextChar">
    <w:name w:val="Endnote Text Char"/>
    <w:basedOn w:val="DefaultParagraphFont"/>
    <w:link w:val="EndnoteText"/>
    <w:uiPriority w:val="99"/>
    <w:semiHidden/>
    <w:rsid w:val="00742779"/>
    <w:rPr>
      <w:rFonts w:ascii="Charter Roman" w:eastAsiaTheme="minorEastAsia" w:hAnsi="Charter Roman"/>
    </w:rPr>
  </w:style>
  <w:style w:type="paragraph" w:styleId="EnvelopeAddress">
    <w:name w:val="envelope address"/>
    <w:basedOn w:val="Normal"/>
    <w:uiPriority w:val="99"/>
    <w:semiHidden/>
    <w:unhideWhenUsed/>
    <w:rsid w:val="00742779"/>
    <w:pPr>
      <w:framePr w:w="7920" w:h="1980" w:hRule="exact" w:hSpace="180" w:wrap="auto" w:hAnchor="page" w:xAlign="center" w:yAlign="bottom"/>
      <w:spacing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742779"/>
    <w:pPr>
      <w:spacing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1"/>
    <w:uiPriority w:val="99"/>
    <w:semiHidden/>
    <w:unhideWhenUsed/>
    <w:rsid w:val="00742779"/>
    <w:pPr>
      <w:spacing w:line="240" w:lineRule="auto"/>
    </w:pPr>
    <w:rPr>
      <w:sz w:val="20"/>
      <w:szCs w:val="20"/>
    </w:rPr>
  </w:style>
  <w:style w:type="character" w:customStyle="1" w:styleId="FootnoteTextChar1">
    <w:name w:val="Footnote Text Char1"/>
    <w:basedOn w:val="DefaultParagraphFont"/>
    <w:link w:val="FootnoteText"/>
    <w:uiPriority w:val="99"/>
    <w:semiHidden/>
    <w:rsid w:val="00742779"/>
    <w:rPr>
      <w:rFonts w:ascii="Charter Roman" w:eastAsiaTheme="minorEastAsia" w:hAnsi="Charter Roman"/>
    </w:rPr>
  </w:style>
  <w:style w:type="character" w:customStyle="1" w:styleId="Heading7Char">
    <w:name w:val="Heading 7 Char"/>
    <w:basedOn w:val="DefaultParagraphFont"/>
    <w:link w:val="Heading7"/>
    <w:uiPriority w:val="9"/>
    <w:semiHidden/>
    <w:rsid w:val="00742779"/>
    <w:rPr>
      <w:rFonts w:asciiTheme="majorHAnsi" w:eastAsiaTheme="majorEastAsia" w:hAnsiTheme="majorHAnsi" w:cstheme="majorBidi"/>
      <w:i/>
      <w:iCs/>
      <w:color w:val="0A2F40" w:themeColor="accent1" w:themeShade="7F"/>
      <w:sz w:val="22"/>
      <w:szCs w:val="24"/>
    </w:rPr>
  </w:style>
  <w:style w:type="character" w:customStyle="1" w:styleId="Heading8Char">
    <w:name w:val="Heading 8 Char"/>
    <w:basedOn w:val="DefaultParagraphFont"/>
    <w:link w:val="Heading8"/>
    <w:uiPriority w:val="9"/>
    <w:semiHidden/>
    <w:rsid w:val="0074277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4277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742779"/>
    <w:pPr>
      <w:spacing w:line="240" w:lineRule="auto"/>
    </w:pPr>
    <w:rPr>
      <w:i/>
      <w:iCs/>
    </w:rPr>
  </w:style>
  <w:style w:type="character" w:customStyle="1" w:styleId="HTMLAddressChar">
    <w:name w:val="HTML Address Char"/>
    <w:basedOn w:val="DefaultParagraphFont"/>
    <w:link w:val="HTMLAddress"/>
    <w:uiPriority w:val="99"/>
    <w:semiHidden/>
    <w:rsid w:val="00742779"/>
    <w:rPr>
      <w:rFonts w:ascii="Charter Roman" w:eastAsiaTheme="minorEastAsia" w:hAnsi="Charter Roman"/>
      <w:i/>
      <w:iCs/>
      <w:sz w:val="22"/>
      <w:szCs w:val="24"/>
    </w:rPr>
  </w:style>
  <w:style w:type="paragraph" w:styleId="Index1">
    <w:name w:val="index 1"/>
    <w:basedOn w:val="Normal"/>
    <w:next w:val="Normal"/>
    <w:autoRedefine/>
    <w:uiPriority w:val="99"/>
    <w:semiHidden/>
    <w:unhideWhenUsed/>
    <w:rsid w:val="00742779"/>
    <w:pPr>
      <w:spacing w:line="240" w:lineRule="auto"/>
      <w:ind w:left="220" w:hanging="220"/>
    </w:pPr>
  </w:style>
  <w:style w:type="paragraph" w:styleId="Index2">
    <w:name w:val="index 2"/>
    <w:basedOn w:val="Normal"/>
    <w:next w:val="Normal"/>
    <w:autoRedefine/>
    <w:uiPriority w:val="99"/>
    <w:semiHidden/>
    <w:unhideWhenUsed/>
    <w:rsid w:val="00742779"/>
    <w:pPr>
      <w:spacing w:line="240" w:lineRule="auto"/>
      <w:ind w:left="440" w:hanging="220"/>
    </w:pPr>
  </w:style>
  <w:style w:type="paragraph" w:styleId="Index3">
    <w:name w:val="index 3"/>
    <w:basedOn w:val="Normal"/>
    <w:next w:val="Normal"/>
    <w:autoRedefine/>
    <w:uiPriority w:val="99"/>
    <w:semiHidden/>
    <w:unhideWhenUsed/>
    <w:rsid w:val="00742779"/>
    <w:pPr>
      <w:spacing w:line="240" w:lineRule="auto"/>
      <w:ind w:left="660" w:hanging="220"/>
    </w:pPr>
  </w:style>
  <w:style w:type="paragraph" w:styleId="Index4">
    <w:name w:val="index 4"/>
    <w:basedOn w:val="Normal"/>
    <w:next w:val="Normal"/>
    <w:autoRedefine/>
    <w:uiPriority w:val="99"/>
    <w:semiHidden/>
    <w:unhideWhenUsed/>
    <w:rsid w:val="00742779"/>
    <w:pPr>
      <w:spacing w:line="240" w:lineRule="auto"/>
      <w:ind w:left="880" w:hanging="220"/>
    </w:pPr>
  </w:style>
  <w:style w:type="paragraph" w:styleId="Index5">
    <w:name w:val="index 5"/>
    <w:basedOn w:val="Normal"/>
    <w:next w:val="Normal"/>
    <w:autoRedefine/>
    <w:uiPriority w:val="99"/>
    <w:semiHidden/>
    <w:unhideWhenUsed/>
    <w:rsid w:val="00742779"/>
    <w:pPr>
      <w:spacing w:line="240" w:lineRule="auto"/>
      <w:ind w:left="1100" w:hanging="220"/>
    </w:pPr>
  </w:style>
  <w:style w:type="paragraph" w:styleId="Index6">
    <w:name w:val="index 6"/>
    <w:basedOn w:val="Normal"/>
    <w:next w:val="Normal"/>
    <w:autoRedefine/>
    <w:uiPriority w:val="99"/>
    <w:semiHidden/>
    <w:unhideWhenUsed/>
    <w:rsid w:val="00742779"/>
    <w:pPr>
      <w:spacing w:line="240" w:lineRule="auto"/>
      <w:ind w:left="1320" w:hanging="220"/>
    </w:pPr>
  </w:style>
  <w:style w:type="paragraph" w:styleId="Index7">
    <w:name w:val="index 7"/>
    <w:basedOn w:val="Normal"/>
    <w:next w:val="Normal"/>
    <w:autoRedefine/>
    <w:uiPriority w:val="99"/>
    <w:semiHidden/>
    <w:unhideWhenUsed/>
    <w:rsid w:val="00742779"/>
    <w:pPr>
      <w:spacing w:line="240" w:lineRule="auto"/>
      <w:ind w:left="1540" w:hanging="220"/>
    </w:pPr>
  </w:style>
  <w:style w:type="paragraph" w:styleId="Index8">
    <w:name w:val="index 8"/>
    <w:basedOn w:val="Normal"/>
    <w:next w:val="Normal"/>
    <w:autoRedefine/>
    <w:uiPriority w:val="99"/>
    <w:semiHidden/>
    <w:unhideWhenUsed/>
    <w:rsid w:val="00742779"/>
    <w:pPr>
      <w:spacing w:line="240" w:lineRule="auto"/>
      <w:ind w:left="1760" w:hanging="220"/>
    </w:pPr>
  </w:style>
  <w:style w:type="paragraph" w:styleId="Index9">
    <w:name w:val="index 9"/>
    <w:basedOn w:val="Normal"/>
    <w:next w:val="Normal"/>
    <w:autoRedefine/>
    <w:uiPriority w:val="99"/>
    <w:semiHidden/>
    <w:unhideWhenUsed/>
    <w:rsid w:val="00742779"/>
    <w:pPr>
      <w:spacing w:line="240" w:lineRule="auto"/>
      <w:ind w:left="1980" w:hanging="220"/>
    </w:pPr>
  </w:style>
  <w:style w:type="paragraph" w:styleId="IndexHeading">
    <w:name w:val="index heading"/>
    <w:basedOn w:val="Normal"/>
    <w:next w:val="Index1"/>
    <w:uiPriority w:val="99"/>
    <w:semiHidden/>
    <w:unhideWhenUsed/>
    <w:rsid w:val="0074277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74277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42779"/>
    <w:rPr>
      <w:rFonts w:ascii="Charter Roman" w:eastAsiaTheme="minorEastAsia" w:hAnsi="Charter Roman"/>
      <w:i/>
      <w:iCs/>
      <w:color w:val="156082" w:themeColor="accent1"/>
      <w:sz w:val="22"/>
      <w:szCs w:val="24"/>
    </w:rPr>
  </w:style>
  <w:style w:type="paragraph" w:styleId="List">
    <w:name w:val="List"/>
    <w:basedOn w:val="Normal"/>
    <w:uiPriority w:val="99"/>
    <w:semiHidden/>
    <w:unhideWhenUsed/>
    <w:rsid w:val="00742779"/>
    <w:pPr>
      <w:ind w:left="360" w:hanging="360"/>
      <w:contextualSpacing/>
    </w:pPr>
  </w:style>
  <w:style w:type="paragraph" w:styleId="List2">
    <w:name w:val="List 2"/>
    <w:basedOn w:val="Normal"/>
    <w:uiPriority w:val="99"/>
    <w:semiHidden/>
    <w:unhideWhenUsed/>
    <w:rsid w:val="00742779"/>
    <w:pPr>
      <w:ind w:left="720" w:hanging="360"/>
      <w:contextualSpacing/>
    </w:pPr>
  </w:style>
  <w:style w:type="paragraph" w:styleId="List3">
    <w:name w:val="List 3"/>
    <w:basedOn w:val="Normal"/>
    <w:uiPriority w:val="99"/>
    <w:semiHidden/>
    <w:unhideWhenUsed/>
    <w:rsid w:val="00742779"/>
    <w:pPr>
      <w:ind w:left="1080" w:hanging="360"/>
      <w:contextualSpacing/>
    </w:pPr>
  </w:style>
  <w:style w:type="paragraph" w:styleId="List4">
    <w:name w:val="List 4"/>
    <w:basedOn w:val="Normal"/>
    <w:uiPriority w:val="99"/>
    <w:semiHidden/>
    <w:unhideWhenUsed/>
    <w:rsid w:val="00742779"/>
    <w:pPr>
      <w:ind w:left="1440" w:hanging="360"/>
      <w:contextualSpacing/>
    </w:pPr>
  </w:style>
  <w:style w:type="paragraph" w:styleId="List5">
    <w:name w:val="List 5"/>
    <w:basedOn w:val="Normal"/>
    <w:uiPriority w:val="99"/>
    <w:semiHidden/>
    <w:unhideWhenUsed/>
    <w:rsid w:val="00742779"/>
    <w:pPr>
      <w:ind w:left="1800" w:hanging="360"/>
      <w:contextualSpacing/>
    </w:pPr>
  </w:style>
  <w:style w:type="paragraph" w:styleId="ListBullet">
    <w:name w:val="List Bullet"/>
    <w:basedOn w:val="Normal"/>
    <w:uiPriority w:val="99"/>
    <w:semiHidden/>
    <w:unhideWhenUsed/>
    <w:rsid w:val="00742779"/>
    <w:pPr>
      <w:numPr>
        <w:numId w:val="20"/>
      </w:numPr>
      <w:contextualSpacing/>
    </w:pPr>
  </w:style>
  <w:style w:type="paragraph" w:styleId="ListBullet2">
    <w:name w:val="List Bullet 2"/>
    <w:basedOn w:val="Normal"/>
    <w:uiPriority w:val="99"/>
    <w:semiHidden/>
    <w:unhideWhenUsed/>
    <w:rsid w:val="00742779"/>
    <w:pPr>
      <w:numPr>
        <w:numId w:val="21"/>
      </w:numPr>
      <w:contextualSpacing/>
    </w:pPr>
  </w:style>
  <w:style w:type="paragraph" w:styleId="ListBullet3">
    <w:name w:val="List Bullet 3"/>
    <w:basedOn w:val="Normal"/>
    <w:uiPriority w:val="99"/>
    <w:semiHidden/>
    <w:unhideWhenUsed/>
    <w:rsid w:val="00742779"/>
    <w:pPr>
      <w:numPr>
        <w:numId w:val="22"/>
      </w:numPr>
      <w:contextualSpacing/>
    </w:pPr>
  </w:style>
  <w:style w:type="paragraph" w:styleId="ListBullet4">
    <w:name w:val="List Bullet 4"/>
    <w:basedOn w:val="Normal"/>
    <w:uiPriority w:val="99"/>
    <w:semiHidden/>
    <w:unhideWhenUsed/>
    <w:rsid w:val="00742779"/>
    <w:pPr>
      <w:numPr>
        <w:numId w:val="23"/>
      </w:numPr>
      <w:contextualSpacing/>
    </w:pPr>
  </w:style>
  <w:style w:type="paragraph" w:styleId="ListBullet5">
    <w:name w:val="List Bullet 5"/>
    <w:basedOn w:val="Normal"/>
    <w:uiPriority w:val="99"/>
    <w:semiHidden/>
    <w:unhideWhenUsed/>
    <w:rsid w:val="00742779"/>
    <w:pPr>
      <w:numPr>
        <w:numId w:val="24"/>
      </w:numPr>
      <w:contextualSpacing/>
    </w:pPr>
  </w:style>
  <w:style w:type="paragraph" w:styleId="ListContinue">
    <w:name w:val="List Continue"/>
    <w:basedOn w:val="Normal"/>
    <w:uiPriority w:val="99"/>
    <w:semiHidden/>
    <w:unhideWhenUsed/>
    <w:rsid w:val="00742779"/>
    <w:pPr>
      <w:spacing w:after="120"/>
      <w:ind w:left="360"/>
      <w:contextualSpacing/>
    </w:pPr>
  </w:style>
  <w:style w:type="paragraph" w:styleId="ListContinue2">
    <w:name w:val="List Continue 2"/>
    <w:basedOn w:val="Normal"/>
    <w:uiPriority w:val="99"/>
    <w:semiHidden/>
    <w:unhideWhenUsed/>
    <w:rsid w:val="00742779"/>
    <w:pPr>
      <w:spacing w:after="120"/>
      <w:ind w:left="720"/>
      <w:contextualSpacing/>
    </w:pPr>
  </w:style>
  <w:style w:type="paragraph" w:styleId="ListContinue3">
    <w:name w:val="List Continue 3"/>
    <w:basedOn w:val="Normal"/>
    <w:uiPriority w:val="99"/>
    <w:semiHidden/>
    <w:unhideWhenUsed/>
    <w:rsid w:val="00742779"/>
    <w:pPr>
      <w:spacing w:after="120"/>
      <w:ind w:left="1080"/>
      <w:contextualSpacing/>
    </w:pPr>
  </w:style>
  <w:style w:type="paragraph" w:styleId="ListContinue4">
    <w:name w:val="List Continue 4"/>
    <w:basedOn w:val="Normal"/>
    <w:uiPriority w:val="99"/>
    <w:semiHidden/>
    <w:unhideWhenUsed/>
    <w:rsid w:val="00742779"/>
    <w:pPr>
      <w:spacing w:after="120"/>
      <w:ind w:left="1440"/>
      <w:contextualSpacing/>
    </w:pPr>
  </w:style>
  <w:style w:type="paragraph" w:styleId="ListContinue5">
    <w:name w:val="List Continue 5"/>
    <w:basedOn w:val="Normal"/>
    <w:uiPriority w:val="99"/>
    <w:semiHidden/>
    <w:unhideWhenUsed/>
    <w:rsid w:val="00742779"/>
    <w:pPr>
      <w:spacing w:after="120"/>
      <w:ind w:left="1800"/>
      <w:contextualSpacing/>
    </w:pPr>
  </w:style>
  <w:style w:type="paragraph" w:styleId="ListNumber">
    <w:name w:val="List Number"/>
    <w:basedOn w:val="Normal"/>
    <w:uiPriority w:val="99"/>
    <w:semiHidden/>
    <w:unhideWhenUsed/>
    <w:rsid w:val="00742779"/>
    <w:pPr>
      <w:numPr>
        <w:numId w:val="25"/>
      </w:numPr>
      <w:contextualSpacing/>
    </w:pPr>
  </w:style>
  <w:style w:type="paragraph" w:styleId="ListNumber2">
    <w:name w:val="List Number 2"/>
    <w:basedOn w:val="Normal"/>
    <w:uiPriority w:val="99"/>
    <w:semiHidden/>
    <w:unhideWhenUsed/>
    <w:rsid w:val="00742779"/>
    <w:pPr>
      <w:numPr>
        <w:numId w:val="26"/>
      </w:numPr>
      <w:contextualSpacing/>
    </w:pPr>
  </w:style>
  <w:style w:type="paragraph" w:styleId="ListNumber3">
    <w:name w:val="List Number 3"/>
    <w:basedOn w:val="Normal"/>
    <w:uiPriority w:val="99"/>
    <w:semiHidden/>
    <w:unhideWhenUsed/>
    <w:rsid w:val="00742779"/>
    <w:pPr>
      <w:numPr>
        <w:numId w:val="27"/>
      </w:numPr>
      <w:contextualSpacing/>
    </w:pPr>
  </w:style>
  <w:style w:type="paragraph" w:styleId="ListNumber4">
    <w:name w:val="List Number 4"/>
    <w:basedOn w:val="Normal"/>
    <w:uiPriority w:val="99"/>
    <w:semiHidden/>
    <w:unhideWhenUsed/>
    <w:rsid w:val="00742779"/>
    <w:pPr>
      <w:numPr>
        <w:numId w:val="28"/>
      </w:numPr>
      <w:contextualSpacing/>
    </w:pPr>
  </w:style>
  <w:style w:type="paragraph" w:styleId="ListNumber5">
    <w:name w:val="List Number 5"/>
    <w:basedOn w:val="Normal"/>
    <w:uiPriority w:val="99"/>
    <w:semiHidden/>
    <w:unhideWhenUsed/>
    <w:rsid w:val="00742779"/>
    <w:pPr>
      <w:numPr>
        <w:numId w:val="29"/>
      </w:numPr>
      <w:contextualSpacing/>
    </w:pPr>
  </w:style>
  <w:style w:type="paragraph" w:styleId="MacroText">
    <w:name w:val="macro"/>
    <w:link w:val="MacroTextChar"/>
    <w:uiPriority w:val="99"/>
    <w:semiHidden/>
    <w:unhideWhenUsed/>
    <w:rsid w:val="00742779"/>
    <w:pPr>
      <w:tabs>
        <w:tab w:val="left" w:pos="480"/>
        <w:tab w:val="left" w:pos="960"/>
        <w:tab w:val="left" w:pos="1440"/>
        <w:tab w:val="left" w:pos="1920"/>
        <w:tab w:val="left" w:pos="2400"/>
        <w:tab w:val="left" w:pos="2880"/>
        <w:tab w:val="left" w:pos="3360"/>
        <w:tab w:val="left" w:pos="3840"/>
        <w:tab w:val="left" w:pos="4320"/>
      </w:tabs>
      <w:spacing w:line="276" w:lineRule="auto"/>
      <w:ind w:firstLine="360"/>
      <w:jc w:val="both"/>
    </w:pPr>
    <w:rPr>
      <w:rFonts w:ascii="Consolas" w:eastAsiaTheme="minorEastAsia" w:hAnsi="Consolas" w:cs="Consolas"/>
    </w:rPr>
  </w:style>
  <w:style w:type="character" w:customStyle="1" w:styleId="MacroTextChar">
    <w:name w:val="Macro Text Char"/>
    <w:basedOn w:val="DefaultParagraphFont"/>
    <w:link w:val="MacroText"/>
    <w:uiPriority w:val="99"/>
    <w:semiHidden/>
    <w:rsid w:val="00742779"/>
    <w:rPr>
      <w:rFonts w:ascii="Consolas" w:eastAsiaTheme="minorEastAsia" w:hAnsi="Consolas" w:cs="Consolas"/>
    </w:rPr>
  </w:style>
  <w:style w:type="paragraph" w:styleId="MessageHeader">
    <w:name w:val="Message Header"/>
    <w:basedOn w:val="Normal"/>
    <w:link w:val="MessageHeaderChar"/>
    <w:uiPriority w:val="99"/>
    <w:semiHidden/>
    <w:unhideWhenUsed/>
    <w:rsid w:val="00742779"/>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742779"/>
    <w:rPr>
      <w:rFonts w:asciiTheme="majorHAnsi" w:eastAsiaTheme="majorEastAsia" w:hAnsiTheme="majorHAnsi" w:cstheme="majorBidi"/>
      <w:sz w:val="24"/>
      <w:szCs w:val="24"/>
      <w:shd w:val="pct20" w:color="auto" w:fill="auto"/>
    </w:rPr>
  </w:style>
  <w:style w:type="paragraph" w:styleId="NoSpacing">
    <w:name w:val="No Spacing"/>
    <w:uiPriority w:val="1"/>
    <w:qFormat/>
    <w:rsid w:val="00742779"/>
    <w:pPr>
      <w:ind w:firstLine="360"/>
      <w:jc w:val="both"/>
    </w:pPr>
    <w:rPr>
      <w:rFonts w:ascii="Charter Roman" w:eastAsiaTheme="minorEastAsia" w:hAnsi="Charter Roman"/>
      <w:sz w:val="22"/>
      <w:szCs w:val="24"/>
    </w:rPr>
  </w:style>
  <w:style w:type="paragraph" w:styleId="NormalIndent">
    <w:name w:val="Normal Indent"/>
    <w:basedOn w:val="Normal"/>
    <w:uiPriority w:val="99"/>
    <w:semiHidden/>
    <w:unhideWhenUsed/>
    <w:rsid w:val="00742779"/>
    <w:pPr>
      <w:ind w:left="720"/>
    </w:pPr>
  </w:style>
  <w:style w:type="paragraph" w:styleId="NoteHeading">
    <w:name w:val="Note Heading"/>
    <w:basedOn w:val="Normal"/>
    <w:next w:val="Normal"/>
    <w:link w:val="NoteHeadingChar"/>
    <w:uiPriority w:val="99"/>
    <w:semiHidden/>
    <w:unhideWhenUsed/>
    <w:rsid w:val="00742779"/>
    <w:pPr>
      <w:spacing w:line="240" w:lineRule="auto"/>
    </w:pPr>
  </w:style>
  <w:style w:type="character" w:customStyle="1" w:styleId="NoteHeadingChar">
    <w:name w:val="Note Heading Char"/>
    <w:basedOn w:val="DefaultParagraphFont"/>
    <w:link w:val="NoteHeading"/>
    <w:uiPriority w:val="99"/>
    <w:semiHidden/>
    <w:rsid w:val="00742779"/>
    <w:rPr>
      <w:rFonts w:ascii="Charter Roman" w:eastAsiaTheme="minorEastAsia" w:hAnsi="Charter Roman"/>
      <w:sz w:val="22"/>
      <w:szCs w:val="24"/>
    </w:rPr>
  </w:style>
  <w:style w:type="paragraph" w:styleId="PlainText">
    <w:name w:val="Plain Text"/>
    <w:basedOn w:val="Normal"/>
    <w:link w:val="PlainTextChar"/>
    <w:uiPriority w:val="99"/>
    <w:semiHidden/>
    <w:unhideWhenUsed/>
    <w:rsid w:val="00742779"/>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742779"/>
    <w:rPr>
      <w:rFonts w:ascii="Consolas" w:eastAsiaTheme="minorEastAsia" w:hAnsi="Consolas" w:cs="Consolas"/>
      <w:sz w:val="21"/>
      <w:szCs w:val="21"/>
    </w:rPr>
  </w:style>
  <w:style w:type="paragraph" w:styleId="Salutation">
    <w:name w:val="Salutation"/>
    <w:basedOn w:val="Normal"/>
    <w:next w:val="Normal"/>
    <w:link w:val="SalutationChar"/>
    <w:uiPriority w:val="99"/>
    <w:semiHidden/>
    <w:unhideWhenUsed/>
    <w:rsid w:val="00742779"/>
  </w:style>
  <w:style w:type="character" w:customStyle="1" w:styleId="SalutationChar">
    <w:name w:val="Salutation Char"/>
    <w:basedOn w:val="DefaultParagraphFont"/>
    <w:link w:val="Salutation"/>
    <w:uiPriority w:val="99"/>
    <w:semiHidden/>
    <w:rsid w:val="00742779"/>
    <w:rPr>
      <w:rFonts w:ascii="Charter Roman" w:eastAsiaTheme="minorEastAsia" w:hAnsi="Charter Roman"/>
      <w:sz w:val="22"/>
      <w:szCs w:val="24"/>
    </w:rPr>
  </w:style>
  <w:style w:type="paragraph" w:styleId="Signature">
    <w:name w:val="Signature"/>
    <w:basedOn w:val="Normal"/>
    <w:link w:val="SignatureChar"/>
    <w:uiPriority w:val="99"/>
    <w:semiHidden/>
    <w:unhideWhenUsed/>
    <w:rsid w:val="00742779"/>
    <w:pPr>
      <w:spacing w:line="240" w:lineRule="auto"/>
      <w:ind w:left="4320"/>
    </w:pPr>
  </w:style>
  <w:style w:type="character" w:customStyle="1" w:styleId="SignatureChar">
    <w:name w:val="Signature Char"/>
    <w:basedOn w:val="DefaultParagraphFont"/>
    <w:link w:val="Signature"/>
    <w:uiPriority w:val="99"/>
    <w:semiHidden/>
    <w:rsid w:val="00742779"/>
    <w:rPr>
      <w:rFonts w:ascii="Charter Roman" w:eastAsiaTheme="minorEastAsia" w:hAnsi="Charter Roman"/>
      <w:sz w:val="22"/>
      <w:szCs w:val="24"/>
    </w:rPr>
  </w:style>
  <w:style w:type="paragraph" w:styleId="Subtitle">
    <w:name w:val="Subtitle"/>
    <w:basedOn w:val="Normal"/>
    <w:next w:val="Normal"/>
    <w:link w:val="SubtitleChar"/>
    <w:uiPriority w:val="11"/>
    <w:qFormat/>
    <w:rsid w:val="00742779"/>
    <w:pPr>
      <w:numPr>
        <w:ilvl w:val="1"/>
      </w:numPr>
      <w:spacing w:after="160"/>
      <w:ind w:firstLine="360"/>
    </w:pPr>
    <w:rPr>
      <w:rFonts w:asciiTheme="minorHAnsi"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742779"/>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742779"/>
    <w:pPr>
      <w:ind w:left="220" w:hanging="220"/>
    </w:pPr>
  </w:style>
  <w:style w:type="paragraph" w:styleId="TableofFigures">
    <w:name w:val="table of figures"/>
    <w:basedOn w:val="Normal"/>
    <w:next w:val="Normal"/>
    <w:uiPriority w:val="99"/>
    <w:semiHidden/>
    <w:unhideWhenUsed/>
    <w:rsid w:val="00742779"/>
  </w:style>
  <w:style w:type="paragraph" w:styleId="TOAHeading">
    <w:name w:val="toa heading"/>
    <w:basedOn w:val="Normal"/>
    <w:next w:val="Normal"/>
    <w:uiPriority w:val="99"/>
    <w:semiHidden/>
    <w:unhideWhenUsed/>
    <w:rsid w:val="00742779"/>
    <w:pPr>
      <w:spacing w:before="120"/>
    </w:pPr>
    <w:rPr>
      <w:rFonts w:asciiTheme="majorHAnsi" w:eastAsiaTheme="majorEastAsia" w:hAnsiTheme="majorHAnsi" w:cstheme="majorBidi"/>
      <w:b/>
      <w:bCs/>
      <w:sz w:val="24"/>
    </w:rPr>
  </w:style>
  <w:style w:type="paragraph" w:styleId="TOC2">
    <w:name w:val="toc 2"/>
    <w:basedOn w:val="Normal"/>
    <w:next w:val="Normal"/>
    <w:autoRedefine/>
    <w:uiPriority w:val="39"/>
    <w:semiHidden/>
    <w:unhideWhenUsed/>
    <w:rsid w:val="00742779"/>
    <w:pPr>
      <w:spacing w:after="100"/>
      <w:ind w:left="220"/>
    </w:pPr>
  </w:style>
  <w:style w:type="paragraph" w:styleId="TOC3">
    <w:name w:val="toc 3"/>
    <w:basedOn w:val="Normal"/>
    <w:next w:val="Normal"/>
    <w:autoRedefine/>
    <w:uiPriority w:val="39"/>
    <w:semiHidden/>
    <w:unhideWhenUsed/>
    <w:rsid w:val="00742779"/>
    <w:pPr>
      <w:spacing w:after="100"/>
      <w:ind w:left="440"/>
    </w:pPr>
  </w:style>
  <w:style w:type="paragraph" w:styleId="TOC4">
    <w:name w:val="toc 4"/>
    <w:basedOn w:val="Normal"/>
    <w:next w:val="Normal"/>
    <w:autoRedefine/>
    <w:uiPriority w:val="39"/>
    <w:semiHidden/>
    <w:unhideWhenUsed/>
    <w:rsid w:val="00742779"/>
    <w:pPr>
      <w:spacing w:after="100"/>
      <w:ind w:left="660"/>
    </w:pPr>
  </w:style>
  <w:style w:type="paragraph" w:styleId="TOC5">
    <w:name w:val="toc 5"/>
    <w:basedOn w:val="Normal"/>
    <w:next w:val="Normal"/>
    <w:autoRedefine/>
    <w:uiPriority w:val="39"/>
    <w:semiHidden/>
    <w:unhideWhenUsed/>
    <w:rsid w:val="00742779"/>
    <w:pPr>
      <w:spacing w:after="100"/>
      <w:ind w:left="880"/>
    </w:pPr>
  </w:style>
  <w:style w:type="paragraph" w:styleId="TOC6">
    <w:name w:val="toc 6"/>
    <w:basedOn w:val="Normal"/>
    <w:next w:val="Normal"/>
    <w:autoRedefine/>
    <w:uiPriority w:val="39"/>
    <w:semiHidden/>
    <w:unhideWhenUsed/>
    <w:rsid w:val="00742779"/>
    <w:pPr>
      <w:spacing w:after="100"/>
      <w:ind w:left="1100"/>
    </w:pPr>
  </w:style>
  <w:style w:type="paragraph" w:styleId="TOC7">
    <w:name w:val="toc 7"/>
    <w:basedOn w:val="Normal"/>
    <w:next w:val="Normal"/>
    <w:autoRedefine/>
    <w:uiPriority w:val="39"/>
    <w:semiHidden/>
    <w:unhideWhenUsed/>
    <w:rsid w:val="00742779"/>
    <w:pPr>
      <w:spacing w:after="100"/>
      <w:ind w:left="1320"/>
    </w:pPr>
  </w:style>
  <w:style w:type="paragraph" w:styleId="TOC8">
    <w:name w:val="toc 8"/>
    <w:basedOn w:val="Normal"/>
    <w:next w:val="Normal"/>
    <w:autoRedefine/>
    <w:uiPriority w:val="39"/>
    <w:semiHidden/>
    <w:unhideWhenUsed/>
    <w:rsid w:val="00742779"/>
    <w:pPr>
      <w:spacing w:after="100"/>
      <w:ind w:left="1540"/>
    </w:pPr>
  </w:style>
  <w:style w:type="paragraph" w:styleId="TOC9">
    <w:name w:val="toc 9"/>
    <w:basedOn w:val="Normal"/>
    <w:next w:val="Normal"/>
    <w:autoRedefine/>
    <w:uiPriority w:val="39"/>
    <w:semiHidden/>
    <w:unhideWhenUsed/>
    <w:rsid w:val="00742779"/>
    <w:pPr>
      <w:spacing w:after="100"/>
      <w:ind w:left="1760"/>
    </w:pPr>
  </w:style>
  <w:style w:type="paragraph" w:styleId="TOCHeading">
    <w:name w:val="TOC Heading"/>
    <w:basedOn w:val="Heading1"/>
    <w:next w:val="Normal"/>
    <w:uiPriority w:val="39"/>
    <w:semiHidden/>
    <w:unhideWhenUsed/>
    <w:qFormat/>
    <w:rsid w:val="00742779"/>
    <w:pPr>
      <w:keepLines/>
      <w:pageBreakBefore w:val="0"/>
      <w:spacing w:before="240" w:after="0"/>
      <w:ind w:firstLine="360"/>
      <w:jc w:val="both"/>
      <w:outlineLvl w:val="9"/>
    </w:pPr>
    <w:rPr>
      <w:rFonts w:asciiTheme="majorHAnsi" w:eastAsiaTheme="majorEastAsia" w:hAnsiTheme="majorHAnsi" w:cstheme="majorBidi"/>
      <w:b w:val="0"/>
      <w:bCs w:val="0"/>
      <w:color w:val="0F4761" w:themeColor="accent1" w:themeShade="BF"/>
      <w:kern w:val="0"/>
      <w:sz w:val="32"/>
      <w:szCs w:val="32"/>
    </w:rPr>
  </w:style>
  <w:style w:type="paragraph" w:styleId="Revision">
    <w:name w:val="Revision"/>
    <w:hidden/>
    <w:uiPriority w:val="99"/>
    <w:semiHidden/>
    <w:rsid w:val="005D5751"/>
    <w:rPr>
      <w:rFonts w:ascii="Charter Roman" w:eastAsiaTheme="minorEastAsia" w:hAnsi="Charter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0875">
      <w:blockQuote w:val="1"/>
      <w:marLeft w:val="720"/>
      <w:marRight w:val="720"/>
      <w:marTop w:val="100"/>
      <w:marBottom w:val="100"/>
      <w:divBdr>
        <w:top w:val="none" w:sz="0" w:space="0" w:color="auto"/>
        <w:left w:val="none" w:sz="0" w:space="0" w:color="auto"/>
        <w:bottom w:val="none" w:sz="0" w:space="0" w:color="auto"/>
        <w:right w:val="none" w:sz="0" w:space="0" w:color="auto"/>
      </w:divBdr>
    </w:div>
    <w:div w:id="6907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91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1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87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7303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8447288">
      <w:blockQuote w:val="1"/>
      <w:marLeft w:val="720"/>
      <w:marRight w:val="720"/>
      <w:marTop w:val="100"/>
      <w:marBottom w:val="100"/>
      <w:divBdr>
        <w:top w:val="none" w:sz="0" w:space="0" w:color="auto"/>
        <w:left w:val="none" w:sz="0" w:space="0" w:color="auto"/>
        <w:bottom w:val="none" w:sz="0" w:space="0" w:color="auto"/>
        <w:right w:val="none" w:sz="0" w:space="0" w:color="auto"/>
      </w:divBdr>
    </w:div>
    <w:div w:id="257449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82467817">
      <w:blockQuote w:val="1"/>
      <w:marLeft w:val="720"/>
      <w:marRight w:val="720"/>
      <w:marTop w:val="100"/>
      <w:marBottom w:val="100"/>
      <w:divBdr>
        <w:top w:val="none" w:sz="0" w:space="0" w:color="auto"/>
        <w:left w:val="none" w:sz="0" w:space="0" w:color="auto"/>
        <w:bottom w:val="none" w:sz="0" w:space="0" w:color="auto"/>
        <w:right w:val="none" w:sz="0" w:space="0" w:color="auto"/>
      </w:divBdr>
    </w:div>
    <w:div w:id="31695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336805669">
      <w:blockQuote w:val="1"/>
      <w:marLeft w:val="720"/>
      <w:marRight w:val="720"/>
      <w:marTop w:val="100"/>
      <w:marBottom w:val="100"/>
      <w:divBdr>
        <w:top w:val="none" w:sz="0" w:space="0" w:color="auto"/>
        <w:left w:val="none" w:sz="0" w:space="0" w:color="auto"/>
        <w:bottom w:val="none" w:sz="0" w:space="0" w:color="auto"/>
        <w:right w:val="none" w:sz="0" w:space="0" w:color="auto"/>
      </w:divBdr>
    </w:div>
    <w:div w:id="34324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685263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296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4661551">
      <w:blockQuote w:val="1"/>
      <w:marLeft w:val="720"/>
      <w:marRight w:val="720"/>
      <w:marTop w:val="100"/>
      <w:marBottom w:val="100"/>
      <w:divBdr>
        <w:top w:val="none" w:sz="0" w:space="0" w:color="auto"/>
        <w:left w:val="none" w:sz="0" w:space="0" w:color="auto"/>
        <w:bottom w:val="none" w:sz="0" w:space="0" w:color="auto"/>
        <w:right w:val="none" w:sz="0" w:space="0" w:color="auto"/>
      </w:divBdr>
    </w:div>
    <w:div w:id="6132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229341">
      <w:blockQuote w:val="1"/>
      <w:marLeft w:val="720"/>
      <w:marRight w:val="720"/>
      <w:marTop w:val="100"/>
      <w:marBottom w:val="100"/>
      <w:divBdr>
        <w:top w:val="none" w:sz="0" w:space="0" w:color="auto"/>
        <w:left w:val="none" w:sz="0" w:space="0" w:color="auto"/>
        <w:bottom w:val="none" w:sz="0" w:space="0" w:color="auto"/>
        <w:right w:val="none" w:sz="0" w:space="0" w:color="auto"/>
      </w:divBdr>
    </w:div>
    <w:div w:id="6958923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260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92083">
      <w:blockQuote w:val="1"/>
      <w:marLeft w:val="720"/>
      <w:marRight w:val="720"/>
      <w:marTop w:val="100"/>
      <w:marBottom w:val="100"/>
      <w:divBdr>
        <w:top w:val="none" w:sz="0" w:space="0" w:color="auto"/>
        <w:left w:val="none" w:sz="0" w:space="0" w:color="auto"/>
        <w:bottom w:val="none" w:sz="0" w:space="0" w:color="auto"/>
        <w:right w:val="none" w:sz="0" w:space="0" w:color="auto"/>
      </w:divBdr>
    </w:div>
    <w:div w:id="7679684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2668">
      <w:marLeft w:val="0"/>
      <w:marRight w:val="0"/>
      <w:marTop w:val="0"/>
      <w:marBottom w:val="0"/>
      <w:divBdr>
        <w:top w:val="none" w:sz="0" w:space="0" w:color="auto"/>
        <w:left w:val="none" w:sz="0" w:space="0" w:color="auto"/>
        <w:bottom w:val="none" w:sz="0" w:space="0" w:color="auto"/>
        <w:right w:val="none" w:sz="0" w:space="0" w:color="auto"/>
      </w:divBdr>
    </w:div>
    <w:div w:id="8621285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079647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8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6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749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51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296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6212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712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0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18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55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60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9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22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97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176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170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4518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738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592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385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0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923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758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69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531442">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C7E9E-DCD5-1D41-A38E-9E973791C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608</Pages>
  <Words>223716</Words>
  <Characters>1340064</Characters>
  <Application>Microsoft Office Word</Application>
  <DocSecurity>0</DocSecurity>
  <Lines>23104</Lines>
  <Paragraphs>5565</Paragraphs>
  <ScaleCrop>false</ScaleCrop>
  <Company/>
  <LinksUpToDate>false</LinksUpToDate>
  <CharactersWithSpaces>1558215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LotF 2026-01-31 Manuscript Complete</dc:title>
  <dc:subject/>
  <dc:creator>Seth Oranburg</dc:creator>
  <cp:keywords/>
  <dc:description/>
  <cp:lastModifiedBy>Seth Oranburg</cp:lastModifiedBy>
  <cp:revision>1</cp:revision>
  <cp:lastPrinted>2026-01-31T22:12:00Z</cp:lastPrinted>
  <dcterms:created xsi:type="dcterms:W3CDTF">2026-01-31T22:55:00Z</dcterms:created>
  <dcterms:modified xsi:type="dcterms:W3CDTF">2026-03-07T14:51:00Z</dcterms:modified>
</cp:coreProperties>
</file>